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14B" w:rsidRDefault="00D5184D">
      <w:pPr>
        <w:jc w:val="center"/>
        <w:rPr>
          <w:ins w:id="0" w:author="像个男人一样" w:date="2018-03-21T20:13:00Z"/>
        </w:rPr>
      </w:pPr>
      <w:bookmarkStart w:id="1" w:name="_Hlk478216576"/>
      <w:bookmarkStart w:id="2" w:name="_Hlk503290476"/>
      <w:bookmarkEnd w:id="1"/>
      <w:bookmarkEnd w:id="2"/>
      <w:ins w:id="3" w:author="像个男人一样" w:date="2018-03-21T20:13:00Z">
        <w:r>
          <w:rPr>
            <w:noProof/>
          </w:rPr>
          <w:drawing>
            <wp:inline distT="0" distB="0" distL="0" distR="0">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rsidR="0087014B" w:rsidRDefault="00D5184D">
      <w:pPr>
        <w:jc w:val="center"/>
        <w:rPr>
          <w:ins w:id="4" w:author="像个男人一样" w:date="2018-03-21T20:13:00Z"/>
        </w:rPr>
      </w:pPr>
      <w:ins w:id="5" w:author="像个男人一样" w:date="2018-03-21T20:13:00Z">
        <w:r>
          <w:tab/>
        </w:r>
        <w:r>
          <w:tab/>
        </w:r>
      </w:ins>
    </w:p>
    <w:p w:rsidR="0087014B" w:rsidRDefault="0087014B">
      <w:pPr>
        <w:pBdr>
          <w:bottom w:val="single" w:sz="4" w:space="1" w:color="auto"/>
        </w:pBdr>
        <w:jc w:val="center"/>
        <w:rPr>
          <w:ins w:id="6" w:author="像个男人一样" w:date="2018-03-21T20:13:00Z"/>
        </w:rPr>
      </w:pPr>
    </w:p>
    <w:p w:rsidR="0087014B" w:rsidRDefault="0087014B">
      <w:pPr>
        <w:jc w:val="center"/>
        <w:rPr>
          <w:ins w:id="7" w:author="像个男人一样" w:date="2018-03-21T20:13:00Z"/>
        </w:rPr>
      </w:pPr>
    </w:p>
    <w:p w:rsidR="0087014B" w:rsidRDefault="00D5184D">
      <w:pPr>
        <w:pStyle w:val="Heading1"/>
        <w:numPr>
          <w:ilvl w:val="0"/>
          <w:numId w:val="0"/>
        </w:numPr>
        <w:ind w:left="432"/>
        <w:jc w:val="center"/>
        <w:rPr>
          <w:ins w:id="8" w:author="像个男人一样" w:date="2018-03-22T11:18:00Z"/>
          <w:sz w:val="44"/>
          <w:szCs w:val="44"/>
          <w:lang w:val="en-US"/>
        </w:rPr>
        <w:pPrChange w:id="9" w:author="像个男人一样" w:date="2018-03-21T20:14:00Z">
          <w:pPr>
            <w:pStyle w:val="Heading1"/>
            <w:numPr>
              <w:numId w:val="0"/>
            </w:numPr>
            <w:ind w:left="0" w:firstLine="0"/>
          </w:pPr>
        </w:pPrChange>
      </w:pPr>
      <w:bookmarkStart w:id="10" w:name="_Toc22882"/>
      <w:bookmarkStart w:id="11" w:name="_Toc18491"/>
      <w:bookmarkStart w:id="12" w:name="_Toc11884"/>
      <w:bookmarkStart w:id="13" w:name="_Toc4055"/>
      <w:bookmarkStart w:id="14" w:name="_Toc517813655"/>
      <w:ins w:id="15" w:author="像个男人一样" w:date="2018-03-22T11:19:00Z">
        <w:r>
          <w:rPr>
            <w:sz w:val="44"/>
            <w:szCs w:val="44"/>
            <w:lang w:val="en-US"/>
          </w:rPr>
          <w:t xml:space="preserve">Action Recognition </w:t>
        </w:r>
      </w:ins>
      <w:ins w:id="16" w:author="像个男人一样" w:date="2018-03-22T11:33:00Z">
        <w:r>
          <w:rPr>
            <w:rFonts w:hint="eastAsia"/>
            <w:sz w:val="44"/>
            <w:szCs w:val="44"/>
            <w:lang w:val="en-US"/>
          </w:rPr>
          <w:t>Algorithm</w:t>
        </w:r>
      </w:ins>
      <w:ins w:id="17" w:author="jie sun" w:date="2018-04-11T20:58:00Z">
        <w:r w:rsidR="001F421E">
          <w:rPr>
            <w:sz w:val="44"/>
            <w:szCs w:val="44"/>
            <w:lang w:val="en-US"/>
          </w:rPr>
          <w:t xml:space="preserve"> Research</w:t>
        </w:r>
      </w:ins>
      <w:ins w:id="18" w:author="像个男人一样" w:date="2018-03-22T11:33:00Z">
        <w:r>
          <w:rPr>
            <w:rFonts w:hint="eastAsia"/>
            <w:sz w:val="44"/>
            <w:szCs w:val="44"/>
            <w:lang w:val="en-US"/>
          </w:rPr>
          <w:t xml:space="preserve"> </w:t>
        </w:r>
      </w:ins>
      <w:ins w:id="19" w:author="像个男人一样" w:date="2018-03-22T11:31:00Z">
        <w:del w:id="20" w:author="jie sun" w:date="2018-04-11T20:57:00Z">
          <w:r w:rsidDel="001F421E">
            <w:rPr>
              <w:sz w:val="44"/>
              <w:szCs w:val="44"/>
              <w:lang w:val="en-US"/>
            </w:rPr>
            <w:delText>R</w:delText>
          </w:r>
        </w:del>
      </w:ins>
      <w:ins w:id="21" w:author="像个男人一样" w:date="2018-03-22T11:19:00Z">
        <w:del w:id="22" w:author="jie sun" w:date="2018-04-11T20:57:00Z">
          <w:r w:rsidDel="001F421E">
            <w:rPr>
              <w:sz w:val="44"/>
              <w:szCs w:val="44"/>
              <w:lang w:val="en-US"/>
            </w:rPr>
            <w:delText xml:space="preserve">esearch </w:delText>
          </w:r>
        </w:del>
        <w:r>
          <w:rPr>
            <w:sz w:val="44"/>
            <w:szCs w:val="44"/>
            <w:lang w:val="en-US"/>
          </w:rPr>
          <w:t>with</w:t>
        </w:r>
      </w:ins>
      <w:ins w:id="23" w:author="像个男人一样" w:date="2018-03-22T11:33:00Z">
        <w:r>
          <w:rPr>
            <w:rFonts w:hint="eastAsia"/>
            <w:sz w:val="44"/>
            <w:szCs w:val="44"/>
            <w:lang w:val="en-US"/>
          </w:rPr>
          <w:t xml:space="preserve"> </w:t>
        </w:r>
        <w:del w:id="24" w:author="jie sun" w:date="2018-04-11T20:57:00Z">
          <w:r w:rsidDel="001F421E">
            <w:rPr>
              <w:rFonts w:hint="eastAsia"/>
              <w:sz w:val="44"/>
              <w:szCs w:val="44"/>
              <w:lang w:val="en-US"/>
            </w:rPr>
            <w:delText>Multifunction</w:delText>
          </w:r>
        </w:del>
      </w:ins>
      <w:ins w:id="25" w:author="像个男人一样" w:date="2018-03-22T11:20:00Z">
        <w:del w:id="26" w:author="jie sun" w:date="2018-04-11T20:57:00Z">
          <w:r w:rsidDel="001F421E">
            <w:rPr>
              <w:sz w:val="44"/>
              <w:szCs w:val="44"/>
              <w:lang w:val="en-US"/>
            </w:rPr>
            <w:delText xml:space="preserve"> </w:delText>
          </w:r>
        </w:del>
      </w:ins>
      <w:ins w:id="27" w:author="像个男人一样" w:date="2018-03-22T11:32:00Z">
        <w:del w:id="28" w:author="jie sun" w:date="2018-04-11T20:57:00Z">
          <w:r w:rsidDel="001F421E">
            <w:rPr>
              <w:sz w:val="44"/>
              <w:szCs w:val="44"/>
              <w:lang w:val="en-US"/>
            </w:rPr>
            <w:delText>Glow-Stick</w:delText>
          </w:r>
        </w:del>
      </w:ins>
      <w:bookmarkEnd w:id="10"/>
      <w:bookmarkEnd w:id="11"/>
      <w:bookmarkEnd w:id="12"/>
      <w:bookmarkEnd w:id="13"/>
      <w:ins w:id="29" w:author="jie sun" w:date="2018-04-11T20:57:00Z">
        <w:r w:rsidR="001F421E">
          <w:rPr>
            <w:sz w:val="44"/>
            <w:szCs w:val="44"/>
            <w:lang w:val="en-US"/>
          </w:rPr>
          <w:t>G-sensor and Gyroscope</w:t>
        </w:r>
      </w:ins>
      <w:bookmarkEnd w:id="14"/>
    </w:p>
    <w:p w:rsidR="0087014B" w:rsidRDefault="00D5184D">
      <w:pPr>
        <w:jc w:val="both"/>
        <w:rPr>
          <w:ins w:id="30" w:author="像个男人一样" w:date="2018-03-21T20:13:00Z"/>
          <w:sz w:val="36"/>
          <w:szCs w:val="36"/>
        </w:rPr>
        <w:pPrChange w:id="31" w:author="像个男人一样" w:date="2018-03-22T11:33:00Z">
          <w:pPr>
            <w:jc w:val="center"/>
          </w:pPr>
        </w:pPrChange>
      </w:pPr>
      <w:ins w:id="32" w:author="像个男人一样" w:date="2018-03-21T20:13:00Z">
        <w:r>
          <w:tab/>
        </w:r>
        <w:r>
          <w:tab/>
        </w:r>
      </w:ins>
    </w:p>
    <w:p w:rsidR="0087014B" w:rsidRDefault="0087014B">
      <w:pPr>
        <w:pBdr>
          <w:bottom w:val="single" w:sz="4" w:space="1" w:color="auto"/>
        </w:pBdr>
        <w:jc w:val="both"/>
        <w:rPr>
          <w:ins w:id="33" w:author="像个男人一样" w:date="2018-03-21T20:13:00Z"/>
          <w:sz w:val="36"/>
          <w:szCs w:val="36"/>
        </w:rPr>
        <w:pPrChange w:id="34" w:author="像个男人一样" w:date="2018-03-22T11:33:00Z">
          <w:pPr>
            <w:pBdr>
              <w:bottom w:val="single" w:sz="4" w:space="1" w:color="auto"/>
            </w:pBdr>
            <w:jc w:val="center"/>
          </w:pPr>
        </w:pPrChange>
      </w:pPr>
    </w:p>
    <w:p w:rsidR="0087014B" w:rsidRDefault="0087014B">
      <w:pPr>
        <w:jc w:val="both"/>
        <w:rPr>
          <w:ins w:id="35" w:author="像个男人一样" w:date="2018-03-21T20:13:00Z"/>
        </w:rPr>
        <w:pPrChange w:id="36" w:author="像个男人一样" w:date="2018-03-21T20:14:00Z">
          <w:pPr>
            <w:jc w:val="center"/>
          </w:pPr>
        </w:pPrChange>
      </w:pPr>
    </w:p>
    <w:p w:rsidR="0087014B" w:rsidRDefault="0087014B">
      <w:pPr>
        <w:jc w:val="center"/>
        <w:rPr>
          <w:ins w:id="37" w:author="像个男人一样" w:date="2018-03-21T20:13:00Z"/>
        </w:rPr>
      </w:pPr>
    </w:p>
    <w:p w:rsidR="0087014B" w:rsidRDefault="00D5184D">
      <w:pPr>
        <w:jc w:val="center"/>
        <w:rPr>
          <w:ins w:id="38" w:author="像个男人一样" w:date="2018-03-21T20:13:00Z"/>
          <w:sz w:val="28"/>
          <w:szCs w:val="28"/>
        </w:rPr>
      </w:pPr>
      <w:ins w:id="39" w:author="像个男人一样" w:date="2018-03-21T20:13:00Z">
        <w:r>
          <w:rPr>
            <w:sz w:val="28"/>
            <w:szCs w:val="28"/>
          </w:rPr>
          <w:t>M.Sc. (Software Design and Development)</w:t>
        </w:r>
      </w:ins>
    </w:p>
    <w:p w:rsidR="0087014B" w:rsidRDefault="00D5184D">
      <w:pPr>
        <w:jc w:val="center"/>
        <w:rPr>
          <w:ins w:id="40" w:author="像个男人一样" w:date="2018-03-21T20:13:00Z"/>
          <w:sz w:val="28"/>
          <w:szCs w:val="28"/>
        </w:rPr>
      </w:pPr>
      <w:ins w:id="41" w:author="像个男人一样" w:date="2018-03-21T20:13:00Z">
        <w:r>
          <w:rPr>
            <w:sz w:val="28"/>
            <w:szCs w:val="28"/>
          </w:rPr>
          <w:t xml:space="preserve">National University </w:t>
        </w:r>
      </w:ins>
      <w:ins w:id="42" w:author="jie sun" w:date="2018-04-18T12:41:00Z">
        <w:r w:rsidR="0050162E">
          <w:rPr>
            <w:rFonts w:hint="eastAsia"/>
            <w:sz w:val="28"/>
            <w:szCs w:val="28"/>
          </w:rPr>
          <w:t>o</w:t>
        </w:r>
      </w:ins>
      <w:ins w:id="43" w:author="像个男人一样" w:date="2018-03-21T20:13:00Z">
        <w:del w:id="44" w:author="jie sun" w:date="2018-04-18T12:41:00Z">
          <w:r w:rsidDel="0050162E">
            <w:rPr>
              <w:sz w:val="28"/>
              <w:szCs w:val="28"/>
            </w:rPr>
            <w:delText>O</w:delText>
          </w:r>
        </w:del>
        <w:r>
          <w:rPr>
            <w:sz w:val="28"/>
            <w:szCs w:val="28"/>
          </w:rPr>
          <w:t>f Ireland, Galway</w:t>
        </w:r>
      </w:ins>
    </w:p>
    <w:p w:rsidR="0087014B" w:rsidRDefault="00D5184D">
      <w:pPr>
        <w:jc w:val="center"/>
        <w:rPr>
          <w:ins w:id="45" w:author="像个男人一样" w:date="2018-03-21T20:13:00Z"/>
          <w:sz w:val="28"/>
          <w:szCs w:val="28"/>
        </w:rPr>
      </w:pPr>
      <w:ins w:id="46" w:author="像个男人一样" w:date="2018-03-21T20:13:00Z">
        <w:r>
          <w:rPr>
            <w:sz w:val="28"/>
            <w:szCs w:val="28"/>
          </w:rPr>
          <w:t>Discipline of Information Technology</w:t>
        </w:r>
      </w:ins>
    </w:p>
    <w:p w:rsidR="0087014B" w:rsidRDefault="00D5184D">
      <w:pPr>
        <w:jc w:val="center"/>
        <w:rPr>
          <w:ins w:id="47" w:author="像个男人一样" w:date="2018-03-21T20:13:00Z"/>
          <w:sz w:val="28"/>
          <w:szCs w:val="28"/>
        </w:rPr>
      </w:pPr>
      <w:ins w:id="48" w:author="像个男人一样" w:date="2018-03-21T20:13:00Z">
        <w:r>
          <w:rPr>
            <w:sz w:val="28"/>
            <w:szCs w:val="28"/>
          </w:rPr>
          <w:t>College of Engineering &amp; Informatics</w:t>
        </w:r>
      </w:ins>
    </w:p>
    <w:p w:rsidR="0087014B" w:rsidRDefault="0087014B">
      <w:pPr>
        <w:rPr>
          <w:ins w:id="49" w:author="像个男人一样" w:date="2018-03-21T20:13:00Z"/>
          <w:sz w:val="36"/>
          <w:szCs w:val="36"/>
        </w:rPr>
      </w:pPr>
    </w:p>
    <w:p w:rsidR="0087014B" w:rsidRDefault="00D5184D">
      <w:pPr>
        <w:tabs>
          <w:tab w:val="left" w:pos="1485"/>
        </w:tabs>
        <w:rPr>
          <w:ins w:id="50" w:author="像个男人一样" w:date="2018-03-21T20:13:00Z"/>
          <w:sz w:val="28"/>
          <w:szCs w:val="28"/>
        </w:rPr>
      </w:pPr>
      <w:ins w:id="51" w:author="像个男人一样" w:date="2018-03-21T20:13:00Z">
        <w:r>
          <w:rPr>
            <w:sz w:val="28"/>
            <w:szCs w:val="28"/>
          </w:rPr>
          <w:tab/>
        </w:r>
        <w:r>
          <w:rPr>
            <w:sz w:val="28"/>
            <w:szCs w:val="28"/>
          </w:rPr>
          <w:tab/>
          <w:t xml:space="preserve"> Student: </w:t>
        </w:r>
        <w:r>
          <w:rPr>
            <w:sz w:val="28"/>
            <w:szCs w:val="28"/>
          </w:rPr>
          <w:tab/>
        </w:r>
        <w:r>
          <w:rPr>
            <w:sz w:val="28"/>
            <w:szCs w:val="28"/>
          </w:rPr>
          <w:tab/>
        </w:r>
        <w:r>
          <w:rPr>
            <w:sz w:val="28"/>
            <w:szCs w:val="28"/>
          </w:rPr>
          <w:tab/>
        </w:r>
      </w:ins>
      <w:ins w:id="52" w:author="像个男人一样" w:date="2018-03-21T23:32:00Z">
        <w:r>
          <w:rPr>
            <w:rFonts w:hint="eastAsia"/>
            <w:sz w:val="28"/>
            <w:szCs w:val="28"/>
            <w:lang w:val="en-US"/>
          </w:rPr>
          <w:tab/>
        </w:r>
      </w:ins>
      <w:ins w:id="53" w:author="像个男人一样" w:date="2018-03-21T20:13:00Z">
        <w:r>
          <w:rPr>
            <w:rFonts w:eastAsia="SimSun" w:hint="eastAsia"/>
            <w:sz w:val="28"/>
            <w:szCs w:val="28"/>
            <w:lang w:val="en-US"/>
          </w:rPr>
          <w:t>Jie Sun</w:t>
        </w:r>
      </w:ins>
    </w:p>
    <w:p w:rsidR="0087014B" w:rsidRDefault="00D5184D">
      <w:pPr>
        <w:tabs>
          <w:tab w:val="left" w:pos="1485"/>
        </w:tabs>
        <w:rPr>
          <w:ins w:id="54" w:author="像个男人一样" w:date="2018-03-21T20:13:00Z"/>
          <w:sz w:val="28"/>
          <w:szCs w:val="28"/>
        </w:rPr>
      </w:pPr>
      <w:ins w:id="55" w:author="像个男人一样" w:date="2018-03-21T20:13:00Z">
        <w:r>
          <w:rPr>
            <w:sz w:val="28"/>
            <w:szCs w:val="28"/>
          </w:rPr>
          <w:tab/>
        </w:r>
        <w:r>
          <w:rPr>
            <w:sz w:val="28"/>
            <w:szCs w:val="28"/>
          </w:rPr>
          <w:tab/>
          <w:t xml:space="preserve">Student Number: </w:t>
        </w:r>
        <w:r>
          <w:rPr>
            <w:sz w:val="28"/>
            <w:szCs w:val="28"/>
          </w:rPr>
          <w:tab/>
        </w:r>
        <w:r>
          <w:rPr>
            <w:rFonts w:eastAsia="SimSun" w:hint="eastAsia"/>
            <w:sz w:val="28"/>
            <w:szCs w:val="28"/>
            <w:lang w:val="en-US"/>
          </w:rPr>
          <w:tab/>
          <w:t>16230972</w:t>
        </w:r>
      </w:ins>
    </w:p>
    <w:p w:rsidR="0087014B" w:rsidRDefault="00D5184D">
      <w:pPr>
        <w:ind w:left="1440" w:firstLine="720"/>
        <w:rPr>
          <w:ins w:id="56" w:author="像个男人一样" w:date="2018-03-21T20:13:00Z"/>
          <w:rFonts w:ascii="Calibri" w:eastAsia="SimSun" w:hAnsi="Calibri" w:cs="Calibri"/>
          <w:color w:val="000000"/>
          <w:szCs w:val="24"/>
          <w:shd w:val="clear" w:color="auto" w:fill="FFFFFF"/>
        </w:rPr>
      </w:pPr>
      <w:ins w:id="57" w:author="像个男人一样" w:date="2018-03-21T20:13:00Z">
        <w:r>
          <w:rPr>
            <w:sz w:val="28"/>
            <w:szCs w:val="28"/>
          </w:rPr>
          <w:t xml:space="preserve">Academic Supervisor: </w:t>
        </w:r>
        <w:r>
          <w:rPr>
            <w:sz w:val="28"/>
            <w:szCs w:val="28"/>
          </w:rPr>
          <w:tab/>
          <w:t>Dr. Frank Glavin</w:t>
        </w:r>
      </w:ins>
    </w:p>
    <w:p w:rsidR="0087014B" w:rsidDel="000B54BC" w:rsidRDefault="0087014B">
      <w:pPr>
        <w:tabs>
          <w:tab w:val="left" w:pos="1485"/>
        </w:tabs>
        <w:rPr>
          <w:ins w:id="58" w:author="像个男人一样" w:date="2018-03-21T20:13:00Z"/>
          <w:del w:id="59" w:author="jie sun" w:date="2018-04-16T21:00:00Z"/>
          <w:sz w:val="28"/>
          <w:szCs w:val="28"/>
        </w:rPr>
      </w:pPr>
    </w:p>
    <w:p w:rsidR="0087014B" w:rsidRDefault="0087014B">
      <w:pPr>
        <w:rPr>
          <w:ins w:id="60" w:author="像个男人一样" w:date="2018-03-21T20:13:00Z"/>
        </w:rPr>
      </w:pPr>
    </w:p>
    <w:p w:rsidR="0087014B" w:rsidRDefault="00D5184D">
      <w:pPr>
        <w:rPr>
          <w:del w:id="61" w:author="像个男人一样" w:date="2018-03-21T20:13:00Z"/>
          <w:rFonts w:ascii="Calibri" w:eastAsia="SimSun" w:hAnsi="Calibri" w:cs="Calibri"/>
          <w:color w:val="000000"/>
          <w:szCs w:val="24"/>
          <w:shd w:val="clear" w:color="auto" w:fill="FFFFFF"/>
          <w:lang w:val="en-US"/>
        </w:rPr>
      </w:pPr>
      <w:del w:id="62" w:author="像个男人一样" w:date="2018-03-21T20:13:00Z">
        <w:r>
          <w:rPr>
            <w:rFonts w:hint="eastAsia"/>
            <w:sz w:val="44"/>
            <w:szCs w:val="44"/>
          </w:rPr>
          <w:delText>T</w:delText>
        </w:r>
        <w:r>
          <w:rPr>
            <w:sz w:val="44"/>
            <w:szCs w:val="44"/>
          </w:rPr>
          <w:delText>h</w:delText>
        </w:r>
        <w:r>
          <w:rPr>
            <w:rFonts w:hint="eastAsia"/>
            <w:sz w:val="44"/>
            <w:szCs w:val="44"/>
          </w:rPr>
          <w:delText>e</w:delText>
        </w:r>
        <w:r>
          <w:rPr>
            <w:sz w:val="44"/>
            <w:szCs w:val="44"/>
          </w:rPr>
          <w:delText xml:space="preserve"> First Draft Of My Thesis</w:delText>
        </w:r>
      </w:del>
    </w:p>
    <w:p w:rsidR="0087014B" w:rsidRDefault="0087014B">
      <w:pPr>
        <w:rPr>
          <w:del w:id="63" w:author="像个男人一样" w:date="2018-03-21T02:34:00Z"/>
        </w:rPr>
      </w:pPr>
    </w:p>
    <w:tbl>
      <w:tblPr>
        <w:tblStyle w:val="TableGrid"/>
        <w:tblW w:w="9016" w:type="dxa"/>
        <w:tblLayout w:type="fixed"/>
        <w:tblLook w:val="04A0" w:firstRow="1" w:lastRow="0" w:firstColumn="1" w:lastColumn="0" w:noHBand="0" w:noVBand="1"/>
      </w:tblPr>
      <w:tblGrid>
        <w:gridCol w:w="9016"/>
        <w:tblGridChange w:id="64">
          <w:tblGrid>
            <w:gridCol w:w="9016"/>
          </w:tblGrid>
        </w:tblGridChange>
      </w:tblGrid>
      <w:tr w:rsidR="0087014B">
        <w:trPr>
          <w:del w:id="65" w:author="像个男人一样" w:date="2018-03-21T02:34:00Z"/>
        </w:trPr>
        <w:tc>
          <w:tcPr>
            <w:tcW w:w="9016" w:type="dxa"/>
          </w:tcPr>
          <w:p w:rsidR="0087014B" w:rsidRDefault="0087014B">
            <w:pPr>
              <w:spacing w:after="0"/>
              <w:rPr>
                <w:del w:id="66" w:author="像个男人一样" w:date="2018-03-21T02:34:00Z"/>
              </w:rPr>
            </w:pPr>
          </w:p>
          <w:p w:rsidR="0087014B" w:rsidRDefault="00D5184D">
            <w:pPr>
              <w:spacing w:after="0"/>
              <w:rPr>
                <w:del w:id="67" w:author="像个男人一样" w:date="2018-03-21T02:34:00Z"/>
                <w:rFonts w:eastAsia="Microsoft JhengHei"/>
                <w:b/>
              </w:rPr>
            </w:pPr>
            <w:del w:id="68" w:author="像个男人一样" w:date="2018-03-21T02:34:00Z">
              <w:r>
                <w:rPr>
                  <w:rFonts w:asciiTheme="minorEastAsia" w:hAnsiTheme="minorEastAsia" w:hint="eastAsia"/>
                  <w:b/>
                </w:rPr>
                <w:delText>Summary</w:delText>
              </w:r>
              <w:r>
                <w:rPr>
                  <w:rFonts w:eastAsia="Microsoft JhengHei"/>
                  <w:b/>
                </w:rPr>
                <w:delText xml:space="preserve"> by myself:</w:delText>
              </w:r>
            </w:del>
          </w:p>
        </w:tc>
      </w:tr>
      <w:tr w:rsidR="0087014B">
        <w:trPr>
          <w:del w:id="69" w:author="像个男人一样" w:date="2018-03-21T02:34:00Z"/>
        </w:trPr>
        <w:tc>
          <w:tcPr>
            <w:tcW w:w="9016" w:type="dxa"/>
          </w:tcPr>
          <w:p w:rsidR="0087014B" w:rsidRDefault="00D5184D">
            <w:pPr>
              <w:spacing w:after="0"/>
              <w:rPr>
                <w:del w:id="70" w:author="像个男人一样" w:date="2018-03-21T02:34:00Z"/>
                <w:rFonts w:eastAsia="Microsoft JhengHei"/>
              </w:rPr>
            </w:pPr>
            <w:del w:id="71" w:author="像个男人一样" w:date="2018-03-21T02:34:00Z">
              <w:r>
                <w:rPr>
                  <w:rFonts w:eastAsia="Microsoft JhengHei"/>
                  <w:b/>
                </w:rPr>
                <w:delText>The main topic:</w:delText>
              </w:r>
              <w:r>
                <w:rPr>
                  <w:rFonts w:eastAsia="Microsoft JhengHei"/>
                </w:rPr>
                <w:delText xml:space="preserve"> in this thesis is </w:delText>
              </w:r>
              <w:r>
                <w:rPr>
                  <w:rFonts w:eastAsia="Microsoft JhengHei"/>
                  <w:color w:val="FF0000"/>
                </w:rPr>
                <w:delText xml:space="preserve">action recognition technical, </w:delText>
              </w:r>
              <w:r>
                <w:rPr>
                  <w:rFonts w:eastAsia="Microsoft JhengHei"/>
                </w:rPr>
                <w:delText>so to talk it well and to tell some one how you study it form zero.</w:delText>
              </w:r>
            </w:del>
          </w:p>
        </w:tc>
      </w:tr>
      <w:tr w:rsidR="0087014B" w:rsidTr="0087014B">
        <w:tblPrEx>
          <w:tblW w:w="9016" w:type="dxa"/>
          <w:tblLayout w:type="fixed"/>
          <w:tblPrExChange w:id="72" w:author="像个男人一样" w:date="2018-03-21T02:34:00Z">
            <w:tblPrEx>
              <w:tblW w:w="9016" w:type="dxa"/>
              <w:tblLayout w:type="fixed"/>
            </w:tblPrEx>
          </w:tblPrExChange>
        </w:tblPrEx>
        <w:trPr>
          <w:trHeight w:val="348"/>
          <w:del w:id="73" w:author="像个男人一样" w:date="2018-03-21T02:34:00Z"/>
        </w:trPr>
        <w:tc>
          <w:tcPr>
            <w:tcW w:w="9016" w:type="dxa"/>
            <w:tcPrChange w:id="74" w:author="像个男人一样" w:date="2018-03-21T02:34:00Z">
              <w:tcPr>
                <w:tcW w:w="9016" w:type="dxa"/>
              </w:tcPr>
            </w:tcPrChange>
          </w:tcPr>
          <w:p w:rsidR="0087014B" w:rsidRDefault="00D5184D">
            <w:pPr>
              <w:spacing w:after="0"/>
              <w:rPr>
                <w:del w:id="75" w:author="像个男人一样" w:date="2018-03-21T02:34:00Z"/>
              </w:rPr>
            </w:pPr>
            <w:del w:id="76" w:author="像个男人一样" w:date="2018-03-21T02:34:00Z">
              <w:r>
                <w:delText>This thesis aims to apply for a patent, since I want to create something new and it is maybe used in our lives in the near future.</w:delText>
              </w:r>
            </w:del>
          </w:p>
        </w:tc>
      </w:tr>
      <w:tr w:rsidR="0087014B">
        <w:trPr>
          <w:del w:id="77" w:author="像个男人一样" w:date="2018-03-21T02:34:00Z"/>
        </w:trPr>
        <w:tc>
          <w:tcPr>
            <w:tcW w:w="9016" w:type="dxa"/>
          </w:tcPr>
          <w:p w:rsidR="0087014B" w:rsidRDefault="00D5184D">
            <w:pPr>
              <w:spacing w:after="0"/>
              <w:rPr>
                <w:del w:id="78" w:author="像个男人一样" w:date="2018-03-21T02:34:00Z"/>
              </w:rPr>
            </w:pPr>
            <w:del w:id="79" w:author="像个男人一样" w:date="2018-03-21T02:34:00Z">
              <w:r>
                <w:delText>Only focus on the accelerometer and Gyroscope of Iphone</w:delText>
              </w:r>
            </w:del>
          </w:p>
        </w:tc>
      </w:tr>
    </w:tbl>
    <w:p w:rsidR="0087014B" w:rsidRDefault="0087014B">
      <w:pPr>
        <w:pageBreakBefore/>
        <w:rPr>
          <w:del w:id="80" w:author="像个男人一样" w:date="2018-03-21T20:14:00Z"/>
        </w:rPr>
      </w:pPr>
    </w:p>
    <w:p w:rsidR="0087014B" w:rsidRDefault="0087014B"/>
    <w:sdt>
      <w:sdtPr>
        <w:rPr>
          <w:rFonts w:ascii="Microsoft JhengHei" w:eastAsiaTheme="minorEastAsia" w:hAnsi="Microsoft JhengHei" w:cstheme="minorBidi"/>
          <w:color w:val="auto"/>
          <w:sz w:val="24"/>
          <w:szCs w:val="22"/>
          <w:lang w:val="en-IE" w:eastAsia="zh-CN"/>
        </w:rPr>
        <w:id w:val="329338740"/>
        <w:docPartObj>
          <w:docPartGallery w:val="Table of Contents"/>
          <w:docPartUnique/>
        </w:docPartObj>
      </w:sdtPr>
      <w:sdtEndPr>
        <w:rPr>
          <w:b/>
          <w:bCs/>
        </w:rPr>
      </w:sdtEndPr>
      <w:sdtContent>
        <w:p w:rsidR="0087014B" w:rsidRDefault="00D5184D">
          <w:pPr>
            <w:pStyle w:val="TOCHeading1"/>
          </w:pPr>
          <w:r>
            <w:t xml:space="preserve">Table </w:t>
          </w:r>
          <w:ins w:id="81" w:author="jie sun" w:date="2018-04-16T21:32:00Z">
            <w:r w:rsidR="001D247A">
              <w:t>O</w:t>
            </w:r>
          </w:ins>
          <w:del w:id="82" w:author="jie sun" w:date="2018-04-16T21:32:00Z">
            <w:r w:rsidDel="001D247A">
              <w:delText>o</w:delText>
            </w:r>
          </w:del>
          <w:r>
            <w:t>f Contents</w:t>
          </w:r>
        </w:p>
        <w:p w:rsidR="007B00EB" w:rsidRDefault="00D5184D">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17813655" w:history="1">
            <w:r w:rsidR="007B00EB" w:rsidRPr="00CD39D5">
              <w:rPr>
                <w:rStyle w:val="Hyperlink"/>
                <w:noProof/>
                <w:lang w:val="en-US"/>
              </w:rPr>
              <w:t>Action Recognition Algorithm Research with G-sensor and Gyroscope</w:t>
            </w:r>
            <w:r w:rsidR="007B00EB">
              <w:rPr>
                <w:noProof/>
                <w:webHidden/>
              </w:rPr>
              <w:tab/>
            </w:r>
            <w:r w:rsidR="007B00EB">
              <w:rPr>
                <w:noProof/>
                <w:webHidden/>
              </w:rPr>
              <w:fldChar w:fldCharType="begin"/>
            </w:r>
            <w:r w:rsidR="007B00EB">
              <w:rPr>
                <w:noProof/>
                <w:webHidden/>
              </w:rPr>
              <w:instrText xml:space="preserve"> PAGEREF _Toc517813655 \h </w:instrText>
            </w:r>
            <w:r w:rsidR="007B00EB">
              <w:rPr>
                <w:noProof/>
                <w:webHidden/>
              </w:rPr>
            </w:r>
            <w:r w:rsidR="007B00EB">
              <w:rPr>
                <w:noProof/>
                <w:webHidden/>
              </w:rPr>
              <w:fldChar w:fldCharType="separate"/>
            </w:r>
            <w:r w:rsidR="007B00EB">
              <w:rPr>
                <w:noProof/>
                <w:webHidden/>
              </w:rPr>
              <w:t>1</w:t>
            </w:r>
            <w:r w:rsidR="007B00EB">
              <w:rPr>
                <w:noProof/>
                <w:webHidden/>
              </w:rPr>
              <w:fldChar w:fldCharType="end"/>
            </w:r>
          </w:hyperlink>
        </w:p>
        <w:p w:rsidR="007B00EB" w:rsidRDefault="007B00EB">
          <w:pPr>
            <w:pStyle w:val="TOC1"/>
            <w:tabs>
              <w:tab w:val="right" w:leader="dot" w:pos="9016"/>
            </w:tabs>
            <w:rPr>
              <w:rFonts w:asciiTheme="minorHAnsi" w:hAnsiTheme="minorHAnsi"/>
              <w:noProof/>
              <w:sz w:val="22"/>
            </w:rPr>
          </w:pPr>
          <w:hyperlink w:anchor="_Toc517813656" w:history="1">
            <w:r w:rsidRPr="00CD39D5">
              <w:rPr>
                <w:rStyle w:val="Hyperlink"/>
                <w:noProof/>
              </w:rPr>
              <w:t>Table Of Contents</w:t>
            </w:r>
            <w:r>
              <w:rPr>
                <w:noProof/>
                <w:webHidden/>
              </w:rPr>
              <w:tab/>
            </w:r>
            <w:r>
              <w:rPr>
                <w:noProof/>
                <w:webHidden/>
              </w:rPr>
              <w:fldChar w:fldCharType="begin"/>
            </w:r>
            <w:r>
              <w:rPr>
                <w:noProof/>
                <w:webHidden/>
              </w:rPr>
              <w:instrText xml:space="preserve"> PAGEREF _Toc517813656 \h </w:instrText>
            </w:r>
            <w:r>
              <w:rPr>
                <w:noProof/>
                <w:webHidden/>
              </w:rPr>
            </w:r>
            <w:r>
              <w:rPr>
                <w:noProof/>
                <w:webHidden/>
              </w:rPr>
              <w:fldChar w:fldCharType="separate"/>
            </w:r>
            <w:r>
              <w:rPr>
                <w:noProof/>
                <w:webHidden/>
              </w:rPr>
              <w:t>5</w:t>
            </w:r>
            <w:r>
              <w:rPr>
                <w:noProof/>
                <w:webHidden/>
              </w:rPr>
              <w:fldChar w:fldCharType="end"/>
            </w:r>
          </w:hyperlink>
        </w:p>
        <w:p w:rsidR="007B00EB" w:rsidRDefault="007B00EB">
          <w:pPr>
            <w:pStyle w:val="TOC2"/>
            <w:tabs>
              <w:tab w:val="right" w:leader="dot" w:pos="9016"/>
            </w:tabs>
            <w:rPr>
              <w:rFonts w:asciiTheme="minorHAnsi" w:hAnsiTheme="minorHAnsi"/>
              <w:noProof/>
              <w:sz w:val="22"/>
            </w:rPr>
          </w:pPr>
          <w:hyperlink w:anchor="_Toc517813657" w:history="1">
            <w:r w:rsidRPr="00CD39D5">
              <w:rPr>
                <w:rStyle w:val="Hyperlink"/>
                <w:rFonts w:eastAsia="Microsoft JhengHei"/>
                <w:noProof/>
              </w:rPr>
              <w:t>Declaration</w:t>
            </w:r>
            <w:r>
              <w:rPr>
                <w:noProof/>
                <w:webHidden/>
              </w:rPr>
              <w:tab/>
            </w:r>
            <w:r>
              <w:rPr>
                <w:noProof/>
                <w:webHidden/>
              </w:rPr>
              <w:fldChar w:fldCharType="begin"/>
            </w:r>
            <w:r>
              <w:rPr>
                <w:noProof/>
                <w:webHidden/>
              </w:rPr>
              <w:instrText xml:space="preserve"> PAGEREF _Toc517813657 \h </w:instrText>
            </w:r>
            <w:r>
              <w:rPr>
                <w:noProof/>
                <w:webHidden/>
              </w:rPr>
            </w:r>
            <w:r>
              <w:rPr>
                <w:noProof/>
                <w:webHidden/>
              </w:rPr>
              <w:fldChar w:fldCharType="separate"/>
            </w:r>
            <w:r>
              <w:rPr>
                <w:noProof/>
                <w:webHidden/>
              </w:rPr>
              <w:t>5</w:t>
            </w:r>
            <w:r>
              <w:rPr>
                <w:noProof/>
                <w:webHidden/>
              </w:rPr>
              <w:fldChar w:fldCharType="end"/>
            </w:r>
          </w:hyperlink>
        </w:p>
        <w:p w:rsidR="007B00EB" w:rsidRDefault="007B00EB">
          <w:pPr>
            <w:pStyle w:val="TOC2"/>
            <w:tabs>
              <w:tab w:val="right" w:leader="dot" w:pos="9016"/>
            </w:tabs>
            <w:rPr>
              <w:rFonts w:asciiTheme="minorHAnsi" w:hAnsiTheme="minorHAnsi"/>
              <w:noProof/>
              <w:sz w:val="22"/>
            </w:rPr>
          </w:pPr>
          <w:hyperlink w:anchor="_Toc517813658" w:history="1">
            <w:r w:rsidRPr="00CD39D5">
              <w:rPr>
                <w:rStyle w:val="Hyperlink"/>
                <w:rFonts w:eastAsia="Microsoft JhengHei"/>
                <w:noProof/>
                <w:lang w:val="en-US"/>
              </w:rPr>
              <w:t>List</w:t>
            </w:r>
            <w:r w:rsidRPr="00CD39D5">
              <w:rPr>
                <w:rStyle w:val="Hyperlink"/>
                <w:rFonts w:eastAsia="Microsoft JhengHei"/>
                <w:noProof/>
              </w:rPr>
              <w:t xml:space="preserve"> Of Figures</w:t>
            </w:r>
            <w:r>
              <w:rPr>
                <w:noProof/>
                <w:webHidden/>
              </w:rPr>
              <w:tab/>
            </w:r>
            <w:r>
              <w:rPr>
                <w:noProof/>
                <w:webHidden/>
              </w:rPr>
              <w:fldChar w:fldCharType="begin"/>
            </w:r>
            <w:r>
              <w:rPr>
                <w:noProof/>
                <w:webHidden/>
              </w:rPr>
              <w:instrText xml:space="preserve"> PAGEREF _Toc517813658 \h </w:instrText>
            </w:r>
            <w:r>
              <w:rPr>
                <w:noProof/>
                <w:webHidden/>
              </w:rPr>
            </w:r>
            <w:r>
              <w:rPr>
                <w:noProof/>
                <w:webHidden/>
              </w:rPr>
              <w:fldChar w:fldCharType="separate"/>
            </w:r>
            <w:r>
              <w:rPr>
                <w:noProof/>
                <w:webHidden/>
              </w:rPr>
              <w:t>5</w:t>
            </w:r>
            <w:r>
              <w:rPr>
                <w:noProof/>
                <w:webHidden/>
              </w:rPr>
              <w:fldChar w:fldCharType="end"/>
            </w:r>
          </w:hyperlink>
        </w:p>
        <w:p w:rsidR="007B00EB" w:rsidRDefault="007B00EB">
          <w:pPr>
            <w:pStyle w:val="TOC2"/>
            <w:tabs>
              <w:tab w:val="right" w:leader="dot" w:pos="9016"/>
            </w:tabs>
            <w:rPr>
              <w:rFonts w:asciiTheme="minorHAnsi" w:hAnsiTheme="minorHAnsi"/>
              <w:noProof/>
              <w:sz w:val="22"/>
            </w:rPr>
          </w:pPr>
          <w:hyperlink w:anchor="_Toc517813659" w:history="1">
            <w:r w:rsidRPr="00CD39D5">
              <w:rPr>
                <w:rStyle w:val="Hyperlink"/>
                <w:rFonts w:eastAsia="Microsoft JhengHei"/>
                <w:noProof/>
              </w:rPr>
              <w:t>List Of Tables</w:t>
            </w:r>
            <w:r>
              <w:rPr>
                <w:noProof/>
                <w:webHidden/>
              </w:rPr>
              <w:tab/>
            </w:r>
            <w:r>
              <w:rPr>
                <w:noProof/>
                <w:webHidden/>
              </w:rPr>
              <w:fldChar w:fldCharType="begin"/>
            </w:r>
            <w:r>
              <w:rPr>
                <w:noProof/>
                <w:webHidden/>
              </w:rPr>
              <w:instrText xml:space="preserve"> PAGEREF _Toc517813659 \h </w:instrText>
            </w:r>
            <w:r>
              <w:rPr>
                <w:noProof/>
                <w:webHidden/>
              </w:rPr>
            </w:r>
            <w:r>
              <w:rPr>
                <w:noProof/>
                <w:webHidden/>
              </w:rPr>
              <w:fldChar w:fldCharType="separate"/>
            </w:r>
            <w:r>
              <w:rPr>
                <w:noProof/>
                <w:webHidden/>
              </w:rPr>
              <w:t>7</w:t>
            </w:r>
            <w:r>
              <w:rPr>
                <w:noProof/>
                <w:webHidden/>
              </w:rPr>
              <w:fldChar w:fldCharType="end"/>
            </w:r>
          </w:hyperlink>
        </w:p>
        <w:p w:rsidR="007B00EB" w:rsidRDefault="007B00EB">
          <w:pPr>
            <w:pStyle w:val="TOC2"/>
            <w:tabs>
              <w:tab w:val="right" w:leader="dot" w:pos="9016"/>
            </w:tabs>
            <w:rPr>
              <w:rFonts w:asciiTheme="minorHAnsi" w:hAnsiTheme="minorHAnsi"/>
              <w:noProof/>
              <w:sz w:val="22"/>
            </w:rPr>
          </w:pPr>
          <w:hyperlink w:anchor="_Toc517813660" w:history="1">
            <w:r w:rsidRPr="00CD39D5">
              <w:rPr>
                <w:rStyle w:val="Hyperlink"/>
                <w:rFonts w:eastAsia="Microsoft JhengHei"/>
                <w:noProof/>
              </w:rPr>
              <w:t>Glossary Of Abbreviations</w:t>
            </w:r>
            <w:r>
              <w:rPr>
                <w:noProof/>
                <w:webHidden/>
              </w:rPr>
              <w:tab/>
            </w:r>
            <w:r>
              <w:rPr>
                <w:noProof/>
                <w:webHidden/>
              </w:rPr>
              <w:fldChar w:fldCharType="begin"/>
            </w:r>
            <w:r>
              <w:rPr>
                <w:noProof/>
                <w:webHidden/>
              </w:rPr>
              <w:instrText xml:space="preserve"> PAGEREF _Toc517813660 \h </w:instrText>
            </w:r>
            <w:r>
              <w:rPr>
                <w:noProof/>
                <w:webHidden/>
              </w:rPr>
            </w:r>
            <w:r>
              <w:rPr>
                <w:noProof/>
                <w:webHidden/>
              </w:rPr>
              <w:fldChar w:fldCharType="separate"/>
            </w:r>
            <w:r>
              <w:rPr>
                <w:noProof/>
                <w:webHidden/>
              </w:rPr>
              <w:t>8</w:t>
            </w:r>
            <w:r>
              <w:rPr>
                <w:noProof/>
                <w:webHidden/>
              </w:rPr>
              <w:fldChar w:fldCharType="end"/>
            </w:r>
          </w:hyperlink>
        </w:p>
        <w:p w:rsidR="007B00EB" w:rsidRDefault="007B00EB">
          <w:pPr>
            <w:pStyle w:val="TOC2"/>
            <w:tabs>
              <w:tab w:val="right" w:leader="dot" w:pos="9016"/>
            </w:tabs>
            <w:rPr>
              <w:rFonts w:asciiTheme="minorHAnsi" w:hAnsiTheme="minorHAnsi"/>
              <w:noProof/>
              <w:sz w:val="22"/>
            </w:rPr>
          </w:pPr>
          <w:hyperlink w:anchor="_Toc517813661" w:history="1">
            <w:r w:rsidRPr="00CD39D5">
              <w:rPr>
                <w:rStyle w:val="Hyperlink"/>
                <w:rFonts w:eastAsia="Microsoft JhengHei"/>
                <w:noProof/>
              </w:rPr>
              <w:t>Abstract</w:t>
            </w:r>
            <w:r>
              <w:rPr>
                <w:noProof/>
                <w:webHidden/>
              </w:rPr>
              <w:tab/>
            </w:r>
            <w:r>
              <w:rPr>
                <w:noProof/>
                <w:webHidden/>
              </w:rPr>
              <w:fldChar w:fldCharType="begin"/>
            </w:r>
            <w:r>
              <w:rPr>
                <w:noProof/>
                <w:webHidden/>
              </w:rPr>
              <w:instrText xml:space="preserve"> PAGEREF _Toc517813661 \h </w:instrText>
            </w:r>
            <w:r>
              <w:rPr>
                <w:noProof/>
                <w:webHidden/>
              </w:rPr>
            </w:r>
            <w:r>
              <w:rPr>
                <w:noProof/>
                <w:webHidden/>
              </w:rPr>
              <w:fldChar w:fldCharType="separate"/>
            </w:r>
            <w:r>
              <w:rPr>
                <w:noProof/>
                <w:webHidden/>
              </w:rPr>
              <w:t>9</w:t>
            </w:r>
            <w:r>
              <w:rPr>
                <w:noProof/>
                <w:webHidden/>
              </w:rPr>
              <w:fldChar w:fldCharType="end"/>
            </w:r>
          </w:hyperlink>
        </w:p>
        <w:p w:rsidR="007B00EB" w:rsidRDefault="007B00EB">
          <w:pPr>
            <w:pStyle w:val="TOC2"/>
            <w:tabs>
              <w:tab w:val="right" w:leader="dot" w:pos="9016"/>
            </w:tabs>
            <w:rPr>
              <w:rFonts w:asciiTheme="minorHAnsi" w:hAnsiTheme="minorHAnsi"/>
              <w:noProof/>
              <w:sz w:val="22"/>
            </w:rPr>
          </w:pPr>
          <w:hyperlink w:anchor="_Toc517813662" w:history="1">
            <w:r w:rsidRPr="00CD39D5">
              <w:rPr>
                <w:rStyle w:val="Hyperlink"/>
                <w:rFonts w:eastAsia="Microsoft JhengHei"/>
                <w:noProof/>
              </w:rPr>
              <w:t>Acknowledgement</w:t>
            </w:r>
            <w:r w:rsidRPr="00CD39D5">
              <w:rPr>
                <w:rStyle w:val="Hyperlink"/>
                <w:rFonts w:eastAsia="Microsoft JhengHei"/>
                <w:noProof/>
                <w:lang w:val="en-US"/>
              </w:rPr>
              <w:t>s</w:t>
            </w:r>
            <w:r>
              <w:rPr>
                <w:noProof/>
                <w:webHidden/>
              </w:rPr>
              <w:tab/>
            </w:r>
            <w:r>
              <w:rPr>
                <w:noProof/>
                <w:webHidden/>
              </w:rPr>
              <w:fldChar w:fldCharType="begin"/>
            </w:r>
            <w:r>
              <w:rPr>
                <w:noProof/>
                <w:webHidden/>
              </w:rPr>
              <w:instrText xml:space="preserve"> PAGEREF _Toc517813662 \h </w:instrText>
            </w:r>
            <w:r>
              <w:rPr>
                <w:noProof/>
                <w:webHidden/>
              </w:rPr>
            </w:r>
            <w:r>
              <w:rPr>
                <w:noProof/>
                <w:webHidden/>
              </w:rPr>
              <w:fldChar w:fldCharType="separate"/>
            </w:r>
            <w:r>
              <w:rPr>
                <w:noProof/>
                <w:webHidden/>
              </w:rPr>
              <w:t>10</w:t>
            </w:r>
            <w:r>
              <w:rPr>
                <w:noProof/>
                <w:webHidden/>
              </w:rPr>
              <w:fldChar w:fldCharType="end"/>
            </w:r>
          </w:hyperlink>
        </w:p>
        <w:p w:rsidR="007B00EB" w:rsidRDefault="007B00EB">
          <w:pPr>
            <w:pStyle w:val="TOC1"/>
            <w:tabs>
              <w:tab w:val="left" w:pos="480"/>
              <w:tab w:val="right" w:leader="dot" w:pos="9016"/>
            </w:tabs>
            <w:rPr>
              <w:rFonts w:asciiTheme="minorHAnsi" w:hAnsiTheme="minorHAnsi"/>
              <w:noProof/>
              <w:sz w:val="22"/>
            </w:rPr>
          </w:pPr>
          <w:hyperlink w:anchor="_Toc517813663" w:history="1">
            <w:r w:rsidRPr="00CD39D5">
              <w:rPr>
                <w:rStyle w:val="Hyperlink"/>
                <w:noProof/>
              </w:rPr>
              <w:t>1</w:t>
            </w:r>
            <w:r>
              <w:rPr>
                <w:rFonts w:asciiTheme="minorHAnsi" w:hAnsiTheme="minorHAnsi"/>
                <w:noProof/>
                <w:sz w:val="22"/>
              </w:rPr>
              <w:tab/>
            </w:r>
            <w:r w:rsidRPr="00CD39D5">
              <w:rPr>
                <w:rStyle w:val="Hyperlink"/>
                <w:noProof/>
              </w:rPr>
              <w:t>Introduction</w:t>
            </w:r>
            <w:r>
              <w:rPr>
                <w:noProof/>
                <w:webHidden/>
              </w:rPr>
              <w:tab/>
            </w:r>
            <w:r>
              <w:rPr>
                <w:noProof/>
                <w:webHidden/>
              </w:rPr>
              <w:fldChar w:fldCharType="begin"/>
            </w:r>
            <w:r>
              <w:rPr>
                <w:noProof/>
                <w:webHidden/>
              </w:rPr>
              <w:instrText xml:space="preserve"> PAGEREF _Toc517813663 \h </w:instrText>
            </w:r>
            <w:r>
              <w:rPr>
                <w:noProof/>
                <w:webHidden/>
              </w:rPr>
            </w:r>
            <w:r>
              <w:rPr>
                <w:noProof/>
                <w:webHidden/>
              </w:rPr>
              <w:fldChar w:fldCharType="separate"/>
            </w:r>
            <w:r>
              <w:rPr>
                <w:noProof/>
                <w:webHidden/>
              </w:rPr>
              <w:t>11</w:t>
            </w:r>
            <w:r>
              <w:rPr>
                <w:noProof/>
                <w:webHidden/>
              </w:rPr>
              <w:fldChar w:fldCharType="end"/>
            </w:r>
          </w:hyperlink>
        </w:p>
        <w:p w:rsidR="007B00EB" w:rsidRDefault="007B00EB">
          <w:pPr>
            <w:pStyle w:val="TOC2"/>
            <w:tabs>
              <w:tab w:val="left" w:pos="880"/>
              <w:tab w:val="right" w:leader="dot" w:pos="9016"/>
            </w:tabs>
            <w:rPr>
              <w:rFonts w:asciiTheme="minorHAnsi" w:hAnsiTheme="minorHAnsi"/>
              <w:noProof/>
              <w:sz w:val="22"/>
            </w:rPr>
          </w:pPr>
          <w:hyperlink w:anchor="_Toc517813664" w:history="1">
            <w:r w:rsidRPr="00CD39D5">
              <w:rPr>
                <w:rStyle w:val="Hyperlink"/>
                <w:noProof/>
              </w:rPr>
              <w:t>1.1</w:t>
            </w:r>
            <w:r>
              <w:rPr>
                <w:rFonts w:asciiTheme="minorHAnsi" w:hAnsiTheme="minorHAnsi"/>
                <w:noProof/>
                <w:sz w:val="22"/>
              </w:rPr>
              <w:tab/>
            </w:r>
            <w:r w:rsidRPr="00CD39D5">
              <w:rPr>
                <w:rStyle w:val="Hyperlink"/>
                <w:noProof/>
              </w:rPr>
              <w:t>Background Information</w:t>
            </w:r>
            <w:r>
              <w:rPr>
                <w:noProof/>
                <w:webHidden/>
              </w:rPr>
              <w:tab/>
            </w:r>
            <w:r>
              <w:rPr>
                <w:noProof/>
                <w:webHidden/>
              </w:rPr>
              <w:fldChar w:fldCharType="begin"/>
            </w:r>
            <w:r>
              <w:rPr>
                <w:noProof/>
                <w:webHidden/>
              </w:rPr>
              <w:instrText xml:space="preserve"> PAGEREF _Toc517813664 \h </w:instrText>
            </w:r>
            <w:r>
              <w:rPr>
                <w:noProof/>
                <w:webHidden/>
              </w:rPr>
            </w:r>
            <w:r>
              <w:rPr>
                <w:noProof/>
                <w:webHidden/>
              </w:rPr>
              <w:fldChar w:fldCharType="separate"/>
            </w:r>
            <w:r>
              <w:rPr>
                <w:noProof/>
                <w:webHidden/>
              </w:rPr>
              <w:t>11</w:t>
            </w:r>
            <w:r>
              <w:rPr>
                <w:noProof/>
                <w:webHidden/>
              </w:rPr>
              <w:fldChar w:fldCharType="end"/>
            </w:r>
          </w:hyperlink>
        </w:p>
        <w:p w:rsidR="007B00EB" w:rsidRDefault="007B00EB">
          <w:pPr>
            <w:pStyle w:val="TOC1"/>
            <w:tabs>
              <w:tab w:val="left" w:pos="480"/>
              <w:tab w:val="right" w:leader="dot" w:pos="9016"/>
            </w:tabs>
            <w:rPr>
              <w:rFonts w:asciiTheme="minorHAnsi" w:hAnsiTheme="minorHAnsi"/>
              <w:noProof/>
              <w:sz w:val="22"/>
            </w:rPr>
          </w:pPr>
          <w:hyperlink w:anchor="_Toc517813665" w:history="1">
            <w:r w:rsidRPr="00CD39D5">
              <w:rPr>
                <w:rStyle w:val="Hyperlink"/>
                <w:noProof/>
              </w:rPr>
              <w:t>2</w:t>
            </w:r>
            <w:r>
              <w:rPr>
                <w:rFonts w:asciiTheme="minorHAnsi" w:hAnsiTheme="minorHAnsi"/>
                <w:noProof/>
                <w:sz w:val="22"/>
              </w:rPr>
              <w:tab/>
            </w:r>
            <w:r w:rsidRPr="00CD39D5">
              <w:rPr>
                <w:rStyle w:val="Hyperlink"/>
                <w:noProof/>
              </w:rPr>
              <w:t>Accelerometer With Steps Algorithm</w:t>
            </w:r>
            <w:r>
              <w:rPr>
                <w:noProof/>
                <w:webHidden/>
              </w:rPr>
              <w:tab/>
            </w:r>
            <w:r>
              <w:rPr>
                <w:noProof/>
                <w:webHidden/>
              </w:rPr>
              <w:fldChar w:fldCharType="begin"/>
            </w:r>
            <w:r>
              <w:rPr>
                <w:noProof/>
                <w:webHidden/>
              </w:rPr>
              <w:instrText xml:space="preserve"> PAGEREF _Toc517813665 \h </w:instrText>
            </w:r>
            <w:r>
              <w:rPr>
                <w:noProof/>
                <w:webHidden/>
              </w:rPr>
            </w:r>
            <w:r>
              <w:rPr>
                <w:noProof/>
                <w:webHidden/>
              </w:rPr>
              <w:fldChar w:fldCharType="separate"/>
            </w:r>
            <w:r>
              <w:rPr>
                <w:noProof/>
                <w:webHidden/>
              </w:rPr>
              <w:t>12</w:t>
            </w:r>
            <w:r>
              <w:rPr>
                <w:noProof/>
                <w:webHidden/>
              </w:rPr>
              <w:fldChar w:fldCharType="end"/>
            </w:r>
          </w:hyperlink>
        </w:p>
        <w:p w:rsidR="007B00EB" w:rsidRDefault="007B00EB">
          <w:pPr>
            <w:pStyle w:val="TOC2"/>
            <w:tabs>
              <w:tab w:val="left" w:pos="880"/>
              <w:tab w:val="right" w:leader="dot" w:pos="9016"/>
            </w:tabs>
            <w:rPr>
              <w:rFonts w:asciiTheme="minorHAnsi" w:hAnsiTheme="minorHAnsi"/>
              <w:noProof/>
              <w:sz w:val="22"/>
            </w:rPr>
          </w:pPr>
          <w:hyperlink w:anchor="_Toc517813666" w:history="1">
            <w:r w:rsidRPr="00CD39D5">
              <w:rPr>
                <w:rStyle w:val="Hyperlink"/>
                <w:noProof/>
              </w:rPr>
              <w:t>2.1</w:t>
            </w:r>
            <w:r>
              <w:rPr>
                <w:rFonts w:asciiTheme="minorHAnsi" w:hAnsiTheme="minorHAnsi"/>
                <w:noProof/>
                <w:sz w:val="22"/>
              </w:rPr>
              <w:tab/>
            </w:r>
            <w:r w:rsidRPr="00CD39D5">
              <w:rPr>
                <w:rStyle w:val="Hyperlink"/>
                <w:noProof/>
              </w:rPr>
              <w:t>The Introduction And Working Principle Of An Accelerometer</w:t>
            </w:r>
            <w:r>
              <w:rPr>
                <w:noProof/>
                <w:webHidden/>
              </w:rPr>
              <w:tab/>
            </w:r>
            <w:r>
              <w:rPr>
                <w:noProof/>
                <w:webHidden/>
              </w:rPr>
              <w:fldChar w:fldCharType="begin"/>
            </w:r>
            <w:r>
              <w:rPr>
                <w:noProof/>
                <w:webHidden/>
              </w:rPr>
              <w:instrText xml:space="preserve"> PAGEREF _Toc517813666 \h </w:instrText>
            </w:r>
            <w:r>
              <w:rPr>
                <w:noProof/>
                <w:webHidden/>
              </w:rPr>
            </w:r>
            <w:r>
              <w:rPr>
                <w:noProof/>
                <w:webHidden/>
              </w:rPr>
              <w:fldChar w:fldCharType="separate"/>
            </w:r>
            <w:r>
              <w:rPr>
                <w:noProof/>
                <w:webHidden/>
              </w:rPr>
              <w:t>12</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667" w:history="1">
            <w:r w:rsidRPr="00CD39D5">
              <w:rPr>
                <w:rStyle w:val="Hyperlink"/>
                <w:noProof/>
              </w:rPr>
              <w:t>2.1.1</w:t>
            </w:r>
            <w:r>
              <w:rPr>
                <w:rFonts w:asciiTheme="minorHAnsi" w:hAnsiTheme="minorHAnsi"/>
                <w:noProof/>
                <w:sz w:val="22"/>
              </w:rPr>
              <w:tab/>
            </w:r>
            <w:r w:rsidRPr="00CD39D5">
              <w:rPr>
                <w:rStyle w:val="Hyperlink"/>
                <w:noProof/>
              </w:rPr>
              <w:t>What Is An Accelerometer</w:t>
            </w:r>
            <w:r>
              <w:rPr>
                <w:noProof/>
                <w:webHidden/>
              </w:rPr>
              <w:tab/>
            </w:r>
            <w:r>
              <w:rPr>
                <w:noProof/>
                <w:webHidden/>
              </w:rPr>
              <w:fldChar w:fldCharType="begin"/>
            </w:r>
            <w:r>
              <w:rPr>
                <w:noProof/>
                <w:webHidden/>
              </w:rPr>
              <w:instrText xml:space="preserve"> PAGEREF _Toc517813667 \h </w:instrText>
            </w:r>
            <w:r>
              <w:rPr>
                <w:noProof/>
                <w:webHidden/>
              </w:rPr>
            </w:r>
            <w:r>
              <w:rPr>
                <w:noProof/>
                <w:webHidden/>
              </w:rPr>
              <w:fldChar w:fldCharType="separate"/>
            </w:r>
            <w:r>
              <w:rPr>
                <w:noProof/>
                <w:webHidden/>
              </w:rPr>
              <w:t>12</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668" w:history="1">
            <w:r w:rsidRPr="00CD39D5">
              <w:rPr>
                <w:rStyle w:val="Hyperlink"/>
                <w:noProof/>
              </w:rPr>
              <w:t>2.1.2</w:t>
            </w:r>
            <w:r>
              <w:rPr>
                <w:rFonts w:asciiTheme="minorHAnsi" w:hAnsiTheme="minorHAnsi"/>
                <w:noProof/>
                <w:sz w:val="22"/>
              </w:rPr>
              <w:tab/>
            </w:r>
            <w:r w:rsidRPr="00CD39D5">
              <w:rPr>
                <w:rStyle w:val="Hyperlink"/>
                <w:noProof/>
              </w:rPr>
              <w:t>Working Principle of an Accelerometer</w:t>
            </w:r>
            <w:r>
              <w:rPr>
                <w:noProof/>
                <w:webHidden/>
              </w:rPr>
              <w:tab/>
            </w:r>
            <w:r>
              <w:rPr>
                <w:noProof/>
                <w:webHidden/>
              </w:rPr>
              <w:fldChar w:fldCharType="begin"/>
            </w:r>
            <w:r>
              <w:rPr>
                <w:noProof/>
                <w:webHidden/>
              </w:rPr>
              <w:instrText xml:space="preserve"> PAGEREF _Toc517813668 \h </w:instrText>
            </w:r>
            <w:r>
              <w:rPr>
                <w:noProof/>
                <w:webHidden/>
              </w:rPr>
            </w:r>
            <w:r>
              <w:rPr>
                <w:noProof/>
                <w:webHidden/>
              </w:rPr>
              <w:fldChar w:fldCharType="separate"/>
            </w:r>
            <w:r>
              <w:rPr>
                <w:noProof/>
                <w:webHidden/>
              </w:rPr>
              <w:t>12</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669" w:history="1">
            <w:r w:rsidRPr="00CD39D5">
              <w:rPr>
                <w:rStyle w:val="Hyperlink"/>
                <w:noProof/>
              </w:rPr>
              <w:t>2.1.3</w:t>
            </w:r>
            <w:r>
              <w:rPr>
                <w:rFonts w:asciiTheme="minorHAnsi" w:hAnsiTheme="minorHAnsi"/>
                <w:noProof/>
                <w:sz w:val="22"/>
              </w:rPr>
              <w:tab/>
            </w:r>
            <w:r w:rsidRPr="00CD39D5">
              <w:rPr>
                <w:rStyle w:val="Hyperlink"/>
                <w:noProof/>
              </w:rPr>
              <w:t>How an Accelerometer Works In Mobile Phone.</w:t>
            </w:r>
            <w:r>
              <w:rPr>
                <w:noProof/>
                <w:webHidden/>
              </w:rPr>
              <w:tab/>
            </w:r>
            <w:r>
              <w:rPr>
                <w:noProof/>
                <w:webHidden/>
              </w:rPr>
              <w:fldChar w:fldCharType="begin"/>
            </w:r>
            <w:r>
              <w:rPr>
                <w:noProof/>
                <w:webHidden/>
              </w:rPr>
              <w:instrText xml:space="preserve"> PAGEREF _Toc517813669 \h </w:instrText>
            </w:r>
            <w:r>
              <w:rPr>
                <w:noProof/>
                <w:webHidden/>
              </w:rPr>
            </w:r>
            <w:r>
              <w:rPr>
                <w:noProof/>
                <w:webHidden/>
              </w:rPr>
              <w:fldChar w:fldCharType="separate"/>
            </w:r>
            <w:r>
              <w:rPr>
                <w:noProof/>
                <w:webHidden/>
              </w:rPr>
              <w:t>13</w:t>
            </w:r>
            <w:r>
              <w:rPr>
                <w:noProof/>
                <w:webHidden/>
              </w:rPr>
              <w:fldChar w:fldCharType="end"/>
            </w:r>
          </w:hyperlink>
        </w:p>
        <w:p w:rsidR="007B00EB" w:rsidRDefault="007B00EB">
          <w:pPr>
            <w:pStyle w:val="TOC2"/>
            <w:tabs>
              <w:tab w:val="left" w:pos="880"/>
              <w:tab w:val="right" w:leader="dot" w:pos="9016"/>
            </w:tabs>
            <w:rPr>
              <w:rFonts w:asciiTheme="minorHAnsi" w:hAnsiTheme="minorHAnsi"/>
              <w:noProof/>
              <w:sz w:val="22"/>
            </w:rPr>
          </w:pPr>
          <w:hyperlink w:anchor="_Toc517813672" w:history="1">
            <w:r w:rsidRPr="00CD39D5">
              <w:rPr>
                <w:rStyle w:val="Hyperlink"/>
                <w:noProof/>
              </w:rPr>
              <w:t>2.2</w:t>
            </w:r>
            <w:r>
              <w:rPr>
                <w:rFonts w:asciiTheme="minorHAnsi" w:hAnsiTheme="minorHAnsi"/>
                <w:noProof/>
                <w:sz w:val="22"/>
              </w:rPr>
              <w:tab/>
            </w:r>
            <w:r w:rsidRPr="00CD39D5">
              <w:rPr>
                <w:rStyle w:val="Hyperlink"/>
                <w:noProof/>
              </w:rPr>
              <w:t>The Principle Of Testing Steps</w:t>
            </w:r>
            <w:r>
              <w:rPr>
                <w:noProof/>
                <w:webHidden/>
              </w:rPr>
              <w:tab/>
            </w:r>
            <w:r>
              <w:rPr>
                <w:noProof/>
                <w:webHidden/>
              </w:rPr>
              <w:fldChar w:fldCharType="begin"/>
            </w:r>
            <w:r>
              <w:rPr>
                <w:noProof/>
                <w:webHidden/>
              </w:rPr>
              <w:instrText xml:space="preserve"> PAGEREF _Toc517813672 \h </w:instrText>
            </w:r>
            <w:r>
              <w:rPr>
                <w:noProof/>
                <w:webHidden/>
              </w:rPr>
            </w:r>
            <w:r>
              <w:rPr>
                <w:noProof/>
                <w:webHidden/>
              </w:rPr>
              <w:fldChar w:fldCharType="separate"/>
            </w:r>
            <w:r>
              <w:rPr>
                <w:noProof/>
                <w:webHidden/>
              </w:rPr>
              <w:t>14</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673" w:history="1">
            <w:r w:rsidRPr="00CD39D5">
              <w:rPr>
                <w:rStyle w:val="Hyperlink"/>
                <w:noProof/>
              </w:rPr>
              <w:t>2.2.1</w:t>
            </w:r>
            <w:r>
              <w:rPr>
                <w:rFonts w:asciiTheme="minorHAnsi" w:hAnsiTheme="minorHAnsi"/>
                <w:noProof/>
                <w:sz w:val="22"/>
              </w:rPr>
              <w:tab/>
            </w:r>
            <w:r w:rsidRPr="00CD39D5">
              <w:rPr>
                <w:rStyle w:val="Hyperlink"/>
                <w:noProof/>
              </w:rPr>
              <w:t>How An Accelerometer Works On Human Body</w:t>
            </w:r>
            <w:r>
              <w:rPr>
                <w:noProof/>
                <w:webHidden/>
              </w:rPr>
              <w:tab/>
            </w:r>
            <w:r>
              <w:rPr>
                <w:noProof/>
                <w:webHidden/>
              </w:rPr>
              <w:fldChar w:fldCharType="begin"/>
            </w:r>
            <w:r>
              <w:rPr>
                <w:noProof/>
                <w:webHidden/>
              </w:rPr>
              <w:instrText xml:space="preserve"> PAGEREF _Toc517813673 \h </w:instrText>
            </w:r>
            <w:r>
              <w:rPr>
                <w:noProof/>
                <w:webHidden/>
              </w:rPr>
            </w:r>
            <w:r>
              <w:rPr>
                <w:noProof/>
                <w:webHidden/>
              </w:rPr>
              <w:fldChar w:fldCharType="separate"/>
            </w:r>
            <w:r>
              <w:rPr>
                <w:noProof/>
                <w:webHidden/>
              </w:rPr>
              <w:t>14</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674" w:history="1">
            <w:r w:rsidRPr="00CD39D5">
              <w:rPr>
                <w:rStyle w:val="Hyperlink"/>
                <w:noProof/>
              </w:rPr>
              <w:t>2.2.2</w:t>
            </w:r>
            <w:r>
              <w:rPr>
                <w:rFonts w:asciiTheme="minorHAnsi" w:hAnsiTheme="minorHAnsi"/>
                <w:noProof/>
                <w:sz w:val="22"/>
              </w:rPr>
              <w:tab/>
            </w:r>
            <w:r w:rsidRPr="00CD39D5">
              <w:rPr>
                <w:rStyle w:val="Hyperlink"/>
                <w:noProof/>
              </w:rPr>
              <w:t>The Features Of One Steps</w:t>
            </w:r>
            <w:r>
              <w:rPr>
                <w:noProof/>
                <w:webHidden/>
              </w:rPr>
              <w:tab/>
            </w:r>
            <w:r>
              <w:rPr>
                <w:noProof/>
                <w:webHidden/>
              </w:rPr>
              <w:fldChar w:fldCharType="begin"/>
            </w:r>
            <w:r>
              <w:rPr>
                <w:noProof/>
                <w:webHidden/>
              </w:rPr>
              <w:instrText xml:space="preserve"> PAGEREF _Toc517813674 \h </w:instrText>
            </w:r>
            <w:r>
              <w:rPr>
                <w:noProof/>
                <w:webHidden/>
              </w:rPr>
            </w:r>
            <w:r>
              <w:rPr>
                <w:noProof/>
                <w:webHidden/>
              </w:rPr>
              <w:fldChar w:fldCharType="separate"/>
            </w:r>
            <w:r>
              <w:rPr>
                <w:noProof/>
                <w:webHidden/>
              </w:rPr>
              <w:t>15</w:t>
            </w:r>
            <w:r>
              <w:rPr>
                <w:noProof/>
                <w:webHidden/>
              </w:rPr>
              <w:fldChar w:fldCharType="end"/>
            </w:r>
          </w:hyperlink>
        </w:p>
        <w:p w:rsidR="007B00EB" w:rsidRDefault="007B00EB">
          <w:pPr>
            <w:pStyle w:val="TOC2"/>
            <w:tabs>
              <w:tab w:val="left" w:pos="880"/>
              <w:tab w:val="right" w:leader="dot" w:pos="9016"/>
            </w:tabs>
            <w:rPr>
              <w:rFonts w:asciiTheme="minorHAnsi" w:hAnsiTheme="minorHAnsi"/>
              <w:noProof/>
              <w:sz w:val="22"/>
            </w:rPr>
          </w:pPr>
          <w:hyperlink w:anchor="_Toc517813676" w:history="1">
            <w:r w:rsidRPr="00CD39D5">
              <w:rPr>
                <w:rStyle w:val="Hyperlink"/>
                <w:noProof/>
              </w:rPr>
              <w:t>2.3</w:t>
            </w:r>
            <w:r>
              <w:rPr>
                <w:rFonts w:asciiTheme="minorHAnsi" w:hAnsiTheme="minorHAnsi"/>
                <w:noProof/>
                <w:sz w:val="22"/>
              </w:rPr>
              <w:tab/>
            </w:r>
            <w:r w:rsidRPr="00CD39D5">
              <w:rPr>
                <w:rStyle w:val="Hyperlink"/>
                <w:noProof/>
              </w:rPr>
              <w:t>Key Algorithms Of Recording Steps</w:t>
            </w:r>
            <w:r>
              <w:rPr>
                <w:noProof/>
                <w:webHidden/>
              </w:rPr>
              <w:tab/>
            </w:r>
            <w:r>
              <w:rPr>
                <w:noProof/>
                <w:webHidden/>
              </w:rPr>
              <w:fldChar w:fldCharType="begin"/>
            </w:r>
            <w:r>
              <w:rPr>
                <w:noProof/>
                <w:webHidden/>
              </w:rPr>
              <w:instrText xml:space="preserve"> PAGEREF _Toc517813676 \h </w:instrText>
            </w:r>
            <w:r>
              <w:rPr>
                <w:noProof/>
                <w:webHidden/>
              </w:rPr>
            </w:r>
            <w:r>
              <w:rPr>
                <w:noProof/>
                <w:webHidden/>
              </w:rPr>
              <w:fldChar w:fldCharType="separate"/>
            </w:r>
            <w:r>
              <w:rPr>
                <w:noProof/>
                <w:webHidden/>
              </w:rPr>
              <w:t>17</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677" w:history="1">
            <w:r w:rsidRPr="00CD39D5">
              <w:rPr>
                <w:rStyle w:val="Hyperlink"/>
                <w:noProof/>
                <w:lang w:val="en-US"/>
              </w:rPr>
              <w:t>2.3.1</w:t>
            </w:r>
            <w:r>
              <w:rPr>
                <w:rFonts w:asciiTheme="minorHAnsi" w:hAnsiTheme="minorHAnsi"/>
                <w:noProof/>
                <w:sz w:val="22"/>
              </w:rPr>
              <w:tab/>
            </w:r>
            <w:r w:rsidRPr="00CD39D5">
              <w:rPr>
                <w:rStyle w:val="Hyperlink"/>
                <w:noProof/>
                <w:lang w:val="en-US"/>
              </w:rPr>
              <w:t>Peak Detection Algorithm</w:t>
            </w:r>
            <w:r>
              <w:rPr>
                <w:noProof/>
                <w:webHidden/>
              </w:rPr>
              <w:tab/>
            </w:r>
            <w:r>
              <w:rPr>
                <w:noProof/>
                <w:webHidden/>
              </w:rPr>
              <w:fldChar w:fldCharType="begin"/>
            </w:r>
            <w:r>
              <w:rPr>
                <w:noProof/>
                <w:webHidden/>
              </w:rPr>
              <w:instrText xml:space="preserve"> PAGEREF _Toc517813677 \h </w:instrText>
            </w:r>
            <w:r>
              <w:rPr>
                <w:noProof/>
                <w:webHidden/>
              </w:rPr>
            </w:r>
            <w:r>
              <w:rPr>
                <w:noProof/>
                <w:webHidden/>
              </w:rPr>
              <w:fldChar w:fldCharType="separate"/>
            </w:r>
            <w:r>
              <w:rPr>
                <w:noProof/>
                <w:webHidden/>
              </w:rPr>
              <w:t>17</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678" w:history="1">
            <w:r w:rsidRPr="00CD39D5">
              <w:rPr>
                <w:rStyle w:val="Hyperlink"/>
                <w:noProof/>
                <w:lang w:val="en-US"/>
              </w:rPr>
              <w:t>2.3.2</w:t>
            </w:r>
            <w:r>
              <w:rPr>
                <w:rFonts w:asciiTheme="minorHAnsi" w:hAnsiTheme="minorHAnsi"/>
                <w:noProof/>
                <w:sz w:val="22"/>
              </w:rPr>
              <w:tab/>
            </w:r>
            <w:r w:rsidRPr="00CD39D5">
              <w:rPr>
                <w:rStyle w:val="Hyperlink"/>
                <w:noProof/>
                <w:lang w:val="en-US"/>
              </w:rPr>
              <w:t>Transform Domain Algorithm</w:t>
            </w:r>
            <w:r>
              <w:rPr>
                <w:noProof/>
                <w:webHidden/>
              </w:rPr>
              <w:tab/>
            </w:r>
            <w:r>
              <w:rPr>
                <w:noProof/>
                <w:webHidden/>
              </w:rPr>
              <w:fldChar w:fldCharType="begin"/>
            </w:r>
            <w:r>
              <w:rPr>
                <w:noProof/>
                <w:webHidden/>
              </w:rPr>
              <w:instrText xml:space="preserve"> PAGEREF _Toc517813678 \h </w:instrText>
            </w:r>
            <w:r>
              <w:rPr>
                <w:noProof/>
                <w:webHidden/>
              </w:rPr>
            </w:r>
            <w:r>
              <w:rPr>
                <w:noProof/>
                <w:webHidden/>
              </w:rPr>
              <w:fldChar w:fldCharType="separate"/>
            </w:r>
            <w:r>
              <w:rPr>
                <w:noProof/>
                <w:webHidden/>
              </w:rPr>
              <w:t>18</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679" w:history="1">
            <w:r w:rsidRPr="00CD39D5">
              <w:rPr>
                <w:rStyle w:val="Hyperlink"/>
                <w:noProof/>
                <w:lang w:val="en-US"/>
              </w:rPr>
              <w:t>2.3.3</w:t>
            </w:r>
            <w:r>
              <w:rPr>
                <w:rFonts w:asciiTheme="minorHAnsi" w:hAnsiTheme="minorHAnsi"/>
                <w:noProof/>
                <w:sz w:val="22"/>
              </w:rPr>
              <w:tab/>
            </w:r>
            <w:r w:rsidRPr="00CD39D5">
              <w:rPr>
                <w:rStyle w:val="Hyperlink"/>
                <w:noProof/>
                <w:lang w:val="en-US"/>
              </w:rPr>
              <w:t>Threshold Filtering Algorithm</w:t>
            </w:r>
            <w:r>
              <w:rPr>
                <w:noProof/>
                <w:webHidden/>
              </w:rPr>
              <w:tab/>
            </w:r>
            <w:r>
              <w:rPr>
                <w:noProof/>
                <w:webHidden/>
              </w:rPr>
              <w:fldChar w:fldCharType="begin"/>
            </w:r>
            <w:r>
              <w:rPr>
                <w:noProof/>
                <w:webHidden/>
              </w:rPr>
              <w:instrText xml:space="preserve"> PAGEREF _Toc517813679 \h </w:instrText>
            </w:r>
            <w:r>
              <w:rPr>
                <w:noProof/>
                <w:webHidden/>
              </w:rPr>
            </w:r>
            <w:r>
              <w:rPr>
                <w:noProof/>
                <w:webHidden/>
              </w:rPr>
              <w:fldChar w:fldCharType="separate"/>
            </w:r>
            <w:r>
              <w:rPr>
                <w:noProof/>
                <w:webHidden/>
              </w:rPr>
              <w:t>19</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680" w:history="1">
            <w:r w:rsidRPr="00CD39D5">
              <w:rPr>
                <w:rStyle w:val="Hyperlink"/>
                <w:noProof/>
                <w:lang w:val="en-US"/>
              </w:rPr>
              <w:t>2.3.4</w:t>
            </w:r>
            <w:r>
              <w:rPr>
                <w:rFonts w:asciiTheme="minorHAnsi" w:hAnsiTheme="minorHAnsi"/>
                <w:noProof/>
                <w:sz w:val="22"/>
              </w:rPr>
              <w:tab/>
            </w:r>
            <w:r w:rsidRPr="00CD39D5">
              <w:rPr>
                <w:rStyle w:val="Hyperlink"/>
                <w:noProof/>
                <w:lang w:val="en-US"/>
              </w:rPr>
              <w:t>Pattern Recognition Algorithm</w:t>
            </w:r>
            <w:r>
              <w:rPr>
                <w:noProof/>
                <w:webHidden/>
              </w:rPr>
              <w:tab/>
            </w:r>
            <w:r>
              <w:rPr>
                <w:noProof/>
                <w:webHidden/>
              </w:rPr>
              <w:fldChar w:fldCharType="begin"/>
            </w:r>
            <w:r>
              <w:rPr>
                <w:noProof/>
                <w:webHidden/>
              </w:rPr>
              <w:instrText xml:space="preserve"> PAGEREF _Toc517813680 \h </w:instrText>
            </w:r>
            <w:r>
              <w:rPr>
                <w:noProof/>
                <w:webHidden/>
              </w:rPr>
            </w:r>
            <w:r>
              <w:rPr>
                <w:noProof/>
                <w:webHidden/>
              </w:rPr>
              <w:fldChar w:fldCharType="separate"/>
            </w:r>
            <w:r>
              <w:rPr>
                <w:noProof/>
                <w:webHidden/>
              </w:rPr>
              <w:t>19</w:t>
            </w:r>
            <w:r>
              <w:rPr>
                <w:noProof/>
                <w:webHidden/>
              </w:rPr>
              <w:fldChar w:fldCharType="end"/>
            </w:r>
          </w:hyperlink>
        </w:p>
        <w:p w:rsidR="007B00EB" w:rsidRDefault="007B00EB">
          <w:pPr>
            <w:pStyle w:val="TOC2"/>
            <w:tabs>
              <w:tab w:val="left" w:pos="880"/>
              <w:tab w:val="right" w:leader="dot" w:pos="9016"/>
            </w:tabs>
            <w:rPr>
              <w:rFonts w:asciiTheme="minorHAnsi" w:hAnsiTheme="minorHAnsi"/>
              <w:noProof/>
              <w:sz w:val="22"/>
            </w:rPr>
          </w:pPr>
          <w:hyperlink w:anchor="_Toc517813681" w:history="1">
            <w:r w:rsidRPr="00CD39D5">
              <w:rPr>
                <w:rStyle w:val="Hyperlink"/>
                <w:noProof/>
                <w:lang w:val="en-US"/>
              </w:rPr>
              <w:t>2.4</w:t>
            </w:r>
            <w:r>
              <w:rPr>
                <w:rFonts w:asciiTheme="minorHAnsi" w:hAnsiTheme="minorHAnsi"/>
                <w:noProof/>
                <w:sz w:val="22"/>
              </w:rPr>
              <w:tab/>
            </w:r>
            <w:r w:rsidRPr="00CD39D5">
              <w:rPr>
                <w:rStyle w:val="Hyperlink"/>
                <w:noProof/>
                <w:lang w:val="en-US"/>
              </w:rPr>
              <w:t>The Pedometer Program</w:t>
            </w:r>
            <w:r>
              <w:rPr>
                <w:noProof/>
                <w:webHidden/>
              </w:rPr>
              <w:tab/>
            </w:r>
            <w:r>
              <w:rPr>
                <w:noProof/>
                <w:webHidden/>
              </w:rPr>
              <w:fldChar w:fldCharType="begin"/>
            </w:r>
            <w:r>
              <w:rPr>
                <w:noProof/>
                <w:webHidden/>
              </w:rPr>
              <w:instrText xml:space="preserve"> PAGEREF _Toc517813681 \h </w:instrText>
            </w:r>
            <w:r>
              <w:rPr>
                <w:noProof/>
                <w:webHidden/>
              </w:rPr>
            </w:r>
            <w:r>
              <w:rPr>
                <w:noProof/>
                <w:webHidden/>
              </w:rPr>
              <w:fldChar w:fldCharType="separate"/>
            </w:r>
            <w:r>
              <w:rPr>
                <w:noProof/>
                <w:webHidden/>
              </w:rPr>
              <w:t>20</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682" w:history="1">
            <w:r w:rsidRPr="00CD39D5">
              <w:rPr>
                <w:rStyle w:val="Hyperlink"/>
                <w:noProof/>
                <w:lang w:val="en-US"/>
              </w:rPr>
              <w:t>2.4.1</w:t>
            </w:r>
            <w:r>
              <w:rPr>
                <w:rFonts w:asciiTheme="minorHAnsi" w:hAnsiTheme="minorHAnsi"/>
                <w:noProof/>
                <w:sz w:val="22"/>
              </w:rPr>
              <w:tab/>
            </w:r>
            <w:r w:rsidRPr="00CD39D5">
              <w:rPr>
                <w:rStyle w:val="Hyperlink"/>
                <w:noProof/>
                <w:lang w:val="en-US"/>
              </w:rPr>
              <w:t>The Program Operation</w:t>
            </w:r>
            <w:r>
              <w:rPr>
                <w:noProof/>
                <w:webHidden/>
              </w:rPr>
              <w:tab/>
            </w:r>
            <w:r>
              <w:rPr>
                <w:noProof/>
                <w:webHidden/>
              </w:rPr>
              <w:fldChar w:fldCharType="begin"/>
            </w:r>
            <w:r>
              <w:rPr>
                <w:noProof/>
                <w:webHidden/>
              </w:rPr>
              <w:instrText xml:space="preserve"> PAGEREF _Toc517813682 \h </w:instrText>
            </w:r>
            <w:r>
              <w:rPr>
                <w:noProof/>
                <w:webHidden/>
              </w:rPr>
            </w:r>
            <w:r>
              <w:rPr>
                <w:noProof/>
                <w:webHidden/>
              </w:rPr>
              <w:fldChar w:fldCharType="separate"/>
            </w:r>
            <w:r>
              <w:rPr>
                <w:noProof/>
                <w:webHidden/>
              </w:rPr>
              <w:t>20</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683" w:history="1">
            <w:r w:rsidRPr="00CD39D5">
              <w:rPr>
                <w:rStyle w:val="Hyperlink"/>
                <w:noProof/>
              </w:rPr>
              <w:t>2.4.2</w:t>
            </w:r>
            <w:r>
              <w:rPr>
                <w:rFonts w:asciiTheme="minorHAnsi" w:hAnsiTheme="minorHAnsi"/>
                <w:noProof/>
                <w:sz w:val="22"/>
              </w:rPr>
              <w:tab/>
            </w:r>
            <w:r w:rsidRPr="00CD39D5">
              <w:rPr>
                <w:rStyle w:val="Hyperlink"/>
                <w:noProof/>
              </w:rPr>
              <w:t>The Accuracy Of Results</w:t>
            </w:r>
            <w:r>
              <w:rPr>
                <w:noProof/>
                <w:webHidden/>
              </w:rPr>
              <w:tab/>
            </w:r>
            <w:r>
              <w:rPr>
                <w:noProof/>
                <w:webHidden/>
              </w:rPr>
              <w:fldChar w:fldCharType="begin"/>
            </w:r>
            <w:r>
              <w:rPr>
                <w:noProof/>
                <w:webHidden/>
              </w:rPr>
              <w:instrText xml:space="preserve"> PAGEREF _Toc517813683 \h </w:instrText>
            </w:r>
            <w:r>
              <w:rPr>
                <w:noProof/>
                <w:webHidden/>
              </w:rPr>
            </w:r>
            <w:r>
              <w:rPr>
                <w:noProof/>
                <w:webHidden/>
              </w:rPr>
              <w:fldChar w:fldCharType="separate"/>
            </w:r>
            <w:r>
              <w:rPr>
                <w:noProof/>
                <w:webHidden/>
              </w:rPr>
              <w:t>21</w:t>
            </w:r>
            <w:r>
              <w:rPr>
                <w:noProof/>
                <w:webHidden/>
              </w:rPr>
              <w:fldChar w:fldCharType="end"/>
            </w:r>
          </w:hyperlink>
        </w:p>
        <w:p w:rsidR="007B00EB" w:rsidRDefault="007B00EB">
          <w:pPr>
            <w:pStyle w:val="TOC1"/>
            <w:tabs>
              <w:tab w:val="left" w:pos="480"/>
              <w:tab w:val="right" w:leader="dot" w:pos="9016"/>
            </w:tabs>
            <w:rPr>
              <w:rFonts w:asciiTheme="minorHAnsi" w:hAnsiTheme="minorHAnsi"/>
              <w:noProof/>
              <w:sz w:val="22"/>
            </w:rPr>
          </w:pPr>
          <w:hyperlink w:anchor="_Toc517813753" w:history="1">
            <w:r w:rsidRPr="00CD39D5">
              <w:rPr>
                <w:rStyle w:val="Hyperlink"/>
                <w:noProof/>
              </w:rPr>
              <w:t>3</w:t>
            </w:r>
            <w:r>
              <w:rPr>
                <w:rFonts w:asciiTheme="minorHAnsi" w:hAnsiTheme="minorHAnsi"/>
                <w:noProof/>
                <w:sz w:val="22"/>
              </w:rPr>
              <w:tab/>
            </w:r>
            <w:r w:rsidRPr="00CD39D5">
              <w:rPr>
                <w:rStyle w:val="Hyperlink"/>
                <w:noProof/>
              </w:rPr>
              <w:t>Gyroscope With Balance Racing Game</w:t>
            </w:r>
            <w:r>
              <w:rPr>
                <w:noProof/>
                <w:webHidden/>
              </w:rPr>
              <w:tab/>
            </w:r>
            <w:r>
              <w:rPr>
                <w:noProof/>
                <w:webHidden/>
              </w:rPr>
              <w:fldChar w:fldCharType="begin"/>
            </w:r>
            <w:r>
              <w:rPr>
                <w:noProof/>
                <w:webHidden/>
              </w:rPr>
              <w:instrText xml:space="preserve"> PAGEREF _Toc517813753 \h </w:instrText>
            </w:r>
            <w:r>
              <w:rPr>
                <w:noProof/>
                <w:webHidden/>
              </w:rPr>
            </w:r>
            <w:r>
              <w:rPr>
                <w:noProof/>
                <w:webHidden/>
              </w:rPr>
              <w:fldChar w:fldCharType="separate"/>
            </w:r>
            <w:r>
              <w:rPr>
                <w:noProof/>
                <w:webHidden/>
              </w:rPr>
              <w:t>22</w:t>
            </w:r>
            <w:r>
              <w:rPr>
                <w:noProof/>
                <w:webHidden/>
              </w:rPr>
              <w:fldChar w:fldCharType="end"/>
            </w:r>
          </w:hyperlink>
        </w:p>
        <w:p w:rsidR="007B00EB" w:rsidRDefault="007B00EB">
          <w:pPr>
            <w:pStyle w:val="TOC2"/>
            <w:tabs>
              <w:tab w:val="left" w:pos="880"/>
              <w:tab w:val="right" w:leader="dot" w:pos="9016"/>
            </w:tabs>
            <w:rPr>
              <w:rFonts w:asciiTheme="minorHAnsi" w:hAnsiTheme="minorHAnsi"/>
              <w:noProof/>
              <w:sz w:val="22"/>
            </w:rPr>
          </w:pPr>
          <w:hyperlink w:anchor="_Toc517813754" w:history="1">
            <w:r w:rsidRPr="00CD39D5">
              <w:rPr>
                <w:rStyle w:val="Hyperlink"/>
                <w:noProof/>
              </w:rPr>
              <w:t>3.1</w:t>
            </w:r>
            <w:r>
              <w:rPr>
                <w:rFonts w:asciiTheme="minorHAnsi" w:hAnsiTheme="minorHAnsi"/>
                <w:noProof/>
                <w:sz w:val="22"/>
              </w:rPr>
              <w:tab/>
            </w:r>
            <w:r w:rsidRPr="00CD39D5">
              <w:rPr>
                <w:rStyle w:val="Hyperlink"/>
                <w:noProof/>
              </w:rPr>
              <w:t>The Introduction Of Gyroscope</w:t>
            </w:r>
            <w:r>
              <w:rPr>
                <w:noProof/>
                <w:webHidden/>
              </w:rPr>
              <w:tab/>
            </w:r>
            <w:r>
              <w:rPr>
                <w:noProof/>
                <w:webHidden/>
              </w:rPr>
              <w:fldChar w:fldCharType="begin"/>
            </w:r>
            <w:r>
              <w:rPr>
                <w:noProof/>
                <w:webHidden/>
              </w:rPr>
              <w:instrText xml:space="preserve"> PAGEREF _Toc517813754 \h </w:instrText>
            </w:r>
            <w:r>
              <w:rPr>
                <w:noProof/>
                <w:webHidden/>
              </w:rPr>
            </w:r>
            <w:r>
              <w:rPr>
                <w:noProof/>
                <w:webHidden/>
              </w:rPr>
              <w:fldChar w:fldCharType="separate"/>
            </w:r>
            <w:r>
              <w:rPr>
                <w:noProof/>
                <w:webHidden/>
              </w:rPr>
              <w:t>22</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755" w:history="1">
            <w:r w:rsidRPr="00CD39D5">
              <w:rPr>
                <w:rStyle w:val="Hyperlink"/>
                <w:noProof/>
              </w:rPr>
              <w:t>3.1.1</w:t>
            </w:r>
            <w:r>
              <w:rPr>
                <w:rFonts w:asciiTheme="minorHAnsi" w:hAnsiTheme="minorHAnsi"/>
                <w:noProof/>
                <w:sz w:val="22"/>
              </w:rPr>
              <w:tab/>
            </w:r>
            <w:r w:rsidRPr="00CD39D5">
              <w:rPr>
                <w:rStyle w:val="Hyperlink"/>
                <w:noProof/>
              </w:rPr>
              <w:t>What Is A Gyroscope</w:t>
            </w:r>
            <w:r>
              <w:rPr>
                <w:noProof/>
                <w:webHidden/>
              </w:rPr>
              <w:tab/>
            </w:r>
            <w:r>
              <w:rPr>
                <w:noProof/>
                <w:webHidden/>
              </w:rPr>
              <w:fldChar w:fldCharType="begin"/>
            </w:r>
            <w:r>
              <w:rPr>
                <w:noProof/>
                <w:webHidden/>
              </w:rPr>
              <w:instrText xml:space="preserve"> PAGEREF _Toc517813755 \h </w:instrText>
            </w:r>
            <w:r>
              <w:rPr>
                <w:noProof/>
                <w:webHidden/>
              </w:rPr>
            </w:r>
            <w:r>
              <w:rPr>
                <w:noProof/>
                <w:webHidden/>
              </w:rPr>
              <w:fldChar w:fldCharType="separate"/>
            </w:r>
            <w:r>
              <w:rPr>
                <w:noProof/>
                <w:webHidden/>
              </w:rPr>
              <w:t>22</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756" w:history="1">
            <w:r w:rsidRPr="00CD39D5">
              <w:rPr>
                <w:rStyle w:val="Hyperlink"/>
                <w:noProof/>
              </w:rPr>
              <w:t>3.1.2</w:t>
            </w:r>
            <w:r>
              <w:rPr>
                <w:rFonts w:asciiTheme="minorHAnsi" w:hAnsiTheme="minorHAnsi"/>
                <w:noProof/>
                <w:sz w:val="22"/>
              </w:rPr>
              <w:tab/>
            </w:r>
            <w:r w:rsidRPr="00CD39D5">
              <w:rPr>
                <w:rStyle w:val="Hyperlink"/>
                <w:noProof/>
              </w:rPr>
              <w:t>Working Principle Of A Gyroscope</w:t>
            </w:r>
            <w:r>
              <w:rPr>
                <w:noProof/>
                <w:webHidden/>
              </w:rPr>
              <w:tab/>
            </w:r>
            <w:r>
              <w:rPr>
                <w:noProof/>
                <w:webHidden/>
              </w:rPr>
              <w:fldChar w:fldCharType="begin"/>
            </w:r>
            <w:r>
              <w:rPr>
                <w:noProof/>
                <w:webHidden/>
              </w:rPr>
              <w:instrText xml:space="preserve"> PAGEREF _Toc517813756 \h </w:instrText>
            </w:r>
            <w:r>
              <w:rPr>
                <w:noProof/>
                <w:webHidden/>
              </w:rPr>
            </w:r>
            <w:r>
              <w:rPr>
                <w:noProof/>
                <w:webHidden/>
              </w:rPr>
              <w:fldChar w:fldCharType="separate"/>
            </w:r>
            <w:r>
              <w:rPr>
                <w:noProof/>
                <w:webHidden/>
              </w:rPr>
              <w:t>23</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757" w:history="1">
            <w:r w:rsidRPr="00CD39D5">
              <w:rPr>
                <w:rStyle w:val="Hyperlink"/>
                <w:noProof/>
              </w:rPr>
              <w:t>3.1.3</w:t>
            </w:r>
            <w:r>
              <w:rPr>
                <w:rFonts w:asciiTheme="minorHAnsi" w:hAnsiTheme="minorHAnsi"/>
                <w:noProof/>
                <w:sz w:val="22"/>
              </w:rPr>
              <w:tab/>
            </w:r>
            <w:r w:rsidRPr="00CD39D5">
              <w:rPr>
                <w:rStyle w:val="Hyperlink"/>
                <w:noProof/>
              </w:rPr>
              <w:t>The Relationship Between Gyroscope And Accelerometer</w:t>
            </w:r>
            <w:r>
              <w:rPr>
                <w:noProof/>
                <w:webHidden/>
              </w:rPr>
              <w:tab/>
            </w:r>
            <w:r>
              <w:rPr>
                <w:noProof/>
                <w:webHidden/>
              </w:rPr>
              <w:fldChar w:fldCharType="begin"/>
            </w:r>
            <w:r>
              <w:rPr>
                <w:noProof/>
                <w:webHidden/>
              </w:rPr>
              <w:instrText xml:space="preserve"> PAGEREF _Toc517813757 \h </w:instrText>
            </w:r>
            <w:r>
              <w:rPr>
                <w:noProof/>
                <w:webHidden/>
              </w:rPr>
            </w:r>
            <w:r>
              <w:rPr>
                <w:noProof/>
                <w:webHidden/>
              </w:rPr>
              <w:fldChar w:fldCharType="separate"/>
            </w:r>
            <w:r>
              <w:rPr>
                <w:noProof/>
                <w:webHidden/>
              </w:rPr>
              <w:t>24</w:t>
            </w:r>
            <w:r>
              <w:rPr>
                <w:noProof/>
                <w:webHidden/>
              </w:rPr>
              <w:fldChar w:fldCharType="end"/>
            </w:r>
          </w:hyperlink>
        </w:p>
        <w:p w:rsidR="007B00EB" w:rsidRDefault="007B00EB">
          <w:pPr>
            <w:pStyle w:val="TOC2"/>
            <w:tabs>
              <w:tab w:val="left" w:pos="880"/>
              <w:tab w:val="right" w:leader="dot" w:pos="9016"/>
            </w:tabs>
            <w:rPr>
              <w:rFonts w:asciiTheme="minorHAnsi" w:hAnsiTheme="minorHAnsi"/>
              <w:noProof/>
              <w:sz w:val="22"/>
            </w:rPr>
          </w:pPr>
          <w:hyperlink w:anchor="_Toc517813758" w:history="1">
            <w:r w:rsidRPr="00CD39D5">
              <w:rPr>
                <w:rStyle w:val="Hyperlink"/>
                <w:noProof/>
              </w:rPr>
              <w:t>3.2</w:t>
            </w:r>
            <w:r>
              <w:rPr>
                <w:rFonts w:asciiTheme="minorHAnsi" w:hAnsiTheme="minorHAnsi"/>
                <w:noProof/>
                <w:sz w:val="22"/>
              </w:rPr>
              <w:tab/>
            </w:r>
            <w:r w:rsidRPr="00CD39D5">
              <w:rPr>
                <w:rStyle w:val="Hyperlink"/>
                <w:noProof/>
              </w:rPr>
              <w:t>The Racing Game With Gyroscope</w:t>
            </w:r>
            <w:r>
              <w:rPr>
                <w:noProof/>
                <w:webHidden/>
              </w:rPr>
              <w:tab/>
            </w:r>
            <w:r>
              <w:rPr>
                <w:noProof/>
                <w:webHidden/>
              </w:rPr>
              <w:fldChar w:fldCharType="begin"/>
            </w:r>
            <w:r>
              <w:rPr>
                <w:noProof/>
                <w:webHidden/>
              </w:rPr>
              <w:instrText xml:space="preserve"> PAGEREF _Toc517813758 \h </w:instrText>
            </w:r>
            <w:r>
              <w:rPr>
                <w:noProof/>
                <w:webHidden/>
              </w:rPr>
            </w:r>
            <w:r>
              <w:rPr>
                <w:noProof/>
                <w:webHidden/>
              </w:rPr>
              <w:fldChar w:fldCharType="separate"/>
            </w:r>
            <w:r>
              <w:rPr>
                <w:noProof/>
                <w:webHidden/>
              </w:rPr>
              <w:t>25</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759" w:history="1">
            <w:r w:rsidRPr="00CD39D5">
              <w:rPr>
                <w:rStyle w:val="Hyperlink"/>
                <w:noProof/>
              </w:rPr>
              <w:t>3.2.1</w:t>
            </w:r>
            <w:r>
              <w:rPr>
                <w:rFonts w:asciiTheme="minorHAnsi" w:hAnsiTheme="minorHAnsi"/>
                <w:noProof/>
                <w:sz w:val="22"/>
              </w:rPr>
              <w:tab/>
            </w:r>
            <w:r w:rsidRPr="00CD39D5">
              <w:rPr>
                <w:rStyle w:val="Hyperlink"/>
                <w:noProof/>
              </w:rPr>
              <w:t>How A Gyroscope Works In iPhone</w:t>
            </w:r>
            <w:r>
              <w:rPr>
                <w:noProof/>
                <w:webHidden/>
              </w:rPr>
              <w:tab/>
            </w:r>
            <w:r>
              <w:rPr>
                <w:noProof/>
                <w:webHidden/>
              </w:rPr>
              <w:fldChar w:fldCharType="begin"/>
            </w:r>
            <w:r>
              <w:rPr>
                <w:noProof/>
                <w:webHidden/>
              </w:rPr>
              <w:instrText xml:space="preserve"> PAGEREF _Toc517813759 \h </w:instrText>
            </w:r>
            <w:r>
              <w:rPr>
                <w:noProof/>
                <w:webHidden/>
              </w:rPr>
            </w:r>
            <w:r>
              <w:rPr>
                <w:noProof/>
                <w:webHidden/>
              </w:rPr>
              <w:fldChar w:fldCharType="separate"/>
            </w:r>
            <w:r>
              <w:rPr>
                <w:noProof/>
                <w:webHidden/>
              </w:rPr>
              <w:t>25</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760" w:history="1">
            <w:r w:rsidRPr="00CD39D5">
              <w:rPr>
                <w:rStyle w:val="Hyperlink"/>
                <w:noProof/>
              </w:rPr>
              <w:t>3.2.2</w:t>
            </w:r>
            <w:r>
              <w:rPr>
                <w:rFonts w:asciiTheme="minorHAnsi" w:hAnsiTheme="minorHAnsi"/>
                <w:noProof/>
                <w:sz w:val="22"/>
              </w:rPr>
              <w:tab/>
            </w:r>
            <w:r w:rsidRPr="00CD39D5">
              <w:rPr>
                <w:rStyle w:val="Hyperlink"/>
                <w:noProof/>
              </w:rPr>
              <w:t>Get The Current Orientation Of Movement Of The Phone.</w:t>
            </w:r>
            <w:r>
              <w:rPr>
                <w:noProof/>
                <w:webHidden/>
              </w:rPr>
              <w:tab/>
            </w:r>
            <w:r>
              <w:rPr>
                <w:noProof/>
                <w:webHidden/>
              </w:rPr>
              <w:fldChar w:fldCharType="begin"/>
            </w:r>
            <w:r>
              <w:rPr>
                <w:noProof/>
                <w:webHidden/>
              </w:rPr>
              <w:instrText xml:space="preserve"> PAGEREF _Toc517813760 \h </w:instrText>
            </w:r>
            <w:r>
              <w:rPr>
                <w:noProof/>
                <w:webHidden/>
              </w:rPr>
            </w:r>
            <w:r>
              <w:rPr>
                <w:noProof/>
                <w:webHidden/>
              </w:rPr>
              <w:fldChar w:fldCharType="separate"/>
            </w:r>
            <w:r>
              <w:rPr>
                <w:noProof/>
                <w:webHidden/>
              </w:rPr>
              <w:t>25</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761" w:history="1">
            <w:r w:rsidRPr="00CD39D5">
              <w:rPr>
                <w:rStyle w:val="Hyperlink"/>
                <w:noProof/>
              </w:rPr>
              <w:t>3.2.3</w:t>
            </w:r>
            <w:r>
              <w:rPr>
                <w:rFonts w:asciiTheme="minorHAnsi" w:hAnsiTheme="minorHAnsi"/>
                <w:noProof/>
                <w:sz w:val="22"/>
              </w:rPr>
              <w:tab/>
            </w:r>
            <w:r w:rsidRPr="00CD39D5">
              <w:rPr>
                <w:rStyle w:val="Hyperlink"/>
                <w:noProof/>
              </w:rPr>
              <w:t xml:space="preserve">Calculating The Current Angle In </w:t>
            </w:r>
            <w:r w:rsidRPr="00CD39D5">
              <w:rPr>
                <w:rStyle w:val="Hyperlink"/>
                <w:noProof/>
                <w:lang w:val="en-GB"/>
              </w:rPr>
              <w:t xml:space="preserve">Pitch </w:t>
            </w:r>
            <w:r w:rsidRPr="00CD39D5">
              <w:rPr>
                <w:rStyle w:val="Hyperlink"/>
                <w:noProof/>
              </w:rPr>
              <w:t>Axis</w:t>
            </w:r>
            <w:r>
              <w:rPr>
                <w:noProof/>
                <w:webHidden/>
              </w:rPr>
              <w:tab/>
            </w:r>
            <w:r>
              <w:rPr>
                <w:noProof/>
                <w:webHidden/>
              </w:rPr>
              <w:fldChar w:fldCharType="begin"/>
            </w:r>
            <w:r>
              <w:rPr>
                <w:noProof/>
                <w:webHidden/>
              </w:rPr>
              <w:instrText xml:space="preserve"> PAGEREF _Toc517813761 \h </w:instrText>
            </w:r>
            <w:r>
              <w:rPr>
                <w:noProof/>
                <w:webHidden/>
              </w:rPr>
            </w:r>
            <w:r>
              <w:rPr>
                <w:noProof/>
                <w:webHidden/>
              </w:rPr>
              <w:fldChar w:fldCharType="separate"/>
            </w:r>
            <w:r>
              <w:rPr>
                <w:noProof/>
                <w:webHidden/>
              </w:rPr>
              <w:t>27</w:t>
            </w:r>
            <w:r>
              <w:rPr>
                <w:noProof/>
                <w:webHidden/>
              </w:rPr>
              <w:fldChar w:fldCharType="end"/>
            </w:r>
          </w:hyperlink>
        </w:p>
        <w:p w:rsidR="007B00EB" w:rsidRDefault="007B00EB">
          <w:pPr>
            <w:pStyle w:val="TOC3"/>
            <w:tabs>
              <w:tab w:val="left" w:pos="880"/>
              <w:tab w:val="right" w:leader="dot" w:pos="9016"/>
            </w:tabs>
            <w:rPr>
              <w:rFonts w:asciiTheme="minorHAnsi" w:hAnsiTheme="minorHAnsi"/>
              <w:noProof/>
              <w:sz w:val="22"/>
            </w:rPr>
          </w:pPr>
          <w:hyperlink w:anchor="_Toc517813762" w:history="1">
            <w:r>
              <w:rPr>
                <w:rFonts w:asciiTheme="minorHAnsi" w:hAnsiTheme="minorHAnsi"/>
                <w:noProof/>
                <w:sz w:val="22"/>
              </w:rPr>
              <w:tab/>
            </w:r>
            <w:r w:rsidRPr="00CD39D5">
              <w:rPr>
                <w:rStyle w:val="Hyperlink"/>
                <w:noProof/>
              </w:rPr>
              <w:t>How A Gyroscope Works For The Racing Game</w:t>
            </w:r>
            <w:r>
              <w:rPr>
                <w:noProof/>
                <w:webHidden/>
              </w:rPr>
              <w:tab/>
            </w:r>
            <w:r>
              <w:rPr>
                <w:noProof/>
                <w:webHidden/>
              </w:rPr>
              <w:fldChar w:fldCharType="begin"/>
            </w:r>
            <w:r>
              <w:rPr>
                <w:noProof/>
                <w:webHidden/>
              </w:rPr>
              <w:instrText xml:space="preserve"> PAGEREF _Toc517813762 \h </w:instrText>
            </w:r>
            <w:r>
              <w:rPr>
                <w:noProof/>
                <w:webHidden/>
              </w:rPr>
            </w:r>
            <w:r>
              <w:rPr>
                <w:noProof/>
                <w:webHidden/>
              </w:rPr>
              <w:fldChar w:fldCharType="separate"/>
            </w:r>
            <w:r>
              <w:rPr>
                <w:noProof/>
                <w:webHidden/>
              </w:rPr>
              <w:t>27</w:t>
            </w:r>
            <w:r>
              <w:rPr>
                <w:noProof/>
                <w:webHidden/>
              </w:rPr>
              <w:fldChar w:fldCharType="end"/>
            </w:r>
          </w:hyperlink>
        </w:p>
        <w:p w:rsidR="007B00EB" w:rsidRDefault="007B00EB">
          <w:pPr>
            <w:pStyle w:val="TOC3"/>
            <w:tabs>
              <w:tab w:val="right" w:leader="dot" w:pos="9016"/>
            </w:tabs>
            <w:rPr>
              <w:rFonts w:asciiTheme="minorHAnsi" w:hAnsiTheme="minorHAnsi"/>
              <w:noProof/>
              <w:sz w:val="22"/>
            </w:rPr>
          </w:pPr>
          <w:hyperlink w:anchor="_Toc517813764" w:history="1">
            <w:r w:rsidRPr="00CD39D5">
              <w:rPr>
                <w:rStyle w:val="Hyperlink"/>
                <w:noProof/>
              </w:rPr>
              <w:t>3.2.4</w:t>
            </w:r>
            <w:r>
              <w:rPr>
                <w:noProof/>
                <w:webHidden/>
              </w:rPr>
              <w:tab/>
            </w:r>
            <w:r>
              <w:rPr>
                <w:noProof/>
                <w:webHidden/>
              </w:rPr>
              <w:fldChar w:fldCharType="begin"/>
            </w:r>
            <w:r>
              <w:rPr>
                <w:noProof/>
                <w:webHidden/>
              </w:rPr>
              <w:instrText xml:space="preserve"> PAGEREF _Toc517813764 \h </w:instrText>
            </w:r>
            <w:r>
              <w:rPr>
                <w:noProof/>
                <w:webHidden/>
              </w:rPr>
            </w:r>
            <w:r>
              <w:rPr>
                <w:noProof/>
                <w:webHidden/>
              </w:rPr>
              <w:fldChar w:fldCharType="separate"/>
            </w:r>
            <w:r>
              <w:rPr>
                <w:noProof/>
                <w:webHidden/>
              </w:rPr>
              <w:t>27</w:t>
            </w:r>
            <w:r>
              <w:rPr>
                <w:noProof/>
                <w:webHidden/>
              </w:rPr>
              <w:fldChar w:fldCharType="end"/>
            </w:r>
          </w:hyperlink>
        </w:p>
        <w:p w:rsidR="007B00EB" w:rsidRDefault="007B00EB">
          <w:pPr>
            <w:pStyle w:val="TOC1"/>
            <w:tabs>
              <w:tab w:val="left" w:pos="480"/>
              <w:tab w:val="right" w:leader="dot" w:pos="9016"/>
            </w:tabs>
            <w:rPr>
              <w:rFonts w:asciiTheme="minorHAnsi" w:hAnsiTheme="minorHAnsi"/>
              <w:noProof/>
              <w:sz w:val="22"/>
            </w:rPr>
          </w:pPr>
          <w:hyperlink w:anchor="_Toc517813765" w:history="1">
            <w:r w:rsidRPr="00CD39D5">
              <w:rPr>
                <w:rStyle w:val="Hyperlink"/>
                <w:noProof/>
              </w:rPr>
              <w:t>4</w:t>
            </w:r>
            <w:r>
              <w:rPr>
                <w:rFonts w:asciiTheme="minorHAnsi" w:hAnsiTheme="minorHAnsi"/>
                <w:noProof/>
                <w:sz w:val="22"/>
              </w:rPr>
              <w:tab/>
            </w:r>
            <w:r w:rsidRPr="00CD39D5">
              <w:rPr>
                <w:rStyle w:val="Hyperlink"/>
                <w:noProof/>
              </w:rPr>
              <w:t>A Glow Stick With Accelerometer and Gyroscope</w:t>
            </w:r>
            <w:r>
              <w:rPr>
                <w:noProof/>
                <w:webHidden/>
              </w:rPr>
              <w:tab/>
            </w:r>
            <w:r>
              <w:rPr>
                <w:noProof/>
                <w:webHidden/>
              </w:rPr>
              <w:fldChar w:fldCharType="begin"/>
            </w:r>
            <w:r>
              <w:rPr>
                <w:noProof/>
                <w:webHidden/>
              </w:rPr>
              <w:instrText xml:space="preserve"> PAGEREF _Toc517813765 \h </w:instrText>
            </w:r>
            <w:r>
              <w:rPr>
                <w:noProof/>
                <w:webHidden/>
              </w:rPr>
            </w:r>
            <w:r>
              <w:rPr>
                <w:noProof/>
                <w:webHidden/>
              </w:rPr>
              <w:fldChar w:fldCharType="separate"/>
            </w:r>
            <w:r>
              <w:rPr>
                <w:noProof/>
                <w:webHidden/>
              </w:rPr>
              <w:t>31</w:t>
            </w:r>
            <w:r>
              <w:rPr>
                <w:noProof/>
                <w:webHidden/>
              </w:rPr>
              <w:fldChar w:fldCharType="end"/>
            </w:r>
          </w:hyperlink>
        </w:p>
        <w:p w:rsidR="007B00EB" w:rsidRDefault="007B00EB">
          <w:pPr>
            <w:pStyle w:val="TOC2"/>
            <w:tabs>
              <w:tab w:val="left" w:pos="880"/>
              <w:tab w:val="right" w:leader="dot" w:pos="9016"/>
            </w:tabs>
            <w:rPr>
              <w:rFonts w:asciiTheme="minorHAnsi" w:hAnsiTheme="minorHAnsi"/>
              <w:noProof/>
              <w:sz w:val="22"/>
            </w:rPr>
          </w:pPr>
          <w:hyperlink w:anchor="_Toc517813766" w:history="1">
            <w:r w:rsidRPr="00CD39D5">
              <w:rPr>
                <w:rStyle w:val="Hyperlink"/>
                <w:noProof/>
              </w:rPr>
              <w:t>4.1</w:t>
            </w:r>
            <w:r>
              <w:rPr>
                <w:rFonts w:asciiTheme="minorHAnsi" w:hAnsiTheme="minorHAnsi"/>
                <w:noProof/>
                <w:sz w:val="22"/>
              </w:rPr>
              <w:tab/>
            </w:r>
            <w:r w:rsidRPr="00CD39D5">
              <w:rPr>
                <w:rStyle w:val="Hyperlink"/>
                <w:noProof/>
              </w:rPr>
              <w:t>Appearance And Function Description</w:t>
            </w:r>
            <w:r>
              <w:rPr>
                <w:noProof/>
                <w:webHidden/>
              </w:rPr>
              <w:tab/>
            </w:r>
            <w:r>
              <w:rPr>
                <w:noProof/>
                <w:webHidden/>
              </w:rPr>
              <w:fldChar w:fldCharType="begin"/>
            </w:r>
            <w:r>
              <w:rPr>
                <w:noProof/>
                <w:webHidden/>
              </w:rPr>
              <w:instrText xml:space="preserve"> PAGEREF _Toc517813766 \h </w:instrText>
            </w:r>
            <w:r>
              <w:rPr>
                <w:noProof/>
                <w:webHidden/>
              </w:rPr>
            </w:r>
            <w:r>
              <w:rPr>
                <w:noProof/>
                <w:webHidden/>
              </w:rPr>
              <w:fldChar w:fldCharType="separate"/>
            </w:r>
            <w:r>
              <w:rPr>
                <w:noProof/>
                <w:webHidden/>
              </w:rPr>
              <w:t>31</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767" w:history="1">
            <w:r w:rsidRPr="00CD39D5">
              <w:rPr>
                <w:rStyle w:val="Hyperlink"/>
                <w:noProof/>
              </w:rPr>
              <w:t>4.1.1</w:t>
            </w:r>
            <w:r>
              <w:rPr>
                <w:rFonts w:asciiTheme="minorHAnsi" w:hAnsiTheme="minorHAnsi"/>
                <w:noProof/>
                <w:sz w:val="22"/>
              </w:rPr>
              <w:tab/>
            </w:r>
            <w:r w:rsidRPr="00CD39D5">
              <w:rPr>
                <w:rStyle w:val="Hyperlink"/>
                <w:noProof/>
              </w:rPr>
              <w:t>A Normal Glow-Stick</w:t>
            </w:r>
            <w:r>
              <w:rPr>
                <w:noProof/>
                <w:webHidden/>
              </w:rPr>
              <w:tab/>
            </w:r>
            <w:r>
              <w:rPr>
                <w:noProof/>
                <w:webHidden/>
              </w:rPr>
              <w:fldChar w:fldCharType="begin"/>
            </w:r>
            <w:r>
              <w:rPr>
                <w:noProof/>
                <w:webHidden/>
              </w:rPr>
              <w:instrText xml:space="preserve"> PAGEREF _Toc517813767 \h </w:instrText>
            </w:r>
            <w:r>
              <w:rPr>
                <w:noProof/>
                <w:webHidden/>
              </w:rPr>
            </w:r>
            <w:r>
              <w:rPr>
                <w:noProof/>
                <w:webHidden/>
              </w:rPr>
              <w:fldChar w:fldCharType="separate"/>
            </w:r>
            <w:r>
              <w:rPr>
                <w:noProof/>
                <w:webHidden/>
              </w:rPr>
              <w:t>31</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768" w:history="1">
            <w:r w:rsidRPr="00CD39D5">
              <w:rPr>
                <w:rStyle w:val="Hyperlink"/>
                <w:noProof/>
              </w:rPr>
              <w:t>4.1.2</w:t>
            </w:r>
            <w:r>
              <w:rPr>
                <w:rFonts w:asciiTheme="minorHAnsi" w:hAnsiTheme="minorHAnsi"/>
                <w:noProof/>
                <w:sz w:val="22"/>
              </w:rPr>
              <w:tab/>
            </w:r>
            <w:r w:rsidRPr="00CD39D5">
              <w:rPr>
                <w:rStyle w:val="Hyperlink"/>
                <w:noProof/>
              </w:rPr>
              <w:t xml:space="preserve">A </w:t>
            </w:r>
            <w:r w:rsidRPr="00CD39D5">
              <w:rPr>
                <w:rStyle w:val="Hyperlink"/>
                <w:noProof/>
                <w:lang w:val="en-US"/>
              </w:rPr>
              <w:t xml:space="preserve">Multifunctional </w:t>
            </w:r>
            <w:r w:rsidRPr="00CD39D5">
              <w:rPr>
                <w:rStyle w:val="Hyperlink"/>
                <w:noProof/>
              </w:rPr>
              <w:t>Glow-Stick</w:t>
            </w:r>
            <w:r>
              <w:rPr>
                <w:noProof/>
                <w:webHidden/>
              </w:rPr>
              <w:tab/>
            </w:r>
            <w:r>
              <w:rPr>
                <w:noProof/>
                <w:webHidden/>
              </w:rPr>
              <w:fldChar w:fldCharType="begin"/>
            </w:r>
            <w:r>
              <w:rPr>
                <w:noProof/>
                <w:webHidden/>
              </w:rPr>
              <w:instrText xml:space="preserve"> PAGEREF _Toc517813768 \h </w:instrText>
            </w:r>
            <w:r>
              <w:rPr>
                <w:noProof/>
                <w:webHidden/>
              </w:rPr>
            </w:r>
            <w:r>
              <w:rPr>
                <w:noProof/>
                <w:webHidden/>
              </w:rPr>
              <w:fldChar w:fldCharType="separate"/>
            </w:r>
            <w:r>
              <w:rPr>
                <w:noProof/>
                <w:webHidden/>
              </w:rPr>
              <w:t>32</w:t>
            </w:r>
            <w:r>
              <w:rPr>
                <w:noProof/>
                <w:webHidden/>
              </w:rPr>
              <w:fldChar w:fldCharType="end"/>
            </w:r>
          </w:hyperlink>
        </w:p>
        <w:p w:rsidR="007B00EB" w:rsidRDefault="007B00EB">
          <w:pPr>
            <w:pStyle w:val="TOC2"/>
            <w:tabs>
              <w:tab w:val="left" w:pos="880"/>
              <w:tab w:val="right" w:leader="dot" w:pos="9016"/>
            </w:tabs>
            <w:rPr>
              <w:rFonts w:asciiTheme="minorHAnsi" w:hAnsiTheme="minorHAnsi"/>
              <w:noProof/>
              <w:sz w:val="22"/>
            </w:rPr>
          </w:pPr>
          <w:hyperlink w:anchor="_Toc517813769" w:history="1">
            <w:r w:rsidRPr="00CD39D5">
              <w:rPr>
                <w:rStyle w:val="Hyperlink"/>
                <w:noProof/>
              </w:rPr>
              <w:t>4.2</w:t>
            </w:r>
            <w:r>
              <w:rPr>
                <w:rFonts w:asciiTheme="minorHAnsi" w:hAnsiTheme="minorHAnsi"/>
                <w:noProof/>
                <w:sz w:val="22"/>
              </w:rPr>
              <w:tab/>
            </w:r>
            <w:r w:rsidRPr="00CD39D5">
              <w:rPr>
                <w:rStyle w:val="Hyperlink"/>
                <w:noProof/>
              </w:rPr>
              <w:t>How and Why Need Accelerometer And Gyroscope</w:t>
            </w:r>
            <w:r>
              <w:rPr>
                <w:noProof/>
                <w:webHidden/>
              </w:rPr>
              <w:tab/>
            </w:r>
            <w:r>
              <w:rPr>
                <w:noProof/>
                <w:webHidden/>
              </w:rPr>
              <w:fldChar w:fldCharType="begin"/>
            </w:r>
            <w:r>
              <w:rPr>
                <w:noProof/>
                <w:webHidden/>
              </w:rPr>
              <w:instrText xml:space="preserve"> PAGEREF _Toc517813769 \h </w:instrText>
            </w:r>
            <w:r>
              <w:rPr>
                <w:noProof/>
                <w:webHidden/>
              </w:rPr>
            </w:r>
            <w:r>
              <w:rPr>
                <w:noProof/>
                <w:webHidden/>
              </w:rPr>
              <w:fldChar w:fldCharType="separate"/>
            </w:r>
            <w:r>
              <w:rPr>
                <w:noProof/>
                <w:webHidden/>
              </w:rPr>
              <w:t>33</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770" w:history="1">
            <w:r w:rsidRPr="00CD39D5">
              <w:rPr>
                <w:rStyle w:val="Hyperlink"/>
                <w:noProof/>
                <w:lang w:val="en-US"/>
              </w:rPr>
              <w:t>4.2.1</w:t>
            </w:r>
            <w:r>
              <w:rPr>
                <w:rFonts w:asciiTheme="minorHAnsi" w:hAnsiTheme="minorHAnsi"/>
                <w:noProof/>
                <w:sz w:val="22"/>
              </w:rPr>
              <w:tab/>
            </w:r>
            <w:r w:rsidRPr="00CD39D5">
              <w:rPr>
                <w:rStyle w:val="Hyperlink"/>
                <w:noProof/>
                <w:lang w:val="en-US"/>
              </w:rPr>
              <w:t>The Gestures Recognition</w:t>
            </w:r>
            <w:r>
              <w:rPr>
                <w:noProof/>
                <w:webHidden/>
              </w:rPr>
              <w:tab/>
            </w:r>
            <w:r>
              <w:rPr>
                <w:noProof/>
                <w:webHidden/>
              </w:rPr>
              <w:fldChar w:fldCharType="begin"/>
            </w:r>
            <w:r>
              <w:rPr>
                <w:noProof/>
                <w:webHidden/>
              </w:rPr>
              <w:instrText xml:space="preserve"> PAGEREF _Toc517813770 \h </w:instrText>
            </w:r>
            <w:r>
              <w:rPr>
                <w:noProof/>
                <w:webHidden/>
              </w:rPr>
            </w:r>
            <w:r>
              <w:rPr>
                <w:noProof/>
                <w:webHidden/>
              </w:rPr>
              <w:fldChar w:fldCharType="separate"/>
            </w:r>
            <w:r>
              <w:rPr>
                <w:noProof/>
                <w:webHidden/>
              </w:rPr>
              <w:t>33</w:t>
            </w:r>
            <w:r>
              <w:rPr>
                <w:noProof/>
                <w:webHidden/>
              </w:rPr>
              <w:fldChar w:fldCharType="end"/>
            </w:r>
          </w:hyperlink>
        </w:p>
        <w:p w:rsidR="007B00EB" w:rsidRDefault="007B00EB">
          <w:pPr>
            <w:pStyle w:val="TOC2"/>
            <w:tabs>
              <w:tab w:val="left" w:pos="480"/>
              <w:tab w:val="right" w:leader="dot" w:pos="9016"/>
            </w:tabs>
            <w:rPr>
              <w:rFonts w:asciiTheme="minorHAnsi" w:hAnsiTheme="minorHAnsi"/>
              <w:noProof/>
              <w:sz w:val="22"/>
            </w:rPr>
          </w:pPr>
          <w:hyperlink w:anchor="_Toc517813771" w:history="1">
            <w:r>
              <w:rPr>
                <w:rFonts w:asciiTheme="minorHAnsi" w:hAnsiTheme="minorHAnsi"/>
                <w:noProof/>
                <w:sz w:val="22"/>
              </w:rPr>
              <w:tab/>
            </w:r>
            <w:r w:rsidRPr="00CD39D5">
              <w:rPr>
                <w:rStyle w:val="Hyperlink"/>
                <w:noProof/>
                <w:lang w:val="en-US"/>
              </w:rPr>
              <w:t>Action Recognition Algorithms</w:t>
            </w:r>
            <w:r>
              <w:rPr>
                <w:noProof/>
                <w:webHidden/>
              </w:rPr>
              <w:tab/>
            </w:r>
            <w:r>
              <w:rPr>
                <w:noProof/>
                <w:webHidden/>
              </w:rPr>
              <w:fldChar w:fldCharType="begin"/>
            </w:r>
            <w:r>
              <w:rPr>
                <w:noProof/>
                <w:webHidden/>
              </w:rPr>
              <w:instrText xml:space="preserve"> PAGEREF _Toc517813771 \h </w:instrText>
            </w:r>
            <w:r>
              <w:rPr>
                <w:noProof/>
                <w:webHidden/>
              </w:rPr>
            </w:r>
            <w:r>
              <w:rPr>
                <w:noProof/>
                <w:webHidden/>
              </w:rPr>
              <w:fldChar w:fldCharType="separate"/>
            </w:r>
            <w:r>
              <w:rPr>
                <w:noProof/>
                <w:webHidden/>
              </w:rPr>
              <w:t>40</w:t>
            </w:r>
            <w:r>
              <w:rPr>
                <w:noProof/>
                <w:webHidden/>
              </w:rPr>
              <w:fldChar w:fldCharType="end"/>
            </w:r>
          </w:hyperlink>
        </w:p>
        <w:p w:rsidR="007B00EB" w:rsidRDefault="007B00EB">
          <w:pPr>
            <w:pStyle w:val="TOC2"/>
            <w:tabs>
              <w:tab w:val="right" w:leader="dot" w:pos="9016"/>
            </w:tabs>
            <w:rPr>
              <w:rFonts w:asciiTheme="minorHAnsi" w:hAnsiTheme="minorHAnsi"/>
              <w:noProof/>
              <w:sz w:val="22"/>
            </w:rPr>
          </w:pPr>
          <w:hyperlink w:anchor="_Toc517813772" w:history="1">
            <w:r w:rsidRPr="00CD39D5">
              <w:rPr>
                <w:rStyle w:val="Hyperlink"/>
                <w:noProof/>
                <w:lang w:val="en-GB"/>
              </w:rPr>
              <w:t>4.3</w:t>
            </w:r>
            <w:r>
              <w:rPr>
                <w:noProof/>
                <w:webHidden/>
              </w:rPr>
              <w:tab/>
            </w:r>
            <w:r>
              <w:rPr>
                <w:noProof/>
                <w:webHidden/>
              </w:rPr>
              <w:fldChar w:fldCharType="begin"/>
            </w:r>
            <w:r>
              <w:rPr>
                <w:noProof/>
                <w:webHidden/>
              </w:rPr>
              <w:instrText xml:space="preserve"> PAGEREF _Toc517813772 \h </w:instrText>
            </w:r>
            <w:r>
              <w:rPr>
                <w:noProof/>
                <w:webHidden/>
              </w:rPr>
            </w:r>
            <w:r>
              <w:rPr>
                <w:noProof/>
                <w:webHidden/>
              </w:rPr>
              <w:fldChar w:fldCharType="separate"/>
            </w:r>
            <w:r>
              <w:rPr>
                <w:noProof/>
                <w:webHidden/>
              </w:rPr>
              <w:t>40</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773" w:history="1">
            <w:r w:rsidRPr="00CD39D5">
              <w:rPr>
                <w:rStyle w:val="Hyperlink"/>
                <w:noProof/>
              </w:rPr>
              <w:t>4.3.1</w:t>
            </w:r>
            <w:r>
              <w:rPr>
                <w:rFonts w:asciiTheme="minorHAnsi" w:hAnsiTheme="minorHAnsi"/>
                <w:noProof/>
                <w:sz w:val="22"/>
              </w:rPr>
              <w:tab/>
            </w:r>
            <w:r w:rsidRPr="00CD39D5">
              <w:rPr>
                <w:rStyle w:val="Hyperlink"/>
                <w:noProof/>
                <w:lang w:val="en-US"/>
              </w:rPr>
              <w:t>Using Those Two Kinds Of Angle Restriction Together to Control or Identify Those Two Gestures</w:t>
            </w:r>
            <w:r>
              <w:rPr>
                <w:noProof/>
                <w:webHidden/>
              </w:rPr>
              <w:tab/>
            </w:r>
            <w:r>
              <w:rPr>
                <w:noProof/>
                <w:webHidden/>
              </w:rPr>
              <w:fldChar w:fldCharType="begin"/>
            </w:r>
            <w:r>
              <w:rPr>
                <w:noProof/>
                <w:webHidden/>
              </w:rPr>
              <w:instrText xml:space="preserve"> PAGEREF _Toc517813773 \h </w:instrText>
            </w:r>
            <w:r>
              <w:rPr>
                <w:noProof/>
                <w:webHidden/>
              </w:rPr>
            </w:r>
            <w:r>
              <w:rPr>
                <w:noProof/>
                <w:webHidden/>
              </w:rPr>
              <w:fldChar w:fldCharType="separate"/>
            </w:r>
            <w:r>
              <w:rPr>
                <w:noProof/>
                <w:webHidden/>
              </w:rPr>
              <w:t>40</w:t>
            </w:r>
            <w:r>
              <w:rPr>
                <w:noProof/>
                <w:webHidden/>
              </w:rPr>
              <w:fldChar w:fldCharType="end"/>
            </w:r>
          </w:hyperlink>
        </w:p>
        <w:p w:rsidR="007B00EB" w:rsidRDefault="007B00EB">
          <w:pPr>
            <w:pStyle w:val="TOC3"/>
            <w:tabs>
              <w:tab w:val="right" w:leader="dot" w:pos="9016"/>
            </w:tabs>
            <w:rPr>
              <w:rFonts w:asciiTheme="minorHAnsi" w:hAnsiTheme="minorHAnsi"/>
              <w:noProof/>
              <w:sz w:val="22"/>
            </w:rPr>
          </w:pPr>
          <w:hyperlink w:anchor="_Toc517813774" w:history="1">
            <w:r w:rsidRPr="00CD39D5">
              <w:rPr>
                <w:rStyle w:val="Hyperlink"/>
                <w:noProof/>
              </w:rPr>
              <w:t>We can use the fastest duration between two movements to falter the noise,</w:t>
            </w:r>
            <w:r>
              <w:rPr>
                <w:noProof/>
                <w:webHidden/>
              </w:rPr>
              <w:tab/>
            </w:r>
            <w:r>
              <w:rPr>
                <w:noProof/>
                <w:webHidden/>
              </w:rPr>
              <w:fldChar w:fldCharType="begin"/>
            </w:r>
            <w:r>
              <w:rPr>
                <w:noProof/>
                <w:webHidden/>
              </w:rPr>
              <w:instrText xml:space="preserve"> PAGEREF _Toc517813774 \h </w:instrText>
            </w:r>
            <w:r>
              <w:rPr>
                <w:noProof/>
                <w:webHidden/>
              </w:rPr>
            </w:r>
            <w:r>
              <w:rPr>
                <w:noProof/>
                <w:webHidden/>
              </w:rPr>
              <w:fldChar w:fldCharType="separate"/>
            </w:r>
            <w:r>
              <w:rPr>
                <w:noProof/>
                <w:webHidden/>
              </w:rPr>
              <w:t>41</w:t>
            </w:r>
            <w:r>
              <w:rPr>
                <w:noProof/>
                <w:webHidden/>
              </w:rPr>
              <w:fldChar w:fldCharType="end"/>
            </w:r>
          </w:hyperlink>
        </w:p>
        <w:p w:rsidR="007B00EB" w:rsidRDefault="007B00EB">
          <w:pPr>
            <w:pStyle w:val="TOC3"/>
            <w:tabs>
              <w:tab w:val="right" w:leader="dot" w:pos="9016"/>
            </w:tabs>
            <w:rPr>
              <w:rFonts w:asciiTheme="minorHAnsi" w:hAnsiTheme="minorHAnsi"/>
              <w:noProof/>
              <w:sz w:val="22"/>
            </w:rPr>
          </w:pPr>
          <w:hyperlink w:anchor="_Toc517813775" w:history="1">
            <w:r w:rsidRPr="00CD39D5">
              <w:rPr>
                <w:rStyle w:val="Hyperlink"/>
                <w:noProof/>
              </w:rPr>
              <w:t>which has been maintained in the Charter 2.3.2 as Transform Domain Algorithm.</w:t>
            </w:r>
            <w:r>
              <w:rPr>
                <w:noProof/>
                <w:webHidden/>
              </w:rPr>
              <w:tab/>
            </w:r>
            <w:r>
              <w:rPr>
                <w:noProof/>
                <w:webHidden/>
              </w:rPr>
              <w:fldChar w:fldCharType="begin"/>
            </w:r>
            <w:r>
              <w:rPr>
                <w:noProof/>
                <w:webHidden/>
              </w:rPr>
              <w:instrText xml:space="preserve"> PAGEREF _Toc517813775 \h </w:instrText>
            </w:r>
            <w:r>
              <w:rPr>
                <w:noProof/>
                <w:webHidden/>
              </w:rPr>
            </w:r>
            <w:r>
              <w:rPr>
                <w:noProof/>
                <w:webHidden/>
              </w:rPr>
              <w:fldChar w:fldCharType="separate"/>
            </w:r>
            <w:r>
              <w:rPr>
                <w:noProof/>
                <w:webHidden/>
              </w:rPr>
              <w:t>41</w:t>
            </w:r>
            <w:r>
              <w:rPr>
                <w:noProof/>
                <w:webHidden/>
              </w:rPr>
              <w:fldChar w:fldCharType="end"/>
            </w:r>
          </w:hyperlink>
        </w:p>
        <w:p w:rsidR="007B00EB" w:rsidRDefault="007B00EB">
          <w:pPr>
            <w:pStyle w:val="TOC2"/>
            <w:tabs>
              <w:tab w:val="left" w:pos="880"/>
              <w:tab w:val="right" w:leader="dot" w:pos="9016"/>
            </w:tabs>
            <w:rPr>
              <w:rFonts w:asciiTheme="minorHAnsi" w:hAnsiTheme="minorHAnsi"/>
              <w:noProof/>
              <w:sz w:val="22"/>
            </w:rPr>
          </w:pPr>
          <w:hyperlink w:anchor="_Toc517813776" w:history="1">
            <w:r w:rsidRPr="00CD39D5">
              <w:rPr>
                <w:rStyle w:val="Hyperlink"/>
                <w:noProof/>
                <w:lang w:val="en-US"/>
              </w:rPr>
              <w:t>4.4</w:t>
            </w:r>
            <w:r>
              <w:rPr>
                <w:rFonts w:asciiTheme="minorHAnsi" w:hAnsiTheme="minorHAnsi"/>
                <w:noProof/>
                <w:sz w:val="22"/>
              </w:rPr>
              <w:tab/>
            </w:r>
            <w:r w:rsidRPr="00CD39D5">
              <w:rPr>
                <w:rStyle w:val="Hyperlink"/>
                <w:noProof/>
                <w:lang w:val="en-US"/>
              </w:rPr>
              <w:t>The Test Program of the Action Recognition</w:t>
            </w:r>
            <w:r>
              <w:rPr>
                <w:noProof/>
                <w:webHidden/>
              </w:rPr>
              <w:tab/>
            </w:r>
            <w:r>
              <w:rPr>
                <w:noProof/>
                <w:webHidden/>
              </w:rPr>
              <w:fldChar w:fldCharType="begin"/>
            </w:r>
            <w:r>
              <w:rPr>
                <w:noProof/>
                <w:webHidden/>
              </w:rPr>
              <w:instrText xml:space="preserve"> PAGEREF _Toc517813776 \h </w:instrText>
            </w:r>
            <w:r>
              <w:rPr>
                <w:noProof/>
                <w:webHidden/>
              </w:rPr>
            </w:r>
            <w:r>
              <w:rPr>
                <w:noProof/>
                <w:webHidden/>
              </w:rPr>
              <w:fldChar w:fldCharType="separate"/>
            </w:r>
            <w:r>
              <w:rPr>
                <w:noProof/>
                <w:webHidden/>
              </w:rPr>
              <w:t>48</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777" w:history="1">
            <w:r w:rsidRPr="00CD39D5">
              <w:rPr>
                <w:rStyle w:val="Hyperlink"/>
                <w:noProof/>
              </w:rPr>
              <w:t>4.4.1</w:t>
            </w:r>
            <w:r>
              <w:rPr>
                <w:rFonts w:asciiTheme="minorHAnsi" w:hAnsiTheme="minorHAnsi"/>
                <w:noProof/>
                <w:sz w:val="22"/>
              </w:rPr>
              <w:tab/>
            </w:r>
            <w:r w:rsidRPr="00CD39D5">
              <w:rPr>
                <w:rStyle w:val="Hyperlink"/>
                <w:noProof/>
              </w:rPr>
              <w:t>The Interface of the Program</w:t>
            </w:r>
            <w:r>
              <w:rPr>
                <w:noProof/>
                <w:webHidden/>
              </w:rPr>
              <w:tab/>
            </w:r>
            <w:r>
              <w:rPr>
                <w:noProof/>
                <w:webHidden/>
              </w:rPr>
              <w:fldChar w:fldCharType="begin"/>
            </w:r>
            <w:r>
              <w:rPr>
                <w:noProof/>
                <w:webHidden/>
              </w:rPr>
              <w:instrText xml:space="preserve"> PAGEREF _Toc517813777 \h </w:instrText>
            </w:r>
            <w:r>
              <w:rPr>
                <w:noProof/>
                <w:webHidden/>
              </w:rPr>
            </w:r>
            <w:r>
              <w:rPr>
                <w:noProof/>
                <w:webHidden/>
              </w:rPr>
              <w:fldChar w:fldCharType="separate"/>
            </w:r>
            <w:r>
              <w:rPr>
                <w:noProof/>
                <w:webHidden/>
              </w:rPr>
              <w:t>48</w:t>
            </w:r>
            <w:r>
              <w:rPr>
                <w:noProof/>
                <w:webHidden/>
              </w:rPr>
              <w:fldChar w:fldCharType="end"/>
            </w:r>
          </w:hyperlink>
        </w:p>
        <w:p w:rsidR="007B00EB" w:rsidRDefault="007B00EB">
          <w:pPr>
            <w:pStyle w:val="TOC3"/>
            <w:tabs>
              <w:tab w:val="left" w:pos="1320"/>
              <w:tab w:val="right" w:leader="dot" w:pos="9016"/>
            </w:tabs>
            <w:rPr>
              <w:rFonts w:asciiTheme="minorHAnsi" w:hAnsiTheme="minorHAnsi"/>
              <w:noProof/>
              <w:sz w:val="22"/>
            </w:rPr>
          </w:pPr>
          <w:hyperlink w:anchor="_Toc517813778" w:history="1">
            <w:r w:rsidRPr="00CD39D5">
              <w:rPr>
                <w:rStyle w:val="Hyperlink"/>
                <w:noProof/>
              </w:rPr>
              <w:t>4.4.2</w:t>
            </w:r>
            <w:r>
              <w:rPr>
                <w:rFonts w:asciiTheme="minorHAnsi" w:hAnsiTheme="minorHAnsi"/>
                <w:noProof/>
                <w:sz w:val="22"/>
              </w:rPr>
              <w:tab/>
            </w:r>
            <w:r w:rsidRPr="00CD39D5">
              <w:rPr>
                <w:rStyle w:val="Hyperlink"/>
                <w:noProof/>
              </w:rPr>
              <w:t>Gesture Recognition Accuracy Using This Tool</w:t>
            </w:r>
            <w:r>
              <w:rPr>
                <w:noProof/>
                <w:webHidden/>
              </w:rPr>
              <w:tab/>
            </w:r>
            <w:r>
              <w:rPr>
                <w:noProof/>
                <w:webHidden/>
              </w:rPr>
              <w:fldChar w:fldCharType="begin"/>
            </w:r>
            <w:r>
              <w:rPr>
                <w:noProof/>
                <w:webHidden/>
              </w:rPr>
              <w:instrText xml:space="preserve"> PAGEREF _Toc517813778 \h </w:instrText>
            </w:r>
            <w:r>
              <w:rPr>
                <w:noProof/>
                <w:webHidden/>
              </w:rPr>
            </w:r>
            <w:r>
              <w:rPr>
                <w:noProof/>
                <w:webHidden/>
              </w:rPr>
              <w:fldChar w:fldCharType="separate"/>
            </w:r>
            <w:r>
              <w:rPr>
                <w:noProof/>
                <w:webHidden/>
              </w:rPr>
              <w:t>48</w:t>
            </w:r>
            <w:r>
              <w:rPr>
                <w:noProof/>
                <w:webHidden/>
              </w:rPr>
              <w:fldChar w:fldCharType="end"/>
            </w:r>
          </w:hyperlink>
        </w:p>
        <w:p w:rsidR="007B00EB" w:rsidRDefault="007B00EB">
          <w:pPr>
            <w:pStyle w:val="TOC2"/>
            <w:tabs>
              <w:tab w:val="left" w:pos="880"/>
              <w:tab w:val="right" w:leader="dot" w:pos="9016"/>
            </w:tabs>
            <w:rPr>
              <w:rFonts w:asciiTheme="minorHAnsi" w:hAnsiTheme="minorHAnsi"/>
              <w:noProof/>
              <w:sz w:val="22"/>
            </w:rPr>
          </w:pPr>
          <w:hyperlink w:anchor="_Toc517813779" w:history="1">
            <w:r w:rsidRPr="00CD39D5">
              <w:rPr>
                <w:rStyle w:val="Hyperlink"/>
                <w:noProof/>
                <w:lang w:val="en-US"/>
              </w:rPr>
              <w:t>4.5</w:t>
            </w:r>
            <w:r>
              <w:rPr>
                <w:rFonts w:asciiTheme="minorHAnsi" w:hAnsiTheme="minorHAnsi"/>
                <w:noProof/>
                <w:sz w:val="22"/>
              </w:rPr>
              <w:tab/>
            </w:r>
            <w:r w:rsidRPr="00CD39D5">
              <w:rPr>
                <w:rStyle w:val="Hyperlink"/>
                <w:noProof/>
                <w:lang w:val="en-US"/>
              </w:rPr>
              <w:t>Summary</w:t>
            </w:r>
            <w:r>
              <w:rPr>
                <w:noProof/>
                <w:webHidden/>
              </w:rPr>
              <w:tab/>
            </w:r>
            <w:r>
              <w:rPr>
                <w:noProof/>
                <w:webHidden/>
              </w:rPr>
              <w:fldChar w:fldCharType="begin"/>
            </w:r>
            <w:r>
              <w:rPr>
                <w:noProof/>
                <w:webHidden/>
              </w:rPr>
              <w:instrText xml:space="preserve"> PAGEREF _Toc517813779 \h </w:instrText>
            </w:r>
            <w:r>
              <w:rPr>
                <w:noProof/>
                <w:webHidden/>
              </w:rPr>
            </w:r>
            <w:r>
              <w:rPr>
                <w:noProof/>
                <w:webHidden/>
              </w:rPr>
              <w:fldChar w:fldCharType="separate"/>
            </w:r>
            <w:r>
              <w:rPr>
                <w:noProof/>
                <w:webHidden/>
              </w:rPr>
              <w:t>52</w:t>
            </w:r>
            <w:r>
              <w:rPr>
                <w:noProof/>
                <w:webHidden/>
              </w:rPr>
              <w:fldChar w:fldCharType="end"/>
            </w:r>
          </w:hyperlink>
        </w:p>
        <w:p w:rsidR="007B00EB" w:rsidRDefault="007B00EB">
          <w:pPr>
            <w:pStyle w:val="TOC1"/>
            <w:tabs>
              <w:tab w:val="left" w:pos="480"/>
              <w:tab w:val="right" w:leader="dot" w:pos="9016"/>
            </w:tabs>
            <w:rPr>
              <w:rFonts w:asciiTheme="minorHAnsi" w:hAnsiTheme="minorHAnsi"/>
              <w:noProof/>
              <w:sz w:val="22"/>
            </w:rPr>
          </w:pPr>
          <w:hyperlink w:anchor="_Toc517813780" w:history="1">
            <w:r w:rsidRPr="00CD39D5">
              <w:rPr>
                <w:rStyle w:val="Hyperlink"/>
                <w:noProof/>
              </w:rPr>
              <w:t>5</w:t>
            </w:r>
            <w:r>
              <w:rPr>
                <w:rFonts w:asciiTheme="minorHAnsi" w:hAnsiTheme="minorHAnsi"/>
                <w:noProof/>
                <w:sz w:val="22"/>
              </w:rPr>
              <w:tab/>
            </w:r>
            <w:r w:rsidRPr="00CD39D5">
              <w:rPr>
                <w:rStyle w:val="Hyperlink"/>
                <w:noProof/>
              </w:rPr>
              <w:t>Conclusion and future work</w:t>
            </w:r>
            <w:r>
              <w:rPr>
                <w:noProof/>
                <w:webHidden/>
              </w:rPr>
              <w:tab/>
            </w:r>
            <w:r>
              <w:rPr>
                <w:noProof/>
                <w:webHidden/>
              </w:rPr>
              <w:fldChar w:fldCharType="begin"/>
            </w:r>
            <w:r>
              <w:rPr>
                <w:noProof/>
                <w:webHidden/>
              </w:rPr>
              <w:instrText xml:space="preserve"> PAGEREF _Toc517813780 \h </w:instrText>
            </w:r>
            <w:r>
              <w:rPr>
                <w:noProof/>
                <w:webHidden/>
              </w:rPr>
            </w:r>
            <w:r>
              <w:rPr>
                <w:noProof/>
                <w:webHidden/>
              </w:rPr>
              <w:fldChar w:fldCharType="separate"/>
            </w:r>
            <w:r>
              <w:rPr>
                <w:noProof/>
                <w:webHidden/>
              </w:rPr>
              <w:t>53</w:t>
            </w:r>
            <w:r>
              <w:rPr>
                <w:noProof/>
                <w:webHidden/>
              </w:rPr>
              <w:fldChar w:fldCharType="end"/>
            </w:r>
          </w:hyperlink>
        </w:p>
        <w:p w:rsidR="007B00EB" w:rsidRDefault="007B00EB">
          <w:pPr>
            <w:pStyle w:val="TOC2"/>
            <w:tabs>
              <w:tab w:val="left" w:pos="880"/>
              <w:tab w:val="right" w:leader="dot" w:pos="9016"/>
            </w:tabs>
            <w:rPr>
              <w:rFonts w:asciiTheme="minorHAnsi" w:hAnsiTheme="minorHAnsi"/>
              <w:noProof/>
              <w:sz w:val="22"/>
            </w:rPr>
          </w:pPr>
          <w:hyperlink w:anchor="_Toc517813781" w:history="1">
            <w:r w:rsidRPr="00CD39D5">
              <w:rPr>
                <w:rStyle w:val="Hyperlink"/>
                <w:noProof/>
                <w:lang w:val="en-US"/>
              </w:rPr>
              <w:t>5.1</w:t>
            </w:r>
            <w:r>
              <w:rPr>
                <w:rFonts w:asciiTheme="minorHAnsi" w:hAnsiTheme="minorHAnsi"/>
                <w:noProof/>
                <w:sz w:val="22"/>
              </w:rPr>
              <w:tab/>
            </w:r>
            <w:r w:rsidRPr="00CD39D5">
              <w:rPr>
                <w:rStyle w:val="Hyperlink"/>
                <w:noProof/>
                <w:lang w:val="en-US"/>
              </w:rPr>
              <w:t>The Summary of Research</w:t>
            </w:r>
            <w:r>
              <w:rPr>
                <w:noProof/>
                <w:webHidden/>
              </w:rPr>
              <w:tab/>
            </w:r>
            <w:r>
              <w:rPr>
                <w:noProof/>
                <w:webHidden/>
              </w:rPr>
              <w:fldChar w:fldCharType="begin"/>
            </w:r>
            <w:r>
              <w:rPr>
                <w:noProof/>
                <w:webHidden/>
              </w:rPr>
              <w:instrText xml:space="preserve"> PAGEREF _Toc517813781 \h </w:instrText>
            </w:r>
            <w:r>
              <w:rPr>
                <w:noProof/>
                <w:webHidden/>
              </w:rPr>
            </w:r>
            <w:r>
              <w:rPr>
                <w:noProof/>
                <w:webHidden/>
              </w:rPr>
              <w:fldChar w:fldCharType="separate"/>
            </w:r>
            <w:r>
              <w:rPr>
                <w:noProof/>
                <w:webHidden/>
              </w:rPr>
              <w:t>53</w:t>
            </w:r>
            <w:r>
              <w:rPr>
                <w:noProof/>
                <w:webHidden/>
              </w:rPr>
              <w:fldChar w:fldCharType="end"/>
            </w:r>
          </w:hyperlink>
        </w:p>
        <w:p w:rsidR="007B00EB" w:rsidRDefault="007B00EB">
          <w:pPr>
            <w:pStyle w:val="TOC1"/>
            <w:tabs>
              <w:tab w:val="left" w:pos="480"/>
              <w:tab w:val="right" w:leader="dot" w:pos="9016"/>
            </w:tabs>
            <w:rPr>
              <w:rFonts w:asciiTheme="minorHAnsi" w:hAnsiTheme="minorHAnsi"/>
              <w:noProof/>
              <w:sz w:val="22"/>
            </w:rPr>
          </w:pPr>
          <w:hyperlink w:anchor="_Toc517813782" w:history="1">
            <w:r w:rsidRPr="00CD39D5">
              <w:rPr>
                <w:rStyle w:val="Hyperlink"/>
                <w:noProof/>
              </w:rPr>
              <w:t>6</w:t>
            </w:r>
            <w:r>
              <w:rPr>
                <w:rFonts w:asciiTheme="minorHAnsi" w:hAnsiTheme="minorHAnsi"/>
                <w:noProof/>
                <w:sz w:val="22"/>
              </w:rPr>
              <w:tab/>
            </w:r>
            <w:r w:rsidRPr="00CD39D5">
              <w:rPr>
                <w:rStyle w:val="Hyperlink"/>
                <w:noProof/>
              </w:rPr>
              <w:t>Bibliography</w:t>
            </w:r>
            <w:r>
              <w:rPr>
                <w:noProof/>
                <w:webHidden/>
              </w:rPr>
              <w:tab/>
            </w:r>
            <w:r>
              <w:rPr>
                <w:noProof/>
                <w:webHidden/>
              </w:rPr>
              <w:fldChar w:fldCharType="begin"/>
            </w:r>
            <w:r>
              <w:rPr>
                <w:noProof/>
                <w:webHidden/>
              </w:rPr>
              <w:instrText xml:space="preserve"> PAGEREF _Toc517813782 \h </w:instrText>
            </w:r>
            <w:r>
              <w:rPr>
                <w:noProof/>
                <w:webHidden/>
              </w:rPr>
            </w:r>
            <w:r>
              <w:rPr>
                <w:noProof/>
                <w:webHidden/>
              </w:rPr>
              <w:fldChar w:fldCharType="separate"/>
            </w:r>
            <w:r>
              <w:rPr>
                <w:noProof/>
                <w:webHidden/>
              </w:rPr>
              <w:t>54</w:t>
            </w:r>
            <w:r>
              <w:rPr>
                <w:noProof/>
                <w:webHidden/>
              </w:rPr>
              <w:fldChar w:fldCharType="end"/>
            </w:r>
          </w:hyperlink>
        </w:p>
        <w:p w:rsidR="0087014B" w:rsidRDefault="00D5184D">
          <w:r>
            <w:rPr>
              <w:bCs/>
            </w:rPr>
            <w:fldChar w:fldCharType="end"/>
          </w:r>
        </w:p>
      </w:sdtContent>
    </w:sdt>
    <w:p w:rsidR="0087014B" w:rsidRDefault="0087014B">
      <w:pPr>
        <w:pageBreakBefore/>
      </w:pPr>
    </w:p>
    <w:p w:rsidR="0087014B" w:rsidRDefault="0087014B">
      <w:pPr>
        <w:pStyle w:val="Heading1"/>
        <w:numPr>
          <w:ilvl w:val="0"/>
          <w:numId w:val="0"/>
        </w:numPr>
        <w:rPr>
          <w:del w:id="83" w:author="像个男人一样" w:date="2018-03-23T10:43:00Z"/>
        </w:rPr>
      </w:pPr>
    </w:p>
    <w:p w:rsidR="0087014B" w:rsidRDefault="00D5184D">
      <w:pPr>
        <w:pStyle w:val="Heading1"/>
        <w:numPr>
          <w:ilvl w:val="0"/>
          <w:numId w:val="0"/>
        </w:numPr>
      </w:pPr>
      <w:bookmarkStart w:id="84" w:name="_Toc17588"/>
      <w:bookmarkStart w:id="85" w:name="_Toc21389"/>
      <w:bookmarkStart w:id="86" w:name="_Toc9463"/>
      <w:bookmarkStart w:id="87" w:name="_Toc5213"/>
      <w:bookmarkStart w:id="88" w:name="_Toc26415"/>
      <w:bookmarkStart w:id="89" w:name="_Toc29487"/>
      <w:bookmarkStart w:id="90" w:name="_Toc22749"/>
      <w:bookmarkStart w:id="91" w:name="_Toc29056"/>
      <w:bookmarkStart w:id="92" w:name="_Toc6499"/>
      <w:bookmarkStart w:id="93" w:name="_Toc517813656"/>
      <w:r>
        <w:t xml:space="preserve">Table </w:t>
      </w:r>
      <w:ins w:id="94" w:author="jie sun" w:date="2018-04-16T21:31:00Z">
        <w:r w:rsidR="009525CF">
          <w:t>O</w:t>
        </w:r>
      </w:ins>
      <w:del w:id="95" w:author="jie sun" w:date="2018-04-16T21:31:00Z">
        <w:r w:rsidDel="009525CF">
          <w:delText>o</w:delText>
        </w:r>
      </w:del>
      <w:r>
        <w:t xml:space="preserve">f </w:t>
      </w:r>
      <w:ins w:id="96" w:author="jie sun" w:date="2018-04-16T21:31:00Z">
        <w:r w:rsidR="009525CF">
          <w:t>C</w:t>
        </w:r>
      </w:ins>
      <w:del w:id="97" w:author="jie sun" w:date="2018-04-16T21:31:00Z">
        <w:r w:rsidDel="009525CF">
          <w:delText>c</w:delText>
        </w:r>
      </w:del>
      <w:r>
        <w:t>ontents</w:t>
      </w:r>
      <w:bookmarkEnd w:id="84"/>
      <w:bookmarkEnd w:id="85"/>
      <w:bookmarkEnd w:id="86"/>
      <w:bookmarkEnd w:id="87"/>
      <w:bookmarkEnd w:id="88"/>
      <w:bookmarkEnd w:id="89"/>
      <w:bookmarkEnd w:id="90"/>
      <w:bookmarkEnd w:id="91"/>
      <w:bookmarkEnd w:id="92"/>
      <w:bookmarkEnd w:id="93"/>
    </w:p>
    <w:p w:rsidR="0087014B" w:rsidRDefault="00D5184D">
      <w:pPr>
        <w:pStyle w:val="Heading2"/>
        <w:numPr>
          <w:ilvl w:val="0"/>
          <w:numId w:val="0"/>
        </w:numPr>
        <w:rPr>
          <w:ins w:id="98" w:author="像个男人一样" w:date="2018-03-21T00:58:00Z"/>
          <w:rFonts w:eastAsia="Microsoft JhengHei"/>
        </w:rPr>
        <w:pPrChange w:id="99" w:author="像个男人一样" w:date="2018-03-23T10:43:00Z">
          <w:pPr>
            <w:pStyle w:val="Heading2"/>
            <w:numPr>
              <w:ilvl w:val="0"/>
              <w:numId w:val="0"/>
            </w:numPr>
            <w:ind w:left="144" w:firstLine="0"/>
          </w:pPr>
        </w:pPrChange>
      </w:pPr>
      <w:bookmarkStart w:id="100" w:name="_Toc14549"/>
      <w:bookmarkStart w:id="101" w:name="_Toc28908"/>
      <w:bookmarkStart w:id="102" w:name="_Toc25498"/>
      <w:bookmarkStart w:id="103" w:name="_Toc29920"/>
      <w:bookmarkStart w:id="104" w:name="_Toc6509"/>
      <w:bookmarkStart w:id="105" w:name="_Toc32376"/>
      <w:bookmarkStart w:id="106" w:name="_Toc25951"/>
      <w:bookmarkStart w:id="107" w:name="_Toc31484"/>
      <w:bookmarkStart w:id="108" w:name="_Toc4534"/>
      <w:bookmarkStart w:id="109" w:name="_Toc517813657"/>
      <w:r>
        <w:rPr>
          <w:rFonts w:eastAsia="Microsoft JhengHei"/>
        </w:rPr>
        <w:t>Declaration</w:t>
      </w:r>
      <w:bookmarkEnd w:id="100"/>
      <w:bookmarkEnd w:id="101"/>
      <w:bookmarkEnd w:id="102"/>
      <w:bookmarkEnd w:id="103"/>
      <w:bookmarkEnd w:id="104"/>
      <w:bookmarkEnd w:id="105"/>
      <w:bookmarkEnd w:id="106"/>
      <w:bookmarkEnd w:id="107"/>
      <w:bookmarkEnd w:id="108"/>
      <w:bookmarkEnd w:id="109"/>
    </w:p>
    <w:p w:rsidR="0087014B" w:rsidRDefault="0087014B"/>
    <w:p w:rsidR="0087014B" w:rsidRDefault="00D5184D">
      <w:pPr>
        <w:pStyle w:val="Heading2"/>
        <w:numPr>
          <w:ilvl w:val="255"/>
          <w:numId w:val="0"/>
        </w:numPr>
        <w:ind w:left="-864" w:firstLine="720"/>
        <w:pPrChange w:id="110" w:author="像个男人一样" w:date="2018-03-23T10:43:00Z">
          <w:pPr/>
        </w:pPrChange>
      </w:pPr>
      <w:bookmarkStart w:id="111" w:name="_Toc19905"/>
      <w:bookmarkStart w:id="112" w:name="_Toc2942"/>
      <w:bookmarkStart w:id="113" w:name="_Toc29192"/>
      <w:bookmarkStart w:id="114" w:name="_Toc21195"/>
      <w:bookmarkStart w:id="115" w:name="_Toc23635"/>
      <w:bookmarkStart w:id="116" w:name="_Toc9571"/>
      <w:bookmarkStart w:id="117" w:name="_Toc18495"/>
      <w:bookmarkStart w:id="118" w:name="_Toc32718"/>
      <w:bookmarkStart w:id="119" w:name="_Toc29603"/>
      <w:del w:id="120" w:author="像个男人一样" w:date="2018-03-21T00:57:00Z">
        <w:r w:rsidRPr="00606542">
          <w:rPr>
            <w:rFonts w:eastAsia="Microsoft JhengHei"/>
            <w:lang w:val="en-US"/>
          </w:rPr>
          <w:delText>Table</w:delText>
        </w:r>
      </w:del>
      <w:bookmarkStart w:id="121" w:name="_Toc517813658"/>
      <w:ins w:id="122" w:author="像个男人一样" w:date="2018-03-21T00:57:00Z">
        <w:r>
          <w:rPr>
            <w:rFonts w:eastAsia="Microsoft JhengHei"/>
            <w:lang w:val="en-US"/>
            <w:rPrChange w:id="123" w:author="像个男人一样" w:date="2018-03-23T10:43:00Z">
              <w:rPr>
                <w:rFonts w:eastAsia="SimSun"/>
                <w:lang w:val="en-US"/>
              </w:rPr>
            </w:rPrChange>
          </w:rPr>
          <w:t>List</w:t>
        </w:r>
      </w:ins>
      <w:r>
        <w:rPr>
          <w:rFonts w:eastAsia="Microsoft JhengHei"/>
        </w:rPr>
        <w:t xml:space="preserve"> </w:t>
      </w:r>
      <w:ins w:id="124" w:author="jie sun" w:date="2018-04-16T21:31:00Z">
        <w:r w:rsidR="00FB4EB3">
          <w:rPr>
            <w:rFonts w:eastAsia="Microsoft JhengHei"/>
          </w:rPr>
          <w:t>O</w:t>
        </w:r>
      </w:ins>
      <w:del w:id="125" w:author="jie sun" w:date="2018-04-16T21:31:00Z">
        <w:r w:rsidDel="00FB4EB3">
          <w:rPr>
            <w:rFonts w:eastAsia="Microsoft JhengHei"/>
          </w:rPr>
          <w:delText>o</w:delText>
        </w:r>
      </w:del>
      <w:r>
        <w:rPr>
          <w:rFonts w:eastAsia="Microsoft JhengHei"/>
        </w:rPr>
        <w:t>f Figures</w:t>
      </w:r>
      <w:bookmarkEnd w:id="111"/>
      <w:bookmarkEnd w:id="112"/>
      <w:bookmarkEnd w:id="113"/>
      <w:bookmarkEnd w:id="114"/>
      <w:bookmarkEnd w:id="115"/>
      <w:bookmarkEnd w:id="116"/>
      <w:bookmarkEnd w:id="117"/>
      <w:bookmarkEnd w:id="118"/>
      <w:bookmarkEnd w:id="119"/>
      <w:bookmarkEnd w:id="121"/>
    </w:p>
    <w:p w:rsidR="0087014B" w:rsidDel="00046079" w:rsidRDefault="00D5184D">
      <w:pPr>
        <w:pStyle w:val="TableofFigures"/>
        <w:tabs>
          <w:tab w:val="right" w:leader="dot" w:pos="9026"/>
        </w:tabs>
        <w:rPr>
          <w:ins w:id="126" w:author="像个男人一样" w:date="2018-03-22T12:32:00Z"/>
          <w:del w:id="127" w:author="jie sun" w:date="2018-04-11T17:15:00Z"/>
        </w:rPr>
      </w:pPr>
      <w:ins w:id="128" w:author="像个男人一样" w:date="2018-03-22T12:27:00Z">
        <w:del w:id="129" w:author="jie sun" w:date="2018-04-11T17:15:00Z">
          <w:r w:rsidDel="00046079">
            <w:rPr>
              <w:bCs/>
              <w:sz w:val="21"/>
            </w:rPr>
            <w:fldChar w:fldCharType="begin"/>
          </w:r>
          <w:r w:rsidDel="00046079">
            <w:rPr>
              <w:bCs/>
              <w:sz w:val="21"/>
            </w:rPr>
            <w:delInstrText>TOC \h \c "Figure"</w:delInstrText>
          </w:r>
          <w:r w:rsidDel="00046079">
            <w:rPr>
              <w:bCs/>
              <w:sz w:val="21"/>
            </w:rPr>
            <w:fldChar w:fldCharType="separate"/>
          </w:r>
        </w:del>
      </w:ins>
      <w:ins w:id="130" w:author="像个男人一样" w:date="2018-03-22T12:32:00Z">
        <w:del w:id="131" w:author="jie sun" w:date="2018-04-11T17:15:00Z">
          <w:r w:rsidDel="00046079">
            <w:rPr>
              <w:bCs/>
            </w:rPr>
            <w:fldChar w:fldCharType="begin"/>
          </w:r>
          <w:r w:rsidDel="00046079">
            <w:rPr>
              <w:bCs/>
            </w:rPr>
            <w:delInstrText xml:space="preserve"> HYPERLINK \l _Toc12496 </w:delInstrText>
          </w:r>
          <w:r w:rsidDel="00046079">
            <w:rPr>
              <w:bCs/>
            </w:rPr>
            <w:fldChar w:fldCharType="separate"/>
          </w:r>
          <w:r w:rsidDel="00046079">
            <w:delText>Figure 2</w:delText>
          </w:r>
          <w:r w:rsidDel="00046079">
            <w:rPr>
              <w:rFonts w:hint="eastAsia"/>
            </w:rPr>
            <w:delText>.</w:delText>
          </w:r>
          <w:r w:rsidDel="00046079">
            <w:delText xml:space="preserve">1 </w:delText>
          </w:r>
          <w:r w:rsidDel="00046079">
            <w:rPr>
              <w:rFonts w:hint="eastAsia"/>
            </w:rPr>
            <w:delText>:Working principle of a</w:delText>
          </w:r>
          <w:r w:rsidDel="00046079">
            <w:rPr>
              <w:rFonts w:hint="eastAsia"/>
              <w:lang w:val="en-US"/>
            </w:rPr>
            <w:delText xml:space="preserve"> capacitive </w:delText>
          </w:r>
          <w:r w:rsidDel="00046079">
            <w:rPr>
              <w:rFonts w:hint="eastAsia"/>
            </w:rPr>
            <w:delText>accelerometer</w:delText>
          </w:r>
          <w:r w:rsidDel="00046079">
            <w:tab/>
          </w:r>
          <w:r w:rsidDel="00046079">
            <w:fldChar w:fldCharType="begin"/>
          </w:r>
          <w:r w:rsidDel="00046079">
            <w:delInstrText xml:space="preserve"> PAGEREF _Toc12496 </w:delInstrText>
          </w:r>
          <w:r w:rsidDel="00046079">
            <w:fldChar w:fldCharType="separate"/>
          </w:r>
          <w:r w:rsidDel="00046079">
            <w:delText>12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32" w:author="像个男人一样" w:date="2018-03-22T12:32:00Z"/>
          <w:del w:id="133" w:author="jie sun" w:date="2018-04-11T17:15:00Z"/>
        </w:rPr>
      </w:pPr>
      <w:ins w:id="134" w:author="像个男人一样" w:date="2018-03-22T12:32:00Z">
        <w:del w:id="135" w:author="jie sun" w:date="2018-04-11T17:15:00Z">
          <w:r w:rsidDel="00046079">
            <w:rPr>
              <w:bCs/>
            </w:rPr>
            <w:fldChar w:fldCharType="begin"/>
          </w:r>
          <w:r w:rsidDel="00046079">
            <w:rPr>
              <w:bCs/>
            </w:rPr>
            <w:delInstrText xml:space="preserve"> HYPERLINK \l _Toc29749 </w:delInstrText>
          </w:r>
          <w:r w:rsidDel="00046079">
            <w:rPr>
              <w:bCs/>
            </w:rPr>
            <w:fldChar w:fldCharType="separate"/>
          </w:r>
          <w:r w:rsidDel="00046079">
            <w:rPr>
              <w:rFonts w:hint="eastAsia"/>
              <w:iCs/>
              <w:szCs w:val="18"/>
            </w:rPr>
            <w:delText>Figure 2.</w:delText>
          </w:r>
          <w:r w:rsidDel="00046079">
            <w:delText xml:space="preserve">2 </w:delText>
          </w:r>
          <w:r w:rsidDel="00046079">
            <w:rPr>
              <w:rFonts w:hint="eastAsia"/>
              <w:iCs/>
              <w:szCs w:val="18"/>
            </w:rPr>
            <w:delText>: Accelerometer Theory &amp; Design</w:delText>
          </w:r>
          <w:r w:rsidDel="00046079">
            <w:rPr>
              <w:rFonts w:hint="eastAsia"/>
              <w:iCs/>
              <w:szCs w:val="18"/>
              <w:lang w:val="en-US"/>
            </w:rPr>
            <w:delText xml:space="preserve"> </w:delText>
          </w:r>
          <w:r w:rsidDel="00046079">
            <w:tab/>
          </w:r>
          <w:r w:rsidDel="00046079">
            <w:fldChar w:fldCharType="begin"/>
          </w:r>
          <w:r w:rsidDel="00046079">
            <w:delInstrText xml:space="preserve"> PAGEREF _Toc29749 </w:delInstrText>
          </w:r>
          <w:r w:rsidDel="00046079">
            <w:fldChar w:fldCharType="separate"/>
          </w:r>
          <w:r w:rsidDel="00046079">
            <w:delText>13</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36" w:author="像个男人一样" w:date="2018-03-22T12:32:00Z"/>
          <w:del w:id="137" w:author="jie sun" w:date="2018-04-11T17:15:00Z"/>
        </w:rPr>
      </w:pPr>
      <w:ins w:id="138" w:author="像个男人一样" w:date="2018-03-22T12:32:00Z">
        <w:del w:id="139" w:author="jie sun" w:date="2018-04-11T17:15:00Z">
          <w:r w:rsidDel="00046079">
            <w:rPr>
              <w:bCs/>
            </w:rPr>
            <w:fldChar w:fldCharType="begin"/>
          </w:r>
          <w:r w:rsidDel="00046079">
            <w:rPr>
              <w:bCs/>
            </w:rPr>
            <w:delInstrText xml:space="preserve"> HYPERLINK \l _Toc18541 </w:delInstrText>
          </w:r>
          <w:r w:rsidDel="00046079">
            <w:rPr>
              <w:bCs/>
            </w:rPr>
            <w:fldChar w:fldCharType="separate"/>
          </w:r>
          <w:r w:rsidDel="00046079">
            <w:delText>Figure 2</w:delText>
          </w:r>
          <w:r w:rsidDel="00046079">
            <w:rPr>
              <w:rFonts w:hint="eastAsia"/>
            </w:rPr>
            <w:delText>.</w:delText>
          </w:r>
          <w:r w:rsidDel="00046079">
            <w:delText xml:space="preserve">3 </w:delText>
          </w:r>
          <w:r w:rsidDel="00046079">
            <w:rPr>
              <w:rFonts w:hint="eastAsia"/>
            </w:rPr>
            <w:delText>:Using a Three-Axis Accelerometer and GPS Module in a Smart Phone to Measure Walking Steps and Distance</w:delText>
          </w:r>
          <w:r w:rsidDel="00046079">
            <w:tab/>
          </w:r>
          <w:r w:rsidDel="00046079">
            <w:fldChar w:fldCharType="begin"/>
          </w:r>
          <w:r w:rsidDel="00046079">
            <w:delInstrText xml:space="preserve"> PAGEREF _Toc18541 </w:delInstrText>
          </w:r>
          <w:r w:rsidDel="00046079">
            <w:fldChar w:fldCharType="separate"/>
          </w:r>
          <w:r w:rsidDel="00046079">
            <w:delText>14</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40" w:author="像个男人一样" w:date="2018-03-22T12:32:00Z"/>
          <w:del w:id="141" w:author="jie sun" w:date="2018-04-11T17:15:00Z"/>
        </w:rPr>
      </w:pPr>
      <w:ins w:id="142" w:author="像个男人一样" w:date="2018-03-22T12:32:00Z">
        <w:del w:id="143" w:author="jie sun" w:date="2018-04-11T17:15:00Z">
          <w:r w:rsidDel="00046079">
            <w:rPr>
              <w:bCs/>
            </w:rPr>
            <w:fldChar w:fldCharType="begin"/>
          </w:r>
          <w:r w:rsidDel="00046079">
            <w:rPr>
              <w:bCs/>
            </w:rPr>
            <w:delInstrText xml:space="preserve"> HYPERLINK \l _Toc9218 </w:delInstrText>
          </w:r>
          <w:r w:rsidDel="00046079">
            <w:rPr>
              <w:bCs/>
            </w:rPr>
            <w:fldChar w:fldCharType="separate"/>
          </w:r>
          <w:r w:rsidDel="00046079">
            <w:delText>Figure 2</w:delText>
          </w:r>
          <w:r w:rsidDel="00046079">
            <w:rPr>
              <w:rFonts w:hint="eastAsia"/>
            </w:rPr>
            <w:delText>.</w:delText>
          </w:r>
          <w:r w:rsidDel="00046079">
            <w:delText xml:space="preserve">4 </w:delText>
          </w:r>
          <w:r w:rsidDel="00046079">
            <w:rPr>
              <w:rFonts w:hint="eastAsia"/>
            </w:rPr>
            <w:delText>:Full-Featured Pedometer Design Realized with 3-Axis Digital Accelerometer</w:delText>
          </w:r>
          <w:r w:rsidDel="00046079">
            <w:tab/>
          </w:r>
          <w:r w:rsidDel="00046079">
            <w:fldChar w:fldCharType="begin"/>
          </w:r>
          <w:r w:rsidDel="00046079">
            <w:delInstrText xml:space="preserve"> PAGEREF _Toc9218 </w:delInstrText>
          </w:r>
          <w:r w:rsidDel="00046079">
            <w:fldChar w:fldCharType="separate"/>
          </w:r>
          <w:r w:rsidDel="00046079">
            <w:delText>15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44" w:author="像个男人一样" w:date="2018-03-22T12:32:00Z"/>
          <w:del w:id="145" w:author="jie sun" w:date="2018-04-11T17:15:00Z"/>
        </w:rPr>
      </w:pPr>
      <w:ins w:id="146" w:author="像个男人一样" w:date="2018-03-22T12:32:00Z">
        <w:del w:id="147" w:author="jie sun" w:date="2018-04-11T17:15:00Z">
          <w:r w:rsidDel="00046079">
            <w:rPr>
              <w:bCs/>
            </w:rPr>
            <w:fldChar w:fldCharType="begin"/>
          </w:r>
          <w:r w:rsidDel="00046079">
            <w:rPr>
              <w:bCs/>
            </w:rPr>
            <w:delInstrText xml:space="preserve"> HYPERLINK \l _Toc17701 </w:delInstrText>
          </w:r>
          <w:r w:rsidDel="00046079">
            <w:rPr>
              <w:bCs/>
            </w:rPr>
            <w:fldChar w:fldCharType="separate"/>
          </w:r>
          <w:r w:rsidDel="00046079">
            <w:delText>Figure 2</w:delText>
          </w:r>
          <w:r w:rsidDel="00046079">
            <w:rPr>
              <w:rFonts w:hint="eastAsia"/>
            </w:rPr>
            <w:delText>.</w:delText>
          </w:r>
          <w:r w:rsidDel="00046079">
            <w:delText xml:space="preserve">5 </w:delText>
          </w:r>
          <w:r w:rsidDel="00046079">
            <w:rPr>
              <w:rFonts w:hint="eastAsia"/>
            </w:rPr>
            <w:delText>:A Step, Stride and Heading Determination for the Pedestrian Navigation System</w:delText>
          </w:r>
          <w:r w:rsidDel="00046079">
            <w:tab/>
          </w:r>
          <w:r w:rsidDel="00046079">
            <w:fldChar w:fldCharType="begin"/>
          </w:r>
          <w:r w:rsidDel="00046079">
            <w:delInstrText xml:space="preserve"> PAGEREF _Toc17701 </w:delInstrText>
          </w:r>
          <w:r w:rsidDel="00046079">
            <w:fldChar w:fldCharType="separate"/>
          </w:r>
          <w:r w:rsidDel="00046079">
            <w:delText>15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48" w:author="像个男人一样" w:date="2018-03-22T12:32:00Z"/>
          <w:del w:id="149" w:author="jie sun" w:date="2018-04-11T17:15:00Z"/>
        </w:rPr>
      </w:pPr>
      <w:ins w:id="150" w:author="像个男人一样" w:date="2018-03-22T12:32:00Z">
        <w:del w:id="151" w:author="jie sun" w:date="2018-04-11T17:15:00Z">
          <w:r w:rsidDel="00046079">
            <w:rPr>
              <w:bCs/>
            </w:rPr>
            <w:fldChar w:fldCharType="begin"/>
          </w:r>
          <w:r w:rsidDel="00046079">
            <w:rPr>
              <w:bCs/>
            </w:rPr>
            <w:delInstrText xml:space="preserve"> HYPERLINK \l _Toc10788 </w:delInstrText>
          </w:r>
          <w:r w:rsidDel="00046079">
            <w:rPr>
              <w:bCs/>
            </w:rPr>
            <w:fldChar w:fldCharType="separate"/>
          </w:r>
          <w:r w:rsidDel="00046079">
            <w:delText>Figure 2</w:delText>
          </w:r>
          <w:r w:rsidDel="00046079">
            <w:rPr>
              <w:rFonts w:hint="eastAsia"/>
            </w:rPr>
            <w:delText>.</w:delText>
          </w:r>
          <w:r w:rsidDel="00046079">
            <w:delText xml:space="preserve">6 </w:delText>
          </w:r>
          <w:r w:rsidDel="00046079">
            <w:rPr>
              <w:rFonts w:hint="eastAsia"/>
            </w:rPr>
            <w:delText>:The three axes data of the accelerometer from iPhone</w:delText>
          </w:r>
          <w:r w:rsidDel="00046079">
            <w:tab/>
          </w:r>
          <w:r w:rsidDel="00046079">
            <w:fldChar w:fldCharType="begin"/>
          </w:r>
          <w:r w:rsidDel="00046079">
            <w:delInstrText xml:space="preserve"> PAGEREF _Toc10788 </w:delInstrText>
          </w:r>
          <w:r w:rsidDel="00046079">
            <w:fldChar w:fldCharType="separate"/>
          </w:r>
          <w:r w:rsidDel="00046079">
            <w:delText>16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52" w:author="像个男人一样" w:date="2018-03-22T12:32:00Z"/>
          <w:del w:id="153" w:author="jie sun" w:date="2018-04-11T17:15:00Z"/>
        </w:rPr>
      </w:pPr>
      <w:ins w:id="154" w:author="像个男人一样" w:date="2018-03-22T12:32:00Z">
        <w:del w:id="155" w:author="jie sun" w:date="2018-04-11T17:15:00Z">
          <w:r w:rsidDel="00046079">
            <w:rPr>
              <w:bCs/>
            </w:rPr>
            <w:fldChar w:fldCharType="begin"/>
          </w:r>
          <w:r w:rsidDel="00046079">
            <w:rPr>
              <w:bCs/>
            </w:rPr>
            <w:delInstrText xml:space="preserve"> HYPERLINK \l _Toc9809 </w:delInstrText>
          </w:r>
          <w:r w:rsidDel="00046079">
            <w:rPr>
              <w:bCs/>
            </w:rPr>
            <w:fldChar w:fldCharType="separate"/>
          </w:r>
          <w:r w:rsidDel="00046079">
            <w:rPr>
              <w:rFonts w:hint="eastAsia"/>
            </w:rPr>
            <w:delText>Figure 2</w:delText>
          </w:r>
          <w:r w:rsidDel="00046079">
            <w:delText>.7 :The total accelerometer data after calculation</w:delText>
          </w:r>
          <w:r w:rsidDel="00046079">
            <w:tab/>
          </w:r>
          <w:r w:rsidDel="00046079">
            <w:fldChar w:fldCharType="begin"/>
          </w:r>
          <w:r w:rsidDel="00046079">
            <w:delInstrText xml:space="preserve"> PAGEREF _Toc9809 </w:delInstrText>
          </w:r>
          <w:r w:rsidDel="00046079">
            <w:fldChar w:fldCharType="separate"/>
          </w:r>
          <w:r w:rsidDel="00046079">
            <w:delText>16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56" w:author="像个男人一样" w:date="2018-03-22T12:32:00Z"/>
          <w:del w:id="157" w:author="jie sun" w:date="2018-04-11T17:15:00Z"/>
        </w:rPr>
      </w:pPr>
      <w:ins w:id="158" w:author="像个男人一样" w:date="2018-03-22T12:32:00Z">
        <w:del w:id="159" w:author="jie sun" w:date="2018-04-11T17:15:00Z">
          <w:r w:rsidDel="00046079">
            <w:rPr>
              <w:bCs/>
            </w:rPr>
            <w:fldChar w:fldCharType="begin"/>
          </w:r>
          <w:r w:rsidDel="00046079">
            <w:rPr>
              <w:bCs/>
            </w:rPr>
            <w:delInstrText xml:space="preserve"> HYPERLINK \l _Toc16213 </w:delInstrText>
          </w:r>
          <w:r w:rsidDel="00046079">
            <w:rPr>
              <w:bCs/>
            </w:rPr>
            <w:fldChar w:fldCharType="separate"/>
          </w:r>
          <w:r w:rsidDel="00046079">
            <w:delText>Figure 2</w:delText>
          </w:r>
          <w:r w:rsidDel="00046079">
            <w:rPr>
              <w:rFonts w:hint="eastAsia"/>
            </w:rPr>
            <w:delText>.</w:delText>
          </w:r>
          <w:r w:rsidDel="00046079">
            <w:delText xml:space="preserve">8 </w:delText>
          </w:r>
          <w:r w:rsidDel="00046079">
            <w:rPr>
              <w:rFonts w:hint="eastAsia"/>
            </w:rPr>
            <w:delText xml:space="preserve">:The peak data of  the Accelerometer </w:delText>
          </w:r>
          <w:r w:rsidDel="00046079">
            <w:tab/>
          </w:r>
          <w:r w:rsidDel="00046079">
            <w:fldChar w:fldCharType="begin"/>
          </w:r>
          <w:r w:rsidDel="00046079">
            <w:delInstrText xml:space="preserve"> PAGEREF _Toc16213 </w:delInstrText>
          </w:r>
          <w:r w:rsidDel="00046079">
            <w:fldChar w:fldCharType="separate"/>
          </w:r>
          <w:r w:rsidDel="00046079">
            <w:delText>17</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60" w:author="像个男人一样" w:date="2018-03-22T12:32:00Z"/>
          <w:del w:id="161" w:author="jie sun" w:date="2018-04-11T17:15:00Z"/>
        </w:rPr>
      </w:pPr>
      <w:ins w:id="162" w:author="像个男人一样" w:date="2018-03-22T12:32:00Z">
        <w:del w:id="163" w:author="jie sun" w:date="2018-04-11T17:15:00Z">
          <w:r w:rsidDel="00046079">
            <w:rPr>
              <w:bCs/>
            </w:rPr>
            <w:fldChar w:fldCharType="begin"/>
          </w:r>
          <w:r w:rsidDel="00046079">
            <w:rPr>
              <w:bCs/>
            </w:rPr>
            <w:delInstrText xml:space="preserve"> HYPERLINK \l _Toc7699 </w:delInstrText>
          </w:r>
          <w:r w:rsidDel="00046079">
            <w:rPr>
              <w:bCs/>
            </w:rPr>
            <w:fldChar w:fldCharType="separate"/>
          </w:r>
          <w:r w:rsidDel="00046079">
            <w:delText xml:space="preserve">Figure 2.9 :The intervals among the peaks </w:delText>
          </w:r>
          <w:r w:rsidDel="00046079">
            <w:tab/>
          </w:r>
          <w:r w:rsidDel="00046079">
            <w:fldChar w:fldCharType="begin"/>
          </w:r>
          <w:r w:rsidDel="00046079">
            <w:delInstrText xml:space="preserve"> PAGEREF _Toc7699 </w:delInstrText>
          </w:r>
          <w:r w:rsidDel="00046079">
            <w:fldChar w:fldCharType="separate"/>
          </w:r>
          <w:r w:rsidDel="00046079">
            <w:delText>18</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64" w:author="像个男人一样" w:date="2018-03-22T12:32:00Z"/>
          <w:del w:id="165" w:author="jie sun" w:date="2018-04-11T17:15:00Z"/>
        </w:rPr>
      </w:pPr>
      <w:ins w:id="166" w:author="像个男人一样" w:date="2018-03-22T12:32:00Z">
        <w:del w:id="167" w:author="jie sun" w:date="2018-04-11T17:15:00Z">
          <w:r w:rsidDel="00046079">
            <w:rPr>
              <w:bCs/>
            </w:rPr>
            <w:fldChar w:fldCharType="begin"/>
          </w:r>
          <w:r w:rsidDel="00046079">
            <w:rPr>
              <w:bCs/>
            </w:rPr>
            <w:delInstrText xml:space="preserve"> HYPERLINK \l _Toc27167 </w:delInstrText>
          </w:r>
          <w:r w:rsidDel="00046079">
            <w:rPr>
              <w:bCs/>
            </w:rPr>
            <w:fldChar w:fldCharType="separate"/>
          </w:r>
          <w:r w:rsidDel="00046079">
            <w:delText>Figure 2</w:delText>
          </w:r>
          <w:r w:rsidDel="00046079">
            <w:rPr>
              <w:rFonts w:hint="eastAsia"/>
            </w:rPr>
            <w:delText>.</w:delText>
          </w:r>
          <w:r w:rsidDel="00046079">
            <w:delText xml:space="preserve">10 </w:delText>
          </w:r>
          <w:r w:rsidDel="00046079">
            <w:rPr>
              <w:rFonts w:hint="eastAsia"/>
            </w:rPr>
            <w:delText>:The threshold figure</w:delText>
          </w:r>
          <w:r w:rsidDel="00046079">
            <w:tab/>
          </w:r>
          <w:r w:rsidDel="00046079">
            <w:fldChar w:fldCharType="begin"/>
          </w:r>
          <w:r w:rsidDel="00046079">
            <w:delInstrText xml:space="preserve"> PAGEREF _Toc27167 </w:delInstrText>
          </w:r>
          <w:r w:rsidDel="00046079">
            <w:fldChar w:fldCharType="separate"/>
          </w:r>
          <w:r w:rsidDel="00046079">
            <w:delText>19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68" w:author="像个男人一样" w:date="2018-03-22T12:32:00Z"/>
          <w:del w:id="169" w:author="jie sun" w:date="2018-04-11T17:15:00Z"/>
        </w:rPr>
      </w:pPr>
      <w:ins w:id="170" w:author="像个男人一样" w:date="2018-03-22T12:32:00Z">
        <w:del w:id="171" w:author="jie sun" w:date="2018-04-11T17:15:00Z">
          <w:r w:rsidDel="00046079">
            <w:rPr>
              <w:bCs/>
            </w:rPr>
            <w:fldChar w:fldCharType="begin"/>
          </w:r>
          <w:r w:rsidDel="00046079">
            <w:rPr>
              <w:bCs/>
            </w:rPr>
            <w:delInstrText xml:space="preserve"> HYPERLINK \l _Toc16398 </w:delInstrText>
          </w:r>
          <w:r w:rsidDel="00046079">
            <w:rPr>
              <w:bCs/>
            </w:rPr>
            <w:fldChar w:fldCharType="separate"/>
          </w:r>
          <w:r w:rsidDel="00046079">
            <w:delText>Figure 2</w:delText>
          </w:r>
          <w:r w:rsidDel="00046079">
            <w:rPr>
              <w:rFonts w:hint="eastAsia"/>
            </w:rPr>
            <w:delText>.</w:delText>
          </w:r>
          <w:r w:rsidDel="00046079">
            <w:delText xml:space="preserve">11 </w:delText>
          </w:r>
          <w:r w:rsidDel="00046079">
            <w:rPr>
              <w:rFonts w:hint="eastAsia"/>
            </w:rPr>
            <w:delText xml:space="preserve">:The different Pattern data </w:delText>
          </w:r>
          <w:r w:rsidDel="00046079">
            <w:tab/>
          </w:r>
          <w:r w:rsidDel="00046079">
            <w:fldChar w:fldCharType="begin"/>
          </w:r>
          <w:r w:rsidDel="00046079">
            <w:delInstrText xml:space="preserve"> PAGEREF _Toc16398 </w:delInstrText>
          </w:r>
          <w:r w:rsidDel="00046079">
            <w:fldChar w:fldCharType="separate"/>
          </w:r>
          <w:r w:rsidDel="00046079">
            <w:delText>20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72" w:author="像个男人一样" w:date="2018-03-22T12:32:00Z"/>
          <w:del w:id="173" w:author="jie sun" w:date="2018-04-11T17:15:00Z"/>
        </w:rPr>
      </w:pPr>
      <w:ins w:id="174" w:author="像个男人一样" w:date="2018-03-22T12:32:00Z">
        <w:del w:id="175" w:author="jie sun" w:date="2018-04-11T17:15:00Z">
          <w:r w:rsidDel="00046079">
            <w:rPr>
              <w:bCs/>
            </w:rPr>
            <w:fldChar w:fldCharType="begin"/>
          </w:r>
          <w:r w:rsidDel="00046079">
            <w:rPr>
              <w:bCs/>
            </w:rPr>
            <w:delInstrText xml:space="preserve"> HYPERLINK \l _Toc26382 </w:delInstrText>
          </w:r>
          <w:r w:rsidDel="00046079">
            <w:rPr>
              <w:bCs/>
            </w:rPr>
            <w:fldChar w:fldCharType="separate"/>
          </w:r>
          <w:r w:rsidDel="00046079">
            <w:delText>Figure 2</w:delText>
          </w:r>
          <w:r w:rsidDel="00046079">
            <w:rPr>
              <w:rFonts w:hint="eastAsia"/>
            </w:rPr>
            <w:delText>.</w:delText>
          </w:r>
          <w:r w:rsidDel="00046079">
            <w:delText xml:space="preserve">12 </w:delText>
          </w:r>
          <w:r w:rsidDel="00046079">
            <w:rPr>
              <w:rFonts w:hint="eastAsia"/>
            </w:rPr>
            <w:delText>:The program of calculating the steps</w:delText>
          </w:r>
          <w:r w:rsidDel="00046079">
            <w:tab/>
          </w:r>
          <w:r w:rsidDel="00046079">
            <w:fldChar w:fldCharType="begin"/>
          </w:r>
          <w:r w:rsidDel="00046079">
            <w:delInstrText xml:space="preserve"> PAGEREF _Toc26382 </w:delInstrText>
          </w:r>
          <w:r w:rsidDel="00046079">
            <w:fldChar w:fldCharType="separate"/>
          </w:r>
          <w:r w:rsidDel="00046079">
            <w:delText>21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76" w:author="像个男人一样" w:date="2018-03-22T12:32:00Z"/>
          <w:del w:id="177" w:author="jie sun" w:date="2018-04-11T17:15:00Z"/>
        </w:rPr>
      </w:pPr>
      <w:ins w:id="178" w:author="像个男人一样" w:date="2018-03-22T12:32:00Z">
        <w:del w:id="179" w:author="jie sun" w:date="2018-04-11T17:15:00Z">
          <w:r w:rsidDel="00046079">
            <w:rPr>
              <w:bCs/>
            </w:rPr>
            <w:fldChar w:fldCharType="begin"/>
          </w:r>
          <w:r w:rsidDel="00046079">
            <w:rPr>
              <w:bCs/>
            </w:rPr>
            <w:delInstrText xml:space="preserve"> HYPERLINK \l _Toc4301 </w:delInstrText>
          </w:r>
          <w:r w:rsidDel="00046079">
            <w:rPr>
              <w:bCs/>
            </w:rPr>
            <w:fldChar w:fldCharType="separate"/>
          </w:r>
          <w:r w:rsidDel="00046079">
            <w:delText>Figure 2</w:delText>
          </w:r>
          <w:r w:rsidDel="00046079">
            <w:rPr>
              <w:rFonts w:hint="eastAsia"/>
            </w:rPr>
            <w:delText>.</w:delText>
          </w:r>
          <w:r w:rsidDel="00046079">
            <w:delText xml:space="preserve">13 </w:delText>
          </w:r>
          <w:r w:rsidDel="00046079">
            <w:rPr>
              <w:rFonts w:hint="eastAsia"/>
            </w:rPr>
            <w:delText>:The accurate data of the step algroithm</w:delText>
          </w:r>
          <w:r w:rsidDel="00046079">
            <w:tab/>
          </w:r>
          <w:r w:rsidDel="00046079">
            <w:fldChar w:fldCharType="begin"/>
          </w:r>
          <w:r w:rsidDel="00046079">
            <w:delInstrText xml:space="preserve"> PAGEREF _Toc4301 </w:delInstrText>
          </w:r>
          <w:r w:rsidDel="00046079">
            <w:fldChar w:fldCharType="separate"/>
          </w:r>
          <w:r w:rsidDel="00046079">
            <w:delText>21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80" w:author="像个男人一样" w:date="2018-03-22T12:32:00Z"/>
          <w:del w:id="181" w:author="jie sun" w:date="2018-04-11T17:15:00Z"/>
        </w:rPr>
      </w:pPr>
      <w:ins w:id="182" w:author="像个男人一样" w:date="2018-03-22T12:32:00Z">
        <w:del w:id="183" w:author="jie sun" w:date="2018-04-11T17:15:00Z">
          <w:r w:rsidDel="00046079">
            <w:rPr>
              <w:bCs/>
            </w:rPr>
            <w:fldChar w:fldCharType="begin"/>
          </w:r>
          <w:r w:rsidDel="00046079">
            <w:rPr>
              <w:bCs/>
            </w:rPr>
            <w:delInstrText xml:space="preserve"> HYPERLINK \l _Toc10731 </w:delInstrText>
          </w:r>
          <w:r w:rsidDel="00046079">
            <w:rPr>
              <w:bCs/>
            </w:rPr>
            <w:fldChar w:fldCharType="separate"/>
          </w:r>
          <w:r w:rsidDel="00046079">
            <w:delText>Figure 3</w:delText>
          </w:r>
          <w:r w:rsidDel="00046079">
            <w:rPr>
              <w:rFonts w:hint="eastAsia"/>
            </w:rPr>
            <w:delText>.</w:delText>
          </w:r>
          <w:r w:rsidDel="00046079">
            <w:delText xml:space="preserve">1 </w:delText>
          </w:r>
          <w:r w:rsidDel="00046079">
            <w:rPr>
              <w:rFonts w:hint="eastAsia"/>
            </w:rPr>
            <w:delText xml:space="preserve">:Wikipedia </w:delText>
          </w:r>
          <w:r w:rsidDel="00046079">
            <w:tab/>
          </w:r>
          <w:r w:rsidDel="00046079">
            <w:fldChar w:fldCharType="begin"/>
          </w:r>
          <w:r w:rsidDel="00046079">
            <w:delInstrText xml:space="preserve"> PAGEREF _Toc10731 </w:delInstrText>
          </w:r>
          <w:r w:rsidDel="00046079">
            <w:fldChar w:fldCharType="separate"/>
          </w:r>
          <w:r w:rsidDel="00046079">
            <w:delText>22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84" w:author="像个男人一样" w:date="2018-03-22T12:32:00Z"/>
          <w:del w:id="185" w:author="jie sun" w:date="2018-04-11T17:15:00Z"/>
        </w:rPr>
      </w:pPr>
      <w:ins w:id="186" w:author="像个男人一样" w:date="2018-03-22T12:32:00Z">
        <w:del w:id="187" w:author="jie sun" w:date="2018-04-11T17:15:00Z">
          <w:r w:rsidDel="00046079">
            <w:rPr>
              <w:bCs/>
            </w:rPr>
            <w:fldChar w:fldCharType="begin"/>
          </w:r>
          <w:r w:rsidDel="00046079">
            <w:rPr>
              <w:bCs/>
            </w:rPr>
            <w:delInstrText xml:space="preserve"> HYPERLINK \l _Toc15644 </w:delInstrText>
          </w:r>
          <w:r w:rsidDel="00046079">
            <w:rPr>
              <w:bCs/>
            </w:rPr>
            <w:fldChar w:fldCharType="separate"/>
          </w:r>
          <w:r w:rsidDel="00046079">
            <w:delText>Figure 3</w:delText>
          </w:r>
          <w:r w:rsidDel="00046079">
            <w:rPr>
              <w:rFonts w:hint="eastAsia"/>
            </w:rPr>
            <w:delText>.</w:delText>
          </w:r>
          <w:r w:rsidDel="00046079">
            <w:delText xml:space="preserve">2 </w:delText>
          </w:r>
          <w:r w:rsidDel="00046079">
            <w:rPr>
              <w:rFonts w:hint="eastAsia"/>
            </w:rPr>
            <w:delText>:Gyroscope Principles</w:delText>
          </w:r>
          <w:r w:rsidDel="00046079">
            <w:tab/>
          </w:r>
          <w:r w:rsidDel="00046079">
            <w:fldChar w:fldCharType="begin"/>
          </w:r>
          <w:r w:rsidDel="00046079">
            <w:delInstrText xml:space="preserve"> PAGEREF _Toc15644 </w:delInstrText>
          </w:r>
          <w:r w:rsidDel="00046079">
            <w:fldChar w:fldCharType="separate"/>
          </w:r>
          <w:r w:rsidDel="00046079">
            <w:delText>23</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88" w:author="像个男人一样" w:date="2018-03-22T12:32:00Z"/>
          <w:del w:id="189" w:author="jie sun" w:date="2018-04-11T17:15:00Z"/>
        </w:rPr>
      </w:pPr>
      <w:ins w:id="190" w:author="像个男人一样" w:date="2018-03-22T12:32:00Z">
        <w:del w:id="191" w:author="jie sun" w:date="2018-04-11T17:15:00Z">
          <w:r w:rsidDel="00046079">
            <w:rPr>
              <w:bCs/>
            </w:rPr>
            <w:fldChar w:fldCharType="begin"/>
          </w:r>
          <w:r w:rsidDel="00046079">
            <w:rPr>
              <w:bCs/>
            </w:rPr>
            <w:delInstrText xml:space="preserve"> HYPERLINK \l _Toc19541 </w:delInstrText>
          </w:r>
          <w:r w:rsidDel="00046079">
            <w:rPr>
              <w:bCs/>
            </w:rPr>
            <w:fldChar w:fldCharType="separate"/>
          </w:r>
          <w:r w:rsidDel="00046079">
            <w:delText>Figure 3</w:delText>
          </w:r>
          <w:r w:rsidDel="00046079">
            <w:rPr>
              <w:rFonts w:hint="eastAsia"/>
            </w:rPr>
            <w:delText>.</w:delText>
          </w:r>
          <w:r w:rsidDel="00046079">
            <w:delText xml:space="preserve">3 </w:delText>
          </w:r>
          <w:r w:rsidDel="00046079">
            <w:rPr>
              <w:rFonts w:hint="eastAsia"/>
            </w:rPr>
            <w:delText>: MEMS Gyroscope</w:delText>
          </w:r>
          <w:r w:rsidDel="00046079">
            <w:tab/>
          </w:r>
          <w:r w:rsidDel="00046079">
            <w:fldChar w:fldCharType="begin"/>
          </w:r>
          <w:r w:rsidDel="00046079">
            <w:delInstrText xml:space="preserve"> PAGEREF _Toc19541 </w:delInstrText>
          </w:r>
          <w:r w:rsidDel="00046079">
            <w:fldChar w:fldCharType="separate"/>
          </w:r>
          <w:r w:rsidDel="00046079">
            <w:delText>24</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92" w:author="像个男人一样" w:date="2018-03-22T12:32:00Z"/>
          <w:del w:id="193" w:author="jie sun" w:date="2018-04-11T17:15:00Z"/>
        </w:rPr>
      </w:pPr>
      <w:ins w:id="194" w:author="像个男人一样" w:date="2018-03-22T12:32:00Z">
        <w:del w:id="195" w:author="jie sun" w:date="2018-04-11T17:15:00Z">
          <w:r w:rsidDel="00046079">
            <w:rPr>
              <w:bCs/>
            </w:rPr>
            <w:fldChar w:fldCharType="begin"/>
          </w:r>
          <w:r w:rsidDel="00046079">
            <w:rPr>
              <w:bCs/>
            </w:rPr>
            <w:delInstrText xml:space="preserve"> HYPERLINK \l _Toc14497 </w:delInstrText>
          </w:r>
          <w:r w:rsidDel="00046079">
            <w:rPr>
              <w:bCs/>
            </w:rPr>
            <w:fldChar w:fldCharType="separate"/>
          </w:r>
          <w:r w:rsidDel="00046079">
            <w:delText>Figure 3</w:delText>
          </w:r>
          <w:r w:rsidDel="00046079">
            <w:rPr>
              <w:rFonts w:hint="eastAsia"/>
            </w:rPr>
            <w:delText>.</w:delText>
          </w:r>
          <w:r w:rsidDel="00046079">
            <w:delText xml:space="preserve">4 </w:delText>
          </w:r>
          <w:r w:rsidDel="00046079">
            <w:rPr>
              <w:rFonts w:hint="eastAsia"/>
            </w:rPr>
            <w:delText>: Gyroscope in iPhone</w:delText>
          </w:r>
          <w:r w:rsidDel="00046079">
            <w:tab/>
          </w:r>
          <w:r w:rsidDel="00046079">
            <w:fldChar w:fldCharType="begin"/>
          </w:r>
          <w:r w:rsidDel="00046079">
            <w:delInstrText xml:space="preserve"> PAGEREF _Toc14497 </w:delInstrText>
          </w:r>
          <w:r w:rsidDel="00046079">
            <w:fldChar w:fldCharType="separate"/>
          </w:r>
          <w:r w:rsidDel="00046079">
            <w:delText>25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196" w:author="像个男人一样" w:date="2018-03-22T12:32:00Z"/>
          <w:del w:id="197" w:author="jie sun" w:date="2018-04-11T17:15:00Z"/>
        </w:rPr>
      </w:pPr>
      <w:ins w:id="198" w:author="像个男人一样" w:date="2018-03-22T12:32:00Z">
        <w:del w:id="199" w:author="jie sun" w:date="2018-04-11T17:15:00Z">
          <w:r w:rsidDel="00046079">
            <w:rPr>
              <w:bCs/>
            </w:rPr>
            <w:fldChar w:fldCharType="begin"/>
          </w:r>
          <w:r w:rsidDel="00046079">
            <w:rPr>
              <w:bCs/>
            </w:rPr>
            <w:delInstrText xml:space="preserve"> HYPERLINK \l _Toc21832 </w:delInstrText>
          </w:r>
          <w:r w:rsidDel="00046079">
            <w:rPr>
              <w:bCs/>
            </w:rPr>
            <w:fldChar w:fldCharType="separate"/>
          </w:r>
          <w:r w:rsidDel="00046079">
            <w:delText>Figure 3</w:delText>
          </w:r>
          <w:r w:rsidDel="00046079">
            <w:rPr>
              <w:rFonts w:hint="eastAsia"/>
            </w:rPr>
            <w:delText>.</w:delText>
          </w:r>
          <w:r w:rsidDel="00046079">
            <w:delText xml:space="preserve">5 </w:delText>
          </w:r>
          <w:r w:rsidDel="00046079">
            <w:rPr>
              <w:rFonts w:hint="eastAsia"/>
            </w:rPr>
            <w:delText>: The angular velocities of three axes data of Gyroscope</w:delText>
          </w:r>
          <w:r w:rsidDel="00046079">
            <w:tab/>
          </w:r>
          <w:r w:rsidDel="00046079">
            <w:fldChar w:fldCharType="begin"/>
          </w:r>
          <w:r w:rsidDel="00046079">
            <w:delInstrText xml:space="preserve"> PAGEREF _Toc21832 </w:delInstrText>
          </w:r>
          <w:r w:rsidDel="00046079">
            <w:fldChar w:fldCharType="separate"/>
          </w:r>
          <w:r w:rsidDel="00046079">
            <w:delText>26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00" w:author="像个男人一样" w:date="2018-03-22T12:32:00Z"/>
          <w:del w:id="201" w:author="jie sun" w:date="2018-04-11T17:15:00Z"/>
        </w:rPr>
      </w:pPr>
      <w:ins w:id="202" w:author="像个男人一样" w:date="2018-03-22T12:32:00Z">
        <w:del w:id="203" w:author="jie sun" w:date="2018-04-11T17:15:00Z">
          <w:r w:rsidDel="00046079">
            <w:rPr>
              <w:bCs/>
            </w:rPr>
            <w:fldChar w:fldCharType="begin"/>
          </w:r>
          <w:r w:rsidDel="00046079">
            <w:rPr>
              <w:bCs/>
            </w:rPr>
            <w:delInstrText xml:space="preserve"> HYPERLINK \l _Toc26983 </w:delInstrText>
          </w:r>
          <w:r w:rsidDel="00046079">
            <w:rPr>
              <w:bCs/>
            </w:rPr>
            <w:fldChar w:fldCharType="separate"/>
          </w:r>
          <w:r w:rsidDel="00046079">
            <w:delText>Figure 3</w:delText>
          </w:r>
          <w:r w:rsidDel="00046079">
            <w:rPr>
              <w:rFonts w:hint="eastAsia"/>
            </w:rPr>
            <w:delText>.</w:delText>
          </w:r>
          <w:r w:rsidDel="00046079">
            <w:delText xml:space="preserve">6 </w:delText>
          </w:r>
          <w:r w:rsidDel="00046079">
            <w:rPr>
              <w:rFonts w:hint="eastAsia"/>
            </w:rPr>
            <w:delText>: Racing Game in iPhone</w:delText>
          </w:r>
          <w:r w:rsidDel="00046079">
            <w:tab/>
          </w:r>
          <w:r w:rsidDel="00046079">
            <w:fldChar w:fldCharType="begin"/>
          </w:r>
          <w:r w:rsidDel="00046079">
            <w:delInstrText xml:space="preserve"> PAGEREF _Toc26983 </w:delInstrText>
          </w:r>
          <w:r w:rsidDel="00046079">
            <w:fldChar w:fldCharType="separate"/>
          </w:r>
          <w:r w:rsidDel="00046079">
            <w:delText>27</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04" w:author="像个男人一样" w:date="2018-03-22T12:32:00Z"/>
          <w:del w:id="205" w:author="jie sun" w:date="2018-04-11T17:15:00Z"/>
        </w:rPr>
      </w:pPr>
      <w:ins w:id="206" w:author="像个男人一样" w:date="2018-03-22T12:32:00Z">
        <w:del w:id="207" w:author="jie sun" w:date="2018-04-11T17:15:00Z">
          <w:r w:rsidDel="00046079">
            <w:rPr>
              <w:bCs/>
            </w:rPr>
            <w:fldChar w:fldCharType="begin"/>
          </w:r>
          <w:r w:rsidDel="00046079">
            <w:rPr>
              <w:bCs/>
            </w:rPr>
            <w:delInstrText xml:space="preserve"> HYPERLINK \l _Toc15159 </w:delInstrText>
          </w:r>
          <w:r w:rsidDel="00046079">
            <w:rPr>
              <w:bCs/>
            </w:rPr>
            <w:fldChar w:fldCharType="separate"/>
          </w:r>
          <w:r w:rsidDel="00046079">
            <w:delText>Figure 3</w:delText>
          </w:r>
          <w:r w:rsidDel="00046079">
            <w:rPr>
              <w:rFonts w:hint="eastAsia"/>
            </w:rPr>
            <w:delText>.</w:delText>
          </w:r>
          <w:r w:rsidDel="00046079">
            <w:delText xml:space="preserve">7 </w:delText>
          </w:r>
          <w:r w:rsidDel="00046079">
            <w:rPr>
              <w:rFonts w:hint="eastAsia"/>
            </w:rPr>
            <w:delText>:</w:delText>
          </w:r>
          <w:r w:rsidDel="00046079">
            <w:rPr>
              <w:rFonts w:hint="eastAsia"/>
              <w:lang w:val="en-US"/>
            </w:rPr>
            <w:delText xml:space="preserve"> </w:delText>
          </w:r>
          <w:r w:rsidDel="00046079">
            <w:rPr>
              <w:rFonts w:hint="eastAsia"/>
            </w:rPr>
            <w:delText>Gyro in the iPhone</w:delText>
          </w:r>
          <w:r w:rsidDel="00046079">
            <w:tab/>
          </w:r>
          <w:r w:rsidDel="00046079">
            <w:fldChar w:fldCharType="begin"/>
          </w:r>
          <w:r w:rsidDel="00046079">
            <w:delInstrText xml:space="preserve"> PAGEREF _Toc15159 </w:delInstrText>
          </w:r>
          <w:r w:rsidDel="00046079">
            <w:fldChar w:fldCharType="separate"/>
          </w:r>
          <w:r w:rsidDel="00046079">
            <w:delText>28</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08" w:author="像个男人一样" w:date="2018-03-22T12:32:00Z"/>
          <w:del w:id="209" w:author="jie sun" w:date="2018-04-11T17:15:00Z"/>
        </w:rPr>
      </w:pPr>
      <w:ins w:id="210" w:author="像个男人一样" w:date="2018-03-22T12:32:00Z">
        <w:del w:id="211" w:author="jie sun" w:date="2018-04-11T17:15:00Z">
          <w:r w:rsidDel="00046079">
            <w:rPr>
              <w:bCs/>
            </w:rPr>
            <w:fldChar w:fldCharType="begin"/>
          </w:r>
          <w:r w:rsidDel="00046079">
            <w:rPr>
              <w:bCs/>
            </w:rPr>
            <w:delInstrText xml:space="preserve"> HYPERLINK \l _Toc23181 </w:delInstrText>
          </w:r>
          <w:r w:rsidDel="00046079">
            <w:rPr>
              <w:bCs/>
            </w:rPr>
            <w:fldChar w:fldCharType="separate"/>
          </w:r>
          <w:r w:rsidDel="00046079">
            <w:delText>Figure 3</w:delText>
          </w:r>
          <w:r w:rsidDel="00046079">
            <w:rPr>
              <w:rFonts w:hint="eastAsia"/>
            </w:rPr>
            <w:delText>.</w:delText>
          </w:r>
          <w:r w:rsidDel="00046079">
            <w:delText xml:space="preserve">8 </w:delText>
          </w:r>
          <w:r w:rsidDel="00046079">
            <w:rPr>
              <w:rFonts w:hint="eastAsia"/>
            </w:rPr>
            <w:delText>:Racing Gyro data of three axes</w:delText>
          </w:r>
          <w:r w:rsidDel="00046079">
            <w:tab/>
          </w:r>
          <w:r w:rsidDel="00046079">
            <w:fldChar w:fldCharType="begin"/>
          </w:r>
          <w:r w:rsidDel="00046079">
            <w:delInstrText xml:space="preserve"> PAGEREF _Toc23181 </w:delInstrText>
          </w:r>
          <w:r w:rsidDel="00046079">
            <w:fldChar w:fldCharType="separate"/>
          </w:r>
          <w:r w:rsidDel="00046079">
            <w:delText>29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12" w:author="像个男人一样" w:date="2018-03-22T12:32:00Z"/>
          <w:del w:id="213" w:author="jie sun" w:date="2018-04-11T17:15:00Z"/>
        </w:rPr>
      </w:pPr>
      <w:ins w:id="214" w:author="像个男人一样" w:date="2018-03-22T12:32:00Z">
        <w:del w:id="215" w:author="jie sun" w:date="2018-04-11T17:15:00Z">
          <w:r w:rsidDel="00046079">
            <w:rPr>
              <w:bCs/>
            </w:rPr>
            <w:fldChar w:fldCharType="begin"/>
          </w:r>
          <w:r w:rsidDel="00046079">
            <w:rPr>
              <w:bCs/>
            </w:rPr>
            <w:delInstrText xml:space="preserve"> HYPERLINK \l _Toc19547 </w:delInstrText>
          </w:r>
          <w:r w:rsidDel="00046079">
            <w:rPr>
              <w:bCs/>
            </w:rPr>
            <w:fldChar w:fldCharType="separate"/>
          </w:r>
          <w:r w:rsidDel="00046079">
            <w:delText>Figure 3</w:delText>
          </w:r>
          <w:r w:rsidDel="00046079">
            <w:rPr>
              <w:rFonts w:hint="eastAsia"/>
            </w:rPr>
            <w:delText>.</w:delText>
          </w:r>
          <w:r w:rsidDel="00046079">
            <w:delText xml:space="preserve">9 </w:delText>
          </w:r>
          <w:r w:rsidDel="00046079">
            <w:rPr>
              <w:rFonts w:hint="eastAsia"/>
            </w:rPr>
            <w:delText>:The pitch angle offset from the racing game</w:delText>
          </w:r>
          <w:r w:rsidDel="00046079">
            <w:tab/>
          </w:r>
          <w:r w:rsidDel="00046079">
            <w:fldChar w:fldCharType="begin"/>
          </w:r>
          <w:r w:rsidDel="00046079">
            <w:delInstrText xml:space="preserve"> PAGEREF _Toc19547 </w:delInstrText>
          </w:r>
          <w:r w:rsidDel="00046079">
            <w:fldChar w:fldCharType="separate"/>
          </w:r>
          <w:r w:rsidDel="00046079">
            <w:delText>29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16" w:author="像个男人一样" w:date="2018-03-22T12:32:00Z"/>
          <w:del w:id="217" w:author="jie sun" w:date="2018-04-11T17:15:00Z"/>
        </w:rPr>
      </w:pPr>
      <w:ins w:id="218" w:author="像个男人一样" w:date="2018-03-22T12:32:00Z">
        <w:del w:id="219" w:author="jie sun" w:date="2018-04-11T17:15:00Z">
          <w:r w:rsidDel="00046079">
            <w:rPr>
              <w:bCs/>
            </w:rPr>
            <w:fldChar w:fldCharType="begin"/>
          </w:r>
          <w:r w:rsidDel="00046079">
            <w:rPr>
              <w:bCs/>
            </w:rPr>
            <w:delInstrText xml:space="preserve"> HYPERLINK \l _Toc1851 </w:delInstrText>
          </w:r>
          <w:r w:rsidDel="00046079">
            <w:rPr>
              <w:bCs/>
            </w:rPr>
            <w:fldChar w:fldCharType="separate"/>
          </w:r>
          <w:r w:rsidDel="00046079">
            <w:delText>Figure 4</w:delText>
          </w:r>
          <w:r w:rsidDel="00046079">
            <w:rPr>
              <w:rFonts w:hint="eastAsia"/>
            </w:rPr>
            <w:delText>.</w:delText>
          </w:r>
          <w:r w:rsidDel="00046079">
            <w:delText xml:space="preserve">1 </w:delText>
          </w:r>
          <w:r w:rsidDel="00046079">
            <w:rPr>
              <w:rFonts w:hint="eastAsia"/>
            </w:rPr>
            <w:delText>: A kind of glow sticks</w:delText>
          </w:r>
          <w:r w:rsidDel="00046079">
            <w:tab/>
          </w:r>
          <w:r w:rsidDel="00046079">
            <w:fldChar w:fldCharType="begin"/>
          </w:r>
          <w:r w:rsidDel="00046079">
            <w:delInstrText xml:space="preserve"> PAGEREF _Toc1851 </w:delInstrText>
          </w:r>
          <w:r w:rsidDel="00046079">
            <w:fldChar w:fldCharType="separate"/>
          </w:r>
          <w:r w:rsidDel="00046079">
            <w:delText>30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20" w:author="像个男人一样" w:date="2018-03-22T12:32:00Z"/>
          <w:del w:id="221" w:author="jie sun" w:date="2018-04-11T17:15:00Z"/>
        </w:rPr>
      </w:pPr>
      <w:ins w:id="222" w:author="像个男人一样" w:date="2018-03-22T12:32:00Z">
        <w:del w:id="223" w:author="jie sun" w:date="2018-04-11T17:15:00Z">
          <w:r w:rsidDel="00046079">
            <w:rPr>
              <w:bCs/>
            </w:rPr>
            <w:fldChar w:fldCharType="begin"/>
          </w:r>
          <w:r w:rsidDel="00046079">
            <w:rPr>
              <w:bCs/>
            </w:rPr>
            <w:delInstrText xml:space="preserve"> HYPERLINK \l _Toc29002 </w:delInstrText>
          </w:r>
          <w:r w:rsidDel="00046079">
            <w:rPr>
              <w:bCs/>
            </w:rPr>
            <w:fldChar w:fldCharType="separate"/>
          </w:r>
          <w:r w:rsidDel="00046079">
            <w:delText>Figure 4</w:delText>
          </w:r>
          <w:r w:rsidDel="00046079">
            <w:rPr>
              <w:rFonts w:hint="eastAsia"/>
            </w:rPr>
            <w:delText>.</w:delText>
          </w:r>
          <w:r w:rsidDel="00046079">
            <w:delText xml:space="preserve">2 </w:delText>
          </w:r>
          <w:r w:rsidDel="00046079">
            <w:rPr>
              <w:rFonts w:hint="eastAsia"/>
            </w:rPr>
            <w:delText>:</w:delText>
          </w:r>
          <w:r w:rsidDel="00046079">
            <w:rPr>
              <w:rFonts w:hint="eastAsia"/>
              <w:lang w:val="en-US"/>
            </w:rPr>
            <w:delText xml:space="preserve"> A </w:delText>
          </w:r>
          <w:r w:rsidDel="00046079">
            <w:rPr>
              <w:rFonts w:hint="eastAsia"/>
            </w:rPr>
            <w:delText>Vocal Concert</w:delText>
          </w:r>
          <w:r w:rsidDel="00046079">
            <w:tab/>
          </w:r>
          <w:r w:rsidDel="00046079">
            <w:fldChar w:fldCharType="begin"/>
          </w:r>
          <w:r w:rsidDel="00046079">
            <w:delInstrText xml:space="preserve"> PAGEREF _Toc29002 </w:delInstrText>
          </w:r>
          <w:r w:rsidDel="00046079">
            <w:fldChar w:fldCharType="separate"/>
          </w:r>
          <w:r w:rsidDel="00046079">
            <w:delText>31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24" w:author="像个男人一样" w:date="2018-03-22T12:32:00Z"/>
          <w:del w:id="225" w:author="jie sun" w:date="2018-04-11T17:15:00Z"/>
        </w:rPr>
      </w:pPr>
      <w:ins w:id="226" w:author="像个男人一样" w:date="2018-03-22T12:32:00Z">
        <w:del w:id="227" w:author="jie sun" w:date="2018-04-11T17:15:00Z">
          <w:r w:rsidDel="00046079">
            <w:rPr>
              <w:bCs/>
            </w:rPr>
            <w:fldChar w:fldCharType="begin"/>
          </w:r>
          <w:r w:rsidDel="00046079">
            <w:rPr>
              <w:bCs/>
            </w:rPr>
            <w:delInstrText xml:space="preserve"> HYPERLINK \l _Toc20954 </w:delInstrText>
          </w:r>
          <w:r w:rsidDel="00046079">
            <w:rPr>
              <w:bCs/>
            </w:rPr>
            <w:fldChar w:fldCharType="separate"/>
          </w:r>
          <w:r w:rsidDel="00046079">
            <w:delText>Figure 4</w:delText>
          </w:r>
          <w:r w:rsidDel="00046079">
            <w:rPr>
              <w:rFonts w:hint="eastAsia"/>
            </w:rPr>
            <w:delText>.</w:delText>
          </w:r>
          <w:r w:rsidDel="00046079">
            <w:delText xml:space="preserve">3 </w:delText>
          </w:r>
          <w:r w:rsidDel="00046079">
            <w:rPr>
              <w:rFonts w:hint="eastAsia"/>
            </w:rPr>
            <w:delText>: Audiences shake glow sticks</w:delText>
          </w:r>
          <w:r w:rsidDel="00046079">
            <w:tab/>
          </w:r>
          <w:r w:rsidDel="00046079">
            <w:fldChar w:fldCharType="begin"/>
          </w:r>
          <w:r w:rsidDel="00046079">
            <w:delInstrText xml:space="preserve"> PAGEREF _Toc20954 </w:delInstrText>
          </w:r>
          <w:r w:rsidDel="00046079">
            <w:fldChar w:fldCharType="separate"/>
          </w:r>
          <w:r w:rsidDel="00046079">
            <w:delText>32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28" w:author="像个男人一样" w:date="2018-03-22T12:32:00Z"/>
          <w:del w:id="229" w:author="jie sun" w:date="2018-04-11T17:15:00Z"/>
        </w:rPr>
      </w:pPr>
      <w:ins w:id="230" w:author="像个男人一样" w:date="2018-03-22T12:32:00Z">
        <w:del w:id="231" w:author="jie sun" w:date="2018-04-11T17:15:00Z">
          <w:r w:rsidDel="00046079">
            <w:rPr>
              <w:bCs/>
            </w:rPr>
            <w:fldChar w:fldCharType="begin"/>
          </w:r>
          <w:r w:rsidDel="00046079">
            <w:rPr>
              <w:bCs/>
            </w:rPr>
            <w:delInstrText xml:space="preserve"> HYPERLINK \l _Toc32203 </w:delInstrText>
          </w:r>
          <w:r w:rsidDel="00046079">
            <w:rPr>
              <w:bCs/>
            </w:rPr>
            <w:fldChar w:fldCharType="separate"/>
          </w:r>
          <w:r w:rsidDel="00046079">
            <w:delText>Figure 4</w:delText>
          </w:r>
          <w:r w:rsidDel="00046079">
            <w:rPr>
              <w:rFonts w:hint="eastAsia"/>
            </w:rPr>
            <w:delText>.</w:delText>
          </w:r>
          <w:r w:rsidDel="00046079">
            <w:delText xml:space="preserve">4 </w:delText>
          </w:r>
          <w:r w:rsidDel="00046079">
            <w:rPr>
              <w:rFonts w:hint="eastAsia"/>
            </w:rPr>
            <w:delText>:Scanning rooms with an iPhone</w:delText>
          </w:r>
          <w:r w:rsidDel="00046079">
            <w:tab/>
          </w:r>
          <w:r w:rsidDel="00046079">
            <w:fldChar w:fldCharType="begin"/>
          </w:r>
          <w:r w:rsidDel="00046079">
            <w:delInstrText xml:space="preserve"> PAGEREF _Toc32203 </w:delInstrText>
          </w:r>
          <w:r w:rsidDel="00046079">
            <w:fldChar w:fldCharType="separate"/>
          </w:r>
          <w:r w:rsidDel="00046079">
            <w:delText>34</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32" w:author="像个男人一样" w:date="2018-03-22T12:32:00Z"/>
          <w:del w:id="233" w:author="jie sun" w:date="2018-04-11T17:15:00Z"/>
        </w:rPr>
      </w:pPr>
      <w:ins w:id="234" w:author="像个男人一样" w:date="2018-03-22T12:32:00Z">
        <w:del w:id="235" w:author="jie sun" w:date="2018-04-11T17:15:00Z">
          <w:r w:rsidDel="00046079">
            <w:rPr>
              <w:bCs/>
            </w:rPr>
            <w:fldChar w:fldCharType="begin"/>
          </w:r>
          <w:r w:rsidDel="00046079">
            <w:rPr>
              <w:bCs/>
            </w:rPr>
            <w:delInstrText xml:space="preserve"> HYPERLINK \l _Toc31621 </w:delInstrText>
          </w:r>
          <w:r w:rsidDel="00046079">
            <w:rPr>
              <w:bCs/>
            </w:rPr>
            <w:fldChar w:fldCharType="separate"/>
          </w:r>
          <w:r w:rsidDel="00046079">
            <w:delText>Figure 4</w:delText>
          </w:r>
          <w:r w:rsidDel="00046079">
            <w:rPr>
              <w:rFonts w:hint="eastAsia"/>
            </w:rPr>
            <w:delText>.</w:delText>
          </w:r>
          <w:r w:rsidDel="00046079">
            <w:delText xml:space="preserve">5 </w:delText>
          </w:r>
          <w:r w:rsidDel="00046079">
            <w:rPr>
              <w:rFonts w:hint="eastAsia"/>
            </w:rPr>
            <w:delText>:Spinning Angle after High-pass algorithm</w:delText>
          </w:r>
          <w:r w:rsidDel="00046079">
            <w:tab/>
          </w:r>
          <w:r w:rsidDel="00046079">
            <w:fldChar w:fldCharType="begin"/>
          </w:r>
          <w:r w:rsidDel="00046079">
            <w:delInstrText xml:space="preserve"> PAGEREF _Toc31621 </w:delInstrText>
          </w:r>
          <w:r w:rsidDel="00046079">
            <w:fldChar w:fldCharType="separate"/>
          </w:r>
          <w:r w:rsidDel="00046079">
            <w:delText>35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36" w:author="像个男人一样" w:date="2018-03-22T12:32:00Z"/>
          <w:del w:id="237" w:author="jie sun" w:date="2018-04-11T17:15:00Z"/>
        </w:rPr>
      </w:pPr>
      <w:ins w:id="238" w:author="像个男人一样" w:date="2018-03-22T12:32:00Z">
        <w:del w:id="239" w:author="jie sun" w:date="2018-04-11T17:15:00Z">
          <w:r w:rsidDel="00046079">
            <w:rPr>
              <w:bCs/>
            </w:rPr>
            <w:fldChar w:fldCharType="begin"/>
          </w:r>
          <w:r w:rsidDel="00046079">
            <w:rPr>
              <w:bCs/>
            </w:rPr>
            <w:delInstrText xml:space="preserve"> HYPERLINK \l _Toc1001 </w:delInstrText>
          </w:r>
          <w:r w:rsidDel="00046079">
            <w:rPr>
              <w:bCs/>
            </w:rPr>
            <w:fldChar w:fldCharType="separate"/>
          </w:r>
          <w:r w:rsidDel="00046079">
            <w:delText>Figure 4</w:delText>
          </w:r>
          <w:r w:rsidDel="00046079">
            <w:rPr>
              <w:rFonts w:hint="eastAsia"/>
            </w:rPr>
            <w:delText>.</w:delText>
          </w:r>
          <w:r w:rsidDel="00046079">
            <w:delText xml:space="preserve">6 </w:delText>
          </w:r>
          <w:r w:rsidDel="00046079">
            <w:rPr>
              <w:rFonts w:hint="eastAsia"/>
            </w:rPr>
            <w:delText>: The direction of the gravitational acceleration of an object</w:delText>
          </w:r>
          <w:r w:rsidDel="00046079">
            <w:tab/>
          </w:r>
          <w:r w:rsidDel="00046079">
            <w:fldChar w:fldCharType="begin"/>
          </w:r>
          <w:r w:rsidDel="00046079">
            <w:delInstrText xml:space="preserve"> PAGEREF _Toc1001 </w:delInstrText>
          </w:r>
          <w:r w:rsidDel="00046079">
            <w:fldChar w:fldCharType="separate"/>
          </w:r>
          <w:r w:rsidDel="00046079">
            <w:delText>36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40" w:author="像个男人一样" w:date="2018-03-22T12:32:00Z"/>
          <w:del w:id="241" w:author="jie sun" w:date="2018-04-11T17:15:00Z"/>
        </w:rPr>
      </w:pPr>
      <w:ins w:id="242" w:author="像个男人一样" w:date="2018-03-22T12:32:00Z">
        <w:del w:id="243" w:author="jie sun" w:date="2018-04-11T17:15:00Z">
          <w:r w:rsidDel="00046079">
            <w:rPr>
              <w:bCs/>
            </w:rPr>
            <w:fldChar w:fldCharType="begin"/>
          </w:r>
          <w:r w:rsidDel="00046079">
            <w:rPr>
              <w:bCs/>
            </w:rPr>
            <w:delInstrText xml:space="preserve"> HYPERLINK \l _Toc12218 </w:delInstrText>
          </w:r>
          <w:r w:rsidDel="00046079">
            <w:rPr>
              <w:bCs/>
            </w:rPr>
            <w:fldChar w:fldCharType="separate"/>
          </w:r>
          <w:r w:rsidDel="00046079">
            <w:delText>Figure 4</w:delText>
          </w:r>
          <w:r w:rsidDel="00046079">
            <w:rPr>
              <w:rFonts w:hint="eastAsia"/>
            </w:rPr>
            <w:delText>.</w:delText>
          </w:r>
          <w:r w:rsidDel="00046079">
            <w:delText xml:space="preserve">7 </w:delText>
          </w:r>
          <w:r w:rsidDel="00046079">
            <w:rPr>
              <w:rFonts w:hint="eastAsia"/>
            </w:rPr>
            <w:delText>:Put the phone up</w:delText>
          </w:r>
          <w:r w:rsidDel="00046079">
            <w:tab/>
          </w:r>
          <w:r w:rsidDel="00046079">
            <w:fldChar w:fldCharType="begin"/>
          </w:r>
          <w:r w:rsidDel="00046079">
            <w:delInstrText xml:space="preserve"> PAGEREF _Toc12218 </w:delInstrText>
          </w:r>
          <w:r w:rsidDel="00046079">
            <w:fldChar w:fldCharType="separate"/>
          </w:r>
          <w:r w:rsidDel="00046079">
            <w:delText>38</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44" w:author="像个男人一样" w:date="2018-03-22T12:32:00Z"/>
          <w:del w:id="245" w:author="jie sun" w:date="2018-04-11T17:15:00Z"/>
        </w:rPr>
      </w:pPr>
      <w:ins w:id="246" w:author="像个男人一样" w:date="2018-03-22T12:32:00Z">
        <w:del w:id="247" w:author="jie sun" w:date="2018-04-11T17:15:00Z">
          <w:r w:rsidDel="00046079">
            <w:rPr>
              <w:bCs/>
            </w:rPr>
            <w:fldChar w:fldCharType="begin"/>
          </w:r>
          <w:r w:rsidDel="00046079">
            <w:rPr>
              <w:bCs/>
            </w:rPr>
            <w:delInstrText xml:space="preserve"> HYPERLINK \l _Toc10284 </w:delInstrText>
          </w:r>
          <w:r w:rsidDel="00046079">
            <w:rPr>
              <w:bCs/>
            </w:rPr>
            <w:fldChar w:fldCharType="separate"/>
          </w:r>
          <w:r w:rsidDel="00046079">
            <w:delText>Figure 4</w:delText>
          </w:r>
          <w:r w:rsidDel="00046079">
            <w:rPr>
              <w:rFonts w:hint="eastAsia"/>
            </w:rPr>
            <w:delText>.</w:delText>
          </w:r>
          <w:r w:rsidDel="00046079">
            <w:delText xml:space="preserve">8 </w:delText>
          </w:r>
          <w:r w:rsidDel="00046079">
            <w:rPr>
              <w:rFonts w:hint="eastAsia"/>
            </w:rPr>
            <w:delText>:Gyro data chang</w:delText>
          </w:r>
          <w:r w:rsidDel="00046079">
            <w:tab/>
          </w:r>
          <w:r w:rsidDel="00046079">
            <w:fldChar w:fldCharType="begin"/>
          </w:r>
          <w:r w:rsidDel="00046079">
            <w:delInstrText xml:space="preserve"> PAGEREF _Toc10284 </w:delInstrText>
          </w:r>
          <w:r w:rsidDel="00046079">
            <w:fldChar w:fldCharType="separate"/>
          </w:r>
          <w:r w:rsidDel="00046079">
            <w:delText>39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48" w:author="像个男人一样" w:date="2018-03-22T12:32:00Z"/>
          <w:del w:id="249" w:author="jie sun" w:date="2018-04-11T17:15:00Z"/>
        </w:rPr>
      </w:pPr>
      <w:ins w:id="250" w:author="像个男人一样" w:date="2018-03-22T12:32:00Z">
        <w:del w:id="251" w:author="jie sun" w:date="2018-04-11T17:15:00Z">
          <w:r w:rsidDel="00046079">
            <w:rPr>
              <w:bCs/>
            </w:rPr>
            <w:fldChar w:fldCharType="begin"/>
          </w:r>
          <w:r w:rsidDel="00046079">
            <w:rPr>
              <w:bCs/>
            </w:rPr>
            <w:delInstrText xml:space="preserve"> HYPERLINK \l _Toc22582 </w:delInstrText>
          </w:r>
          <w:r w:rsidDel="00046079">
            <w:rPr>
              <w:bCs/>
            </w:rPr>
            <w:fldChar w:fldCharType="separate"/>
          </w:r>
          <w:r w:rsidDel="00046079">
            <w:delText>Figure 4</w:delText>
          </w:r>
          <w:r w:rsidDel="00046079">
            <w:rPr>
              <w:rFonts w:hint="eastAsia"/>
            </w:rPr>
            <w:delText>.</w:delText>
          </w:r>
          <w:r w:rsidDel="00046079">
            <w:delText xml:space="preserve">9 </w:delText>
          </w:r>
          <w:r w:rsidDel="00046079">
            <w:rPr>
              <w:rFonts w:hint="eastAsia"/>
            </w:rPr>
            <w:delText>: Shank the Phone in action1</w:delText>
          </w:r>
          <w:r w:rsidDel="00046079">
            <w:tab/>
          </w:r>
          <w:r w:rsidDel="00046079">
            <w:fldChar w:fldCharType="begin"/>
          </w:r>
          <w:r w:rsidDel="00046079">
            <w:delInstrText xml:space="preserve"> PAGEREF _Toc22582 </w:delInstrText>
          </w:r>
          <w:r w:rsidDel="00046079">
            <w:fldChar w:fldCharType="separate"/>
          </w:r>
          <w:r w:rsidDel="00046079">
            <w:delText>40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52" w:author="像个男人一样" w:date="2018-03-22T12:32:00Z"/>
          <w:del w:id="253" w:author="jie sun" w:date="2018-04-11T17:15:00Z"/>
        </w:rPr>
      </w:pPr>
      <w:ins w:id="254" w:author="像个男人一样" w:date="2018-03-22T12:32:00Z">
        <w:del w:id="255" w:author="jie sun" w:date="2018-04-11T17:15:00Z">
          <w:r w:rsidDel="00046079">
            <w:rPr>
              <w:bCs/>
            </w:rPr>
            <w:fldChar w:fldCharType="begin"/>
          </w:r>
          <w:r w:rsidDel="00046079">
            <w:rPr>
              <w:bCs/>
            </w:rPr>
            <w:delInstrText xml:space="preserve"> HYPERLINK \l _Toc21337 </w:delInstrText>
          </w:r>
          <w:r w:rsidDel="00046079">
            <w:rPr>
              <w:bCs/>
            </w:rPr>
            <w:fldChar w:fldCharType="separate"/>
          </w:r>
          <w:r w:rsidDel="00046079">
            <w:delText>Figure 4</w:delText>
          </w:r>
          <w:r w:rsidDel="00046079">
            <w:rPr>
              <w:rFonts w:hint="eastAsia"/>
            </w:rPr>
            <w:delText>.</w:delText>
          </w:r>
          <w:r w:rsidDel="00046079">
            <w:delText xml:space="preserve">10 </w:delText>
          </w:r>
          <w:r w:rsidDel="00046079">
            <w:rPr>
              <w:rFonts w:hint="eastAsia"/>
            </w:rPr>
            <w:delText>:Spinning angle changes</w:delText>
          </w:r>
          <w:r w:rsidDel="00046079">
            <w:rPr>
              <w:rFonts w:hint="eastAsia"/>
              <w:lang w:val="en-US"/>
            </w:rPr>
            <w:delText xml:space="preserve"> in action 1</w:delText>
          </w:r>
          <w:r w:rsidDel="00046079">
            <w:tab/>
          </w:r>
          <w:r w:rsidDel="00046079">
            <w:fldChar w:fldCharType="begin"/>
          </w:r>
          <w:r w:rsidDel="00046079">
            <w:delInstrText xml:space="preserve"> PAGEREF _Toc21337 </w:delInstrText>
          </w:r>
          <w:r w:rsidDel="00046079">
            <w:fldChar w:fldCharType="separate"/>
          </w:r>
          <w:r w:rsidDel="00046079">
            <w:delText>40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56" w:author="像个男人一样" w:date="2018-03-22T12:32:00Z"/>
          <w:del w:id="257" w:author="jie sun" w:date="2018-04-11T17:15:00Z"/>
        </w:rPr>
      </w:pPr>
      <w:ins w:id="258" w:author="像个男人一样" w:date="2018-03-22T12:32:00Z">
        <w:del w:id="259" w:author="jie sun" w:date="2018-04-11T17:15:00Z">
          <w:r w:rsidDel="00046079">
            <w:rPr>
              <w:bCs/>
            </w:rPr>
            <w:fldChar w:fldCharType="begin"/>
          </w:r>
          <w:r w:rsidDel="00046079">
            <w:rPr>
              <w:bCs/>
            </w:rPr>
            <w:delInstrText xml:space="preserve"> HYPERLINK \l _Toc17258 </w:delInstrText>
          </w:r>
          <w:r w:rsidDel="00046079">
            <w:rPr>
              <w:bCs/>
            </w:rPr>
            <w:fldChar w:fldCharType="separate"/>
          </w:r>
          <w:r w:rsidDel="00046079">
            <w:delText>Figure 4</w:delText>
          </w:r>
          <w:r w:rsidDel="00046079">
            <w:rPr>
              <w:rFonts w:hint="eastAsia"/>
            </w:rPr>
            <w:delText>.</w:delText>
          </w:r>
          <w:r w:rsidDel="00046079">
            <w:delText xml:space="preserve">11 </w:delText>
          </w:r>
          <w:r w:rsidDel="00046079">
            <w:rPr>
              <w:rFonts w:hint="eastAsia"/>
            </w:rPr>
            <w:delText>: Angles with the gravity changes</w:delText>
          </w:r>
          <w:r w:rsidDel="00046079">
            <w:rPr>
              <w:rFonts w:hint="eastAsia"/>
              <w:lang w:val="en-US"/>
            </w:rPr>
            <w:delText xml:space="preserve"> in action1</w:delText>
          </w:r>
          <w:r w:rsidDel="00046079">
            <w:tab/>
          </w:r>
          <w:r w:rsidDel="00046079">
            <w:fldChar w:fldCharType="begin"/>
          </w:r>
          <w:r w:rsidDel="00046079">
            <w:delInstrText xml:space="preserve"> PAGEREF _Toc17258 </w:delInstrText>
          </w:r>
          <w:r w:rsidDel="00046079">
            <w:fldChar w:fldCharType="separate"/>
          </w:r>
          <w:r w:rsidDel="00046079">
            <w:delText>41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60" w:author="像个男人一样" w:date="2018-03-22T12:32:00Z"/>
          <w:del w:id="261" w:author="jie sun" w:date="2018-04-11T17:15:00Z"/>
        </w:rPr>
      </w:pPr>
      <w:ins w:id="262" w:author="像个男人一样" w:date="2018-03-22T12:32:00Z">
        <w:del w:id="263" w:author="jie sun" w:date="2018-04-11T17:15:00Z">
          <w:r w:rsidDel="00046079">
            <w:rPr>
              <w:bCs/>
            </w:rPr>
            <w:fldChar w:fldCharType="begin"/>
          </w:r>
          <w:r w:rsidDel="00046079">
            <w:rPr>
              <w:bCs/>
            </w:rPr>
            <w:delInstrText xml:space="preserve"> HYPERLINK \l _Toc32003 </w:delInstrText>
          </w:r>
          <w:r w:rsidDel="00046079">
            <w:rPr>
              <w:bCs/>
            </w:rPr>
            <w:fldChar w:fldCharType="separate"/>
          </w:r>
          <w:r w:rsidDel="00046079">
            <w:delText>Figure 4</w:delText>
          </w:r>
          <w:r w:rsidDel="00046079">
            <w:rPr>
              <w:rFonts w:hint="eastAsia"/>
            </w:rPr>
            <w:delText>.</w:delText>
          </w:r>
          <w:r w:rsidDel="00046079">
            <w:delText xml:space="preserve">12 </w:delText>
          </w:r>
          <w:r w:rsidDel="00046079">
            <w:rPr>
              <w:rFonts w:hint="eastAsia"/>
            </w:rPr>
            <w:delText xml:space="preserve">:Spinning angle changes in action </w:delText>
          </w:r>
          <w:r w:rsidDel="00046079">
            <w:rPr>
              <w:rFonts w:hint="eastAsia"/>
              <w:lang w:val="en-US"/>
            </w:rPr>
            <w:delText>2</w:delText>
          </w:r>
          <w:r w:rsidDel="00046079">
            <w:tab/>
          </w:r>
          <w:r w:rsidDel="00046079">
            <w:fldChar w:fldCharType="begin"/>
          </w:r>
          <w:r w:rsidDel="00046079">
            <w:delInstrText xml:space="preserve"> PAGEREF _Toc32003 </w:delInstrText>
          </w:r>
          <w:r w:rsidDel="00046079">
            <w:fldChar w:fldCharType="separate"/>
          </w:r>
          <w:r w:rsidDel="00046079">
            <w:delText>42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64" w:author="像个男人一样" w:date="2018-03-22T12:32:00Z"/>
          <w:del w:id="265" w:author="jie sun" w:date="2018-04-11T17:15:00Z"/>
        </w:rPr>
      </w:pPr>
      <w:ins w:id="266" w:author="像个男人一样" w:date="2018-03-22T12:32:00Z">
        <w:del w:id="267" w:author="jie sun" w:date="2018-04-11T17:15:00Z">
          <w:r w:rsidDel="00046079">
            <w:rPr>
              <w:bCs/>
            </w:rPr>
            <w:fldChar w:fldCharType="begin"/>
          </w:r>
          <w:r w:rsidDel="00046079">
            <w:rPr>
              <w:bCs/>
            </w:rPr>
            <w:delInstrText xml:space="preserve"> HYPERLINK \l _Toc22226 </w:delInstrText>
          </w:r>
          <w:r w:rsidDel="00046079">
            <w:rPr>
              <w:bCs/>
            </w:rPr>
            <w:fldChar w:fldCharType="separate"/>
          </w:r>
          <w:r w:rsidDel="00046079">
            <w:delText>Figure 4</w:delText>
          </w:r>
          <w:r w:rsidDel="00046079">
            <w:rPr>
              <w:rFonts w:hint="eastAsia"/>
            </w:rPr>
            <w:delText>.</w:delText>
          </w:r>
          <w:r w:rsidDel="00046079">
            <w:delText xml:space="preserve">13 </w:delText>
          </w:r>
          <w:r w:rsidDel="00046079">
            <w:rPr>
              <w:rFonts w:hint="eastAsia"/>
            </w:rPr>
            <w:delText>: Angles with the gravity changes in action 2</w:delText>
          </w:r>
          <w:r w:rsidDel="00046079">
            <w:tab/>
          </w:r>
          <w:r w:rsidDel="00046079">
            <w:fldChar w:fldCharType="begin"/>
          </w:r>
          <w:r w:rsidDel="00046079">
            <w:delInstrText xml:space="preserve"> PAGEREF _Toc22226 </w:delInstrText>
          </w:r>
          <w:r w:rsidDel="00046079">
            <w:fldChar w:fldCharType="separate"/>
          </w:r>
          <w:r w:rsidDel="00046079">
            <w:delText>42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68" w:author="像个男人一样" w:date="2018-03-22T12:32:00Z"/>
          <w:del w:id="269" w:author="jie sun" w:date="2018-04-11T17:15:00Z"/>
        </w:rPr>
      </w:pPr>
      <w:ins w:id="270" w:author="像个男人一样" w:date="2018-03-22T12:32:00Z">
        <w:del w:id="271" w:author="jie sun" w:date="2018-04-11T17:15:00Z">
          <w:r w:rsidDel="00046079">
            <w:rPr>
              <w:bCs/>
            </w:rPr>
            <w:fldChar w:fldCharType="begin"/>
          </w:r>
          <w:r w:rsidDel="00046079">
            <w:rPr>
              <w:bCs/>
            </w:rPr>
            <w:delInstrText xml:space="preserve"> HYPERLINK \l _Toc17489 </w:delInstrText>
          </w:r>
          <w:r w:rsidDel="00046079">
            <w:rPr>
              <w:bCs/>
            </w:rPr>
            <w:fldChar w:fldCharType="separate"/>
          </w:r>
          <w:r w:rsidDel="00046079">
            <w:delText>Figure 4</w:delText>
          </w:r>
          <w:r w:rsidDel="00046079">
            <w:rPr>
              <w:rFonts w:hint="eastAsia"/>
            </w:rPr>
            <w:delText>.</w:delText>
          </w:r>
          <w:r w:rsidDel="00046079">
            <w:delText xml:space="preserve">14 </w:delText>
          </w:r>
          <w:r w:rsidDel="00046079">
            <w:rPr>
              <w:rFonts w:hint="eastAsia"/>
            </w:rPr>
            <w:delText>:</w:delText>
          </w:r>
          <w:r w:rsidDel="00046079">
            <w:rPr>
              <w:rFonts w:hint="eastAsia"/>
              <w:lang w:val="en-US"/>
            </w:rPr>
            <w:delText xml:space="preserve"> </w:delText>
          </w:r>
          <w:r w:rsidDel="00046079">
            <w:rPr>
              <w:rFonts w:hint="eastAsia"/>
            </w:rPr>
            <w:delText>Spinning angle changes in action 3</w:delText>
          </w:r>
          <w:r w:rsidDel="00046079">
            <w:tab/>
          </w:r>
          <w:r w:rsidDel="00046079">
            <w:fldChar w:fldCharType="begin"/>
          </w:r>
          <w:r w:rsidDel="00046079">
            <w:delInstrText xml:space="preserve"> PAGEREF _Toc17489 </w:delInstrText>
          </w:r>
          <w:r w:rsidDel="00046079">
            <w:fldChar w:fldCharType="separate"/>
          </w:r>
          <w:r w:rsidDel="00046079">
            <w:delText>43</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272" w:author="像个男人一样" w:date="2018-03-22T12:32:00Z"/>
          <w:del w:id="273" w:author="jie sun" w:date="2018-04-11T17:15:00Z"/>
        </w:rPr>
      </w:pPr>
      <w:ins w:id="274" w:author="像个男人一样" w:date="2018-03-22T12:32:00Z">
        <w:del w:id="275" w:author="jie sun" w:date="2018-04-11T17:15:00Z">
          <w:r w:rsidDel="00046079">
            <w:rPr>
              <w:bCs/>
            </w:rPr>
            <w:fldChar w:fldCharType="begin"/>
          </w:r>
          <w:r w:rsidDel="00046079">
            <w:rPr>
              <w:bCs/>
            </w:rPr>
            <w:delInstrText xml:space="preserve"> HYPERLINK \l _Toc5978 </w:delInstrText>
          </w:r>
          <w:r w:rsidDel="00046079">
            <w:rPr>
              <w:bCs/>
            </w:rPr>
            <w:fldChar w:fldCharType="separate"/>
          </w:r>
          <w:r w:rsidDel="00046079">
            <w:delText>Figure 4</w:delText>
          </w:r>
          <w:r w:rsidDel="00046079">
            <w:rPr>
              <w:rFonts w:hint="eastAsia"/>
            </w:rPr>
            <w:delText>.</w:delText>
          </w:r>
          <w:r w:rsidDel="00046079">
            <w:delText xml:space="preserve">15 </w:delText>
          </w:r>
          <w:r w:rsidDel="00046079">
            <w:rPr>
              <w:rFonts w:hint="eastAsia"/>
            </w:rPr>
            <w:delText>:  Angles with the gravity changes in action 3</w:delText>
          </w:r>
          <w:r w:rsidDel="00046079">
            <w:tab/>
          </w:r>
          <w:r w:rsidDel="00046079">
            <w:fldChar w:fldCharType="begin"/>
          </w:r>
          <w:r w:rsidDel="00046079">
            <w:delInstrText xml:space="preserve"> PAGEREF _Toc5978 </w:delInstrText>
          </w:r>
          <w:r w:rsidDel="00046079">
            <w:fldChar w:fldCharType="separate"/>
          </w:r>
          <w:r w:rsidDel="00046079">
            <w:delText>44</w:delText>
          </w:r>
          <w:r w:rsidDel="00046079">
            <w:fldChar w:fldCharType="end"/>
          </w:r>
          <w:r w:rsidDel="00046079">
            <w:rPr>
              <w:bCs/>
            </w:rPr>
            <w:fldChar w:fldCharType="end"/>
          </w:r>
        </w:del>
      </w:ins>
    </w:p>
    <w:p w:rsidR="00982FB6" w:rsidRDefault="00D5184D">
      <w:pPr>
        <w:pStyle w:val="TableofFigures"/>
        <w:tabs>
          <w:tab w:val="right" w:leader="dot" w:pos="9016"/>
        </w:tabs>
        <w:rPr>
          <w:noProof/>
        </w:rPr>
      </w:pPr>
      <w:ins w:id="276" w:author="像个男人一样" w:date="2018-03-22T12:27:00Z">
        <w:del w:id="277" w:author="jie sun" w:date="2018-04-11T17:15:00Z">
          <w:r w:rsidDel="00046079">
            <w:rPr>
              <w:bCs/>
            </w:rPr>
            <w:fldChar w:fldCharType="end"/>
          </w:r>
        </w:del>
      </w:ins>
      <w:ins w:id="278" w:author="jie sun" w:date="2018-04-11T17:15:00Z">
        <w:r w:rsidR="00046079">
          <w:rPr>
            <w:bCs/>
          </w:rPr>
          <w:fldChar w:fldCharType="begin"/>
        </w:r>
        <w:r w:rsidR="00046079">
          <w:rPr>
            <w:bCs/>
          </w:rPr>
          <w:instrText xml:space="preserve"> TOC \h \z \c "Figure" </w:instrText>
        </w:r>
      </w:ins>
      <w:r w:rsidR="00046079">
        <w:rPr>
          <w:bCs/>
        </w:rPr>
        <w:fldChar w:fldCharType="separate"/>
      </w:r>
    </w:p>
    <w:p w:rsidR="00982FB6" w:rsidRDefault="00982FB6">
      <w:pPr>
        <w:pStyle w:val="TableofFigures"/>
        <w:tabs>
          <w:tab w:val="right" w:leader="dot" w:pos="9016"/>
        </w:tabs>
        <w:rPr>
          <w:rFonts w:asciiTheme="minorHAnsi" w:hAnsiTheme="minorHAnsi"/>
          <w:noProof/>
          <w:sz w:val="22"/>
        </w:rPr>
      </w:pPr>
      <w:hyperlink w:anchor="_Toc517801871" w:history="1">
        <w:r w:rsidRPr="001A6082">
          <w:rPr>
            <w:rStyle w:val="Hyperlink"/>
            <w:noProof/>
          </w:rPr>
          <w:t>Figure 2</w:t>
        </w:r>
        <w:r w:rsidRPr="001A6082">
          <w:rPr>
            <w:rStyle w:val="Hyperlink"/>
            <w:noProof/>
          </w:rPr>
          <w:noBreakHyphen/>
          <w:t>1: Working Principle Of A</w:t>
        </w:r>
        <w:r w:rsidRPr="001A6082">
          <w:rPr>
            <w:rStyle w:val="Hyperlink"/>
            <w:noProof/>
            <w:lang w:val="en-US"/>
          </w:rPr>
          <w:t xml:space="preserve"> Capacitive </w:t>
        </w:r>
        <w:r w:rsidRPr="001A6082">
          <w:rPr>
            <w:rStyle w:val="Hyperlink"/>
            <w:noProof/>
          </w:rPr>
          <w:t>Accelerometer. (Nisticò, 2013)</w:t>
        </w:r>
        <w:r>
          <w:rPr>
            <w:noProof/>
            <w:webHidden/>
          </w:rPr>
          <w:tab/>
        </w:r>
        <w:r>
          <w:rPr>
            <w:noProof/>
            <w:webHidden/>
          </w:rPr>
          <w:fldChar w:fldCharType="begin"/>
        </w:r>
        <w:r>
          <w:rPr>
            <w:noProof/>
            <w:webHidden/>
          </w:rPr>
          <w:instrText xml:space="preserve"> PAGEREF _Toc517801871 \h </w:instrText>
        </w:r>
        <w:r>
          <w:rPr>
            <w:noProof/>
            <w:webHidden/>
          </w:rPr>
        </w:r>
        <w:r>
          <w:rPr>
            <w:noProof/>
            <w:webHidden/>
          </w:rPr>
          <w:fldChar w:fldCharType="separate"/>
        </w:r>
        <w:r>
          <w:rPr>
            <w:noProof/>
            <w:webHidden/>
          </w:rPr>
          <w:t>12</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72" w:history="1">
        <w:r w:rsidRPr="001A6082">
          <w:rPr>
            <w:rStyle w:val="Hyperlink"/>
            <w:iCs/>
            <w:noProof/>
          </w:rPr>
          <w:t>Figure 2</w:t>
        </w:r>
        <w:r w:rsidRPr="001A6082">
          <w:rPr>
            <w:rStyle w:val="Hyperlink"/>
            <w:iCs/>
            <w:noProof/>
          </w:rPr>
          <w:noBreakHyphen/>
          <w:t>2: Accelerometer Theory &amp; Design</w:t>
        </w:r>
        <w:r w:rsidRPr="001A6082">
          <w:rPr>
            <w:rStyle w:val="Hyperlink"/>
            <w:iCs/>
            <w:noProof/>
            <w:lang w:val="en-US"/>
          </w:rPr>
          <w:t xml:space="preserve"> </w:t>
        </w:r>
        <w:r w:rsidRPr="001A6082">
          <w:rPr>
            <w:rStyle w:val="Hyperlink"/>
            <w:noProof/>
            <w:lang w:val="en-US"/>
          </w:rPr>
          <w:t>(Nisticò, 2013)</w:t>
        </w:r>
        <w:r>
          <w:rPr>
            <w:noProof/>
            <w:webHidden/>
          </w:rPr>
          <w:tab/>
        </w:r>
        <w:r>
          <w:rPr>
            <w:noProof/>
            <w:webHidden/>
          </w:rPr>
          <w:fldChar w:fldCharType="begin"/>
        </w:r>
        <w:r>
          <w:rPr>
            <w:noProof/>
            <w:webHidden/>
          </w:rPr>
          <w:instrText xml:space="preserve"> PAGEREF _Toc517801872 \h </w:instrText>
        </w:r>
        <w:r>
          <w:rPr>
            <w:noProof/>
            <w:webHidden/>
          </w:rPr>
        </w:r>
        <w:r>
          <w:rPr>
            <w:noProof/>
            <w:webHidden/>
          </w:rPr>
          <w:fldChar w:fldCharType="separate"/>
        </w:r>
        <w:r>
          <w:rPr>
            <w:noProof/>
            <w:webHidden/>
          </w:rPr>
          <w:t>13</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73" w:history="1">
        <w:r w:rsidRPr="001A6082">
          <w:rPr>
            <w:rStyle w:val="Hyperlink"/>
            <w:iCs/>
            <w:noProof/>
          </w:rPr>
          <w:t>Figure 2</w:t>
        </w:r>
        <w:r w:rsidRPr="001A6082">
          <w:rPr>
            <w:rStyle w:val="Hyperlink"/>
            <w:iCs/>
            <w:noProof/>
          </w:rPr>
          <w:noBreakHyphen/>
          <w:t xml:space="preserve">3: Three-Axis Accelerometer In A Phone </w:t>
        </w:r>
        <w:r w:rsidRPr="001A6082">
          <w:rPr>
            <w:rStyle w:val="Hyperlink"/>
            <w:noProof/>
          </w:rPr>
          <w:t>(YingWen, 2014)</w:t>
        </w:r>
        <w:r>
          <w:rPr>
            <w:noProof/>
            <w:webHidden/>
          </w:rPr>
          <w:tab/>
        </w:r>
        <w:r>
          <w:rPr>
            <w:noProof/>
            <w:webHidden/>
          </w:rPr>
          <w:fldChar w:fldCharType="begin"/>
        </w:r>
        <w:r>
          <w:rPr>
            <w:noProof/>
            <w:webHidden/>
          </w:rPr>
          <w:instrText xml:space="preserve"> PAGEREF _Toc517801873 \h </w:instrText>
        </w:r>
        <w:r>
          <w:rPr>
            <w:noProof/>
            <w:webHidden/>
          </w:rPr>
        </w:r>
        <w:r>
          <w:rPr>
            <w:noProof/>
            <w:webHidden/>
          </w:rPr>
          <w:fldChar w:fldCharType="separate"/>
        </w:r>
        <w:r>
          <w:rPr>
            <w:noProof/>
            <w:webHidden/>
          </w:rPr>
          <w:t>14</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74" w:history="1">
        <w:r w:rsidRPr="001A6082">
          <w:rPr>
            <w:rStyle w:val="Hyperlink"/>
            <w:noProof/>
          </w:rPr>
          <w:t>Figure 2</w:t>
        </w:r>
        <w:r w:rsidRPr="001A6082">
          <w:rPr>
            <w:rStyle w:val="Hyperlink"/>
            <w:noProof/>
          </w:rPr>
          <w:noBreakHyphen/>
          <w:t>4: 3-Axis Digital Accelerometer (Zhao, 2008)</w:t>
        </w:r>
        <w:r>
          <w:rPr>
            <w:noProof/>
            <w:webHidden/>
          </w:rPr>
          <w:tab/>
        </w:r>
        <w:r>
          <w:rPr>
            <w:noProof/>
            <w:webHidden/>
          </w:rPr>
          <w:fldChar w:fldCharType="begin"/>
        </w:r>
        <w:r>
          <w:rPr>
            <w:noProof/>
            <w:webHidden/>
          </w:rPr>
          <w:instrText xml:space="preserve"> PAGEREF _Toc517801874 \h </w:instrText>
        </w:r>
        <w:r>
          <w:rPr>
            <w:noProof/>
            <w:webHidden/>
          </w:rPr>
        </w:r>
        <w:r>
          <w:rPr>
            <w:noProof/>
            <w:webHidden/>
          </w:rPr>
          <w:fldChar w:fldCharType="separate"/>
        </w:r>
        <w:r>
          <w:rPr>
            <w:noProof/>
            <w:webHidden/>
          </w:rPr>
          <w:t>15</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75" w:history="1">
        <w:r w:rsidRPr="001A6082">
          <w:rPr>
            <w:rStyle w:val="Hyperlink"/>
            <w:noProof/>
          </w:rPr>
          <w:t>Figure 2</w:t>
        </w:r>
        <w:r w:rsidRPr="001A6082">
          <w:rPr>
            <w:rStyle w:val="Hyperlink"/>
            <w:noProof/>
          </w:rPr>
          <w:noBreakHyphen/>
          <w:t>5:A Step, Stride and Heading Determination For The Pedestrian Navigation System</w:t>
        </w:r>
        <w:r>
          <w:rPr>
            <w:noProof/>
            <w:webHidden/>
          </w:rPr>
          <w:tab/>
        </w:r>
        <w:r>
          <w:rPr>
            <w:noProof/>
            <w:webHidden/>
          </w:rPr>
          <w:fldChar w:fldCharType="begin"/>
        </w:r>
        <w:r>
          <w:rPr>
            <w:noProof/>
            <w:webHidden/>
          </w:rPr>
          <w:instrText xml:space="preserve"> PAGEREF _Toc517801875 \h </w:instrText>
        </w:r>
        <w:r>
          <w:rPr>
            <w:noProof/>
            <w:webHidden/>
          </w:rPr>
        </w:r>
        <w:r>
          <w:rPr>
            <w:noProof/>
            <w:webHidden/>
          </w:rPr>
          <w:fldChar w:fldCharType="separate"/>
        </w:r>
        <w:r>
          <w:rPr>
            <w:noProof/>
            <w:webHidden/>
          </w:rPr>
          <w:t>16</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76" w:history="1">
        <w:r w:rsidRPr="001A6082">
          <w:rPr>
            <w:rStyle w:val="Hyperlink"/>
            <w:noProof/>
          </w:rPr>
          <w:t>Figure 2</w:t>
        </w:r>
        <w:r w:rsidRPr="001A6082">
          <w:rPr>
            <w:rStyle w:val="Hyperlink"/>
            <w:noProof/>
          </w:rPr>
          <w:noBreakHyphen/>
          <w:t>6:The Three Axes Data Of The Accelerometer From iPhone</w:t>
        </w:r>
        <w:r>
          <w:rPr>
            <w:noProof/>
            <w:webHidden/>
          </w:rPr>
          <w:tab/>
        </w:r>
        <w:r>
          <w:rPr>
            <w:noProof/>
            <w:webHidden/>
          </w:rPr>
          <w:fldChar w:fldCharType="begin"/>
        </w:r>
        <w:r>
          <w:rPr>
            <w:noProof/>
            <w:webHidden/>
          </w:rPr>
          <w:instrText xml:space="preserve"> PAGEREF _Toc517801876 \h </w:instrText>
        </w:r>
        <w:r>
          <w:rPr>
            <w:noProof/>
            <w:webHidden/>
          </w:rPr>
        </w:r>
        <w:r>
          <w:rPr>
            <w:noProof/>
            <w:webHidden/>
          </w:rPr>
          <w:fldChar w:fldCharType="separate"/>
        </w:r>
        <w:r>
          <w:rPr>
            <w:noProof/>
            <w:webHidden/>
          </w:rPr>
          <w:t>16</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77" w:history="1">
        <w:r w:rsidRPr="001A6082">
          <w:rPr>
            <w:rStyle w:val="Hyperlink"/>
            <w:noProof/>
          </w:rPr>
          <w:t>Figure 2</w:t>
        </w:r>
        <w:r w:rsidRPr="001A6082">
          <w:rPr>
            <w:rStyle w:val="Hyperlink"/>
            <w:noProof/>
          </w:rPr>
          <w:noBreakHyphen/>
          <w:t>7:The Total Accelerometer Data After Calculation</w:t>
        </w:r>
        <w:r>
          <w:rPr>
            <w:noProof/>
            <w:webHidden/>
          </w:rPr>
          <w:tab/>
        </w:r>
        <w:r>
          <w:rPr>
            <w:noProof/>
            <w:webHidden/>
          </w:rPr>
          <w:fldChar w:fldCharType="begin"/>
        </w:r>
        <w:r>
          <w:rPr>
            <w:noProof/>
            <w:webHidden/>
          </w:rPr>
          <w:instrText xml:space="preserve"> PAGEREF _Toc517801877 \h </w:instrText>
        </w:r>
        <w:r>
          <w:rPr>
            <w:noProof/>
            <w:webHidden/>
          </w:rPr>
        </w:r>
        <w:r>
          <w:rPr>
            <w:noProof/>
            <w:webHidden/>
          </w:rPr>
          <w:fldChar w:fldCharType="separate"/>
        </w:r>
        <w:r>
          <w:rPr>
            <w:noProof/>
            <w:webHidden/>
          </w:rPr>
          <w:t>17</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78" w:history="1">
        <w:r w:rsidRPr="001A6082">
          <w:rPr>
            <w:rStyle w:val="Hyperlink"/>
            <w:noProof/>
          </w:rPr>
          <w:t>Figure 2</w:t>
        </w:r>
        <w:r w:rsidRPr="001A6082">
          <w:rPr>
            <w:rStyle w:val="Hyperlink"/>
            <w:noProof/>
          </w:rPr>
          <w:noBreakHyphen/>
          <w:t>8:The Peak Data Of  The Accelerometer</w:t>
        </w:r>
        <w:r>
          <w:rPr>
            <w:noProof/>
            <w:webHidden/>
          </w:rPr>
          <w:tab/>
        </w:r>
        <w:r>
          <w:rPr>
            <w:noProof/>
            <w:webHidden/>
          </w:rPr>
          <w:fldChar w:fldCharType="begin"/>
        </w:r>
        <w:r>
          <w:rPr>
            <w:noProof/>
            <w:webHidden/>
          </w:rPr>
          <w:instrText xml:space="preserve"> PAGEREF _Toc517801878 \h </w:instrText>
        </w:r>
        <w:r>
          <w:rPr>
            <w:noProof/>
            <w:webHidden/>
          </w:rPr>
        </w:r>
        <w:r>
          <w:rPr>
            <w:noProof/>
            <w:webHidden/>
          </w:rPr>
          <w:fldChar w:fldCharType="separate"/>
        </w:r>
        <w:r>
          <w:rPr>
            <w:noProof/>
            <w:webHidden/>
          </w:rPr>
          <w:t>18</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79" w:history="1">
        <w:r w:rsidRPr="001A6082">
          <w:rPr>
            <w:rStyle w:val="Hyperlink"/>
            <w:noProof/>
          </w:rPr>
          <w:t>Figure 2</w:t>
        </w:r>
        <w:r w:rsidRPr="001A6082">
          <w:rPr>
            <w:rStyle w:val="Hyperlink"/>
            <w:noProof/>
          </w:rPr>
          <w:noBreakHyphen/>
          <w:t>9:The Intervals Among The Peaks</w:t>
        </w:r>
        <w:r>
          <w:rPr>
            <w:noProof/>
            <w:webHidden/>
          </w:rPr>
          <w:tab/>
        </w:r>
        <w:r>
          <w:rPr>
            <w:noProof/>
            <w:webHidden/>
          </w:rPr>
          <w:fldChar w:fldCharType="begin"/>
        </w:r>
        <w:r>
          <w:rPr>
            <w:noProof/>
            <w:webHidden/>
          </w:rPr>
          <w:instrText xml:space="preserve"> PAGEREF _Toc517801879 \h </w:instrText>
        </w:r>
        <w:r>
          <w:rPr>
            <w:noProof/>
            <w:webHidden/>
          </w:rPr>
        </w:r>
        <w:r>
          <w:rPr>
            <w:noProof/>
            <w:webHidden/>
          </w:rPr>
          <w:fldChar w:fldCharType="separate"/>
        </w:r>
        <w:r>
          <w:rPr>
            <w:noProof/>
            <w:webHidden/>
          </w:rPr>
          <w:t>19</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80" w:history="1">
        <w:r w:rsidRPr="001A6082">
          <w:rPr>
            <w:rStyle w:val="Hyperlink"/>
            <w:noProof/>
          </w:rPr>
          <w:t>Figure 2</w:t>
        </w:r>
        <w:r w:rsidRPr="001A6082">
          <w:rPr>
            <w:rStyle w:val="Hyperlink"/>
            <w:noProof/>
          </w:rPr>
          <w:noBreakHyphen/>
          <w:t>10:The Threshold Figure</w:t>
        </w:r>
        <w:r>
          <w:rPr>
            <w:noProof/>
            <w:webHidden/>
          </w:rPr>
          <w:tab/>
        </w:r>
        <w:r>
          <w:rPr>
            <w:noProof/>
            <w:webHidden/>
          </w:rPr>
          <w:fldChar w:fldCharType="begin"/>
        </w:r>
        <w:r>
          <w:rPr>
            <w:noProof/>
            <w:webHidden/>
          </w:rPr>
          <w:instrText xml:space="preserve"> PAGEREF _Toc517801880 \h </w:instrText>
        </w:r>
        <w:r>
          <w:rPr>
            <w:noProof/>
            <w:webHidden/>
          </w:rPr>
        </w:r>
        <w:r>
          <w:rPr>
            <w:noProof/>
            <w:webHidden/>
          </w:rPr>
          <w:fldChar w:fldCharType="separate"/>
        </w:r>
        <w:r>
          <w:rPr>
            <w:noProof/>
            <w:webHidden/>
          </w:rPr>
          <w:t>19</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81" w:history="1">
        <w:r w:rsidRPr="001A6082">
          <w:rPr>
            <w:rStyle w:val="Hyperlink"/>
            <w:noProof/>
          </w:rPr>
          <w:t>Figure 2</w:t>
        </w:r>
        <w:r w:rsidRPr="001A6082">
          <w:rPr>
            <w:rStyle w:val="Hyperlink"/>
            <w:noProof/>
          </w:rPr>
          <w:noBreakHyphen/>
          <w:t>11:The Different Pattern Data</w:t>
        </w:r>
        <w:r>
          <w:rPr>
            <w:noProof/>
            <w:webHidden/>
          </w:rPr>
          <w:tab/>
        </w:r>
        <w:r>
          <w:rPr>
            <w:noProof/>
            <w:webHidden/>
          </w:rPr>
          <w:fldChar w:fldCharType="begin"/>
        </w:r>
        <w:r>
          <w:rPr>
            <w:noProof/>
            <w:webHidden/>
          </w:rPr>
          <w:instrText xml:space="preserve"> PAGEREF _Toc517801881 \h </w:instrText>
        </w:r>
        <w:r>
          <w:rPr>
            <w:noProof/>
            <w:webHidden/>
          </w:rPr>
        </w:r>
        <w:r>
          <w:rPr>
            <w:noProof/>
            <w:webHidden/>
          </w:rPr>
          <w:fldChar w:fldCharType="separate"/>
        </w:r>
        <w:r>
          <w:rPr>
            <w:noProof/>
            <w:webHidden/>
          </w:rPr>
          <w:t>20</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82" w:history="1">
        <w:r w:rsidRPr="001A6082">
          <w:rPr>
            <w:rStyle w:val="Hyperlink"/>
            <w:noProof/>
          </w:rPr>
          <w:t>Figure 2</w:t>
        </w:r>
        <w:r w:rsidRPr="001A6082">
          <w:rPr>
            <w:rStyle w:val="Hyperlink"/>
            <w:noProof/>
          </w:rPr>
          <w:noBreakHyphen/>
          <w:t>12:The Program Of Calculating The Steps</w:t>
        </w:r>
        <w:r>
          <w:rPr>
            <w:noProof/>
            <w:webHidden/>
          </w:rPr>
          <w:tab/>
        </w:r>
        <w:r>
          <w:rPr>
            <w:noProof/>
            <w:webHidden/>
          </w:rPr>
          <w:fldChar w:fldCharType="begin"/>
        </w:r>
        <w:r>
          <w:rPr>
            <w:noProof/>
            <w:webHidden/>
          </w:rPr>
          <w:instrText xml:space="preserve"> PAGEREF _Toc517801882 \h </w:instrText>
        </w:r>
        <w:r>
          <w:rPr>
            <w:noProof/>
            <w:webHidden/>
          </w:rPr>
        </w:r>
        <w:r>
          <w:rPr>
            <w:noProof/>
            <w:webHidden/>
          </w:rPr>
          <w:fldChar w:fldCharType="separate"/>
        </w:r>
        <w:r>
          <w:rPr>
            <w:noProof/>
            <w:webHidden/>
          </w:rPr>
          <w:t>21</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83" w:history="1">
        <w:r w:rsidRPr="001A6082">
          <w:rPr>
            <w:rStyle w:val="Hyperlink"/>
            <w:noProof/>
          </w:rPr>
          <w:t>Figure 2</w:t>
        </w:r>
        <w:r w:rsidRPr="001A6082">
          <w:rPr>
            <w:rStyle w:val="Hyperlink"/>
            <w:noProof/>
          </w:rPr>
          <w:noBreakHyphen/>
          <w:t>13:The Accuracies Of The Step Algorithms</w:t>
        </w:r>
        <w:r>
          <w:rPr>
            <w:noProof/>
            <w:webHidden/>
          </w:rPr>
          <w:tab/>
        </w:r>
        <w:r>
          <w:rPr>
            <w:noProof/>
            <w:webHidden/>
          </w:rPr>
          <w:fldChar w:fldCharType="begin"/>
        </w:r>
        <w:r>
          <w:rPr>
            <w:noProof/>
            <w:webHidden/>
          </w:rPr>
          <w:instrText xml:space="preserve"> PAGEREF _Toc517801883 \h </w:instrText>
        </w:r>
        <w:r>
          <w:rPr>
            <w:noProof/>
            <w:webHidden/>
          </w:rPr>
        </w:r>
        <w:r>
          <w:rPr>
            <w:noProof/>
            <w:webHidden/>
          </w:rPr>
          <w:fldChar w:fldCharType="separate"/>
        </w:r>
        <w:r>
          <w:rPr>
            <w:noProof/>
            <w:webHidden/>
          </w:rPr>
          <w:t>22</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84" w:history="1">
        <w:r w:rsidRPr="001A6082">
          <w:rPr>
            <w:rStyle w:val="Hyperlink"/>
            <w:noProof/>
          </w:rPr>
          <w:t>Figure 3</w:t>
        </w:r>
        <w:r w:rsidRPr="001A6082">
          <w:rPr>
            <w:rStyle w:val="Hyperlink"/>
            <w:noProof/>
          </w:rPr>
          <w:noBreakHyphen/>
          <w:t>1:Wili Commons. (Wilimedia, 2006)</w:t>
        </w:r>
        <w:r>
          <w:rPr>
            <w:noProof/>
            <w:webHidden/>
          </w:rPr>
          <w:tab/>
        </w:r>
        <w:r>
          <w:rPr>
            <w:noProof/>
            <w:webHidden/>
          </w:rPr>
          <w:fldChar w:fldCharType="begin"/>
        </w:r>
        <w:r>
          <w:rPr>
            <w:noProof/>
            <w:webHidden/>
          </w:rPr>
          <w:instrText xml:space="preserve"> PAGEREF _Toc517801884 \h </w:instrText>
        </w:r>
        <w:r>
          <w:rPr>
            <w:noProof/>
            <w:webHidden/>
          </w:rPr>
        </w:r>
        <w:r>
          <w:rPr>
            <w:noProof/>
            <w:webHidden/>
          </w:rPr>
          <w:fldChar w:fldCharType="separate"/>
        </w:r>
        <w:r>
          <w:rPr>
            <w:noProof/>
            <w:webHidden/>
          </w:rPr>
          <w:t>23</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85" w:history="1">
        <w:r w:rsidRPr="001A6082">
          <w:rPr>
            <w:rStyle w:val="Hyperlink"/>
            <w:noProof/>
          </w:rPr>
          <w:t>Figure 3</w:t>
        </w:r>
        <w:r w:rsidRPr="001A6082">
          <w:rPr>
            <w:rStyle w:val="Hyperlink"/>
            <w:noProof/>
          </w:rPr>
          <w:noBreakHyphen/>
          <w:t>2:Gyroscope Principles (Pigeon's nest, n.d.)</w:t>
        </w:r>
        <w:r>
          <w:rPr>
            <w:noProof/>
            <w:webHidden/>
          </w:rPr>
          <w:tab/>
        </w:r>
        <w:r>
          <w:rPr>
            <w:noProof/>
            <w:webHidden/>
          </w:rPr>
          <w:fldChar w:fldCharType="begin"/>
        </w:r>
        <w:r>
          <w:rPr>
            <w:noProof/>
            <w:webHidden/>
          </w:rPr>
          <w:instrText xml:space="preserve"> PAGEREF _Toc517801885 \h </w:instrText>
        </w:r>
        <w:r>
          <w:rPr>
            <w:noProof/>
            <w:webHidden/>
          </w:rPr>
        </w:r>
        <w:r>
          <w:rPr>
            <w:noProof/>
            <w:webHidden/>
          </w:rPr>
          <w:fldChar w:fldCharType="separate"/>
        </w:r>
        <w:r>
          <w:rPr>
            <w:noProof/>
            <w:webHidden/>
          </w:rPr>
          <w:t>24</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86" w:history="1">
        <w:r w:rsidRPr="001A6082">
          <w:rPr>
            <w:rStyle w:val="Hyperlink"/>
            <w:noProof/>
          </w:rPr>
          <w:t>Figure 3</w:t>
        </w:r>
        <w:r w:rsidRPr="001A6082">
          <w:rPr>
            <w:rStyle w:val="Hyperlink"/>
            <w:noProof/>
          </w:rPr>
          <w:noBreakHyphen/>
          <w:t>3:  A Gyroscope Works In An Airplane (Mraz, 2014)</w:t>
        </w:r>
        <w:r>
          <w:rPr>
            <w:noProof/>
            <w:webHidden/>
          </w:rPr>
          <w:tab/>
        </w:r>
        <w:r>
          <w:rPr>
            <w:noProof/>
            <w:webHidden/>
          </w:rPr>
          <w:fldChar w:fldCharType="begin"/>
        </w:r>
        <w:r>
          <w:rPr>
            <w:noProof/>
            <w:webHidden/>
          </w:rPr>
          <w:instrText xml:space="preserve"> PAGEREF _Toc517801886 \h </w:instrText>
        </w:r>
        <w:r>
          <w:rPr>
            <w:noProof/>
            <w:webHidden/>
          </w:rPr>
        </w:r>
        <w:r>
          <w:rPr>
            <w:noProof/>
            <w:webHidden/>
          </w:rPr>
          <w:fldChar w:fldCharType="separate"/>
        </w:r>
        <w:r>
          <w:rPr>
            <w:noProof/>
            <w:webHidden/>
          </w:rPr>
          <w:t>25</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87" w:history="1">
        <w:r w:rsidRPr="001A6082">
          <w:rPr>
            <w:rStyle w:val="Hyperlink"/>
            <w:noProof/>
          </w:rPr>
          <w:t>Figure 3</w:t>
        </w:r>
        <w:r w:rsidRPr="001A6082">
          <w:rPr>
            <w:rStyle w:val="Hyperlink"/>
            <w:noProof/>
          </w:rPr>
          <w:noBreakHyphen/>
          <w:t>4: Gyroscope Sensor In A Phone (Kealy, 2017)</w:t>
        </w:r>
        <w:r>
          <w:rPr>
            <w:noProof/>
            <w:webHidden/>
          </w:rPr>
          <w:tab/>
        </w:r>
        <w:r>
          <w:rPr>
            <w:noProof/>
            <w:webHidden/>
          </w:rPr>
          <w:fldChar w:fldCharType="begin"/>
        </w:r>
        <w:r>
          <w:rPr>
            <w:noProof/>
            <w:webHidden/>
          </w:rPr>
          <w:instrText xml:space="preserve"> PAGEREF _Toc517801887 \h </w:instrText>
        </w:r>
        <w:r>
          <w:rPr>
            <w:noProof/>
            <w:webHidden/>
          </w:rPr>
        </w:r>
        <w:r>
          <w:rPr>
            <w:noProof/>
            <w:webHidden/>
          </w:rPr>
          <w:fldChar w:fldCharType="separate"/>
        </w:r>
        <w:r>
          <w:rPr>
            <w:noProof/>
            <w:webHidden/>
          </w:rPr>
          <w:t>26</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88" w:history="1">
        <w:r w:rsidRPr="001A6082">
          <w:rPr>
            <w:rStyle w:val="Hyperlink"/>
            <w:noProof/>
          </w:rPr>
          <w:t>Figure 3</w:t>
        </w:r>
        <w:r w:rsidRPr="001A6082">
          <w:rPr>
            <w:rStyle w:val="Hyperlink"/>
            <w:noProof/>
          </w:rPr>
          <w:noBreakHyphen/>
          <w:t>5: The Angular Velocities Of Three Axes Data Of Gyroscope</w:t>
        </w:r>
        <w:r>
          <w:rPr>
            <w:noProof/>
            <w:webHidden/>
          </w:rPr>
          <w:tab/>
        </w:r>
        <w:r>
          <w:rPr>
            <w:noProof/>
            <w:webHidden/>
          </w:rPr>
          <w:fldChar w:fldCharType="begin"/>
        </w:r>
        <w:r>
          <w:rPr>
            <w:noProof/>
            <w:webHidden/>
          </w:rPr>
          <w:instrText xml:space="preserve"> PAGEREF _Toc517801888 \h </w:instrText>
        </w:r>
        <w:r>
          <w:rPr>
            <w:noProof/>
            <w:webHidden/>
          </w:rPr>
        </w:r>
        <w:r>
          <w:rPr>
            <w:noProof/>
            <w:webHidden/>
          </w:rPr>
          <w:fldChar w:fldCharType="separate"/>
        </w:r>
        <w:r>
          <w:rPr>
            <w:noProof/>
            <w:webHidden/>
          </w:rPr>
          <w:t>26</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89" w:history="1">
        <w:r w:rsidRPr="001A6082">
          <w:rPr>
            <w:rStyle w:val="Hyperlink"/>
            <w:noProof/>
          </w:rPr>
          <w:t>Figure 3</w:t>
        </w:r>
        <w:r w:rsidRPr="001A6082">
          <w:rPr>
            <w:rStyle w:val="Hyperlink"/>
            <w:noProof/>
          </w:rPr>
          <w:noBreakHyphen/>
          <w:t>6: Racing Game In iPhone (H, 2010)</w:t>
        </w:r>
        <w:r>
          <w:rPr>
            <w:noProof/>
            <w:webHidden/>
          </w:rPr>
          <w:tab/>
        </w:r>
        <w:r>
          <w:rPr>
            <w:noProof/>
            <w:webHidden/>
          </w:rPr>
          <w:fldChar w:fldCharType="begin"/>
        </w:r>
        <w:r>
          <w:rPr>
            <w:noProof/>
            <w:webHidden/>
          </w:rPr>
          <w:instrText xml:space="preserve"> PAGEREF _Toc517801889 \h </w:instrText>
        </w:r>
        <w:r>
          <w:rPr>
            <w:noProof/>
            <w:webHidden/>
          </w:rPr>
        </w:r>
        <w:r>
          <w:rPr>
            <w:noProof/>
            <w:webHidden/>
          </w:rPr>
          <w:fldChar w:fldCharType="separate"/>
        </w:r>
        <w:r>
          <w:rPr>
            <w:noProof/>
            <w:webHidden/>
          </w:rPr>
          <w:t>28</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90" w:history="1">
        <w:r w:rsidRPr="001A6082">
          <w:rPr>
            <w:rStyle w:val="Hyperlink"/>
            <w:noProof/>
          </w:rPr>
          <w:t>Figure 3</w:t>
        </w:r>
        <w:r w:rsidRPr="001A6082">
          <w:rPr>
            <w:rStyle w:val="Hyperlink"/>
            <w:noProof/>
          </w:rPr>
          <w:noBreakHyphen/>
          <w:t>7: Gyro With Racing Game</w:t>
        </w:r>
        <w:r w:rsidRPr="001A6082">
          <w:rPr>
            <w:rStyle w:val="Hyperlink"/>
            <w:iCs/>
            <w:noProof/>
          </w:rPr>
          <w:t xml:space="preserve"> </w:t>
        </w:r>
        <w:r w:rsidRPr="001A6082">
          <w:rPr>
            <w:rStyle w:val="Hyperlink"/>
            <w:noProof/>
          </w:rPr>
          <w:t>(H, 2010)</w:t>
        </w:r>
        <w:r>
          <w:rPr>
            <w:noProof/>
            <w:webHidden/>
          </w:rPr>
          <w:tab/>
        </w:r>
        <w:r>
          <w:rPr>
            <w:noProof/>
            <w:webHidden/>
          </w:rPr>
          <w:fldChar w:fldCharType="begin"/>
        </w:r>
        <w:r>
          <w:rPr>
            <w:noProof/>
            <w:webHidden/>
          </w:rPr>
          <w:instrText xml:space="preserve"> PAGEREF _Toc517801890 \h </w:instrText>
        </w:r>
        <w:r>
          <w:rPr>
            <w:noProof/>
            <w:webHidden/>
          </w:rPr>
        </w:r>
        <w:r>
          <w:rPr>
            <w:noProof/>
            <w:webHidden/>
          </w:rPr>
          <w:fldChar w:fldCharType="separate"/>
        </w:r>
        <w:r>
          <w:rPr>
            <w:noProof/>
            <w:webHidden/>
          </w:rPr>
          <w:t>29</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91" w:history="1">
        <w:r w:rsidRPr="001A6082">
          <w:rPr>
            <w:rStyle w:val="Hyperlink"/>
            <w:iCs/>
            <w:noProof/>
          </w:rPr>
          <w:t>Figure 3</w:t>
        </w:r>
        <w:r w:rsidRPr="001A6082">
          <w:rPr>
            <w:rStyle w:val="Hyperlink"/>
            <w:iCs/>
            <w:noProof/>
          </w:rPr>
          <w:noBreakHyphen/>
          <w:t>8:Racing Gyro Data Of Three Axes</w:t>
        </w:r>
        <w:r>
          <w:rPr>
            <w:noProof/>
            <w:webHidden/>
          </w:rPr>
          <w:tab/>
        </w:r>
        <w:r>
          <w:rPr>
            <w:noProof/>
            <w:webHidden/>
          </w:rPr>
          <w:fldChar w:fldCharType="begin"/>
        </w:r>
        <w:r>
          <w:rPr>
            <w:noProof/>
            <w:webHidden/>
          </w:rPr>
          <w:instrText xml:space="preserve"> PAGEREF _Toc517801891 \h </w:instrText>
        </w:r>
        <w:r>
          <w:rPr>
            <w:noProof/>
            <w:webHidden/>
          </w:rPr>
        </w:r>
        <w:r>
          <w:rPr>
            <w:noProof/>
            <w:webHidden/>
          </w:rPr>
          <w:fldChar w:fldCharType="separate"/>
        </w:r>
        <w:r>
          <w:rPr>
            <w:noProof/>
            <w:webHidden/>
          </w:rPr>
          <w:t>29</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92" w:history="1">
        <w:r w:rsidRPr="001A6082">
          <w:rPr>
            <w:rStyle w:val="Hyperlink"/>
            <w:noProof/>
          </w:rPr>
          <w:t>Figure 3</w:t>
        </w:r>
        <w:r w:rsidRPr="001A6082">
          <w:rPr>
            <w:rStyle w:val="Hyperlink"/>
            <w:noProof/>
          </w:rPr>
          <w:noBreakHyphen/>
          <w:t>9:The Pitch Angle Offset From The Racing Game</w:t>
        </w:r>
        <w:r>
          <w:rPr>
            <w:noProof/>
            <w:webHidden/>
          </w:rPr>
          <w:tab/>
        </w:r>
        <w:r>
          <w:rPr>
            <w:noProof/>
            <w:webHidden/>
          </w:rPr>
          <w:fldChar w:fldCharType="begin"/>
        </w:r>
        <w:r>
          <w:rPr>
            <w:noProof/>
            <w:webHidden/>
          </w:rPr>
          <w:instrText xml:space="preserve"> PAGEREF _Toc517801892 \h </w:instrText>
        </w:r>
        <w:r>
          <w:rPr>
            <w:noProof/>
            <w:webHidden/>
          </w:rPr>
        </w:r>
        <w:r>
          <w:rPr>
            <w:noProof/>
            <w:webHidden/>
          </w:rPr>
          <w:fldChar w:fldCharType="separate"/>
        </w:r>
        <w:r>
          <w:rPr>
            <w:noProof/>
            <w:webHidden/>
          </w:rPr>
          <w:t>30</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93" w:history="1">
        <w:r w:rsidRPr="001A6082">
          <w:rPr>
            <w:rStyle w:val="Hyperlink"/>
            <w:noProof/>
          </w:rPr>
          <w:t>Figure 4</w:t>
        </w:r>
        <w:r w:rsidRPr="001A6082">
          <w:rPr>
            <w:rStyle w:val="Hyperlink"/>
            <w:noProof/>
          </w:rPr>
          <w:noBreakHyphen/>
          <w:t>1: A Kind Of Glow Sticks</w:t>
        </w:r>
        <w:r>
          <w:rPr>
            <w:noProof/>
            <w:webHidden/>
          </w:rPr>
          <w:tab/>
        </w:r>
        <w:r>
          <w:rPr>
            <w:noProof/>
            <w:webHidden/>
          </w:rPr>
          <w:fldChar w:fldCharType="begin"/>
        </w:r>
        <w:r>
          <w:rPr>
            <w:noProof/>
            <w:webHidden/>
          </w:rPr>
          <w:instrText xml:space="preserve"> PAGEREF _Toc517801893 \h </w:instrText>
        </w:r>
        <w:r>
          <w:rPr>
            <w:noProof/>
            <w:webHidden/>
          </w:rPr>
        </w:r>
        <w:r>
          <w:rPr>
            <w:noProof/>
            <w:webHidden/>
          </w:rPr>
          <w:fldChar w:fldCharType="separate"/>
        </w:r>
        <w:r>
          <w:rPr>
            <w:noProof/>
            <w:webHidden/>
          </w:rPr>
          <w:t>31</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94" w:history="1">
        <w:r w:rsidRPr="001A6082">
          <w:rPr>
            <w:rStyle w:val="Hyperlink"/>
            <w:noProof/>
          </w:rPr>
          <w:t>Figure 4</w:t>
        </w:r>
        <w:r w:rsidRPr="001A6082">
          <w:rPr>
            <w:rStyle w:val="Hyperlink"/>
            <w:noProof/>
          </w:rPr>
          <w:noBreakHyphen/>
          <w:t>2:</w:t>
        </w:r>
        <w:r w:rsidRPr="001A6082">
          <w:rPr>
            <w:rStyle w:val="Hyperlink"/>
            <w:noProof/>
            <w:lang w:val="en-US"/>
          </w:rPr>
          <w:t xml:space="preserve"> A </w:t>
        </w:r>
        <w:r w:rsidRPr="001A6082">
          <w:rPr>
            <w:rStyle w:val="Hyperlink"/>
            <w:noProof/>
          </w:rPr>
          <w:t>Vocal Concert</w:t>
        </w:r>
        <w:r>
          <w:rPr>
            <w:noProof/>
            <w:webHidden/>
          </w:rPr>
          <w:tab/>
        </w:r>
        <w:r>
          <w:rPr>
            <w:noProof/>
            <w:webHidden/>
          </w:rPr>
          <w:fldChar w:fldCharType="begin"/>
        </w:r>
        <w:r>
          <w:rPr>
            <w:noProof/>
            <w:webHidden/>
          </w:rPr>
          <w:instrText xml:space="preserve"> PAGEREF _Toc517801894 \h </w:instrText>
        </w:r>
        <w:r>
          <w:rPr>
            <w:noProof/>
            <w:webHidden/>
          </w:rPr>
        </w:r>
        <w:r>
          <w:rPr>
            <w:noProof/>
            <w:webHidden/>
          </w:rPr>
          <w:fldChar w:fldCharType="separate"/>
        </w:r>
        <w:r>
          <w:rPr>
            <w:noProof/>
            <w:webHidden/>
          </w:rPr>
          <w:t>32</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95" w:history="1">
        <w:r w:rsidRPr="001A6082">
          <w:rPr>
            <w:rStyle w:val="Hyperlink"/>
            <w:noProof/>
          </w:rPr>
          <w:t>Figure 4</w:t>
        </w:r>
        <w:r w:rsidRPr="001A6082">
          <w:rPr>
            <w:rStyle w:val="Hyperlink"/>
            <w:noProof/>
          </w:rPr>
          <w:noBreakHyphen/>
          <w:t>3: Audiences Shake Glow Sticks</w:t>
        </w:r>
        <w:r>
          <w:rPr>
            <w:noProof/>
            <w:webHidden/>
          </w:rPr>
          <w:tab/>
        </w:r>
        <w:r>
          <w:rPr>
            <w:noProof/>
            <w:webHidden/>
          </w:rPr>
          <w:fldChar w:fldCharType="begin"/>
        </w:r>
        <w:r>
          <w:rPr>
            <w:noProof/>
            <w:webHidden/>
          </w:rPr>
          <w:instrText xml:space="preserve"> PAGEREF _Toc517801895 \h </w:instrText>
        </w:r>
        <w:r>
          <w:rPr>
            <w:noProof/>
            <w:webHidden/>
          </w:rPr>
        </w:r>
        <w:r>
          <w:rPr>
            <w:noProof/>
            <w:webHidden/>
          </w:rPr>
          <w:fldChar w:fldCharType="separate"/>
        </w:r>
        <w:r>
          <w:rPr>
            <w:noProof/>
            <w:webHidden/>
          </w:rPr>
          <w:t>33</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96" w:history="1">
        <w:r w:rsidRPr="001A6082">
          <w:rPr>
            <w:rStyle w:val="Hyperlink"/>
            <w:noProof/>
          </w:rPr>
          <w:t>Figure 4</w:t>
        </w:r>
        <w:r w:rsidRPr="001A6082">
          <w:rPr>
            <w:rStyle w:val="Hyperlink"/>
            <w:noProof/>
          </w:rPr>
          <w:noBreakHyphen/>
          <w:t>4: Scanning Rooms With An iPhone. (Przemek, 2014)</w:t>
        </w:r>
        <w:r>
          <w:rPr>
            <w:noProof/>
            <w:webHidden/>
          </w:rPr>
          <w:tab/>
        </w:r>
        <w:r>
          <w:rPr>
            <w:noProof/>
            <w:webHidden/>
          </w:rPr>
          <w:fldChar w:fldCharType="begin"/>
        </w:r>
        <w:r>
          <w:rPr>
            <w:noProof/>
            <w:webHidden/>
          </w:rPr>
          <w:instrText xml:space="preserve"> PAGEREF _Toc517801896 \h </w:instrText>
        </w:r>
        <w:r>
          <w:rPr>
            <w:noProof/>
            <w:webHidden/>
          </w:rPr>
        </w:r>
        <w:r>
          <w:rPr>
            <w:noProof/>
            <w:webHidden/>
          </w:rPr>
          <w:fldChar w:fldCharType="separate"/>
        </w:r>
        <w:r>
          <w:rPr>
            <w:noProof/>
            <w:webHidden/>
          </w:rPr>
          <w:t>34</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97" w:history="1">
        <w:r w:rsidRPr="001A6082">
          <w:rPr>
            <w:rStyle w:val="Hyperlink"/>
            <w:noProof/>
          </w:rPr>
          <w:t>Figure 4</w:t>
        </w:r>
        <w:r w:rsidRPr="001A6082">
          <w:rPr>
            <w:rStyle w:val="Hyperlink"/>
            <w:noProof/>
          </w:rPr>
          <w:noBreakHyphen/>
          <w:t>5:The angle change putting the phone on the flat table</w:t>
        </w:r>
        <w:r>
          <w:rPr>
            <w:noProof/>
            <w:webHidden/>
          </w:rPr>
          <w:tab/>
        </w:r>
        <w:r>
          <w:rPr>
            <w:noProof/>
            <w:webHidden/>
          </w:rPr>
          <w:fldChar w:fldCharType="begin"/>
        </w:r>
        <w:r>
          <w:rPr>
            <w:noProof/>
            <w:webHidden/>
          </w:rPr>
          <w:instrText xml:space="preserve"> PAGEREF _Toc517801897 \h </w:instrText>
        </w:r>
        <w:r>
          <w:rPr>
            <w:noProof/>
            <w:webHidden/>
          </w:rPr>
        </w:r>
        <w:r>
          <w:rPr>
            <w:noProof/>
            <w:webHidden/>
          </w:rPr>
          <w:fldChar w:fldCharType="separate"/>
        </w:r>
        <w:r>
          <w:rPr>
            <w:noProof/>
            <w:webHidden/>
          </w:rPr>
          <w:t>36</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98" w:history="1">
        <w:r w:rsidRPr="001A6082">
          <w:rPr>
            <w:rStyle w:val="Hyperlink"/>
            <w:noProof/>
          </w:rPr>
          <w:t>Figure 4</w:t>
        </w:r>
        <w:r w:rsidRPr="001A6082">
          <w:rPr>
            <w:rStyle w:val="Hyperlink"/>
            <w:noProof/>
          </w:rPr>
          <w:noBreakHyphen/>
          <w:t>6: Removing drift after Complementary Filter</w:t>
        </w:r>
        <w:r>
          <w:rPr>
            <w:noProof/>
            <w:webHidden/>
          </w:rPr>
          <w:tab/>
        </w:r>
        <w:r>
          <w:rPr>
            <w:noProof/>
            <w:webHidden/>
          </w:rPr>
          <w:fldChar w:fldCharType="begin"/>
        </w:r>
        <w:r>
          <w:rPr>
            <w:noProof/>
            <w:webHidden/>
          </w:rPr>
          <w:instrText xml:space="preserve"> PAGEREF _Toc517801898 \h </w:instrText>
        </w:r>
        <w:r>
          <w:rPr>
            <w:noProof/>
            <w:webHidden/>
          </w:rPr>
        </w:r>
        <w:r>
          <w:rPr>
            <w:noProof/>
            <w:webHidden/>
          </w:rPr>
          <w:fldChar w:fldCharType="separate"/>
        </w:r>
        <w:r>
          <w:rPr>
            <w:noProof/>
            <w:webHidden/>
          </w:rPr>
          <w:t>36</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899" w:history="1">
        <w:r w:rsidRPr="001A6082">
          <w:rPr>
            <w:rStyle w:val="Hyperlink"/>
            <w:noProof/>
          </w:rPr>
          <w:t>Figure 4</w:t>
        </w:r>
        <w:r w:rsidRPr="001A6082">
          <w:rPr>
            <w:rStyle w:val="Hyperlink"/>
            <w:noProof/>
          </w:rPr>
          <w:noBreakHyphen/>
          <w:t>7: The Direction Of The Gravitational Acceleration Of An Object (CSDN Blogs, 2014)</w:t>
        </w:r>
        <w:r>
          <w:rPr>
            <w:noProof/>
            <w:webHidden/>
          </w:rPr>
          <w:tab/>
        </w:r>
        <w:r>
          <w:rPr>
            <w:noProof/>
            <w:webHidden/>
          </w:rPr>
          <w:fldChar w:fldCharType="begin"/>
        </w:r>
        <w:r>
          <w:rPr>
            <w:noProof/>
            <w:webHidden/>
          </w:rPr>
          <w:instrText xml:space="preserve"> PAGEREF _Toc517801899 \h </w:instrText>
        </w:r>
        <w:r>
          <w:rPr>
            <w:noProof/>
            <w:webHidden/>
          </w:rPr>
        </w:r>
        <w:r>
          <w:rPr>
            <w:noProof/>
            <w:webHidden/>
          </w:rPr>
          <w:fldChar w:fldCharType="separate"/>
        </w:r>
        <w:r>
          <w:rPr>
            <w:noProof/>
            <w:webHidden/>
          </w:rPr>
          <w:t>37</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00" w:history="1">
        <w:r w:rsidRPr="001A6082">
          <w:rPr>
            <w:rStyle w:val="Hyperlink"/>
            <w:noProof/>
          </w:rPr>
          <w:t>Figure 4</w:t>
        </w:r>
        <w:r w:rsidRPr="001A6082">
          <w:rPr>
            <w:rStyle w:val="Hyperlink"/>
            <w:noProof/>
          </w:rPr>
          <w:noBreakHyphen/>
          <w:t>8 The Inclination Of Each Axis With The Direction Of Gravity (CSDN Blogs, 2014)</w:t>
        </w:r>
        <w:r>
          <w:rPr>
            <w:noProof/>
            <w:webHidden/>
          </w:rPr>
          <w:tab/>
        </w:r>
        <w:r>
          <w:rPr>
            <w:noProof/>
            <w:webHidden/>
          </w:rPr>
          <w:fldChar w:fldCharType="begin"/>
        </w:r>
        <w:r>
          <w:rPr>
            <w:noProof/>
            <w:webHidden/>
          </w:rPr>
          <w:instrText xml:space="preserve"> PAGEREF _Toc517801900 \h </w:instrText>
        </w:r>
        <w:r>
          <w:rPr>
            <w:noProof/>
            <w:webHidden/>
          </w:rPr>
        </w:r>
        <w:r>
          <w:rPr>
            <w:noProof/>
            <w:webHidden/>
          </w:rPr>
          <w:fldChar w:fldCharType="separate"/>
        </w:r>
        <w:r>
          <w:rPr>
            <w:noProof/>
            <w:webHidden/>
          </w:rPr>
          <w:t>38</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01" w:history="1">
        <w:r w:rsidRPr="001A6082">
          <w:rPr>
            <w:rStyle w:val="Hyperlink"/>
            <w:noProof/>
          </w:rPr>
          <w:t>Figure 4</w:t>
        </w:r>
        <w:r w:rsidRPr="001A6082">
          <w:rPr>
            <w:rStyle w:val="Hyperlink"/>
            <w:noProof/>
          </w:rPr>
          <w:noBreakHyphen/>
          <w:t>9: Put The Phone Up</w:t>
        </w:r>
        <w:r>
          <w:rPr>
            <w:noProof/>
            <w:webHidden/>
          </w:rPr>
          <w:tab/>
        </w:r>
        <w:r>
          <w:rPr>
            <w:noProof/>
            <w:webHidden/>
          </w:rPr>
          <w:fldChar w:fldCharType="begin"/>
        </w:r>
        <w:r>
          <w:rPr>
            <w:noProof/>
            <w:webHidden/>
          </w:rPr>
          <w:instrText xml:space="preserve"> PAGEREF _Toc517801901 \h </w:instrText>
        </w:r>
        <w:r>
          <w:rPr>
            <w:noProof/>
            <w:webHidden/>
          </w:rPr>
        </w:r>
        <w:r>
          <w:rPr>
            <w:noProof/>
            <w:webHidden/>
          </w:rPr>
          <w:fldChar w:fldCharType="separate"/>
        </w:r>
        <w:r>
          <w:rPr>
            <w:noProof/>
            <w:webHidden/>
          </w:rPr>
          <w:t>39</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02" w:history="1">
        <w:r w:rsidRPr="001A6082">
          <w:rPr>
            <w:rStyle w:val="Hyperlink"/>
            <w:noProof/>
          </w:rPr>
          <w:t>Figure 4</w:t>
        </w:r>
        <w:r w:rsidRPr="001A6082">
          <w:rPr>
            <w:rStyle w:val="Hyperlink"/>
            <w:noProof/>
          </w:rPr>
          <w:noBreakHyphen/>
          <w:t>10: Testing the change of the inclination when puttingc the phone up vertically</w:t>
        </w:r>
        <w:r>
          <w:rPr>
            <w:noProof/>
            <w:webHidden/>
          </w:rPr>
          <w:tab/>
        </w:r>
        <w:r>
          <w:rPr>
            <w:noProof/>
            <w:webHidden/>
          </w:rPr>
          <w:fldChar w:fldCharType="begin"/>
        </w:r>
        <w:r>
          <w:rPr>
            <w:noProof/>
            <w:webHidden/>
          </w:rPr>
          <w:instrText xml:space="preserve"> PAGEREF _Toc517801902 \h </w:instrText>
        </w:r>
        <w:r>
          <w:rPr>
            <w:noProof/>
            <w:webHidden/>
          </w:rPr>
        </w:r>
        <w:r>
          <w:rPr>
            <w:noProof/>
            <w:webHidden/>
          </w:rPr>
          <w:fldChar w:fldCharType="separate"/>
        </w:r>
        <w:r>
          <w:rPr>
            <w:noProof/>
            <w:webHidden/>
          </w:rPr>
          <w:t>39</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03" w:history="1">
        <w:r w:rsidRPr="001A6082">
          <w:rPr>
            <w:rStyle w:val="Hyperlink"/>
            <w:noProof/>
          </w:rPr>
          <w:t>Figure 4</w:t>
        </w:r>
        <w:r w:rsidRPr="001A6082">
          <w:rPr>
            <w:rStyle w:val="Hyperlink"/>
            <w:noProof/>
          </w:rPr>
          <w:noBreakHyphen/>
          <w:t>11: Shank The Phone In Gesture1</w:t>
        </w:r>
        <w:r>
          <w:rPr>
            <w:noProof/>
            <w:webHidden/>
          </w:rPr>
          <w:tab/>
        </w:r>
        <w:r>
          <w:rPr>
            <w:noProof/>
            <w:webHidden/>
          </w:rPr>
          <w:fldChar w:fldCharType="begin"/>
        </w:r>
        <w:r>
          <w:rPr>
            <w:noProof/>
            <w:webHidden/>
          </w:rPr>
          <w:instrText xml:space="preserve"> PAGEREF _Toc517801903 \h </w:instrText>
        </w:r>
        <w:r>
          <w:rPr>
            <w:noProof/>
            <w:webHidden/>
          </w:rPr>
        </w:r>
        <w:r>
          <w:rPr>
            <w:noProof/>
            <w:webHidden/>
          </w:rPr>
          <w:fldChar w:fldCharType="separate"/>
        </w:r>
        <w:r>
          <w:rPr>
            <w:noProof/>
            <w:webHidden/>
          </w:rPr>
          <w:t>42</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04" w:history="1">
        <w:r w:rsidRPr="001A6082">
          <w:rPr>
            <w:rStyle w:val="Hyperlink"/>
            <w:noProof/>
          </w:rPr>
          <w:t>Figure 4</w:t>
        </w:r>
        <w:r w:rsidRPr="001A6082">
          <w:rPr>
            <w:rStyle w:val="Hyperlink"/>
            <w:noProof/>
          </w:rPr>
          <w:noBreakHyphen/>
          <w:t>12: Spinning Angle Changes</w:t>
        </w:r>
        <w:r w:rsidRPr="001A6082">
          <w:rPr>
            <w:rStyle w:val="Hyperlink"/>
            <w:noProof/>
            <w:lang w:val="en-US"/>
          </w:rPr>
          <w:t xml:space="preserve"> in Gesture 1</w:t>
        </w:r>
        <w:r>
          <w:rPr>
            <w:noProof/>
            <w:webHidden/>
          </w:rPr>
          <w:tab/>
        </w:r>
        <w:r>
          <w:rPr>
            <w:noProof/>
            <w:webHidden/>
          </w:rPr>
          <w:fldChar w:fldCharType="begin"/>
        </w:r>
        <w:r>
          <w:rPr>
            <w:noProof/>
            <w:webHidden/>
          </w:rPr>
          <w:instrText xml:space="preserve"> PAGEREF _Toc517801904 \h </w:instrText>
        </w:r>
        <w:r>
          <w:rPr>
            <w:noProof/>
            <w:webHidden/>
          </w:rPr>
        </w:r>
        <w:r>
          <w:rPr>
            <w:noProof/>
            <w:webHidden/>
          </w:rPr>
          <w:fldChar w:fldCharType="separate"/>
        </w:r>
        <w:r>
          <w:rPr>
            <w:noProof/>
            <w:webHidden/>
          </w:rPr>
          <w:t>42</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05" w:history="1">
        <w:r w:rsidRPr="001A6082">
          <w:rPr>
            <w:rStyle w:val="Hyperlink"/>
            <w:noProof/>
          </w:rPr>
          <w:t>Figure 4</w:t>
        </w:r>
        <w:r w:rsidRPr="001A6082">
          <w:rPr>
            <w:rStyle w:val="Hyperlink"/>
            <w:noProof/>
          </w:rPr>
          <w:noBreakHyphen/>
          <w:t>13:  The Inclination angle change in Gesture 1</w:t>
        </w:r>
        <w:r>
          <w:rPr>
            <w:noProof/>
            <w:webHidden/>
          </w:rPr>
          <w:tab/>
        </w:r>
        <w:r>
          <w:rPr>
            <w:noProof/>
            <w:webHidden/>
          </w:rPr>
          <w:fldChar w:fldCharType="begin"/>
        </w:r>
        <w:r>
          <w:rPr>
            <w:noProof/>
            <w:webHidden/>
          </w:rPr>
          <w:instrText xml:space="preserve"> PAGEREF _Toc517801905 \h </w:instrText>
        </w:r>
        <w:r>
          <w:rPr>
            <w:noProof/>
            <w:webHidden/>
          </w:rPr>
        </w:r>
        <w:r>
          <w:rPr>
            <w:noProof/>
            <w:webHidden/>
          </w:rPr>
          <w:fldChar w:fldCharType="separate"/>
        </w:r>
        <w:r>
          <w:rPr>
            <w:noProof/>
            <w:webHidden/>
          </w:rPr>
          <w:t>44</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06" w:history="1">
        <w:r w:rsidRPr="001A6082">
          <w:rPr>
            <w:rStyle w:val="Hyperlink"/>
            <w:noProof/>
          </w:rPr>
          <w:t>Figure 4</w:t>
        </w:r>
        <w:r w:rsidRPr="001A6082">
          <w:rPr>
            <w:rStyle w:val="Hyperlink"/>
            <w:noProof/>
          </w:rPr>
          <w:noBreakHyphen/>
          <w:t xml:space="preserve">14: Spinning Angle Changes In Action </w:t>
        </w:r>
        <w:r w:rsidRPr="001A6082">
          <w:rPr>
            <w:rStyle w:val="Hyperlink"/>
            <w:noProof/>
            <w:lang w:val="en-US"/>
          </w:rPr>
          <w:t>2</w:t>
        </w:r>
        <w:r>
          <w:rPr>
            <w:noProof/>
            <w:webHidden/>
          </w:rPr>
          <w:tab/>
        </w:r>
        <w:r>
          <w:rPr>
            <w:noProof/>
            <w:webHidden/>
          </w:rPr>
          <w:fldChar w:fldCharType="begin"/>
        </w:r>
        <w:r>
          <w:rPr>
            <w:noProof/>
            <w:webHidden/>
          </w:rPr>
          <w:instrText xml:space="preserve"> PAGEREF _Toc517801906 \h </w:instrText>
        </w:r>
        <w:r>
          <w:rPr>
            <w:noProof/>
            <w:webHidden/>
          </w:rPr>
        </w:r>
        <w:r>
          <w:rPr>
            <w:noProof/>
            <w:webHidden/>
          </w:rPr>
          <w:fldChar w:fldCharType="separate"/>
        </w:r>
        <w:r>
          <w:rPr>
            <w:noProof/>
            <w:webHidden/>
          </w:rPr>
          <w:t>45</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07" w:history="1">
        <w:r w:rsidRPr="001A6082">
          <w:rPr>
            <w:rStyle w:val="Hyperlink"/>
            <w:noProof/>
          </w:rPr>
          <w:t>Figure 4</w:t>
        </w:r>
        <w:r w:rsidRPr="001A6082">
          <w:rPr>
            <w:rStyle w:val="Hyperlink"/>
            <w:noProof/>
          </w:rPr>
          <w:noBreakHyphen/>
          <w:t>15: The Change of Inclination Angles in Gesture 2</w:t>
        </w:r>
        <w:r>
          <w:rPr>
            <w:noProof/>
            <w:webHidden/>
          </w:rPr>
          <w:tab/>
        </w:r>
        <w:r>
          <w:rPr>
            <w:noProof/>
            <w:webHidden/>
          </w:rPr>
          <w:fldChar w:fldCharType="begin"/>
        </w:r>
        <w:r>
          <w:rPr>
            <w:noProof/>
            <w:webHidden/>
          </w:rPr>
          <w:instrText xml:space="preserve"> PAGEREF _Toc517801907 \h </w:instrText>
        </w:r>
        <w:r>
          <w:rPr>
            <w:noProof/>
            <w:webHidden/>
          </w:rPr>
        </w:r>
        <w:r>
          <w:rPr>
            <w:noProof/>
            <w:webHidden/>
          </w:rPr>
          <w:fldChar w:fldCharType="separate"/>
        </w:r>
        <w:r>
          <w:rPr>
            <w:noProof/>
            <w:webHidden/>
          </w:rPr>
          <w:t>46</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08" w:history="1">
        <w:r w:rsidRPr="001A6082">
          <w:rPr>
            <w:rStyle w:val="Hyperlink"/>
            <w:noProof/>
          </w:rPr>
          <w:t>Figure 4</w:t>
        </w:r>
        <w:r w:rsidRPr="001A6082">
          <w:rPr>
            <w:rStyle w:val="Hyperlink"/>
            <w:noProof/>
          </w:rPr>
          <w:noBreakHyphen/>
          <w:t>18 Action Report Interface</w:t>
        </w:r>
        <w:r>
          <w:rPr>
            <w:noProof/>
            <w:webHidden/>
          </w:rPr>
          <w:tab/>
        </w:r>
        <w:r>
          <w:rPr>
            <w:noProof/>
            <w:webHidden/>
          </w:rPr>
          <w:fldChar w:fldCharType="begin"/>
        </w:r>
        <w:r>
          <w:rPr>
            <w:noProof/>
            <w:webHidden/>
          </w:rPr>
          <w:instrText xml:space="preserve"> PAGEREF _Toc517801908 \h </w:instrText>
        </w:r>
        <w:r>
          <w:rPr>
            <w:noProof/>
            <w:webHidden/>
          </w:rPr>
        </w:r>
        <w:r>
          <w:rPr>
            <w:noProof/>
            <w:webHidden/>
          </w:rPr>
          <w:fldChar w:fldCharType="separate"/>
        </w:r>
        <w:r>
          <w:rPr>
            <w:noProof/>
            <w:webHidden/>
          </w:rPr>
          <w:t>48</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09" w:history="1">
        <w:r w:rsidRPr="001A6082">
          <w:rPr>
            <w:rStyle w:val="Hyperlink"/>
            <w:noProof/>
          </w:rPr>
          <w:t>Figure 4</w:t>
        </w:r>
        <w:r w:rsidRPr="001A6082">
          <w:rPr>
            <w:rStyle w:val="Hyperlink"/>
            <w:noProof/>
          </w:rPr>
          <w:noBreakHyphen/>
          <w:t>19 Gesture 1 Gyro Data</w:t>
        </w:r>
        <w:r>
          <w:rPr>
            <w:noProof/>
            <w:webHidden/>
          </w:rPr>
          <w:tab/>
        </w:r>
        <w:r>
          <w:rPr>
            <w:noProof/>
            <w:webHidden/>
          </w:rPr>
          <w:fldChar w:fldCharType="begin"/>
        </w:r>
        <w:r>
          <w:rPr>
            <w:noProof/>
            <w:webHidden/>
          </w:rPr>
          <w:instrText xml:space="preserve"> PAGEREF _Toc517801909 \h </w:instrText>
        </w:r>
        <w:r>
          <w:rPr>
            <w:noProof/>
            <w:webHidden/>
          </w:rPr>
        </w:r>
        <w:r>
          <w:rPr>
            <w:noProof/>
            <w:webHidden/>
          </w:rPr>
          <w:fldChar w:fldCharType="separate"/>
        </w:r>
        <w:r>
          <w:rPr>
            <w:noProof/>
            <w:webHidden/>
          </w:rPr>
          <w:t>49</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10" w:history="1">
        <w:r w:rsidRPr="001A6082">
          <w:rPr>
            <w:rStyle w:val="Hyperlink"/>
            <w:noProof/>
          </w:rPr>
          <w:t>Figure 4</w:t>
        </w:r>
        <w:r w:rsidRPr="001A6082">
          <w:rPr>
            <w:rStyle w:val="Hyperlink"/>
            <w:noProof/>
          </w:rPr>
          <w:noBreakHyphen/>
          <w:t>20 : Gesture 1 Acceleration Data</w:t>
        </w:r>
        <w:r>
          <w:rPr>
            <w:noProof/>
            <w:webHidden/>
          </w:rPr>
          <w:tab/>
        </w:r>
        <w:r>
          <w:rPr>
            <w:noProof/>
            <w:webHidden/>
          </w:rPr>
          <w:fldChar w:fldCharType="begin"/>
        </w:r>
        <w:r>
          <w:rPr>
            <w:noProof/>
            <w:webHidden/>
          </w:rPr>
          <w:instrText xml:space="preserve"> PAGEREF _Toc517801910 \h </w:instrText>
        </w:r>
        <w:r>
          <w:rPr>
            <w:noProof/>
            <w:webHidden/>
          </w:rPr>
        </w:r>
        <w:r>
          <w:rPr>
            <w:noProof/>
            <w:webHidden/>
          </w:rPr>
          <w:fldChar w:fldCharType="separate"/>
        </w:r>
        <w:r>
          <w:rPr>
            <w:noProof/>
            <w:webHidden/>
          </w:rPr>
          <w:t>49</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11" w:history="1">
        <w:r w:rsidRPr="001A6082">
          <w:rPr>
            <w:rStyle w:val="Hyperlink"/>
            <w:noProof/>
          </w:rPr>
          <w:t>Figure 4</w:t>
        </w:r>
        <w:r w:rsidRPr="001A6082">
          <w:rPr>
            <w:rStyle w:val="Hyperlink"/>
            <w:noProof/>
          </w:rPr>
          <w:noBreakHyphen/>
          <w:t>21 Action 1 Calculation Result</w:t>
        </w:r>
        <w:r>
          <w:rPr>
            <w:noProof/>
            <w:webHidden/>
          </w:rPr>
          <w:tab/>
        </w:r>
        <w:r>
          <w:rPr>
            <w:noProof/>
            <w:webHidden/>
          </w:rPr>
          <w:fldChar w:fldCharType="begin"/>
        </w:r>
        <w:r>
          <w:rPr>
            <w:noProof/>
            <w:webHidden/>
          </w:rPr>
          <w:instrText xml:space="preserve"> PAGEREF _Toc517801911 \h </w:instrText>
        </w:r>
        <w:r>
          <w:rPr>
            <w:noProof/>
            <w:webHidden/>
          </w:rPr>
        </w:r>
        <w:r>
          <w:rPr>
            <w:noProof/>
            <w:webHidden/>
          </w:rPr>
          <w:fldChar w:fldCharType="separate"/>
        </w:r>
        <w:r>
          <w:rPr>
            <w:noProof/>
            <w:webHidden/>
          </w:rPr>
          <w:t>50</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12" w:history="1">
        <w:r w:rsidRPr="001A6082">
          <w:rPr>
            <w:rStyle w:val="Hyperlink"/>
            <w:noProof/>
          </w:rPr>
          <w:t>Figure 4</w:t>
        </w:r>
        <w:r w:rsidRPr="001A6082">
          <w:rPr>
            <w:rStyle w:val="Hyperlink"/>
            <w:noProof/>
          </w:rPr>
          <w:noBreakHyphen/>
          <w:t>19 Gesture 2 Gyro Data</w:t>
        </w:r>
        <w:r>
          <w:rPr>
            <w:noProof/>
            <w:webHidden/>
          </w:rPr>
          <w:tab/>
        </w:r>
        <w:r>
          <w:rPr>
            <w:noProof/>
            <w:webHidden/>
          </w:rPr>
          <w:fldChar w:fldCharType="begin"/>
        </w:r>
        <w:r>
          <w:rPr>
            <w:noProof/>
            <w:webHidden/>
          </w:rPr>
          <w:instrText xml:space="preserve"> PAGEREF _Toc517801912 \h </w:instrText>
        </w:r>
        <w:r>
          <w:rPr>
            <w:noProof/>
            <w:webHidden/>
          </w:rPr>
        </w:r>
        <w:r>
          <w:rPr>
            <w:noProof/>
            <w:webHidden/>
          </w:rPr>
          <w:fldChar w:fldCharType="separate"/>
        </w:r>
        <w:r>
          <w:rPr>
            <w:noProof/>
            <w:webHidden/>
          </w:rPr>
          <w:t>51</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13" w:history="1">
        <w:r w:rsidRPr="001A6082">
          <w:rPr>
            <w:rStyle w:val="Hyperlink"/>
            <w:noProof/>
          </w:rPr>
          <w:t>Figure 4</w:t>
        </w:r>
        <w:r w:rsidRPr="001A6082">
          <w:rPr>
            <w:rStyle w:val="Hyperlink"/>
            <w:noProof/>
          </w:rPr>
          <w:noBreakHyphen/>
          <w:t>20 : Gesture 2 Acceleration Data</w:t>
        </w:r>
        <w:r>
          <w:rPr>
            <w:noProof/>
            <w:webHidden/>
          </w:rPr>
          <w:tab/>
        </w:r>
        <w:r>
          <w:rPr>
            <w:noProof/>
            <w:webHidden/>
          </w:rPr>
          <w:fldChar w:fldCharType="begin"/>
        </w:r>
        <w:r>
          <w:rPr>
            <w:noProof/>
            <w:webHidden/>
          </w:rPr>
          <w:instrText xml:space="preserve"> PAGEREF _Toc517801913 \h </w:instrText>
        </w:r>
        <w:r>
          <w:rPr>
            <w:noProof/>
            <w:webHidden/>
          </w:rPr>
        </w:r>
        <w:r>
          <w:rPr>
            <w:noProof/>
            <w:webHidden/>
          </w:rPr>
          <w:fldChar w:fldCharType="separate"/>
        </w:r>
        <w:r>
          <w:rPr>
            <w:noProof/>
            <w:webHidden/>
          </w:rPr>
          <w:t>51</w:t>
        </w:r>
        <w:r>
          <w:rPr>
            <w:noProof/>
            <w:webHidden/>
          </w:rPr>
          <w:fldChar w:fldCharType="end"/>
        </w:r>
      </w:hyperlink>
    </w:p>
    <w:p w:rsidR="00982FB6" w:rsidRDefault="00982FB6">
      <w:pPr>
        <w:pStyle w:val="TableofFigures"/>
        <w:tabs>
          <w:tab w:val="right" w:leader="dot" w:pos="9016"/>
        </w:tabs>
        <w:rPr>
          <w:rFonts w:asciiTheme="minorHAnsi" w:hAnsiTheme="minorHAnsi"/>
          <w:noProof/>
          <w:sz w:val="22"/>
        </w:rPr>
      </w:pPr>
      <w:hyperlink w:anchor="_Toc517801914" w:history="1">
        <w:r w:rsidRPr="001A6082">
          <w:rPr>
            <w:rStyle w:val="Hyperlink"/>
            <w:noProof/>
          </w:rPr>
          <w:t>Figure 4</w:t>
        </w:r>
        <w:r w:rsidRPr="001A6082">
          <w:rPr>
            <w:rStyle w:val="Hyperlink"/>
            <w:noProof/>
          </w:rPr>
          <w:noBreakHyphen/>
          <w:t>21 Action 2 Calculation Result</w:t>
        </w:r>
        <w:r>
          <w:rPr>
            <w:noProof/>
            <w:webHidden/>
          </w:rPr>
          <w:tab/>
        </w:r>
        <w:r>
          <w:rPr>
            <w:noProof/>
            <w:webHidden/>
          </w:rPr>
          <w:fldChar w:fldCharType="begin"/>
        </w:r>
        <w:r>
          <w:rPr>
            <w:noProof/>
            <w:webHidden/>
          </w:rPr>
          <w:instrText xml:space="preserve"> PAGEREF _Toc517801914 \h </w:instrText>
        </w:r>
        <w:r>
          <w:rPr>
            <w:noProof/>
            <w:webHidden/>
          </w:rPr>
        </w:r>
        <w:r>
          <w:rPr>
            <w:noProof/>
            <w:webHidden/>
          </w:rPr>
          <w:fldChar w:fldCharType="separate"/>
        </w:r>
        <w:r>
          <w:rPr>
            <w:noProof/>
            <w:webHidden/>
          </w:rPr>
          <w:t>52</w:t>
        </w:r>
        <w:r>
          <w:rPr>
            <w:noProof/>
            <w:webHidden/>
          </w:rPr>
          <w:fldChar w:fldCharType="end"/>
        </w:r>
      </w:hyperlink>
    </w:p>
    <w:p w:rsidR="0087014B" w:rsidRPr="0087014B" w:rsidRDefault="00046079">
      <w:pPr>
        <w:pStyle w:val="TOC2"/>
        <w:pageBreakBefore/>
        <w:tabs>
          <w:tab w:val="right" w:leader="dot" w:pos="9026"/>
        </w:tabs>
        <w:spacing w:line="192" w:lineRule="auto"/>
        <w:ind w:left="238"/>
        <w:rPr>
          <w:bCs/>
          <w:sz w:val="21"/>
          <w:rPrChange w:id="279" w:author="像个男人一样" w:date="2018-03-21T01:36:00Z">
            <w:rPr>
              <w:sz w:val="22"/>
            </w:rPr>
          </w:rPrChange>
        </w:rPr>
        <w:pPrChange w:id="280" w:author="像个男人一样" w:date="2018-03-21T20:16:00Z">
          <w:pPr>
            <w:spacing w:line="192" w:lineRule="auto"/>
          </w:pPr>
        </w:pPrChange>
      </w:pPr>
      <w:ins w:id="281" w:author="jie sun" w:date="2018-04-11T17:15:00Z">
        <w:r>
          <w:rPr>
            <w:bCs/>
          </w:rPr>
          <w:lastRenderedPageBreak/>
          <w:fldChar w:fldCharType="end"/>
        </w:r>
      </w:ins>
    </w:p>
    <w:p w:rsidR="0087014B" w:rsidRDefault="00D5184D">
      <w:pPr>
        <w:pStyle w:val="Heading2"/>
        <w:numPr>
          <w:ilvl w:val="255"/>
          <w:numId w:val="0"/>
        </w:numPr>
        <w:rPr>
          <w:ins w:id="282" w:author="像个男人一样" w:date="2018-03-21T02:42:00Z"/>
          <w:rFonts w:eastAsia="Microsoft JhengHei"/>
        </w:rPr>
        <w:pPrChange w:id="283" w:author="像个男人一样" w:date="2018-03-23T10:43:00Z">
          <w:pPr>
            <w:pStyle w:val="Heading2"/>
            <w:numPr>
              <w:ilvl w:val="0"/>
              <w:numId w:val="0"/>
            </w:numPr>
            <w:ind w:left="144" w:firstLine="0"/>
          </w:pPr>
        </w:pPrChange>
      </w:pPr>
      <w:bookmarkStart w:id="284" w:name="_Toc223"/>
      <w:bookmarkStart w:id="285" w:name="_Toc18433"/>
      <w:bookmarkStart w:id="286" w:name="_Toc6264"/>
      <w:bookmarkStart w:id="287" w:name="_Toc2400"/>
      <w:bookmarkStart w:id="288" w:name="_Toc15812"/>
      <w:bookmarkStart w:id="289" w:name="_Toc9702"/>
      <w:bookmarkStart w:id="290" w:name="_Toc9742"/>
      <w:bookmarkStart w:id="291" w:name="_Toc19167"/>
      <w:bookmarkStart w:id="292" w:name="_Toc22605"/>
      <w:bookmarkStart w:id="293" w:name="_Toc517813659"/>
      <w:r>
        <w:rPr>
          <w:rFonts w:eastAsia="Microsoft JhengHei"/>
        </w:rPr>
        <w:t xml:space="preserve">List </w:t>
      </w:r>
      <w:ins w:id="294" w:author="jie sun" w:date="2018-04-16T21:31:00Z">
        <w:r w:rsidR="00935C33">
          <w:rPr>
            <w:rFonts w:eastAsia="Microsoft JhengHei"/>
          </w:rPr>
          <w:t>O</w:t>
        </w:r>
      </w:ins>
      <w:del w:id="295" w:author="jie sun" w:date="2018-04-16T21:31:00Z">
        <w:r w:rsidDel="00935C33">
          <w:rPr>
            <w:rFonts w:eastAsia="Microsoft JhengHei"/>
          </w:rPr>
          <w:delText>o</w:delText>
        </w:r>
      </w:del>
      <w:r>
        <w:rPr>
          <w:rFonts w:eastAsia="Microsoft JhengHei"/>
        </w:rPr>
        <w:t>f Tables</w:t>
      </w:r>
      <w:bookmarkEnd w:id="284"/>
      <w:bookmarkEnd w:id="285"/>
      <w:bookmarkEnd w:id="286"/>
      <w:bookmarkEnd w:id="287"/>
      <w:bookmarkEnd w:id="288"/>
      <w:bookmarkEnd w:id="289"/>
      <w:bookmarkEnd w:id="290"/>
      <w:bookmarkEnd w:id="291"/>
      <w:bookmarkEnd w:id="292"/>
      <w:bookmarkEnd w:id="293"/>
    </w:p>
    <w:p w:rsidR="000576B6" w:rsidRDefault="00D5184D">
      <w:pPr>
        <w:pStyle w:val="TableofFigures"/>
        <w:tabs>
          <w:tab w:val="right" w:leader="dot" w:pos="9016"/>
        </w:tabs>
        <w:rPr>
          <w:ins w:id="296" w:author="jie sun" w:date="2018-04-19T13:01:00Z"/>
          <w:rFonts w:asciiTheme="minorHAnsi" w:hAnsiTheme="minorHAnsi"/>
          <w:noProof/>
          <w:sz w:val="22"/>
          <w:lang w:val="en-US"/>
        </w:rPr>
      </w:pPr>
      <w:ins w:id="297" w:author="像个男人一样" w:date="2018-03-22T12:27:00Z">
        <w:r>
          <w:fldChar w:fldCharType="begin"/>
        </w:r>
        <w:r>
          <w:instrText>TOC \h \c "Table"</w:instrText>
        </w:r>
        <w:r>
          <w:fldChar w:fldCharType="separate"/>
        </w:r>
      </w:ins>
      <w:ins w:id="298" w:author="jie sun" w:date="2018-04-19T13:01:00Z">
        <w:r w:rsidR="000576B6" w:rsidRPr="00BC3BA2">
          <w:rPr>
            <w:rStyle w:val="Hyperlink"/>
            <w:noProof/>
          </w:rPr>
          <w:fldChar w:fldCharType="begin"/>
        </w:r>
        <w:r w:rsidR="000576B6" w:rsidRPr="00BC3BA2">
          <w:rPr>
            <w:rStyle w:val="Hyperlink"/>
            <w:noProof/>
          </w:rPr>
          <w:instrText xml:space="preserve"> </w:instrText>
        </w:r>
        <w:r w:rsidR="000576B6">
          <w:rPr>
            <w:noProof/>
          </w:rPr>
          <w:instrText>HYPERLINK \l "_Toc511906362"</w:instrText>
        </w:r>
        <w:r w:rsidR="000576B6" w:rsidRPr="00BC3BA2">
          <w:rPr>
            <w:rStyle w:val="Hyperlink"/>
            <w:noProof/>
          </w:rPr>
          <w:instrText xml:space="preserve"> </w:instrText>
        </w:r>
      </w:ins>
      <w:r w:rsidR="00982FB6" w:rsidRPr="00BC3BA2">
        <w:rPr>
          <w:rStyle w:val="Hyperlink"/>
          <w:noProof/>
        </w:rPr>
      </w:r>
      <w:ins w:id="299" w:author="jie sun" w:date="2018-04-19T13:01:00Z">
        <w:r w:rsidR="000576B6" w:rsidRPr="00BC3BA2">
          <w:rPr>
            <w:rStyle w:val="Hyperlink"/>
            <w:noProof/>
          </w:rPr>
          <w:fldChar w:fldCharType="separate"/>
        </w:r>
        <w:r w:rsidR="000576B6" w:rsidRPr="00BC3BA2">
          <w:rPr>
            <w:rStyle w:val="Hyperlink"/>
            <w:noProof/>
          </w:rPr>
          <w:t xml:space="preserve">Table 4.1:Spinning Angle  Restrictions </w:t>
        </w:r>
        <w:r w:rsidR="000576B6" w:rsidRPr="00BC3BA2">
          <w:rPr>
            <w:rStyle w:val="Hyperlink"/>
            <w:noProof/>
            <w:lang w:val="en-US"/>
          </w:rPr>
          <w:t>In Action 1</w:t>
        </w:r>
        <w:r w:rsidR="000576B6">
          <w:rPr>
            <w:noProof/>
          </w:rPr>
          <w:tab/>
        </w:r>
        <w:r w:rsidR="000576B6">
          <w:rPr>
            <w:noProof/>
          </w:rPr>
          <w:fldChar w:fldCharType="begin"/>
        </w:r>
        <w:r w:rsidR="000576B6">
          <w:rPr>
            <w:noProof/>
          </w:rPr>
          <w:instrText xml:space="preserve"> PAGEREF _Toc511906362 \h </w:instrText>
        </w:r>
      </w:ins>
      <w:r w:rsidR="000576B6">
        <w:rPr>
          <w:noProof/>
        </w:rPr>
      </w:r>
      <w:r w:rsidR="000576B6">
        <w:rPr>
          <w:noProof/>
        </w:rPr>
        <w:fldChar w:fldCharType="separate"/>
      </w:r>
      <w:r w:rsidR="00982FB6">
        <w:rPr>
          <w:noProof/>
        </w:rPr>
        <w:t>42</w:t>
      </w:r>
      <w:ins w:id="300" w:author="jie sun" w:date="2018-04-19T13:01:00Z">
        <w:r w:rsidR="000576B6">
          <w:rPr>
            <w:noProof/>
          </w:rPr>
          <w:fldChar w:fldCharType="end"/>
        </w:r>
        <w:r w:rsidR="000576B6" w:rsidRPr="00BC3BA2">
          <w:rPr>
            <w:rStyle w:val="Hyperlink"/>
            <w:noProof/>
          </w:rPr>
          <w:fldChar w:fldCharType="end"/>
        </w:r>
      </w:ins>
    </w:p>
    <w:p w:rsidR="000576B6" w:rsidRDefault="000576B6">
      <w:pPr>
        <w:pStyle w:val="TableofFigures"/>
        <w:tabs>
          <w:tab w:val="right" w:leader="dot" w:pos="9016"/>
        </w:tabs>
        <w:rPr>
          <w:ins w:id="301" w:author="jie sun" w:date="2018-04-19T13:01:00Z"/>
          <w:rFonts w:asciiTheme="minorHAnsi" w:hAnsiTheme="minorHAnsi"/>
          <w:noProof/>
          <w:sz w:val="22"/>
          <w:lang w:val="en-US"/>
        </w:rPr>
      </w:pPr>
      <w:ins w:id="302"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"_Toc511906363"</w:instrText>
        </w:r>
        <w:r w:rsidRPr="00BC3BA2">
          <w:rPr>
            <w:rStyle w:val="Hyperlink"/>
            <w:noProof/>
          </w:rPr>
          <w:instrText xml:space="preserve"> </w:instrText>
        </w:r>
      </w:ins>
      <w:r w:rsidR="00982FB6" w:rsidRPr="00BC3BA2">
        <w:rPr>
          <w:rStyle w:val="Hyperlink"/>
          <w:noProof/>
        </w:rPr>
      </w:r>
      <w:ins w:id="303" w:author="jie sun" w:date="2018-04-19T13:01:00Z">
        <w:r w:rsidRPr="00BC3BA2">
          <w:rPr>
            <w:rStyle w:val="Hyperlink"/>
            <w:noProof/>
          </w:rPr>
          <w:fldChar w:fldCharType="separate"/>
        </w:r>
        <w:r w:rsidRPr="00BC3BA2">
          <w:rPr>
            <w:rStyle w:val="Hyperlink"/>
            <w:noProof/>
          </w:rPr>
          <w:t>Table 4.2: Angles With The Gravity Restrictions In Action 1</w:t>
        </w:r>
        <w:r>
          <w:rPr>
            <w:noProof/>
          </w:rPr>
          <w:tab/>
        </w:r>
        <w:r>
          <w:rPr>
            <w:noProof/>
          </w:rPr>
          <w:fldChar w:fldCharType="begin"/>
        </w:r>
        <w:r>
          <w:rPr>
            <w:noProof/>
          </w:rPr>
          <w:instrText xml:space="preserve"> PAGEREF _Toc511906363 \h </w:instrText>
        </w:r>
      </w:ins>
      <w:r>
        <w:rPr>
          <w:noProof/>
        </w:rPr>
      </w:r>
      <w:r>
        <w:rPr>
          <w:noProof/>
        </w:rPr>
        <w:fldChar w:fldCharType="separate"/>
      </w:r>
      <w:r w:rsidR="00982FB6">
        <w:rPr>
          <w:noProof/>
        </w:rPr>
        <w:t>44</w:t>
      </w:r>
      <w:ins w:id="304" w:author="jie sun" w:date="2018-04-19T13:01:00Z">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305" w:author="jie sun" w:date="2018-04-19T13:01:00Z"/>
          <w:rFonts w:asciiTheme="minorHAnsi" w:hAnsiTheme="minorHAnsi"/>
          <w:noProof/>
          <w:sz w:val="22"/>
          <w:lang w:val="en-US"/>
        </w:rPr>
      </w:pPr>
      <w:ins w:id="306"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"_Toc511906364"</w:instrText>
        </w:r>
        <w:r w:rsidRPr="00BC3BA2">
          <w:rPr>
            <w:rStyle w:val="Hyperlink"/>
            <w:noProof/>
          </w:rPr>
          <w:instrText xml:space="preserve"> </w:instrText>
        </w:r>
      </w:ins>
      <w:r w:rsidR="00982FB6" w:rsidRPr="00BC3BA2">
        <w:rPr>
          <w:rStyle w:val="Hyperlink"/>
          <w:noProof/>
        </w:rPr>
      </w:r>
      <w:ins w:id="307" w:author="jie sun" w:date="2018-04-19T13:01:00Z">
        <w:r w:rsidRPr="00BC3BA2">
          <w:rPr>
            <w:rStyle w:val="Hyperlink"/>
            <w:noProof/>
          </w:rPr>
          <w:fldChar w:fldCharType="separate"/>
        </w:r>
        <w:r w:rsidRPr="00BC3BA2">
          <w:rPr>
            <w:rStyle w:val="Hyperlink"/>
            <w:noProof/>
          </w:rPr>
          <w:t xml:space="preserve">Table 4.3:Spinning Angle Restrictions In Action </w:t>
        </w:r>
        <w:r w:rsidRPr="00BC3BA2">
          <w:rPr>
            <w:rStyle w:val="Hyperlink"/>
            <w:noProof/>
            <w:lang w:val="en-US"/>
          </w:rPr>
          <w:t>2</w:t>
        </w:r>
        <w:r>
          <w:rPr>
            <w:noProof/>
          </w:rPr>
          <w:tab/>
        </w:r>
        <w:r>
          <w:rPr>
            <w:noProof/>
          </w:rPr>
          <w:fldChar w:fldCharType="begin"/>
        </w:r>
        <w:r>
          <w:rPr>
            <w:noProof/>
          </w:rPr>
          <w:instrText xml:space="preserve"> PAGEREF _Toc511906364 \h </w:instrText>
        </w:r>
      </w:ins>
      <w:r>
        <w:rPr>
          <w:noProof/>
        </w:rPr>
      </w:r>
      <w:r>
        <w:rPr>
          <w:noProof/>
        </w:rPr>
        <w:fldChar w:fldCharType="separate"/>
      </w:r>
      <w:r w:rsidR="00982FB6">
        <w:rPr>
          <w:noProof/>
        </w:rPr>
        <w:t>45</w:t>
      </w:r>
      <w:ins w:id="308" w:author="jie sun" w:date="2018-04-19T13:01:00Z">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309" w:author="jie sun" w:date="2018-04-19T13:01:00Z"/>
          <w:rFonts w:asciiTheme="minorHAnsi" w:hAnsiTheme="minorHAnsi"/>
          <w:noProof/>
          <w:sz w:val="22"/>
          <w:lang w:val="en-US"/>
        </w:rPr>
      </w:pPr>
      <w:ins w:id="310"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"_Toc511906365"</w:instrText>
        </w:r>
        <w:r w:rsidRPr="00BC3BA2">
          <w:rPr>
            <w:rStyle w:val="Hyperlink"/>
            <w:noProof/>
          </w:rPr>
          <w:instrText xml:space="preserve"> </w:instrText>
        </w:r>
      </w:ins>
      <w:r w:rsidR="00982FB6" w:rsidRPr="00BC3BA2">
        <w:rPr>
          <w:rStyle w:val="Hyperlink"/>
          <w:noProof/>
        </w:rPr>
      </w:r>
      <w:ins w:id="311" w:author="jie sun" w:date="2018-04-19T13:01:00Z">
        <w:r w:rsidRPr="00BC3BA2">
          <w:rPr>
            <w:rStyle w:val="Hyperlink"/>
            <w:noProof/>
          </w:rPr>
          <w:fldChar w:fldCharType="separate"/>
        </w:r>
        <w:r w:rsidRPr="00BC3BA2">
          <w:rPr>
            <w:rStyle w:val="Hyperlink"/>
            <w:noProof/>
          </w:rPr>
          <w:t>Table 4.4:Angles With The Gravity Restrictions In Action</w:t>
        </w:r>
        <w:r w:rsidRPr="00BC3BA2">
          <w:rPr>
            <w:rStyle w:val="Hyperlink"/>
            <w:noProof/>
            <w:lang w:val="en-US"/>
          </w:rPr>
          <w:t xml:space="preserve"> 2</w:t>
        </w:r>
        <w:r>
          <w:rPr>
            <w:noProof/>
          </w:rPr>
          <w:tab/>
        </w:r>
        <w:r>
          <w:rPr>
            <w:noProof/>
          </w:rPr>
          <w:fldChar w:fldCharType="begin"/>
        </w:r>
        <w:r>
          <w:rPr>
            <w:noProof/>
          </w:rPr>
          <w:instrText xml:space="preserve"> PAGEREF _Toc511906365 \h </w:instrText>
        </w:r>
      </w:ins>
      <w:r>
        <w:rPr>
          <w:noProof/>
        </w:rPr>
      </w:r>
      <w:r>
        <w:rPr>
          <w:noProof/>
        </w:rPr>
        <w:fldChar w:fldCharType="separate"/>
      </w:r>
      <w:r w:rsidR="00982FB6">
        <w:rPr>
          <w:noProof/>
        </w:rPr>
        <w:t>46</w:t>
      </w:r>
      <w:ins w:id="312" w:author="jie sun" w:date="2018-04-19T13:01:00Z">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313" w:author="jie sun" w:date="2018-04-19T13:01:00Z"/>
          <w:rFonts w:asciiTheme="minorHAnsi" w:hAnsiTheme="minorHAnsi"/>
          <w:noProof/>
          <w:sz w:val="22"/>
          <w:lang w:val="en-US"/>
        </w:rPr>
      </w:pPr>
      <w:ins w:id="314"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"_Toc511906366"</w:instrText>
        </w:r>
        <w:r w:rsidRPr="00BC3BA2">
          <w:rPr>
            <w:rStyle w:val="Hyperlink"/>
            <w:noProof/>
          </w:rPr>
          <w:instrText xml:space="preserve"> </w:instrText>
        </w:r>
      </w:ins>
      <w:r w:rsidR="00982FB6" w:rsidRPr="00BC3BA2">
        <w:rPr>
          <w:rStyle w:val="Hyperlink"/>
          <w:noProof/>
        </w:rPr>
      </w:r>
      <w:ins w:id="315" w:author="jie sun" w:date="2018-04-19T13:01:00Z">
        <w:r w:rsidRPr="00BC3BA2">
          <w:rPr>
            <w:rStyle w:val="Hyperlink"/>
            <w:noProof/>
          </w:rPr>
          <w:fldChar w:fldCharType="separate"/>
        </w:r>
        <w:r w:rsidRPr="00BC3BA2">
          <w:rPr>
            <w:rStyle w:val="Hyperlink"/>
            <w:noProof/>
          </w:rPr>
          <w:t>Table 4.5:</w:t>
        </w:r>
        <w:r w:rsidRPr="00BC3BA2">
          <w:rPr>
            <w:rStyle w:val="Hyperlink"/>
            <w:noProof/>
            <w:lang w:val="en-US"/>
          </w:rPr>
          <w:t xml:space="preserve"> </w:t>
        </w:r>
        <w:r w:rsidRPr="00BC3BA2">
          <w:rPr>
            <w:rStyle w:val="Hyperlink"/>
            <w:noProof/>
          </w:rPr>
          <w:t>Spinning Angle Restrictions In Action 3</w:t>
        </w:r>
        <w:r>
          <w:rPr>
            <w:noProof/>
          </w:rPr>
          <w:tab/>
        </w:r>
        <w:r>
          <w:rPr>
            <w:noProof/>
          </w:rPr>
          <w:fldChar w:fldCharType="begin"/>
        </w:r>
        <w:r>
          <w:rPr>
            <w:noProof/>
          </w:rPr>
          <w:instrText xml:space="preserve"> PAGEREF _Toc511906366 \h </w:instrText>
        </w:r>
      </w:ins>
      <w:r>
        <w:rPr>
          <w:noProof/>
        </w:rPr>
      </w:r>
      <w:r>
        <w:rPr>
          <w:noProof/>
        </w:rPr>
        <w:fldChar w:fldCharType="separate"/>
      </w:r>
      <w:r w:rsidR="00982FB6">
        <w:rPr>
          <w:noProof/>
        </w:rPr>
        <w:t>46</w:t>
      </w:r>
      <w:ins w:id="316" w:author="jie sun" w:date="2018-04-19T13:01:00Z">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317" w:author="jie sun" w:date="2018-04-19T13:01:00Z"/>
          <w:rFonts w:asciiTheme="minorHAnsi" w:hAnsiTheme="minorHAnsi"/>
          <w:noProof/>
          <w:sz w:val="22"/>
          <w:lang w:val="en-US"/>
        </w:rPr>
      </w:pPr>
      <w:ins w:id="318"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"_Toc511906367"</w:instrText>
        </w:r>
        <w:r w:rsidRPr="00BC3BA2">
          <w:rPr>
            <w:rStyle w:val="Hyperlink"/>
            <w:noProof/>
          </w:rPr>
          <w:instrText xml:space="preserve"> </w:instrText>
        </w:r>
      </w:ins>
      <w:r w:rsidR="00982FB6" w:rsidRPr="00BC3BA2">
        <w:rPr>
          <w:rStyle w:val="Hyperlink"/>
          <w:noProof/>
        </w:rPr>
      </w:r>
      <w:ins w:id="319" w:author="jie sun" w:date="2018-04-19T13:01:00Z">
        <w:r w:rsidRPr="00BC3BA2">
          <w:rPr>
            <w:rStyle w:val="Hyperlink"/>
            <w:noProof/>
          </w:rPr>
          <w:fldChar w:fldCharType="separate"/>
        </w:r>
        <w:r w:rsidRPr="00BC3BA2">
          <w:rPr>
            <w:rStyle w:val="Hyperlink"/>
            <w:noProof/>
          </w:rPr>
          <w:t>Table 4.6:Angles With The Gravity Restrictions In Action 3</w:t>
        </w:r>
        <w:r>
          <w:rPr>
            <w:noProof/>
          </w:rPr>
          <w:tab/>
        </w:r>
        <w:r>
          <w:rPr>
            <w:noProof/>
          </w:rPr>
          <w:fldChar w:fldCharType="begin"/>
        </w:r>
        <w:r>
          <w:rPr>
            <w:noProof/>
          </w:rPr>
          <w:instrText xml:space="preserve"> PAGEREF _Toc511906367 \h </w:instrText>
        </w:r>
      </w:ins>
      <w:r>
        <w:rPr>
          <w:noProof/>
        </w:rPr>
      </w:r>
      <w:r>
        <w:rPr>
          <w:noProof/>
        </w:rPr>
        <w:fldChar w:fldCharType="separate"/>
      </w:r>
      <w:r w:rsidR="00982FB6">
        <w:rPr>
          <w:noProof/>
        </w:rPr>
        <w:t>47</w:t>
      </w:r>
      <w:ins w:id="320" w:author="jie sun" w:date="2018-04-19T13:01:00Z">
        <w:r>
          <w:rPr>
            <w:noProof/>
          </w:rPr>
          <w:fldChar w:fldCharType="end"/>
        </w:r>
        <w:r w:rsidRPr="00BC3BA2">
          <w:rPr>
            <w:rStyle w:val="Hyperlink"/>
            <w:noProof/>
          </w:rPr>
          <w:fldChar w:fldCharType="end"/>
        </w:r>
      </w:ins>
    </w:p>
    <w:p w:rsidR="0087014B" w:rsidDel="008E06FC" w:rsidRDefault="00D5184D">
      <w:pPr>
        <w:pStyle w:val="TableofFigures"/>
        <w:tabs>
          <w:tab w:val="right" w:leader="dot" w:pos="9026"/>
        </w:tabs>
        <w:rPr>
          <w:ins w:id="321" w:author="像个男人一样" w:date="2018-03-22T12:32:00Z"/>
          <w:del w:id="322" w:author="jie sun" w:date="2018-04-16T22:38:00Z"/>
          <w:noProof/>
        </w:rPr>
      </w:pPr>
      <w:ins w:id="323" w:author="像个男人一样" w:date="2018-03-22T12:32:00Z">
        <w:del w:id="324" w:author="jie sun" w:date="2018-04-16T22:38:00Z">
          <w:r w:rsidDel="008E06FC">
            <w:rPr>
              <w:noProof/>
            </w:rPr>
            <w:delText>Table 4</w:delText>
          </w:r>
          <w:r w:rsidDel="008E06FC">
            <w:rPr>
              <w:rFonts w:hint="eastAsia"/>
              <w:noProof/>
            </w:rPr>
            <w:delText>.</w:delText>
          </w:r>
          <w:r w:rsidDel="008E06FC">
            <w:rPr>
              <w:noProof/>
            </w:rPr>
            <w:delText xml:space="preserve">1 </w:delText>
          </w:r>
          <w:r w:rsidDel="008E06FC">
            <w:rPr>
              <w:rFonts w:hint="eastAsia"/>
              <w:noProof/>
            </w:rPr>
            <w:delText>:Spinning angle restri</w:delText>
          </w:r>
          <w:r w:rsidDel="008E06FC">
            <w:rPr>
              <w:rFonts w:hint="eastAsia"/>
              <w:noProof/>
              <w:lang w:val="en-US"/>
            </w:rPr>
            <w:delText>c</w:delText>
          </w:r>
          <w:r w:rsidDel="008E06FC">
            <w:rPr>
              <w:rFonts w:hint="eastAsia"/>
              <w:noProof/>
            </w:rPr>
            <w:delText>tions</w:delText>
          </w:r>
          <w:r w:rsidDel="008E06FC">
            <w:rPr>
              <w:rFonts w:hint="eastAsia"/>
              <w:noProof/>
              <w:lang w:val="en-US"/>
            </w:rPr>
            <w:delText xml:space="preserve"> in action 1</w:delText>
          </w:r>
          <w:r w:rsidDel="008E06FC">
            <w:rPr>
              <w:noProof/>
            </w:rPr>
            <w:tab/>
            <w:delText>40</w:delText>
          </w:r>
        </w:del>
      </w:ins>
    </w:p>
    <w:p w:rsidR="0087014B" w:rsidDel="008E06FC" w:rsidRDefault="00D5184D">
      <w:pPr>
        <w:pStyle w:val="TableofFigures"/>
        <w:tabs>
          <w:tab w:val="right" w:leader="dot" w:pos="9026"/>
        </w:tabs>
        <w:rPr>
          <w:ins w:id="325" w:author="像个男人一样" w:date="2018-03-22T12:32:00Z"/>
          <w:del w:id="326" w:author="jie sun" w:date="2018-04-16T22:38:00Z"/>
          <w:noProof/>
        </w:rPr>
      </w:pPr>
      <w:ins w:id="327" w:author="像个男人一样" w:date="2018-03-22T12:32:00Z">
        <w:del w:id="328" w:author="jie sun" w:date="2018-04-16T22:38:00Z">
          <w:r w:rsidDel="008E06FC">
            <w:rPr>
              <w:noProof/>
            </w:rPr>
            <w:delText>Table 4</w:delText>
          </w:r>
          <w:r w:rsidDel="008E06FC">
            <w:rPr>
              <w:rFonts w:hint="eastAsia"/>
              <w:noProof/>
            </w:rPr>
            <w:delText>.</w:delText>
          </w:r>
          <w:r w:rsidDel="008E06FC">
            <w:rPr>
              <w:noProof/>
            </w:rPr>
            <w:delText xml:space="preserve">2 </w:delText>
          </w:r>
          <w:r w:rsidDel="008E06FC">
            <w:rPr>
              <w:rFonts w:hint="eastAsia"/>
              <w:noProof/>
            </w:rPr>
            <w:delText>: Angles with the gravity restrictions in action 1</w:delText>
          </w:r>
          <w:r w:rsidDel="008E06FC">
            <w:rPr>
              <w:noProof/>
            </w:rPr>
            <w:tab/>
            <w:delText>41</w:delText>
          </w:r>
        </w:del>
      </w:ins>
    </w:p>
    <w:p w:rsidR="0087014B" w:rsidDel="008E06FC" w:rsidRDefault="00D5184D">
      <w:pPr>
        <w:pStyle w:val="TableofFigures"/>
        <w:tabs>
          <w:tab w:val="right" w:leader="dot" w:pos="9026"/>
        </w:tabs>
        <w:rPr>
          <w:ins w:id="329" w:author="像个男人一样" w:date="2018-03-22T12:32:00Z"/>
          <w:del w:id="330" w:author="jie sun" w:date="2018-04-16T22:38:00Z"/>
          <w:noProof/>
        </w:rPr>
      </w:pPr>
      <w:ins w:id="331" w:author="像个男人一样" w:date="2018-03-22T12:32:00Z">
        <w:del w:id="332" w:author="jie sun" w:date="2018-04-16T22:38:00Z">
          <w:r w:rsidDel="008E06FC">
            <w:rPr>
              <w:noProof/>
            </w:rPr>
            <w:delText>Table 4</w:delText>
          </w:r>
          <w:r w:rsidDel="008E06FC">
            <w:rPr>
              <w:rFonts w:hint="eastAsia"/>
              <w:noProof/>
            </w:rPr>
            <w:delText>.</w:delText>
          </w:r>
          <w:r w:rsidDel="008E06FC">
            <w:rPr>
              <w:noProof/>
            </w:rPr>
            <w:delText xml:space="preserve">3 </w:delText>
          </w:r>
          <w:r w:rsidDel="008E06FC">
            <w:rPr>
              <w:rFonts w:hint="eastAsia"/>
              <w:noProof/>
            </w:rPr>
            <w:delText xml:space="preserve">:Spinning angle restrictions in action </w:delText>
          </w:r>
          <w:r w:rsidDel="008E06FC">
            <w:rPr>
              <w:rFonts w:hint="eastAsia"/>
              <w:noProof/>
              <w:lang w:val="en-US"/>
            </w:rPr>
            <w:delText>2</w:delText>
          </w:r>
          <w:r w:rsidDel="008E06FC">
            <w:rPr>
              <w:noProof/>
            </w:rPr>
            <w:tab/>
            <w:delText>42</w:delText>
          </w:r>
        </w:del>
      </w:ins>
    </w:p>
    <w:p w:rsidR="0087014B" w:rsidDel="008E06FC" w:rsidRDefault="00D5184D">
      <w:pPr>
        <w:pStyle w:val="TableofFigures"/>
        <w:tabs>
          <w:tab w:val="right" w:leader="dot" w:pos="9026"/>
        </w:tabs>
        <w:rPr>
          <w:ins w:id="333" w:author="像个男人一样" w:date="2018-03-22T12:32:00Z"/>
          <w:del w:id="334" w:author="jie sun" w:date="2018-04-16T22:38:00Z"/>
          <w:noProof/>
        </w:rPr>
      </w:pPr>
      <w:ins w:id="335" w:author="像个男人一样" w:date="2018-03-22T12:32:00Z">
        <w:del w:id="336" w:author="jie sun" w:date="2018-04-16T22:38:00Z">
          <w:r w:rsidDel="008E06FC">
            <w:rPr>
              <w:noProof/>
            </w:rPr>
            <w:delText>Table 4</w:delText>
          </w:r>
          <w:r w:rsidDel="008E06FC">
            <w:rPr>
              <w:rFonts w:hint="eastAsia"/>
              <w:noProof/>
            </w:rPr>
            <w:delText>.</w:delText>
          </w:r>
          <w:r w:rsidDel="008E06FC">
            <w:rPr>
              <w:noProof/>
            </w:rPr>
            <w:delText xml:space="preserve">4 </w:delText>
          </w:r>
          <w:r w:rsidDel="008E06FC">
            <w:rPr>
              <w:rFonts w:hint="eastAsia"/>
              <w:noProof/>
            </w:rPr>
            <w:delText>:Angles with the gravity restrictions in action</w:delText>
          </w:r>
          <w:r w:rsidDel="008E06FC">
            <w:rPr>
              <w:rFonts w:hint="eastAsia"/>
              <w:noProof/>
              <w:lang w:val="en-US"/>
            </w:rPr>
            <w:delText xml:space="preserve"> 2</w:delText>
          </w:r>
          <w:r w:rsidDel="008E06FC">
            <w:rPr>
              <w:noProof/>
            </w:rPr>
            <w:tab/>
            <w:delText>42</w:delText>
          </w:r>
        </w:del>
      </w:ins>
    </w:p>
    <w:p w:rsidR="0087014B" w:rsidDel="008E06FC" w:rsidRDefault="00D5184D">
      <w:pPr>
        <w:pStyle w:val="TableofFigures"/>
        <w:tabs>
          <w:tab w:val="right" w:leader="dot" w:pos="9026"/>
        </w:tabs>
        <w:rPr>
          <w:ins w:id="337" w:author="像个男人一样" w:date="2018-03-22T12:32:00Z"/>
          <w:del w:id="338" w:author="jie sun" w:date="2018-04-16T22:38:00Z"/>
          <w:noProof/>
        </w:rPr>
      </w:pPr>
      <w:ins w:id="339" w:author="像个男人一样" w:date="2018-03-22T12:32:00Z">
        <w:del w:id="340" w:author="jie sun" w:date="2018-04-16T22:38:00Z">
          <w:r w:rsidDel="008E06FC">
            <w:rPr>
              <w:noProof/>
            </w:rPr>
            <w:delText>Table 4</w:delText>
          </w:r>
          <w:r w:rsidDel="008E06FC">
            <w:rPr>
              <w:rFonts w:hint="eastAsia"/>
              <w:noProof/>
            </w:rPr>
            <w:delText>.</w:delText>
          </w:r>
          <w:r w:rsidDel="008E06FC">
            <w:rPr>
              <w:noProof/>
            </w:rPr>
            <w:delText xml:space="preserve">5 </w:delText>
          </w:r>
          <w:r w:rsidDel="008E06FC">
            <w:rPr>
              <w:rFonts w:hint="eastAsia"/>
              <w:noProof/>
            </w:rPr>
            <w:delText>:</w:delText>
          </w:r>
          <w:r w:rsidDel="008E06FC">
            <w:rPr>
              <w:rFonts w:hint="eastAsia"/>
              <w:noProof/>
              <w:lang w:val="en-US"/>
            </w:rPr>
            <w:delText xml:space="preserve"> </w:delText>
          </w:r>
          <w:r w:rsidDel="008E06FC">
            <w:rPr>
              <w:rFonts w:hint="eastAsia"/>
              <w:noProof/>
            </w:rPr>
            <w:delText>Spinning angle restrictions in action 3</w:delText>
          </w:r>
          <w:r w:rsidDel="008E06FC">
            <w:rPr>
              <w:noProof/>
            </w:rPr>
            <w:tab/>
            <w:delText>43</w:delText>
          </w:r>
        </w:del>
      </w:ins>
    </w:p>
    <w:p w:rsidR="0087014B" w:rsidDel="008E06FC" w:rsidRDefault="00D5184D">
      <w:pPr>
        <w:pStyle w:val="TableofFigures"/>
        <w:tabs>
          <w:tab w:val="right" w:leader="dot" w:pos="9026"/>
        </w:tabs>
        <w:rPr>
          <w:ins w:id="341" w:author="像个男人一样" w:date="2018-03-22T12:32:00Z"/>
          <w:del w:id="342" w:author="jie sun" w:date="2018-04-16T22:38:00Z"/>
          <w:noProof/>
        </w:rPr>
      </w:pPr>
      <w:ins w:id="343" w:author="像个男人一样" w:date="2018-03-22T12:32:00Z">
        <w:del w:id="344" w:author="jie sun" w:date="2018-04-16T22:38:00Z">
          <w:r w:rsidDel="008E06FC">
            <w:rPr>
              <w:noProof/>
            </w:rPr>
            <w:delText>Table 4</w:delText>
          </w:r>
          <w:r w:rsidDel="008E06FC">
            <w:rPr>
              <w:rFonts w:hint="eastAsia"/>
              <w:noProof/>
            </w:rPr>
            <w:delText>.</w:delText>
          </w:r>
          <w:r w:rsidDel="008E06FC">
            <w:rPr>
              <w:noProof/>
            </w:rPr>
            <w:delText xml:space="preserve">6 </w:delText>
          </w:r>
          <w:r w:rsidDel="008E06FC">
            <w:rPr>
              <w:rFonts w:hint="eastAsia"/>
              <w:noProof/>
            </w:rPr>
            <w:delText>:Angles with the gravity restrictions in action 3</w:delText>
          </w:r>
          <w:r w:rsidDel="008E06FC">
            <w:rPr>
              <w:noProof/>
            </w:rPr>
            <w:tab/>
            <w:delText>44</w:delText>
          </w:r>
        </w:del>
      </w:ins>
    </w:p>
    <w:p w:rsidR="0087014B" w:rsidRDefault="00D5184D">
      <w:ins w:id="345" w:author="像个男人一样" w:date="2018-03-22T12:27:00Z">
        <w:r>
          <w:fldChar w:fldCharType="end"/>
        </w:r>
      </w:ins>
    </w:p>
    <w:p w:rsidR="0087014B" w:rsidRDefault="0087014B">
      <w:pPr>
        <w:pageBreakBefore/>
        <w:pPrChange w:id="346" w:author="像个男人一样" w:date="2018-03-21T20:16:00Z">
          <w:pPr/>
        </w:pPrChange>
      </w:pPr>
    </w:p>
    <w:p w:rsidR="0087014B" w:rsidRDefault="00D5184D">
      <w:pPr>
        <w:pStyle w:val="Heading2"/>
        <w:numPr>
          <w:ilvl w:val="255"/>
          <w:numId w:val="0"/>
        </w:numPr>
        <w:ind w:left="-288"/>
        <w:rPr>
          <w:ins w:id="347" w:author="像个男人一样" w:date="2018-03-21T20:38:00Z"/>
          <w:rFonts w:eastAsia="Microsoft JhengHei"/>
        </w:rPr>
        <w:pPrChange w:id="348" w:author="像个男人一样" w:date="2018-03-21T20:38:00Z">
          <w:pPr/>
        </w:pPrChange>
      </w:pPr>
      <w:bookmarkStart w:id="349" w:name="_Toc9327"/>
      <w:bookmarkStart w:id="350" w:name="_Toc9058"/>
      <w:bookmarkStart w:id="351" w:name="_Toc25400"/>
      <w:bookmarkStart w:id="352" w:name="_Toc11157"/>
      <w:bookmarkStart w:id="353" w:name="_Toc19464"/>
      <w:bookmarkStart w:id="354" w:name="_Toc6061"/>
      <w:bookmarkStart w:id="355" w:name="_Toc32433"/>
      <w:bookmarkStart w:id="356" w:name="_Toc15959"/>
      <w:bookmarkStart w:id="357" w:name="_Toc5733"/>
      <w:bookmarkStart w:id="358" w:name="_Toc517813660"/>
      <w:r>
        <w:rPr>
          <w:rFonts w:eastAsia="Microsoft JhengHei"/>
        </w:rPr>
        <w:t xml:space="preserve">Glossary </w:t>
      </w:r>
      <w:ins w:id="359" w:author="jie sun" w:date="2018-04-16T21:31:00Z">
        <w:r w:rsidR="00514B35">
          <w:rPr>
            <w:rFonts w:eastAsia="Microsoft JhengHei"/>
          </w:rPr>
          <w:t>O</w:t>
        </w:r>
      </w:ins>
      <w:del w:id="360" w:author="jie sun" w:date="2018-04-16T21:31:00Z">
        <w:r w:rsidDel="00514B35">
          <w:rPr>
            <w:rFonts w:eastAsia="Microsoft JhengHei"/>
          </w:rPr>
          <w:delText>o</w:delText>
        </w:r>
      </w:del>
      <w:r>
        <w:rPr>
          <w:rFonts w:eastAsia="Microsoft JhengHei"/>
        </w:rPr>
        <w:t>f Abbreviations</w:t>
      </w:r>
      <w:bookmarkEnd w:id="349"/>
      <w:bookmarkEnd w:id="350"/>
      <w:bookmarkEnd w:id="351"/>
      <w:bookmarkEnd w:id="352"/>
      <w:bookmarkEnd w:id="353"/>
      <w:bookmarkEnd w:id="354"/>
      <w:bookmarkEnd w:id="355"/>
      <w:bookmarkEnd w:id="356"/>
      <w:bookmarkEnd w:id="357"/>
      <w:bookmarkEnd w:id="358"/>
    </w:p>
    <w:p w:rsidR="0087014B" w:rsidRDefault="0087014B">
      <w:pPr>
        <w:rPr>
          <w:ins w:id="361" w:author="像个男人一样" w:date="2018-03-21T20:37:00Z"/>
        </w:rPr>
      </w:pPr>
    </w:p>
    <w:tbl>
      <w:tblPr>
        <w:tblStyle w:val="TableGrid"/>
        <w:tblW w:w="9242" w:type="dxa"/>
        <w:tblLayout w:type="fixed"/>
        <w:tblLook w:val="04A0" w:firstRow="1" w:lastRow="0" w:firstColumn="1" w:lastColumn="0" w:noHBand="0" w:noVBand="1"/>
        <w:tblPrChange w:id="362" w:author="像个男人一样" w:date="2018-03-21T20:39:00Z">
          <w:tblPr>
            <w:tblStyle w:val="TableGrid"/>
            <w:tblW w:w="9242" w:type="dxa"/>
            <w:tblLayout w:type="fixed"/>
            <w:tblLook w:val="04A0" w:firstRow="1" w:lastRow="0" w:firstColumn="1" w:lastColumn="0" w:noHBand="0" w:noVBand="1"/>
          </w:tblPr>
        </w:tblPrChange>
      </w:tblPr>
      <w:tblGrid>
        <w:gridCol w:w="3212"/>
        <w:gridCol w:w="6030"/>
        <w:tblGridChange w:id="363">
          <w:tblGrid>
            <w:gridCol w:w="3212"/>
            <w:gridCol w:w="1409"/>
            <w:gridCol w:w="4621"/>
          </w:tblGrid>
        </w:tblGridChange>
      </w:tblGrid>
      <w:tr w:rsidR="0087014B" w:rsidTr="0087014B">
        <w:trPr>
          <w:ins w:id="364" w:author="像个男人一样" w:date="2018-03-21T20:38:00Z"/>
        </w:trPr>
        <w:tc>
          <w:tcPr>
            <w:tcW w:w="3212" w:type="dxa"/>
            <w:tcPrChange w:id="365" w:author="像个男人一样" w:date="2018-03-21T20:39:00Z">
              <w:tcPr>
                <w:tcW w:w="4621" w:type="dxa"/>
                <w:gridSpan w:val="2"/>
              </w:tcPr>
            </w:tcPrChange>
          </w:tcPr>
          <w:p w:rsidR="0087014B" w:rsidRPr="0087014B" w:rsidRDefault="00D5184D">
            <w:pPr>
              <w:jc w:val="center"/>
              <w:rPr>
                <w:ins w:id="366" w:author="像个男人一样" w:date="2018-03-21T20:38:00Z"/>
                <w:rFonts w:eastAsia="SimSun"/>
                <w:b/>
                <w:bCs/>
                <w:sz w:val="32"/>
                <w:szCs w:val="32"/>
                <w:lang w:val="en-US"/>
                <w:rPrChange w:id="367" w:author="像个男人一样" w:date="2018-03-21T20:38:00Z">
                  <w:rPr>
                    <w:ins w:id="368" w:author="像个男人一样" w:date="2018-03-21T20:38:00Z"/>
                    <w:rFonts w:eastAsia="SimSun"/>
                    <w:lang w:val="en-US"/>
                  </w:rPr>
                </w:rPrChange>
              </w:rPr>
              <w:pPrChange w:id="369" w:author="像个男人一样" w:date="2018-03-21T20:38:00Z">
                <w:pPr/>
              </w:pPrChange>
            </w:pPr>
            <w:ins w:id="370" w:author="像个男人一样" w:date="2018-03-21T20:38:00Z">
              <w:r>
                <w:rPr>
                  <w:rFonts w:eastAsia="SimSun"/>
                  <w:b/>
                  <w:bCs/>
                  <w:sz w:val="32"/>
                  <w:szCs w:val="32"/>
                  <w:lang w:val="en-US"/>
                  <w:rPrChange w:id="371" w:author="像个男人一样" w:date="2018-03-21T20:38:00Z">
                    <w:rPr>
                      <w:rFonts w:eastAsia="SimSun"/>
                      <w:lang w:val="en-US"/>
                    </w:rPr>
                  </w:rPrChange>
                </w:rPr>
                <w:t>Abbreviation</w:t>
              </w:r>
            </w:ins>
          </w:p>
        </w:tc>
        <w:tc>
          <w:tcPr>
            <w:tcW w:w="6030" w:type="dxa"/>
            <w:tcPrChange w:id="372" w:author="像个男人一样" w:date="2018-03-21T20:39:00Z">
              <w:tcPr>
                <w:tcW w:w="4621" w:type="dxa"/>
              </w:tcPr>
            </w:tcPrChange>
          </w:tcPr>
          <w:p w:rsidR="0087014B" w:rsidRPr="0087014B" w:rsidRDefault="00D5184D">
            <w:pPr>
              <w:jc w:val="center"/>
              <w:rPr>
                <w:ins w:id="373" w:author="像个男人一样" w:date="2018-03-21T20:38:00Z"/>
                <w:rFonts w:eastAsia="SimSun"/>
                <w:b/>
                <w:bCs/>
                <w:sz w:val="32"/>
                <w:szCs w:val="32"/>
                <w:lang w:val="en-US"/>
                <w:rPrChange w:id="374" w:author="像个男人一样" w:date="2018-03-21T20:38:00Z">
                  <w:rPr>
                    <w:ins w:id="375" w:author="像个男人一样" w:date="2018-03-21T20:38:00Z"/>
                    <w:rFonts w:eastAsia="SimSun"/>
                    <w:lang w:val="en-US"/>
                  </w:rPr>
                </w:rPrChange>
              </w:rPr>
              <w:pPrChange w:id="376" w:author="像个男人一样" w:date="2018-03-21T20:38:00Z">
                <w:pPr/>
              </w:pPrChange>
            </w:pPr>
            <w:ins w:id="377" w:author="像个男人一样" w:date="2018-03-21T20:38:00Z">
              <w:r>
                <w:rPr>
                  <w:rFonts w:eastAsia="SimSun"/>
                  <w:b/>
                  <w:bCs/>
                  <w:sz w:val="32"/>
                  <w:szCs w:val="32"/>
                  <w:lang w:val="en-US"/>
                  <w:rPrChange w:id="378" w:author="像个男人一样" w:date="2018-03-21T20:38:00Z">
                    <w:rPr>
                      <w:rFonts w:eastAsia="SimSun"/>
                      <w:lang w:val="en-US"/>
                    </w:rPr>
                  </w:rPrChange>
                </w:rPr>
                <w:t>Full Title</w:t>
              </w:r>
            </w:ins>
          </w:p>
        </w:tc>
      </w:tr>
      <w:tr w:rsidR="0087014B" w:rsidTr="0087014B">
        <w:trPr>
          <w:ins w:id="379" w:author="像个男人一样" w:date="2018-03-21T20:38:00Z"/>
        </w:trPr>
        <w:tc>
          <w:tcPr>
            <w:tcW w:w="3212" w:type="dxa"/>
            <w:tcPrChange w:id="380" w:author="像个男人一样" w:date="2018-03-21T20:39:00Z">
              <w:tcPr>
                <w:tcW w:w="4621" w:type="dxa"/>
                <w:gridSpan w:val="2"/>
              </w:tcPr>
            </w:tcPrChange>
          </w:tcPr>
          <w:p w:rsidR="0087014B" w:rsidRPr="0087014B" w:rsidRDefault="00D5184D">
            <w:pPr>
              <w:rPr>
                <w:ins w:id="381" w:author="像个男人一样" w:date="2018-03-21T20:38:00Z"/>
                <w:rFonts w:eastAsia="SimSun"/>
                <w:b/>
                <w:bCs/>
                <w:sz w:val="28"/>
                <w:szCs w:val="24"/>
                <w:lang w:val="en-US"/>
                <w:rPrChange w:id="382" w:author="像个男人一样" w:date="2018-03-21T20:39:00Z">
                  <w:rPr>
                    <w:ins w:id="383" w:author="像个男人一样" w:date="2018-03-21T20:38:00Z"/>
                    <w:rFonts w:eastAsia="SimSun"/>
                    <w:lang w:val="en-US"/>
                  </w:rPr>
                </w:rPrChange>
              </w:rPr>
            </w:pPr>
            <w:ins w:id="384" w:author="像个男人一样" w:date="2018-03-21T20:38:00Z">
              <w:r>
                <w:rPr>
                  <w:rFonts w:eastAsia="SimSun"/>
                  <w:b/>
                  <w:bCs/>
                  <w:sz w:val="28"/>
                  <w:szCs w:val="24"/>
                  <w:lang w:val="en-US"/>
                  <w:rPrChange w:id="385" w:author="像个男人一样" w:date="2018-03-21T20:39:00Z">
                    <w:rPr>
                      <w:rFonts w:eastAsia="SimSun"/>
                      <w:lang w:val="en-US"/>
                    </w:rPr>
                  </w:rPrChange>
                </w:rPr>
                <w:t>AI</w:t>
              </w:r>
            </w:ins>
          </w:p>
        </w:tc>
        <w:tc>
          <w:tcPr>
            <w:tcW w:w="6030" w:type="dxa"/>
            <w:tcPrChange w:id="386" w:author="像个男人一样" w:date="2018-03-21T20:39:00Z">
              <w:tcPr>
                <w:tcW w:w="4621" w:type="dxa"/>
              </w:tcPr>
            </w:tcPrChange>
          </w:tcPr>
          <w:p w:rsidR="0087014B" w:rsidRPr="0087014B" w:rsidRDefault="00D5184D">
            <w:pPr>
              <w:rPr>
                <w:ins w:id="387" w:author="像个男人一样" w:date="2018-03-21T20:38:00Z"/>
                <w:rFonts w:eastAsia="SimSun"/>
                <w:b/>
                <w:bCs/>
                <w:sz w:val="28"/>
                <w:szCs w:val="24"/>
                <w:lang w:val="en-US"/>
                <w:rPrChange w:id="388" w:author="像个男人一样" w:date="2018-03-21T20:39:00Z">
                  <w:rPr>
                    <w:ins w:id="389" w:author="像个男人一样" w:date="2018-03-21T20:38:00Z"/>
                    <w:rFonts w:eastAsia="SimSun"/>
                    <w:lang w:val="en-US"/>
                  </w:rPr>
                </w:rPrChange>
              </w:rPr>
            </w:pPr>
            <w:ins w:id="390" w:author="像个男人一样" w:date="2018-03-21T20:39:00Z">
              <w:r>
                <w:rPr>
                  <w:rFonts w:eastAsia="SimSun"/>
                  <w:b/>
                  <w:bCs/>
                  <w:sz w:val="28"/>
                  <w:szCs w:val="24"/>
                  <w:lang w:val="en-US"/>
                  <w:rPrChange w:id="391" w:author="像个男人一样" w:date="2018-03-21T20:39:00Z">
                    <w:rPr>
                      <w:rFonts w:eastAsia="SimSun"/>
                      <w:lang w:val="en-US"/>
                    </w:rPr>
                  </w:rPrChange>
                </w:rPr>
                <w:t xml:space="preserve"> Artificial Intelligence</w:t>
              </w:r>
            </w:ins>
          </w:p>
        </w:tc>
      </w:tr>
      <w:tr w:rsidR="0087014B">
        <w:trPr>
          <w:ins w:id="392" w:author="像个男人一样" w:date="2018-03-21T20:52:00Z"/>
        </w:trPr>
        <w:tc>
          <w:tcPr>
            <w:tcW w:w="3212" w:type="dxa"/>
          </w:tcPr>
          <w:p w:rsidR="0087014B" w:rsidRDefault="00D5184D">
            <w:pPr>
              <w:rPr>
                <w:ins w:id="393" w:author="像个男人一样" w:date="2018-03-21T20:52:00Z"/>
                <w:rFonts w:eastAsia="SimSun"/>
                <w:b/>
                <w:bCs/>
                <w:sz w:val="28"/>
                <w:szCs w:val="24"/>
                <w:lang w:val="en-US"/>
              </w:rPr>
            </w:pPr>
            <w:ins w:id="394" w:author="像个男人一样" w:date="2018-03-21T20:52:00Z">
              <w:r>
                <w:rPr>
                  <w:rFonts w:eastAsia="SimSun"/>
                  <w:b/>
                  <w:bCs/>
                  <w:sz w:val="28"/>
                  <w:szCs w:val="24"/>
                  <w:lang w:val="en-US"/>
                  <w:rPrChange w:id="395" w:author="像个男人一样" w:date="2018-03-21T20:53:00Z">
                    <w:rPr>
                      <w:lang w:val="en-US"/>
                    </w:rPr>
                  </w:rPrChange>
                </w:rPr>
                <w:t>GPRS</w:t>
              </w:r>
            </w:ins>
          </w:p>
        </w:tc>
        <w:tc>
          <w:tcPr>
            <w:tcW w:w="6030" w:type="dxa"/>
          </w:tcPr>
          <w:p w:rsidR="0087014B" w:rsidRDefault="00D5184D">
            <w:pPr>
              <w:rPr>
                <w:ins w:id="396" w:author="像个男人一样" w:date="2018-03-21T20:52:00Z"/>
                <w:rFonts w:eastAsia="SimSun"/>
                <w:b/>
                <w:bCs/>
                <w:sz w:val="28"/>
                <w:szCs w:val="24"/>
                <w:lang w:val="en-US"/>
              </w:rPr>
            </w:pPr>
            <w:ins w:id="397" w:author="像个男人一样" w:date="2018-03-21T20:53:00Z">
              <w:r>
                <w:rPr>
                  <w:rFonts w:eastAsia="SimSun" w:hint="eastAsia"/>
                  <w:b/>
                  <w:bCs/>
                  <w:sz w:val="28"/>
                  <w:szCs w:val="24"/>
                  <w:lang w:val="en-US"/>
                </w:rPr>
                <w:t>General Packet Radio Service</w:t>
              </w:r>
            </w:ins>
          </w:p>
        </w:tc>
      </w:tr>
      <w:tr w:rsidR="0087014B">
        <w:trPr>
          <w:ins w:id="398" w:author="像个男人一样" w:date="2018-03-21T20:58:00Z"/>
        </w:trPr>
        <w:tc>
          <w:tcPr>
            <w:tcW w:w="3212" w:type="dxa"/>
          </w:tcPr>
          <w:p w:rsidR="0087014B" w:rsidRDefault="00D5184D">
            <w:pPr>
              <w:rPr>
                <w:ins w:id="399" w:author="像个男人一样" w:date="2018-03-21T20:58:00Z"/>
                <w:rFonts w:eastAsia="SimSun"/>
                <w:b/>
                <w:bCs/>
                <w:sz w:val="28"/>
                <w:szCs w:val="24"/>
                <w:lang w:val="en-US"/>
              </w:rPr>
            </w:pPr>
            <w:ins w:id="400" w:author="像个男人一样" w:date="2018-03-21T20:58:00Z">
              <w:r>
                <w:rPr>
                  <w:rFonts w:eastAsia="SimSun" w:hint="eastAsia"/>
                  <w:b/>
                  <w:bCs/>
                  <w:sz w:val="28"/>
                  <w:szCs w:val="24"/>
                  <w:lang w:val="en-US"/>
                </w:rPr>
                <w:t>Gyro</w:t>
              </w:r>
            </w:ins>
          </w:p>
        </w:tc>
        <w:tc>
          <w:tcPr>
            <w:tcW w:w="6030" w:type="dxa"/>
          </w:tcPr>
          <w:p w:rsidR="0087014B" w:rsidRDefault="00D5184D">
            <w:pPr>
              <w:rPr>
                <w:ins w:id="401" w:author="像个男人一样" w:date="2018-03-21T20:58:00Z"/>
                <w:rFonts w:eastAsia="SimSun"/>
                <w:b/>
                <w:bCs/>
                <w:sz w:val="28"/>
                <w:szCs w:val="24"/>
                <w:lang w:val="en-US"/>
              </w:rPr>
            </w:pPr>
            <w:ins w:id="402" w:author="像个男人一样" w:date="2018-03-21T20:58:00Z">
              <w:r>
                <w:rPr>
                  <w:rFonts w:eastAsia="SimSun" w:hint="eastAsia"/>
                  <w:b/>
                  <w:bCs/>
                  <w:sz w:val="28"/>
                  <w:szCs w:val="24"/>
                  <w:lang w:val="en-US"/>
                </w:rPr>
                <w:t>Gyroscope</w:t>
              </w:r>
            </w:ins>
          </w:p>
        </w:tc>
      </w:tr>
      <w:tr w:rsidR="0087014B">
        <w:trPr>
          <w:ins w:id="403" w:author="像个男人一样" w:date="2018-03-21T20:58:00Z"/>
        </w:trPr>
        <w:tc>
          <w:tcPr>
            <w:tcW w:w="3212" w:type="dxa"/>
          </w:tcPr>
          <w:p w:rsidR="0087014B" w:rsidRDefault="00D5184D">
            <w:pPr>
              <w:rPr>
                <w:ins w:id="404" w:author="像个男人一样" w:date="2018-03-21T20:58:00Z"/>
                <w:rFonts w:eastAsia="SimSun"/>
                <w:b/>
                <w:bCs/>
                <w:sz w:val="28"/>
                <w:szCs w:val="24"/>
                <w:lang w:val="en-US"/>
              </w:rPr>
            </w:pPr>
            <w:ins w:id="405" w:author="像个男人一样" w:date="2018-03-21T20:58:00Z">
              <w:r>
                <w:rPr>
                  <w:rFonts w:eastAsia="SimSun" w:hint="eastAsia"/>
                  <w:b/>
                  <w:bCs/>
                  <w:sz w:val="28"/>
                  <w:szCs w:val="24"/>
                  <w:lang w:val="en-US"/>
                </w:rPr>
                <w:t>G-sensor</w:t>
              </w:r>
            </w:ins>
          </w:p>
        </w:tc>
        <w:tc>
          <w:tcPr>
            <w:tcW w:w="6030" w:type="dxa"/>
          </w:tcPr>
          <w:p w:rsidR="0087014B" w:rsidRDefault="00D5184D">
            <w:pPr>
              <w:rPr>
                <w:ins w:id="406" w:author="像个男人一样" w:date="2018-03-21T20:58:00Z"/>
                <w:rFonts w:eastAsia="SimSun"/>
                <w:b/>
                <w:bCs/>
                <w:sz w:val="28"/>
                <w:szCs w:val="24"/>
                <w:lang w:val="en-US"/>
              </w:rPr>
            </w:pPr>
            <w:ins w:id="407" w:author="像个男人一样" w:date="2018-03-21T20:58:00Z">
              <w:r>
                <w:rPr>
                  <w:rFonts w:eastAsia="SimSun" w:hint="eastAsia"/>
                  <w:b/>
                  <w:bCs/>
                  <w:sz w:val="28"/>
                  <w:szCs w:val="24"/>
                  <w:lang w:val="en-US"/>
                </w:rPr>
                <w:t>Accelerometer</w:t>
              </w:r>
            </w:ins>
          </w:p>
        </w:tc>
      </w:tr>
      <w:tr w:rsidR="005A09FE" w:rsidTr="005A09FE">
        <w:trPr>
          <w:ins w:id="408" w:author="jie sun" w:date="2018-04-08T17:08:00Z"/>
        </w:trPr>
        <w:tc>
          <w:tcPr>
            <w:tcW w:w="3212" w:type="dxa"/>
          </w:tcPr>
          <w:p w:rsidR="005A09FE" w:rsidRDefault="005A09FE" w:rsidP="006709A5">
            <w:pPr>
              <w:rPr>
                <w:ins w:id="409" w:author="jie sun" w:date="2018-04-08T17:08:00Z"/>
                <w:rFonts w:eastAsia="SimSun"/>
                <w:b/>
                <w:bCs/>
                <w:sz w:val="28"/>
                <w:szCs w:val="24"/>
                <w:lang w:val="en-US"/>
              </w:rPr>
            </w:pPr>
            <w:ins w:id="410" w:author="jie sun" w:date="2018-04-08T17:08:00Z">
              <w:r>
                <w:rPr>
                  <w:rFonts w:eastAsia="SimSun"/>
                  <w:b/>
                  <w:bCs/>
                  <w:sz w:val="28"/>
                  <w:szCs w:val="24"/>
                  <w:lang w:val="en-US"/>
                </w:rPr>
                <w:t>APP</w:t>
              </w:r>
            </w:ins>
          </w:p>
        </w:tc>
        <w:tc>
          <w:tcPr>
            <w:tcW w:w="6030" w:type="dxa"/>
          </w:tcPr>
          <w:p w:rsidR="005A09FE" w:rsidRDefault="005A09FE" w:rsidP="006709A5">
            <w:pPr>
              <w:rPr>
                <w:ins w:id="411" w:author="jie sun" w:date="2018-04-08T17:08:00Z"/>
                <w:rFonts w:eastAsia="SimSun"/>
                <w:b/>
                <w:bCs/>
                <w:sz w:val="28"/>
                <w:szCs w:val="24"/>
                <w:lang w:val="en-US"/>
              </w:rPr>
            </w:pPr>
            <w:ins w:id="412" w:author="jie sun" w:date="2018-04-08T17:08:00Z">
              <w:r>
                <w:rPr>
                  <w:rFonts w:eastAsia="SimSun" w:hint="eastAsia"/>
                  <w:b/>
                  <w:bCs/>
                  <w:sz w:val="28"/>
                  <w:szCs w:val="24"/>
                  <w:lang w:val="en-US"/>
                </w:rPr>
                <w:t>A</w:t>
              </w:r>
              <w:r>
                <w:rPr>
                  <w:rFonts w:eastAsia="SimSun"/>
                  <w:b/>
                  <w:bCs/>
                  <w:sz w:val="28"/>
                  <w:szCs w:val="24"/>
                  <w:lang w:val="en-US"/>
                </w:rPr>
                <w:t>pplication</w:t>
              </w:r>
            </w:ins>
          </w:p>
        </w:tc>
      </w:tr>
    </w:tbl>
    <w:p w:rsidR="0087014B" w:rsidRDefault="0087014B">
      <w:pPr>
        <w:rPr>
          <w:ins w:id="413" w:author="像个男人一样" w:date="2018-03-21T20:37:00Z"/>
          <w:rFonts w:eastAsia="Microsoft JhengHei"/>
        </w:rPr>
      </w:pPr>
    </w:p>
    <w:p w:rsidR="005B71B7" w:rsidRDefault="005B71B7">
      <w:pPr>
        <w:pStyle w:val="Heading2"/>
        <w:pageBreakBefore/>
        <w:numPr>
          <w:ilvl w:val="255"/>
          <w:numId w:val="0"/>
        </w:numPr>
        <w:ind w:left="-289" w:firstLineChars="100" w:firstLine="320"/>
        <w:rPr>
          <w:ins w:id="414" w:author="jie sun" w:date="2018-04-19T13:02:00Z"/>
          <w:rFonts w:eastAsia="Microsoft JhengHei"/>
        </w:rPr>
        <w:pPrChange w:id="415" w:author="jie sun" w:date="2018-04-19T13:02:00Z">
          <w:pPr>
            <w:pStyle w:val="Heading2"/>
            <w:numPr>
              <w:ilvl w:val="255"/>
              <w:numId w:val="0"/>
            </w:numPr>
            <w:ind w:left="-288" w:firstLineChars="100" w:firstLine="320"/>
          </w:pPr>
        </w:pPrChange>
      </w:pPr>
    </w:p>
    <w:p w:rsidR="005B71B7" w:rsidRDefault="005B71B7" w:rsidP="005B71B7">
      <w:pPr>
        <w:pStyle w:val="Heading2"/>
        <w:numPr>
          <w:ilvl w:val="255"/>
          <w:numId w:val="0"/>
        </w:numPr>
        <w:ind w:left="-288" w:firstLineChars="100" w:firstLine="320"/>
        <w:rPr>
          <w:ins w:id="416" w:author="jie sun" w:date="2018-04-19T13:02:00Z"/>
          <w:rFonts w:eastAsia="Microsoft JhengHei"/>
        </w:rPr>
      </w:pPr>
      <w:bookmarkStart w:id="417" w:name="_Toc517813661"/>
      <w:ins w:id="418" w:author="jie sun" w:date="2018-04-19T13:02:00Z">
        <w:r>
          <w:rPr>
            <w:rFonts w:eastAsia="Microsoft JhengHei"/>
          </w:rPr>
          <w:t>Abstract</w:t>
        </w:r>
        <w:bookmarkEnd w:id="417"/>
      </w:ins>
    </w:p>
    <w:p w:rsidR="005B71B7" w:rsidRDefault="005B71B7" w:rsidP="005B71B7">
      <w:pPr>
        <w:ind w:left="144"/>
        <w:rPr>
          <w:ins w:id="419" w:author="jie sun" w:date="2018-04-19T13:02:00Z"/>
        </w:rPr>
      </w:pPr>
      <w:ins w:id="420" w:author="jie sun" w:date="2018-04-19T13:02:00Z">
        <w:r w:rsidRPr="001F1EDA">
          <w:t xml:space="preserve">Nowadays, Artificial Intelligence (AI) has become more and more popular, and the action recognition algorithm is a very important part and researched by more and more experts.  Exactly, the action recognition algorithm is not a strangle thing that has been used not only on a robot, but also </w:t>
        </w:r>
        <w:r>
          <w:t>in</w:t>
        </w:r>
        <w:r w:rsidRPr="001F1EDA">
          <w:t xml:space="preserve"> our daily lives, such as iPhone, iPad</w:t>
        </w:r>
        <w:r>
          <w:t>,</w:t>
        </w:r>
        <w:r w:rsidRPr="001F1EDA">
          <w:t xml:space="preserve"> smart watch and smart pen etc.  In this thesis, we are going to study two devices, Accelerometer and Gyroscope, how they work</w:t>
        </w:r>
        <w:r>
          <w:rPr>
            <w:rFonts w:hint="eastAsia"/>
            <w:lang w:val="en-US"/>
          </w:rPr>
          <w:t xml:space="preserve"> </w:t>
        </w:r>
        <w:r w:rsidRPr="001F1EDA">
          <w:t>and how they are used with some recognition algorithms, and the most important part is the last chapter which discuss a hypothesis</w:t>
        </w:r>
        <w:r>
          <w:t xml:space="preserve"> </w:t>
        </w:r>
        <w:r w:rsidRPr="001F1EDA">
          <w:t xml:space="preserve">which tries to use those two devices with some recognition algorithm to make sure a multiple function glow sticks. </w:t>
        </w:r>
      </w:ins>
    </w:p>
    <w:p w:rsidR="0087014B" w:rsidRDefault="0087014B">
      <w:pPr>
        <w:pageBreakBefore/>
        <w:rPr>
          <w:rFonts w:eastAsia="Microsoft JhengHei"/>
        </w:rPr>
        <w:pPrChange w:id="421" w:author="像个男人一样" w:date="2018-03-21T22:59:00Z">
          <w:pPr/>
        </w:pPrChange>
      </w:pPr>
    </w:p>
    <w:p w:rsidR="0087014B" w:rsidRPr="0087014B" w:rsidDel="005B71B7" w:rsidRDefault="00D5184D">
      <w:pPr>
        <w:pStyle w:val="Heading2"/>
        <w:numPr>
          <w:ilvl w:val="255"/>
          <w:numId w:val="0"/>
        </w:numPr>
        <w:ind w:left="142"/>
        <w:rPr>
          <w:ins w:id="422" w:author="像个男人一样" w:date="2018-03-21T20:19:00Z"/>
          <w:del w:id="423" w:author="jie sun" w:date="2018-04-19T13:02:00Z"/>
          <w:rFonts w:eastAsia="Microsoft JhengHei"/>
          <w:lang w:val="en-US"/>
          <w:rPrChange w:id="424" w:author="像个男人一样" w:date="2018-03-23T10:42:00Z">
            <w:rPr>
              <w:ins w:id="425" w:author="像个男人一样" w:date="2018-03-21T20:19:00Z"/>
              <w:del w:id="426" w:author="jie sun" w:date="2018-04-19T13:02:00Z"/>
              <w:rFonts w:eastAsia="SimSun"/>
              <w:lang w:val="en-US"/>
            </w:rPr>
          </w:rPrChange>
        </w:rPr>
        <w:pPrChange w:id="427" w:author="jie sun" w:date="2018-04-19T13:02:00Z">
          <w:pPr/>
        </w:pPrChange>
      </w:pPr>
      <w:bookmarkStart w:id="428" w:name="_Toc18176"/>
      <w:bookmarkStart w:id="429" w:name="_Toc7844"/>
      <w:bookmarkStart w:id="430" w:name="_Toc32232"/>
      <w:bookmarkStart w:id="431" w:name="_Toc2724"/>
      <w:bookmarkStart w:id="432" w:name="_Toc27583"/>
      <w:bookmarkStart w:id="433" w:name="_Toc10498"/>
      <w:bookmarkStart w:id="434" w:name="_Toc19716"/>
      <w:bookmarkStart w:id="435" w:name="_Toc32352"/>
      <w:bookmarkStart w:id="436" w:name="_Toc27579"/>
      <w:del w:id="437" w:author="jie sun" w:date="2018-04-19T13:02:00Z">
        <w:r w:rsidRPr="00606542" w:rsidDel="005B71B7">
          <w:rPr>
            <w:rFonts w:eastAsia="Microsoft JhengHei"/>
          </w:rPr>
          <w:delText>Acknowledgement</w:delText>
        </w:r>
      </w:del>
      <w:ins w:id="438" w:author="像个男人一样" w:date="2018-03-21T20:19:00Z">
        <w:del w:id="439" w:author="jie sun" w:date="2018-04-19T13:02:00Z">
          <w:r w:rsidDel="005B71B7">
            <w:rPr>
              <w:rFonts w:eastAsia="Microsoft JhengHei"/>
              <w:b w:val="0"/>
              <w:lang w:val="en-US"/>
              <w:rPrChange w:id="440" w:author="像个男人一样" w:date="2018-03-23T10:42:00Z">
                <w:rPr>
                  <w:rFonts w:eastAsia="SimSun"/>
                  <w:b/>
                  <w:lang w:val="en-US"/>
                </w:rPr>
              </w:rPrChange>
            </w:rPr>
            <w:delText>s</w:delText>
          </w:r>
          <w:bookmarkEnd w:id="428"/>
          <w:bookmarkEnd w:id="429"/>
          <w:bookmarkEnd w:id="430"/>
          <w:bookmarkEnd w:id="431"/>
          <w:bookmarkEnd w:id="432"/>
          <w:bookmarkEnd w:id="433"/>
          <w:bookmarkEnd w:id="434"/>
          <w:bookmarkEnd w:id="435"/>
        </w:del>
      </w:ins>
    </w:p>
    <w:p w:rsidR="003A652C" w:rsidRPr="0087014B" w:rsidDel="005B71B7" w:rsidRDefault="00D5184D">
      <w:pPr>
        <w:ind w:left="142"/>
        <w:rPr>
          <w:ins w:id="441" w:author="像个男人一样" w:date="2018-03-21T20:19:00Z"/>
          <w:del w:id="442" w:author="jie sun" w:date="2018-04-19T13:02:00Z"/>
          <w:rPrChange w:id="443" w:author="像个男人一样" w:date="2018-03-21T23:35:00Z">
            <w:rPr>
              <w:ins w:id="444" w:author="像个男人一样" w:date="2018-03-21T20:19:00Z"/>
              <w:del w:id="445" w:author="jie sun" w:date="2018-04-19T13:02:00Z"/>
              <w:rFonts w:eastAsia="SimSun"/>
              <w:lang w:val="en-US"/>
            </w:rPr>
          </w:rPrChange>
        </w:rPr>
        <w:pPrChange w:id="446" w:author="jie sun" w:date="2018-04-19T13:02:00Z">
          <w:pPr>
            <w:pStyle w:val="Heading2"/>
            <w:numPr>
              <w:ilvl w:val="0"/>
              <w:numId w:val="0"/>
            </w:numPr>
            <w:ind w:left="144" w:firstLine="0"/>
          </w:pPr>
        </w:pPrChange>
      </w:pPr>
      <w:bookmarkStart w:id="447" w:name="_Toc13948"/>
      <w:bookmarkStart w:id="448" w:name="_Toc12245"/>
      <w:ins w:id="449" w:author="像个男人一样" w:date="2018-03-21T20:19:00Z">
        <w:del w:id="450" w:author="jie sun" w:date="2018-04-19T13:02:00Z">
          <w:r w:rsidDel="005B71B7">
            <w:rPr>
              <w:rPrChange w:id="451" w:author="像个男人一样" w:date="2018-03-21T23:35:00Z">
                <w:rPr>
                  <w:rFonts w:eastAsia="SimSun"/>
                  <w:b w:val="0"/>
                  <w:lang w:val="en-US"/>
                </w:rPr>
              </w:rPrChange>
            </w:rPr>
            <w:delText>F</w:delText>
          </w:r>
        </w:del>
      </w:ins>
      <w:ins w:id="452" w:author="像个男人一样" w:date="2018-03-21T20:53:00Z">
        <w:del w:id="453" w:author="jie sun" w:date="2018-04-19T13:02:00Z">
          <w:r w:rsidDel="005B71B7">
            <w:rPr>
              <w:rPrChange w:id="454" w:author="像个男人一样" w:date="2018-03-21T23:35:00Z">
                <w:rPr>
                  <w:b w:val="0"/>
                  <w:lang w:val="en-US"/>
                </w:rPr>
              </w:rPrChange>
            </w:rPr>
            <w:delText>ir</w:delText>
          </w:r>
        </w:del>
      </w:ins>
      <w:ins w:id="455" w:author="像个男人一样" w:date="2018-03-21T20:19:00Z">
        <w:del w:id="456" w:author="jie sun" w:date="2018-04-19T13:02:00Z">
          <w:r w:rsidDel="005B71B7">
            <w:rPr>
              <w:rPrChange w:id="457" w:author="像个男人一样" w:date="2018-03-21T23:35:00Z">
                <w:rPr>
                  <w:rFonts w:eastAsia="SimSun"/>
                  <w:b w:val="0"/>
                  <w:lang w:val="en-US"/>
                </w:rPr>
              </w:rPrChange>
            </w:rPr>
            <w:delText xml:space="preserve">st and foremost I would like </w:delText>
          </w:r>
        </w:del>
      </w:ins>
      <w:ins w:id="458" w:author="像个男人一样" w:date="2018-03-21T20:20:00Z">
        <w:del w:id="459" w:author="jie sun" w:date="2018-04-19T13:02:00Z">
          <w:r w:rsidDel="005B71B7">
            <w:rPr>
              <w:rPrChange w:id="460" w:author="像个男人一样" w:date="2018-03-21T23:35:00Z">
                <w:rPr>
                  <w:rFonts w:eastAsia="SimSun"/>
                  <w:b w:val="0"/>
                  <w:lang w:val="en-US"/>
                </w:rPr>
              </w:rPrChange>
            </w:rPr>
            <w:delText>to thank my supervisor,Dr</w:delText>
          </w:r>
        </w:del>
      </w:ins>
      <w:ins w:id="461" w:author="像个男人一样" w:date="2018-03-21T20:22:00Z">
        <w:del w:id="462" w:author="jie sun" w:date="2018-04-19T13:02:00Z">
          <w:r w:rsidDel="005B71B7">
            <w:rPr>
              <w:rPrChange w:id="463" w:author="像个男人一样" w:date="2018-03-21T23:35:00Z">
                <w:rPr>
                  <w:rFonts w:eastAsia="SimSun"/>
                  <w:b w:val="0"/>
                  <w:lang w:val="en-US"/>
                </w:rPr>
              </w:rPrChange>
            </w:rPr>
            <w:delText xml:space="preserve">. Frank Glavin for his </w:delText>
          </w:r>
        </w:del>
      </w:ins>
      <w:ins w:id="464" w:author="像个男人一样" w:date="2018-03-21T20:23:00Z">
        <w:del w:id="465" w:author="jie sun" w:date="2018-04-19T13:02:00Z">
          <w:r w:rsidDel="005B71B7">
            <w:rPr>
              <w:rPrChange w:id="466" w:author="像个男人一样" w:date="2018-03-21T23:35:00Z">
                <w:rPr>
                  <w:rFonts w:eastAsia="SimSun"/>
                  <w:b w:val="0"/>
                  <w:lang w:val="en-US"/>
                </w:rPr>
              </w:rPrChange>
            </w:rPr>
            <w:delText>continued support</w:delText>
          </w:r>
        </w:del>
        <w:del w:id="467" w:author="jie sun" w:date="2018-04-08T14:56:00Z">
          <w:r w:rsidDel="004061F9">
            <w:rPr>
              <w:rPrChange w:id="468" w:author="像个男人一样" w:date="2018-03-21T23:35:00Z">
                <w:rPr>
                  <w:rFonts w:eastAsia="SimSun"/>
                  <w:b w:val="0"/>
                  <w:lang w:val="en-US"/>
                </w:rPr>
              </w:rPrChange>
            </w:rPr>
            <w:delText xml:space="preserve">, </w:delText>
          </w:r>
        </w:del>
        <w:del w:id="469" w:author="jie sun" w:date="2018-04-19T13:02:00Z">
          <w:r w:rsidDel="005B71B7">
            <w:rPr>
              <w:rPrChange w:id="470" w:author="像个男人一样" w:date="2018-03-21T23:35:00Z">
                <w:rPr>
                  <w:rFonts w:eastAsia="SimSun"/>
                  <w:b w:val="0"/>
                  <w:lang w:val="en-US"/>
                </w:rPr>
              </w:rPrChange>
            </w:rPr>
            <w:delText xml:space="preserve">specially for me, since I nearly did my internship in some company for </w:delText>
          </w:r>
        </w:del>
      </w:ins>
      <w:ins w:id="471" w:author="像个男人一样" w:date="2018-03-21T20:24:00Z">
        <w:del w:id="472" w:author="jie sun" w:date="2018-04-19T13:02:00Z">
          <w:r w:rsidDel="005B71B7">
            <w:rPr>
              <w:rPrChange w:id="473" w:author="像个男人一样" w:date="2018-03-21T23:35:00Z">
                <w:rPr>
                  <w:rFonts w:eastAsia="SimSun"/>
                  <w:b w:val="0"/>
                  <w:lang w:val="en-US"/>
                </w:rPr>
              </w:rPrChange>
            </w:rPr>
            <w:delText xml:space="preserve">more than </w:delText>
          </w:r>
        </w:del>
      </w:ins>
      <w:ins w:id="474" w:author="像个男人一样" w:date="2018-04-07T21:22:00Z">
        <w:del w:id="475" w:author="jie sun" w:date="2018-04-08T17:55:00Z">
          <w:r w:rsidDel="009438D9">
            <w:rPr>
              <w:rFonts w:hint="eastAsia"/>
              <w:lang w:val="en-US"/>
            </w:rPr>
            <w:delText xml:space="preserve">an </w:delText>
          </w:r>
        </w:del>
      </w:ins>
      <w:ins w:id="476" w:author="像个男人一样" w:date="2018-03-21T20:24:00Z">
        <w:del w:id="477" w:author="jie sun" w:date="2018-04-19T13:02:00Z">
          <w:r w:rsidDel="005B71B7">
            <w:rPr>
              <w:rPrChange w:id="478" w:author="像个男人一样" w:date="2018-03-21T23:35:00Z">
                <w:rPr>
                  <w:rFonts w:eastAsia="SimSun"/>
                  <w:b w:val="0"/>
                  <w:lang w:val="en-US"/>
                </w:rPr>
              </w:rPrChange>
            </w:rPr>
            <w:delText xml:space="preserve">half year </w:delText>
          </w:r>
        </w:del>
        <w:del w:id="479" w:author="jie sun" w:date="2018-04-08T14:57:00Z">
          <w:r w:rsidDel="008D5450">
            <w:rPr>
              <w:rPrChange w:id="480" w:author="像个男人一样" w:date="2018-03-21T23:35:00Z">
                <w:rPr>
                  <w:rFonts w:eastAsia="SimSun"/>
                  <w:b w:val="0"/>
                  <w:lang w:val="en-US"/>
                </w:rPr>
              </w:rPrChange>
            </w:rPr>
            <w:delText xml:space="preserve"> </w:delText>
          </w:r>
        </w:del>
        <w:del w:id="481" w:author="jie sun" w:date="2018-04-19T13:02:00Z">
          <w:r w:rsidDel="005B71B7">
            <w:rPr>
              <w:rPrChange w:id="482" w:author="像个男人一样" w:date="2018-03-21T23:35:00Z">
                <w:rPr>
                  <w:rFonts w:eastAsia="SimSun"/>
                  <w:b w:val="0"/>
                  <w:lang w:val="en-US"/>
                </w:rPr>
              </w:rPrChange>
            </w:rPr>
            <w:delText xml:space="preserve">in the second academic year. </w:delText>
          </w:r>
        </w:del>
      </w:ins>
      <w:ins w:id="483" w:author="像个男人一样" w:date="2018-03-21T20:25:00Z">
        <w:del w:id="484" w:author="jie sun" w:date="2018-04-19T13:02:00Z">
          <w:r w:rsidDel="005B71B7">
            <w:rPr>
              <w:rPrChange w:id="485" w:author="像个男人一样" w:date="2018-03-21T23:35:00Z">
                <w:rPr>
                  <w:rFonts w:eastAsia="SimSun"/>
                  <w:b w:val="0"/>
                  <w:lang w:val="en-US"/>
                </w:rPr>
              </w:rPrChange>
            </w:rPr>
            <w:delText xml:space="preserve"> However, it is still going well due to Dr.Frank paying lots atten</w:delText>
          </w:r>
        </w:del>
      </w:ins>
      <w:ins w:id="486" w:author="像个男人一样" w:date="2018-03-21T20:26:00Z">
        <w:del w:id="487" w:author="jie sun" w:date="2018-04-19T13:02:00Z">
          <w:r w:rsidDel="005B71B7">
            <w:rPr>
              <w:rPrChange w:id="488" w:author="像个男人一样" w:date="2018-03-21T23:35:00Z">
                <w:rPr>
                  <w:rFonts w:eastAsia="SimSun"/>
                  <w:b w:val="0"/>
                  <w:lang w:val="en-US"/>
                </w:rPr>
              </w:rPrChange>
            </w:rPr>
            <w:delText xml:space="preserve">tion to me and checking the progress almost once a week, </w:delText>
          </w:r>
        </w:del>
      </w:ins>
      <w:ins w:id="489" w:author="像个男人一样" w:date="2018-03-21T20:27:00Z">
        <w:del w:id="490" w:author="jie sun" w:date="2018-04-19T13:02:00Z">
          <w:r w:rsidDel="005B71B7">
            <w:rPr>
              <w:rPrChange w:id="491" w:author="像个男人一样" w:date="2018-03-21T23:35:00Z">
                <w:rPr>
                  <w:rFonts w:eastAsia="SimSun"/>
                  <w:b w:val="0"/>
                  <w:lang w:val="en-US"/>
                </w:rPr>
              </w:rPrChange>
            </w:rPr>
            <w:delText>that I appreciate so much.</w:delText>
          </w:r>
          <w:bookmarkEnd w:id="447"/>
          <w:bookmarkEnd w:id="448"/>
          <w:r w:rsidDel="005B71B7">
            <w:rPr>
              <w:rPrChange w:id="492" w:author="像个男人一样" w:date="2018-03-21T23:35:00Z">
                <w:rPr>
                  <w:rFonts w:eastAsia="SimSun"/>
                  <w:b w:val="0"/>
                  <w:lang w:val="en-US"/>
                </w:rPr>
              </w:rPrChange>
            </w:rPr>
            <w:delText xml:space="preserve"> </w:delText>
          </w:r>
        </w:del>
      </w:ins>
    </w:p>
    <w:p w:rsidR="0087014B" w:rsidDel="005B71B7" w:rsidRDefault="00D5184D">
      <w:pPr>
        <w:pStyle w:val="Heading2"/>
        <w:pageBreakBefore/>
        <w:numPr>
          <w:ilvl w:val="0"/>
          <w:numId w:val="0"/>
          <w:ins w:id="493" w:author="像个男人一样" w:date="1900-01-01T00:00:00Z"/>
        </w:numPr>
        <w:ind w:left="142"/>
        <w:rPr>
          <w:del w:id="494" w:author="jie sun" w:date="2018-04-19T13:02:00Z"/>
          <w:rFonts w:eastAsia="Microsoft JhengHei"/>
        </w:rPr>
        <w:pPrChange w:id="495" w:author="jie sun" w:date="2018-04-19T13:02:00Z">
          <w:pPr>
            <w:pStyle w:val="Heading2"/>
            <w:numPr>
              <w:ilvl w:val="0"/>
              <w:numId w:val="0"/>
            </w:numPr>
            <w:ind w:left="144" w:firstLine="0"/>
          </w:pPr>
        </w:pPrChange>
      </w:pPr>
      <w:bookmarkStart w:id="496" w:name="_Toc21509"/>
      <w:bookmarkStart w:id="497" w:name="_Toc32255"/>
      <w:bookmarkStart w:id="498" w:name="_Toc21510"/>
      <w:bookmarkStart w:id="499" w:name="_Toc17542"/>
      <w:bookmarkStart w:id="500" w:name="_Toc11628"/>
      <w:bookmarkStart w:id="501" w:name="_Toc1224"/>
      <w:bookmarkStart w:id="502" w:name="_Toc11434"/>
      <w:bookmarkStart w:id="503" w:name="_Toc15101"/>
      <w:bookmarkStart w:id="504" w:name="_Toc16571"/>
      <w:del w:id="505" w:author="像个男人一样" w:date="2018-03-21T20:18:00Z">
        <w:r>
          <w:rPr>
            <w:rFonts w:eastAsia="SimSun" w:hint="eastAsia"/>
          </w:rPr>
          <w:delText>：</w:delText>
        </w:r>
      </w:del>
      <w:bookmarkEnd w:id="436"/>
      <w:bookmarkEnd w:id="496"/>
      <w:bookmarkEnd w:id="497"/>
      <w:bookmarkEnd w:id="498"/>
      <w:bookmarkEnd w:id="499"/>
      <w:bookmarkEnd w:id="500"/>
      <w:bookmarkEnd w:id="501"/>
      <w:bookmarkEnd w:id="502"/>
      <w:bookmarkEnd w:id="503"/>
      <w:bookmarkEnd w:id="504"/>
    </w:p>
    <w:p w:rsidR="0087014B" w:rsidDel="005B71B7" w:rsidRDefault="00D5184D">
      <w:pPr>
        <w:pStyle w:val="Heading2"/>
        <w:numPr>
          <w:ilvl w:val="255"/>
          <w:numId w:val="0"/>
        </w:numPr>
        <w:ind w:left="142" w:firstLine="240"/>
        <w:rPr>
          <w:ins w:id="506" w:author="像个男人一样" w:date="2018-03-21T20:33:00Z"/>
          <w:del w:id="507" w:author="jie sun" w:date="2018-04-19T13:02:00Z"/>
          <w:rFonts w:eastAsia="Microsoft JhengHei"/>
        </w:rPr>
        <w:pPrChange w:id="508" w:author="jie sun" w:date="2018-04-19T13:02:00Z">
          <w:pPr>
            <w:pStyle w:val="Heading2"/>
            <w:numPr>
              <w:ilvl w:val="0"/>
              <w:numId w:val="0"/>
            </w:numPr>
            <w:ind w:left="144" w:firstLine="0"/>
          </w:pPr>
        </w:pPrChange>
      </w:pPr>
      <w:bookmarkStart w:id="509" w:name="_Toc17437"/>
      <w:bookmarkStart w:id="510" w:name="_Toc28407"/>
      <w:bookmarkStart w:id="511" w:name="_Toc22896"/>
      <w:bookmarkStart w:id="512" w:name="_Toc15158"/>
      <w:bookmarkStart w:id="513" w:name="_Toc20397"/>
      <w:bookmarkStart w:id="514" w:name="_Toc29505"/>
      <w:bookmarkStart w:id="515" w:name="_Toc30591"/>
      <w:bookmarkStart w:id="516" w:name="_Toc24662"/>
      <w:bookmarkStart w:id="517" w:name="_Toc29068"/>
      <w:del w:id="518" w:author="jie sun" w:date="2018-04-19T13:02:00Z">
        <w:r w:rsidDel="005B71B7">
          <w:rPr>
            <w:rFonts w:eastAsia="Microsoft JhengHei"/>
          </w:rPr>
          <w:delText>Abstract</w:delText>
        </w:r>
      </w:del>
      <w:bookmarkEnd w:id="509"/>
      <w:bookmarkEnd w:id="510"/>
      <w:bookmarkEnd w:id="511"/>
      <w:bookmarkEnd w:id="512"/>
      <w:bookmarkEnd w:id="513"/>
      <w:bookmarkEnd w:id="514"/>
      <w:bookmarkEnd w:id="515"/>
      <w:bookmarkEnd w:id="516"/>
      <w:bookmarkEnd w:id="517"/>
    </w:p>
    <w:p w:rsidR="005B71B7" w:rsidRDefault="00D5184D">
      <w:pPr>
        <w:ind w:left="142"/>
        <w:rPr>
          <w:ins w:id="519" w:author="jie sun" w:date="2018-04-19T13:02:00Z"/>
        </w:rPr>
        <w:pPrChange w:id="520" w:author="jie sun" w:date="2018-04-19T13:02:00Z">
          <w:pPr>
            <w:ind w:left="144"/>
          </w:pPr>
        </w:pPrChange>
      </w:pPr>
      <w:bookmarkStart w:id="521" w:name="_Toc17360"/>
      <w:bookmarkStart w:id="522" w:name="_Toc2039"/>
      <w:ins w:id="523" w:author="像个男人一样" w:date="2018-03-21T20:39:00Z">
        <w:del w:id="524" w:author="jie sun" w:date="2018-04-19T13:02:00Z">
          <w:r w:rsidDel="005B71B7">
            <w:rPr>
              <w:rPrChange w:id="525" w:author="像个男人一样" w:date="2018-03-21T23:34:00Z">
                <w:rPr>
                  <w:rFonts w:eastAsia="SimSun" w:cstheme="majorBidi"/>
                  <w:b/>
                  <w:color w:val="000000" w:themeColor="text1"/>
                  <w:sz w:val="32"/>
                  <w:szCs w:val="26"/>
                  <w:lang w:val="en-US"/>
                </w:rPr>
              </w:rPrChange>
            </w:rPr>
            <w:delText xml:space="preserve">Nowadays, </w:delText>
          </w:r>
        </w:del>
      </w:ins>
      <w:ins w:id="526" w:author="像个男人一样" w:date="2018-03-21T20:40:00Z">
        <w:del w:id="527" w:author="jie sun" w:date="2018-04-19T13:02:00Z">
          <w:r w:rsidDel="005B71B7">
            <w:rPr>
              <w:rPrChange w:id="528" w:author="像个男人一样" w:date="2018-03-21T23:34:00Z">
                <w:rPr>
                  <w:rFonts w:eastAsia="SimSun" w:cstheme="majorBidi"/>
                  <w:b/>
                  <w:color w:val="000000" w:themeColor="text1"/>
                  <w:sz w:val="32"/>
                  <w:szCs w:val="26"/>
                  <w:lang w:val="en-US"/>
                </w:rPr>
              </w:rPrChange>
            </w:rPr>
            <w:delText>Artificial Intelligence (</w:delText>
          </w:r>
        </w:del>
      </w:ins>
      <w:ins w:id="529" w:author="像个男人一样" w:date="2018-03-21T20:41:00Z">
        <w:del w:id="530" w:author="jie sun" w:date="2018-04-19T13:02:00Z">
          <w:r w:rsidDel="005B71B7">
            <w:rPr>
              <w:rPrChange w:id="531" w:author="像个男人一样" w:date="2018-03-21T23:34:00Z">
                <w:rPr>
                  <w:rFonts w:eastAsia="SimSun" w:cstheme="majorBidi"/>
                  <w:b/>
                  <w:color w:val="000000" w:themeColor="text1"/>
                  <w:sz w:val="32"/>
                  <w:szCs w:val="26"/>
                  <w:lang w:val="en-US"/>
                </w:rPr>
              </w:rPrChange>
            </w:rPr>
            <w:delText>AI</w:delText>
          </w:r>
        </w:del>
      </w:ins>
      <w:ins w:id="532" w:author="像个男人一样" w:date="2018-03-21T20:40:00Z">
        <w:del w:id="533" w:author="jie sun" w:date="2018-04-19T13:02:00Z">
          <w:r w:rsidDel="005B71B7">
            <w:rPr>
              <w:rPrChange w:id="534" w:author="像个男人一样" w:date="2018-03-21T23:34:00Z">
                <w:rPr>
                  <w:rFonts w:eastAsia="SimSun" w:cstheme="majorBidi"/>
                  <w:b/>
                  <w:color w:val="000000" w:themeColor="text1"/>
                  <w:sz w:val="32"/>
                  <w:szCs w:val="26"/>
                  <w:lang w:val="en-US"/>
                </w:rPr>
              </w:rPrChange>
            </w:rPr>
            <w:delText>)</w:delText>
          </w:r>
        </w:del>
      </w:ins>
      <w:ins w:id="535" w:author="像个男人一样" w:date="2018-03-21T20:41:00Z">
        <w:del w:id="536" w:author="jie sun" w:date="2018-04-19T13:02:00Z">
          <w:r w:rsidDel="005B71B7">
            <w:rPr>
              <w:rPrChange w:id="537" w:author="像个男人一样" w:date="2018-03-21T23:34:00Z">
                <w:rPr>
                  <w:rFonts w:eastAsia="SimSun" w:cstheme="majorBidi"/>
                  <w:b/>
                  <w:color w:val="000000" w:themeColor="text1"/>
                  <w:sz w:val="32"/>
                  <w:szCs w:val="26"/>
                  <w:lang w:val="en-US"/>
                </w:rPr>
              </w:rPrChange>
            </w:rPr>
            <w:delText xml:space="preserve"> </w:delText>
          </w:r>
        </w:del>
      </w:ins>
      <w:ins w:id="538" w:author="像个男人一样" w:date="2018-03-21T20:42:00Z">
        <w:del w:id="539" w:author="jie sun" w:date="2018-04-19T13:02:00Z">
          <w:r w:rsidDel="005B71B7">
            <w:rPr>
              <w:rPrChange w:id="540" w:author="像个男人一样" w:date="2018-03-21T23:34:00Z">
                <w:rPr>
                  <w:rFonts w:eastAsia="SimSun" w:cstheme="majorBidi"/>
                  <w:b/>
                  <w:color w:val="000000" w:themeColor="text1"/>
                  <w:sz w:val="32"/>
                  <w:szCs w:val="26"/>
                  <w:lang w:val="en-US"/>
                </w:rPr>
              </w:rPrChange>
            </w:rPr>
            <w:delText>has become more and m</w:delText>
          </w:r>
        </w:del>
      </w:ins>
      <w:ins w:id="541" w:author="像个男人一样" w:date="2018-03-21T20:43:00Z">
        <w:del w:id="542" w:author="jie sun" w:date="2018-04-19T13:02:00Z">
          <w:r w:rsidDel="005B71B7">
            <w:rPr>
              <w:rPrChange w:id="543" w:author="像个男人一样" w:date="2018-03-21T23:34:00Z">
                <w:rPr>
                  <w:rFonts w:eastAsia="SimSun" w:cstheme="majorBidi"/>
                  <w:b/>
                  <w:color w:val="000000" w:themeColor="text1"/>
                  <w:sz w:val="32"/>
                  <w:szCs w:val="26"/>
                  <w:lang w:val="en-US"/>
                </w:rPr>
              </w:rPrChange>
            </w:rPr>
            <w:delText xml:space="preserve">ore popular, and the action recognition </w:delText>
          </w:r>
        </w:del>
      </w:ins>
      <w:ins w:id="544" w:author="像个男人一样" w:date="2018-03-21T20:45:00Z">
        <w:del w:id="545" w:author="jie sun" w:date="2018-04-19T13:02:00Z">
          <w:r w:rsidDel="005B71B7">
            <w:rPr>
              <w:rPrChange w:id="546" w:author="像个男人一样" w:date="2018-03-21T23:34:00Z">
                <w:rPr>
                  <w:rFonts w:eastAsiaTheme="majorEastAsia" w:cstheme="majorBidi"/>
                  <w:color w:val="000000" w:themeColor="text1"/>
                  <w:sz w:val="32"/>
                  <w:szCs w:val="26"/>
                  <w:lang w:val="en-US"/>
                </w:rPr>
              </w:rPrChange>
            </w:rPr>
            <w:delText>algorithm is a very important part and researched by more and more experts.  Exactly, the action recognition algor</w:delText>
          </w:r>
        </w:del>
      </w:ins>
      <w:ins w:id="547" w:author="像个男人一样" w:date="2018-03-21T20:46:00Z">
        <w:del w:id="548" w:author="jie sun" w:date="2018-04-19T13:02:00Z">
          <w:r w:rsidDel="005B71B7">
            <w:rPr>
              <w:rPrChange w:id="549" w:author="像个男人一样" w:date="2018-03-21T23:34:00Z">
                <w:rPr>
                  <w:rFonts w:eastAsiaTheme="majorEastAsia" w:cstheme="majorBidi"/>
                  <w:color w:val="000000" w:themeColor="text1"/>
                  <w:sz w:val="32"/>
                  <w:szCs w:val="26"/>
                  <w:lang w:val="en-US"/>
                </w:rPr>
              </w:rPrChange>
            </w:rPr>
            <w:delText>ithm is not</w:delText>
          </w:r>
        </w:del>
      </w:ins>
      <w:ins w:id="550" w:author="像个男人一样" w:date="2018-03-21T20:57:00Z">
        <w:del w:id="551" w:author="jie sun" w:date="2018-04-19T13:02:00Z">
          <w:r w:rsidDel="005B71B7">
            <w:rPr>
              <w:rPrChange w:id="552" w:author="像个男人一样" w:date="2018-03-21T23:34:00Z">
                <w:rPr>
                  <w:rFonts w:eastAsiaTheme="majorEastAsia" w:cstheme="majorBidi"/>
                  <w:color w:val="000000" w:themeColor="text1"/>
                  <w:sz w:val="32"/>
                  <w:szCs w:val="26"/>
                  <w:lang w:val="en-US"/>
                </w:rPr>
              </w:rPrChange>
            </w:rPr>
            <w:delText xml:space="preserve"> a </w:delText>
          </w:r>
        </w:del>
      </w:ins>
      <w:ins w:id="553" w:author="像个男人一样" w:date="2018-03-21T20:46:00Z">
        <w:del w:id="554" w:author="jie sun" w:date="2018-04-19T13:02:00Z">
          <w:r w:rsidDel="005B71B7">
            <w:rPr>
              <w:rPrChange w:id="555" w:author="像个男人一样" w:date="2018-03-21T23:34:00Z">
                <w:rPr>
                  <w:rFonts w:eastAsiaTheme="majorEastAsia" w:cstheme="majorBidi"/>
                  <w:color w:val="000000" w:themeColor="text1"/>
                  <w:sz w:val="32"/>
                  <w:szCs w:val="26"/>
                  <w:lang w:val="en-US"/>
                </w:rPr>
              </w:rPrChange>
            </w:rPr>
            <w:delText xml:space="preserve">strangle </w:delText>
          </w:r>
        </w:del>
      </w:ins>
      <w:ins w:id="556" w:author="像个男人一样" w:date="2018-03-21T20:47:00Z">
        <w:del w:id="557" w:author="jie sun" w:date="2018-04-19T13:02:00Z">
          <w:r w:rsidDel="005B71B7">
            <w:rPr>
              <w:rPrChange w:id="558" w:author="像个男人一样" w:date="2018-03-21T23:34:00Z">
                <w:rPr>
                  <w:rFonts w:eastAsiaTheme="majorEastAsia" w:cstheme="majorBidi"/>
                  <w:color w:val="000000" w:themeColor="text1"/>
                  <w:sz w:val="32"/>
                  <w:szCs w:val="26"/>
                  <w:lang w:val="en-US"/>
                </w:rPr>
              </w:rPrChange>
            </w:rPr>
            <w:delText xml:space="preserve">thing that has been used not only on a </w:delText>
          </w:r>
        </w:del>
      </w:ins>
      <w:ins w:id="559" w:author="像个男人一样" w:date="2018-03-21T20:48:00Z">
        <w:del w:id="560" w:author="jie sun" w:date="2018-04-19T13:02:00Z">
          <w:r w:rsidDel="005B71B7">
            <w:rPr>
              <w:rPrChange w:id="561" w:author="像个男人一样" w:date="2018-03-21T23:34:00Z">
                <w:rPr>
                  <w:rFonts w:eastAsiaTheme="majorEastAsia" w:cstheme="majorBidi"/>
                  <w:color w:val="000000" w:themeColor="text1"/>
                  <w:sz w:val="32"/>
                  <w:szCs w:val="26"/>
                  <w:lang w:val="en-US"/>
                </w:rPr>
              </w:rPrChange>
            </w:rPr>
            <w:delText xml:space="preserve">robot, but also </w:delText>
          </w:r>
        </w:del>
      </w:ins>
      <w:ins w:id="562" w:author="像个男人一样" w:date="2018-03-21T20:57:00Z">
        <w:del w:id="563" w:author="jie sun" w:date="2018-04-19T01:30:00Z">
          <w:r w:rsidDel="00D27F5B">
            <w:rPr>
              <w:rPrChange w:id="564" w:author="像个男人一样" w:date="2018-03-21T23:34:00Z">
                <w:rPr>
                  <w:rFonts w:eastAsiaTheme="majorEastAsia" w:cstheme="majorBidi"/>
                  <w:color w:val="000000" w:themeColor="text1"/>
                  <w:sz w:val="32"/>
                  <w:szCs w:val="26"/>
                  <w:lang w:val="en-US"/>
                </w:rPr>
              </w:rPrChange>
            </w:rPr>
            <w:delText>n</w:delText>
          </w:r>
        </w:del>
        <w:del w:id="565" w:author="jie sun" w:date="2018-04-19T13:02:00Z">
          <w:r w:rsidDel="005B71B7">
            <w:rPr>
              <w:rPrChange w:id="566" w:author="像个男人一样" w:date="2018-03-21T23:34:00Z">
                <w:rPr>
                  <w:rFonts w:eastAsiaTheme="majorEastAsia" w:cstheme="majorBidi"/>
                  <w:color w:val="000000" w:themeColor="text1"/>
                  <w:sz w:val="32"/>
                  <w:szCs w:val="26"/>
                  <w:lang w:val="en-US"/>
                </w:rPr>
              </w:rPrChange>
            </w:rPr>
            <w:delText xml:space="preserve"> </w:delText>
          </w:r>
        </w:del>
      </w:ins>
      <w:ins w:id="567" w:author="像个男人一样" w:date="2018-03-21T20:48:00Z">
        <w:del w:id="568" w:author="jie sun" w:date="2018-04-19T13:02:00Z">
          <w:r w:rsidDel="005B71B7">
            <w:rPr>
              <w:rPrChange w:id="569" w:author="像个男人一样" w:date="2018-03-21T23:34:00Z">
                <w:rPr>
                  <w:rFonts w:eastAsiaTheme="majorEastAsia" w:cstheme="majorBidi"/>
                  <w:color w:val="000000" w:themeColor="text1"/>
                  <w:sz w:val="32"/>
                  <w:szCs w:val="26"/>
                  <w:lang w:val="en-US"/>
                </w:rPr>
              </w:rPrChange>
            </w:rPr>
            <w:delText>our daily lives, such as iPhone</w:delText>
          </w:r>
        </w:del>
      </w:ins>
      <w:ins w:id="570" w:author="像个男人一样" w:date="2018-03-21T20:56:00Z">
        <w:del w:id="571" w:author="jie sun" w:date="2018-04-19T13:02:00Z">
          <w:r w:rsidDel="005B71B7">
            <w:rPr>
              <w:rPrChange w:id="572" w:author="像个男人一样" w:date="2018-03-21T23:34:00Z">
                <w:rPr>
                  <w:rFonts w:eastAsiaTheme="majorEastAsia" w:cstheme="majorBidi"/>
                  <w:color w:val="000000" w:themeColor="text1"/>
                  <w:sz w:val="32"/>
                  <w:szCs w:val="26"/>
                  <w:lang w:val="en-US"/>
                </w:rPr>
              </w:rPrChange>
            </w:rPr>
            <w:delText>, iPad</w:delText>
          </w:r>
        </w:del>
        <w:del w:id="573" w:author="jie sun" w:date="2018-04-08T14:56:00Z">
          <w:r w:rsidDel="00D650DD">
            <w:rPr>
              <w:rPrChange w:id="574" w:author="像个男人一样" w:date="2018-03-21T23:34:00Z">
                <w:rPr>
                  <w:rFonts w:eastAsiaTheme="majorEastAsia" w:cstheme="majorBidi"/>
                  <w:color w:val="000000" w:themeColor="text1"/>
                  <w:sz w:val="32"/>
                  <w:szCs w:val="26"/>
                  <w:lang w:val="en-US"/>
                </w:rPr>
              </w:rPrChange>
            </w:rPr>
            <w:delText xml:space="preserve"> ,</w:delText>
          </w:r>
        </w:del>
        <w:del w:id="575" w:author="jie sun" w:date="2018-04-19T13:02:00Z">
          <w:r w:rsidDel="005B71B7">
            <w:rPr>
              <w:rPrChange w:id="576" w:author="像个男人一样" w:date="2018-03-21T23:34:00Z">
                <w:rPr>
                  <w:rFonts w:eastAsiaTheme="majorEastAsia" w:cstheme="majorBidi"/>
                  <w:color w:val="000000" w:themeColor="text1"/>
                  <w:sz w:val="32"/>
                  <w:szCs w:val="26"/>
                  <w:lang w:val="en-US"/>
                </w:rPr>
              </w:rPrChange>
            </w:rPr>
            <w:delText xml:space="preserve"> smart watch and smart pen</w:delText>
          </w:r>
        </w:del>
      </w:ins>
      <w:ins w:id="577" w:author="像个男人一样" w:date="2018-03-21T20:57:00Z">
        <w:del w:id="578" w:author="jie sun" w:date="2018-04-19T13:02:00Z">
          <w:r w:rsidDel="005B71B7">
            <w:rPr>
              <w:rPrChange w:id="579" w:author="像个男人一样" w:date="2018-03-21T23:34:00Z">
                <w:rPr>
                  <w:rFonts w:eastAsiaTheme="majorEastAsia" w:cstheme="majorBidi"/>
                  <w:color w:val="000000" w:themeColor="text1"/>
                  <w:sz w:val="32"/>
                  <w:szCs w:val="26"/>
                  <w:lang w:val="en-US"/>
                </w:rPr>
              </w:rPrChange>
            </w:rPr>
            <w:delText xml:space="preserve"> etc.  In this thesis, we are going to study two </w:delText>
          </w:r>
        </w:del>
      </w:ins>
      <w:ins w:id="580" w:author="像个男人一样" w:date="2018-03-21T20:58:00Z">
        <w:del w:id="581" w:author="jie sun" w:date="2018-04-19T13:02:00Z">
          <w:r w:rsidDel="005B71B7">
            <w:rPr>
              <w:rPrChange w:id="582" w:author="像个男人一样" w:date="2018-03-21T23:34:00Z">
                <w:rPr>
                  <w:rFonts w:eastAsiaTheme="majorEastAsia" w:cstheme="majorBidi"/>
                  <w:color w:val="000000" w:themeColor="text1"/>
                  <w:sz w:val="32"/>
                  <w:szCs w:val="26"/>
                  <w:lang w:val="en-US"/>
                </w:rPr>
              </w:rPrChange>
            </w:rPr>
            <w:delText>devices, Accelerometer and Gyroscope</w:delText>
          </w:r>
        </w:del>
        <w:del w:id="583" w:author="jie sun" w:date="2018-04-08T14:56:00Z">
          <w:r w:rsidDel="00D650DD">
            <w:rPr>
              <w:rPrChange w:id="584" w:author="像个男人一样" w:date="2018-03-21T23:34:00Z">
                <w:rPr>
                  <w:rFonts w:eastAsiaTheme="majorEastAsia" w:cstheme="majorBidi"/>
                  <w:color w:val="000000" w:themeColor="text1"/>
                  <w:sz w:val="32"/>
                  <w:szCs w:val="26"/>
                  <w:lang w:val="en-US"/>
                </w:rPr>
              </w:rPrChange>
            </w:rPr>
            <w:delText xml:space="preserve"> </w:delText>
          </w:r>
        </w:del>
        <w:del w:id="585" w:author="jie sun" w:date="2018-04-19T13:02:00Z">
          <w:r w:rsidDel="005B71B7">
            <w:rPr>
              <w:rPrChange w:id="586" w:author="像个男人一样" w:date="2018-03-21T23:34:00Z">
                <w:rPr>
                  <w:rFonts w:eastAsiaTheme="majorEastAsia" w:cstheme="majorBidi"/>
                  <w:color w:val="000000" w:themeColor="text1"/>
                  <w:sz w:val="32"/>
                  <w:szCs w:val="26"/>
                  <w:lang w:val="en-US"/>
                </w:rPr>
              </w:rPrChange>
            </w:rPr>
            <w:delText>, how they work</w:delText>
          </w:r>
        </w:del>
      </w:ins>
      <w:ins w:id="587" w:author="像个男人一样" w:date="2018-03-23T10:48:00Z">
        <w:del w:id="588" w:author="jie sun" w:date="2018-04-19T13:02:00Z">
          <w:r w:rsidDel="005B71B7">
            <w:rPr>
              <w:rFonts w:hint="eastAsia"/>
              <w:lang w:val="en-US"/>
            </w:rPr>
            <w:delText xml:space="preserve"> </w:delText>
          </w:r>
        </w:del>
      </w:ins>
      <w:ins w:id="589" w:author="像个男人一样" w:date="2018-03-21T20:58:00Z">
        <w:del w:id="590" w:author="jie sun" w:date="2018-04-19T13:02:00Z">
          <w:r w:rsidDel="005B71B7">
            <w:rPr>
              <w:rPrChange w:id="591" w:author="像个男人一样" w:date="2018-03-21T23:34:00Z">
                <w:rPr>
                  <w:rFonts w:eastAsiaTheme="majorEastAsia" w:cstheme="majorBidi"/>
                  <w:color w:val="000000" w:themeColor="text1"/>
                  <w:sz w:val="32"/>
                  <w:szCs w:val="26"/>
                  <w:lang w:val="en-US"/>
                </w:rPr>
              </w:rPrChange>
            </w:rPr>
            <w:delText xml:space="preserve">and how </w:delText>
          </w:r>
        </w:del>
      </w:ins>
      <w:ins w:id="592" w:author="像个男人一样" w:date="2018-03-21T20:59:00Z">
        <w:del w:id="593" w:author="jie sun" w:date="2018-04-19T13:02:00Z">
          <w:r w:rsidDel="005B71B7">
            <w:rPr>
              <w:rPrChange w:id="594" w:author="像个男人一样" w:date="2018-03-21T23:34:00Z">
                <w:rPr>
                  <w:rFonts w:eastAsiaTheme="majorEastAsia" w:cstheme="majorBidi"/>
                  <w:color w:val="000000" w:themeColor="text1"/>
                  <w:sz w:val="32"/>
                  <w:szCs w:val="26"/>
                  <w:lang w:val="en-US"/>
                </w:rPr>
              </w:rPrChange>
            </w:rPr>
            <w:delText xml:space="preserve">they are used </w:delText>
          </w:r>
        </w:del>
      </w:ins>
      <w:ins w:id="595" w:author="像个男人一样" w:date="2018-03-21T21:00:00Z">
        <w:del w:id="596" w:author="jie sun" w:date="2018-04-19T13:02:00Z">
          <w:r w:rsidDel="005B71B7">
            <w:rPr>
              <w:rPrChange w:id="597" w:author="像个男人一样" w:date="2018-03-21T23:34:00Z">
                <w:rPr>
                  <w:rFonts w:eastAsiaTheme="majorEastAsia" w:cstheme="majorBidi"/>
                  <w:color w:val="000000" w:themeColor="text1"/>
                  <w:sz w:val="32"/>
                  <w:szCs w:val="26"/>
                  <w:lang w:val="en-US"/>
                </w:rPr>
              </w:rPrChange>
            </w:rPr>
            <w:delText>with some recognition algorith</w:delText>
          </w:r>
        </w:del>
      </w:ins>
      <w:ins w:id="598" w:author="像个男人一样" w:date="2018-03-21T21:01:00Z">
        <w:del w:id="599" w:author="jie sun" w:date="2018-04-19T13:02:00Z">
          <w:r w:rsidDel="005B71B7">
            <w:rPr>
              <w:rPrChange w:id="600" w:author="像个男人一样" w:date="2018-03-21T23:34:00Z">
                <w:rPr>
                  <w:rFonts w:eastAsiaTheme="majorEastAsia" w:cstheme="majorBidi"/>
                  <w:color w:val="000000" w:themeColor="text1"/>
                  <w:sz w:val="32"/>
                  <w:szCs w:val="26"/>
                  <w:lang w:val="en-US"/>
                </w:rPr>
              </w:rPrChange>
            </w:rPr>
            <w:delText>ms, and the most important part is the last chapter which discuss a</w:delText>
          </w:r>
        </w:del>
      </w:ins>
      <w:ins w:id="601" w:author="像个男人一样" w:date="2018-03-21T21:06:00Z">
        <w:del w:id="602" w:author="jie sun" w:date="2018-04-19T13:02:00Z">
          <w:r w:rsidDel="005B71B7">
            <w:rPr>
              <w:rPrChange w:id="603" w:author="像个男人一样" w:date="2018-03-21T23:34:00Z">
                <w:rPr>
                  <w:rFonts w:eastAsiaTheme="majorEastAsia" w:cstheme="majorBidi"/>
                  <w:color w:val="000000" w:themeColor="text1"/>
                  <w:sz w:val="32"/>
                  <w:szCs w:val="26"/>
                  <w:lang w:val="en-US"/>
                </w:rPr>
              </w:rPrChange>
            </w:rPr>
            <w:delText xml:space="preserve"> hypothesis</w:delText>
          </w:r>
        </w:del>
        <w:del w:id="604" w:author="jie sun" w:date="2018-04-19T01:31:00Z">
          <w:r w:rsidDel="001E320F">
            <w:rPr>
              <w:rPrChange w:id="605" w:author="像个男人一样" w:date="2018-03-21T23:34:00Z">
                <w:rPr>
                  <w:rFonts w:eastAsiaTheme="majorEastAsia" w:cstheme="majorBidi"/>
                  <w:color w:val="000000" w:themeColor="text1"/>
                  <w:sz w:val="32"/>
                  <w:szCs w:val="26"/>
                  <w:lang w:val="en-US"/>
                </w:rPr>
              </w:rPrChange>
            </w:rPr>
            <w:delText xml:space="preserve"> </w:delText>
          </w:r>
        </w:del>
        <w:del w:id="606" w:author="jie sun" w:date="2018-04-19T13:02:00Z">
          <w:r w:rsidDel="005B71B7">
            <w:rPr>
              <w:rPrChange w:id="607" w:author="像个男人一样" w:date="2018-03-21T23:34:00Z">
                <w:rPr>
                  <w:rFonts w:eastAsiaTheme="majorEastAsia" w:cstheme="majorBidi"/>
                  <w:color w:val="000000" w:themeColor="text1"/>
                  <w:sz w:val="32"/>
                  <w:szCs w:val="26"/>
                  <w:lang w:val="en-US"/>
                </w:rPr>
              </w:rPrChange>
            </w:rPr>
            <w:delText>which tries to use those two devices with some recognition algorithm to make sure a</w:delText>
          </w:r>
        </w:del>
      </w:ins>
      <w:ins w:id="608" w:author="像个男人一样" w:date="2018-03-21T21:07:00Z">
        <w:del w:id="609" w:author="jie sun" w:date="2018-04-19T13:02:00Z">
          <w:r w:rsidDel="005B71B7">
            <w:rPr>
              <w:rPrChange w:id="610" w:author="像个男人一样" w:date="2018-03-21T23:34:00Z">
                <w:rPr>
                  <w:rFonts w:eastAsiaTheme="majorEastAsia" w:cstheme="majorBidi"/>
                  <w:color w:val="000000" w:themeColor="text1"/>
                  <w:sz w:val="32"/>
                  <w:szCs w:val="26"/>
                  <w:lang w:val="en-US"/>
                </w:rPr>
              </w:rPrChange>
            </w:rPr>
            <w:delText xml:space="preserve"> multiple function glow sticks.</w:delText>
          </w:r>
          <w:bookmarkEnd w:id="521"/>
          <w:bookmarkEnd w:id="522"/>
          <w:r w:rsidDel="005B71B7">
            <w:rPr>
              <w:rPrChange w:id="611" w:author="像个男人一样" w:date="2018-03-21T23:34:00Z">
                <w:rPr>
                  <w:rFonts w:eastAsiaTheme="majorEastAsia" w:cstheme="majorBidi"/>
                  <w:color w:val="000000" w:themeColor="text1"/>
                  <w:sz w:val="32"/>
                  <w:szCs w:val="26"/>
                  <w:lang w:val="en-US"/>
                </w:rPr>
              </w:rPrChange>
            </w:rPr>
            <w:delText xml:space="preserve"> </w:delText>
          </w:r>
        </w:del>
      </w:ins>
    </w:p>
    <w:p w:rsidR="005B71B7" w:rsidRPr="001F1EDA" w:rsidRDefault="005B71B7" w:rsidP="005B71B7">
      <w:pPr>
        <w:pStyle w:val="Heading2"/>
        <w:numPr>
          <w:ilvl w:val="255"/>
          <w:numId w:val="0"/>
        </w:numPr>
        <w:rPr>
          <w:ins w:id="612" w:author="jie sun" w:date="2018-04-19T13:02:00Z"/>
          <w:rFonts w:eastAsia="Microsoft JhengHei"/>
          <w:lang w:val="en-US"/>
        </w:rPr>
      </w:pPr>
      <w:bookmarkStart w:id="613" w:name="_Toc517813662"/>
      <w:ins w:id="614" w:author="jie sun" w:date="2018-04-19T13:02:00Z">
        <w:r w:rsidRPr="00606542">
          <w:rPr>
            <w:rFonts w:eastAsia="Microsoft JhengHei"/>
          </w:rPr>
          <w:t>Acknowledgement</w:t>
        </w:r>
        <w:r w:rsidRPr="001F1EDA">
          <w:rPr>
            <w:rFonts w:eastAsia="Microsoft JhengHei"/>
            <w:lang w:val="en-US"/>
          </w:rPr>
          <w:t>s</w:t>
        </w:r>
        <w:bookmarkEnd w:id="613"/>
      </w:ins>
    </w:p>
    <w:p w:rsidR="005B71B7" w:rsidRDefault="005B71B7" w:rsidP="005B71B7">
      <w:pPr>
        <w:ind w:left="144"/>
        <w:rPr>
          <w:ins w:id="615" w:author="jie sun" w:date="2018-04-19T13:02:00Z"/>
        </w:rPr>
      </w:pPr>
      <w:ins w:id="616" w:author="jie sun" w:date="2018-04-19T13:02:00Z">
        <w:r w:rsidRPr="001F1EDA">
          <w:t>First and foremost</w:t>
        </w:r>
        <w:r>
          <w:t>,</w:t>
        </w:r>
        <w:r w:rsidRPr="001F1EDA">
          <w:t xml:space="preserve"> I would like to thank my supervisor,</w:t>
        </w:r>
        <w:r>
          <w:t xml:space="preserve"> </w:t>
        </w:r>
        <w:r w:rsidRPr="001F1EDA">
          <w:t>Dr. Frank Glavin for his continued support</w:t>
        </w:r>
        <w:r>
          <w:t>, e</w:t>
        </w:r>
        <w:r w:rsidRPr="001F1EDA">
          <w:t>specially for me, since I nearly did my internship in some company for more than half year in the second academic year.  However, it is still going well due to Dr.Frank paying lots attention to me and checking the progress almost once a week</w:t>
        </w:r>
      </w:ins>
      <w:ins w:id="617" w:author="JIE  SUN" w:date="2018-06-25T15:58:00Z">
        <w:r w:rsidR="00642E86">
          <w:t xml:space="preserve"> </w:t>
        </w:r>
      </w:ins>
      <w:ins w:id="618" w:author="jie sun" w:date="2018-04-19T13:02:00Z">
        <w:del w:id="619" w:author="JIE  SUN" w:date="2018-06-25T15:58:00Z">
          <w:r w:rsidRPr="001F1EDA" w:rsidDel="00642E86">
            <w:delText xml:space="preserve">, </w:delText>
          </w:r>
        </w:del>
        <w:r w:rsidRPr="001F1EDA">
          <w:t xml:space="preserve">that I appreciate so much. </w:t>
        </w:r>
      </w:ins>
    </w:p>
    <w:p w:rsidR="005B71B7" w:rsidRPr="0087014B" w:rsidRDefault="005B71B7">
      <w:pPr>
        <w:ind w:left="144"/>
        <w:rPr>
          <w:rPrChange w:id="620" w:author="像个男人一样" w:date="2018-03-21T23:34:00Z">
            <w:rPr>
              <w:rFonts w:eastAsia="SimSun"/>
              <w:lang w:val="en-US"/>
            </w:rPr>
          </w:rPrChange>
        </w:rPr>
        <w:pPrChange w:id="621" w:author="像个男人一样" w:date="2018-03-21T23:34:00Z">
          <w:pPr>
            <w:pStyle w:val="Heading2"/>
            <w:numPr>
              <w:ilvl w:val="0"/>
              <w:numId w:val="0"/>
            </w:numPr>
            <w:ind w:left="144" w:firstLine="0"/>
          </w:pPr>
        </w:pPrChange>
      </w:pPr>
    </w:p>
    <w:p w:rsidR="0087014B" w:rsidRDefault="0087014B">
      <w:pPr>
        <w:pageBreakBefore/>
      </w:pPr>
    </w:p>
    <w:p w:rsidR="0087014B" w:rsidRDefault="00D5184D">
      <w:pPr>
        <w:pStyle w:val="Heading1"/>
      </w:pPr>
      <w:bookmarkStart w:id="622" w:name="_Toc6887"/>
      <w:bookmarkStart w:id="623" w:name="_Toc6089"/>
      <w:bookmarkStart w:id="624" w:name="_Toc5511"/>
      <w:bookmarkStart w:id="625" w:name="_Toc8365"/>
      <w:bookmarkStart w:id="626" w:name="_Toc10224"/>
      <w:bookmarkStart w:id="627" w:name="_Toc11972"/>
      <w:bookmarkStart w:id="628" w:name="_Toc14479"/>
      <w:bookmarkStart w:id="629" w:name="_Toc6364"/>
      <w:bookmarkStart w:id="630" w:name="_Toc4165"/>
      <w:bookmarkStart w:id="631" w:name="_Toc517813663"/>
      <w:r>
        <w:t>Introduction</w:t>
      </w:r>
      <w:bookmarkEnd w:id="622"/>
      <w:bookmarkEnd w:id="623"/>
      <w:bookmarkEnd w:id="624"/>
      <w:bookmarkEnd w:id="625"/>
      <w:bookmarkEnd w:id="626"/>
      <w:bookmarkEnd w:id="627"/>
      <w:bookmarkEnd w:id="628"/>
      <w:bookmarkEnd w:id="629"/>
      <w:bookmarkEnd w:id="630"/>
      <w:bookmarkEnd w:id="631"/>
    </w:p>
    <w:p w:rsidR="0087014B" w:rsidRDefault="00D5184D">
      <w:pPr>
        <w:pStyle w:val="Heading2"/>
      </w:pPr>
      <w:bookmarkStart w:id="632" w:name="_Toc20180"/>
      <w:bookmarkStart w:id="633" w:name="_Toc15649"/>
      <w:bookmarkStart w:id="634" w:name="_Toc21989"/>
      <w:bookmarkStart w:id="635" w:name="_Toc29909"/>
      <w:bookmarkStart w:id="636" w:name="_Toc4817"/>
      <w:bookmarkStart w:id="637" w:name="_Toc29902"/>
      <w:bookmarkStart w:id="638" w:name="_Toc9730"/>
      <w:bookmarkStart w:id="639" w:name="_Toc24188"/>
      <w:bookmarkStart w:id="640" w:name="_Toc2162"/>
      <w:bookmarkStart w:id="641" w:name="_Toc517813664"/>
      <w:r>
        <w:t>Background Information</w:t>
      </w:r>
      <w:bookmarkEnd w:id="632"/>
      <w:bookmarkEnd w:id="633"/>
      <w:bookmarkEnd w:id="634"/>
      <w:bookmarkEnd w:id="635"/>
      <w:bookmarkEnd w:id="636"/>
      <w:bookmarkEnd w:id="637"/>
      <w:bookmarkEnd w:id="638"/>
      <w:bookmarkEnd w:id="639"/>
      <w:bookmarkEnd w:id="640"/>
      <w:bookmarkEnd w:id="641"/>
    </w:p>
    <w:p w:rsidR="0087014B" w:rsidRDefault="00D5184D">
      <w:pPr>
        <w:rPr>
          <w:lang w:val="en-US"/>
        </w:rPr>
      </w:pPr>
      <w:r>
        <w:rPr>
          <w:rFonts w:hint="eastAsia"/>
        </w:rPr>
        <w:t>Now</w:t>
      </w:r>
      <w:r>
        <w:t xml:space="preserve">adays, the rapid development of science and technology has brought lots of conveniences to human daily life and one kind of technologies, </w:t>
      </w:r>
      <w:bookmarkStart w:id="642" w:name="OLE_LINK12"/>
      <w:r>
        <w:t>action recognition technique</w:t>
      </w:r>
      <w:bookmarkEnd w:id="642"/>
      <w:r>
        <w:t xml:space="preserve">, starts to </w:t>
      </w:r>
      <w:bookmarkStart w:id="643" w:name="OLE_LINK38"/>
      <w:r>
        <w:t xml:space="preserve">permeate </w:t>
      </w:r>
      <w:bookmarkEnd w:id="643"/>
      <w:r>
        <w:t>every corner of our lives. Maybe you still haven’t noticed it yet, but exactly you have high possibility of using it before. There are some examples of the applications in our daily lives of this technique: health</w:t>
      </w:r>
      <w:ins w:id="644" w:author="像个男人一样" w:date="2018-03-23T10:52:00Z">
        <w:r>
          <w:rPr>
            <w:rFonts w:hint="eastAsia"/>
            <w:lang w:val="en-US"/>
          </w:rPr>
          <w:t>y</w:t>
        </w:r>
      </w:ins>
      <w:r>
        <w:t xml:space="preserve"> smart watch that help</w:t>
      </w:r>
      <w:ins w:id="645" w:author="像个男人一样" w:date="2018-03-23T10:52:00Z">
        <w:r>
          <w:rPr>
            <w:rFonts w:hint="eastAsia"/>
            <w:lang w:val="en-US"/>
          </w:rPr>
          <w:t>s</w:t>
        </w:r>
      </w:ins>
      <w:r>
        <w:t xml:space="preserve"> us to record</w:t>
      </w:r>
      <w:del w:id="646" w:author="像个男人一样" w:date="2018-03-23T10:52:00Z">
        <w:r>
          <w:rPr>
            <w:lang w:val="en-US"/>
          </w:rPr>
          <w:delText>in</w:delText>
        </w:r>
      </w:del>
      <w:ins w:id="647" w:author="像个男人一样" w:date="2018-03-23T10:52:00Z">
        <w:r>
          <w:rPr>
            <w:rFonts w:hint="eastAsia"/>
            <w:lang w:val="en-US"/>
          </w:rPr>
          <w:t>e</w:t>
        </w:r>
      </w:ins>
      <w:del w:id="648" w:author="像个男人一样" w:date="2018-03-23T10:52:00Z">
        <w: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rPr>
        <w:t xml:space="preserve"> </w:t>
      </w:r>
      <w:r>
        <w:t xml:space="preserve">technique is not </w:t>
      </w:r>
      <w:r>
        <w:rPr>
          <w:rFonts w:hint="eastAsia"/>
          <w:lang w:val="en-US"/>
        </w:rPr>
        <w:t xml:space="preserve">only </w:t>
      </w:r>
      <w:r>
        <w:t xml:space="preserve">just those, </w:t>
      </w:r>
      <w:r>
        <w:rPr>
          <w:rFonts w:hint="eastAsia"/>
          <w:lang w:val="en-US"/>
        </w:rPr>
        <w:t xml:space="preserve">in this thesis, it shows a possibility to use the gyro and accelerometer to another field and create </w:t>
      </w:r>
      <w:del w:id="649" w:author="jie sun" w:date="2018-04-19T00:56:00Z">
        <w:r w:rsidDel="0090293C">
          <w:rPr>
            <w:rFonts w:hint="eastAsia"/>
            <w:lang w:val="en-US"/>
          </w:rPr>
          <w:delText xml:space="preserve">some </w:delText>
        </w:r>
      </w:del>
      <w:ins w:id="650" w:author="jie sun" w:date="2018-04-19T00:56:00Z">
        <w:r w:rsidR="0090293C">
          <w:rPr>
            <w:lang w:val="en-US"/>
          </w:rPr>
          <w:t>a</w:t>
        </w:r>
        <w:r w:rsidR="0090293C">
          <w:rPr>
            <w:rFonts w:hint="eastAsia"/>
            <w:lang w:val="en-US"/>
          </w:rPr>
          <w:t xml:space="preserve"> </w:t>
        </w:r>
      </w:ins>
      <w:r>
        <w:rPr>
          <w:rFonts w:hint="eastAsia"/>
          <w:lang w:val="en-US"/>
        </w:rPr>
        <w:t>new product</w:t>
      </w:r>
      <w:ins w:id="651" w:author="jie sun" w:date="2018-04-19T01:09:00Z">
        <w:r w:rsidR="0040338A">
          <w:rPr>
            <w:lang w:val="en-US"/>
          </w:rPr>
          <w:t xml:space="preserve">, a </w:t>
        </w:r>
      </w:ins>
      <w:ins w:id="652" w:author="jie sun" w:date="2018-04-19T01:10:00Z">
        <w:r w:rsidR="0040338A">
          <w:rPr>
            <w:lang w:val="en-US"/>
          </w:rPr>
          <w:t>multiple function glow-stick</w:t>
        </w:r>
      </w:ins>
      <w:r>
        <w:rPr>
          <w:rFonts w:hint="eastAsia"/>
          <w:lang w:val="en-US"/>
        </w:rPr>
        <w:t xml:space="preserve"> maybe it will appear in </w:t>
      </w:r>
      <w:del w:id="653" w:author="jie sun" w:date="2018-04-08T14:56:00Z">
        <w:r w:rsidDel="004A50B7">
          <w:rPr>
            <w:rFonts w:hint="eastAsia"/>
            <w:lang w:val="en-US"/>
          </w:rPr>
          <w:delText xml:space="preserve">the </w:delText>
        </w:r>
      </w:del>
      <w:r>
        <w:rPr>
          <w:rFonts w:hint="eastAsia"/>
          <w:lang w:val="en-US"/>
        </w:rPr>
        <w:t>near future.</w:t>
      </w:r>
    </w:p>
    <w:p w:rsidR="0087014B" w:rsidRDefault="00D5184D">
      <w:pPr>
        <w:rPr>
          <w:lang w:val="en-US"/>
        </w:rPr>
      </w:pPr>
      <w:r>
        <w:rPr>
          <w:rFonts w:hint="eastAsia"/>
          <w:lang w:val="en-US"/>
        </w:rPr>
        <w:t>There two purposes for this thesis, one is to introduce what the gyro</w:t>
      </w:r>
      <w:ins w:id="654" w:author="jie sun" w:date="2018-04-19T00:47:00Z">
        <w:r w:rsidR="009306FF">
          <w:rPr>
            <w:lang w:val="en-US"/>
          </w:rPr>
          <w:t xml:space="preserve">scope and </w:t>
        </w:r>
      </w:ins>
      <w:del w:id="655" w:author="jie sun" w:date="2018-04-19T00:47:00Z">
        <w:r w:rsidDel="009306FF">
          <w:rPr>
            <w:rFonts w:hint="eastAsia"/>
            <w:lang w:val="en-US"/>
          </w:rPr>
          <w:delText>,</w:delText>
        </w:r>
      </w:del>
      <w:r>
        <w:rPr>
          <w:rFonts w:hint="eastAsia"/>
          <w:lang w:val="en-US"/>
        </w:rPr>
        <w:t xml:space="preserve"> accelerometer are and how they work</w:t>
      </w:r>
      <w:del w:id="656" w:author="像个男人一样" w:date="2018-04-07T21:24:00Z">
        <w:r>
          <w:rPr>
            <w:rFonts w:hint="eastAsia"/>
            <w:lang w:val="en-US"/>
          </w:rPr>
          <w:delText>s</w:delText>
        </w:r>
      </w:del>
      <w:r>
        <w:rPr>
          <w:rFonts w:hint="eastAsia"/>
          <w:lang w:val="en-US"/>
        </w:rPr>
        <w:t xml:space="preserve"> and some basic application in our daily lives; </w:t>
      </w:r>
      <w:del w:id="657" w:author="JIE  SUN" w:date="2018-06-25T15:58:00Z">
        <w:r w:rsidDel="00BD3EFF">
          <w:rPr>
            <w:rFonts w:hint="eastAsia"/>
            <w:lang w:val="en-US"/>
          </w:rPr>
          <w:delText xml:space="preserve">the </w:delText>
        </w:r>
      </w:del>
      <w:r>
        <w:rPr>
          <w:rFonts w:hint="eastAsia"/>
          <w:lang w:val="en-US"/>
        </w:rPr>
        <w:t>another is to put forward a hypothesis for some new product using those two devices and some basic algorithms. The author is really interested in this technology and hope to do something for helping some</w:t>
      </w:r>
      <w:del w:id="658" w:author="jie sun" w:date="2018-04-08T14:56:00Z">
        <w:r w:rsidDel="004A50B7">
          <w:rPr>
            <w:rFonts w:hint="eastAsia"/>
            <w:lang w:val="en-US"/>
          </w:rPr>
          <w:delText xml:space="preserve"> </w:delText>
        </w:r>
      </w:del>
      <w:r>
        <w:rPr>
          <w:rFonts w:hint="eastAsia"/>
          <w:lang w:val="en-US"/>
        </w:rPr>
        <w:t xml:space="preserve">one who is </w:t>
      </w:r>
      <w:ins w:id="659" w:author="jie sun" w:date="2018-04-19T00:47:00Z">
        <w:r w:rsidR="009306FF">
          <w:rPr>
            <w:lang w:val="en-US"/>
          </w:rPr>
          <w:t xml:space="preserve">also </w:t>
        </w:r>
      </w:ins>
      <w:r>
        <w:rPr>
          <w:rFonts w:hint="eastAsia"/>
          <w:lang w:val="en-US"/>
        </w:rPr>
        <w:t>interested and want</w:t>
      </w:r>
      <w:ins w:id="660" w:author="jie sun" w:date="2018-04-19T00:47:00Z">
        <w:r w:rsidR="009306FF">
          <w:rPr>
            <w:lang w:val="en-US"/>
          </w:rPr>
          <w:t>s</w:t>
        </w:r>
      </w:ins>
      <w:r>
        <w:rPr>
          <w:rFonts w:hint="eastAsia"/>
          <w:lang w:val="en-US"/>
        </w:rPr>
        <w:t xml:space="preserve"> to study to get a basic principle for those two devices.</w:t>
      </w:r>
    </w:p>
    <w:p w:rsidR="0087014B" w:rsidRDefault="00D5184D">
      <w:pPr>
        <w:rPr>
          <w:lang w:val="en-US"/>
        </w:rPr>
      </w:pPr>
      <w:del w:id="661" w:author="JIE  SUN" w:date="2018-06-25T15:58:00Z">
        <w:r w:rsidDel="00BD3EFF">
          <w:rPr>
            <w:rFonts w:hint="eastAsia"/>
            <w:lang w:val="en-US"/>
          </w:rPr>
          <w:delText>The</w:delText>
        </w:r>
      </w:del>
      <w:ins w:id="662" w:author="JIE  SUN" w:date="2018-06-25T15:58:00Z">
        <w:r w:rsidR="00BD3EFF">
          <w:rPr>
            <w:lang w:val="en-US"/>
          </w:rPr>
          <w:t xml:space="preserve"> </w:t>
        </w:r>
      </w:ins>
      <w:del w:id="663" w:author="JIE  SUN" w:date="2018-06-25T15:58:00Z">
        <w:r w:rsidDel="00BD3EFF">
          <w:rPr>
            <w:rFonts w:hint="eastAsia"/>
            <w:lang w:val="en-US"/>
          </w:rPr>
          <w:delText xml:space="preserve"> </w:delText>
        </w:r>
      </w:del>
      <w:del w:id="664" w:author="jie sun" w:date="2018-04-19T01:17:00Z">
        <w:r w:rsidDel="00C5586A">
          <w:rPr>
            <w:rFonts w:hint="eastAsia"/>
            <w:lang w:val="en-US"/>
          </w:rPr>
          <w:delText>most important is that the hypothesis</w:delText>
        </w:r>
      </w:del>
      <w:ins w:id="665" w:author="JIE  SUN" w:date="2018-06-25T15:58:00Z">
        <w:r w:rsidR="00BD3EFF">
          <w:rPr>
            <w:rFonts w:hint="eastAsia"/>
            <w:lang w:val="en-US"/>
          </w:rPr>
          <w:t>A</w:t>
        </w:r>
      </w:ins>
      <w:ins w:id="666" w:author="jie sun" w:date="2018-04-19T01:17:00Z">
        <w:del w:id="667" w:author="JIE  SUN" w:date="2018-06-25T15:58:00Z">
          <w:r w:rsidR="00C5586A" w:rsidDel="00BD3EFF">
            <w:rPr>
              <w:lang w:val="en-US"/>
            </w:rPr>
            <w:delText>a</w:delText>
          </w:r>
        </w:del>
        <w:r w:rsidR="00C5586A">
          <w:rPr>
            <w:lang w:val="en-US"/>
          </w:rPr>
          <w:t xml:space="preserve">nother one is the concept of </w:t>
        </w:r>
      </w:ins>
      <w:del w:id="668" w:author="jie sun" w:date="2018-05-22T11:47:00Z">
        <w:r w:rsidDel="007C62E3">
          <w:rPr>
            <w:rFonts w:hint="eastAsia"/>
            <w:lang w:val="en-US"/>
          </w:rPr>
          <w:delText xml:space="preserve"> </w:delText>
        </w:r>
      </w:del>
      <w:ins w:id="669" w:author="jie sun" w:date="2018-04-19T01:17:00Z">
        <w:r w:rsidR="00C5586A">
          <w:rPr>
            <w:lang w:val="en-US"/>
          </w:rPr>
          <w:t xml:space="preserve">new function glow stick </w:t>
        </w:r>
      </w:ins>
      <w:r>
        <w:rPr>
          <w:rFonts w:hint="eastAsia"/>
          <w:lang w:val="en-US"/>
        </w:rPr>
        <w:t xml:space="preserve">can be </w:t>
      </w:r>
      <w:ins w:id="670" w:author="jie sun" w:date="2018-04-19T01:18:00Z">
        <w:r w:rsidR="00C5586A">
          <w:rPr>
            <w:lang w:val="en-US"/>
          </w:rPr>
          <w:t>proven and may appear</w:t>
        </w:r>
      </w:ins>
      <w:del w:id="671" w:author="jie sun" w:date="2018-04-19T01:18:00Z">
        <w:r w:rsidDel="00C5586A">
          <w:rPr>
            <w:rFonts w:hint="eastAsia"/>
            <w:lang w:val="en-US"/>
          </w:rPr>
          <w:delText>made sure</w:delText>
        </w:r>
      </w:del>
      <w:r>
        <w:rPr>
          <w:rFonts w:hint="eastAsia"/>
          <w:lang w:val="en-US"/>
        </w:rPr>
        <w:t xml:space="preserve"> in </w:t>
      </w:r>
      <w:del w:id="672" w:author="jie sun" w:date="2018-04-08T14:56:00Z">
        <w:r w:rsidDel="004A50B7">
          <w:rPr>
            <w:rFonts w:hint="eastAsia"/>
            <w:lang w:val="en-US"/>
          </w:rPr>
          <w:delText xml:space="preserve">the </w:delText>
        </w:r>
      </w:del>
      <w:r>
        <w:rPr>
          <w:rFonts w:hint="eastAsia"/>
          <w:lang w:val="en-US"/>
        </w:rPr>
        <w:t>near future and this product can be used in some areas for people having some fun or any other functions.</w:t>
      </w:r>
      <w:ins w:id="673" w:author="jie sun" w:date="2018-04-19T01:19:00Z">
        <w:r w:rsidR="00D67C80">
          <w:rPr>
            <w:lang w:val="en-US"/>
          </w:rPr>
          <w:t xml:space="preserve"> Something special for it is this glow stick has action recognition function</w:t>
        </w:r>
        <w:r w:rsidR="003B2570">
          <w:rPr>
            <w:lang w:val="en-US"/>
          </w:rPr>
          <w:t xml:space="preserve"> and can shows differen</w:t>
        </w:r>
      </w:ins>
      <w:ins w:id="674" w:author="jie sun" w:date="2018-04-19T01:20:00Z">
        <w:r w:rsidR="003B2570">
          <w:rPr>
            <w:lang w:val="en-US"/>
          </w:rPr>
          <w:t xml:space="preserve">t colors in </w:t>
        </w:r>
      </w:ins>
      <w:ins w:id="675" w:author="jie sun" w:date="2018-04-19T01:28:00Z">
        <w:r w:rsidR="00606928">
          <w:rPr>
            <w:lang w:val="en-US"/>
          </w:rPr>
          <w:t xml:space="preserve">some specific </w:t>
        </w:r>
      </w:ins>
      <w:ins w:id="676" w:author="jie sun" w:date="2018-04-19T01:27:00Z">
        <w:r w:rsidR="003B2570">
          <w:rPr>
            <w:lang w:val="en-US"/>
          </w:rPr>
          <w:t>actions</w:t>
        </w:r>
      </w:ins>
      <w:ins w:id="677" w:author="jie sun" w:date="2018-04-19T01:20:00Z">
        <w:r w:rsidR="003B2570">
          <w:rPr>
            <w:lang w:val="en-US"/>
          </w:rPr>
          <w:t>.</w:t>
        </w:r>
      </w:ins>
    </w:p>
    <w:p w:rsidR="0087014B" w:rsidRDefault="0087014B">
      <w:pPr>
        <w:rPr>
          <w:ins w:id="678" w:author="像个男人一样" w:date="2018-03-21T20:32:00Z"/>
        </w:rPr>
      </w:pPr>
    </w:p>
    <w:p w:rsidR="0087014B" w:rsidRDefault="0087014B">
      <w:pPr>
        <w:rPr>
          <w:ins w:id="679" w:author="像个男人一样" w:date="2018-03-21T20:32:00Z"/>
        </w:rPr>
      </w:pPr>
    </w:p>
    <w:p w:rsidR="0087014B" w:rsidRDefault="0087014B">
      <w:pPr>
        <w:rPr>
          <w:ins w:id="680" w:author="像个男人一样" w:date="2018-03-21T20:32:00Z"/>
        </w:rPr>
      </w:pPr>
    </w:p>
    <w:p w:rsidR="0087014B" w:rsidRDefault="0087014B">
      <w:pPr>
        <w:rPr>
          <w:del w:id="681" w:author="像个男人一样" w:date="2018-03-21T20:32:00Z"/>
        </w:rPr>
      </w:pPr>
    </w:p>
    <w:p w:rsidR="0087014B" w:rsidRDefault="00D5184D">
      <w:pPr>
        <w:pStyle w:val="Heading2"/>
        <w:rPr>
          <w:del w:id="682" w:author="像个男人一样" w:date="2018-03-21T20:32:00Z"/>
        </w:rPr>
      </w:pPr>
      <w:bookmarkStart w:id="683" w:name="_Toc5726"/>
      <w:bookmarkStart w:id="684" w:name="_Toc29394"/>
      <w:bookmarkStart w:id="685" w:name="_Toc1185"/>
      <w:bookmarkStart w:id="686" w:name="_Toc10574"/>
      <w:bookmarkStart w:id="687" w:name="_Toc10252"/>
      <w:bookmarkStart w:id="688" w:name="_Toc31769"/>
      <w:bookmarkStart w:id="689" w:name="_Toc20302"/>
      <w:bookmarkStart w:id="690" w:name="_Toc9225"/>
      <w:bookmarkStart w:id="691" w:name="_Toc3093"/>
      <w:bookmarkStart w:id="692" w:name="_Toc10917"/>
      <w:del w:id="693" w:author="像个男人一样" w:date="2018-03-21T20:32:00Z">
        <w:r>
          <w:delText>Acknowledgement</w:delText>
        </w:r>
        <w:bookmarkEnd w:id="683"/>
        <w:bookmarkEnd w:id="684"/>
        <w:bookmarkEnd w:id="685"/>
        <w:bookmarkEnd w:id="686"/>
        <w:bookmarkEnd w:id="687"/>
        <w:bookmarkEnd w:id="688"/>
        <w:bookmarkEnd w:id="689"/>
        <w:bookmarkEnd w:id="690"/>
        <w:bookmarkEnd w:id="691"/>
        <w:bookmarkEnd w:id="692"/>
      </w:del>
    </w:p>
    <w:p w:rsidR="0087014B" w:rsidRDefault="0087014B"/>
    <w:p w:rsidR="0087014B" w:rsidRDefault="0087014B"/>
    <w:p w:rsidR="0087014B" w:rsidRDefault="00D5184D">
      <w:pPr>
        <w:pStyle w:val="Heading1"/>
      </w:pPr>
      <w:bookmarkStart w:id="694" w:name="_Toc1628"/>
      <w:bookmarkStart w:id="695" w:name="_Toc17398"/>
      <w:bookmarkStart w:id="696" w:name="_Toc19668"/>
      <w:bookmarkStart w:id="697" w:name="_Toc5031"/>
      <w:bookmarkStart w:id="698" w:name="_Toc9354"/>
      <w:bookmarkStart w:id="699" w:name="_Toc23936"/>
      <w:bookmarkStart w:id="700" w:name="_Toc15078"/>
      <w:bookmarkStart w:id="701" w:name="_Toc15291"/>
      <w:bookmarkStart w:id="702" w:name="_Toc26378"/>
      <w:bookmarkStart w:id="703" w:name="_Toc517813665"/>
      <w:r>
        <w:t xml:space="preserve">Accelerometer </w:t>
      </w:r>
      <w:ins w:id="704" w:author="jie sun" w:date="2018-04-16T21:12:00Z">
        <w:r w:rsidR="003A7DD6">
          <w:rPr>
            <w:rFonts w:hint="eastAsia"/>
          </w:rPr>
          <w:t>W</w:t>
        </w:r>
      </w:ins>
      <w:del w:id="705" w:author="jie sun" w:date="2018-04-16T21:12:00Z">
        <w:r w:rsidDel="003A7DD6">
          <w:delText>w</w:delText>
        </w:r>
      </w:del>
      <w:r>
        <w:t xml:space="preserve">ith </w:t>
      </w:r>
      <w:ins w:id="706" w:author="jie sun" w:date="2018-04-16T21:03:00Z">
        <w:r w:rsidR="0065293C">
          <w:rPr>
            <w:rFonts w:hint="eastAsia"/>
          </w:rPr>
          <w:t>S</w:t>
        </w:r>
      </w:ins>
      <w:del w:id="707" w:author="jie sun" w:date="2018-04-16T21:03:00Z">
        <w:r w:rsidDel="0065293C">
          <w:delText>s</w:delText>
        </w:r>
      </w:del>
      <w:r>
        <w:t xml:space="preserve">teps </w:t>
      </w:r>
      <w:ins w:id="708" w:author="jie sun" w:date="2018-04-16T21:03:00Z">
        <w:r w:rsidR="0065293C">
          <w:t>A</w:t>
        </w:r>
      </w:ins>
      <w:del w:id="709" w:author="jie sun" w:date="2018-04-16T21:03:00Z">
        <w:r w:rsidDel="0065293C">
          <w:delText>a</w:delText>
        </w:r>
      </w:del>
      <w:r>
        <w:t>lgorithm</w:t>
      </w:r>
      <w:bookmarkEnd w:id="694"/>
      <w:bookmarkEnd w:id="695"/>
      <w:bookmarkEnd w:id="696"/>
      <w:bookmarkEnd w:id="697"/>
      <w:bookmarkEnd w:id="698"/>
      <w:bookmarkEnd w:id="699"/>
      <w:bookmarkEnd w:id="700"/>
      <w:bookmarkEnd w:id="701"/>
      <w:bookmarkEnd w:id="702"/>
      <w:bookmarkEnd w:id="703"/>
      <w:r>
        <w:t xml:space="preserve"> </w:t>
      </w:r>
    </w:p>
    <w:p w:rsidR="0087014B" w:rsidRDefault="00D5184D">
      <w:pPr>
        <w:pStyle w:val="Heading2"/>
      </w:pPr>
      <w:bookmarkStart w:id="710" w:name="_Toc24701"/>
      <w:bookmarkStart w:id="711" w:name="_Toc18569"/>
      <w:bookmarkStart w:id="712" w:name="_Toc31120"/>
      <w:bookmarkStart w:id="713" w:name="_Toc26027"/>
      <w:bookmarkStart w:id="714" w:name="_Toc2838"/>
      <w:bookmarkStart w:id="715" w:name="_Toc7401"/>
      <w:bookmarkStart w:id="716" w:name="_Toc23474"/>
      <w:bookmarkStart w:id="717" w:name="_Toc10943"/>
      <w:bookmarkStart w:id="718" w:name="_Toc3004"/>
      <w:bookmarkStart w:id="719" w:name="_Toc517813666"/>
      <w:r>
        <w:t xml:space="preserve">The </w:t>
      </w:r>
      <w:ins w:id="720" w:author="jie sun" w:date="2018-04-16T21:04:00Z">
        <w:r w:rsidR="002539C6">
          <w:t>I</w:t>
        </w:r>
      </w:ins>
      <w:del w:id="721" w:author="jie sun" w:date="2018-04-16T21:04:00Z">
        <w:r w:rsidDel="002539C6">
          <w:delText>i</w:delText>
        </w:r>
      </w:del>
      <w:r>
        <w:t xml:space="preserve">ntroduction </w:t>
      </w:r>
      <w:ins w:id="722" w:author="jie sun" w:date="2018-04-16T21:12:00Z">
        <w:r w:rsidR="006B73E8">
          <w:rPr>
            <w:rFonts w:hint="eastAsia"/>
          </w:rPr>
          <w:t>A</w:t>
        </w:r>
      </w:ins>
      <w:del w:id="723" w:author="jie sun" w:date="2018-04-16T21:12:00Z">
        <w:r w:rsidDel="006B73E8">
          <w:delText>a</w:delText>
        </w:r>
      </w:del>
      <w:r>
        <w:t xml:space="preserve">nd </w:t>
      </w:r>
      <w:ins w:id="724" w:author="jie sun" w:date="2018-04-16T21:04:00Z">
        <w:r w:rsidR="002539C6">
          <w:t>W</w:t>
        </w:r>
      </w:ins>
      <w:del w:id="725" w:author="jie sun" w:date="2018-04-16T21:04:00Z">
        <w:r w:rsidDel="002539C6">
          <w:delText>w</w:delText>
        </w:r>
      </w:del>
      <w:r>
        <w:t xml:space="preserve">orking </w:t>
      </w:r>
      <w:ins w:id="726" w:author="jie sun" w:date="2018-04-16T21:04:00Z">
        <w:r w:rsidR="002539C6">
          <w:t>P</w:t>
        </w:r>
      </w:ins>
      <w:del w:id="727" w:author="jie sun" w:date="2018-04-16T21:04:00Z">
        <w:r w:rsidDel="002539C6">
          <w:delText>p</w:delText>
        </w:r>
      </w:del>
      <w:r>
        <w:t xml:space="preserve">rinciple </w:t>
      </w:r>
      <w:ins w:id="728" w:author="jie sun" w:date="2018-04-16T21:12:00Z">
        <w:r w:rsidR="00F56A93">
          <w:rPr>
            <w:rFonts w:hint="eastAsia"/>
          </w:rPr>
          <w:t>O</w:t>
        </w:r>
      </w:ins>
      <w:del w:id="729" w:author="jie sun" w:date="2018-04-16T21:12:00Z">
        <w:r w:rsidDel="00F56A93">
          <w:delText>o</w:delText>
        </w:r>
      </w:del>
      <w:r>
        <w:t xml:space="preserve">f </w:t>
      </w:r>
      <w:ins w:id="730" w:author="jie sun" w:date="2018-04-16T21:04:00Z">
        <w:r w:rsidR="002539C6">
          <w:t>A</w:t>
        </w:r>
      </w:ins>
      <w:del w:id="731" w:author="jie sun" w:date="2018-04-16T21:04:00Z">
        <w:r w:rsidDel="002539C6">
          <w:delText>a</w:delText>
        </w:r>
      </w:del>
      <w:r>
        <w:t xml:space="preserve">n </w:t>
      </w:r>
      <w:ins w:id="732" w:author="jie sun" w:date="2018-04-16T21:04:00Z">
        <w:r w:rsidR="002539C6">
          <w:t>A</w:t>
        </w:r>
      </w:ins>
      <w:del w:id="733" w:author="jie sun" w:date="2018-04-16T21:04:00Z">
        <w:r w:rsidDel="002539C6">
          <w:delText>a</w:delText>
        </w:r>
      </w:del>
      <w:r>
        <w:t>ccelerometer</w:t>
      </w:r>
      <w:bookmarkEnd w:id="710"/>
      <w:bookmarkEnd w:id="711"/>
      <w:bookmarkEnd w:id="712"/>
      <w:bookmarkEnd w:id="713"/>
      <w:bookmarkEnd w:id="714"/>
      <w:bookmarkEnd w:id="715"/>
      <w:bookmarkEnd w:id="716"/>
      <w:bookmarkEnd w:id="717"/>
      <w:bookmarkEnd w:id="718"/>
      <w:bookmarkEnd w:id="719"/>
    </w:p>
    <w:p w:rsidR="0087014B" w:rsidRDefault="00D5184D">
      <w:pPr>
        <w:pStyle w:val="Heading3"/>
      </w:pPr>
      <w:bookmarkStart w:id="734" w:name="_Toc19401"/>
      <w:bookmarkStart w:id="735" w:name="_Toc8353"/>
      <w:bookmarkStart w:id="736" w:name="_Toc8396"/>
      <w:bookmarkStart w:id="737" w:name="_Toc19526"/>
      <w:bookmarkStart w:id="738" w:name="_Toc10745"/>
      <w:bookmarkStart w:id="739" w:name="_Toc29599"/>
      <w:bookmarkStart w:id="740" w:name="_Toc1324"/>
      <w:bookmarkStart w:id="741" w:name="_Toc9057"/>
      <w:bookmarkStart w:id="742" w:name="_Toc4955"/>
      <w:bookmarkStart w:id="743" w:name="_Toc517813667"/>
      <w:r>
        <w:t xml:space="preserve">What </w:t>
      </w:r>
      <w:ins w:id="744" w:author="jie sun" w:date="2018-04-16T21:12:00Z">
        <w:r w:rsidR="00F46C8C">
          <w:rPr>
            <w:rFonts w:hint="eastAsia"/>
          </w:rPr>
          <w:t>I</w:t>
        </w:r>
      </w:ins>
      <w:del w:id="745" w:author="jie sun" w:date="2018-04-16T21:04:00Z">
        <w:r w:rsidDel="004E1542">
          <w:delText>i</w:delText>
        </w:r>
      </w:del>
      <w:r>
        <w:t xml:space="preserve">s </w:t>
      </w:r>
      <w:ins w:id="746" w:author="jie sun" w:date="2018-04-16T21:04:00Z">
        <w:r w:rsidR="004E1542">
          <w:t>A</w:t>
        </w:r>
      </w:ins>
      <w:del w:id="747" w:author="jie sun" w:date="2018-04-16T21:04:00Z">
        <w:r w:rsidDel="004E1542">
          <w:delText>a</w:delText>
        </w:r>
      </w:del>
      <w:r>
        <w:t xml:space="preserve">n </w:t>
      </w:r>
      <w:ins w:id="748" w:author="jie sun" w:date="2018-04-16T21:04:00Z">
        <w:r w:rsidR="004E1542">
          <w:t>A</w:t>
        </w:r>
      </w:ins>
      <w:del w:id="749" w:author="jie sun" w:date="2018-04-16T21:04:00Z">
        <w:r w:rsidDel="004E1542">
          <w:delText>a</w:delText>
        </w:r>
      </w:del>
      <w:r>
        <w:t>ccelerometer</w:t>
      </w:r>
      <w:bookmarkEnd w:id="734"/>
      <w:bookmarkEnd w:id="735"/>
      <w:bookmarkEnd w:id="736"/>
      <w:bookmarkEnd w:id="737"/>
      <w:bookmarkEnd w:id="738"/>
      <w:bookmarkEnd w:id="739"/>
      <w:bookmarkEnd w:id="740"/>
      <w:bookmarkEnd w:id="741"/>
      <w:bookmarkEnd w:id="742"/>
      <w:bookmarkEnd w:id="743"/>
    </w:p>
    <w:p w:rsidR="0087014B" w:rsidRDefault="00D5184D">
      <w:r>
        <w:t>Wikipedia explains</w:t>
      </w:r>
      <w:del w:id="750" w:author="jie sun" w:date="2018-04-08T14:45:00Z">
        <w:r w:rsidDel="00F041EB">
          <w:delText xml:space="preserve"> </w:delText>
        </w:r>
        <w:bookmarkStart w:id="751" w:name="OLE_LINK2"/>
        <w:bookmarkStart w:id="752" w:name="OLE_LINK1"/>
        <w:r w:rsidDel="00F041EB">
          <w:delText>:</w:delText>
        </w:r>
      </w:del>
      <w:ins w:id="753" w:author="jie sun" w:date="2018-04-08T14:45:00Z">
        <w:r w:rsidR="00F041EB">
          <w:t>:</w:t>
        </w:r>
      </w:ins>
      <w:r>
        <w:t xml:space="preserve"> “An accelerometer is a device that measures proper acceleration. Proper acceleration, being the acceleration of a body in its own instantaneous rest frame, is not the same as coordinate acceleration, being the acceleration in a fixed coordinate system</w:t>
      </w:r>
      <w:bookmarkEnd w:id="751"/>
      <w:bookmarkEnd w:id="752"/>
      <w:r>
        <w:t xml:space="preserve">”. Exactly, an accelerometer is not hard to </w:t>
      </w:r>
      <w:del w:id="754" w:author="jie sun" w:date="2018-04-08T14:55:00Z">
        <w:r w:rsidDel="00D5184D">
          <w:delText xml:space="preserve">understand </w:delText>
        </w:r>
      </w:del>
      <w:ins w:id="755" w:author="jie sun" w:date="2018-04-08T14:55:00Z">
        <w:r>
          <w:t>be underst</w:t>
        </w:r>
        <w:r w:rsidR="00053383">
          <w:t>ood</w:t>
        </w:r>
        <w:r>
          <w:t xml:space="preserve"> </w:t>
        </w:r>
      </w:ins>
      <w:r>
        <w:t xml:space="preserve">and </w:t>
      </w:r>
      <w:del w:id="756" w:author="jie sun" w:date="2018-04-08T14:55:00Z">
        <w:r w:rsidDel="00053383">
          <w:delText xml:space="preserve">you </w:delText>
        </w:r>
      </w:del>
      <w:r>
        <w:t>just need to know it is used to test the physical acceleration, which is taught in high school physics course and is the rate of change of velocity of an object.</w:t>
      </w:r>
    </w:p>
    <w:p w:rsidR="0087014B" w:rsidRDefault="00D5184D">
      <w:pPr>
        <w:pStyle w:val="Heading3"/>
      </w:pPr>
      <w:bookmarkStart w:id="757" w:name="_Toc32677"/>
      <w:bookmarkStart w:id="758" w:name="_Toc22005"/>
      <w:bookmarkStart w:id="759" w:name="_Toc28753"/>
      <w:bookmarkStart w:id="760" w:name="_Toc26054"/>
      <w:bookmarkStart w:id="761" w:name="_Toc13916"/>
      <w:bookmarkStart w:id="762" w:name="_Toc26585"/>
      <w:bookmarkStart w:id="763" w:name="_Toc1923"/>
      <w:bookmarkStart w:id="764" w:name="_Toc4047"/>
      <w:bookmarkStart w:id="765" w:name="_Toc23596"/>
      <w:bookmarkStart w:id="766" w:name="_Toc517813668"/>
      <w:r>
        <w:t xml:space="preserve">Working </w:t>
      </w:r>
      <w:ins w:id="767" w:author="jie sun" w:date="2018-04-16T21:04:00Z">
        <w:r w:rsidR="008B70F3">
          <w:t>P</w:t>
        </w:r>
      </w:ins>
      <w:del w:id="768" w:author="jie sun" w:date="2018-04-16T21:04:00Z">
        <w:r w:rsidDel="008B70F3">
          <w:delText>p</w:delText>
        </w:r>
      </w:del>
      <w:r>
        <w:t xml:space="preserve">rinciple </w:t>
      </w:r>
      <w:ins w:id="769" w:author="JIE  SUN" w:date="2018-06-25T15:59:00Z">
        <w:r w:rsidR="00C773A2">
          <w:t>o</w:t>
        </w:r>
      </w:ins>
      <w:ins w:id="770" w:author="jie sun" w:date="2018-04-16T21:12:00Z">
        <w:del w:id="771" w:author="JIE  SUN" w:date="2018-06-25T15:59:00Z">
          <w:r w:rsidR="002B0076" w:rsidDel="00C773A2">
            <w:rPr>
              <w:rFonts w:hint="eastAsia"/>
            </w:rPr>
            <w:delText>O</w:delText>
          </w:r>
        </w:del>
      </w:ins>
      <w:del w:id="772" w:author="jie sun" w:date="2018-04-16T21:12:00Z">
        <w:r w:rsidDel="002B0076">
          <w:delText>o</w:delText>
        </w:r>
      </w:del>
      <w:r>
        <w:t xml:space="preserve">f </w:t>
      </w:r>
      <w:del w:id="773" w:author="jie sun" w:date="2018-04-08T14:45:00Z">
        <w:r w:rsidDel="00F041EB">
          <w:delText xml:space="preserve"> </w:delText>
        </w:r>
      </w:del>
      <w:ins w:id="774" w:author="JIE  SUN" w:date="2018-06-25T15:59:00Z">
        <w:r w:rsidR="00C773A2">
          <w:rPr>
            <w:rFonts w:hint="eastAsia"/>
          </w:rPr>
          <w:t>a</w:t>
        </w:r>
      </w:ins>
      <w:ins w:id="775" w:author="jie sun" w:date="2018-04-16T21:04:00Z">
        <w:del w:id="776" w:author="JIE  SUN" w:date="2018-06-25T15:59:00Z">
          <w:r w:rsidR="008B70F3" w:rsidDel="00C773A2">
            <w:delText>A</w:delText>
          </w:r>
        </w:del>
      </w:ins>
      <w:del w:id="777" w:author="jie sun" w:date="2018-04-16T21:04:00Z">
        <w:r w:rsidDel="008B70F3">
          <w:delText>a</w:delText>
        </w:r>
      </w:del>
      <w:r>
        <w:t xml:space="preserve">n </w:t>
      </w:r>
      <w:ins w:id="778" w:author="jie sun" w:date="2018-04-16T21:04:00Z">
        <w:r w:rsidR="008B70F3">
          <w:t>A</w:t>
        </w:r>
      </w:ins>
      <w:del w:id="779" w:author="jie sun" w:date="2018-04-16T21:04:00Z">
        <w:r w:rsidDel="008B70F3">
          <w:delText>a</w:delText>
        </w:r>
      </w:del>
      <w:r>
        <w:t>ccelerometer</w:t>
      </w:r>
      <w:bookmarkEnd w:id="757"/>
      <w:bookmarkEnd w:id="758"/>
      <w:bookmarkEnd w:id="759"/>
      <w:bookmarkEnd w:id="760"/>
      <w:bookmarkEnd w:id="761"/>
      <w:bookmarkEnd w:id="762"/>
      <w:bookmarkEnd w:id="763"/>
      <w:bookmarkEnd w:id="764"/>
      <w:bookmarkEnd w:id="765"/>
      <w:bookmarkEnd w:id="766"/>
    </w:p>
    <w:p w:rsidR="0087014B" w:rsidRDefault="00D5184D">
      <w:r>
        <w:t xml:space="preserve">As I mentioned before </w:t>
      </w:r>
      <w:r>
        <w:rPr>
          <w:rFonts w:hint="eastAsia"/>
        </w:rPr>
        <w:t>t</w:t>
      </w:r>
      <w:r>
        <w:t xml:space="preserve">hat an accelerometer is used to test the acceleration of an object.  What is the acceleration here? </w:t>
      </w:r>
      <w:del w:id="780" w:author="jie sun" w:date="2018-04-19T13:03:00Z">
        <w:r w:rsidDel="00BC6D83">
          <w:delText xml:space="preserve">Actually </w:delText>
        </w:r>
      </w:del>
      <w:ins w:id="781" w:author="jie sun" w:date="2018-04-19T13:03:00Z">
        <w:r w:rsidR="00BC6D83">
          <w:t xml:space="preserve">Exactly, </w:t>
        </w:r>
      </w:ins>
      <w:r>
        <w:t>it is the change rate of the velocity of an object</w:t>
      </w:r>
      <w:ins w:id="782" w:author="jie sun" w:date="2018-04-19T13:03:00Z">
        <w:r w:rsidR="00BC6D83">
          <w:t xml:space="preserve"> </w:t>
        </w:r>
      </w:ins>
      <w:del w:id="783" w:author="jie sun" w:date="2018-04-19T13:03:00Z">
        <w:r w:rsidDel="00BC6D83">
          <w:delText xml:space="preserve">, </w:delText>
        </w:r>
      </w:del>
      <w:r>
        <w:t xml:space="preserve">and can be described as   the ‘a’ in formula: F=-kx=ma, we studied in middle or high school courses. </w:t>
      </w:r>
      <w:customXmlInsRangeStart w:id="784" w:author="jie sun" w:date="2018-04-08T15:39:00Z"/>
      <w:sdt>
        <w:sdtPr>
          <w:id w:val="2069070334"/>
          <w:citation/>
        </w:sdtPr>
        <w:sdtContent>
          <w:customXmlInsRangeEnd w:id="784"/>
          <w:ins w:id="785" w:author="jie sun" w:date="2018-04-08T15:39:00Z">
            <w:r w:rsidR="00DA0F8B">
              <w:fldChar w:fldCharType="begin"/>
            </w:r>
            <w:r w:rsidR="00DA0F8B">
              <w:instrText xml:space="preserve"> </w:instrText>
            </w:r>
            <w:r w:rsidR="00DA0F8B">
              <w:rPr>
                <w:rFonts w:hint="eastAsia"/>
              </w:rPr>
              <w:instrText>CITATION And \l 2052</w:instrText>
            </w:r>
            <w:r w:rsidR="00DA0F8B">
              <w:instrText xml:space="preserve"> </w:instrText>
            </w:r>
          </w:ins>
          <w:r w:rsidR="00DA0F8B">
            <w:fldChar w:fldCharType="separate"/>
          </w:r>
          <w:r w:rsidR="006116D1">
            <w:rPr>
              <w:noProof/>
            </w:rPr>
            <w:t>(Nisticò, 2013)</w:t>
          </w:r>
          <w:ins w:id="786" w:author="jie sun" w:date="2018-04-08T15:39:00Z">
            <w:r w:rsidR="00DA0F8B">
              <w:fldChar w:fldCharType="end"/>
            </w:r>
          </w:ins>
          <w:customXmlInsRangeStart w:id="787" w:author="jie sun" w:date="2018-04-08T15:39:00Z"/>
        </w:sdtContent>
      </w:sdt>
      <w:customXmlInsRangeEnd w:id="787"/>
      <w:del w:id="788" w:author="jie sun" w:date="2018-04-08T15:38:00Z">
        <w:r w:rsidDel="00DA0F8B">
          <w:delText xml:space="preserve"> </w:delText>
        </w:r>
      </w:del>
      <w:ins w:id="789" w:author="像个男人一样" w:date="2018-03-22T12:06:00Z">
        <w:del w:id="790" w:author="jie sun" w:date="2018-04-08T15:38:00Z">
          <w:r w:rsidDel="00DA0F8B">
            <w:rPr>
              <w:rStyle w:val="EndnoteReference"/>
            </w:rPr>
            <w:delText>[</w:delText>
          </w:r>
        </w:del>
      </w:ins>
      <w:ins w:id="791" w:author="像个男人一样" w:date="2018-03-22T12:05:00Z">
        <w:del w:id="792" w:author="jie sun" w:date="2018-04-08T15:38:00Z">
          <w:r w:rsidDel="00DA0F8B">
            <w:rPr>
              <w:rStyle w:val="EndnoteReference"/>
            </w:rPr>
            <w:endnoteReference w:id="1"/>
          </w:r>
        </w:del>
      </w:ins>
      <w:ins w:id="857" w:author="像个男人一样" w:date="2018-03-22T12:06:00Z">
        <w:del w:id="858" w:author="jie sun" w:date="2018-04-08T15:38:00Z">
          <w:r w:rsidDel="00DA0F8B">
            <w:rPr>
              <w:rStyle w:val="EndnoteReference"/>
            </w:rPr>
            <w:delText>]</w:delText>
          </w:r>
        </w:del>
      </w:ins>
    </w:p>
    <w:p w:rsidR="0087014B" w:rsidRDefault="00D5184D">
      <w:pPr>
        <w:pStyle w:val="Caption"/>
        <w:rPr>
          <w:del w:id="859" w:author="像个男人一样" w:date="2018-03-21T01:18:00Z"/>
        </w:rPr>
        <w:pPrChange w:id="860" w:author="像个男人一样" w:date="2018-03-21T01:01:00Z">
          <w:pPr>
            <w:pStyle w:val="Subtitle"/>
          </w:pPr>
        </w:pPrChange>
      </w:pPr>
      <w:bookmarkStart w:id="861" w:name="_Toc505290347"/>
      <w:del w:id="862" w:author="像个男人一样" w:date="2018-03-22T11:59:00Z">
        <w:r>
          <w:delText xml:space="preserve">Figure 2. </w:delText>
        </w:r>
        <w:r>
          <w:fldChar w:fldCharType="begin"/>
        </w:r>
        <w:r>
          <w:delInstrText xml:space="preserve"> SEQ Figure_2. \* ARABIC </w:delInstrText>
        </w:r>
        <w:r>
          <w:fldChar w:fldCharType="separate"/>
        </w:r>
      </w:del>
      <w:ins w:id="863" w:author="像个男人一样" w:date="2018-03-22T11:51:00Z">
        <w:del w:id="864" w:author="像个男人一样" w:date="2018-03-22T11:59:00Z">
          <w:r>
            <w:rPr>
              <w:b/>
            </w:rPr>
            <w:delText>错误！未指定顺序。</w:delText>
          </w:r>
        </w:del>
      </w:ins>
      <w:ins w:id="865" w:author="像个男人一样" w:date="2018-03-21T23:39:00Z">
        <w:del w:id="866" w:author="像个男人一样" w:date="2018-03-22T11:59:00Z">
          <w:r>
            <w:rPr>
              <w:b/>
            </w:rPr>
            <w:delText>错误！未指定顺序。</w:delText>
          </w:r>
        </w:del>
      </w:ins>
      <w:ins w:id="867" w:author="像个男人一样" w:date="2018-03-21T23:10:00Z">
        <w:del w:id="868" w:author="像个男人一样" w:date="2018-03-22T11:59:00Z">
          <w:r>
            <w:rPr>
              <w:b/>
            </w:rPr>
            <w:delText>错误！未指定顺序。</w:delText>
          </w:r>
        </w:del>
      </w:ins>
      <w:ins w:id="869" w:author="像个男人一样" w:date="2018-03-21T23:08:00Z">
        <w:del w:id="870" w:author="像个男人一样" w:date="2018-03-22T11:59:00Z">
          <w:r>
            <w:rPr>
              <w:b/>
            </w:rPr>
            <w:delText>错误！未指定顺序。</w:delText>
          </w:r>
        </w:del>
      </w:ins>
      <w:ins w:id="871" w:author="像个男人一样" w:date="2018-03-21T02:33:00Z">
        <w:del w:id="872" w:author="像个男人一样" w:date="2018-03-22T11:59:00Z">
          <w:r>
            <w:rPr>
              <w:b/>
            </w:rPr>
            <w:delText>错误！未指定顺序。错误！未指定顺序。</w:delText>
          </w:r>
        </w:del>
      </w:ins>
      <w:ins w:id="873" w:author="像个男人一样" w:date="2018-03-21T02:31:00Z">
        <w:del w:id="874" w:author="像个男人一样" w:date="2018-03-22T11:59:00Z">
          <w:r>
            <w:rPr>
              <w:b/>
            </w:rPr>
            <w:delText>错误！未指定顺序。</w:delText>
          </w:r>
        </w:del>
      </w:ins>
      <w:ins w:id="875" w:author="像个男人一样" w:date="2018-03-21T02:30:00Z">
        <w:del w:id="876" w:author="像个男人一样" w:date="2018-03-22T11:59:00Z">
          <w:r>
            <w:rPr>
              <w:b/>
            </w:rPr>
            <w:delText>错误！未指定顺序。</w:delText>
          </w:r>
        </w:del>
      </w:ins>
      <w:ins w:id="877" w:author="像个男人一样" w:date="2018-03-21T02:29:00Z">
        <w:del w:id="878" w:author="像个男人一样" w:date="2018-03-22T11:59:00Z">
          <w:r>
            <w:rPr>
              <w:b/>
            </w:rPr>
            <w:delText>错误！未指定顺序。错误！未指定顺序。</w:delText>
          </w:r>
        </w:del>
      </w:ins>
      <w:ins w:id="879" w:author="像个男人一样" w:date="2018-03-21T02:26:00Z">
        <w:del w:id="880" w:author="像个男人一样" w:date="2018-03-22T11:59:00Z">
          <w:r>
            <w:rPr>
              <w:b/>
            </w:rPr>
            <w:delText>错误！未指定顺序。</w:delText>
          </w:r>
        </w:del>
      </w:ins>
      <w:ins w:id="881" w:author="像个男人一样" w:date="2018-03-21T02:25:00Z">
        <w:del w:id="882" w:author="像个男人一样" w:date="2018-03-22T11:59:00Z">
          <w:r>
            <w:rPr>
              <w:b/>
            </w:rPr>
            <w:delText>错误！未指定顺序。</w:delText>
          </w:r>
        </w:del>
      </w:ins>
      <w:ins w:id="883" w:author="像个男人一样" w:date="2018-03-21T02:24:00Z">
        <w:del w:id="884" w:author="像个男人一样" w:date="2018-03-22T11:59:00Z">
          <w:r>
            <w:rPr>
              <w:b/>
            </w:rPr>
            <w:delText>错误！未指定顺序。</w:delText>
          </w:r>
        </w:del>
      </w:ins>
      <w:ins w:id="885" w:author="像个男人一样" w:date="2018-03-21T02:23:00Z">
        <w:del w:id="886" w:author="像个男人一样" w:date="2018-03-22T11:59:00Z">
          <w:r>
            <w:rPr>
              <w:b/>
            </w:rPr>
            <w:delText>错误！未指定顺序。</w:delText>
          </w:r>
        </w:del>
      </w:ins>
      <w:ins w:id="887" w:author="像个男人一样" w:date="2018-03-21T02:22:00Z">
        <w:del w:id="888" w:author="像个男人一样" w:date="2018-03-22T11:59:00Z">
          <w:r>
            <w:rPr>
              <w:b/>
            </w:rPr>
            <w:delText>错误！未指定顺序。</w:delText>
          </w:r>
        </w:del>
      </w:ins>
      <w:ins w:id="889" w:author="像个男人一样" w:date="2018-03-21T02:17:00Z">
        <w:del w:id="890" w:author="像个男人一样" w:date="2018-03-22T11:59:00Z">
          <w:r>
            <w:rPr>
              <w:b/>
            </w:rPr>
            <w:delText>错误！未指定顺序。错误！未指定顺序。错误！未指定顺序。</w:delText>
          </w:r>
        </w:del>
      </w:ins>
      <w:ins w:id="891" w:author="像个男人一样" w:date="2018-03-21T02:15:00Z">
        <w:del w:id="892" w:author="像个男人一样" w:date="2018-03-22T11:59:00Z">
          <w:r>
            <w:rPr>
              <w:b/>
            </w:rPr>
            <w:delText>错误！未指定顺序。</w:delText>
          </w:r>
        </w:del>
      </w:ins>
      <w:ins w:id="893" w:author="像个男人一样" w:date="2018-03-21T02:14:00Z">
        <w:del w:id="894" w:author="像个男人一样" w:date="2018-03-22T11:59:00Z">
          <w:r>
            <w:rPr>
              <w:b/>
            </w:rPr>
            <w:delText>错误！未指定顺序。</w:delText>
          </w:r>
        </w:del>
      </w:ins>
      <w:ins w:id="895" w:author="像个男人一样" w:date="2018-03-21T02:13:00Z">
        <w:del w:id="896" w:author="像个男人一样" w:date="2018-03-22T11:59:00Z">
          <w:r>
            <w:rPr>
              <w:b/>
            </w:rPr>
            <w:delText>错误！未指定顺序。</w:delText>
          </w:r>
        </w:del>
      </w:ins>
      <w:ins w:id="897" w:author="像个男人一样" w:date="2018-03-21T02:12:00Z">
        <w:del w:id="898" w:author="像个男人一样" w:date="2018-03-22T11:59:00Z">
          <w:r>
            <w:rPr>
              <w:b/>
            </w:rPr>
            <w:delText>错误！未指定顺序。</w:delText>
          </w:r>
        </w:del>
      </w:ins>
      <w:ins w:id="899" w:author="像个男人一样" w:date="2018-03-21T02:02:00Z">
        <w:del w:id="900" w:author="像个男人一样" w:date="2018-03-22T11:59:00Z">
          <w:r>
            <w:rPr>
              <w:b/>
            </w:rPr>
            <w:delText>错误！未指定顺序。错误！未指定顺序。</w:delText>
          </w:r>
        </w:del>
      </w:ins>
      <w:ins w:id="901" w:author="像个男人一样" w:date="2018-03-21T02:01:00Z">
        <w:del w:id="902" w:author="像个男人一样" w:date="2018-03-22T11:59:00Z">
          <w:r>
            <w:rPr>
              <w:b/>
            </w:rPr>
            <w:delText>错误！未指定顺序。</w:delText>
          </w:r>
        </w:del>
      </w:ins>
      <w:ins w:id="903" w:author="像个男人一样" w:date="2018-03-21T02:00:00Z">
        <w:del w:id="904" w:author="像个男人一样" w:date="2018-03-22T11:59:00Z">
          <w:r>
            <w:rPr>
              <w:b/>
            </w:rPr>
            <w:delText>错误！未指定顺序。</w:delText>
          </w:r>
        </w:del>
      </w:ins>
      <w:ins w:id="905" w:author="像个男人一样" w:date="2018-03-21T01:59:00Z">
        <w:del w:id="906" w:author="像个男人一样" w:date="2018-03-22T11:59:00Z">
          <w:r>
            <w:rPr>
              <w:b/>
            </w:rPr>
            <w:delText>错误！未指定顺序。</w:delText>
          </w:r>
        </w:del>
      </w:ins>
      <w:ins w:id="907" w:author="像个男人一样" w:date="2018-03-21T01:58:00Z">
        <w:del w:id="908" w:author="像个男人一样" w:date="2018-03-22T11:59:00Z">
          <w:r>
            <w:rPr>
              <w:b/>
            </w:rPr>
            <w:delText>错误！未指定顺序。错误！未指定顺序。</w:delText>
          </w:r>
        </w:del>
      </w:ins>
      <w:ins w:id="909" w:author="像个男人一样" w:date="2018-03-21T01:57:00Z">
        <w:del w:id="910" w:author="像个男人一样" w:date="2018-03-22T11:59:00Z">
          <w:r>
            <w:rPr>
              <w:b/>
            </w:rPr>
            <w:delText>错误！未指定顺序。</w:delText>
          </w:r>
        </w:del>
      </w:ins>
      <w:ins w:id="911" w:author="像个男人一样" w:date="2018-03-21T01:48:00Z">
        <w:del w:id="912" w:author="像个男人一样" w:date="2018-03-22T11:59:00Z">
          <w:r>
            <w:rPr>
              <w:b/>
            </w:rPr>
            <w:delText>错误！未指定顺序。错误！未指定顺序。</w:delText>
          </w:r>
        </w:del>
      </w:ins>
      <w:ins w:id="913" w:author="像个男人一样" w:date="2018-03-21T01:47:00Z">
        <w:del w:id="914" w:author="像个男人一样" w:date="2018-03-22T11:59:00Z">
          <w:r>
            <w:rPr>
              <w:b/>
            </w:rPr>
            <w:delText>错误！未指定顺序。</w:delText>
          </w:r>
        </w:del>
      </w:ins>
      <w:ins w:id="915" w:author="像个男人一样" w:date="2018-03-21T01:46:00Z">
        <w:del w:id="916" w:author="像个男人一样" w:date="2018-03-22T11:59:00Z">
          <w:r>
            <w:rPr>
              <w:b/>
            </w:rPr>
            <w:delText>错误！未指定顺序。</w:delText>
          </w:r>
        </w:del>
      </w:ins>
      <w:ins w:id="917" w:author="像个男人一样" w:date="2018-03-21T01:45:00Z">
        <w:del w:id="918" w:author="像个男人一样" w:date="2018-03-22T11:59:00Z">
          <w:r>
            <w:rPr>
              <w:b/>
            </w:rPr>
            <w:delText>错误！未指定顺序。错误！未指定顺序。</w:delText>
          </w:r>
        </w:del>
      </w:ins>
      <w:ins w:id="919" w:author="像个男人一样" w:date="2018-03-21T01:43:00Z">
        <w:del w:id="920" w:author="像个男人一样" w:date="2018-03-22T11:59:00Z">
          <w:r>
            <w:rPr>
              <w:b/>
            </w:rPr>
            <w:delText>错误！未指定顺序。</w:delText>
          </w:r>
        </w:del>
      </w:ins>
      <w:ins w:id="921" w:author="像个男人一样" w:date="2018-03-21T01:42:00Z">
        <w:del w:id="922" w:author="像个男人一样" w:date="2018-03-22T11:59:00Z">
          <w:r>
            <w:rPr>
              <w:b/>
            </w:rPr>
            <w:delText>错误！未指定顺序。</w:delText>
          </w:r>
        </w:del>
      </w:ins>
      <w:ins w:id="923" w:author="像个男人一样" w:date="2018-03-21T01:40:00Z">
        <w:del w:id="924" w:author="像个男人一样" w:date="2018-03-22T11:59:00Z">
          <w:r>
            <w:rPr>
              <w:b/>
            </w:rPr>
            <w:delText>错误！未指定顺序。错误！未指定顺序。</w:delText>
          </w:r>
        </w:del>
      </w:ins>
      <w:ins w:id="925" w:author="像个男人一样" w:date="2018-03-21T01:39:00Z">
        <w:del w:id="926" w:author="像个男人一样" w:date="2018-03-22T11:59:00Z">
          <w:r>
            <w:rPr>
              <w:b/>
            </w:rPr>
            <w:delText>错误！未指定顺序。</w:delText>
          </w:r>
        </w:del>
      </w:ins>
      <w:ins w:id="927" w:author="像个男人一样" w:date="2018-03-21T01:38:00Z">
        <w:del w:id="928" w:author="像个男人一样" w:date="2018-03-22T11:59:00Z">
          <w:r>
            <w:rPr>
              <w:b/>
            </w:rPr>
            <w:delText>错误！未指定顺序。</w:delText>
          </w:r>
        </w:del>
      </w:ins>
      <w:ins w:id="929" w:author="像个男人一样" w:date="2018-03-21T01:37:00Z">
        <w:del w:id="930" w:author="像个男人一样" w:date="2018-03-22T11:59:00Z">
          <w:r>
            <w:rPr>
              <w:b/>
            </w:rPr>
            <w:delText>错误！未指定顺序。</w:delText>
          </w:r>
        </w:del>
      </w:ins>
      <w:ins w:id="931" w:author="像个男人一样" w:date="2018-03-21T01:36:00Z">
        <w:del w:id="932" w:author="像个男人一样" w:date="2018-03-22T11:59:00Z">
          <w:r>
            <w:rPr>
              <w:b/>
            </w:rPr>
            <w:delText>错误！未指定顺序。</w:delText>
          </w:r>
        </w:del>
      </w:ins>
      <w:ins w:id="933" w:author="像个男人一样" w:date="2018-03-21T01:35:00Z">
        <w:del w:id="934" w:author="像个男人一样" w:date="2018-03-22T11:59:00Z">
          <w:r>
            <w:rPr>
              <w:b/>
            </w:rPr>
            <w:delText>错误！未指定顺序。</w:delText>
          </w:r>
        </w:del>
      </w:ins>
      <w:ins w:id="935" w:author="像个男人一样" w:date="2018-03-21T01:34:00Z">
        <w:del w:id="936" w:author="像个男人一样" w:date="2018-03-22T11:59:00Z">
          <w:r>
            <w:rPr>
              <w:b/>
            </w:rPr>
            <w:delText>错误！未指定顺序。</w:delText>
          </w:r>
        </w:del>
      </w:ins>
      <w:ins w:id="937" w:author="像个男人一样" w:date="2018-03-21T01:27:00Z">
        <w:del w:id="938" w:author="像个男人一样" w:date="2018-03-22T11:59:00Z">
          <w:r>
            <w:rPr>
              <w:b/>
            </w:rPr>
            <w:delText>错误！未指定顺序。</w:delText>
          </w:r>
        </w:del>
      </w:ins>
      <w:ins w:id="939" w:author="像个男人一样" w:date="2018-03-21T01:18:00Z">
        <w:del w:id="940" w:author="像个男人一样" w:date="2018-03-22T11:59:00Z">
          <w:r>
            <w:rPr>
              <w:b/>
            </w:rPr>
            <w:delText>错误！未指定顺序。</w:delText>
          </w:r>
        </w:del>
      </w:ins>
      <w:ins w:id="941" w:author="像个男人一样" w:date="2018-03-21T01:09:00Z">
        <w:del w:id="942" w:author="像个男人一样" w:date="2018-03-22T11:59:00Z">
          <w:r>
            <w:rPr>
              <w:b/>
            </w:rPr>
            <w:delText>错误！未指定顺序。</w:delText>
          </w:r>
        </w:del>
      </w:ins>
      <w:ins w:id="943" w:author="像个男人一样" w:date="2018-03-21T01:08:00Z">
        <w:del w:id="944" w:author="像个男人一样" w:date="2018-03-22T11:59:00Z">
          <w:r>
            <w:rPr>
              <w:b/>
            </w:rPr>
            <w:delText>错误！未指定顺序。</w:delText>
          </w:r>
        </w:del>
      </w:ins>
      <w:del w:id="945" w:author="像个男人一样" w:date="2018-03-22T11:59:00Z">
        <w:r>
          <w:delText>1</w:delText>
        </w:r>
        <w:r>
          <w:fldChar w:fldCharType="end"/>
        </w:r>
      </w:del>
      <w:del w:id="946" w:author="像个男人一样" w:date="2018-03-21T01:18:00Z">
        <w:r>
          <w:delText xml:space="preserve"> Working principle of a capacitive accelerometer(Andrea Nisticò)</w:delText>
        </w:r>
        <w:bookmarkEnd w:id="861"/>
      </w:del>
    </w:p>
    <w:p w:rsidR="0087014B" w:rsidRDefault="00D5184D">
      <w:pPr>
        <w:pStyle w:val="Caption"/>
        <w:jc w:val="center"/>
        <w:rPr>
          <w:ins w:id="947" w:author="像个男人一样" w:date="2018-03-21T01:18:00Z"/>
        </w:rPr>
        <w:pPrChange w:id="948" w:author="jie sun" w:date="2018-04-16T21:32:00Z">
          <w:pPr/>
        </w:pPrChange>
      </w:pPr>
      <w:del w:id="949" w:author="像个男人一样" w:date="2018-03-22T11:59:00Z">
        <w:r>
          <w:rPr>
            <w:noProof/>
          </w:rPr>
          <w:drawing>
            <wp:inline distT="0" distB="0" distL="0" distR="0">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3496016" cy="2012242"/>
                      </a:xfrm>
                      <a:prstGeom prst="rect">
                        <a:avLst/>
                      </a:prstGeom>
                    </pic:spPr>
                  </pic:pic>
                </a:graphicData>
              </a:graphic>
            </wp:inline>
          </w:drawing>
        </w:r>
      </w:del>
      <w:ins w:id="950" w:author="像个男人一样" w:date="2018-03-22T11:59:00Z">
        <w:r>
          <w:rPr>
            <w:noProof/>
          </w:rPr>
          <w:drawing>
            <wp:inline distT="0" distB="0" distL="0" distR="0">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10"/>
                      <a:stretch>
                        <a:fillRect/>
                      </a:stretch>
                    </pic:blipFill>
                    <pic:spPr>
                      <a:xfrm>
                        <a:off x="0" y="0"/>
                        <a:ext cx="3496016" cy="2012242"/>
                      </a:xfrm>
                      <a:prstGeom prst="rect">
                        <a:avLst/>
                      </a:prstGeom>
                    </pic:spPr>
                  </pic:pic>
                </a:graphicData>
              </a:graphic>
            </wp:inline>
          </w:drawing>
        </w:r>
      </w:ins>
    </w:p>
    <w:p w:rsidR="0087014B" w:rsidRDefault="00D5184D">
      <w:pPr>
        <w:pStyle w:val="Caption"/>
        <w:jc w:val="center"/>
        <w:rPr>
          <w:del w:id="951" w:author="像个男人一样" w:date="2018-03-22T12:02:00Z"/>
        </w:rPr>
        <w:pPrChange w:id="952" w:author="jie sun" w:date="2018-04-16T21:32:00Z">
          <w:pPr/>
        </w:pPrChange>
      </w:pPr>
      <w:bookmarkStart w:id="953" w:name="_Toc517801871"/>
      <w:ins w:id="954" w:author="像个男人一样" w:date="2018-03-21T01:35:00Z">
        <w:r>
          <w:t xml:space="preserve">Figure </w:t>
        </w:r>
      </w:ins>
      <w:ins w:id="955" w:author="JIE  SUN" w:date="2018-06-21T13:36:00Z">
        <w:r w:rsidR="00A64E7B">
          <w:rPr>
            <w:iCs w:val="0"/>
          </w:rPr>
          <w:fldChar w:fldCharType="begin"/>
        </w:r>
        <w:r w:rsidR="00A64E7B">
          <w:instrText xml:space="preserve"> STYLEREF 1 \s </w:instrText>
        </w:r>
      </w:ins>
      <w:r w:rsidR="00A64E7B">
        <w:rPr>
          <w:iCs w:val="0"/>
        </w:rPr>
        <w:fldChar w:fldCharType="separate"/>
      </w:r>
      <w:r w:rsidR="00A64E7B">
        <w:rPr>
          <w:noProof/>
        </w:rPr>
        <w:t>2</w:t>
      </w:r>
      <w:ins w:id="956"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ins w:id="957" w:author="JIE  SUN" w:date="2018-06-21T13:36:00Z">
        <w:r w:rsidR="00A64E7B">
          <w:rPr>
            <w:noProof/>
          </w:rPr>
          <w:t>1</w:t>
        </w:r>
        <w:r w:rsidR="00A64E7B">
          <w:rPr>
            <w:iCs w:val="0"/>
          </w:rPr>
          <w:fldChar w:fldCharType="end"/>
        </w:r>
      </w:ins>
      <w:ins w:id="958" w:author="jie sun" w:date="2018-04-19T13:00:00Z">
        <w:del w:id="959" w:author="JIE  SUN" w:date="2018-06-21T13:34:00Z">
          <w:r w:rsidR="00083FE7" w:rsidDel="00A64E7B">
            <w:rPr>
              <w:iCs w:val="0"/>
            </w:rPr>
            <w:fldChar w:fldCharType="begin"/>
          </w:r>
          <w:r w:rsidR="00083FE7" w:rsidDel="00A64E7B">
            <w:delInstrText xml:space="preserve"> STYLEREF 1 \s </w:delInstrText>
          </w:r>
        </w:del>
      </w:ins>
      <w:del w:id="960" w:author="JIE  SUN" w:date="2018-06-21T13:34:00Z">
        <w:r w:rsidR="00083FE7" w:rsidDel="00A64E7B">
          <w:rPr>
            <w:iCs w:val="0"/>
          </w:rPr>
          <w:fldChar w:fldCharType="separate"/>
        </w:r>
        <w:r w:rsidR="00083FE7" w:rsidDel="00A64E7B">
          <w:rPr>
            <w:noProof/>
          </w:rPr>
          <w:delText>2</w:delText>
        </w:r>
      </w:del>
      <w:ins w:id="961" w:author="jie sun" w:date="2018-04-19T13:00:00Z">
        <w:del w:id="962"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963" w:author="JIE  SUN" w:date="2018-06-21T13:34:00Z">
        <w:r w:rsidR="00083FE7" w:rsidDel="00A64E7B">
          <w:rPr>
            <w:iCs w:val="0"/>
          </w:rPr>
          <w:fldChar w:fldCharType="separate"/>
        </w:r>
      </w:del>
      <w:ins w:id="964" w:author="jie sun" w:date="2018-04-19T13:00:00Z">
        <w:del w:id="965" w:author="JIE  SUN" w:date="2018-06-21T13:34:00Z">
          <w:r w:rsidR="00083FE7" w:rsidDel="00A64E7B">
            <w:rPr>
              <w:noProof/>
            </w:rPr>
            <w:delText>1</w:delText>
          </w:r>
          <w:r w:rsidR="00083FE7" w:rsidDel="00A64E7B">
            <w:rPr>
              <w:iCs w:val="0"/>
            </w:rPr>
            <w:fldChar w:fldCharType="end"/>
          </w:r>
        </w:del>
      </w:ins>
      <w:ins w:id="966" w:author="像个男人一样" w:date="2018-03-21T01:35:00Z">
        <w:del w:id="96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968" w:author="像个男人一样" w:date="2018-03-22T11:51:00Z">
        <w:del w:id="969" w:author="jie sun" w:date="2018-04-10T21:45:00Z">
          <w:r w:rsidDel="00454521">
            <w:delText>1</w:delText>
          </w:r>
        </w:del>
      </w:ins>
      <w:ins w:id="970" w:author="像个男人一样" w:date="2018-03-21T01:35:00Z">
        <w:del w:id="971" w:author="jie sun" w:date="2018-04-10T21:45:00Z">
          <w:r w:rsidDel="00454521">
            <w:fldChar w:fldCharType="end"/>
          </w:r>
        </w:del>
        <w:bookmarkStart w:id="972" w:name="_Toc10475"/>
        <w:bookmarkStart w:id="973" w:name="_Toc6148"/>
        <w:bookmarkStart w:id="974" w:name="_Toc12906"/>
        <w:bookmarkStart w:id="975" w:name="_Toc19892"/>
        <w:bookmarkStart w:id="976" w:name="_Toc15089"/>
        <w:bookmarkStart w:id="977" w:name="_Toc21004"/>
        <w:bookmarkStart w:id="978" w:name="_Toc11334"/>
        <w:bookmarkStart w:id="979" w:name="_Toc6172"/>
        <w:bookmarkStart w:id="980" w:name="_Toc1852"/>
        <w:bookmarkStart w:id="981" w:name="_Toc5921"/>
        <w:bookmarkStart w:id="982" w:name="_Toc27397"/>
        <w:bookmarkStart w:id="983" w:name="_Toc18937"/>
        <w:bookmarkStart w:id="984" w:name="_Toc3005"/>
        <w:bookmarkStart w:id="985" w:name="_Toc5828"/>
        <w:bookmarkStart w:id="986" w:name="_Toc4929"/>
        <w:bookmarkStart w:id="987" w:name="_Toc2448"/>
        <w:bookmarkStart w:id="988" w:name="_Toc27128"/>
        <w:bookmarkStart w:id="989" w:name="_Toc11540"/>
        <w:bookmarkStart w:id="990" w:name="_Toc1308"/>
        <w:bookmarkStart w:id="991" w:name="_Toc5603"/>
        <w:bookmarkStart w:id="992" w:name="_Toc29467"/>
        <w:bookmarkStart w:id="993" w:name="_Toc16468"/>
        <w:bookmarkStart w:id="994" w:name="_Toc27146"/>
        <w:bookmarkStart w:id="995" w:name="_Toc13310"/>
        <w:bookmarkStart w:id="996" w:name="_Toc691"/>
        <w:bookmarkStart w:id="997" w:name="_Toc6496"/>
        <w:bookmarkStart w:id="998" w:name="_Toc27117"/>
        <w:r>
          <w:rPr>
            <w:rFonts w:hint="eastAsia"/>
          </w:rPr>
          <w:t>:</w:t>
        </w:r>
      </w:ins>
      <w:ins w:id="999" w:author="JIE  SUN" w:date="2018-06-25T15:59:00Z">
        <w:r w:rsidR="004720C7">
          <w:t xml:space="preserve"> </w:t>
        </w:r>
      </w:ins>
      <w:ins w:id="1000" w:author="像个男人一样" w:date="2018-03-21T01:35:00Z">
        <w:r>
          <w:rPr>
            <w:rFonts w:hint="eastAsia"/>
          </w:rPr>
          <w:t xml:space="preserve">Working </w:t>
        </w:r>
      </w:ins>
      <w:ins w:id="1001" w:author="jie sun" w:date="2018-04-16T22:25:00Z">
        <w:r w:rsidR="002B4584">
          <w:t>P</w:t>
        </w:r>
      </w:ins>
      <w:ins w:id="1002" w:author="像个男人一样" w:date="2018-03-21T01:35:00Z">
        <w:del w:id="1003" w:author="jie sun" w:date="2018-04-16T22:25:00Z">
          <w:r w:rsidDel="002B4584">
            <w:rPr>
              <w:rFonts w:hint="eastAsia"/>
            </w:rPr>
            <w:delText>p</w:delText>
          </w:r>
        </w:del>
        <w:r>
          <w:rPr>
            <w:rFonts w:hint="eastAsia"/>
          </w:rPr>
          <w:t xml:space="preserve">rinciple </w:t>
        </w:r>
      </w:ins>
      <w:ins w:id="1004" w:author="jie sun" w:date="2018-04-16T22:25:00Z">
        <w:r w:rsidR="002B4584">
          <w:t>O</w:t>
        </w:r>
      </w:ins>
      <w:ins w:id="1005" w:author="像个男人一样" w:date="2018-03-21T01:35:00Z">
        <w:del w:id="1006" w:author="jie sun" w:date="2018-04-16T22:25:00Z">
          <w:r w:rsidDel="002B4584">
            <w:rPr>
              <w:rFonts w:hint="eastAsia"/>
            </w:rPr>
            <w:delText>o</w:delText>
          </w:r>
        </w:del>
        <w:r>
          <w:rPr>
            <w:rFonts w:hint="eastAsia"/>
          </w:rPr>
          <w:t xml:space="preserve">f </w:t>
        </w:r>
      </w:ins>
      <w:ins w:id="1007" w:author="jie sun" w:date="2018-04-16T22:25:00Z">
        <w:r w:rsidR="002B4584">
          <w:t>A</w:t>
        </w:r>
      </w:ins>
      <w:ins w:id="1008" w:author="像个男人一样" w:date="2018-03-21T01:35:00Z">
        <w:del w:id="1009" w:author="jie sun" w:date="2018-04-16T22:25:00Z">
          <w:r w:rsidDel="002B4584">
            <w:rPr>
              <w:rFonts w:hint="eastAsia"/>
            </w:rPr>
            <w:delText>a</w:delText>
          </w:r>
        </w:del>
      </w:ins>
      <w:ins w:id="1010" w:author="像个男人一样" w:date="2018-03-22T12:00:00Z">
        <w:r>
          <w:rPr>
            <w:rFonts w:hint="eastAsia"/>
            <w:lang w:val="en-US"/>
          </w:rPr>
          <w:t xml:space="preserve"> </w:t>
        </w:r>
      </w:ins>
      <w:ins w:id="1011" w:author="jie sun" w:date="2018-04-16T22:25:00Z">
        <w:r w:rsidR="002B4584">
          <w:rPr>
            <w:lang w:val="en-US"/>
          </w:rPr>
          <w:t>C</w:t>
        </w:r>
      </w:ins>
      <w:ins w:id="1012" w:author="像个男人一样" w:date="2018-03-22T12:00:00Z">
        <w:del w:id="1013" w:author="jie sun" w:date="2018-04-16T22:25:00Z">
          <w:r w:rsidDel="002B4584">
            <w:rPr>
              <w:rFonts w:hint="eastAsia"/>
              <w:lang w:val="en-US"/>
            </w:rPr>
            <w:delText>c</w:delText>
          </w:r>
        </w:del>
        <w:r>
          <w:rPr>
            <w:rFonts w:hint="eastAsia"/>
            <w:lang w:val="en-US"/>
          </w:rPr>
          <w:t xml:space="preserve">apacitive </w:t>
        </w:r>
      </w:ins>
      <w:ins w:id="1014" w:author="jie sun" w:date="2018-04-16T22:25:00Z">
        <w:r w:rsidR="002B4584">
          <w:t>A</w:t>
        </w:r>
      </w:ins>
      <w:ins w:id="1015" w:author="像个男人一样" w:date="2018-03-21T01:35:00Z">
        <w:del w:id="1016" w:author="jie sun" w:date="2018-04-16T22:25:00Z">
          <w:r w:rsidDel="002B4584">
            <w:rPr>
              <w:rFonts w:hint="eastAsia"/>
            </w:rPr>
            <w:delText>a</w:delText>
          </w:r>
        </w:del>
        <w:r>
          <w:rPr>
            <w:rFonts w:hint="eastAsia"/>
          </w:rPr>
          <w:t>ccelerometer</w:t>
        </w:r>
      </w:ins>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ins w:id="1017" w:author="jie sun" w:date="2018-04-08T15:39:00Z">
        <w:r w:rsidR="00DA0F8B">
          <w:t xml:space="preserve">. </w:t>
        </w:r>
      </w:ins>
      <w:customXmlInsRangeStart w:id="1018" w:author="jie sun" w:date="2018-04-08T15:39:00Z"/>
      <w:sdt>
        <w:sdtPr>
          <w:rPr>
            <w:iCs w:val="0"/>
          </w:rPr>
          <w:id w:val="-344016397"/>
          <w:citation/>
        </w:sdtPr>
        <w:sdtContent>
          <w:customXmlInsRangeEnd w:id="1018"/>
          <w:ins w:id="1019" w:author="jie sun" w:date="2018-04-08T15:39:00Z">
            <w:r w:rsidR="00DA0F8B">
              <w:rPr>
                <w:iCs w:val="0"/>
              </w:rPr>
              <w:fldChar w:fldCharType="begin"/>
            </w:r>
            <w:r w:rsidR="00DA0F8B">
              <w:instrText xml:space="preserve"> </w:instrText>
            </w:r>
            <w:r w:rsidR="00DA0F8B">
              <w:rPr>
                <w:rFonts w:hint="eastAsia"/>
              </w:rPr>
              <w:instrText>CITATION And \l 2052</w:instrText>
            </w:r>
            <w:r w:rsidR="00DA0F8B">
              <w:instrText xml:space="preserve"> </w:instrText>
            </w:r>
          </w:ins>
          <w:r w:rsidR="00DA0F8B">
            <w:rPr>
              <w:iCs w:val="0"/>
            </w:rPr>
            <w:fldChar w:fldCharType="separate"/>
          </w:r>
          <w:r w:rsidR="006116D1">
            <w:rPr>
              <w:noProof/>
            </w:rPr>
            <w:t>(Nisticò, 2013)</w:t>
          </w:r>
          <w:ins w:id="1020" w:author="jie sun" w:date="2018-04-08T15:39:00Z">
            <w:r w:rsidR="00DA0F8B">
              <w:rPr>
                <w:iCs w:val="0"/>
              </w:rPr>
              <w:fldChar w:fldCharType="end"/>
            </w:r>
          </w:ins>
          <w:customXmlInsRangeStart w:id="1021" w:author="jie sun" w:date="2018-04-08T15:39:00Z"/>
        </w:sdtContent>
      </w:sdt>
      <w:customXmlInsRangeEnd w:id="1021"/>
      <w:bookmarkEnd w:id="953"/>
    </w:p>
    <w:p w:rsidR="0087014B" w:rsidRDefault="00D5184D">
      <w:pPr>
        <w:pStyle w:val="Caption"/>
        <w:jc w:val="center"/>
        <w:pPrChange w:id="1022" w:author="jie sun" w:date="2018-04-16T21:32:00Z">
          <w:pPr>
            <w:pStyle w:val="Subtitle"/>
          </w:pPr>
        </w:pPrChange>
      </w:pPr>
      <w:bookmarkStart w:id="1023" w:name="_Toc505290348"/>
      <w:del w:id="1024" w:author="像个男人一样" w:date="2018-03-22T12:02:00Z">
        <w:r>
          <w:delText xml:space="preserve">Figure 2. </w:delText>
        </w:r>
        <w:r>
          <w:fldChar w:fldCharType="begin"/>
        </w:r>
        <w:r>
          <w:delInstrText xml:space="preserve"> SEQ Figure_2. \* ARABIC </w:delInstrText>
        </w:r>
        <w:r>
          <w:fldChar w:fldCharType="separate"/>
        </w:r>
      </w:del>
      <w:ins w:id="1025" w:author="像个男人一样" w:date="2018-03-22T11:51:00Z">
        <w:del w:id="1026" w:author="像个男人一样" w:date="2018-03-22T12:02:00Z">
          <w:r>
            <w:rPr>
              <w:b/>
            </w:rPr>
            <w:delText>错误！未指定顺序。</w:delText>
          </w:r>
        </w:del>
      </w:ins>
      <w:ins w:id="1027" w:author="像个男人一样" w:date="2018-03-21T23:39:00Z">
        <w:del w:id="1028" w:author="像个男人一样" w:date="2018-03-22T12:02:00Z">
          <w:r>
            <w:rPr>
              <w:b/>
            </w:rPr>
            <w:delText>错误！未指定顺序。</w:delText>
          </w:r>
        </w:del>
      </w:ins>
      <w:ins w:id="1029" w:author="像个男人一样" w:date="2018-03-21T23:10:00Z">
        <w:del w:id="1030" w:author="像个男人一样" w:date="2018-03-22T12:02:00Z">
          <w:r>
            <w:rPr>
              <w:b/>
            </w:rPr>
            <w:delText>错误！未指定顺序。</w:delText>
          </w:r>
        </w:del>
      </w:ins>
      <w:ins w:id="1031" w:author="像个男人一样" w:date="2018-03-21T23:08:00Z">
        <w:del w:id="1032" w:author="像个男人一样" w:date="2018-03-22T12:02:00Z">
          <w:r>
            <w:rPr>
              <w:b/>
            </w:rPr>
            <w:delText>错误！未指定顺序。</w:delText>
          </w:r>
        </w:del>
      </w:ins>
      <w:ins w:id="1033" w:author="像个男人一样" w:date="2018-03-21T02:33:00Z">
        <w:del w:id="1034" w:author="像个男人一样" w:date="2018-03-22T12:02:00Z">
          <w:r>
            <w:rPr>
              <w:b/>
            </w:rPr>
            <w:delText>错误！未指定顺序。错误！未指定顺序。</w:delText>
          </w:r>
        </w:del>
      </w:ins>
      <w:ins w:id="1035" w:author="像个男人一样" w:date="2018-03-21T02:31:00Z">
        <w:del w:id="1036" w:author="像个男人一样" w:date="2018-03-22T12:02:00Z">
          <w:r>
            <w:rPr>
              <w:b/>
            </w:rPr>
            <w:delText>错误！未指定顺序。</w:delText>
          </w:r>
        </w:del>
      </w:ins>
      <w:ins w:id="1037" w:author="像个男人一样" w:date="2018-03-21T02:30:00Z">
        <w:del w:id="1038" w:author="像个男人一样" w:date="2018-03-22T12:02:00Z">
          <w:r>
            <w:rPr>
              <w:b/>
            </w:rPr>
            <w:delText>错误！未指定顺序。</w:delText>
          </w:r>
        </w:del>
      </w:ins>
      <w:ins w:id="1039" w:author="像个男人一样" w:date="2018-03-21T02:29:00Z">
        <w:del w:id="1040" w:author="像个男人一样" w:date="2018-03-22T12:02:00Z">
          <w:r>
            <w:rPr>
              <w:b/>
            </w:rPr>
            <w:delText>错误！未指定顺序。错误！未指定顺序。</w:delText>
          </w:r>
        </w:del>
      </w:ins>
      <w:ins w:id="1041" w:author="像个男人一样" w:date="2018-03-21T02:26:00Z">
        <w:del w:id="1042" w:author="像个男人一样" w:date="2018-03-22T12:02:00Z">
          <w:r>
            <w:rPr>
              <w:b/>
            </w:rPr>
            <w:delText>错误！未指定顺序。</w:delText>
          </w:r>
        </w:del>
      </w:ins>
      <w:ins w:id="1043" w:author="像个男人一样" w:date="2018-03-21T02:25:00Z">
        <w:del w:id="1044" w:author="像个男人一样" w:date="2018-03-22T12:02:00Z">
          <w:r>
            <w:rPr>
              <w:b/>
            </w:rPr>
            <w:delText>错误！未指定顺序。</w:delText>
          </w:r>
        </w:del>
      </w:ins>
      <w:ins w:id="1045" w:author="像个男人一样" w:date="2018-03-21T02:24:00Z">
        <w:del w:id="1046" w:author="像个男人一样" w:date="2018-03-22T12:02:00Z">
          <w:r>
            <w:rPr>
              <w:b/>
            </w:rPr>
            <w:delText>错误！未指定顺序。</w:delText>
          </w:r>
        </w:del>
      </w:ins>
      <w:ins w:id="1047" w:author="像个男人一样" w:date="2018-03-21T02:23:00Z">
        <w:del w:id="1048" w:author="像个男人一样" w:date="2018-03-22T12:02:00Z">
          <w:r>
            <w:rPr>
              <w:b/>
            </w:rPr>
            <w:delText>错误！未指定顺序。</w:delText>
          </w:r>
        </w:del>
      </w:ins>
      <w:ins w:id="1049" w:author="像个男人一样" w:date="2018-03-21T02:22:00Z">
        <w:del w:id="1050" w:author="像个男人一样" w:date="2018-03-22T12:02:00Z">
          <w:r>
            <w:rPr>
              <w:b/>
            </w:rPr>
            <w:delText>错误！未指定顺序。</w:delText>
          </w:r>
        </w:del>
      </w:ins>
      <w:ins w:id="1051" w:author="像个男人一样" w:date="2018-03-21T02:17:00Z">
        <w:del w:id="1052" w:author="像个男人一样" w:date="2018-03-22T12:02:00Z">
          <w:r>
            <w:rPr>
              <w:b/>
            </w:rPr>
            <w:delText>错误！未指定顺序。错误！未指定顺序。错误！未指定顺序。</w:delText>
          </w:r>
        </w:del>
      </w:ins>
      <w:ins w:id="1053" w:author="像个男人一样" w:date="2018-03-21T02:15:00Z">
        <w:del w:id="1054" w:author="像个男人一样" w:date="2018-03-22T12:02:00Z">
          <w:r>
            <w:rPr>
              <w:b/>
            </w:rPr>
            <w:delText>错误！未指定顺序。</w:delText>
          </w:r>
        </w:del>
      </w:ins>
      <w:ins w:id="1055" w:author="像个男人一样" w:date="2018-03-21T02:14:00Z">
        <w:del w:id="1056" w:author="像个男人一样" w:date="2018-03-22T12:02:00Z">
          <w:r>
            <w:rPr>
              <w:b/>
            </w:rPr>
            <w:delText>错误！未指定顺序。</w:delText>
          </w:r>
        </w:del>
      </w:ins>
      <w:ins w:id="1057" w:author="像个男人一样" w:date="2018-03-21T02:13:00Z">
        <w:del w:id="1058" w:author="像个男人一样" w:date="2018-03-22T12:02:00Z">
          <w:r>
            <w:rPr>
              <w:b/>
            </w:rPr>
            <w:delText>错误！未指定顺序。</w:delText>
          </w:r>
        </w:del>
      </w:ins>
      <w:ins w:id="1059" w:author="像个男人一样" w:date="2018-03-21T02:12:00Z">
        <w:del w:id="1060" w:author="像个男人一样" w:date="2018-03-22T12:02:00Z">
          <w:r>
            <w:rPr>
              <w:b/>
            </w:rPr>
            <w:delText>错误！未指定顺序。</w:delText>
          </w:r>
        </w:del>
      </w:ins>
      <w:ins w:id="1061" w:author="像个男人一样" w:date="2018-03-21T02:02:00Z">
        <w:del w:id="1062" w:author="像个男人一样" w:date="2018-03-22T12:02:00Z">
          <w:r>
            <w:rPr>
              <w:b/>
            </w:rPr>
            <w:delText>错误！未指定顺序。错误！未指定顺序。</w:delText>
          </w:r>
        </w:del>
      </w:ins>
      <w:ins w:id="1063" w:author="像个男人一样" w:date="2018-03-21T02:01:00Z">
        <w:del w:id="1064" w:author="像个男人一样" w:date="2018-03-22T12:02:00Z">
          <w:r>
            <w:rPr>
              <w:b/>
            </w:rPr>
            <w:delText>错误！未指定顺序。</w:delText>
          </w:r>
        </w:del>
      </w:ins>
      <w:ins w:id="1065" w:author="像个男人一样" w:date="2018-03-21T02:00:00Z">
        <w:del w:id="1066" w:author="像个男人一样" w:date="2018-03-22T12:02:00Z">
          <w:r>
            <w:rPr>
              <w:b/>
            </w:rPr>
            <w:delText>错误！未指定顺序。</w:delText>
          </w:r>
        </w:del>
      </w:ins>
      <w:ins w:id="1067" w:author="像个男人一样" w:date="2018-03-21T01:59:00Z">
        <w:del w:id="1068" w:author="像个男人一样" w:date="2018-03-22T12:02:00Z">
          <w:r>
            <w:rPr>
              <w:b/>
            </w:rPr>
            <w:delText>错误！未指定顺序。</w:delText>
          </w:r>
        </w:del>
      </w:ins>
      <w:ins w:id="1069" w:author="像个男人一样" w:date="2018-03-21T01:58:00Z">
        <w:del w:id="1070" w:author="像个男人一样" w:date="2018-03-22T12:02:00Z">
          <w:r>
            <w:rPr>
              <w:b/>
            </w:rPr>
            <w:delText>错误！未指定顺序。错误！未指定顺序。</w:delText>
          </w:r>
        </w:del>
      </w:ins>
      <w:ins w:id="1071" w:author="像个男人一样" w:date="2018-03-21T01:57:00Z">
        <w:del w:id="1072" w:author="像个男人一样" w:date="2018-03-22T12:02:00Z">
          <w:r>
            <w:rPr>
              <w:b/>
            </w:rPr>
            <w:delText>错误！未指定顺序。</w:delText>
          </w:r>
        </w:del>
      </w:ins>
      <w:ins w:id="1073" w:author="像个男人一样" w:date="2018-03-21T01:48:00Z">
        <w:del w:id="1074" w:author="像个男人一样" w:date="2018-03-22T12:02:00Z">
          <w:r>
            <w:rPr>
              <w:b/>
            </w:rPr>
            <w:delText>错误！未指定顺序。错误！未指定顺序。</w:delText>
          </w:r>
        </w:del>
      </w:ins>
      <w:ins w:id="1075" w:author="像个男人一样" w:date="2018-03-21T01:47:00Z">
        <w:del w:id="1076" w:author="像个男人一样" w:date="2018-03-22T12:02:00Z">
          <w:r>
            <w:rPr>
              <w:b/>
            </w:rPr>
            <w:delText>错误！未指定顺序。</w:delText>
          </w:r>
        </w:del>
      </w:ins>
      <w:ins w:id="1077" w:author="像个男人一样" w:date="2018-03-21T01:46:00Z">
        <w:del w:id="1078" w:author="像个男人一样" w:date="2018-03-22T12:02:00Z">
          <w:r>
            <w:rPr>
              <w:b/>
            </w:rPr>
            <w:delText>错误！未指定顺序。</w:delText>
          </w:r>
        </w:del>
      </w:ins>
      <w:ins w:id="1079" w:author="像个男人一样" w:date="2018-03-21T01:45:00Z">
        <w:del w:id="1080" w:author="像个男人一样" w:date="2018-03-22T12:02:00Z">
          <w:r>
            <w:rPr>
              <w:b/>
            </w:rPr>
            <w:delText>错误！未指定顺序。错误！未指定顺序。</w:delText>
          </w:r>
        </w:del>
      </w:ins>
      <w:ins w:id="1081" w:author="像个男人一样" w:date="2018-03-21T01:43:00Z">
        <w:del w:id="1082" w:author="像个男人一样" w:date="2018-03-22T12:02:00Z">
          <w:r>
            <w:rPr>
              <w:b/>
            </w:rPr>
            <w:delText>错误！未指定顺序。</w:delText>
          </w:r>
        </w:del>
      </w:ins>
      <w:ins w:id="1083" w:author="像个男人一样" w:date="2018-03-21T01:42:00Z">
        <w:del w:id="1084" w:author="像个男人一样" w:date="2018-03-22T12:02:00Z">
          <w:r>
            <w:rPr>
              <w:b/>
            </w:rPr>
            <w:delText>错误！未指定顺序。</w:delText>
          </w:r>
        </w:del>
      </w:ins>
      <w:ins w:id="1085" w:author="像个男人一样" w:date="2018-03-21T01:40:00Z">
        <w:del w:id="1086" w:author="像个男人一样" w:date="2018-03-22T12:02:00Z">
          <w:r>
            <w:rPr>
              <w:b/>
            </w:rPr>
            <w:delText>错误！未指定顺序。错误！未指定顺序。</w:delText>
          </w:r>
        </w:del>
      </w:ins>
      <w:ins w:id="1087" w:author="像个男人一样" w:date="2018-03-21T01:39:00Z">
        <w:del w:id="1088" w:author="像个男人一样" w:date="2018-03-22T12:02:00Z">
          <w:r>
            <w:rPr>
              <w:b/>
            </w:rPr>
            <w:delText>错误！未指定顺序。</w:delText>
          </w:r>
        </w:del>
      </w:ins>
      <w:ins w:id="1089" w:author="像个男人一样" w:date="2018-03-21T01:38:00Z">
        <w:del w:id="1090" w:author="像个男人一样" w:date="2018-03-22T12:02:00Z">
          <w:r>
            <w:rPr>
              <w:b/>
            </w:rPr>
            <w:delText>错误！未指定顺序。</w:delText>
          </w:r>
        </w:del>
      </w:ins>
      <w:ins w:id="1091" w:author="像个男人一样" w:date="2018-03-21T01:37:00Z">
        <w:del w:id="1092" w:author="像个男人一样" w:date="2018-03-22T12:02:00Z">
          <w:r>
            <w:rPr>
              <w:b/>
            </w:rPr>
            <w:delText>错误！未指定顺序。</w:delText>
          </w:r>
        </w:del>
      </w:ins>
      <w:ins w:id="1093" w:author="像个男人一样" w:date="2018-03-21T01:36:00Z">
        <w:del w:id="1094" w:author="像个男人一样" w:date="2018-03-22T12:02:00Z">
          <w:r>
            <w:rPr>
              <w:b/>
            </w:rPr>
            <w:delText>错误！未指定顺序。</w:delText>
          </w:r>
        </w:del>
      </w:ins>
      <w:ins w:id="1095" w:author="像个男人一样" w:date="2018-03-21T01:35:00Z">
        <w:del w:id="1096" w:author="像个男人一样" w:date="2018-03-22T12:02:00Z">
          <w:r>
            <w:rPr>
              <w:b/>
            </w:rPr>
            <w:delText>错误！未指定顺序。</w:delText>
          </w:r>
        </w:del>
      </w:ins>
      <w:ins w:id="1097" w:author="像个男人一样" w:date="2018-03-21T01:34:00Z">
        <w:del w:id="1098" w:author="像个男人一样" w:date="2018-03-22T12:02:00Z">
          <w:r>
            <w:rPr>
              <w:b/>
            </w:rPr>
            <w:delText>错误！未指定顺序。</w:delText>
          </w:r>
        </w:del>
      </w:ins>
      <w:ins w:id="1099" w:author="像个男人一样" w:date="2018-03-21T01:27:00Z">
        <w:del w:id="1100" w:author="像个男人一样" w:date="2018-03-22T12:02:00Z">
          <w:r>
            <w:rPr>
              <w:b/>
            </w:rPr>
            <w:delText>错误！未指定顺序。</w:delText>
          </w:r>
        </w:del>
      </w:ins>
      <w:del w:id="1101" w:author="像个男人一样" w:date="2018-03-22T12:02:00Z">
        <w:r>
          <w:delText>2</w:delText>
        </w:r>
        <w:r>
          <w:fldChar w:fldCharType="end"/>
        </w:r>
      </w:del>
      <w:del w:id="1102" w:author="像个男人一样" w:date="2018-03-21T01:27:00Z">
        <w:r>
          <w:delText xml:space="preserve"> Accelerometer Theory &amp; Design</w:delText>
        </w:r>
      </w:del>
      <w:bookmarkEnd w:id="1023"/>
    </w:p>
    <w:p w:rsidR="0087014B" w:rsidRDefault="00D5184D">
      <w:pPr>
        <w:pStyle w:val="Default"/>
        <w:jc w:val="center"/>
        <w:rPr>
          <w:ins w:id="1103" w:author="像个男人一样" w:date="2018-03-21T01:27:00Z"/>
        </w:rPr>
        <w:pPrChange w:id="1104" w:author="jie sun" w:date="2018-04-16T21:33:00Z">
          <w:pPr>
            <w:pStyle w:val="Default"/>
          </w:pPr>
        </w:pPrChange>
      </w:pPr>
      <w:del w:id="1105" w:author="像个男人一样" w:date="2018-03-21T01:27:00Z">
        <w:r>
          <w:rPr>
            <w:noProof/>
          </w:rPr>
          <w:lastRenderedPageBreak/>
          <w:drawing>
            <wp:inline distT="0" distB="0" distL="0" distR="0">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164793" cy="2828079"/>
                      </a:xfrm>
                      <a:prstGeom prst="rect">
                        <a:avLst/>
                      </a:prstGeom>
                    </pic:spPr>
                  </pic:pic>
                </a:graphicData>
              </a:graphic>
            </wp:inline>
          </w:drawing>
        </w:r>
      </w:del>
      <w:ins w:id="1106" w:author="像个男人一样" w:date="2018-03-21T01:27:00Z">
        <w:del w:id="1107" w:author="jie sun" w:date="2018-04-08T15:42:00Z">
          <w:r w:rsidDel="00AC0F62">
            <w:rPr>
              <w:noProof/>
            </w:rPr>
            <w:drawing>
              <wp:inline distT="0" distB="0" distL="0" distR="0">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1"/>
                        <a:stretch>
                          <a:fillRect/>
                        </a:stretch>
                      </pic:blipFill>
                      <pic:spPr>
                        <a:xfrm>
                          <a:off x="0" y="0"/>
                          <a:ext cx="5164793" cy="2828079"/>
                        </a:xfrm>
                        <a:prstGeom prst="rect">
                          <a:avLst/>
                        </a:prstGeom>
                      </pic:spPr>
                    </pic:pic>
                  </a:graphicData>
                </a:graphic>
              </wp:inline>
            </w:drawing>
          </w:r>
        </w:del>
      </w:ins>
      <w:ins w:id="1108" w:author="jie sun" w:date="2018-04-08T15:42:00Z">
        <w:r w:rsidR="00AC0F62" w:rsidRPr="00AC0F62">
          <w:rPr>
            <w:noProof/>
          </w:rPr>
          <w:drawing>
            <wp:inline distT="0" distB="0" distL="0" distR="0">
              <wp:extent cx="4140200" cy="338155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4839" cy="3385344"/>
                      </a:xfrm>
                      <a:prstGeom prst="rect">
                        <a:avLst/>
                      </a:prstGeom>
                      <a:noFill/>
                      <a:ln>
                        <a:noFill/>
                      </a:ln>
                    </pic:spPr>
                  </pic:pic>
                </a:graphicData>
              </a:graphic>
            </wp:inline>
          </w:drawing>
        </w:r>
      </w:ins>
    </w:p>
    <w:p w:rsidR="0087014B" w:rsidRPr="0087014B" w:rsidRDefault="00D5184D">
      <w:pPr>
        <w:pStyle w:val="Default"/>
        <w:jc w:val="center"/>
        <w:rPr>
          <w:rFonts w:ascii="Microsoft JhengHei" w:hAnsi="Microsoft JhengHei" w:cstheme="minorBidi"/>
          <w:iCs/>
          <w:color w:val="44546A" w:themeColor="text2"/>
          <w:sz w:val="21"/>
          <w:szCs w:val="18"/>
          <w:rPrChange w:id="1109" w:author="像个男人一样" w:date="2018-03-21T22:59:00Z">
            <w:rPr/>
          </w:rPrChange>
        </w:rPr>
        <w:pPrChange w:id="1110" w:author="jie sun" w:date="2018-04-16T21:33:00Z">
          <w:pPr>
            <w:pStyle w:val="Default"/>
          </w:pPr>
        </w:pPrChange>
      </w:pPr>
      <w:bookmarkStart w:id="1111" w:name="_Toc517801872"/>
      <w:ins w:id="1112" w:author="像个男人一样" w:date="2018-03-21T01:27:00Z">
        <w:r>
          <w:rPr>
            <w:rFonts w:ascii="Microsoft JhengHei" w:hAnsi="Microsoft JhengHei" w:cstheme="minorBidi"/>
            <w:iCs/>
            <w:color w:val="44546A" w:themeColor="text2"/>
            <w:sz w:val="21"/>
            <w:szCs w:val="18"/>
            <w:rPrChange w:id="1113" w:author="像个男人一样" w:date="2018-03-21T22:59:00Z">
              <w:rPr/>
            </w:rPrChange>
          </w:rPr>
          <w:t xml:space="preserve">Figure </w:t>
        </w:r>
      </w:ins>
      <w:ins w:id="1114" w:author="JIE  SUN" w:date="2018-06-21T13:36:00Z">
        <w:r w:rsidR="00A64E7B">
          <w:rPr>
            <w:rFonts w:ascii="Microsoft JhengHei" w:hAnsi="Microsoft JhengHei" w:cstheme="minorBidi"/>
            <w:iCs/>
            <w:color w:val="44546A" w:themeColor="text2"/>
            <w:sz w:val="21"/>
            <w:szCs w:val="18"/>
          </w:rPr>
          <w:fldChar w:fldCharType="begin"/>
        </w:r>
        <w:r w:rsidR="00A64E7B">
          <w:rPr>
            <w:rFonts w:ascii="Microsoft JhengHei" w:hAnsi="Microsoft JhengHei" w:cstheme="minorBidi"/>
            <w:iCs/>
            <w:color w:val="44546A" w:themeColor="text2"/>
            <w:sz w:val="21"/>
            <w:szCs w:val="18"/>
          </w:rPr>
          <w:instrText xml:space="preserve"> STYLEREF 1 \s </w:instrText>
        </w:r>
      </w:ins>
      <w:r w:rsidR="00A64E7B">
        <w:rPr>
          <w:rFonts w:ascii="Microsoft JhengHei" w:hAnsi="Microsoft JhengHei" w:cstheme="minorBidi"/>
          <w:iCs/>
          <w:color w:val="44546A" w:themeColor="text2"/>
          <w:sz w:val="21"/>
          <w:szCs w:val="18"/>
        </w:rPr>
        <w:fldChar w:fldCharType="separate"/>
      </w:r>
      <w:r w:rsidR="00A64E7B">
        <w:rPr>
          <w:rFonts w:ascii="Microsoft JhengHei" w:hAnsi="Microsoft JhengHei" w:cstheme="minorBidi"/>
          <w:iCs/>
          <w:noProof/>
          <w:color w:val="44546A" w:themeColor="text2"/>
          <w:sz w:val="21"/>
          <w:szCs w:val="18"/>
        </w:rPr>
        <w:t>2</w:t>
      </w:r>
      <w:ins w:id="1115" w:author="JIE  SUN" w:date="2018-06-21T13:36:00Z">
        <w:r w:rsidR="00A64E7B">
          <w:rPr>
            <w:rFonts w:ascii="Microsoft JhengHei" w:hAnsi="Microsoft JhengHei" w:cstheme="minorBidi"/>
            <w:iCs/>
            <w:color w:val="44546A" w:themeColor="text2"/>
            <w:sz w:val="21"/>
            <w:szCs w:val="18"/>
          </w:rPr>
          <w:fldChar w:fldCharType="end"/>
        </w:r>
        <w:r w:rsidR="00A64E7B">
          <w:rPr>
            <w:rFonts w:ascii="Microsoft JhengHei" w:hAnsi="Microsoft JhengHei" w:cstheme="minorBidi"/>
            <w:iCs/>
            <w:color w:val="44546A" w:themeColor="text2"/>
            <w:sz w:val="21"/>
            <w:szCs w:val="18"/>
          </w:rPr>
          <w:noBreakHyphen/>
        </w:r>
        <w:r w:rsidR="00A64E7B">
          <w:rPr>
            <w:rFonts w:ascii="Microsoft JhengHei" w:hAnsi="Microsoft JhengHei" w:cstheme="minorBidi"/>
            <w:iCs/>
            <w:color w:val="44546A" w:themeColor="text2"/>
            <w:sz w:val="21"/>
            <w:szCs w:val="18"/>
          </w:rPr>
          <w:fldChar w:fldCharType="begin"/>
        </w:r>
        <w:r w:rsidR="00A64E7B">
          <w:rPr>
            <w:rFonts w:ascii="Microsoft JhengHei" w:hAnsi="Microsoft JhengHei" w:cstheme="minorBidi"/>
            <w:iCs/>
            <w:color w:val="44546A" w:themeColor="text2"/>
            <w:sz w:val="21"/>
            <w:szCs w:val="18"/>
          </w:rPr>
          <w:instrText xml:space="preserve"> SEQ Figure \* ARABIC \s 1 </w:instrText>
        </w:r>
      </w:ins>
      <w:r w:rsidR="00A64E7B">
        <w:rPr>
          <w:rFonts w:ascii="Microsoft JhengHei" w:hAnsi="Microsoft JhengHei" w:cstheme="minorBidi"/>
          <w:iCs/>
          <w:color w:val="44546A" w:themeColor="text2"/>
          <w:sz w:val="21"/>
          <w:szCs w:val="18"/>
        </w:rPr>
        <w:fldChar w:fldCharType="separate"/>
      </w:r>
      <w:ins w:id="1116" w:author="JIE  SUN" w:date="2018-06-21T13:36:00Z">
        <w:r w:rsidR="00A64E7B">
          <w:rPr>
            <w:rFonts w:ascii="Microsoft JhengHei" w:hAnsi="Microsoft JhengHei" w:cstheme="minorBidi"/>
            <w:iCs/>
            <w:noProof/>
            <w:color w:val="44546A" w:themeColor="text2"/>
            <w:sz w:val="21"/>
            <w:szCs w:val="18"/>
          </w:rPr>
          <w:t>2</w:t>
        </w:r>
        <w:r w:rsidR="00A64E7B">
          <w:rPr>
            <w:rFonts w:ascii="Microsoft JhengHei" w:hAnsi="Microsoft JhengHei" w:cstheme="minorBidi"/>
            <w:iCs/>
            <w:color w:val="44546A" w:themeColor="text2"/>
            <w:sz w:val="21"/>
            <w:szCs w:val="18"/>
          </w:rPr>
          <w:fldChar w:fldCharType="end"/>
        </w:r>
      </w:ins>
      <w:ins w:id="1117" w:author="jie sun" w:date="2018-04-19T13:00:00Z">
        <w:del w:id="1118" w:author="JIE  SUN" w:date="2018-06-21T13:34:00Z">
          <w:r w:rsidR="00083FE7" w:rsidDel="00A64E7B">
            <w:rPr>
              <w:rFonts w:ascii="Microsoft JhengHei" w:hAnsi="Microsoft JhengHei" w:cstheme="minorBidi"/>
              <w:iCs/>
              <w:color w:val="44546A" w:themeColor="text2"/>
              <w:sz w:val="21"/>
              <w:szCs w:val="18"/>
            </w:rPr>
            <w:fldChar w:fldCharType="begin"/>
          </w:r>
          <w:r w:rsidR="00083FE7" w:rsidDel="00A64E7B">
            <w:rPr>
              <w:rFonts w:ascii="Microsoft JhengHei" w:hAnsi="Microsoft JhengHei" w:cstheme="minorBidi"/>
              <w:iCs/>
              <w:color w:val="44546A" w:themeColor="text2"/>
              <w:sz w:val="21"/>
              <w:szCs w:val="18"/>
            </w:rPr>
            <w:delInstrText xml:space="preserve"> STYLEREF 1 \s </w:delInstrText>
          </w:r>
        </w:del>
      </w:ins>
      <w:del w:id="1119" w:author="JIE  SUN" w:date="2018-06-21T13:34:00Z">
        <w:r w:rsidR="00083FE7" w:rsidDel="00A64E7B">
          <w:rPr>
            <w:rFonts w:ascii="Microsoft JhengHei" w:hAnsi="Microsoft JhengHei" w:cstheme="minorBidi"/>
            <w:iCs/>
            <w:color w:val="44546A" w:themeColor="text2"/>
            <w:sz w:val="21"/>
            <w:szCs w:val="18"/>
          </w:rPr>
          <w:fldChar w:fldCharType="separate"/>
        </w:r>
        <w:r w:rsidR="00083FE7" w:rsidDel="00A64E7B">
          <w:rPr>
            <w:rFonts w:ascii="Microsoft JhengHei" w:hAnsi="Microsoft JhengHei" w:cstheme="minorBidi"/>
            <w:iCs/>
            <w:noProof/>
            <w:color w:val="44546A" w:themeColor="text2"/>
            <w:sz w:val="21"/>
            <w:szCs w:val="18"/>
          </w:rPr>
          <w:delText>2</w:delText>
        </w:r>
      </w:del>
      <w:ins w:id="1120" w:author="jie sun" w:date="2018-04-19T13:00:00Z">
        <w:del w:id="1121" w:author="JIE  SUN" w:date="2018-06-21T13:34:00Z">
          <w:r w:rsidR="00083FE7" w:rsidDel="00A64E7B">
            <w:rPr>
              <w:rFonts w:ascii="Microsoft JhengHei" w:hAnsi="Microsoft JhengHei" w:cstheme="minorBidi"/>
              <w:iCs/>
              <w:color w:val="44546A" w:themeColor="text2"/>
              <w:sz w:val="21"/>
              <w:szCs w:val="18"/>
            </w:rPr>
            <w:fldChar w:fldCharType="end"/>
          </w:r>
          <w:r w:rsidR="00083FE7" w:rsidDel="00A64E7B">
            <w:rPr>
              <w:rFonts w:ascii="Microsoft JhengHei" w:hAnsi="Microsoft JhengHei" w:cstheme="minorBidi"/>
              <w:iCs/>
              <w:color w:val="44546A" w:themeColor="text2"/>
              <w:sz w:val="21"/>
              <w:szCs w:val="18"/>
            </w:rPr>
            <w:delText>.</w:delText>
          </w:r>
          <w:r w:rsidR="00083FE7" w:rsidDel="00A64E7B">
            <w:rPr>
              <w:rFonts w:ascii="Microsoft JhengHei" w:hAnsi="Microsoft JhengHei" w:cstheme="minorBidi"/>
              <w:iCs/>
              <w:color w:val="44546A" w:themeColor="text2"/>
              <w:sz w:val="21"/>
              <w:szCs w:val="18"/>
            </w:rPr>
            <w:fldChar w:fldCharType="begin"/>
          </w:r>
          <w:r w:rsidR="00083FE7" w:rsidDel="00A64E7B">
            <w:rPr>
              <w:rFonts w:ascii="Microsoft JhengHei" w:hAnsi="Microsoft JhengHei" w:cstheme="minorBidi"/>
              <w:iCs/>
              <w:color w:val="44546A" w:themeColor="text2"/>
              <w:sz w:val="21"/>
              <w:szCs w:val="18"/>
            </w:rPr>
            <w:delInstrText xml:space="preserve"> SEQ Figure \* ARABIC \s 1 </w:delInstrText>
          </w:r>
        </w:del>
      </w:ins>
      <w:del w:id="1122" w:author="JIE  SUN" w:date="2018-06-21T13:34:00Z">
        <w:r w:rsidR="00083FE7" w:rsidDel="00A64E7B">
          <w:rPr>
            <w:rFonts w:ascii="Microsoft JhengHei" w:hAnsi="Microsoft JhengHei" w:cstheme="minorBidi"/>
            <w:iCs/>
            <w:color w:val="44546A" w:themeColor="text2"/>
            <w:sz w:val="21"/>
            <w:szCs w:val="18"/>
          </w:rPr>
          <w:fldChar w:fldCharType="separate"/>
        </w:r>
      </w:del>
      <w:ins w:id="1123" w:author="jie sun" w:date="2018-04-19T13:00:00Z">
        <w:del w:id="1124" w:author="JIE  SUN" w:date="2018-06-21T13:34:00Z">
          <w:r w:rsidR="00083FE7" w:rsidDel="00A64E7B">
            <w:rPr>
              <w:rFonts w:ascii="Microsoft JhengHei" w:hAnsi="Microsoft JhengHei" w:cstheme="minorBidi"/>
              <w:iCs/>
              <w:noProof/>
              <w:color w:val="44546A" w:themeColor="text2"/>
              <w:sz w:val="21"/>
              <w:szCs w:val="18"/>
            </w:rPr>
            <w:delText>2</w:delText>
          </w:r>
          <w:r w:rsidR="00083FE7" w:rsidDel="00A64E7B">
            <w:rPr>
              <w:rFonts w:ascii="Microsoft JhengHei" w:hAnsi="Microsoft JhengHei" w:cstheme="minorBidi"/>
              <w:iCs/>
              <w:color w:val="44546A" w:themeColor="text2"/>
              <w:sz w:val="21"/>
              <w:szCs w:val="18"/>
            </w:rPr>
            <w:fldChar w:fldCharType="end"/>
          </w:r>
        </w:del>
      </w:ins>
      <w:ins w:id="1125" w:author="像个男人一样" w:date="2018-03-21T01:27:00Z">
        <w:del w:id="1126" w:author="jie sun" w:date="2018-04-10T21:45:00Z">
          <w:r w:rsidDel="00454521">
            <w:rPr>
              <w:rFonts w:ascii="Microsoft JhengHei" w:hAnsi="Microsoft JhengHei" w:cstheme="minorBidi"/>
              <w:iCs/>
              <w:color w:val="44546A" w:themeColor="text2"/>
              <w:sz w:val="21"/>
              <w:szCs w:val="18"/>
              <w:rPrChange w:id="1127"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128" w:author="像个男人一样" w:date="2018-03-21T22:59:00Z">
                <w:rPr/>
              </w:rPrChange>
            </w:rPr>
            <w:delInstrText xml:space="preserve"> STYLEREF 1 \s </w:delInstrText>
          </w:r>
          <w:r w:rsidDel="00454521">
            <w:rPr>
              <w:rFonts w:ascii="Microsoft JhengHei" w:hAnsi="Microsoft JhengHei" w:cstheme="minorBidi"/>
              <w:iCs/>
              <w:color w:val="44546A" w:themeColor="text2"/>
              <w:sz w:val="21"/>
              <w:szCs w:val="18"/>
              <w:rPrChange w:id="1129" w:author="像个男人一样" w:date="2018-03-21T22:59:00Z">
                <w:rPr/>
              </w:rPrChange>
            </w:rPr>
            <w:fldChar w:fldCharType="separate"/>
          </w:r>
          <w:r w:rsidDel="00454521">
            <w:rPr>
              <w:rFonts w:ascii="Microsoft JhengHei" w:hAnsi="Microsoft JhengHei" w:cstheme="minorBidi"/>
              <w:iCs/>
              <w:color w:val="44546A" w:themeColor="text2"/>
              <w:sz w:val="21"/>
              <w:szCs w:val="18"/>
              <w:rPrChange w:id="1130" w:author="像个男人一样" w:date="2018-03-21T22:59:00Z">
                <w:rPr/>
              </w:rPrChange>
            </w:rPr>
            <w:delText>2</w:delText>
          </w:r>
          <w:r w:rsidDel="00454521">
            <w:rPr>
              <w:rFonts w:ascii="Microsoft JhengHei" w:hAnsi="Microsoft JhengHei" w:cstheme="minorBidi"/>
              <w:iCs/>
              <w:color w:val="44546A" w:themeColor="text2"/>
              <w:sz w:val="21"/>
              <w:szCs w:val="18"/>
              <w:rPrChange w:id="1131" w:author="像个男人一样" w:date="2018-03-21T22:59:00Z">
                <w:rPr/>
              </w:rPrChange>
            </w:rPr>
            <w:fldChar w:fldCharType="end"/>
          </w:r>
          <w:r w:rsidDel="00454521">
            <w:rPr>
              <w:rFonts w:ascii="Microsoft JhengHei" w:hAnsi="Microsoft JhengHei" w:cstheme="minorBidi"/>
              <w:iCs/>
              <w:color w:val="44546A" w:themeColor="text2"/>
              <w:sz w:val="21"/>
              <w:szCs w:val="18"/>
              <w:rPrChange w:id="1132" w:author="像个男人一样" w:date="2018-03-21T22:59:00Z">
                <w:rPr/>
              </w:rPrChange>
            </w:rPr>
            <w:delText>.</w:delText>
          </w:r>
          <w:r w:rsidDel="00454521">
            <w:rPr>
              <w:rFonts w:ascii="Microsoft JhengHei" w:hAnsi="Microsoft JhengHei" w:cstheme="minorBidi"/>
              <w:iCs/>
              <w:color w:val="44546A" w:themeColor="text2"/>
              <w:sz w:val="21"/>
              <w:szCs w:val="18"/>
              <w:rPrChange w:id="1133"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134" w:author="像个男人一样" w:date="2018-03-21T22:59:00Z">
                <w:rPr/>
              </w:rPrChange>
            </w:rPr>
            <w:delInstrText xml:space="preserve"> SEQ Figure \* ARABIC \s 1 </w:delInstrText>
          </w:r>
          <w:r w:rsidDel="00454521">
            <w:rPr>
              <w:rFonts w:ascii="Microsoft JhengHei" w:hAnsi="Microsoft JhengHei" w:cstheme="minorBidi"/>
              <w:iCs/>
              <w:color w:val="44546A" w:themeColor="text2"/>
              <w:sz w:val="21"/>
              <w:szCs w:val="18"/>
              <w:rPrChange w:id="1135" w:author="像个男人一样" w:date="2018-03-21T22:59:00Z">
                <w:rPr/>
              </w:rPrChange>
            </w:rPr>
            <w:fldChar w:fldCharType="separate"/>
          </w:r>
        </w:del>
      </w:ins>
      <w:ins w:id="1136" w:author="像个男人一样" w:date="2018-03-22T11:51:00Z">
        <w:del w:id="1137" w:author="jie sun" w:date="2018-04-10T21:45:00Z">
          <w:r w:rsidDel="00454521">
            <w:rPr>
              <w:rFonts w:ascii="Microsoft JhengHei" w:hAnsi="Microsoft JhengHei" w:cstheme="minorBidi" w:hint="eastAsia"/>
              <w:iCs/>
              <w:color w:val="44546A" w:themeColor="text2"/>
              <w:sz w:val="21"/>
              <w:szCs w:val="18"/>
            </w:rPr>
            <w:delText>2</w:delText>
          </w:r>
        </w:del>
      </w:ins>
      <w:ins w:id="1138" w:author="像个男人一样" w:date="2018-03-21T01:27:00Z">
        <w:del w:id="1139" w:author="jie sun" w:date="2018-04-10T21:45:00Z">
          <w:r w:rsidDel="00454521">
            <w:rPr>
              <w:rFonts w:ascii="Microsoft JhengHei" w:hAnsi="Microsoft JhengHei" w:cstheme="minorBidi"/>
              <w:iCs/>
              <w:color w:val="44546A" w:themeColor="text2"/>
              <w:sz w:val="21"/>
              <w:szCs w:val="18"/>
              <w:rPrChange w:id="1140" w:author="像个男人一样" w:date="2018-03-21T22:59:00Z">
                <w:rPr/>
              </w:rPrChange>
            </w:rPr>
            <w:fldChar w:fldCharType="end"/>
          </w:r>
        </w:del>
      </w:ins>
      <w:bookmarkStart w:id="1141" w:name="_Toc24974"/>
      <w:bookmarkStart w:id="1142" w:name="_Toc7054"/>
      <w:bookmarkStart w:id="1143" w:name="_Toc13571"/>
      <w:bookmarkStart w:id="1144" w:name="_Toc11554"/>
      <w:bookmarkStart w:id="1145" w:name="_Toc30245"/>
      <w:bookmarkStart w:id="1146" w:name="_Toc9992"/>
      <w:bookmarkStart w:id="1147" w:name="_Toc963"/>
      <w:bookmarkStart w:id="1148" w:name="_Toc19019"/>
      <w:bookmarkStart w:id="1149" w:name="_Toc11582"/>
      <w:bookmarkStart w:id="1150" w:name="_Toc28645"/>
      <w:bookmarkStart w:id="1151" w:name="_Toc19280"/>
      <w:bookmarkStart w:id="1152" w:name="_Toc10078"/>
      <w:bookmarkStart w:id="1153" w:name="_Toc5761"/>
      <w:bookmarkStart w:id="1154" w:name="_Toc22427"/>
      <w:bookmarkStart w:id="1155" w:name="_Toc3864"/>
      <w:bookmarkStart w:id="1156" w:name="_Toc24448"/>
      <w:bookmarkStart w:id="1157" w:name="_Toc306"/>
      <w:bookmarkStart w:id="1158" w:name="_Toc17765"/>
      <w:bookmarkStart w:id="1159" w:name="_Toc28567"/>
      <w:bookmarkStart w:id="1160" w:name="_Toc25190"/>
      <w:bookmarkStart w:id="1161" w:name="_Toc17323"/>
      <w:bookmarkStart w:id="1162" w:name="_Toc8338"/>
      <w:bookmarkStart w:id="1163" w:name="_Toc18503"/>
      <w:bookmarkStart w:id="1164" w:name="_Toc20164"/>
      <w:bookmarkStart w:id="1165" w:name="_Toc15380"/>
      <w:bookmarkStart w:id="1166" w:name="_Toc13482"/>
      <w:bookmarkStart w:id="1167" w:name="_Toc26373"/>
      <w:ins w:id="1168" w:author="像个男人一样" w:date="2018-03-21T01:33:00Z">
        <w:r>
          <w:rPr>
            <w:rFonts w:ascii="Microsoft JhengHei" w:hAnsi="Microsoft JhengHei" w:cstheme="minorBidi"/>
            <w:iCs/>
            <w:color w:val="44546A" w:themeColor="text2"/>
            <w:sz w:val="21"/>
            <w:szCs w:val="18"/>
            <w:rPrChange w:id="1169" w:author="像个男人一样" w:date="2018-03-21T22:59:00Z">
              <w:rPr>
                <w:rFonts w:ascii="Microsoft JhengHei" w:hAnsi="Microsoft JhengHei" w:cstheme="minorBidi"/>
                <w:i/>
                <w:iCs/>
                <w:color w:val="44546A" w:themeColor="text2"/>
                <w:sz w:val="18"/>
                <w:szCs w:val="18"/>
                <w:lang w:val="en-US"/>
              </w:rPr>
            </w:rPrChange>
          </w:rPr>
          <w:t xml:space="preserve">: </w:t>
        </w:r>
      </w:ins>
      <w:ins w:id="1170" w:author="像个男人一样" w:date="2018-03-21T01:27:00Z">
        <w:r>
          <w:rPr>
            <w:rFonts w:ascii="Microsoft JhengHei" w:hAnsi="Microsoft JhengHei" w:cstheme="minorBidi"/>
            <w:iCs/>
            <w:color w:val="44546A" w:themeColor="text2"/>
            <w:sz w:val="21"/>
            <w:szCs w:val="18"/>
            <w:rPrChange w:id="1171" w:author="像个男人一样" w:date="2018-03-21T22:59:00Z">
              <w:rPr/>
            </w:rPrChange>
          </w:rPr>
          <w:t>Accelerometer Theory &amp; Design</w:t>
        </w:r>
      </w:ins>
      <w:bookmarkEnd w:id="1141"/>
      <w:bookmarkEnd w:id="1142"/>
      <w:bookmarkEnd w:id="1143"/>
      <w:bookmarkEnd w:id="1144"/>
      <w:bookmarkEnd w:id="1145"/>
      <w:bookmarkEnd w:id="1146"/>
      <w:bookmarkEnd w:id="1147"/>
      <w:bookmarkEnd w:id="1148"/>
      <w:bookmarkEnd w:id="1149"/>
      <w:bookmarkEnd w:id="1150"/>
      <w:bookmarkEnd w:id="1151"/>
      <w:ins w:id="1172" w:author="像个男人一样" w:date="2018-03-21T22:59:00Z">
        <w:r>
          <w:rPr>
            <w:rFonts w:ascii="Microsoft JhengHei" w:hAnsi="Microsoft JhengHei" w:cstheme="minorBidi" w:hint="eastAsia"/>
            <w:iCs/>
            <w:color w:val="44546A" w:themeColor="text2"/>
            <w:sz w:val="21"/>
            <w:szCs w:val="18"/>
            <w:lang w:val="en-US"/>
          </w:rPr>
          <w:t xml:space="preserve"> </w:t>
        </w:r>
      </w:ins>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customXmlInsRangeStart w:id="1173" w:author="jie sun" w:date="2018-04-08T15:39:00Z"/>
      <w:sdt>
        <w:sdtPr>
          <w:rPr>
            <w:rFonts w:ascii="Microsoft JhengHei" w:hAnsi="Microsoft JhengHei" w:cstheme="minorBidi" w:hint="eastAsia"/>
            <w:iCs/>
            <w:color w:val="44546A" w:themeColor="text2"/>
            <w:sz w:val="21"/>
            <w:szCs w:val="18"/>
            <w:lang w:val="en-US"/>
          </w:rPr>
          <w:id w:val="535618033"/>
          <w:citation/>
        </w:sdtPr>
        <w:sdtContent>
          <w:customXmlInsRangeEnd w:id="1173"/>
          <w:ins w:id="1174" w:author="jie sun" w:date="2018-04-08T15:39:00Z">
            <w:r w:rsidR="00DA0F8B">
              <w:rPr>
                <w:rFonts w:ascii="Microsoft JhengHei" w:hAnsi="Microsoft JhengHei" w:cstheme="minorBidi"/>
                <w:iCs/>
                <w:color w:val="44546A" w:themeColor="text2"/>
                <w:sz w:val="21"/>
                <w:szCs w:val="18"/>
                <w:lang w:val="en-US"/>
              </w:rPr>
              <w:fldChar w:fldCharType="begin"/>
            </w:r>
            <w:r w:rsidR="00DA0F8B">
              <w:rPr>
                <w:rFonts w:ascii="Microsoft JhengHei" w:hAnsi="Microsoft JhengHei" w:cstheme="minorBidi"/>
                <w:iCs/>
                <w:color w:val="44546A" w:themeColor="text2"/>
                <w:sz w:val="21"/>
                <w:szCs w:val="18"/>
                <w:lang w:val="en-US"/>
              </w:rPr>
              <w:instrText xml:space="preserve"> </w:instrText>
            </w:r>
            <w:r w:rsidR="00DA0F8B">
              <w:rPr>
                <w:rFonts w:ascii="Microsoft JhengHei" w:hAnsi="Microsoft JhengHei" w:cstheme="minorBidi" w:hint="eastAsia"/>
                <w:iCs/>
                <w:color w:val="44546A" w:themeColor="text2"/>
                <w:sz w:val="21"/>
                <w:szCs w:val="18"/>
                <w:lang w:val="en-US"/>
              </w:rPr>
              <w:instrText>CITATION And \l 2052</w:instrText>
            </w:r>
            <w:r w:rsidR="00DA0F8B">
              <w:rPr>
                <w:rFonts w:ascii="Microsoft JhengHei" w:hAnsi="Microsoft JhengHei" w:cstheme="minorBidi"/>
                <w:iCs/>
                <w:color w:val="44546A" w:themeColor="text2"/>
                <w:sz w:val="21"/>
                <w:szCs w:val="18"/>
                <w:lang w:val="en-US"/>
              </w:rPr>
              <w:instrText xml:space="preserve"> </w:instrText>
            </w:r>
          </w:ins>
          <w:r w:rsidR="00DA0F8B">
            <w:rPr>
              <w:rFonts w:ascii="Microsoft JhengHei" w:hAnsi="Microsoft JhengHei" w:cstheme="minorBidi"/>
              <w:iCs/>
              <w:color w:val="44546A" w:themeColor="text2"/>
              <w:sz w:val="21"/>
              <w:szCs w:val="18"/>
              <w:lang w:val="en-US"/>
            </w:rPr>
            <w:fldChar w:fldCharType="separate"/>
          </w:r>
          <w:r w:rsidR="006116D1" w:rsidRPr="006116D1">
            <w:rPr>
              <w:rFonts w:ascii="Microsoft JhengHei" w:hAnsi="Microsoft JhengHei" w:cstheme="minorBidi"/>
              <w:noProof/>
              <w:color w:val="44546A" w:themeColor="text2"/>
              <w:sz w:val="21"/>
              <w:szCs w:val="18"/>
              <w:lang w:val="en-US"/>
            </w:rPr>
            <w:t>(Nisticò, 2013)</w:t>
          </w:r>
          <w:ins w:id="1175" w:author="jie sun" w:date="2018-04-08T15:39:00Z">
            <w:r w:rsidR="00DA0F8B">
              <w:rPr>
                <w:rFonts w:ascii="Microsoft JhengHei" w:hAnsi="Microsoft JhengHei" w:cstheme="minorBidi"/>
                <w:iCs/>
                <w:color w:val="44546A" w:themeColor="text2"/>
                <w:sz w:val="21"/>
                <w:szCs w:val="18"/>
                <w:lang w:val="en-US"/>
              </w:rPr>
              <w:fldChar w:fldCharType="end"/>
            </w:r>
          </w:ins>
          <w:customXmlInsRangeStart w:id="1176" w:author="jie sun" w:date="2018-04-08T15:39:00Z"/>
        </w:sdtContent>
      </w:sdt>
      <w:customXmlInsRangeEnd w:id="1176"/>
      <w:bookmarkEnd w:id="1111"/>
    </w:p>
    <w:p w:rsidR="0087014B" w:rsidRDefault="00D5184D">
      <w:pPr>
        <w:pStyle w:val="Subtitle"/>
        <w:rPr>
          <w:del w:id="1177" w:author="像个男人一样" w:date="2018-03-21T01:27:00Z"/>
        </w:rPr>
      </w:pPr>
      <w:del w:id="1178" w:author="像个男人一样" w:date="2018-03-21T01:27:00Z">
        <w:r>
          <w:delText xml:space="preserve">(Picture 2.1.2.2  </w:delText>
        </w:r>
        <w:bookmarkStart w:id="1179" w:name="OLE_LINK14"/>
        <w:r>
          <w:delText>Accelerometer Theory &amp; Design</w:delText>
        </w:r>
        <w:bookmarkEnd w:id="1179"/>
        <w:r>
          <w:delText>)</w:delText>
        </w:r>
      </w:del>
    </w:p>
    <w:p w:rsidR="00084FC2" w:rsidRDefault="00D5184D">
      <w:pPr>
        <w:rPr>
          <w:ins w:id="1180" w:author="jie sun" w:date="2018-04-08T16:24:00Z"/>
        </w:rPr>
      </w:pPr>
      <w:r>
        <w:rPr>
          <w:rFonts w:hint="eastAsia"/>
        </w:rPr>
        <w:t>As</w:t>
      </w:r>
      <w:r>
        <w:t xml:space="preserve"> </w:t>
      </w:r>
      <w:del w:id="1181" w:author="jie sun" w:date="2018-04-08T17:56:00Z">
        <w:r w:rsidDel="009438D9">
          <w:rPr>
            <w:rFonts w:hint="eastAsia"/>
          </w:rPr>
          <w:delText>the picture</w:delText>
        </w:r>
      </w:del>
      <w:ins w:id="1182" w:author="jie sun" w:date="2018-04-08T17:56:00Z">
        <w:r w:rsidR="009438D9">
          <w:rPr>
            <w:rFonts w:hint="eastAsia"/>
          </w:rPr>
          <w:t>Figure</w:t>
        </w:r>
        <w:r w:rsidR="009438D9">
          <w:t xml:space="preserve"> </w:t>
        </w:r>
      </w:ins>
      <w:r>
        <w:t>2.2</w:t>
      </w:r>
      <w:del w:id="1183" w:author="像个男人一样" w:date="2018-03-21T01:28:00Z">
        <w:r>
          <w:delText>.2</w:delText>
        </w:r>
      </w:del>
      <w:r>
        <w:t xml:space="preserve"> above shows</w:t>
      </w:r>
      <w:ins w:id="1184" w:author="jie sun" w:date="2018-04-08T17:57:00Z">
        <w:r w:rsidR="005D0092">
          <w:t xml:space="preserve"> the</w:t>
        </w:r>
      </w:ins>
      <w:r>
        <w:t xml:space="preserve"> </w:t>
      </w:r>
      <w:ins w:id="1185" w:author="jie sun" w:date="2018-04-08T17:57:00Z">
        <w:r w:rsidR="005D0092">
          <w:t xml:space="preserve">inner structure </w:t>
        </w:r>
      </w:ins>
      <w:del w:id="1186" w:author="jie sun" w:date="2018-04-08T17:57:00Z">
        <w:r w:rsidDel="005D0092">
          <w:delText xml:space="preserve">the schematic </w:delText>
        </w:r>
      </w:del>
      <w:r>
        <w:t>of a</w:t>
      </w:r>
      <w:ins w:id="1187" w:author="jie sun" w:date="2018-04-08T16:08:00Z">
        <w:r w:rsidR="00C75EBF">
          <w:t xml:space="preserve"> kind of</w:t>
        </w:r>
      </w:ins>
      <w:del w:id="1188" w:author="jie sun" w:date="2018-04-08T16:08:00Z">
        <w:r w:rsidDel="00C75EBF">
          <w:delText>n</w:delText>
        </w:r>
      </w:del>
      <w:r>
        <w:t xml:space="preserve"> accelerometer</w:t>
      </w:r>
      <w:ins w:id="1189" w:author="jie sun" w:date="2018-04-08T16:08:00Z">
        <w:r w:rsidR="00C75EBF">
          <w:t>s</w:t>
        </w:r>
      </w:ins>
      <w:r>
        <w:t xml:space="preserve">, which be comprised of </w:t>
      </w:r>
      <w:ins w:id="1190" w:author="jie sun" w:date="2018-04-08T15:44:00Z">
        <w:r w:rsidR="00F11374">
          <w:t>Seismic</w:t>
        </w:r>
      </w:ins>
      <w:del w:id="1191" w:author="jie sun" w:date="2018-04-08T15:44:00Z">
        <w:r w:rsidDel="00F11374">
          <w:delText>a</w:delText>
        </w:r>
      </w:del>
      <w:r>
        <w:t xml:space="preserve"> mass</w:t>
      </w:r>
      <w:del w:id="1192" w:author="jie sun" w:date="2018-04-08T15:44:00Z">
        <w:r w:rsidDel="00F11374">
          <w:delText xml:space="preserve"> (m)</w:delText>
        </w:r>
      </w:del>
      <w:r>
        <w:t xml:space="preserve">, </w:t>
      </w:r>
      <w:ins w:id="1193" w:author="jie sun" w:date="2018-04-08T15:46:00Z">
        <w:r w:rsidR="001840BB">
          <w:t xml:space="preserve">a Damping element, </w:t>
        </w:r>
      </w:ins>
      <w:r>
        <w:t>a spring</w:t>
      </w:r>
      <w:ins w:id="1194" w:author="jie sun" w:date="2018-04-08T15:45:00Z">
        <w:r w:rsidR="00E73FE0">
          <w:t xml:space="preserve"> (Elastic element)</w:t>
        </w:r>
      </w:ins>
      <w:del w:id="1195" w:author="jie sun" w:date="2018-04-08T15:45:00Z">
        <w:r w:rsidDel="00E73FE0">
          <w:delText xml:space="preserve"> (k)</w:delText>
        </w:r>
      </w:del>
      <w:ins w:id="1196" w:author="jie sun" w:date="2018-04-08T16:03:00Z">
        <w:r w:rsidR="00E46597">
          <w:t xml:space="preserve">, External reference and </w:t>
        </w:r>
      </w:ins>
      <w:del w:id="1197" w:author="jie sun" w:date="2018-04-08T16:03:00Z">
        <w:r w:rsidDel="00E46597">
          <w:delText xml:space="preserve"> and </w:delText>
        </w:r>
      </w:del>
      <w:del w:id="1198" w:author="jie sun" w:date="2018-04-08T15:45:00Z">
        <w:r w:rsidDel="00E73FE0">
          <w:delText>a dash</w:delText>
        </w:r>
      </w:del>
      <w:ins w:id="1199" w:author="像个男人一样" w:date="2018-03-21T01:29:00Z">
        <w:del w:id="1200" w:author="jie sun" w:date="2018-04-08T15:45:00Z">
          <w:r w:rsidDel="00E73FE0">
            <w:rPr>
              <w:rFonts w:hint="eastAsia"/>
              <w:lang w:val="en-US"/>
            </w:rPr>
            <w:delText xml:space="preserve"> </w:delText>
          </w:r>
        </w:del>
      </w:ins>
      <w:del w:id="1201" w:author="jie sun" w:date="2018-04-08T15:45:00Z">
        <w:r w:rsidDel="00E73FE0">
          <w:delText>pot</w:delText>
        </w:r>
      </w:del>
      <w:ins w:id="1202" w:author="jie sun" w:date="2018-04-08T15:45:00Z">
        <w:r w:rsidR="00E73FE0">
          <w:t>Internal reference frame</w:t>
        </w:r>
      </w:ins>
      <w:r>
        <w:t xml:space="preserve">.  </w:t>
      </w:r>
      <w:r>
        <w:rPr>
          <w:rFonts w:hint="eastAsia"/>
        </w:rPr>
        <w:t>When</w:t>
      </w:r>
      <w:r>
        <w:t xml:space="preserve"> the</w:t>
      </w:r>
      <w:ins w:id="1203" w:author="jie sun" w:date="2018-04-08T16:04:00Z">
        <w:r w:rsidR="00E46597">
          <w:t xml:space="preserve"> vehicle is </w:t>
        </w:r>
      </w:ins>
      <w:del w:id="1204" w:author="jie sun" w:date="2018-04-08T16:04:00Z">
        <w:r w:rsidDel="00E46597">
          <w:delText xml:space="preserve"> object </w:delText>
        </w:r>
      </w:del>
      <w:r>
        <w:t>mov</w:t>
      </w:r>
      <w:del w:id="1205" w:author="jie sun" w:date="2018-04-08T16:06:00Z">
        <w:r w:rsidDel="00C75EBF">
          <w:delText>e</w:delText>
        </w:r>
      </w:del>
      <w:ins w:id="1206" w:author="jie sun" w:date="2018-04-08T16:04:00Z">
        <w:r w:rsidR="00E46597">
          <w:t>ed</w:t>
        </w:r>
      </w:ins>
      <w:del w:id="1207" w:author="jie sun" w:date="2018-04-08T16:04:00Z">
        <w:r w:rsidDel="00E46597">
          <w:delText>s</w:delText>
        </w:r>
      </w:del>
      <w:r>
        <w:t xml:space="preserve"> </w:t>
      </w:r>
      <w:ins w:id="1208" w:author="jie sun" w:date="2018-04-08T18:02:00Z">
        <w:r w:rsidR="005D0092">
          <w:t xml:space="preserve">with </w:t>
        </w:r>
      </w:ins>
      <w:del w:id="1209" w:author="jie sun" w:date="2018-04-08T18:02:00Z">
        <w:r w:rsidDel="005D0092">
          <w:delText xml:space="preserve">and has </w:delText>
        </w:r>
      </w:del>
      <w:r>
        <w:t>an acceleration</w:t>
      </w:r>
      <w:del w:id="1210" w:author="jie sun" w:date="2018-04-08T15:39:00Z">
        <w:r w:rsidDel="00AC0F62">
          <w:delText>s</w:delText>
        </w:r>
      </w:del>
      <w:r>
        <w:t>, the mass</w:t>
      </w:r>
      <w:ins w:id="1211" w:author="jie sun" w:date="2018-04-08T18:02:00Z">
        <w:r w:rsidR="005D0092">
          <w:t xml:space="preserve"> will</w:t>
        </w:r>
      </w:ins>
      <w:r>
        <w:t xml:space="preserve"> move</w:t>
      </w:r>
      <w:del w:id="1212" w:author="jie sun" w:date="2018-04-08T18:02:00Z">
        <w:r w:rsidDel="005D0092">
          <w:delText>s</w:delText>
        </w:r>
      </w:del>
      <w:r>
        <w:t xml:space="preserve"> to another position, the spring</w:t>
      </w:r>
      <w:del w:id="1213" w:author="jie sun" w:date="2018-04-08T16:09:00Z">
        <w:r w:rsidDel="00C75EBF">
          <w:delText xml:space="preserve"> (k)</w:delText>
        </w:r>
      </w:del>
      <w:r>
        <w:t xml:space="preserve"> will stretches and </w:t>
      </w:r>
      <w:ins w:id="1214" w:author="jie sun" w:date="2018-04-08T16:11:00Z">
        <w:r w:rsidR="00C75EBF">
          <w:t>x and y, Internal reference and External reference, will change</w:t>
        </w:r>
      </w:ins>
      <w:ins w:id="1215" w:author="jie sun" w:date="2018-04-08T16:29:00Z">
        <w:r w:rsidR="00306C7B">
          <w:t xml:space="preserve">, so </w:t>
        </w:r>
      </w:ins>
      <w:ins w:id="1216" w:author="jie sun" w:date="2018-04-08T16:21:00Z">
        <w:r w:rsidR="00084FC2">
          <w:t>there</w:t>
        </w:r>
      </w:ins>
      <w:ins w:id="1217" w:author="jie sun" w:date="2018-04-08T16:22:00Z">
        <w:r w:rsidR="00084FC2">
          <w:t xml:space="preserve"> is </w:t>
        </w:r>
      </w:ins>
      <w:ins w:id="1218" w:author="jie sun" w:date="2018-04-08T16:25:00Z">
        <w:r w:rsidR="0005799F">
          <w:t xml:space="preserve">a </w:t>
        </w:r>
      </w:ins>
      <w:ins w:id="1219" w:author="jie sun" w:date="2018-04-08T16:22:00Z">
        <w:r w:rsidR="00084FC2">
          <w:t xml:space="preserve">relationship happened between the </w:t>
        </w:r>
      </w:ins>
      <w:ins w:id="1220" w:author="jie sun" w:date="2018-04-08T16:23:00Z">
        <w:r w:rsidR="00084FC2">
          <w:t>vehicle</w:t>
        </w:r>
      </w:ins>
      <w:ins w:id="1221" w:author="jie sun" w:date="2018-04-08T16:24:00Z">
        <w:r w:rsidR="00084FC2">
          <w:rPr>
            <w:rFonts w:hint="eastAsia"/>
          </w:rPr>
          <w:t xml:space="preserve"> </w:t>
        </w:r>
        <w:r w:rsidR="00084FC2">
          <w:t>acceleration and the references of x and y.</w:t>
        </w:r>
      </w:ins>
    </w:p>
    <w:p w:rsidR="0087014B" w:rsidDel="00C75EBF" w:rsidRDefault="00084FC2">
      <w:pPr>
        <w:rPr>
          <w:del w:id="1222" w:author="像个男人一样" w:date="2018-03-21T01:28:00Z"/>
        </w:rPr>
      </w:pPr>
      <w:ins w:id="1223" w:author="jie sun" w:date="2018-04-08T16:22:00Z">
        <w:r>
          <w:t xml:space="preserve"> </w:t>
        </w:r>
      </w:ins>
      <w:del w:id="1224" w:author="jie sun" w:date="2018-04-08T16:10:00Z">
        <w:r w:rsidR="00D5184D" w:rsidDel="00C75EBF">
          <w:delText>the dash</w:delText>
        </w:r>
      </w:del>
      <w:ins w:id="1225" w:author="像个男人一样" w:date="2018-03-21T01:29:00Z">
        <w:del w:id="1226" w:author="jie sun" w:date="2018-04-08T16:10:00Z">
          <w:r w:rsidR="00D5184D" w:rsidDel="00C75EBF">
            <w:rPr>
              <w:rFonts w:hint="eastAsia"/>
              <w:lang w:val="en-US"/>
            </w:rPr>
            <w:delText xml:space="preserve"> </w:delText>
          </w:r>
        </w:del>
      </w:ins>
      <w:del w:id="1227" w:author="jie sun" w:date="2018-04-08T16:10:00Z">
        <w:r w:rsidR="00D5184D" w:rsidDel="00C75EBF">
          <w:delText>pot will produce a</w:delText>
        </w:r>
      </w:del>
      <w:del w:id="1228" w:author="jie sun" w:date="2018-04-08T15:46:00Z">
        <w:r w:rsidR="00D5184D" w:rsidDel="001840BB">
          <w:delText>n</w:delText>
        </w:r>
      </w:del>
      <w:del w:id="1229" w:author="jie sun" w:date="2018-04-08T16:10:00Z">
        <w:r w:rsidR="00D5184D" w:rsidDel="00C75EBF">
          <w:delText xml:space="preserve"> relative damping coefficient</w:delText>
        </w:r>
        <w:r w:rsidR="00D5184D" w:rsidDel="00C75EBF">
          <w:rPr>
            <w:rFonts w:hint="eastAsia"/>
          </w:rPr>
          <w:delText>(</w:delText>
        </w:r>
        <w:r w:rsidR="00D5184D" w:rsidDel="00C75EBF">
          <w:delText xml:space="preserve">c) and the value (c) can be transfer to a digital signal or number which can be used directly. </w:delText>
        </w:r>
      </w:del>
    </w:p>
    <w:p w:rsidR="00C75EBF" w:rsidRDefault="00C75EBF">
      <w:pPr>
        <w:rPr>
          <w:ins w:id="1230" w:author="jie sun" w:date="2018-04-08T16:10:00Z"/>
        </w:rPr>
      </w:pPr>
    </w:p>
    <w:p w:rsidR="0087014B" w:rsidDel="00C75EBF" w:rsidRDefault="005D0092">
      <w:pPr>
        <w:rPr>
          <w:del w:id="1231" w:author="jie sun" w:date="2018-04-08T16:10:00Z"/>
        </w:rPr>
      </w:pPr>
      <w:ins w:id="1232" w:author="jie sun" w:date="2018-04-08T18:03:00Z">
        <w:r>
          <w:t>I</w:t>
        </w:r>
      </w:ins>
    </w:p>
    <w:p w:rsidR="0087014B" w:rsidDel="00171ADE" w:rsidRDefault="00D5184D">
      <w:pPr>
        <w:rPr>
          <w:del w:id="1233" w:author="像个男人一样" w:date="2018-03-21T01:28:00Z"/>
        </w:rPr>
      </w:pPr>
      <w:del w:id="1234" w:author="jie sun" w:date="2018-04-08T16:10:00Z">
        <w:r w:rsidDel="00C75EBF">
          <w:delText>T</w:delText>
        </w:r>
      </w:del>
      <w:del w:id="1235" w:author="jie sun" w:date="2018-04-08T18:03:00Z">
        <w:r w:rsidDel="005D0092">
          <w:delText xml:space="preserve">he </w:delText>
        </w:r>
      </w:del>
      <w:del w:id="1236" w:author="jie sun" w:date="2018-04-08T16:24:00Z">
        <w:r w:rsidDel="00084FC2">
          <w:delText>exact</w:delText>
        </w:r>
      </w:del>
      <w:del w:id="1237" w:author="jie sun" w:date="2018-04-08T18:03:00Z">
        <w:r w:rsidDel="005D0092">
          <w:delText xml:space="preserve"> inner structure of an accelerometer is </w:delText>
        </w:r>
      </w:del>
      <w:del w:id="1238" w:author="jie sun" w:date="2018-04-08T16:24:00Z">
        <w:r w:rsidDel="00084FC2">
          <w:delText>just like this, absolutely not</w:delText>
        </w:r>
      </w:del>
      <w:del w:id="1239" w:author="jie sun" w:date="2018-04-08T18:03:00Z">
        <w:r w:rsidDel="005D0092">
          <w:delText>, i</w:delText>
        </w:r>
      </w:del>
      <w:r>
        <w:t>n our daily life, the most popular type of accelerometer</w:t>
      </w:r>
      <w:del w:id="1240" w:author="像个男人一样" w:date="2018-03-21T01:30:00Z">
        <w:r>
          <w:delText>s</w:delText>
        </w:r>
      </w:del>
      <w:r>
        <w:t xml:space="preserve"> is the Three-Axis Acceleration Sensor </w:t>
      </w:r>
      <w:del w:id="1241" w:author="jie sun" w:date="2018-04-08T18:06:00Z">
        <w:r w:rsidDel="00E012ED">
          <w:delText xml:space="preserve">such as </w:delText>
        </w:r>
        <w:r w:rsidDel="00E012ED">
          <w:rPr>
            <w:rFonts w:hint="eastAsia"/>
          </w:rPr>
          <w:delText>i</w:delText>
        </w:r>
        <w:r w:rsidDel="00E012ED">
          <w:delText>Phone</w:delText>
        </w:r>
      </w:del>
      <w:del w:id="1242" w:author="jie sun" w:date="2018-04-08T18:05:00Z">
        <w:r w:rsidDel="006709A5">
          <w:delText xml:space="preserve"> installing i</w:delText>
        </w:r>
      </w:del>
      <w:ins w:id="1243" w:author="jie sun" w:date="2018-04-08T18:06:00Z">
        <w:r w:rsidR="00E012ED">
          <w:t>in the market.</w:t>
        </w:r>
      </w:ins>
      <w:ins w:id="1244" w:author="jie sun" w:date="2018-04-08T18:05:00Z">
        <w:r w:rsidR="006709A5">
          <w:t xml:space="preserve"> </w:t>
        </w:r>
      </w:ins>
      <w:del w:id="1245" w:author="jie sun" w:date="2018-04-08T18:05:00Z">
        <w:r w:rsidDel="006709A5">
          <w:delText xml:space="preserve">t.  </w:delText>
        </w:r>
      </w:del>
      <w:r>
        <w:t>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rsidR="0087014B" w:rsidDel="007370FE" w:rsidRDefault="0087014B">
      <w:pPr>
        <w:rPr>
          <w:del w:id="1246" w:author="像个男人一样" w:date="2018-03-21T01:28:00Z"/>
        </w:rPr>
      </w:pPr>
    </w:p>
    <w:p w:rsidR="007370FE" w:rsidRDefault="007370FE">
      <w:pPr>
        <w:rPr>
          <w:ins w:id="1247" w:author="jie sun" w:date="2018-05-22T11:48:00Z"/>
          <w:rFonts w:ascii="Calibri" w:hAnsi="Calibri" w:cs="Calibri"/>
        </w:rPr>
      </w:pPr>
    </w:p>
    <w:p w:rsidR="0087014B" w:rsidRDefault="0087014B">
      <w:pPr>
        <w:rPr>
          <w:sz w:val="22"/>
        </w:rPr>
      </w:pPr>
    </w:p>
    <w:p w:rsidR="0087014B" w:rsidRDefault="00D5184D">
      <w:pPr>
        <w:pStyle w:val="Heading3"/>
      </w:pPr>
      <w:bookmarkStart w:id="1248" w:name="_Toc3023"/>
      <w:bookmarkStart w:id="1249" w:name="_Toc13091"/>
      <w:bookmarkStart w:id="1250" w:name="_Toc5006"/>
      <w:bookmarkStart w:id="1251" w:name="_Toc1099"/>
      <w:bookmarkStart w:id="1252" w:name="_Toc29817"/>
      <w:bookmarkStart w:id="1253" w:name="_Toc1258"/>
      <w:bookmarkStart w:id="1254" w:name="_Toc31469"/>
      <w:bookmarkStart w:id="1255" w:name="_Toc8202"/>
      <w:bookmarkStart w:id="1256" w:name="_Toc30516"/>
      <w:bookmarkStart w:id="1257" w:name="_Toc517813669"/>
      <w:r>
        <w:t xml:space="preserve">How </w:t>
      </w:r>
      <w:r w:rsidR="00982FB6">
        <w:t>a</w:t>
      </w:r>
      <w:del w:id="1258" w:author="jie sun" w:date="2018-04-16T21:08:00Z">
        <w:r w:rsidDel="002B45ED">
          <w:delText>a</w:delText>
        </w:r>
      </w:del>
      <w:r>
        <w:t xml:space="preserve">n </w:t>
      </w:r>
      <w:ins w:id="1259" w:author="jie sun" w:date="2018-04-16T21:08:00Z">
        <w:r w:rsidR="002B45ED">
          <w:t>A</w:t>
        </w:r>
      </w:ins>
      <w:del w:id="1260" w:author="jie sun" w:date="2018-04-16T21:08:00Z">
        <w:r w:rsidDel="002B45ED">
          <w:delText>a</w:delText>
        </w:r>
      </w:del>
      <w:r>
        <w:t xml:space="preserve">ccelerometer </w:t>
      </w:r>
      <w:ins w:id="1261" w:author="jie sun" w:date="2018-04-16T21:08:00Z">
        <w:r w:rsidR="002B45ED">
          <w:t>W</w:t>
        </w:r>
      </w:ins>
      <w:del w:id="1262" w:author="jie sun" w:date="2018-04-16T21:08:00Z">
        <w:r w:rsidDel="002B45ED">
          <w:delText>w</w:delText>
        </w:r>
      </w:del>
      <w:r>
        <w:t xml:space="preserve">orks </w:t>
      </w:r>
      <w:ins w:id="1263" w:author="jie sun" w:date="2018-04-16T21:08:00Z">
        <w:r w:rsidR="002B45ED">
          <w:t>I</w:t>
        </w:r>
      </w:ins>
      <w:del w:id="1264" w:author="jie sun" w:date="2018-04-16T21:08:00Z">
        <w:r w:rsidDel="002B45ED">
          <w:delText>i</w:delText>
        </w:r>
      </w:del>
      <w:r>
        <w:t xml:space="preserve">n </w:t>
      </w:r>
      <w:ins w:id="1265" w:author="jie sun" w:date="2018-04-16T21:08:00Z">
        <w:r w:rsidR="002B45ED">
          <w:t>M</w:t>
        </w:r>
      </w:ins>
      <w:del w:id="1266" w:author="jie sun" w:date="2018-04-16T21:08:00Z">
        <w:r w:rsidDel="002B45ED">
          <w:delText>m</w:delText>
        </w:r>
      </w:del>
      <w:r>
        <w:t xml:space="preserve">obile </w:t>
      </w:r>
      <w:ins w:id="1267" w:author="jie sun" w:date="2018-04-16T21:08:00Z">
        <w:r w:rsidR="002B45ED">
          <w:t>P</w:t>
        </w:r>
      </w:ins>
      <w:del w:id="1268" w:author="jie sun" w:date="2018-04-16T21:08:00Z">
        <w:r w:rsidDel="002B45ED">
          <w:delText>p</w:delText>
        </w:r>
      </w:del>
      <w:r>
        <w:t>hone.</w:t>
      </w:r>
      <w:bookmarkEnd w:id="1248"/>
      <w:bookmarkEnd w:id="1249"/>
      <w:bookmarkEnd w:id="1250"/>
      <w:bookmarkEnd w:id="1251"/>
      <w:bookmarkEnd w:id="1252"/>
      <w:bookmarkEnd w:id="1253"/>
      <w:bookmarkEnd w:id="1254"/>
      <w:bookmarkEnd w:id="1255"/>
      <w:bookmarkEnd w:id="1256"/>
      <w:bookmarkEnd w:id="1257"/>
      <w:r>
        <w:t xml:space="preserve"> </w:t>
      </w:r>
    </w:p>
    <w:p w:rsidR="0087014B" w:rsidDel="00A668A3" w:rsidRDefault="00D5184D">
      <w:pPr>
        <w:rPr>
          <w:del w:id="1269" w:author="jie sun" w:date="2018-04-08T16:57:00Z"/>
        </w:rPr>
      </w:pPr>
      <w:r>
        <w:t xml:space="preserve">Here, we just use the three-axis accelerometer of an iPhone as an example to describe how an accelerometer works in an iPhone. </w:t>
      </w:r>
    </w:p>
    <w:p w:rsidR="0087014B" w:rsidRDefault="00D5184D">
      <w:pPr>
        <w:rPr>
          <w:ins w:id="1270" w:author="jie sun" w:date="2018-04-08T16:57:00Z"/>
        </w:rPr>
      </w:pPr>
      <w:r>
        <w:t xml:space="preserve">As we mentioned before, a three -axis accelerometer is used to test three different directions’ acceleration. There are two </w:t>
      </w:r>
      <w:del w:id="1271" w:author="jie sun" w:date="2018-04-08T16:55:00Z">
        <w:r w:rsidDel="00803B81">
          <w:delText xml:space="preserve">pictures </w:delText>
        </w:r>
      </w:del>
      <w:ins w:id="1272" w:author="jie sun" w:date="2018-04-08T16:55:00Z">
        <w:r w:rsidR="00803B81">
          <w:t>figures</w:t>
        </w:r>
      </w:ins>
      <w:customXmlInsRangeStart w:id="1273" w:author="jie sun" w:date="2018-04-08T17:04:00Z"/>
      <w:sdt>
        <w:sdtPr>
          <w:id w:val="675156440"/>
          <w:citation/>
        </w:sdtPr>
        <w:sdtContent>
          <w:customXmlInsRangeEnd w:id="1273"/>
          <w:ins w:id="1274" w:author="jie sun" w:date="2018-04-08T17:04:00Z">
            <w:r w:rsidR="00F41DEB">
              <w:fldChar w:fldCharType="begin"/>
            </w:r>
            <w:r w:rsidR="00F41DEB">
              <w:instrText xml:space="preserve"> </w:instrText>
            </w:r>
            <w:r w:rsidR="00F41DEB">
              <w:rPr>
                <w:rFonts w:hint="eastAsia"/>
              </w:rPr>
              <w:instrText>CITATION Yin14 \l 2052</w:instrText>
            </w:r>
            <w:r w:rsidR="00F41DEB">
              <w:instrText xml:space="preserve"> </w:instrText>
            </w:r>
          </w:ins>
          <w:r w:rsidR="00F41DEB">
            <w:fldChar w:fldCharType="separate"/>
          </w:r>
          <w:r w:rsidR="006116D1">
            <w:rPr>
              <w:rFonts w:hint="eastAsia"/>
              <w:noProof/>
            </w:rPr>
            <w:t xml:space="preserve"> </w:t>
          </w:r>
          <w:r w:rsidR="006116D1">
            <w:rPr>
              <w:noProof/>
            </w:rPr>
            <w:t>(YingWen, 2014)</w:t>
          </w:r>
          <w:ins w:id="1275" w:author="jie sun" w:date="2018-04-08T17:04:00Z">
            <w:r w:rsidR="00F41DEB">
              <w:fldChar w:fldCharType="end"/>
            </w:r>
          </w:ins>
          <w:customXmlInsRangeStart w:id="1276" w:author="jie sun" w:date="2018-04-08T17:04:00Z"/>
        </w:sdtContent>
      </w:sdt>
      <w:customXmlInsRangeEnd w:id="1276"/>
      <w:del w:id="1277" w:author="jie sun" w:date="2018-04-08T17:04:00Z">
        <w:r w:rsidDel="00F41DEB">
          <w:delText>below</w:delText>
        </w:r>
      </w:del>
      <w:r>
        <w:t>, which show three</w:t>
      </w:r>
      <w:ins w:id="1278" w:author="jie sun" w:date="2018-04-08T16:29:00Z">
        <w:r w:rsidR="00DF27A1">
          <w:t>-</w:t>
        </w:r>
      </w:ins>
      <w:del w:id="1279" w:author="jie sun" w:date="2018-04-08T16:29:00Z">
        <w:r w:rsidDel="00DF27A1">
          <w:lastRenderedPageBreak/>
          <w:delText xml:space="preserve"> </w:delText>
        </w:r>
      </w:del>
      <w:r>
        <w:t>dimensional axis and the acceleration of every axis can be tested by the accelerometer installed in the phone.</w:t>
      </w:r>
    </w:p>
    <w:p w:rsidR="00F67079" w:rsidRPr="00FB0B14" w:rsidRDefault="00F67079">
      <w:pPr>
        <w:rPr>
          <w:ins w:id="1280" w:author="jie sun" w:date="2018-04-08T16:57:00Z"/>
        </w:rPr>
      </w:pPr>
    </w:p>
    <w:p w:rsidR="00A72A55" w:rsidRPr="000642A2" w:rsidRDefault="00A72A55" w:rsidP="00A72A55">
      <w:pPr>
        <w:rPr>
          <w:ins w:id="1281" w:author="jie sun" w:date="2018-04-08T16:57:00Z"/>
        </w:rPr>
      </w:pPr>
      <w:ins w:id="1282" w:author="jie sun" w:date="2018-04-08T16:57:00Z">
        <w:r>
          <w:t xml:space="preserve">When an object is in static condition, it has </w:t>
        </w:r>
        <w:r w:rsidRPr="000642A2">
          <w:t>only the gravitational acceleration</w:t>
        </w:r>
        <w:r>
          <w:t xml:space="preserve"> in perpendicular direction with the ground.  The two figures below</w:t>
        </w:r>
      </w:ins>
      <w:ins w:id="1283" w:author="jie sun" w:date="2018-04-08T18:08:00Z">
        <w:r w:rsidR="00FB0B14">
          <w:t xml:space="preserve"> </w:t>
        </w:r>
      </w:ins>
      <w:ins w:id="1284" w:author="jie sun" w:date="2018-04-08T16:57:00Z">
        <w:r>
          <w:t>show</w:t>
        </w:r>
      </w:ins>
      <w:ins w:id="1285" w:author="jie sun" w:date="2018-04-08T18:08:00Z">
        <w:r w:rsidR="00FB0B14">
          <w:t xml:space="preserve"> </w:t>
        </w:r>
      </w:ins>
      <w:ins w:id="1286" w:author="jie sun" w:date="2018-04-08T16:57:00Z">
        <w:r>
          <w:t>the acceleration</w:t>
        </w:r>
      </w:ins>
      <w:ins w:id="1287" w:author="jie sun" w:date="2018-04-08T18:09:00Z">
        <w:r w:rsidR="00FB0B14">
          <w:t xml:space="preserve">s </w:t>
        </w:r>
      </w:ins>
      <w:ins w:id="1288" w:author="jie sun" w:date="2018-04-08T16:57:00Z">
        <w:r>
          <w:t xml:space="preserve">of a phone in </w:t>
        </w:r>
      </w:ins>
      <w:ins w:id="1289" w:author="jie sun" w:date="2018-04-08T18:09:00Z">
        <w:r w:rsidR="00FB0B14">
          <w:t>static condition</w:t>
        </w:r>
      </w:ins>
      <w:ins w:id="1290" w:author="jie sun" w:date="2018-04-08T16:57:00Z">
        <w:r>
          <w:t xml:space="preserve">, and it just prove that no matter the accelerometer put in which direction, in </w:t>
        </w:r>
        <w:bookmarkStart w:id="1291" w:name="OLE_LINK27"/>
        <w:r>
          <w:t>static condition</w:t>
        </w:r>
        <w:bookmarkEnd w:id="1291"/>
        <w:r>
          <w:t xml:space="preserve"> that it only be affected by gravity. </w:t>
        </w:r>
      </w:ins>
    </w:p>
    <w:p w:rsidR="00A72A55" w:rsidRDefault="00A72A55">
      <w:pPr>
        <w:jc w:val="center"/>
        <w:rPr>
          <w:ins w:id="1292" w:author="jie sun" w:date="2018-04-08T16:57:00Z"/>
        </w:rPr>
        <w:pPrChange w:id="1293" w:author="jie sun" w:date="2018-04-16T21:33:00Z">
          <w:pPr/>
        </w:pPrChange>
      </w:pPr>
      <w:ins w:id="1294" w:author="jie sun" w:date="2018-04-08T16:57:00Z">
        <w:r>
          <w:rPr>
            <w:noProof/>
          </w:rPr>
          <w:drawing>
            <wp:inline distT="0" distB="0" distL="0" distR="0" wp14:anchorId="166050CA" wp14:editId="08081274">
              <wp:extent cx="2470785" cy="2464435"/>
              <wp:effectExtent l="0" t="0" r="5715" b="0"/>
              <wp:docPr id="55" name="Picture 55"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noProof/>
          </w:rPr>
          <w:drawing>
            <wp:inline distT="0" distB="0" distL="0" distR="0" wp14:anchorId="38B8A10A" wp14:editId="1E06DF9E">
              <wp:extent cx="2791460" cy="2420620"/>
              <wp:effectExtent l="0" t="0" r="8890" b="0"/>
              <wp:docPr id="56" name="Picture 56"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ins>
    </w:p>
    <w:p w:rsidR="00A72A55" w:rsidRDefault="00A72A55">
      <w:pPr>
        <w:jc w:val="center"/>
        <w:rPr>
          <w:ins w:id="1295" w:author="jie sun" w:date="2018-04-08T16:57:00Z"/>
          <w:iCs/>
          <w:color w:val="44546A" w:themeColor="text2"/>
          <w:sz w:val="21"/>
          <w:szCs w:val="18"/>
        </w:rPr>
        <w:pPrChange w:id="1296" w:author="jie sun" w:date="2018-04-16T21:33:00Z">
          <w:pPr/>
        </w:pPrChange>
      </w:pPr>
      <w:bookmarkStart w:id="1297" w:name="_Toc517801873"/>
      <w:ins w:id="1298" w:author="jie sun" w:date="2018-04-08T16:57:00Z">
        <w:r w:rsidRPr="000642A2">
          <w:rPr>
            <w:iCs/>
            <w:color w:val="44546A" w:themeColor="text2"/>
            <w:sz w:val="21"/>
            <w:szCs w:val="18"/>
          </w:rPr>
          <w:t xml:space="preserve">Figure </w:t>
        </w:r>
      </w:ins>
      <w:ins w:id="1299" w:author="JIE  SUN" w:date="2018-06-21T13:36:00Z">
        <w:r w:rsidR="00A64E7B">
          <w:rPr>
            <w:iCs/>
            <w:color w:val="44546A" w:themeColor="text2"/>
            <w:sz w:val="21"/>
            <w:szCs w:val="18"/>
          </w:rPr>
          <w:fldChar w:fldCharType="begin"/>
        </w:r>
        <w:r w:rsidR="00A64E7B">
          <w:rPr>
            <w:iCs/>
            <w:color w:val="44546A" w:themeColor="text2"/>
            <w:sz w:val="21"/>
            <w:szCs w:val="18"/>
          </w:rPr>
          <w:instrText xml:space="preserve"> STYLEREF 1 \s </w:instrText>
        </w:r>
      </w:ins>
      <w:r w:rsidR="00A64E7B">
        <w:rPr>
          <w:iCs/>
          <w:color w:val="44546A" w:themeColor="text2"/>
          <w:sz w:val="21"/>
          <w:szCs w:val="18"/>
        </w:rPr>
        <w:fldChar w:fldCharType="separate"/>
      </w:r>
      <w:r w:rsidR="00A64E7B">
        <w:rPr>
          <w:iCs/>
          <w:noProof/>
          <w:color w:val="44546A" w:themeColor="text2"/>
          <w:sz w:val="21"/>
          <w:szCs w:val="18"/>
        </w:rPr>
        <w:t>2</w:t>
      </w:r>
      <w:ins w:id="1300" w:author="JIE  SUN" w:date="2018-06-21T13:36:00Z">
        <w:r w:rsidR="00A64E7B">
          <w:rPr>
            <w:iCs/>
            <w:color w:val="44546A" w:themeColor="text2"/>
            <w:sz w:val="21"/>
            <w:szCs w:val="18"/>
          </w:rPr>
          <w:fldChar w:fldCharType="end"/>
        </w:r>
        <w:r w:rsidR="00A64E7B">
          <w:rPr>
            <w:iCs/>
            <w:color w:val="44546A" w:themeColor="text2"/>
            <w:sz w:val="21"/>
            <w:szCs w:val="18"/>
          </w:rPr>
          <w:noBreakHyphen/>
        </w:r>
        <w:r w:rsidR="00A64E7B">
          <w:rPr>
            <w:iCs/>
            <w:color w:val="44546A" w:themeColor="text2"/>
            <w:sz w:val="21"/>
            <w:szCs w:val="18"/>
          </w:rPr>
          <w:fldChar w:fldCharType="begin"/>
        </w:r>
        <w:r w:rsidR="00A64E7B">
          <w:rPr>
            <w:iCs/>
            <w:color w:val="44546A" w:themeColor="text2"/>
            <w:sz w:val="21"/>
            <w:szCs w:val="18"/>
          </w:rPr>
          <w:instrText xml:space="preserve"> SEQ Figure \* ARABIC \s 1 </w:instrText>
        </w:r>
      </w:ins>
      <w:r w:rsidR="00A64E7B">
        <w:rPr>
          <w:iCs/>
          <w:color w:val="44546A" w:themeColor="text2"/>
          <w:sz w:val="21"/>
          <w:szCs w:val="18"/>
        </w:rPr>
        <w:fldChar w:fldCharType="separate"/>
      </w:r>
      <w:ins w:id="1301" w:author="JIE  SUN" w:date="2018-06-21T13:36:00Z">
        <w:r w:rsidR="00A64E7B">
          <w:rPr>
            <w:iCs/>
            <w:noProof/>
            <w:color w:val="44546A" w:themeColor="text2"/>
            <w:sz w:val="21"/>
            <w:szCs w:val="18"/>
          </w:rPr>
          <w:t>3</w:t>
        </w:r>
        <w:r w:rsidR="00A64E7B">
          <w:rPr>
            <w:iCs/>
            <w:color w:val="44546A" w:themeColor="text2"/>
            <w:sz w:val="21"/>
            <w:szCs w:val="18"/>
          </w:rPr>
          <w:fldChar w:fldCharType="end"/>
        </w:r>
      </w:ins>
      <w:ins w:id="1302" w:author="jie sun" w:date="2018-04-19T13:00:00Z">
        <w:del w:id="1303" w:author="JIE  SUN" w:date="2018-06-21T13:34:00Z">
          <w:r w:rsidR="00083FE7" w:rsidDel="00A64E7B">
            <w:rPr>
              <w:iCs/>
              <w:color w:val="44546A" w:themeColor="text2"/>
              <w:sz w:val="21"/>
              <w:szCs w:val="18"/>
            </w:rPr>
            <w:fldChar w:fldCharType="begin"/>
          </w:r>
          <w:r w:rsidR="00083FE7" w:rsidDel="00A64E7B">
            <w:rPr>
              <w:iCs/>
              <w:color w:val="44546A" w:themeColor="text2"/>
              <w:sz w:val="21"/>
              <w:szCs w:val="18"/>
            </w:rPr>
            <w:delInstrText xml:space="preserve"> STYLEREF 1 \s </w:delInstrText>
          </w:r>
        </w:del>
      </w:ins>
      <w:del w:id="1304" w:author="JIE  SUN" w:date="2018-06-21T13:34:00Z">
        <w:r w:rsidR="00083FE7" w:rsidDel="00A64E7B">
          <w:rPr>
            <w:iCs/>
            <w:color w:val="44546A" w:themeColor="text2"/>
            <w:sz w:val="21"/>
            <w:szCs w:val="18"/>
          </w:rPr>
          <w:fldChar w:fldCharType="separate"/>
        </w:r>
        <w:r w:rsidR="00083FE7" w:rsidDel="00A64E7B">
          <w:rPr>
            <w:iCs/>
            <w:noProof/>
            <w:color w:val="44546A" w:themeColor="text2"/>
            <w:sz w:val="21"/>
            <w:szCs w:val="18"/>
          </w:rPr>
          <w:delText>2</w:delText>
        </w:r>
      </w:del>
      <w:ins w:id="1305" w:author="jie sun" w:date="2018-04-19T13:00:00Z">
        <w:del w:id="1306" w:author="JIE  SUN" w:date="2018-06-21T13:34:00Z">
          <w:r w:rsidR="00083FE7" w:rsidDel="00A64E7B">
            <w:rPr>
              <w:iCs/>
              <w:color w:val="44546A" w:themeColor="text2"/>
              <w:sz w:val="21"/>
              <w:szCs w:val="18"/>
            </w:rPr>
            <w:fldChar w:fldCharType="end"/>
          </w:r>
          <w:r w:rsidR="00083FE7" w:rsidDel="00A64E7B">
            <w:rPr>
              <w:iCs/>
              <w:color w:val="44546A" w:themeColor="text2"/>
              <w:sz w:val="21"/>
              <w:szCs w:val="18"/>
            </w:rPr>
            <w:delText>.</w:delText>
          </w:r>
          <w:r w:rsidR="00083FE7" w:rsidDel="00A64E7B">
            <w:rPr>
              <w:iCs/>
              <w:color w:val="44546A" w:themeColor="text2"/>
              <w:sz w:val="21"/>
              <w:szCs w:val="18"/>
            </w:rPr>
            <w:fldChar w:fldCharType="begin"/>
          </w:r>
          <w:r w:rsidR="00083FE7" w:rsidDel="00A64E7B">
            <w:rPr>
              <w:iCs/>
              <w:color w:val="44546A" w:themeColor="text2"/>
              <w:sz w:val="21"/>
              <w:szCs w:val="18"/>
            </w:rPr>
            <w:delInstrText xml:space="preserve"> SEQ Figure \* ARABIC \s 1 </w:delInstrText>
          </w:r>
        </w:del>
      </w:ins>
      <w:del w:id="1307" w:author="JIE  SUN" w:date="2018-06-21T13:34:00Z">
        <w:r w:rsidR="00083FE7" w:rsidDel="00A64E7B">
          <w:rPr>
            <w:iCs/>
            <w:color w:val="44546A" w:themeColor="text2"/>
            <w:sz w:val="21"/>
            <w:szCs w:val="18"/>
          </w:rPr>
          <w:fldChar w:fldCharType="separate"/>
        </w:r>
      </w:del>
      <w:ins w:id="1308" w:author="jie sun" w:date="2018-04-19T13:00:00Z">
        <w:del w:id="1309" w:author="JIE  SUN" w:date="2018-06-21T13:34:00Z">
          <w:r w:rsidR="00083FE7" w:rsidDel="00A64E7B">
            <w:rPr>
              <w:iCs/>
              <w:noProof/>
              <w:color w:val="44546A" w:themeColor="text2"/>
              <w:sz w:val="21"/>
              <w:szCs w:val="18"/>
            </w:rPr>
            <w:delText>3</w:delText>
          </w:r>
          <w:r w:rsidR="00083FE7" w:rsidDel="00A64E7B">
            <w:rPr>
              <w:iCs/>
              <w:color w:val="44546A" w:themeColor="text2"/>
              <w:sz w:val="21"/>
              <w:szCs w:val="18"/>
            </w:rPr>
            <w:fldChar w:fldCharType="end"/>
          </w:r>
        </w:del>
      </w:ins>
      <w:ins w:id="1310" w:author="jie sun" w:date="2018-04-08T16:57:00Z">
        <w:r w:rsidRPr="000642A2">
          <w:rPr>
            <w:rFonts w:hint="eastAsia"/>
            <w:iCs/>
            <w:color w:val="44546A" w:themeColor="text2"/>
            <w:sz w:val="21"/>
            <w:szCs w:val="18"/>
          </w:rPr>
          <w:t>:</w:t>
        </w:r>
        <w:bookmarkStart w:id="1311" w:name="OLE_LINK28"/>
        <w:r w:rsidRPr="000642A2">
          <w:rPr>
            <w:rFonts w:hint="eastAsia"/>
            <w:iCs/>
            <w:color w:val="44546A" w:themeColor="text2"/>
            <w:sz w:val="21"/>
            <w:szCs w:val="18"/>
          </w:rPr>
          <w:t xml:space="preserve"> Three-Axis Accelerometer</w:t>
        </w:r>
      </w:ins>
      <w:ins w:id="1312" w:author="jie sun" w:date="2018-04-08T17:02:00Z">
        <w:r w:rsidR="000A497F">
          <w:rPr>
            <w:iCs/>
            <w:color w:val="44546A" w:themeColor="text2"/>
            <w:sz w:val="21"/>
            <w:szCs w:val="18"/>
          </w:rPr>
          <w:t xml:space="preserve"> </w:t>
        </w:r>
      </w:ins>
      <w:ins w:id="1313" w:author="jie sun" w:date="2018-04-16T22:25:00Z">
        <w:r w:rsidR="000E4E5A">
          <w:rPr>
            <w:iCs/>
            <w:color w:val="44546A" w:themeColor="text2"/>
            <w:sz w:val="21"/>
            <w:szCs w:val="18"/>
          </w:rPr>
          <w:t>I</w:t>
        </w:r>
      </w:ins>
      <w:ins w:id="1314" w:author="jie sun" w:date="2018-04-08T17:02:00Z">
        <w:r w:rsidR="000A497F">
          <w:rPr>
            <w:iCs/>
            <w:color w:val="44546A" w:themeColor="text2"/>
            <w:sz w:val="21"/>
            <w:szCs w:val="18"/>
          </w:rPr>
          <w:t xml:space="preserve">n </w:t>
        </w:r>
      </w:ins>
      <w:ins w:id="1315" w:author="jie sun" w:date="2018-04-16T22:25:00Z">
        <w:r w:rsidR="000E4E5A">
          <w:rPr>
            <w:iCs/>
            <w:color w:val="44546A" w:themeColor="text2"/>
            <w:sz w:val="21"/>
            <w:szCs w:val="18"/>
          </w:rPr>
          <w:t>A</w:t>
        </w:r>
      </w:ins>
      <w:ins w:id="1316" w:author="jie sun" w:date="2018-04-08T17:02:00Z">
        <w:r w:rsidR="000A497F">
          <w:rPr>
            <w:iCs/>
            <w:color w:val="44546A" w:themeColor="text2"/>
            <w:sz w:val="21"/>
            <w:szCs w:val="18"/>
          </w:rPr>
          <w:t xml:space="preserve"> </w:t>
        </w:r>
      </w:ins>
      <w:ins w:id="1317" w:author="jie sun" w:date="2018-04-16T22:25:00Z">
        <w:r w:rsidR="000E4E5A">
          <w:rPr>
            <w:iCs/>
            <w:color w:val="44546A" w:themeColor="text2"/>
            <w:sz w:val="21"/>
            <w:szCs w:val="18"/>
          </w:rPr>
          <w:t>P</w:t>
        </w:r>
      </w:ins>
      <w:ins w:id="1318" w:author="jie sun" w:date="2018-04-08T17:02:00Z">
        <w:r w:rsidR="000A497F">
          <w:rPr>
            <w:iCs/>
            <w:color w:val="44546A" w:themeColor="text2"/>
            <w:sz w:val="21"/>
            <w:szCs w:val="18"/>
          </w:rPr>
          <w:t>hone</w:t>
        </w:r>
      </w:ins>
      <w:ins w:id="1319" w:author="jie sun" w:date="2018-04-08T17:03:00Z">
        <w:r w:rsidR="00F41DEB">
          <w:rPr>
            <w:iCs/>
            <w:color w:val="44546A" w:themeColor="text2"/>
            <w:sz w:val="21"/>
            <w:szCs w:val="18"/>
          </w:rPr>
          <w:t xml:space="preserve"> </w:t>
        </w:r>
      </w:ins>
      <w:customXmlInsRangeStart w:id="1320" w:author="jie sun" w:date="2018-04-08T17:03:00Z"/>
      <w:sdt>
        <w:sdtPr>
          <w:rPr>
            <w:iCs/>
            <w:color w:val="44546A" w:themeColor="text2"/>
            <w:sz w:val="21"/>
            <w:szCs w:val="18"/>
          </w:rPr>
          <w:id w:val="-1610819101"/>
          <w:citation/>
        </w:sdtPr>
        <w:sdtContent>
          <w:customXmlInsRangeEnd w:id="1320"/>
          <w:ins w:id="1321" w:author="jie sun" w:date="2018-04-08T17:03:00Z">
            <w:r w:rsidR="00F41DEB">
              <w:rPr>
                <w:iCs/>
                <w:color w:val="44546A" w:themeColor="text2"/>
                <w:sz w:val="21"/>
                <w:szCs w:val="18"/>
              </w:rPr>
              <w:fldChar w:fldCharType="begin"/>
            </w:r>
          </w:ins>
          <w:ins w:id="1322" w:author="jie sun" w:date="2018-04-08T17:04:00Z">
            <w:r w:rsidR="00F41DEB">
              <w:rPr>
                <w:iCs/>
                <w:color w:val="44546A" w:themeColor="text2"/>
                <w:sz w:val="21"/>
                <w:szCs w:val="18"/>
              </w:rPr>
              <w:instrText xml:space="preserve">CITATION Yin14 \l 2052 </w:instrText>
            </w:r>
          </w:ins>
          <w:r w:rsidR="00F41DEB">
            <w:rPr>
              <w:iCs/>
              <w:color w:val="44546A" w:themeColor="text2"/>
              <w:sz w:val="21"/>
              <w:szCs w:val="18"/>
            </w:rPr>
            <w:fldChar w:fldCharType="separate"/>
          </w:r>
          <w:r w:rsidR="006116D1" w:rsidRPr="006116D1">
            <w:rPr>
              <w:noProof/>
              <w:color w:val="44546A" w:themeColor="text2"/>
              <w:sz w:val="21"/>
              <w:szCs w:val="18"/>
            </w:rPr>
            <w:t>(YingWen, 2014)</w:t>
          </w:r>
          <w:ins w:id="1323" w:author="jie sun" w:date="2018-04-08T17:03:00Z">
            <w:r w:rsidR="00F41DEB">
              <w:rPr>
                <w:iCs/>
                <w:color w:val="44546A" w:themeColor="text2"/>
                <w:sz w:val="21"/>
                <w:szCs w:val="18"/>
              </w:rPr>
              <w:fldChar w:fldCharType="end"/>
            </w:r>
          </w:ins>
          <w:customXmlInsRangeStart w:id="1324" w:author="jie sun" w:date="2018-04-08T17:03:00Z"/>
        </w:sdtContent>
      </w:sdt>
      <w:customXmlInsRangeEnd w:id="1324"/>
      <w:bookmarkEnd w:id="1297"/>
    </w:p>
    <w:bookmarkEnd w:id="1311"/>
    <w:p w:rsidR="00F67079" w:rsidRPr="00A72A55" w:rsidRDefault="00F67079">
      <w:pPr>
        <w:rPr>
          <w:iCs/>
          <w:color w:val="44546A" w:themeColor="text2"/>
          <w:sz w:val="21"/>
          <w:szCs w:val="18"/>
          <w:rPrChange w:id="1325" w:author="jie sun" w:date="2018-04-08T16:57:00Z">
            <w:rPr/>
          </w:rPrChange>
        </w:rPr>
      </w:pPr>
    </w:p>
    <w:p w:rsidR="0087014B" w:rsidDel="008E1261" w:rsidRDefault="00D5184D">
      <w:pPr>
        <w:rPr>
          <w:del w:id="1326" w:author="jie sun" w:date="2018-04-08T16:35:00Z"/>
        </w:rPr>
      </w:pPr>
      <w:r>
        <w:t>And maybe some beginners will ask how to get the three axes data from an iPhone. Exactly, there are</w:t>
      </w:r>
      <w:ins w:id="1327" w:author="jie sun" w:date="2018-04-08T17:07:00Z">
        <w:r w:rsidR="008D25AB">
          <w:t xml:space="preserve"> some A</w:t>
        </w:r>
      </w:ins>
      <w:ins w:id="1328" w:author="jie sun" w:date="2018-04-08T17:08:00Z">
        <w:r w:rsidR="008D25AB">
          <w:t>PP</w:t>
        </w:r>
        <w:r w:rsidR="00094865">
          <w:t>s</w:t>
        </w:r>
      </w:ins>
      <w:del w:id="1329" w:author="jie sun" w:date="2018-04-08T17:07:00Z">
        <w:r w:rsidDel="008D25AB">
          <w:delText xml:space="preserve"> lots of app</w:delText>
        </w:r>
      </w:del>
      <w:r>
        <w:t xml:space="preserve"> creating the function to catch the efficient data directly from the phone</w:t>
      </w:r>
      <w:del w:id="1330" w:author="jie sun" w:date="2018-04-08T16:31:00Z">
        <w:r w:rsidDel="0017772C">
          <w:delText xml:space="preserve">. Introducing one free iPhone </w:delText>
        </w:r>
        <w:r w:rsidDel="0017772C">
          <w:rPr>
            <w:rFonts w:hint="eastAsia"/>
          </w:rPr>
          <w:delText>APP</w:delText>
        </w:r>
        <w:r w:rsidDel="0017772C">
          <w:delText xml:space="preserve"> named </w:delText>
        </w:r>
      </w:del>
      <w:del w:id="1331" w:author="jie sun" w:date="2018-04-08T16:30:00Z">
        <w:r w:rsidDel="004B637B">
          <w:delText>“</w:delText>
        </w:r>
      </w:del>
      <w:del w:id="1332" w:author="jie sun" w:date="2018-04-08T16:31:00Z">
        <w:r w:rsidDel="0017772C">
          <w:delText>Physics Toolbox Sensor Suite</w:delText>
        </w:r>
      </w:del>
      <w:del w:id="1333" w:author="jie sun" w:date="2018-04-08T16:30:00Z">
        <w:r w:rsidDel="004B637B">
          <w:delText>”</w:delText>
        </w:r>
      </w:del>
      <w:r>
        <w:t>, which can get not only the data of accelerometer from the iPhone to email to your email box, but also Gyroscope</w:t>
      </w:r>
      <w:ins w:id="1334" w:author="jie sun" w:date="2018-04-08T16:31:00Z">
        <w:r w:rsidR="0017772C">
          <w:t xml:space="preserve"> data</w:t>
        </w:r>
      </w:ins>
      <w:r>
        <w:t xml:space="preserve"> which will be discuss in next chapter and Magnetometer sensor. </w:t>
      </w:r>
      <w:del w:id="1335" w:author="jie sun" w:date="2018-04-08T16:32:00Z">
        <w:r w:rsidDel="008E1261">
          <w:delText>The data of accelerometer and gyroscope from an iPhone in this thesis is almost caught by this APP.</w:delText>
        </w:r>
      </w:del>
    </w:p>
    <w:p w:rsidR="0087014B" w:rsidDel="008E1261" w:rsidRDefault="0087014B">
      <w:pPr>
        <w:rPr>
          <w:del w:id="1336" w:author="jie sun" w:date="2018-04-08T16:35:00Z"/>
        </w:rPr>
      </w:pPr>
    </w:p>
    <w:p w:rsidR="0087014B" w:rsidDel="008E1261" w:rsidRDefault="0087014B">
      <w:pPr>
        <w:rPr>
          <w:del w:id="1337" w:author="jie sun" w:date="2018-04-08T16:35:00Z"/>
        </w:rPr>
      </w:pPr>
    </w:p>
    <w:p w:rsidR="0087014B" w:rsidDel="008E1261" w:rsidRDefault="00D5184D">
      <w:pPr>
        <w:rPr>
          <w:del w:id="1338" w:author="jie sun" w:date="2018-04-08T16:35:00Z"/>
        </w:rPr>
        <w:pPrChange w:id="1339" w:author="jie sun" w:date="2018-04-08T16:35:00Z">
          <w:pPr>
            <w:pStyle w:val="Subtitle"/>
          </w:pPr>
        </w:pPrChange>
      </w:pPr>
      <w:del w:id="1340" w:author="jie sun" w:date="2018-04-08T16:35:00Z">
        <w:r w:rsidDel="008E1261">
          <w:delText xml:space="preserve">Figure 2. </w:delText>
        </w:r>
        <w:r w:rsidDel="008E1261">
          <w:rPr>
            <w:iCs/>
          </w:rPr>
          <w:fldChar w:fldCharType="begin"/>
        </w:r>
        <w:r w:rsidDel="008E1261">
          <w:delInstrText xml:space="preserve"> SEQ Figure_2. \* ARABIC </w:delInstrText>
        </w:r>
        <w:r w:rsidDel="008E1261">
          <w:rPr>
            <w:iCs/>
          </w:rPr>
          <w:fldChar w:fldCharType="separate"/>
        </w:r>
      </w:del>
      <w:ins w:id="1341" w:author="像个男人一样" w:date="2018-03-22T11:51:00Z">
        <w:del w:id="1342" w:author="jie sun" w:date="2018-04-08T16:35:00Z">
          <w:r w:rsidDel="008E1261">
            <w:rPr>
              <w:b/>
            </w:rPr>
            <w:delText>错误！未指定顺序。</w:delText>
          </w:r>
        </w:del>
      </w:ins>
      <w:ins w:id="1343" w:author="像个男人一样" w:date="2018-03-21T23:39:00Z">
        <w:del w:id="1344" w:author="jie sun" w:date="2018-04-08T16:35:00Z">
          <w:r w:rsidDel="008E1261">
            <w:rPr>
              <w:b/>
            </w:rPr>
            <w:delText>错误！未指定顺序。</w:delText>
          </w:r>
        </w:del>
      </w:ins>
      <w:ins w:id="1345" w:author="像个男人一样" w:date="2018-03-21T23:10:00Z">
        <w:del w:id="1346" w:author="jie sun" w:date="2018-04-08T16:35:00Z">
          <w:r w:rsidDel="008E1261">
            <w:rPr>
              <w:b/>
            </w:rPr>
            <w:delText>错误！未指定顺序。</w:delText>
          </w:r>
        </w:del>
      </w:ins>
      <w:ins w:id="1347" w:author="像个男人一样" w:date="2018-03-21T23:08:00Z">
        <w:del w:id="1348" w:author="jie sun" w:date="2018-04-08T16:35:00Z">
          <w:r w:rsidDel="008E1261">
            <w:rPr>
              <w:b/>
            </w:rPr>
            <w:delText>错误！未指定顺序。</w:delText>
          </w:r>
        </w:del>
      </w:ins>
      <w:ins w:id="1349" w:author="像个男人一样" w:date="2018-03-21T02:33:00Z">
        <w:del w:id="1350" w:author="jie sun" w:date="2018-04-08T16:35:00Z">
          <w:r w:rsidDel="008E1261">
            <w:rPr>
              <w:b/>
            </w:rPr>
            <w:delText>错误！未指定顺序。错误！未指定顺序。</w:delText>
          </w:r>
        </w:del>
      </w:ins>
      <w:ins w:id="1351" w:author="像个男人一样" w:date="2018-03-21T02:31:00Z">
        <w:del w:id="1352" w:author="jie sun" w:date="2018-04-08T16:35:00Z">
          <w:r w:rsidDel="008E1261">
            <w:rPr>
              <w:b/>
            </w:rPr>
            <w:delText>错误！未指定顺序。</w:delText>
          </w:r>
        </w:del>
      </w:ins>
      <w:ins w:id="1353" w:author="像个男人一样" w:date="2018-03-21T02:30:00Z">
        <w:del w:id="1354" w:author="jie sun" w:date="2018-04-08T16:35:00Z">
          <w:r w:rsidDel="008E1261">
            <w:rPr>
              <w:b/>
            </w:rPr>
            <w:delText>错误！未指定顺序。</w:delText>
          </w:r>
        </w:del>
      </w:ins>
      <w:ins w:id="1355" w:author="像个男人一样" w:date="2018-03-21T02:29:00Z">
        <w:del w:id="1356" w:author="jie sun" w:date="2018-04-08T16:35:00Z">
          <w:r w:rsidDel="008E1261">
            <w:rPr>
              <w:b/>
            </w:rPr>
            <w:delText>错误！未指定顺序。错误！未指定顺序。</w:delText>
          </w:r>
        </w:del>
      </w:ins>
      <w:ins w:id="1357" w:author="像个男人一样" w:date="2018-03-21T02:26:00Z">
        <w:del w:id="1358" w:author="jie sun" w:date="2018-04-08T16:35:00Z">
          <w:r w:rsidDel="008E1261">
            <w:rPr>
              <w:b/>
            </w:rPr>
            <w:delText>错误！未指定顺序。</w:delText>
          </w:r>
        </w:del>
      </w:ins>
      <w:ins w:id="1359" w:author="像个男人一样" w:date="2018-03-21T02:25:00Z">
        <w:del w:id="1360" w:author="jie sun" w:date="2018-04-08T16:35:00Z">
          <w:r w:rsidDel="008E1261">
            <w:rPr>
              <w:b/>
            </w:rPr>
            <w:delText>错误！未指定顺序。</w:delText>
          </w:r>
        </w:del>
      </w:ins>
      <w:ins w:id="1361" w:author="像个男人一样" w:date="2018-03-21T02:24:00Z">
        <w:del w:id="1362" w:author="jie sun" w:date="2018-04-08T16:35:00Z">
          <w:r w:rsidDel="008E1261">
            <w:rPr>
              <w:b/>
            </w:rPr>
            <w:delText>错误！未指定顺序。</w:delText>
          </w:r>
        </w:del>
      </w:ins>
      <w:ins w:id="1363" w:author="像个男人一样" w:date="2018-03-21T02:23:00Z">
        <w:del w:id="1364" w:author="jie sun" w:date="2018-04-08T16:35:00Z">
          <w:r w:rsidDel="008E1261">
            <w:rPr>
              <w:b/>
            </w:rPr>
            <w:delText>错误！未指定顺序。</w:delText>
          </w:r>
        </w:del>
      </w:ins>
      <w:ins w:id="1365" w:author="像个男人一样" w:date="2018-03-21T02:22:00Z">
        <w:del w:id="1366" w:author="jie sun" w:date="2018-04-08T16:35:00Z">
          <w:r w:rsidDel="008E1261">
            <w:rPr>
              <w:b/>
            </w:rPr>
            <w:delText>错误！未指定顺序。</w:delText>
          </w:r>
        </w:del>
      </w:ins>
      <w:ins w:id="1367" w:author="像个男人一样" w:date="2018-03-21T02:17:00Z">
        <w:del w:id="1368" w:author="jie sun" w:date="2018-04-08T16:35:00Z">
          <w:r w:rsidDel="008E1261">
            <w:rPr>
              <w:b/>
            </w:rPr>
            <w:delText>错误！未指定顺序。错误！未指定顺序。错误！未指定顺序。</w:delText>
          </w:r>
        </w:del>
      </w:ins>
      <w:ins w:id="1369" w:author="像个男人一样" w:date="2018-03-21T02:15:00Z">
        <w:del w:id="1370" w:author="jie sun" w:date="2018-04-08T16:35:00Z">
          <w:r w:rsidDel="008E1261">
            <w:rPr>
              <w:b/>
            </w:rPr>
            <w:delText>错误！未指定顺序。</w:delText>
          </w:r>
        </w:del>
      </w:ins>
      <w:ins w:id="1371" w:author="像个男人一样" w:date="2018-03-21T02:14:00Z">
        <w:del w:id="1372" w:author="jie sun" w:date="2018-04-08T16:35:00Z">
          <w:r w:rsidDel="008E1261">
            <w:rPr>
              <w:b/>
            </w:rPr>
            <w:delText>错误！未指定顺序。</w:delText>
          </w:r>
        </w:del>
      </w:ins>
      <w:ins w:id="1373" w:author="像个男人一样" w:date="2018-03-21T02:13:00Z">
        <w:del w:id="1374" w:author="jie sun" w:date="2018-04-08T16:35:00Z">
          <w:r w:rsidDel="008E1261">
            <w:rPr>
              <w:b/>
            </w:rPr>
            <w:delText>错误！未指定顺序。</w:delText>
          </w:r>
        </w:del>
      </w:ins>
      <w:ins w:id="1375" w:author="像个男人一样" w:date="2018-03-21T02:12:00Z">
        <w:del w:id="1376" w:author="jie sun" w:date="2018-04-08T16:35:00Z">
          <w:r w:rsidDel="008E1261">
            <w:rPr>
              <w:b/>
            </w:rPr>
            <w:delText>错误！未指定顺序。</w:delText>
          </w:r>
        </w:del>
      </w:ins>
      <w:ins w:id="1377" w:author="像个男人一样" w:date="2018-03-21T02:02:00Z">
        <w:del w:id="1378" w:author="jie sun" w:date="2018-04-08T16:35:00Z">
          <w:r w:rsidDel="008E1261">
            <w:rPr>
              <w:b/>
            </w:rPr>
            <w:delText>错误！未指定顺序。错误！未指定顺序。</w:delText>
          </w:r>
        </w:del>
      </w:ins>
      <w:ins w:id="1379" w:author="像个男人一样" w:date="2018-03-21T02:01:00Z">
        <w:del w:id="1380" w:author="jie sun" w:date="2018-04-08T16:35:00Z">
          <w:r w:rsidDel="008E1261">
            <w:rPr>
              <w:b/>
            </w:rPr>
            <w:delText>错误！未指定顺序。</w:delText>
          </w:r>
        </w:del>
      </w:ins>
      <w:ins w:id="1381" w:author="像个男人一样" w:date="2018-03-21T02:00:00Z">
        <w:del w:id="1382" w:author="jie sun" w:date="2018-04-08T16:35:00Z">
          <w:r w:rsidDel="008E1261">
            <w:rPr>
              <w:b/>
            </w:rPr>
            <w:delText>错误！未指定顺序。</w:delText>
          </w:r>
        </w:del>
      </w:ins>
      <w:ins w:id="1383" w:author="像个男人一样" w:date="2018-03-21T01:59:00Z">
        <w:del w:id="1384" w:author="jie sun" w:date="2018-04-08T16:35:00Z">
          <w:r w:rsidDel="008E1261">
            <w:rPr>
              <w:b/>
            </w:rPr>
            <w:delText>错误！未指定顺序。</w:delText>
          </w:r>
        </w:del>
      </w:ins>
      <w:ins w:id="1385" w:author="像个男人一样" w:date="2018-03-21T01:58:00Z">
        <w:del w:id="1386" w:author="jie sun" w:date="2018-04-08T16:35:00Z">
          <w:r w:rsidDel="008E1261">
            <w:rPr>
              <w:b/>
            </w:rPr>
            <w:delText>错误！未指定顺序。错误！未指定顺序。</w:delText>
          </w:r>
        </w:del>
      </w:ins>
      <w:ins w:id="1387" w:author="像个男人一样" w:date="2018-03-21T01:57:00Z">
        <w:del w:id="1388" w:author="jie sun" w:date="2018-04-08T16:35:00Z">
          <w:r w:rsidDel="008E1261">
            <w:rPr>
              <w:b/>
            </w:rPr>
            <w:delText>错误！未指定顺序。</w:delText>
          </w:r>
        </w:del>
      </w:ins>
      <w:ins w:id="1389" w:author="像个男人一样" w:date="2018-03-21T01:48:00Z">
        <w:del w:id="1390" w:author="jie sun" w:date="2018-04-08T16:35:00Z">
          <w:r w:rsidDel="008E1261">
            <w:rPr>
              <w:b/>
            </w:rPr>
            <w:delText>错误！未指定顺序。错误！未指定顺序。</w:delText>
          </w:r>
        </w:del>
      </w:ins>
      <w:ins w:id="1391" w:author="像个男人一样" w:date="2018-03-21T01:47:00Z">
        <w:del w:id="1392" w:author="jie sun" w:date="2018-04-08T16:35:00Z">
          <w:r w:rsidDel="008E1261">
            <w:rPr>
              <w:b/>
            </w:rPr>
            <w:delText>错误！未指定顺序。</w:delText>
          </w:r>
        </w:del>
      </w:ins>
      <w:ins w:id="1393" w:author="像个男人一样" w:date="2018-03-21T01:46:00Z">
        <w:del w:id="1394" w:author="jie sun" w:date="2018-04-08T16:35:00Z">
          <w:r w:rsidDel="008E1261">
            <w:rPr>
              <w:b/>
            </w:rPr>
            <w:delText>错误！未指定顺序。</w:delText>
          </w:r>
        </w:del>
      </w:ins>
      <w:ins w:id="1395" w:author="像个男人一样" w:date="2018-03-21T01:45:00Z">
        <w:del w:id="1396" w:author="jie sun" w:date="2018-04-08T16:35:00Z">
          <w:r w:rsidDel="008E1261">
            <w:rPr>
              <w:b/>
            </w:rPr>
            <w:delText>错误！未指定顺序。错误！未指定顺序。</w:delText>
          </w:r>
        </w:del>
      </w:ins>
      <w:ins w:id="1397" w:author="像个男人一样" w:date="2018-03-21T01:43:00Z">
        <w:del w:id="1398" w:author="jie sun" w:date="2018-04-08T16:35:00Z">
          <w:r w:rsidDel="008E1261">
            <w:rPr>
              <w:b/>
            </w:rPr>
            <w:delText>错误！未指定顺序。</w:delText>
          </w:r>
        </w:del>
      </w:ins>
      <w:ins w:id="1399" w:author="像个男人一样" w:date="2018-03-21T01:42:00Z">
        <w:del w:id="1400" w:author="jie sun" w:date="2018-04-08T16:35:00Z">
          <w:r w:rsidDel="008E1261">
            <w:rPr>
              <w:b/>
            </w:rPr>
            <w:delText>错误！未指定顺序。</w:delText>
          </w:r>
        </w:del>
      </w:ins>
      <w:ins w:id="1401" w:author="像个男人一样" w:date="2018-03-21T01:40:00Z">
        <w:del w:id="1402" w:author="jie sun" w:date="2018-04-08T16:35:00Z">
          <w:r w:rsidDel="008E1261">
            <w:rPr>
              <w:b/>
            </w:rPr>
            <w:delText>错误！未指定顺序。错误！未指定顺序。</w:delText>
          </w:r>
        </w:del>
      </w:ins>
      <w:ins w:id="1403" w:author="像个男人一样" w:date="2018-03-21T01:39:00Z">
        <w:del w:id="1404" w:author="jie sun" w:date="2018-04-08T16:35:00Z">
          <w:r w:rsidDel="008E1261">
            <w:rPr>
              <w:b/>
            </w:rPr>
            <w:delText>错误！未指定顺序。</w:delText>
          </w:r>
        </w:del>
      </w:ins>
      <w:ins w:id="1405" w:author="像个男人一样" w:date="2018-03-21T01:38:00Z">
        <w:del w:id="1406" w:author="jie sun" w:date="2018-04-08T16:35:00Z">
          <w:r w:rsidDel="008E1261">
            <w:rPr>
              <w:b/>
            </w:rPr>
            <w:delText>错误！未指定顺序。</w:delText>
          </w:r>
        </w:del>
      </w:ins>
      <w:ins w:id="1407" w:author="像个男人一样" w:date="2018-03-21T01:37:00Z">
        <w:del w:id="1408" w:author="jie sun" w:date="2018-04-08T16:35:00Z">
          <w:r w:rsidDel="008E1261">
            <w:rPr>
              <w:b/>
            </w:rPr>
            <w:delText>错误！未指定顺序。</w:delText>
          </w:r>
        </w:del>
      </w:ins>
      <w:ins w:id="1409" w:author="像个男人一样" w:date="2018-03-21T01:36:00Z">
        <w:del w:id="1410" w:author="jie sun" w:date="2018-04-08T16:35:00Z">
          <w:r w:rsidDel="008E1261">
            <w:rPr>
              <w:b/>
            </w:rPr>
            <w:delText>错误！未指定顺序。</w:delText>
          </w:r>
        </w:del>
      </w:ins>
      <w:ins w:id="1411" w:author="像个男人一样" w:date="2018-03-21T01:35:00Z">
        <w:del w:id="1412" w:author="jie sun" w:date="2018-04-08T16:35:00Z">
          <w:r w:rsidDel="008E1261">
            <w:rPr>
              <w:b/>
            </w:rPr>
            <w:delText>错误！未指定顺序。</w:delText>
          </w:r>
        </w:del>
      </w:ins>
      <w:ins w:id="1413" w:author="像个男人一样" w:date="2018-03-21T01:34:00Z">
        <w:del w:id="1414" w:author="jie sun" w:date="2018-04-08T16:35:00Z">
          <w:r w:rsidDel="008E1261">
            <w:rPr>
              <w:b/>
            </w:rPr>
            <w:delText>错误！未指定顺序。</w:delText>
          </w:r>
        </w:del>
      </w:ins>
      <w:del w:id="1415" w:author="jie sun" w:date="2018-04-08T16:35:00Z">
        <w:r w:rsidDel="008E1261">
          <w:delText>3</w:delText>
        </w:r>
        <w:r w:rsidDel="008E1261">
          <w:rPr>
            <w:iCs/>
          </w:rPr>
          <w:fldChar w:fldCharType="end"/>
        </w:r>
        <w:r w:rsidDel="008E1261">
          <w:delText xml:space="preserve"> Using a Three-Axis Accelerometer and GPS Module in a Smart Phone to Measure Walking Steps and Distance(Ying-Wen Bai, Chia-Hao Yu and Siao-Cian Wu)</w:delText>
        </w:r>
      </w:del>
    </w:p>
    <w:p w:rsidR="0087014B" w:rsidRDefault="00D5184D">
      <w:pPr>
        <w:rPr>
          <w:ins w:id="1416" w:author="像个男人一样" w:date="2018-03-21T01:34:00Z"/>
        </w:rPr>
      </w:pPr>
      <w:del w:id="1417" w:author="jie sun" w:date="2018-04-08T16:35:00Z">
        <w:r w:rsidDel="008E1261">
          <w:rPr>
            <w:noProof/>
          </w:rPr>
          <w:drawing>
            <wp:inline distT="0" distB="0" distL="0" distR="0">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606542" w:rsidDel="008E1261">
          <w:rPr>
            <w:rFonts w:ascii="Times New Roman" w:eastAsia="Times New Roman" w:hAnsi="Times New Roman" w:cs="Times New Roman"/>
            <w:snapToGrid w:val="0"/>
            <w:color w:val="000000"/>
            <w:w w:val="0"/>
            <w:sz w:val="0"/>
            <w:szCs w:val="0"/>
            <w:u w:color="000000"/>
            <w:shd w:val="clear" w:color="000000" w:fill="000000"/>
            <w:lang w:val="en-US" w:bidi="zh-CN"/>
            <w:rPrChange w:id="1418" w:author="jie sun" w:date="2018-04-08T14:40:00Z">
              <w:rPr>
                <w:rFonts w:ascii="Times New Roman" w:eastAsia="Times New Roman" w:hAnsi="Times New Roman" w:cs="Times New Roman"/>
                <w:snapToGrid w:val="0"/>
                <w:color w:val="000000"/>
                <w:w w:val="0"/>
                <w:sz w:val="0"/>
                <w:szCs w:val="0"/>
                <w:u w:color="000000"/>
                <w:shd w:val="clear" w:color="000000" w:fill="000000"/>
                <w:lang w:val="zh-CN" w:bidi="zh-CN"/>
              </w:rPr>
            </w:rPrChange>
          </w:rPr>
          <w:delText xml:space="preserve"> </w:delText>
        </w:r>
        <w:r w:rsidDel="008E1261">
          <w:delText xml:space="preserve">     </w:delText>
        </w:r>
        <w:r w:rsidDel="008E1261">
          <w:rPr>
            <w:noProof/>
          </w:rPr>
          <w:drawing>
            <wp:inline distT="0" distB="0" distL="0" distR="0">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del>
    </w:p>
    <w:p w:rsidR="0087014B" w:rsidDel="008E1261" w:rsidRDefault="008E1261">
      <w:pPr>
        <w:pStyle w:val="Caption"/>
        <w:rPr>
          <w:moveFrom w:id="1419" w:author="jie sun" w:date="2018-04-08T16:36:00Z"/>
        </w:rPr>
        <w:pPrChange w:id="1420" w:author="像个男人一样" w:date="2018-03-21T01:34:00Z">
          <w:pPr/>
        </w:pPrChange>
      </w:pPr>
      <w:ins w:id="1421" w:author="jie sun" w:date="2018-04-08T16:36:00Z">
        <w:r w:rsidDel="008E1261">
          <w:t xml:space="preserve"> </w:t>
        </w:r>
      </w:ins>
      <w:moveFromRangeStart w:id="1422" w:author="jie sun" w:date="2018-04-08T16:36:00Z" w:name="move510968692"/>
      <w:moveFrom w:id="1423" w:author="jie sun" w:date="2018-04-08T16:36:00Z">
        <w:ins w:id="1424" w:author="像个男人一样" w:date="2018-03-21T01:34:00Z">
          <w:r w:rsidR="00D5184D" w:rsidDel="008E1261">
            <w:t xml:space="preserve">Figure </w:t>
          </w:r>
          <w:r w:rsidR="00D5184D" w:rsidDel="008E1261">
            <w:rPr>
              <w:iCs w:val="0"/>
            </w:rPr>
            <w:fldChar w:fldCharType="begin"/>
          </w:r>
          <w:r w:rsidR="00D5184D" w:rsidDel="008E1261">
            <w:instrText xml:space="preserve"> STYLEREF 1 \s </w:instrText>
          </w:r>
          <w:r w:rsidR="00D5184D" w:rsidDel="008E1261">
            <w:rPr>
              <w:iCs w:val="0"/>
            </w:rPr>
            <w:fldChar w:fldCharType="separate"/>
          </w:r>
          <w:r w:rsidR="00D5184D" w:rsidDel="008E1261">
            <w:t>2</w:t>
          </w:r>
          <w:r w:rsidR="00D5184D" w:rsidDel="008E1261">
            <w:rPr>
              <w:iCs w:val="0"/>
            </w:rPr>
            <w:fldChar w:fldCharType="end"/>
          </w:r>
          <w:r w:rsidR="00D5184D" w:rsidDel="008E1261">
            <w:rPr>
              <w:rFonts w:hint="eastAsia"/>
            </w:rPr>
            <w:t>.</w:t>
          </w:r>
          <w:r w:rsidR="00D5184D" w:rsidDel="008E1261">
            <w:rPr>
              <w:iCs w:val="0"/>
            </w:rPr>
            <w:fldChar w:fldCharType="begin"/>
          </w:r>
          <w:r w:rsidR="00D5184D" w:rsidDel="008E1261">
            <w:instrText xml:space="preserve"> SEQ Figure \* ARABIC \s 1 </w:instrText>
          </w:r>
          <w:r w:rsidR="00D5184D" w:rsidDel="008E1261">
            <w:rPr>
              <w:iCs w:val="0"/>
            </w:rPr>
            <w:fldChar w:fldCharType="separate"/>
          </w:r>
        </w:ins>
        <w:ins w:id="1425" w:author="像个男人一样" w:date="2018-03-22T11:51:00Z">
          <w:r w:rsidR="00D5184D" w:rsidDel="008E1261">
            <w:t>3</w:t>
          </w:r>
        </w:ins>
        <w:ins w:id="1426" w:author="像个男人一样" w:date="2018-03-21T01:34:00Z">
          <w:r w:rsidR="00D5184D" w:rsidDel="008E1261">
            <w:rPr>
              <w:iCs w:val="0"/>
            </w:rPr>
            <w:fldChar w:fldCharType="end"/>
          </w:r>
          <w:bookmarkStart w:id="1427" w:name="_Toc3583"/>
          <w:bookmarkStart w:id="1428" w:name="_Toc5349"/>
          <w:bookmarkStart w:id="1429" w:name="_Toc2527"/>
          <w:bookmarkStart w:id="1430" w:name="_Toc29426"/>
          <w:bookmarkStart w:id="1431" w:name="_Toc17627"/>
          <w:bookmarkStart w:id="1432" w:name="_Toc17465"/>
          <w:bookmarkStart w:id="1433" w:name="_Toc7732"/>
          <w:bookmarkStart w:id="1434" w:name="_Toc1450"/>
          <w:bookmarkStart w:id="1435" w:name="_Toc30310"/>
          <w:bookmarkStart w:id="1436" w:name="_Toc20841"/>
          <w:bookmarkStart w:id="1437" w:name="_Toc16481"/>
          <w:bookmarkStart w:id="1438" w:name="_Toc13307"/>
          <w:bookmarkStart w:id="1439" w:name="_Toc989"/>
          <w:bookmarkStart w:id="1440" w:name="_Toc796"/>
          <w:bookmarkStart w:id="1441" w:name="_Toc17666"/>
          <w:bookmarkStart w:id="1442" w:name="_Toc2592"/>
          <w:bookmarkStart w:id="1443" w:name="_Toc20988"/>
          <w:bookmarkStart w:id="1444" w:name="_Toc25964"/>
          <w:bookmarkStart w:id="1445" w:name="_Toc22109"/>
          <w:bookmarkStart w:id="1446" w:name="_Toc25818"/>
          <w:bookmarkStart w:id="1447" w:name="_Toc17915"/>
          <w:bookmarkStart w:id="1448" w:name="_Toc21653"/>
          <w:bookmarkStart w:id="1449" w:name="_Toc19511"/>
          <w:bookmarkStart w:id="1450" w:name="_Toc1942"/>
          <w:bookmarkStart w:id="1451" w:name="_Toc9038"/>
          <w:bookmarkStart w:id="1452" w:name="_Toc1228"/>
          <w:bookmarkStart w:id="1453" w:name="_Toc28027"/>
          <w:r w:rsidR="00D5184D" w:rsidDel="008E1261">
            <w:rPr>
              <w:rFonts w:hint="eastAsia"/>
            </w:rPr>
            <w:t>:Using a Three-Axis Accelerometer and GPS Module in a Smart Phone to Measure Walking Steps and Distance</w:t>
          </w:r>
        </w:ins>
        <w:bookmarkStart w:id="1454" w:name="_Toc511230175"/>
        <w:bookmarkStart w:id="1455" w:name="_Toc511295625"/>
        <w:bookmarkStart w:id="1456" w:name="_Toc511677508"/>
        <w:bookmarkStart w:id="1457" w:name="_Toc511677677"/>
        <w:bookmarkStart w:id="1458" w:name="_Toc511677729"/>
        <w:bookmarkStart w:id="1459" w:name="_Toc511906213"/>
        <w:bookmarkStart w:id="1460" w:name="_Toc517801761"/>
        <w:bookmarkStart w:id="1461" w:name="_Toc517813670"/>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moveFrom>
    </w:p>
    <w:moveFromRangeEnd w:id="1422"/>
    <w:p w:rsidR="0087014B" w:rsidRDefault="00D5184D">
      <w:pPr>
        <w:pStyle w:val="Subtitle"/>
        <w:rPr>
          <w:del w:id="1462" w:author="像个男人一样" w:date="2018-03-21T01:33:00Z"/>
        </w:rPr>
      </w:pPr>
      <w:del w:id="1463" w:author="像个男人一样" w:date="2018-03-21T01:33:00Z">
        <w:r>
          <w:delText>(Picture 2.1.3.1 and 2  Using a Three-Axis Accelerometer and GPS Module in a Smart Phone to Measure Walking Steps and Distance(Ying-Wen Bai, Chia-Hao Yu and Siao-Cian Wu))</w:delText>
        </w:r>
        <w:bookmarkStart w:id="1464" w:name="_Toc511230176"/>
        <w:bookmarkStart w:id="1465" w:name="_Toc511295626"/>
        <w:bookmarkStart w:id="1466" w:name="_Toc511677509"/>
        <w:bookmarkStart w:id="1467" w:name="_Toc511677678"/>
        <w:bookmarkStart w:id="1468" w:name="_Toc511677730"/>
        <w:bookmarkStart w:id="1469" w:name="_Toc511906214"/>
        <w:bookmarkStart w:id="1470" w:name="_Toc517801762"/>
        <w:bookmarkStart w:id="1471" w:name="_Toc517813671"/>
        <w:bookmarkEnd w:id="1464"/>
        <w:bookmarkEnd w:id="1465"/>
        <w:bookmarkEnd w:id="1466"/>
        <w:bookmarkEnd w:id="1467"/>
        <w:bookmarkEnd w:id="1468"/>
        <w:bookmarkEnd w:id="1469"/>
        <w:bookmarkEnd w:id="1470"/>
        <w:bookmarkEnd w:id="1471"/>
      </w:del>
    </w:p>
    <w:p w:rsidR="0087014B" w:rsidRDefault="00D5184D">
      <w:pPr>
        <w:pStyle w:val="Heading2"/>
      </w:pPr>
      <w:bookmarkStart w:id="1472" w:name="_Toc25506"/>
      <w:bookmarkStart w:id="1473" w:name="_Toc22790"/>
      <w:bookmarkStart w:id="1474" w:name="_Toc23097"/>
      <w:bookmarkStart w:id="1475" w:name="_Toc12305"/>
      <w:bookmarkStart w:id="1476" w:name="_Toc10128"/>
      <w:bookmarkStart w:id="1477" w:name="_Toc31844"/>
      <w:bookmarkStart w:id="1478" w:name="_Toc5746"/>
      <w:bookmarkStart w:id="1479" w:name="_Toc27681"/>
      <w:bookmarkStart w:id="1480" w:name="_Toc20510"/>
      <w:bookmarkStart w:id="1481" w:name="_Toc517813672"/>
      <w:r>
        <w:t xml:space="preserve">The </w:t>
      </w:r>
      <w:ins w:id="1482" w:author="jie sun" w:date="2018-04-16T21:12:00Z">
        <w:r w:rsidR="00202879">
          <w:rPr>
            <w:rFonts w:hint="eastAsia"/>
          </w:rPr>
          <w:t>P</w:t>
        </w:r>
      </w:ins>
      <w:del w:id="1483" w:author="jie sun" w:date="2018-04-16T21:12:00Z">
        <w:r w:rsidDel="00202879">
          <w:delText>p</w:delText>
        </w:r>
      </w:del>
      <w:r>
        <w:t xml:space="preserve">rinciple </w:t>
      </w:r>
      <w:ins w:id="1484" w:author="jie sun" w:date="2018-04-16T21:12:00Z">
        <w:r w:rsidR="005512CD">
          <w:rPr>
            <w:rFonts w:hint="eastAsia"/>
          </w:rPr>
          <w:t>O</w:t>
        </w:r>
      </w:ins>
      <w:del w:id="1485" w:author="jie sun" w:date="2018-04-16T21:12:00Z">
        <w:r w:rsidDel="005512CD">
          <w:delText>o</w:delText>
        </w:r>
      </w:del>
      <w:r>
        <w:t xml:space="preserve">f </w:t>
      </w:r>
      <w:ins w:id="1486" w:author="jie sun" w:date="2018-04-16T21:12:00Z">
        <w:r w:rsidR="00DD5E1B">
          <w:rPr>
            <w:rFonts w:hint="eastAsia"/>
          </w:rPr>
          <w:t>T</w:t>
        </w:r>
      </w:ins>
      <w:del w:id="1487" w:author="jie sun" w:date="2018-04-16T21:12:00Z">
        <w:r w:rsidDel="00DD5E1B">
          <w:delText>t</w:delText>
        </w:r>
      </w:del>
      <w:r>
        <w:t xml:space="preserve">esting </w:t>
      </w:r>
      <w:ins w:id="1488" w:author="jie sun" w:date="2018-04-16T21:16:00Z">
        <w:r w:rsidR="00FF0552">
          <w:t>S</w:t>
        </w:r>
      </w:ins>
      <w:del w:id="1489" w:author="jie sun" w:date="2018-04-16T21:16:00Z">
        <w:r w:rsidDel="00FF0552">
          <w:delText>s</w:delText>
        </w:r>
      </w:del>
      <w:r>
        <w:t>teps</w:t>
      </w:r>
      <w:bookmarkEnd w:id="1472"/>
      <w:bookmarkEnd w:id="1473"/>
      <w:bookmarkEnd w:id="1474"/>
      <w:bookmarkEnd w:id="1475"/>
      <w:bookmarkEnd w:id="1476"/>
      <w:bookmarkEnd w:id="1477"/>
      <w:bookmarkEnd w:id="1478"/>
      <w:bookmarkEnd w:id="1479"/>
      <w:bookmarkEnd w:id="1480"/>
      <w:bookmarkEnd w:id="1481"/>
      <w:r>
        <w:t xml:space="preserve"> </w:t>
      </w:r>
    </w:p>
    <w:p w:rsidR="008E1261" w:rsidRPr="008E1261" w:rsidRDefault="00D5184D">
      <w:pPr>
        <w:pStyle w:val="Heading3"/>
      </w:pPr>
      <w:bookmarkStart w:id="1490" w:name="_Toc30965"/>
      <w:bookmarkStart w:id="1491" w:name="_Toc27127"/>
      <w:bookmarkStart w:id="1492" w:name="_Toc15193"/>
      <w:bookmarkStart w:id="1493" w:name="_Toc13773"/>
      <w:bookmarkStart w:id="1494" w:name="_Toc9093"/>
      <w:bookmarkStart w:id="1495" w:name="_Toc31503"/>
      <w:bookmarkStart w:id="1496" w:name="_Toc22047"/>
      <w:bookmarkStart w:id="1497" w:name="_Toc9767"/>
      <w:bookmarkStart w:id="1498" w:name="_Toc27046"/>
      <w:bookmarkStart w:id="1499" w:name="_Toc517813673"/>
      <w:r>
        <w:t xml:space="preserve">How </w:t>
      </w:r>
      <w:ins w:id="1500" w:author="jie sun" w:date="2018-04-16T21:16:00Z">
        <w:r w:rsidR="005E63B6">
          <w:t>A</w:t>
        </w:r>
      </w:ins>
      <w:del w:id="1501" w:author="jie sun" w:date="2018-04-16T21:16:00Z">
        <w:r w:rsidDel="005E63B6">
          <w:delText>a</w:delText>
        </w:r>
      </w:del>
      <w:r>
        <w:t xml:space="preserve">n </w:t>
      </w:r>
      <w:ins w:id="1502" w:author="jie sun" w:date="2018-04-16T21:16:00Z">
        <w:r w:rsidR="005E63B6">
          <w:t>A</w:t>
        </w:r>
      </w:ins>
      <w:del w:id="1503" w:author="jie sun" w:date="2018-04-16T21:16:00Z">
        <w:r w:rsidDel="005E63B6">
          <w:delText>a</w:delText>
        </w:r>
      </w:del>
      <w:r>
        <w:t xml:space="preserve">ccelerometer </w:t>
      </w:r>
      <w:ins w:id="1504" w:author="jie sun" w:date="2018-04-16T21:16:00Z">
        <w:r w:rsidR="005E63B6">
          <w:t>W</w:t>
        </w:r>
      </w:ins>
      <w:del w:id="1505" w:author="jie sun" w:date="2018-04-16T21:16:00Z">
        <w:r w:rsidDel="005E63B6">
          <w:delText>w</w:delText>
        </w:r>
      </w:del>
      <w:r>
        <w:t xml:space="preserve">orks </w:t>
      </w:r>
      <w:ins w:id="1506" w:author="jie sun" w:date="2018-04-16T21:17:00Z">
        <w:r w:rsidR="00980F03">
          <w:t>O</w:t>
        </w:r>
      </w:ins>
      <w:del w:id="1507" w:author="jie sun" w:date="2018-04-16T21:16:00Z">
        <w:r w:rsidDel="005E63B6">
          <w:delText>i</w:delText>
        </w:r>
      </w:del>
      <w:r>
        <w:t xml:space="preserve">n </w:t>
      </w:r>
      <w:ins w:id="1508" w:author="jie sun" w:date="2018-04-16T21:16:00Z">
        <w:r w:rsidR="00980F03">
          <w:t>H</w:t>
        </w:r>
      </w:ins>
      <w:del w:id="1509" w:author="jie sun" w:date="2018-04-16T21:16:00Z">
        <w:r w:rsidDel="00980F03">
          <w:delText>h</w:delText>
        </w:r>
      </w:del>
      <w:r>
        <w:t xml:space="preserve">uman </w:t>
      </w:r>
      <w:ins w:id="1510" w:author="jie sun" w:date="2018-04-16T21:17:00Z">
        <w:r w:rsidR="00980F03">
          <w:t>B</w:t>
        </w:r>
      </w:ins>
      <w:del w:id="1511" w:author="jie sun" w:date="2018-04-16T21:16:00Z">
        <w:r w:rsidDel="00980F03">
          <w:delText>b</w:delText>
        </w:r>
      </w:del>
      <w:r>
        <w:t>ody</w:t>
      </w:r>
      <w:bookmarkEnd w:id="1490"/>
      <w:bookmarkEnd w:id="1491"/>
      <w:bookmarkEnd w:id="1492"/>
      <w:bookmarkEnd w:id="1493"/>
      <w:bookmarkEnd w:id="1494"/>
      <w:bookmarkEnd w:id="1495"/>
      <w:bookmarkEnd w:id="1496"/>
      <w:bookmarkEnd w:id="1497"/>
      <w:bookmarkEnd w:id="1498"/>
      <w:bookmarkEnd w:id="1499"/>
    </w:p>
    <w:p w:rsidR="0087014B" w:rsidRDefault="005D55E2">
      <w:pPr>
        <w:rPr>
          <w:del w:id="1512" w:author="像个男人一样" w:date="2018-03-22T11:58:00Z"/>
          <w:lang w:val="en-US"/>
        </w:rPr>
      </w:pPr>
      <w:ins w:id="1513" w:author="jie sun" w:date="2018-04-08T17:10:00Z">
        <w:r>
          <w:rPr>
            <w:lang w:val="en-US"/>
          </w:rPr>
          <w:t xml:space="preserve">The figure below </w:t>
        </w:r>
      </w:ins>
      <w:ins w:id="1514" w:author="jie sun" w:date="2018-04-08T16:49:00Z">
        <w:r w:rsidR="00A556A3">
          <w:rPr>
            <w:lang w:val="en-US"/>
          </w:rPr>
          <w:t xml:space="preserve">shows a pedestrian </w:t>
        </w:r>
      </w:ins>
      <w:ins w:id="1515" w:author="jie sun" w:date="2018-04-08T16:50:00Z">
        <w:r w:rsidR="00A556A3">
          <w:rPr>
            <w:lang w:val="en-US"/>
          </w:rPr>
          <w:t xml:space="preserve">with an accelerometer. </w:t>
        </w:r>
      </w:ins>
      <w:r w:rsidR="00D5184D">
        <w:rPr>
          <w:lang w:val="en-US"/>
        </w:rPr>
        <w:t xml:space="preserve">When a pedestrian is walking on the road, the accelerometer will divide the motion acceleration by </w:t>
      </w:r>
      <w:r w:rsidR="00D5184D">
        <w:rPr>
          <w:lang w:val="en-US"/>
        </w:rPr>
        <w:lastRenderedPageBreak/>
        <w:t xml:space="preserve">three directions, </w:t>
      </w:r>
      <w:del w:id="1516" w:author="jie sun" w:date="2018-04-08T16:49:00Z">
        <w:r w:rsidR="00D5184D" w:rsidDel="00A556A3">
          <w:rPr>
            <w:lang w:val="en-US"/>
          </w:rPr>
          <w:delText>as we can see in the picture</w:delText>
        </w:r>
      </w:del>
      <w:ins w:id="1517" w:author="像个男人一样" w:date="2018-03-22T12:09:00Z">
        <w:del w:id="1518" w:author="jie sun" w:date="2018-04-08T16:49:00Z">
          <w:r w:rsidR="00D5184D" w:rsidDel="00A556A3">
            <w:rPr>
              <w:rFonts w:hint="eastAsia"/>
              <w:lang w:val="en-US"/>
            </w:rPr>
            <w:delText>Figure</w:delText>
          </w:r>
        </w:del>
      </w:ins>
      <w:del w:id="1519" w:author="jie sun" w:date="2018-04-08T16:49:00Z">
        <w:r w:rsidR="00D5184D" w:rsidDel="00A556A3">
          <w:rPr>
            <w:lang w:val="en-US"/>
          </w:rPr>
          <w:delText xml:space="preserve"> 2.2.1.1 </w:delText>
        </w:r>
      </w:del>
      <w:ins w:id="1520" w:author="像个男人一样" w:date="2018-03-22T11:44:00Z">
        <w:del w:id="1521" w:author="jie sun" w:date="2018-04-08T16:49:00Z">
          <w:r w:rsidR="00D5184D" w:rsidDel="00A556A3">
            <w:rPr>
              <w:rFonts w:hint="eastAsia"/>
              <w:lang w:val="en-US"/>
            </w:rPr>
            <w:delText>4</w:delText>
          </w:r>
        </w:del>
      </w:ins>
      <w:ins w:id="1522" w:author="像个男人一样" w:date="2018-03-22T12:08:00Z">
        <w:del w:id="1523" w:author="jie sun" w:date="2018-04-08T16:49:00Z">
          <w:r w:rsidR="00D5184D" w:rsidDel="00A556A3">
            <w:rPr>
              <w:rStyle w:val="EndnoteReference"/>
              <w:rFonts w:hint="eastAsia"/>
              <w:lang w:val="en-US"/>
            </w:rPr>
            <w:delText>[</w:delText>
          </w:r>
          <w:r w:rsidR="00D5184D" w:rsidDel="00A556A3">
            <w:rPr>
              <w:rStyle w:val="EndnoteReference"/>
              <w:rFonts w:hint="eastAsia"/>
              <w:lang w:val="en-US"/>
            </w:rPr>
            <w:endnoteReference w:id="2"/>
          </w:r>
          <w:r w:rsidR="00D5184D" w:rsidDel="00A556A3">
            <w:rPr>
              <w:rStyle w:val="EndnoteReference"/>
              <w:rFonts w:hint="eastAsia"/>
              <w:lang w:val="en-US"/>
            </w:rPr>
            <w:delText>]</w:delText>
          </w:r>
        </w:del>
      </w:ins>
      <w:del w:id="1534" w:author="jie sun" w:date="2018-04-08T16:49:00Z">
        <w:r w:rsidR="00D5184D" w:rsidDel="00A556A3">
          <w:rPr>
            <w:lang w:val="en-US"/>
          </w:rPr>
          <w:delText xml:space="preserve">below: </w:delText>
        </w:r>
      </w:del>
      <w:r w:rsidR="00D5184D">
        <w:rPr>
          <w:lang w:val="en-US"/>
        </w:rPr>
        <w:t>Vertical Direction, Forward Direction and Side Direction, which can be also called: X, Y and Z Axis.</w:t>
      </w:r>
      <w:ins w:id="1535" w:author="jie sun" w:date="2018-04-08T16:38:00Z">
        <w:r w:rsidR="008E1261">
          <w:rPr>
            <w:lang w:val="en-US"/>
          </w:rPr>
          <w:t xml:space="preserve"> </w:t>
        </w:r>
      </w:ins>
    </w:p>
    <w:p w:rsidR="0087014B" w:rsidRDefault="00D5184D">
      <w:pPr>
        <w:pPrChange w:id="1536" w:author="像个男人一样" w:date="2018-03-21T01:37:00Z">
          <w:pPr>
            <w:pStyle w:val="Subtitle"/>
          </w:pPr>
        </w:pPrChange>
      </w:pPr>
      <w:del w:id="1537" w:author="像个男人一样" w:date="2018-03-22T11:58:00Z">
        <w:r>
          <w:delText xml:space="preserve">Figure 2. </w:delText>
        </w:r>
        <w:r>
          <w:fldChar w:fldCharType="begin"/>
        </w:r>
        <w:r>
          <w:delInstrText xml:space="preserve"> SEQ Figure_2. \* ARABIC </w:delInstrText>
        </w:r>
        <w:r>
          <w:fldChar w:fldCharType="separate"/>
        </w:r>
      </w:del>
      <w:ins w:id="1538" w:author="像个男人一样" w:date="2018-03-22T11:51:00Z">
        <w:del w:id="1539" w:author="像个男人一样" w:date="2018-03-22T11:58:00Z">
          <w:r>
            <w:rPr>
              <w:b/>
            </w:rPr>
            <w:delText>错误！未指定顺序。</w:delText>
          </w:r>
        </w:del>
      </w:ins>
      <w:ins w:id="1540" w:author="像个男人一样" w:date="2018-03-21T23:39:00Z">
        <w:del w:id="1541" w:author="像个男人一样" w:date="2018-03-22T11:58:00Z">
          <w:r>
            <w:rPr>
              <w:b/>
            </w:rPr>
            <w:delText>错误！未指定顺序。</w:delText>
          </w:r>
        </w:del>
      </w:ins>
      <w:ins w:id="1542" w:author="像个男人一样" w:date="2018-03-21T23:10:00Z">
        <w:del w:id="1543" w:author="像个男人一样" w:date="2018-03-22T11:58:00Z">
          <w:r>
            <w:rPr>
              <w:b/>
            </w:rPr>
            <w:delText>错误！未指定顺序。</w:delText>
          </w:r>
        </w:del>
      </w:ins>
      <w:ins w:id="1544" w:author="像个男人一样" w:date="2018-03-21T23:08:00Z">
        <w:del w:id="1545" w:author="像个男人一样" w:date="2018-03-22T11:58:00Z">
          <w:r>
            <w:rPr>
              <w:b/>
            </w:rPr>
            <w:delText>错误！未指定顺序。</w:delText>
          </w:r>
        </w:del>
      </w:ins>
      <w:ins w:id="1546" w:author="像个男人一样" w:date="2018-03-21T02:33:00Z">
        <w:del w:id="1547" w:author="像个男人一样" w:date="2018-03-22T11:58:00Z">
          <w:r>
            <w:rPr>
              <w:b/>
            </w:rPr>
            <w:delText>错误！未指定顺序。错误！未指定顺序。</w:delText>
          </w:r>
        </w:del>
      </w:ins>
      <w:ins w:id="1548" w:author="像个男人一样" w:date="2018-03-21T02:31:00Z">
        <w:del w:id="1549" w:author="像个男人一样" w:date="2018-03-22T11:58:00Z">
          <w:r>
            <w:rPr>
              <w:b/>
            </w:rPr>
            <w:delText>错误！未指定顺序。</w:delText>
          </w:r>
        </w:del>
      </w:ins>
      <w:ins w:id="1550" w:author="像个男人一样" w:date="2018-03-21T02:30:00Z">
        <w:del w:id="1551" w:author="像个男人一样" w:date="2018-03-22T11:58:00Z">
          <w:r>
            <w:rPr>
              <w:b/>
            </w:rPr>
            <w:delText>错误！未指定顺序。</w:delText>
          </w:r>
        </w:del>
      </w:ins>
      <w:ins w:id="1552" w:author="像个男人一样" w:date="2018-03-21T02:29:00Z">
        <w:del w:id="1553" w:author="像个男人一样" w:date="2018-03-22T11:58:00Z">
          <w:r>
            <w:rPr>
              <w:b/>
            </w:rPr>
            <w:delText>错误！未指定顺序。错误！未指定顺序。</w:delText>
          </w:r>
        </w:del>
      </w:ins>
      <w:ins w:id="1554" w:author="像个男人一样" w:date="2018-03-21T02:26:00Z">
        <w:del w:id="1555" w:author="像个男人一样" w:date="2018-03-22T11:58:00Z">
          <w:r>
            <w:rPr>
              <w:b/>
            </w:rPr>
            <w:delText>错误！未指定顺序。</w:delText>
          </w:r>
        </w:del>
      </w:ins>
      <w:ins w:id="1556" w:author="像个男人一样" w:date="2018-03-21T02:25:00Z">
        <w:del w:id="1557" w:author="像个男人一样" w:date="2018-03-22T11:58:00Z">
          <w:r>
            <w:rPr>
              <w:b/>
            </w:rPr>
            <w:delText>错误！未指定顺序。</w:delText>
          </w:r>
        </w:del>
      </w:ins>
      <w:ins w:id="1558" w:author="像个男人一样" w:date="2018-03-21T02:24:00Z">
        <w:del w:id="1559" w:author="像个男人一样" w:date="2018-03-22T11:58:00Z">
          <w:r>
            <w:rPr>
              <w:b/>
            </w:rPr>
            <w:delText>错误！未指定顺序。</w:delText>
          </w:r>
        </w:del>
      </w:ins>
      <w:ins w:id="1560" w:author="像个男人一样" w:date="2018-03-21T02:23:00Z">
        <w:del w:id="1561" w:author="像个男人一样" w:date="2018-03-22T11:58:00Z">
          <w:r>
            <w:rPr>
              <w:b/>
            </w:rPr>
            <w:delText>错误！未指定顺序。</w:delText>
          </w:r>
        </w:del>
      </w:ins>
      <w:ins w:id="1562" w:author="像个男人一样" w:date="2018-03-21T02:22:00Z">
        <w:del w:id="1563" w:author="像个男人一样" w:date="2018-03-22T11:58:00Z">
          <w:r>
            <w:rPr>
              <w:b/>
            </w:rPr>
            <w:delText>错误！未指定顺序。</w:delText>
          </w:r>
        </w:del>
      </w:ins>
      <w:ins w:id="1564" w:author="像个男人一样" w:date="2018-03-21T02:17:00Z">
        <w:del w:id="1565" w:author="像个男人一样" w:date="2018-03-22T11:58:00Z">
          <w:r>
            <w:rPr>
              <w:b/>
            </w:rPr>
            <w:delText>错误！未指定顺序。错误！未指定顺序。错误！未指定顺序。</w:delText>
          </w:r>
        </w:del>
      </w:ins>
      <w:ins w:id="1566" w:author="像个男人一样" w:date="2018-03-21T02:15:00Z">
        <w:del w:id="1567" w:author="像个男人一样" w:date="2018-03-22T11:58:00Z">
          <w:r>
            <w:rPr>
              <w:b/>
            </w:rPr>
            <w:delText>错误！未指定顺序。</w:delText>
          </w:r>
        </w:del>
      </w:ins>
      <w:ins w:id="1568" w:author="像个男人一样" w:date="2018-03-21T02:14:00Z">
        <w:del w:id="1569" w:author="像个男人一样" w:date="2018-03-22T11:58:00Z">
          <w:r>
            <w:rPr>
              <w:b/>
            </w:rPr>
            <w:delText>错误！未指定顺序。</w:delText>
          </w:r>
        </w:del>
      </w:ins>
      <w:ins w:id="1570" w:author="像个男人一样" w:date="2018-03-21T02:13:00Z">
        <w:del w:id="1571" w:author="像个男人一样" w:date="2018-03-22T11:58:00Z">
          <w:r>
            <w:rPr>
              <w:b/>
            </w:rPr>
            <w:delText>错误！未指定顺序。</w:delText>
          </w:r>
        </w:del>
      </w:ins>
      <w:ins w:id="1572" w:author="像个男人一样" w:date="2018-03-21T02:12:00Z">
        <w:del w:id="1573" w:author="像个男人一样" w:date="2018-03-22T11:58:00Z">
          <w:r>
            <w:rPr>
              <w:b/>
            </w:rPr>
            <w:delText>错误！未指定顺序。</w:delText>
          </w:r>
        </w:del>
      </w:ins>
      <w:ins w:id="1574" w:author="像个男人一样" w:date="2018-03-21T02:02:00Z">
        <w:del w:id="1575" w:author="像个男人一样" w:date="2018-03-22T11:58:00Z">
          <w:r>
            <w:rPr>
              <w:b/>
            </w:rPr>
            <w:delText>错误！未指定顺序。错误！未指定顺序。</w:delText>
          </w:r>
        </w:del>
      </w:ins>
      <w:ins w:id="1576" w:author="像个男人一样" w:date="2018-03-21T02:01:00Z">
        <w:del w:id="1577" w:author="像个男人一样" w:date="2018-03-22T11:58:00Z">
          <w:r>
            <w:rPr>
              <w:b/>
            </w:rPr>
            <w:delText>错误！未指定顺序。</w:delText>
          </w:r>
        </w:del>
      </w:ins>
      <w:ins w:id="1578" w:author="像个男人一样" w:date="2018-03-21T02:00:00Z">
        <w:del w:id="1579" w:author="像个男人一样" w:date="2018-03-22T11:58:00Z">
          <w:r>
            <w:rPr>
              <w:b/>
            </w:rPr>
            <w:delText>错误！未指定顺序。</w:delText>
          </w:r>
        </w:del>
      </w:ins>
      <w:ins w:id="1580" w:author="像个男人一样" w:date="2018-03-21T01:59:00Z">
        <w:del w:id="1581" w:author="像个男人一样" w:date="2018-03-22T11:58:00Z">
          <w:r>
            <w:rPr>
              <w:b/>
            </w:rPr>
            <w:delText>错误！未指定顺序。</w:delText>
          </w:r>
        </w:del>
      </w:ins>
      <w:ins w:id="1582" w:author="像个男人一样" w:date="2018-03-21T01:58:00Z">
        <w:del w:id="1583" w:author="像个男人一样" w:date="2018-03-22T11:58:00Z">
          <w:r>
            <w:rPr>
              <w:b/>
            </w:rPr>
            <w:delText>错误！未指定顺序。错误！未指定顺序。</w:delText>
          </w:r>
        </w:del>
      </w:ins>
      <w:ins w:id="1584" w:author="像个男人一样" w:date="2018-03-21T01:57:00Z">
        <w:del w:id="1585" w:author="像个男人一样" w:date="2018-03-22T11:58:00Z">
          <w:r>
            <w:rPr>
              <w:b/>
            </w:rPr>
            <w:delText>错误！未指定顺序。</w:delText>
          </w:r>
        </w:del>
      </w:ins>
      <w:ins w:id="1586" w:author="像个男人一样" w:date="2018-03-21T01:48:00Z">
        <w:del w:id="1587" w:author="像个男人一样" w:date="2018-03-22T11:58:00Z">
          <w:r>
            <w:rPr>
              <w:b/>
            </w:rPr>
            <w:delText>错误！未指定顺序。错误！未指定顺序。</w:delText>
          </w:r>
        </w:del>
      </w:ins>
      <w:ins w:id="1588" w:author="像个男人一样" w:date="2018-03-21T01:47:00Z">
        <w:del w:id="1589" w:author="像个男人一样" w:date="2018-03-22T11:58:00Z">
          <w:r>
            <w:rPr>
              <w:b/>
            </w:rPr>
            <w:delText>错误！未指定顺序。</w:delText>
          </w:r>
        </w:del>
      </w:ins>
      <w:ins w:id="1590" w:author="像个男人一样" w:date="2018-03-21T01:46:00Z">
        <w:del w:id="1591" w:author="像个男人一样" w:date="2018-03-22T11:58:00Z">
          <w:r>
            <w:rPr>
              <w:b/>
            </w:rPr>
            <w:delText>错误！未指定顺序。</w:delText>
          </w:r>
        </w:del>
      </w:ins>
      <w:ins w:id="1592" w:author="像个男人一样" w:date="2018-03-21T01:45:00Z">
        <w:del w:id="1593" w:author="像个男人一样" w:date="2018-03-22T11:58:00Z">
          <w:r>
            <w:rPr>
              <w:b/>
            </w:rPr>
            <w:delText>错误！未指定顺序。错误！未指定顺序。</w:delText>
          </w:r>
        </w:del>
      </w:ins>
      <w:ins w:id="1594" w:author="像个男人一样" w:date="2018-03-21T01:43:00Z">
        <w:del w:id="1595" w:author="像个男人一样" w:date="2018-03-22T11:58:00Z">
          <w:r>
            <w:rPr>
              <w:b/>
            </w:rPr>
            <w:delText>错误！未指定顺序。</w:delText>
          </w:r>
        </w:del>
      </w:ins>
      <w:ins w:id="1596" w:author="像个男人一样" w:date="2018-03-21T01:42:00Z">
        <w:del w:id="1597" w:author="像个男人一样" w:date="2018-03-22T11:58:00Z">
          <w:r>
            <w:rPr>
              <w:b/>
            </w:rPr>
            <w:delText>错误！未指定顺序。</w:delText>
          </w:r>
        </w:del>
      </w:ins>
      <w:ins w:id="1598" w:author="像个男人一样" w:date="2018-03-21T01:40:00Z">
        <w:del w:id="1599" w:author="像个男人一样" w:date="2018-03-22T11:58:00Z">
          <w:r>
            <w:rPr>
              <w:b/>
            </w:rPr>
            <w:delText>错误！未指定顺序。错误！未指定顺序。</w:delText>
          </w:r>
        </w:del>
      </w:ins>
      <w:ins w:id="1600" w:author="像个男人一样" w:date="2018-03-21T01:39:00Z">
        <w:del w:id="1601" w:author="像个男人一样" w:date="2018-03-22T11:58:00Z">
          <w:r>
            <w:rPr>
              <w:b/>
            </w:rPr>
            <w:delText>错误！未指定顺序。</w:delText>
          </w:r>
        </w:del>
      </w:ins>
      <w:ins w:id="1602" w:author="像个男人一样" w:date="2018-03-21T01:38:00Z">
        <w:del w:id="1603" w:author="像个男人一样" w:date="2018-03-22T11:58:00Z">
          <w:r>
            <w:rPr>
              <w:b/>
            </w:rPr>
            <w:delText>错误！未指定顺序。</w:delText>
          </w:r>
        </w:del>
      </w:ins>
      <w:ins w:id="1604" w:author="像个男人一样" w:date="2018-03-21T01:37:00Z">
        <w:del w:id="1605" w:author="像个男人一样" w:date="2018-03-22T11:58:00Z">
          <w:r>
            <w:rPr>
              <w:b/>
            </w:rPr>
            <w:delText>错误！未指定顺序。</w:delText>
          </w:r>
        </w:del>
      </w:ins>
      <w:del w:id="1606" w:author="像个男人一样" w:date="2018-03-22T11:58:00Z">
        <w:r>
          <w:delText>4</w:delText>
        </w:r>
        <w:r>
          <w:fldChar w:fldCharType="end"/>
        </w:r>
      </w:del>
      <w:del w:id="1607" w:author="像个男人一样" w:date="2018-03-21T01:37:00Z">
        <w:r>
          <w:delText xml:space="preserve"> </w:delText>
        </w:r>
      </w:del>
      <w:del w:id="1608" w:author="像个男人一样" w:date="2018-03-21T01:36:00Z">
        <w:r>
          <w:delText>Full-Featured Pedometer Design Realized with 3-Axis Digital Accelerometer</w:delText>
        </w:r>
      </w:del>
    </w:p>
    <w:p w:rsidR="0087014B" w:rsidRDefault="00D5184D">
      <w:pPr>
        <w:jc w:val="center"/>
        <w:rPr>
          <w:ins w:id="1609" w:author="像个男人一样" w:date="2018-03-21T01:36:00Z"/>
        </w:rPr>
        <w:pPrChange w:id="1610" w:author="jie sun" w:date="2018-04-16T21:33:00Z">
          <w:pPr/>
        </w:pPrChange>
      </w:pPr>
      <w:del w:id="1611" w:author="像个男人一样" w:date="2018-03-21T01:36:00Z">
        <w:r>
          <w:rPr>
            <w:noProof/>
          </w:rPr>
          <w:drawing>
            <wp:inline distT="0" distB="0" distL="0" distR="0">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1612" w:author="像个男人一样" w:date="2018-03-21T01:36:00Z">
        <w:r>
          <w:rPr>
            <w:noProof/>
          </w:rPr>
          <w:drawing>
            <wp:inline distT="0" distB="0" distL="0" distR="0">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rsidR="008E1261" w:rsidDel="008E1261" w:rsidRDefault="00D5184D">
      <w:pPr>
        <w:pStyle w:val="Caption"/>
        <w:jc w:val="center"/>
        <w:rPr>
          <w:del w:id="1613" w:author="jie sun" w:date="2018-04-08T16:36:00Z"/>
          <w:moveTo w:id="1614" w:author="jie sun" w:date="2018-04-08T16:36:00Z"/>
        </w:rPr>
        <w:pPrChange w:id="1615" w:author="jie sun" w:date="2018-04-16T21:33:00Z">
          <w:pPr>
            <w:pStyle w:val="Caption"/>
          </w:pPr>
        </w:pPrChange>
      </w:pPr>
      <w:bookmarkStart w:id="1616" w:name="_Toc517801874"/>
      <w:ins w:id="1617" w:author="像个男人一样" w:date="2018-03-21T01:36:00Z">
        <w:r>
          <w:t xml:space="preserve">Figure </w:t>
        </w:r>
      </w:ins>
      <w:ins w:id="1618" w:author="JIE  SUN" w:date="2018-06-21T13:36:00Z">
        <w:r w:rsidR="00A64E7B">
          <w:rPr>
            <w:iCs w:val="0"/>
          </w:rPr>
          <w:fldChar w:fldCharType="begin"/>
        </w:r>
        <w:r w:rsidR="00A64E7B">
          <w:instrText xml:space="preserve"> STYLEREF 1 \s </w:instrText>
        </w:r>
      </w:ins>
      <w:r w:rsidR="00A64E7B">
        <w:rPr>
          <w:iCs w:val="0"/>
        </w:rPr>
        <w:fldChar w:fldCharType="separate"/>
      </w:r>
      <w:r w:rsidR="00A64E7B">
        <w:rPr>
          <w:noProof/>
        </w:rPr>
        <w:t>2</w:t>
      </w:r>
      <w:ins w:id="1619"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ins w:id="1620" w:author="JIE  SUN" w:date="2018-06-21T13:36:00Z">
        <w:r w:rsidR="00A64E7B">
          <w:rPr>
            <w:noProof/>
          </w:rPr>
          <w:t>4</w:t>
        </w:r>
        <w:r w:rsidR="00A64E7B">
          <w:rPr>
            <w:iCs w:val="0"/>
          </w:rPr>
          <w:fldChar w:fldCharType="end"/>
        </w:r>
      </w:ins>
      <w:ins w:id="1621" w:author="jie sun" w:date="2018-04-19T13:00:00Z">
        <w:del w:id="1622" w:author="JIE  SUN" w:date="2018-06-21T13:34:00Z">
          <w:r w:rsidR="00083FE7" w:rsidDel="00A64E7B">
            <w:rPr>
              <w:iCs w:val="0"/>
            </w:rPr>
            <w:fldChar w:fldCharType="begin"/>
          </w:r>
          <w:r w:rsidR="00083FE7" w:rsidDel="00A64E7B">
            <w:delInstrText xml:space="preserve"> STYLEREF 1 \s </w:delInstrText>
          </w:r>
        </w:del>
      </w:ins>
      <w:del w:id="1623" w:author="JIE  SUN" w:date="2018-06-21T13:34:00Z">
        <w:r w:rsidR="00083FE7" w:rsidDel="00A64E7B">
          <w:rPr>
            <w:iCs w:val="0"/>
          </w:rPr>
          <w:fldChar w:fldCharType="separate"/>
        </w:r>
        <w:r w:rsidR="00083FE7" w:rsidDel="00A64E7B">
          <w:rPr>
            <w:noProof/>
          </w:rPr>
          <w:delText>2</w:delText>
        </w:r>
      </w:del>
      <w:ins w:id="1624" w:author="jie sun" w:date="2018-04-19T13:00:00Z">
        <w:del w:id="1625"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1626" w:author="JIE  SUN" w:date="2018-06-21T13:34:00Z">
        <w:r w:rsidR="00083FE7" w:rsidDel="00A64E7B">
          <w:rPr>
            <w:iCs w:val="0"/>
          </w:rPr>
          <w:fldChar w:fldCharType="separate"/>
        </w:r>
      </w:del>
      <w:ins w:id="1627" w:author="jie sun" w:date="2018-04-19T13:00:00Z">
        <w:del w:id="1628" w:author="JIE  SUN" w:date="2018-06-21T13:34:00Z">
          <w:r w:rsidR="00083FE7" w:rsidDel="00A64E7B">
            <w:rPr>
              <w:noProof/>
            </w:rPr>
            <w:delText>4</w:delText>
          </w:r>
          <w:r w:rsidR="00083FE7" w:rsidDel="00A64E7B">
            <w:rPr>
              <w:iCs w:val="0"/>
            </w:rPr>
            <w:fldChar w:fldCharType="end"/>
          </w:r>
        </w:del>
      </w:ins>
      <w:ins w:id="1629" w:author="像个男人一样" w:date="2018-03-21T01:36:00Z">
        <w:del w:id="1630"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1631" w:author="像个男人一样" w:date="2018-03-22T11:51:00Z">
        <w:del w:id="1632" w:author="jie sun" w:date="2018-04-10T21:45:00Z">
          <w:r w:rsidDel="00454521">
            <w:delText>4</w:delText>
          </w:r>
        </w:del>
      </w:ins>
      <w:ins w:id="1633" w:author="像个男人一样" w:date="2018-03-21T01:36:00Z">
        <w:del w:id="1634" w:author="jie sun" w:date="2018-04-10T21:45:00Z">
          <w:r w:rsidDel="00454521">
            <w:rPr>
              <w:iCs w:val="0"/>
            </w:rPr>
            <w:fldChar w:fldCharType="end"/>
          </w:r>
        </w:del>
        <w:bookmarkStart w:id="1635" w:name="_Toc1202"/>
        <w:bookmarkStart w:id="1636" w:name="_Toc2734"/>
        <w:bookmarkStart w:id="1637" w:name="_Toc10552"/>
        <w:bookmarkStart w:id="1638" w:name="_Toc17225"/>
        <w:bookmarkStart w:id="1639" w:name="_Toc18446"/>
        <w:bookmarkStart w:id="1640" w:name="_Toc4936"/>
        <w:bookmarkStart w:id="1641" w:name="_Toc18682"/>
        <w:bookmarkStart w:id="1642" w:name="_Toc24664"/>
        <w:bookmarkStart w:id="1643" w:name="_Toc16771"/>
        <w:bookmarkStart w:id="1644" w:name="_Toc25883"/>
        <w:bookmarkStart w:id="1645" w:name="_Toc24151"/>
        <w:bookmarkStart w:id="1646" w:name="_Toc29017"/>
        <w:bookmarkStart w:id="1647" w:name="_Toc26972"/>
        <w:bookmarkStart w:id="1648" w:name="_Toc8557"/>
        <w:bookmarkStart w:id="1649" w:name="_Toc19311"/>
        <w:bookmarkStart w:id="1650" w:name="_Toc30235"/>
        <w:bookmarkStart w:id="1651" w:name="_Toc2403"/>
        <w:bookmarkStart w:id="1652" w:name="_Toc2541"/>
        <w:bookmarkStart w:id="1653" w:name="_Toc28924"/>
        <w:bookmarkStart w:id="1654" w:name="_Toc14547"/>
        <w:bookmarkStart w:id="1655" w:name="_Toc15960"/>
        <w:bookmarkStart w:id="1656" w:name="_Toc1003"/>
        <w:bookmarkStart w:id="1657" w:name="_Toc15502"/>
        <w:bookmarkStart w:id="1658" w:name="_Toc3626"/>
        <w:bookmarkStart w:id="1659" w:name="_Toc20220"/>
        <w:r>
          <w:rPr>
            <w:rFonts w:hint="eastAsia"/>
          </w:rPr>
          <w:t>:</w:t>
        </w:r>
        <w:bookmarkStart w:id="1660" w:name="OLE_LINK29"/>
        <w:del w:id="1661" w:author="jie sun" w:date="2018-04-08T17:17:00Z">
          <w:r w:rsidDel="00682C61">
            <w:rPr>
              <w:rFonts w:hint="eastAsia"/>
            </w:rPr>
            <w:delText>Full-Featured Pedometer Design Realized with</w:delText>
          </w:r>
        </w:del>
        <w:r>
          <w:rPr>
            <w:rFonts w:hint="eastAsia"/>
          </w:rPr>
          <w:t xml:space="preserve"> 3-Axis Digital Accelerometer</w:t>
        </w:r>
      </w:ins>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customXmlInsRangeStart w:id="1662" w:author="jie sun" w:date="2018-04-08T17:17:00Z"/>
      <w:sdt>
        <w:sdtPr>
          <w:rPr>
            <w:rFonts w:hint="eastAsia"/>
            <w:iCs w:val="0"/>
          </w:rPr>
          <w:id w:val="2022048482"/>
          <w:citation/>
        </w:sdtPr>
        <w:sdtContent>
          <w:customXmlInsRangeEnd w:id="1662"/>
          <w:ins w:id="1663" w:author="jie sun" w:date="2018-04-08T17:17:00Z">
            <w:r w:rsidR="00682C61">
              <w:rPr>
                <w:iCs w:val="0"/>
              </w:rPr>
              <w:fldChar w:fldCharType="begin"/>
            </w:r>
            <w:r w:rsidR="00682C61">
              <w:instrText xml:space="preserve"> </w:instrText>
            </w:r>
            <w:r w:rsidR="00682C61">
              <w:rPr>
                <w:rFonts w:hint="eastAsia"/>
              </w:rPr>
              <w:instrText>CITATION Zha08 \l 2052</w:instrText>
            </w:r>
            <w:r w:rsidR="00682C61">
              <w:instrText xml:space="preserve"> </w:instrText>
            </w:r>
          </w:ins>
          <w:r w:rsidR="00682C61">
            <w:rPr>
              <w:iCs w:val="0"/>
            </w:rPr>
            <w:fldChar w:fldCharType="separate"/>
          </w:r>
          <w:r w:rsidR="006116D1">
            <w:rPr>
              <w:rFonts w:hint="eastAsia"/>
              <w:noProof/>
            </w:rPr>
            <w:t xml:space="preserve"> </w:t>
          </w:r>
          <w:r w:rsidR="006116D1">
            <w:rPr>
              <w:noProof/>
            </w:rPr>
            <w:t>(Zhao, 2008)</w:t>
          </w:r>
          <w:ins w:id="1664" w:author="jie sun" w:date="2018-04-08T17:17:00Z">
            <w:r w:rsidR="00682C61">
              <w:rPr>
                <w:iCs w:val="0"/>
              </w:rPr>
              <w:fldChar w:fldCharType="end"/>
            </w:r>
          </w:ins>
          <w:customXmlInsRangeStart w:id="1665" w:author="jie sun" w:date="2018-04-08T17:17:00Z"/>
        </w:sdtContent>
      </w:sdt>
      <w:customXmlInsRangeEnd w:id="1665"/>
      <w:bookmarkEnd w:id="1616"/>
      <w:moveToRangeStart w:id="1666" w:author="jie sun" w:date="2018-04-08T16:36:00Z" w:name="move510968692"/>
      <w:moveTo w:id="1667" w:author="jie sun" w:date="2018-04-08T16:36:00Z">
        <w:del w:id="1668" w:author="jie sun" w:date="2018-04-08T16:39:00Z">
          <w:r w:rsidR="008E1261" w:rsidDel="008E1261">
            <w:delText xml:space="preserve">Figure </w:delText>
          </w:r>
          <w:r w:rsidR="008E1261" w:rsidDel="008E1261">
            <w:rPr>
              <w:iCs w:val="0"/>
            </w:rPr>
            <w:fldChar w:fldCharType="begin"/>
          </w:r>
          <w:r w:rsidR="008E1261" w:rsidDel="008E1261">
            <w:delInstrText xml:space="preserve"> STYLEREF 1 \s </w:delInstrText>
          </w:r>
          <w:r w:rsidR="008E1261" w:rsidDel="008E1261">
            <w:rPr>
              <w:iCs w:val="0"/>
            </w:rPr>
            <w:fldChar w:fldCharType="separate"/>
          </w:r>
          <w:r w:rsidR="008E1261" w:rsidDel="008E1261">
            <w:delText>2</w:delText>
          </w:r>
          <w:r w:rsidR="008E1261" w:rsidDel="008E1261">
            <w:rPr>
              <w:iCs w:val="0"/>
            </w:rPr>
            <w:fldChar w:fldCharType="end"/>
          </w:r>
          <w:r w:rsidR="008E1261" w:rsidDel="008E1261">
            <w:rPr>
              <w:rFonts w:hint="eastAsia"/>
            </w:rPr>
            <w:delText>.</w:delText>
          </w:r>
          <w:r w:rsidR="008E1261" w:rsidDel="008E1261">
            <w:rPr>
              <w:iCs w:val="0"/>
            </w:rPr>
            <w:fldChar w:fldCharType="begin"/>
          </w:r>
          <w:r w:rsidR="008E1261" w:rsidDel="008E1261">
            <w:delInstrText xml:space="preserve"> SEQ Figure \* ARABIC \s 1 </w:delInstrText>
          </w:r>
          <w:r w:rsidR="008E1261" w:rsidDel="008E1261">
            <w:rPr>
              <w:iCs w:val="0"/>
            </w:rPr>
            <w:fldChar w:fldCharType="separate"/>
          </w:r>
          <w:r w:rsidR="008E1261" w:rsidDel="008E1261">
            <w:delText>3</w:delText>
          </w:r>
          <w:r w:rsidR="008E1261" w:rsidDel="008E1261">
            <w:rPr>
              <w:iCs w:val="0"/>
            </w:rPr>
            <w:fldChar w:fldCharType="end"/>
          </w:r>
          <w:r w:rsidR="008E1261" w:rsidDel="008E1261">
            <w:rPr>
              <w:rFonts w:hint="eastAsia"/>
            </w:rPr>
            <w:delText>:Using a Three-Axis Accelerometer and GPS Module in a Smart Phone to Measure Walking Steps and Distance</w:delText>
          </w:r>
        </w:del>
      </w:moveTo>
    </w:p>
    <w:moveToRangeEnd w:id="1666"/>
    <w:p w:rsidR="008E1261" w:rsidRPr="003149DC" w:rsidRDefault="008E1261">
      <w:pPr>
        <w:pStyle w:val="Caption"/>
        <w:jc w:val="center"/>
        <w:pPrChange w:id="1669" w:author="jie sun" w:date="2018-04-16T21:33:00Z">
          <w:pPr/>
        </w:pPrChange>
      </w:pPr>
    </w:p>
    <w:p w:rsidR="0087014B" w:rsidRDefault="00D5184D">
      <w:pPr>
        <w:pStyle w:val="Heading3"/>
      </w:pPr>
      <w:bookmarkStart w:id="1670" w:name="_Toc1674"/>
      <w:bookmarkStart w:id="1671" w:name="_Toc25656"/>
      <w:bookmarkStart w:id="1672" w:name="_Toc1555"/>
      <w:bookmarkStart w:id="1673" w:name="_Toc22777"/>
      <w:bookmarkStart w:id="1674" w:name="_Toc9290"/>
      <w:bookmarkStart w:id="1675" w:name="_Toc14576"/>
      <w:bookmarkStart w:id="1676" w:name="_Toc21151"/>
      <w:bookmarkStart w:id="1677" w:name="_Toc22631"/>
      <w:bookmarkStart w:id="1678" w:name="_Toc18698"/>
      <w:bookmarkStart w:id="1679" w:name="_Toc517813674"/>
      <w:bookmarkEnd w:id="1660"/>
      <w:r>
        <w:t xml:space="preserve">The </w:t>
      </w:r>
      <w:ins w:id="1680" w:author="jie sun" w:date="2018-04-16T21:17:00Z">
        <w:r w:rsidR="006A5EA7">
          <w:t>F</w:t>
        </w:r>
      </w:ins>
      <w:del w:id="1681" w:author="jie sun" w:date="2018-04-16T21:17:00Z">
        <w:r w:rsidDel="006A5EA7">
          <w:delText>f</w:delText>
        </w:r>
      </w:del>
      <w:r>
        <w:t xml:space="preserve">eatures </w:t>
      </w:r>
      <w:ins w:id="1682" w:author="jie sun" w:date="2018-04-16T21:17:00Z">
        <w:r w:rsidR="006A5EA7">
          <w:t>O</w:t>
        </w:r>
      </w:ins>
      <w:del w:id="1683" w:author="jie sun" w:date="2018-04-16T21:17:00Z">
        <w:r w:rsidDel="006A5EA7">
          <w:delText>o</w:delText>
        </w:r>
      </w:del>
      <w:r>
        <w:t xml:space="preserve">f </w:t>
      </w:r>
      <w:ins w:id="1684" w:author="jie sun" w:date="2018-04-16T21:17:00Z">
        <w:r w:rsidR="006A5EA7">
          <w:t>O</w:t>
        </w:r>
      </w:ins>
      <w:del w:id="1685" w:author="jie sun" w:date="2018-04-16T21:17:00Z">
        <w:r w:rsidDel="006A5EA7">
          <w:delText>o</w:delText>
        </w:r>
      </w:del>
      <w:r>
        <w:t xml:space="preserve">ne </w:t>
      </w:r>
      <w:ins w:id="1686" w:author="jie sun" w:date="2018-04-16T21:17:00Z">
        <w:r w:rsidR="006A5EA7">
          <w:t>S</w:t>
        </w:r>
      </w:ins>
      <w:del w:id="1687" w:author="jie sun" w:date="2018-04-16T21:17:00Z">
        <w:r w:rsidDel="006A5EA7">
          <w:delText>s</w:delText>
        </w:r>
      </w:del>
      <w:r>
        <w:t>teps</w:t>
      </w:r>
      <w:bookmarkEnd w:id="1670"/>
      <w:bookmarkEnd w:id="1671"/>
      <w:bookmarkEnd w:id="1672"/>
      <w:bookmarkEnd w:id="1673"/>
      <w:bookmarkEnd w:id="1674"/>
      <w:bookmarkEnd w:id="1675"/>
      <w:bookmarkEnd w:id="1676"/>
      <w:bookmarkEnd w:id="1677"/>
      <w:bookmarkEnd w:id="1678"/>
      <w:bookmarkEnd w:id="1679"/>
    </w:p>
    <w:p w:rsidR="0087014B" w:rsidRDefault="00D5184D">
      <w:pPr>
        <w:rPr>
          <w:del w:id="1688" w:author="像个男人一样" w:date="2018-03-22T11:58:00Z"/>
        </w:rPr>
      </w:pPr>
      <w:r>
        <w:t xml:space="preserve">There is a swing phase showed in </w:t>
      </w:r>
      <w:ins w:id="1689" w:author="jie sun" w:date="2018-04-08T16:50:00Z">
        <w:r w:rsidR="00120EDD">
          <w:rPr>
            <w:lang w:val="en-US"/>
          </w:rPr>
          <w:t xml:space="preserve">the Figure </w:t>
        </w:r>
      </w:ins>
      <w:ins w:id="1690" w:author="像个男人一样" w:date="2018-03-22T12:09:00Z">
        <w:del w:id="1691" w:author="jie sun" w:date="2018-04-08T16:50:00Z">
          <w:r w:rsidDel="00120EDD">
            <w:rPr>
              <w:rFonts w:hint="eastAsia"/>
              <w:lang w:val="en-US"/>
            </w:rPr>
            <w:delText xml:space="preserve">Figure 2.5 </w:delText>
          </w:r>
        </w:del>
        <w:r>
          <w:rPr>
            <w:rFonts w:hint="eastAsia"/>
            <w:lang w:val="en-US"/>
          </w:rPr>
          <w:t xml:space="preserve">below </w:t>
        </w:r>
      </w:ins>
      <w:del w:id="1692" w:author="像个男人一样" w:date="2018-03-22T12:09:00Z">
        <w:r>
          <w:delText>picture 2.2.2.1</w:delText>
        </w:r>
      </w:del>
      <w:r>
        <w:t xml:space="preserve">,which is a step period during people movement. </w:t>
      </w:r>
      <w:r>
        <w:rPr>
          <w:rFonts w:hint="eastAsia"/>
        </w:rPr>
        <w:t>Ab</w:t>
      </w:r>
      <w:r>
        <w:t>solutely, there is a change process of speed of the leg movement during one step period, so we can catch the acceleration</w:t>
      </w:r>
      <w:ins w:id="1693" w:author="jie sun" w:date="2018-04-08T18:11:00Z">
        <w:r w:rsidR="006A2BB0">
          <w:t xml:space="preserve"> in </w:t>
        </w:r>
      </w:ins>
      <w:ins w:id="1694" w:author="jie sun" w:date="2018-04-08T18:12:00Z">
        <w:r w:rsidR="006A2BB0">
          <w:t>three directions</w:t>
        </w:r>
      </w:ins>
      <w:r>
        <w:t xml:space="preserve"> using the accelerometer.</w:t>
      </w:r>
    </w:p>
    <w:p w:rsidR="0087014B" w:rsidRDefault="00D5184D">
      <w:pPr>
        <w:pPrChange w:id="1695" w:author="像个男人一样" w:date="2018-03-21T01:38:00Z">
          <w:pPr>
            <w:pStyle w:val="Subtitle"/>
          </w:pPr>
        </w:pPrChange>
      </w:pPr>
      <w:del w:id="1696" w:author="像个男人一样" w:date="2018-03-22T11:58:00Z">
        <w:r>
          <w:delText xml:space="preserve">Figure 2. </w:delText>
        </w:r>
        <w:r>
          <w:fldChar w:fldCharType="begin"/>
        </w:r>
        <w:r>
          <w:delInstrText xml:space="preserve"> SEQ Figure_2. \* ARABIC </w:delInstrText>
        </w:r>
        <w:r>
          <w:fldChar w:fldCharType="separate"/>
        </w:r>
      </w:del>
      <w:ins w:id="1697" w:author="像个男人一样" w:date="2018-03-22T11:51:00Z">
        <w:del w:id="1698" w:author="像个男人一样" w:date="2018-03-22T11:58:00Z">
          <w:r>
            <w:rPr>
              <w:b/>
            </w:rPr>
            <w:delText>错误！未指定顺序。</w:delText>
          </w:r>
        </w:del>
      </w:ins>
      <w:ins w:id="1699" w:author="像个男人一样" w:date="2018-03-21T23:39:00Z">
        <w:del w:id="1700" w:author="像个男人一样" w:date="2018-03-22T11:58:00Z">
          <w:r>
            <w:rPr>
              <w:b/>
            </w:rPr>
            <w:delText>错误！未指定顺序。</w:delText>
          </w:r>
        </w:del>
      </w:ins>
      <w:ins w:id="1701" w:author="像个男人一样" w:date="2018-03-21T23:10:00Z">
        <w:del w:id="1702" w:author="像个男人一样" w:date="2018-03-22T11:58:00Z">
          <w:r>
            <w:rPr>
              <w:b/>
            </w:rPr>
            <w:delText>错误！未指定顺序。</w:delText>
          </w:r>
        </w:del>
      </w:ins>
      <w:ins w:id="1703" w:author="像个男人一样" w:date="2018-03-21T23:08:00Z">
        <w:del w:id="1704" w:author="像个男人一样" w:date="2018-03-22T11:58:00Z">
          <w:r>
            <w:rPr>
              <w:b/>
            </w:rPr>
            <w:delText>错误！未指定顺序。</w:delText>
          </w:r>
        </w:del>
      </w:ins>
      <w:ins w:id="1705" w:author="像个男人一样" w:date="2018-03-21T02:33:00Z">
        <w:del w:id="1706" w:author="像个男人一样" w:date="2018-03-22T11:58:00Z">
          <w:r>
            <w:rPr>
              <w:b/>
            </w:rPr>
            <w:delText>错误！未指定顺序。错误！未指定顺序。</w:delText>
          </w:r>
        </w:del>
      </w:ins>
      <w:ins w:id="1707" w:author="像个男人一样" w:date="2018-03-21T02:31:00Z">
        <w:del w:id="1708" w:author="像个男人一样" w:date="2018-03-22T11:58:00Z">
          <w:r>
            <w:rPr>
              <w:b/>
            </w:rPr>
            <w:delText>错误！未指定顺序。</w:delText>
          </w:r>
        </w:del>
      </w:ins>
      <w:ins w:id="1709" w:author="像个男人一样" w:date="2018-03-21T02:30:00Z">
        <w:del w:id="1710" w:author="像个男人一样" w:date="2018-03-22T11:58:00Z">
          <w:r>
            <w:rPr>
              <w:b/>
            </w:rPr>
            <w:delText>错误！未指定顺序。</w:delText>
          </w:r>
        </w:del>
      </w:ins>
      <w:ins w:id="1711" w:author="像个男人一样" w:date="2018-03-21T02:29:00Z">
        <w:del w:id="1712" w:author="像个男人一样" w:date="2018-03-22T11:58:00Z">
          <w:r>
            <w:rPr>
              <w:b/>
            </w:rPr>
            <w:delText>错误！未指定顺序。错误！未指定顺序。</w:delText>
          </w:r>
        </w:del>
      </w:ins>
      <w:ins w:id="1713" w:author="像个男人一样" w:date="2018-03-21T02:26:00Z">
        <w:del w:id="1714" w:author="像个男人一样" w:date="2018-03-22T11:58:00Z">
          <w:r>
            <w:rPr>
              <w:b/>
            </w:rPr>
            <w:delText>错误！未指定顺序。</w:delText>
          </w:r>
        </w:del>
      </w:ins>
      <w:ins w:id="1715" w:author="像个男人一样" w:date="2018-03-21T02:25:00Z">
        <w:del w:id="1716" w:author="像个男人一样" w:date="2018-03-22T11:58:00Z">
          <w:r>
            <w:rPr>
              <w:b/>
            </w:rPr>
            <w:delText>错误！未指定顺序。</w:delText>
          </w:r>
        </w:del>
      </w:ins>
      <w:ins w:id="1717" w:author="像个男人一样" w:date="2018-03-21T02:24:00Z">
        <w:del w:id="1718" w:author="像个男人一样" w:date="2018-03-22T11:58:00Z">
          <w:r>
            <w:rPr>
              <w:b/>
            </w:rPr>
            <w:delText>错误！未指定顺序。</w:delText>
          </w:r>
        </w:del>
      </w:ins>
      <w:ins w:id="1719" w:author="像个男人一样" w:date="2018-03-21T02:23:00Z">
        <w:del w:id="1720" w:author="像个男人一样" w:date="2018-03-22T11:58:00Z">
          <w:r>
            <w:rPr>
              <w:b/>
            </w:rPr>
            <w:delText>错误！未指定顺序。</w:delText>
          </w:r>
        </w:del>
      </w:ins>
      <w:ins w:id="1721" w:author="像个男人一样" w:date="2018-03-21T02:22:00Z">
        <w:del w:id="1722" w:author="像个男人一样" w:date="2018-03-22T11:58:00Z">
          <w:r>
            <w:rPr>
              <w:b/>
            </w:rPr>
            <w:delText>错误！未指定顺序。</w:delText>
          </w:r>
        </w:del>
      </w:ins>
      <w:ins w:id="1723" w:author="像个男人一样" w:date="2018-03-21T02:17:00Z">
        <w:del w:id="1724" w:author="像个男人一样" w:date="2018-03-22T11:58:00Z">
          <w:r>
            <w:rPr>
              <w:b/>
            </w:rPr>
            <w:delText>错误！未指定顺序。错误！未指定顺序。错误！未指定顺序。</w:delText>
          </w:r>
        </w:del>
      </w:ins>
      <w:ins w:id="1725" w:author="像个男人一样" w:date="2018-03-21T02:15:00Z">
        <w:del w:id="1726" w:author="像个男人一样" w:date="2018-03-22T11:58:00Z">
          <w:r>
            <w:rPr>
              <w:b/>
            </w:rPr>
            <w:delText>错误！未指定顺序。</w:delText>
          </w:r>
        </w:del>
      </w:ins>
      <w:ins w:id="1727" w:author="像个男人一样" w:date="2018-03-21T02:14:00Z">
        <w:del w:id="1728" w:author="像个男人一样" w:date="2018-03-22T11:58:00Z">
          <w:r>
            <w:rPr>
              <w:b/>
            </w:rPr>
            <w:delText>错误！未指定顺序。</w:delText>
          </w:r>
        </w:del>
      </w:ins>
      <w:ins w:id="1729" w:author="像个男人一样" w:date="2018-03-21T02:13:00Z">
        <w:del w:id="1730" w:author="像个男人一样" w:date="2018-03-22T11:58:00Z">
          <w:r>
            <w:rPr>
              <w:b/>
            </w:rPr>
            <w:delText>错误！未指定顺序。</w:delText>
          </w:r>
        </w:del>
      </w:ins>
      <w:ins w:id="1731" w:author="像个男人一样" w:date="2018-03-21T02:12:00Z">
        <w:del w:id="1732" w:author="像个男人一样" w:date="2018-03-22T11:58:00Z">
          <w:r>
            <w:rPr>
              <w:b/>
            </w:rPr>
            <w:delText>错误！未指定顺序。</w:delText>
          </w:r>
        </w:del>
      </w:ins>
      <w:ins w:id="1733" w:author="像个男人一样" w:date="2018-03-21T02:02:00Z">
        <w:del w:id="1734" w:author="像个男人一样" w:date="2018-03-22T11:58:00Z">
          <w:r>
            <w:rPr>
              <w:b/>
            </w:rPr>
            <w:delText>错误！未指定顺序。错误！未指定顺序。</w:delText>
          </w:r>
        </w:del>
      </w:ins>
      <w:ins w:id="1735" w:author="像个男人一样" w:date="2018-03-21T02:01:00Z">
        <w:del w:id="1736" w:author="像个男人一样" w:date="2018-03-22T11:58:00Z">
          <w:r>
            <w:rPr>
              <w:b/>
            </w:rPr>
            <w:delText>错误！未指定顺序。</w:delText>
          </w:r>
        </w:del>
      </w:ins>
      <w:ins w:id="1737" w:author="像个男人一样" w:date="2018-03-21T02:00:00Z">
        <w:del w:id="1738" w:author="像个男人一样" w:date="2018-03-22T11:58:00Z">
          <w:r>
            <w:rPr>
              <w:b/>
            </w:rPr>
            <w:delText>错误！未指定顺序。</w:delText>
          </w:r>
        </w:del>
      </w:ins>
      <w:ins w:id="1739" w:author="像个男人一样" w:date="2018-03-21T01:59:00Z">
        <w:del w:id="1740" w:author="像个男人一样" w:date="2018-03-22T11:58:00Z">
          <w:r>
            <w:rPr>
              <w:b/>
            </w:rPr>
            <w:delText>错误！未指定顺序。</w:delText>
          </w:r>
        </w:del>
      </w:ins>
      <w:ins w:id="1741" w:author="像个男人一样" w:date="2018-03-21T01:58:00Z">
        <w:del w:id="1742" w:author="像个男人一样" w:date="2018-03-22T11:58:00Z">
          <w:r>
            <w:rPr>
              <w:b/>
            </w:rPr>
            <w:delText>错误！未指定顺序。错误！未指定顺序。</w:delText>
          </w:r>
        </w:del>
      </w:ins>
      <w:ins w:id="1743" w:author="像个男人一样" w:date="2018-03-21T01:57:00Z">
        <w:del w:id="1744" w:author="像个男人一样" w:date="2018-03-22T11:58:00Z">
          <w:r>
            <w:rPr>
              <w:b/>
            </w:rPr>
            <w:delText>错误！未指定顺序。</w:delText>
          </w:r>
        </w:del>
      </w:ins>
      <w:ins w:id="1745" w:author="像个男人一样" w:date="2018-03-21T01:48:00Z">
        <w:del w:id="1746" w:author="像个男人一样" w:date="2018-03-22T11:58:00Z">
          <w:r>
            <w:rPr>
              <w:b/>
            </w:rPr>
            <w:delText>错误！未指定顺序。错误！未指定顺序。</w:delText>
          </w:r>
        </w:del>
      </w:ins>
      <w:ins w:id="1747" w:author="像个男人一样" w:date="2018-03-21T01:47:00Z">
        <w:del w:id="1748" w:author="像个男人一样" w:date="2018-03-22T11:58:00Z">
          <w:r>
            <w:rPr>
              <w:b/>
            </w:rPr>
            <w:delText>错误！未指定顺序。</w:delText>
          </w:r>
        </w:del>
      </w:ins>
      <w:ins w:id="1749" w:author="像个男人一样" w:date="2018-03-21T01:46:00Z">
        <w:del w:id="1750" w:author="像个男人一样" w:date="2018-03-22T11:58:00Z">
          <w:r>
            <w:rPr>
              <w:b/>
            </w:rPr>
            <w:delText>错误！未指定顺序。</w:delText>
          </w:r>
        </w:del>
      </w:ins>
      <w:ins w:id="1751" w:author="像个男人一样" w:date="2018-03-21T01:45:00Z">
        <w:del w:id="1752" w:author="像个男人一样" w:date="2018-03-22T11:58:00Z">
          <w:r>
            <w:rPr>
              <w:b/>
            </w:rPr>
            <w:delText>错误！未指定顺序。错误！未指定顺序。</w:delText>
          </w:r>
        </w:del>
      </w:ins>
      <w:ins w:id="1753" w:author="像个男人一样" w:date="2018-03-21T01:43:00Z">
        <w:del w:id="1754" w:author="像个男人一样" w:date="2018-03-22T11:58:00Z">
          <w:r>
            <w:rPr>
              <w:b/>
            </w:rPr>
            <w:delText>错误！未指定顺序。</w:delText>
          </w:r>
        </w:del>
      </w:ins>
      <w:ins w:id="1755" w:author="像个男人一样" w:date="2018-03-21T01:42:00Z">
        <w:del w:id="1756" w:author="像个男人一样" w:date="2018-03-22T11:58:00Z">
          <w:r>
            <w:rPr>
              <w:b/>
            </w:rPr>
            <w:delText>错误！未指定顺序。</w:delText>
          </w:r>
        </w:del>
      </w:ins>
      <w:ins w:id="1757" w:author="像个男人一样" w:date="2018-03-21T01:40:00Z">
        <w:del w:id="1758" w:author="像个男人一样" w:date="2018-03-22T11:58:00Z">
          <w:r>
            <w:rPr>
              <w:b/>
            </w:rPr>
            <w:delText>错误！未指定顺序。错误！未指定顺序。</w:delText>
          </w:r>
        </w:del>
      </w:ins>
      <w:ins w:id="1759" w:author="像个男人一样" w:date="2018-03-21T01:39:00Z">
        <w:del w:id="1760" w:author="像个男人一样" w:date="2018-03-22T11:58:00Z">
          <w:r>
            <w:rPr>
              <w:b/>
            </w:rPr>
            <w:delText>错误！未指定顺序。</w:delText>
          </w:r>
        </w:del>
      </w:ins>
      <w:ins w:id="1761" w:author="像个男人一样" w:date="2018-03-21T01:38:00Z">
        <w:del w:id="1762" w:author="像个男人一样" w:date="2018-03-22T11:58:00Z">
          <w:r>
            <w:rPr>
              <w:b/>
            </w:rPr>
            <w:delText>错误！未指定顺序。</w:delText>
          </w:r>
        </w:del>
      </w:ins>
      <w:del w:id="1763" w:author="像个男人一样" w:date="2018-03-22T11:58:00Z">
        <w:r>
          <w:delText>5</w:delText>
        </w:r>
        <w:r>
          <w:fldChar w:fldCharType="end"/>
        </w:r>
      </w:del>
      <w:del w:id="1764" w:author="像个男人一样" w:date="2018-03-21T01:38:00Z">
        <w:r>
          <w:delText xml:space="preserve"> </w:delText>
        </w:r>
      </w:del>
      <w:del w:id="1765" w:author="像个男人一样" w:date="2018-03-21T01:37:00Z">
        <w:r>
          <w:delText>A Step, Stride and Heading Determination for the Pedestrian Navigation System</w:delText>
        </w:r>
      </w:del>
    </w:p>
    <w:p w:rsidR="0087014B" w:rsidRDefault="00D5184D">
      <w:pPr>
        <w:jc w:val="center"/>
        <w:rPr>
          <w:ins w:id="1766" w:author="像个男人一样" w:date="2018-03-21T01:37:00Z"/>
        </w:rPr>
        <w:pPrChange w:id="1767" w:author="jie sun" w:date="2018-04-16T21:33:00Z">
          <w:pPr/>
        </w:pPrChange>
      </w:pPr>
      <w:del w:id="1768" w:author="像个男人一样" w:date="2018-03-21T01:37:00Z">
        <w:r>
          <w:rPr>
            <w:noProof/>
          </w:rPr>
          <w:drawing>
            <wp:inline distT="0" distB="0" distL="0" distR="0">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1769" w:author="像个男人一样" w:date="2018-03-21T01:37:00Z">
        <w:r>
          <w:rPr>
            <w:noProof/>
          </w:rPr>
          <w:drawing>
            <wp:inline distT="0" distB="0" distL="0" distR="0">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rsidR="0087014B" w:rsidRDefault="00D5184D">
      <w:pPr>
        <w:pStyle w:val="Heading5"/>
        <w:numPr>
          <w:ilvl w:val="255"/>
          <w:numId w:val="0"/>
        </w:numPr>
        <w:jc w:val="center"/>
        <w:pPrChange w:id="1770" w:author="jie sun" w:date="2018-04-16T21:33:00Z">
          <w:pPr/>
        </w:pPrChange>
      </w:pPr>
      <w:bookmarkStart w:id="1771" w:name="_Toc517801875"/>
      <w:ins w:id="1772" w:author="像个男人一样" w:date="2018-03-21T01:37:00Z">
        <w:r>
          <w:lastRenderedPageBreak/>
          <w:t xml:space="preserve">Figure </w:t>
        </w:r>
      </w:ins>
      <w:ins w:id="1773" w:author="JIE  SUN" w:date="2018-06-21T13:36:00Z">
        <w:r w:rsidR="00A64E7B">
          <w:fldChar w:fldCharType="begin"/>
        </w:r>
        <w:r w:rsidR="00A64E7B">
          <w:instrText xml:space="preserve"> STYLEREF 1 \s </w:instrText>
        </w:r>
      </w:ins>
      <w:r w:rsidR="00A64E7B">
        <w:fldChar w:fldCharType="separate"/>
      </w:r>
      <w:r w:rsidR="00A64E7B">
        <w:rPr>
          <w:noProof/>
        </w:rPr>
        <w:t>2</w:t>
      </w:r>
      <w:ins w:id="177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1775" w:author="JIE  SUN" w:date="2018-06-21T13:36:00Z">
        <w:r w:rsidR="00A64E7B">
          <w:rPr>
            <w:noProof/>
          </w:rPr>
          <w:t>5</w:t>
        </w:r>
        <w:r w:rsidR="00A64E7B">
          <w:fldChar w:fldCharType="end"/>
        </w:r>
      </w:ins>
      <w:ins w:id="1776" w:author="jie sun" w:date="2018-04-19T13:00:00Z">
        <w:del w:id="1777" w:author="JIE  SUN" w:date="2018-06-21T13:34:00Z">
          <w:r w:rsidR="00083FE7" w:rsidDel="00A64E7B">
            <w:fldChar w:fldCharType="begin"/>
          </w:r>
          <w:r w:rsidR="00083FE7" w:rsidDel="00A64E7B">
            <w:delInstrText xml:space="preserve"> STYLEREF 1 \s </w:delInstrText>
          </w:r>
        </w:del>
      </w:ins>
      <w:del w:id="1778" w:author="JIE  SUN" w:date="2018-06-21T13:34:00Z">
        <w:r w:rsidR="00083FE7" w:rsidDel="00A64E7B">
          <w:fldChar w:fldCharType="separate"/>
        </w:r>
        <w:r w:rsidR="00083FE7" w:rsidDel="00A64E7B">
          <w:rPr>
            <w:noProof/>
          </w:rPr>
          <w:delText>2</w:delText>
        </w:r>
      </w:del>
      <w:ins w:id="1779" w:author="jie sun" w:date="2018-04-19T13:00:00Z">
        <w:del w:id="178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1781" w:author="JIE  SUN" w:date="2018-06-21T13:34:00Z">
        <w:r w:rsidR="00083FE7" w:rsidDel="00A64E7B">
          <w:fldChar w:fldCharType="separate"/>
        </w:r>
      </w:del>
      <w:ins w:id="1782" w:author="jie sun" w:date="2018-04-19T13:00:00Z">
        <w:del w:id="1783" w:author="JIE  SUN" w:date="2018-06-21T13:34:00Z">
          <w:r w:rsidR="00083FE7" w:rsidDel="00A64E7B">
            <w:rPr>
              <w:noProof/>
            </w:rPr>
            <w:delText>5</w:delText>
          </w:r>
          <w:r w:rsidR="00083FE7" w:rsidDel="00A64E7B">
            <w:fldChar w:fldCharType="end"/>
          </w:r>
        </w:del>
      </w:ins>
      <w:ins w:id="1784" w:author="像个男人一样" w:date="2018-03-21T01:37:00Z">
        <w:del w:id="1785"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786" w:author="像个男人一样" w:date="2018-03-22T11:51:00Z">
        <w:del w:id="1787" w:author="jie sun" w:date="2018-04-10T21:45:00Z">
          <w:r w:rsidDel="00454521">
            <w:delText>5</w:delText>
          </w:r>
        </w:del>
      </w:ins>
      <w:ins w:id="1788" w:author="像个男人一样" w:date="2018-03-21T01:37:00Z">
        <w:del w:id="1789" w:author="jie sun" w:date="2018-04-10T21:45:00Z">
          <w:r w:rsidDel="00454521">
            <w:fldChar w:fldCharType="end"/>
          </w:r>
        </w:del>
        <w:bookmarkStart w:id="1790" w:name="_Toc18127"/>
        <w:bookmarkStart w:id="1791" w:name="_Toc26578"/>
        <w:bookmarkStart w:id="1792" w:name="_Toc8412"/>
        <w:bookmarkStart w:id="1793" w:name="_Toc12599"/>
        <w:bookmarkStart w:id="1794" w:name="_Toc21837"/>
        <w:bookmarkStart w:id="1795" w:name="_Toc8559"/>
        <w:bookmarkStart w:id="1796" w:name="_Toc27490"/>
        <w:bookmarkStart w:id="1797" w:name="_Toc25197"/>
        <w:bookmarkStart w:id="1798" w:name="_Toc9765"/>
        <w:bookmarkStart w:id="1799" w:name="_Toc13735"/>
        <w:bookmarkStart w:id="1800" w:name="_Toc26171"/>
        <w:bookmarkStart w:id="1801" w:name="_Toc707"/>
        <w:bookmarkStart w:id="1802" w:name="_Toc2189"/>
        <w:bookmarkStart w:id="1803" w:name="_Toc30708"/>
        <w:bookmarkStart w:id="1804" w:name="_Toc17006"/>
        <w:bookmarkStart w:id="1805" w:name="_Toc2991"/>
        <w:bookmarkStart w:id="1806" w:name="_Toc1939"/>
        <w:bookmarkStart w:id="1807" w:name="_Toc3934"/>
        <w:bookmarkStart w:id="1808" w:name="_Toc26875"/>
        <w:bookmarkStart w:id="1809" w:name="_Toc19886"/>
        <w:bookmarkStart w:id="1810" w:name="_Toc2765"/>
        <w:bookmarkStart w:id="1811" w:name="_Toc16096"/>
        <w:bookmarkStart w:id="1812" w:name="_Toc15710"/>
        <w:bookmarkStart w:id="1813" w:name="_Toc20115"/>
        <w:bookmarkStart w:id="1814" w:name="_Toc10748"/>
        <w:r>
          <w:rPr>
            <w:rFonts w:hint="eastAsia"/>
          </w:rPr>
          <w:t xml:space="preserve">:A Step, Stride and Heading Determination </w:t>
        </w:r>
      </w:ins>
      <w:ins w:id="1815" w:author="jie sun" w:date="2018-04-16T22:25:00Z">
        <w:r w:rsidR="00857059">
          <w:rPr>
            <w:rFonts w:hint="eastAsia"/>
          </w:rPr>
          <w:t>F</w:t>
        </w:r>
      </w:ins>
      <w:ins w:id="1816" w:author="像个男人一样" w:date="2018-03-21T01:37:00Z">
        <w:del w:id="1817" w:author="jie sun" w:date="2018-04-16T22:25:00Z">
          <w:r w:rsidDel="00857059">
            <w:rPr>
              <w:rFonts w:hint="eastAsia"/>
            </w:rPr>
            <w:delText>f</w:delText>
          </w:r>
        </w:del>
        <w:r>
          <w:rPr>
            <w:rFonts w:hint="eastAsia"/>
          </w:rPr>
          <w:t xml:space="preserve">or </w:t>
        </w:r>
      </w:ins>
      <w:ins w:id="1818" w:author="jie sun" w:date="2018-04-16T22:25:00Z">
        <w:r w:rsidR="00857059">
          <w:rPr>
            <w:rFonts w:hint="eastAsia"/>
          </w:rPr>
          <w:t>T</w:t>
        </w:r>
      </w:ins>
      <w:ins w:id="1819" w:author="像个男人一样" w:date="2018-03-21T01:37:00Z">
        <w:del w:id="1820" w:author="jie sun" w:date="2018-04-16T22:25:00Z">
          <w:r w:rsidDel="00857059">
            <w:rPr>
              <w:rFonts w:hint="eastAsia"/>
            </w:rPr>
            <w:delText>t</w:delText>
          </w:r>
        </w:del>
        <w:r>
          <w:rPr>
            <w:rFonts w:hint="eastAsia"/>
          </w:rPr>
          <w:t>he Pedestrian Navigation System</w:t>
        </w:r>
      </w:ins>
      <w:bookmarkEnd w:id="1771"/>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p>
    <w:p w:rsidR="0087014B" w:rsidRDefault="0087014B"/>
    <w:p w:rsidR="0087014B" w:rsidRDefault="00D5184D">
      <w:pPr>
        <w:rPr>
          <w:del w:id="1821" w:author="像个男人一样" w:date="2018-03-22T11:58:00Z"/>
        </w:rPr>
      </w:pPr>
      <w:del w:id="1822" w:author="像个男人一样" w:date="2018-03-21T01:38:00Z">
        <w:r>
          <w:rPr>
            <w:lang w:val="en-US"/>
          </w:rPr>
          <w:delText xml:space="preserve">Picture </w:delText>
        </w:r>
      </w:del>
      <w:ins w:id="1823" w:author="像个男人一样" w:date="2018-03-21T01:38:00Z">
        <w:r>
          <w:rPr>
            <w:rFonts w:hint="eastAsia"/>
            <w:lang w:val="en-US"/>
          </w:rPr>
          <w:t xml:space="preserve">Figure </w:t>
        </w:r>
      </w:ins>
      <w:r>
        <w:t>2.</w:t>
      </w:r>
      <w:del w:id="1824" w:author="像个男人一样" w:date="2018-03-21T01:38:00Z">
        <w:r>
          <w:rPr>
            <w:lang w:val="en-US"/>
          </w:rPr>
          <w:delText>2.2.2</w:delText>
        </w:r>
      </w:del>
      <w:ins w:id="1825" w:author="jie sun" w:date="2018-04-08T18:15:00Z">
        <w:r w:rsidR="00DD7B04">
          <w:rPr>
            <w:lang w:val="en-US"/>
          </w:rPr>
          <w:t>6</w:t>
        </w:r>
      </w:ins>
      <w:del w:id="1826" w:author="像个男人一样" w:date="2018-03-21T01:38:00Z">
        <w:r>
          <w:rPr>
            <w:lang w:val="en-US"/>
          </w:rPr>
          <w:delText xml:space="preserve"> </w:delText>
        </w:r>
      </w:del>
      <w:ins w:id="1827" w:author="像个男人一样" w:date="2018-03-21T01:38:00Z">
        <w:del w:id="1828" w:author="jie sun" w:date="2018-04-08T18:15:00Z">
          <w:r w:rsidDel="00DD7B04">
            <w:rPr>
              <w:rFonts w:hint="eastAsia"/>
              <w:lang w:val="en-US"/>
            </w:rPr>
            <w:delText>5</w:delText>
          </w:r>
        </w:del>
      </w:ins>
      <w:ins w:id="1829" w:author="jie sun" w:date="2018-04-08T17:22:00Z">
        <w:r w:rsidR="003138CC">
          <w:rPr>
            <w:lang w:val="en-US"/>
          </w:rPr>
          <w:t xml:space="preserve"> </w:t>
        </w:r>
      </w:ins>
      <w:del w:id="1830" w:author="jie sun" w:date="2018-04-08T18:12:00Z">
        <w:r w:rsidDel="006827B3">
          <w:delText>below</w:delText>
        </w:r>
      </w:del>
      <w:ins w:id="1831" w:author="jie sun" w:date="2018-04-08T18:15:00Z">
        <w:r w:rsidR="00DD7B04">
          <w:t>below</w:t>
        </w:r>
      </w:ins>
      <w:del w:id="1832" w:author="jie sun" w:date="2018-04-08T18:12:00Z">
        <w:r w:rsidDel="006827B3">
          <w:delText xml:space="preserve"> </w:delText>
        </w:r>
      </w:del>
      <w:ins w:id="1833" w:author="jie sun" w:date="2018-04-08T18:12:00Z">
        <w:r w:rsidR="006827B3">
          <w:t xml:space="preserve"> </w:t>
        </w:r>
      </w:ins>
      <w:r>
        <w:t xml:space="preserve">shows the typical three axes, x, y and z (matching vertical, forward and side acceleration) data of the accelerometer in my iPhone during walking, and what conclusion can be </w:t>
      </w:r>
      <w:del w:id="1834" w:author="jie sun" w:date="2018-04-08T18:12:00Z">
        <w:r w:rsidDel="00DD7B04">
          <w:delText xml:space="preserve">judged </w:delText>
        </w:r>
      </w:del>
      <w:ins w:id="1835" w:author="jie sun" w:date="2018-04-08T18:12:00Z">
        <w:r w:rsidR="00DD7B04">
          <w:t xml:space="preserve">got </w:t>
        </w:r>
      </w:ins>
      <w:r>
        <w:t>from this picture</w:t>
      </w:r>
      <w:del w:id="1836" w:author="jie sun" w:date="2018-04-08T17:23:00Z">
        <w:r w:rsidDel="003138CC">
          <w:delText>. S</w:delText>
        </w:r>
      </w:del>
      <w:ins w:id="1837" w:author="jie sun" w:date="2018-04-08T17:23:00Z">
        <w:r w:rsidR="003138CC">
          <w:t>, s</w:t>
        </w:r>
      </w:ins>
      <w:r>
        <w:t xml:space="preserve">o no matter how the pedometer wears the phone, there is at least one axis data have sharply periodic changes (this picture shows the Y axis changing sharply). </w:t>
      </w:r>
    </w:p>
    <w:p w:rsidR="0087014B" w:rsidRDefault="00D5184D">
      <w:pPr>
        <w:pPrChange w:id="1838" w:author="像个男人一样" w:date="2018-03-21T01:38:00Z">
          <w:pPr>
            <w:pStyle w:val="Subtitle"/>
          </w:pPr>
        </w:pPrChange>
      </w:pPr>
      <w:del w:id="1839" w:author="像个男人一样" w:date="2018-03-22T11:58:00Z">
        <w:r>
          <w:delText xml:space="preserve">Figure 2. </w:delText>
        </w:r>
        <w:r>
          <w:fldChar w:fldCharType="begin"/>
        </w:r>
        <w:r>
          <w:delInstrText xml:space="preserve"> SEQ Figure_2. \* ARABIC </w:delInstrText>
        </w:r>
        <w:r>
          <w:fldChar w:fldCharType="separate"/>
        </w:r>
      </w:del>
      <w:ins w:id="1840" w:author="像个男人一样" w:date="2018-03-22T11:51:00Z">
        <w:del w:id="1841" w:author="像个男人一样" w:date="2018-03-22T11:58:00Z">
          <w:r>
            <w:rPr>
              <w:b/>
            </w:rPr>
            <w:delText>错误！未指定顺序。</w:delText>
          </w:r>
        </w:del>
      </w:ins>
      <w:ins w:id="1842" w:author="像个男人一样" w:date="2018-03-21T23:39:00Z">
        <w:del w:id="1843" w:author="像个男人一样" w:date="2018-03-22T11:58:00Z">
          <w:r>
            <w:rPr>
              <w:b/>
            </w:rPr>
            <w:delText>错误！未指定顺序。</w:delText>
          </w:r>
        </w:del>
      </w:ins>
      <w:ins w:id="1844" w:author="像个男人一样" w:date="2018-03-21T23:10:00Z">
        <w:del w:id="1845" w:author="像个男人一样" w:date="2018-03-22T11:58:00Z">
          <w:r>
            <w:rPr>
              <w:b/>
            </w:rPr>
            <w:delText>错误！未指定顺序。</w:delText>
          </w:r>
        </w:del>
      </w:ins>
      <w:ins w:id="1846" w:author="像个男人一样" w:date="2018-03-21T23:08:00Z">
        <w:del w:id="1847" w:author="像个男人一样" w:date="2018-03-22T11:58:00Z">
          <w:r>
            <w:rPr>
              <w:b/>
            </w:rPr>
            <w:delText>错误！未指定顺序。</w:delText>
          </w:r>
        </w:del>
      </w:ins>
      <w:ins w:id="1848" w:author="像个男人一样" w:date="2018-03-21T02:33:00Z">
        <w:del w:id="1849" w:author="像个男人一样" w:date="2018-03-22T11:58:00Z">
          <w:r>
            <w:rPr>
              <w:b/>
            </w:rPr>
            <w:delText>错误！未指定顺序。错误！未指定顺序。</w:delText>
          </w:r>
        </w:del>
      </w:ins>
      <w:ins w:id="1850" w:author="像个男人一样" w:date="2018-03-21T02:31:00Z">
        <w:del w:id="1851" w:author="像个男人一样" w:date="2018-03-22T11:58:00Z">
          <w:r>
            <w:rPr>
              <w:b/>
            </w:rPr>
            <w:delText>错误！未指定顺序。</w:delText>
          </w:r>
        </w:del>
      </w:ins>
      <w:ins w:id="1852" w:author="像个男人一样" w:date="2018-03-21T02:30:00Z">
        <w:del w:id="1853" w:author="像个男人一样" w:date="2018-03-22T11:58:00Z">
          <w:r>
            <w:rPr>
              <w:b/>
            </w:rPr>
            <w:delText>错误！未指定顺序。</w:delText>
          </w:r>
        </w:del>
      </w:ins>
      <w:ins w:id="1854" w:author="像个男人一样" w:date="2018-03-21T02:29:00Z">
        <w:del w:id="1855" w:author="像个男人一样" w:date="2018-03-22T11:58:00Z">
          <w:r>
            <w:rPr>
              <w:b/>
            </w:rPr>
            <w:delText>错误！未指定顺序。错误！未指定顺序。</w:delText>
          </w:r>
        </w:del>
      </w:ins>
      <w:ins w:id="1856" w:author="像个男人一样" w:date="2018-03-21T02:26:00Z">
        <w:del w:id="1857" w:author="像个男人一样" w:date="2018-03-22T11:58:00Z">
          <w:r>
            <w:rPr>
              <w:b/>
            </w:rPr>
            <w:delText>错误！未指定顺序。</w:delText>
          </w:r>
        </w:del>
      </w:ins>
      <w:ins w:id="1858" w:author="像个男人一样" w:date="2018-03-21T02:25:00Z">
        <w:del w:id="1859" w:author="像个男人一样" w:date="2018-03-22T11:58:00Z">
          <w:r>
            <w:rPr>
              <w:b/>
            </w:rPr>
            <w:delText>错误！未指定顺序。</w:delText>
          </w:r>
        </w:del>
      </w:ins>
      <w:ins w:id="1860" w:author="像个男人一样" w:date="2018-03-21T02:24:00Z">
        <w:del w:id="1861" w:author="像个男人一样" w:date="2018-03-22T11:58:00Z">
          <w:r>
            <w:rPr>
              <w:b/>
            </w:rPr>
            <w:delText>错误！未指定顺序。</w:delText>
          </w:r>
        </w:del>
      </w:ins>
      <w:ins w:id="1862" w:author="像个男人一样" w:date="2018-03-21T02:23:00Z">
        <w:del w:id="1863" w:author="像个男人一样" w:date="2018-03-22T11:58:00Z">
          <w:r>
            <w:rPr>
              <w:b/>
            </w:rPr>
            <w:delText>错误！未指定顺序。</w:delText>
          </w:r>
        </w:del>
      </w:ins>
      <w:ins w:id="1864" w:author="像个男人一样" w:date="2018-03-21T02:22:00Z">
        <w:del w:id="1865" w:author="像个男人一样" w:date="2018-03-22T11:58:00Z">
          <w:r>
            <w:rPr>
              <w:b/>
            </w:rPr>
            <w:delText>错误！未指定顺序。</w:delText>
          </w:r>
        </w:del>
      </w:ins>
      <w:ins w:id="1866" w:author="像个男人一样" w:date="2018-03-21T02:17:00Z">
        <w:del w:id="1867" w:author="像个男人一样" w:date="2018-03-22T11:58:00Z">
          <w:r>
            <w:rPr>
              <w:b/>
            </w:rPr>
            <w:delText>错误！未指定顺序。错误！未指定顺序。错误！未指定顺序。</w:delText>
          </w:r>
        </w:del>
      </w:ins>
      <w:ins w:id="1868" w:author="像个男人一样" w:date="2018-03-21T02:15:00Z">
        <w:del w:id="1869" w:author="像个男人一样" w:date="2018-03-22T11:58:00Z">
          <w:r>
            <w:rPr>
              <w:b/>
            </w:rPr>
            <w:delText>错误！未指定顺序。</w:delText>
          </w:r>
        </w:del>
      </w:ins>
      <w:ins w:id="1870" w:author="像个男人一样" w:date="2018-03-21T02:14:00Z">
        <w:del w:id="1871" w:author="像个男人一样" w:date="2018-03-22T11:58:00Z">
          <w:r>
            <w:rPr>
              <w:b/>
            </w:rPr>
            <w:delText>错误！未指定顺序。</w:delText>
          </w:r>
        </w:del>
      </w:ins>
      <w:ins w:id="1872" w:author="像个男人一样" w:date="2018-03-21T02:13:00Z">
        <w:del w:id="1873" w:author="像个男人一样" w:date="2018-03-22T11:58:00Z">
          <w:r>
            <w:rPr>
              <w:b/>
            </w:rPr>
            <w:delText>错误！未指定顺序。</w:delText>
          </w:r>
        </w:del>
      </w:ins>
      <w:ins w:id="1874" w:author="像个男人一样" w:date="2018-03-21T02:12:00Z">
        <w:del w:id="1875" w:author="像个男人一样" w:date="2018-03-22T11:58:00Z">
          <w:r>
            <w:rPr>
              <w:b/>
            </w:rPr>
            <w:delText>错误！未指定顺序。</w:delText>
          </w:r>
        </w:del>
      </w:ins>
      <w:ins w:id="1876" w:author="像个男人一样" w:date="2018-03-21T02:02:00Z">
        <w:del w:id="1877" w:author="像个男人一样" w:date="2018-03-22T11:58:00Z">
          <w:r>
            <w:rPr>
              <w:b/>
            </w:rPr>
            <w:delText>错误！未指定顺序。错误！未指定顺序。</w:delText>
          </w:r>
        </w:del>
      </w:ins>
      <w:ins w:id="1878" w:author="像个男人一样" w:date="2018-03-21T02:01:00Z">
        <w:del w:id="1879" w:author="像个男人一样" w:date="2018-03-22T11:58:00Z">
          <w:r>
            <w:rPr>
              <w:b/>
            </w:rPr>
            <w:delText>错误！未指定顺序。</w:delText>
          </w:r>
        </w:del>
      </w:ins>
      <w:ins w:id="1880" w:author="像个男人一样" w:date="2018-03-21T02:00:00Z">
        <w:del w:id="1881" w:author="像个男人一样" w:date="2018-03-22T11:58:00Z">
          <w:r>
            <w:rPr>
              <w:b/>
            </w:rPr>
            <w:delText>错误！未指定顺序。</w:delText>
          </w:r>
        </w:del>
      </w:ins>
      <w:ins w:id="1882" w:author="像个男人一样" w:date="2018-03-21T01:59:00Z">
        <w:del w:id="1883" w:author="像个男人一样" w:date="2018-03-22T11:58:00Z">
          <w:r>
            <w:rPr>
              <w:b/>
            </w:rPr>
            <w:delText>错误！未指定顺序。</w:delText>
          </w:r>
        </w:del>
      </w:ins>
      <w:ins w:id="1884" w:author="像个男人一样" w:date="2018-03-21T01:58:00Z">
        <w:del w:id="1885" w:author="像个男人一样" w:date="2018-03-22T11:58:00Z">
          <w:r>
            <w:rPr>
              <w:b/>
            </w:rPr>
            <w:delText>错误！未指定顺序。错误！未指定顺序。</w:delText>
          </w:r>
        </w:del>
      </w:ins>
      <w:ins w:id="1886" w:author="像个男人一样" w:date="2018-03-21T01:57:00Z">
        <w:del w:id="1887" w:author="像个男人一样" w:date="2018-03-22T11:58:00Z">
          <w:r>
            <w:rPr>
              <w:b/>
            </w:rPr>
            <w:delText>错误！未指定顺序。</w:delText>
          </w:r>
        </w:del>
      </w:ins>
      <w:ins w:id="1888" w:author="像个男人一样" w:date="2018-03-21T01:48:00Z">
        <w:del w:id="1889" w:author="像个男人一样" w:date="2018-03-22T11:58:00Z">
          <w:r>
            <w:rPr>
              <w:b/>
            </w:rPr>
            <w:delText>错误！未指定顺序。错误！未指定顺序。</w:delText>
          </w:r>
        </w:del>
      </w:ins>
      <w:ins w:id="1890" w:author="像个男人一样" w:date="2018-03-21T01:47:00Z">
        <w:del w:id="1891" w:author="像个男人一样" w:date="2018-03-22T11:58:00Z">
          <w:r>
            <w:rPr>
              <w:b/>
            </w:rPr>
            <w:delText>错误！未指定顺序。</w:delText>
          </w:r>
        </w:del>
      </w:ins>
      <w:ins w:id="1892" w:author="像个男人一样" w:date="2018-03-21T01:46:00Z">
        <w:del w:id="1893" w:author="像个男人一样" w:date="2018-03-22T11:58:00Z">
          <w:r>
            <w:rPr>
              <w:b/>
            </w:rPr>
            <w:delText>错误！未指定顺序。</w:delText>
          </w:r>
        </w:del>
      </w:ins>
      <w:ins w:id="1894" w:author="像个男人一样" w:date="2018-03-21T01:45:00Z">
        <w:del w:id="1895" w:author="像个男人一样" w:date="2018-03-22T11:58:00Z">
          <w:r>
            <w:rPr>
              <w:b/>
            </w:rPr>
            <w:delText>错误！未指定顺序。错误！未指定顺序。</w:delText>
          </w:r>
        </w:del>
      </w:ins>
      <w:ins w:id="1896" w:author="像个男人一样" w:date="2018-03-21T01:43:00Z">
        <w:del w:id="1897" w:author="像个男人一样" w:date="2018-03-22T11:58:00Z">
          <w:r>
            <w:rPr>
              <w:b/>
            </w:rPr>
            <w:delText>错误！未指定顺序。</w:delText>
          </w:r>
        </w:del>
      </w:ins>
      <w:ins w:id="1898" w:author="像个男人一样" w:date="2018-03-21T01:42:00Z">
        <w:del w:id="1899" w:author="像个男人一样" w:date="2018-03-22T11:58:00Z">
          <w:r>
            <w:rPr>
              <w:b/>
            </w:rPr>
            <w:delText>错误！未指定顺序。</w:delText>
          </w:r>
        </w:del>
      </w:ins>
      <w:ins w:id="1900" w:author="像个男人一样" w:date="2018-03-21T01:40:00Z">
        <w:del w:id="1901" w:author="像个男人一样" w:date="2018-03-22T11:58:00Z">
          <w:r>
            <w:rPr>
              <w:b/>
            </w:rPr>
            <w:delText>错误！未指定顺序。错误！未指定顺序。</w:delText>
          </w:r>
        </w:del>
      </w:ins>
      <w:ins w:id="1902" w:author="像个男人一样" w:date="2018-03-21T01:39:00Z">
        <w:del w:id="1903" w:author="像个男人一样" w:date="2018-03-22T11:58:00Z">
          <w:r>
            <w:rPr>
              <w:b/>
            </w:rPr>
            <w:delText>错误！未指定顺序。</w:delText>
          </w:r>
        </w:del>
      </w:ins>
      <w:del w:id="1904" w:author="像个男人一样" w:date="2018-03-22T11:58:00Z">
        <w:r>
          <w:delText>6</w:delText>
        </w:r>
        <w:r>
          <w:fldChar w:fldCharType="end"/>
        </w:r>
      </w:del>
      <w:del w:id="1905" w:author="像个男人一样" w:date="2018-03-21T01:38:00Z">
        <w:r>
          <w:delText xml:space="preserve"> The three axes data of the accelerometer from iPhone</w:delText>
        </w:r>
      </w:del>
    </w:p>
    <w:p w:rsidR="0087014B" w:rsidRDefault="00D5184D">
      <w:pPr>
        <w:jc w:val="center"/>
        <w:rPr>
          <w:ins w:id="1906" w:author="像个男人一样" w:date="2018-03-21T01:38:00Z"/>
        </w:rPr>
        <w:pPrChange w:id="1907" w:author="jie sun" w:date="2018-04-16T21:33:00Z">
          <w:pPr/>
        </w:pPrChange>
      </w:pPr>
      <w:r>
        <w:rPr>
          <w:noProof/>
        </w:rPr>
        <w:drawing>
          <wp:inline distT="0" distB="0" distL="0" distR="0">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7014B" w:rsidRDefault="00D5184D">
      <w:pPr>
        <w:pStyle w:val="Caption"/>
        <w:jc w:val="center"/>
        <w:pPrChange w:id="1908" w:author="jie sun" w:date="2018-04-16T21:33:00Z">
          <w:pPr/>
        </w:pPrChange>
      </w:pPr>
      <w:bookmarkStart w:id="1909" w:name="_Toc517801876"/>
      <w:ins w:id="1910" w:author="像个男人一样" w:date="2018-03-21T01:38:00Z">
        <w:r>
          <w:t xml:space="preserve">Figure </w:t>
        </w:r>
      </w:ins>
      <w:ins w:id="1911" w:author="JIE  SUN" w:date="2018-06-21T13:36:00Z">
        <w:r w:rsidR="00A64E7B">
          <w:fldChar w:fldCharType="begin"/>
        </w:r>
        <w:r w:rsidR="00A64E7B">
          <w:instrText xml:space="preserve"> STYLEREF 1 \s </w:instrText>
        </w:r>
      </w:ins>
      <w:r w:rsidR="00A64E7B">
        <w:fldChar w:fldCharType="separate"/>
      </w:r>
      <w:r w:rsidR="00A64E7B">
        <w:rPr>
          <w:noProof/>
        </w:rPr>
        <w:t>2</w:t>
      </w:r>
      <w:ins w:id="191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1913" w:author="JIE  SUN" w:date="2018-06-21T13:36:00Z">
        <w:r w:rsidR="00A64E7B">
          <w:rPr>
            <w:noProof/>
          </w:rPr>
          <w:t>6</w:t>
        </w:r>
        <w:r w:rsidR="00A64E7B">
          <w:fldChar w:fldCharType="end"/>
        </w:r>
      </w:ins>
      <w:ins w:id="1914" w:author="jie sun" w:date="2018-04-19T13:00:00Z">
        <w:del w:id="1915" w:author="JIE  SUN" w:date="2018-06-21T13:34:00Z">
          <w:r w:rsidR="00083FE7" w:rsidDel="00A64E7B">
            <w:fldChar w:fldCharType="begin"/>
          </w:r>
          <w:r w:rsidR="00083FE7" w:rsidDel="00A64E7B">
            <w:delInstrText xml:space="preserve"> STYLEREF 1 \s </w:delInstrText>
          </w:r>
        </w:del>
      </w:ins>
      <w:del w:id="1916" w:author="JIE  SUN" w:date="2018-06-21T13:34:00Z">
        <w:r w:rsidR="00083FE7" w:rsidDel="00A64E7B">
          <w:fldChar w:fldCharType="separate"/>
        </w:r>
        <w:r w:rsidR="00083FE7" w:rsidDel="00A64E7B">
          <w:rPr>
            <w:noProof/>
          </w:rPr>
          <w:delText>2</w:delText>
        </w:r>
      </w:del>
      <w:ins w:id="1917" w:author="jie sun" w:date="2018-04-19T13:00:00Z">
        <w:del w:id="191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1919" w:author="JIE  SUN" w:date="2018-06-21T13:34:00Z">
        <w:r w:rsidR="00083FE7" w:rsidDel="00A64E7B">
          <w:fldChar w:fldCharType="separate"/>
        </w:r>
      </w:del>
      <w:ins w:id="1920" w:author="jie sun" w:date="2018-04-19T13:00:00Z">
        <w:del w:id="1921" w:author="JIE  SUN" w:date="2018-06-21T13:34:00Z">
          <w:r w:rsidR="00083FE7" w:rsidDel="00A64E7B">
            <w:rPr>
              <w:noProof/>
            </w:rPr>
            <w:delText>6</w:delText>
          </w:r>
          <w:r w:rsidR="00083FE7" w:rsidDel="00A64E7B">
            <w:fldChar w:fldCharType="end"/>
          </w:r>
        </w:del>
      </w:ins>
      <w:ins w:id="1922" w:author="像个男人一样" w:date="2018-03-21T01:38:00Z">
        <w:del w:id="1923"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924" w:author="像个男人一样" w:date="2018-03-22T11:51:00Z">
        <w:del w:id="1925" w:author="jie sun" w:date="2018-04-10T21:45:00Z">
          <w:r w:rsidDel="00454521">
            <w:delText>6</w:delText>
          </w:r>
        </w:del>
      </w:ins>
      <w:ins w:id="1926" w:author="像个男人一样" w:date="2018-03-21T01:38:00Z">
        <w:del w:id="1927" w:author="jie sun" w:date="2018-04-10T21:45:00Z">
          <w:r w:rsidDel="00454521">
            <w:fldChar w:fldCharType="end"/>
          </w:r>
        </w:del>
        <w:bookmarkStart w:id="1928" w:name="_Toc9582"/>
        <w:bookmarkStart w:id="1929" w:name="_Toc29940"/>
        <w:bookmarkStart w:id="1930" w:name="_Toc1696"/>
        <w:bookmarkStart w:id="1931" w:name="_Toc19466"/>
        <w:bookmarkStart w:id="1932" w:name="_Toc387"/>
        <w:bookmarkStart w:id="1933" w:name="_Toc28628"/>
        <w:bookmarkStart w:id="1934" w:name="_Toc15491"/>
        <w:bookmarkStart w:id="1935" w:name="_Toc1656"/>
        <w:bookmarkStart w:id="1936" w:name="_Toc2452"/>
        <w:bookmarkStart w:id="1937" w:name="_Toc17438"/>
        <w:bookmarkStart w:id="1938" w:name="_Toc1373"/>
        <w:bookmarkStart w:id="1939" w:name="_Toc30426"/>
        <w:bookmarkStart w:id="1940" w:name="_Toc12246"/>
        <w:bookmarkStart w:id="1941" w:name="_Toc7459"/>
        <w:bookmarkStart w:id="1942" w:name="_Toc10065"/>
        <w:bookmarkStart w:id="1943" w:name="_Toc3980"/>
        <w:bookmarkStart w:id="1944" w:name="_Toc343"/>
        <w:bookmarkStart w:id="1945" w:name="_Toc13466"/>
        <w:bookmarkStart w:id="1946" w:name="_Toc15005"/>
        <w:bookmarkStart w:id="1947" w:name="_Toc10603"/>
        <w:bookmarkStart w:id="1948" w:name="_Toc11415"/>
        <w:bookmarkStart w:id="1949" w:name="_Toc3963"/>
        <w:bookmarkStart w:id="1950" w:name="_Toc12811"/>
        <w:bookmarkStart w:id="1951" w:name="_Toc6237"/>
        <w:bookmarkStart w:id="1952" w:name="_Toc23021"/>
        <w:r>
          <w:rPr>
            <w:rFonts w:hint="eastAsia"/>
          </w:rPr>
          <w:t xml:space="preserve">:The </w:t>
        </w:r>
      </w:ins>
      <w:ins w:id="1953" w:author="jie sun" w:date="2018-04-16T22:26:00Z">
        <w:r w:rsidR="00AD0BC6">
          <w:rPr>
            <w:rFonts w:hint="eastAsia"/>
          </w:rPr>
          <w:t>T</w:t>
        </w:r>
      </w:ins>
      <w:ins w:id="1954" w:author="像个男人一样" w:date="2018-03-21T01:38:00Z">
        <w:del w:id="1955" w:author="jie sun" w:date="2018-04-16T22:26:00Z">
          <w:r w:rsidDel="00AD0BC6">
            <w:rPr>
              <w:rFonts w:hint="eastAsia"/>
            </w:rPr>
            <w:delText>t</w:delText>
          </w:r>
        </w:del>
        <w:r>
          <w:rPr>
            <w:rFonts w:hint="eastAsia"/>
          </w:rPr>
          <w:t>hree</w:t>
        </w:r>
      </w:ins>
      <w:ins w:id="1956" w:author="jie sun" w:date="2018-04-16T22:26:00Z">
        <w:r w:rsidR="00AD0BC6">
          <w:t xml:space="preserve"> </w:t>
        </w:r>
        <w:r w:rsidR="00AD0BC6">
          <w:rPr>
            <w:rFonts w:hint="eastAsia"/>
          </w:rPr>
          <w:t>A</w:t>
        </w:r>
      </w:ins>
      <w:ins w:id="1957" w:author="像个男人一样" w:date="2018-03-21T01:38:00Z">
        <w:del w:id="1958" w:author="jie sun" w:date="2018-04-16T22:26:00Z">
          <w:r w:rsidDel="00AD0BC6">
            <w:rPr>
              <w:rFonts w:hint="eastAsia"/>
            </w:rPr>
            <w:delText xml:space="preserve"> a</w:delText>
          </w:r>
        </w:del>
        <w:r>
          <w:rPr>
            <w:rFonts w:hint="eastAsia"/>
          </w:rPr>
          <w:t xml:space="preserve">xes </w:t>
        </w:r>
      </w:ins>
      <w:ins w:id="1959" w:author="jie sun" w:date="2018-04-16T22:26:00Z">
        <w:r w:rsidR="00AD0BC6">
          <w:rPr>
            <w:rFonts w:hint="eastAsia"/>
          </w:rPr>
          <w:t>D</w:t>
        </w:r>
      </w:ins>
      <w:ins w:id="1960" w:author="像个男人一样" w:date="2018-03-21T01:38:00Z">
        <w:del w:id="1961" w:author="jie sun" w:date="2018-04-16T22:26:00Z">
          <w:r w:rsidDel="00AD0BC6">
            <w:rPr>
              <w:rFonts w:hint="eastAsia"/>
            </w:rPr>
            <w:delText>d</w:delText>
          </w:r>
        </w:del>
        <w:r>
          <w:rPr>
            <w:rFonts w:hint="eastAsia"/>
          </w:rPr>
          <w:t xml:space="preserve">ata </w:t>
        </w:r>
      </w:ins>
      <w:ins w:id="1962" w:author="jie sun" w:date="2018-04-16T22:26:00Z">
        <w:r w:rsidR="00AD0BC6">
          <w:rPr>
            <w:rFonts w:hint="eastAsia"/>
          </w:rPr>
          <w:t>O</w:t>
        </w:r>
      </w:ins>
      <w:ins w:id="1963" w:author="像个男人一样" w:date="2018-03-21T01:38:00Z">
        <w:del w:id="1964" w:author="jie sun" w:date="2018-04-16T22:26:00Z">
          <w:r w:rsidDel="00AD0BC6">
            <w:rPr>
              <w:rFonts w:hint="eastAsia"/>
            </w:rPr>
            <w:delText>o</w:delText>
          </w:r>
        </w:del>
        <w:r>
          <w:rPr>
            <w:rFonts w:hint="eastAsia"/>
          </w:rPr>
          <w:t xml:space="preserve">f </w:t>
        </w:r>
      </w:ins>
      <w:ins w:id="1965" w:author="jie sun" w:date="2018-04-16T22:26:00Z">
        <w:r w:rsidR="00AD0BC6">
          <w:rPr>
            <w:rFonts w:hint="eastAsia"/>
          </w:rPr>
          <w:t>T</w:t>
        </w:r>
      </w:ins>
      <w:ins w:id="1966" w:author="像个男人一样" w:date="2018-03-21T01:38:00Z">
        <w:del w:id="1967" w:author="jie sun" w:date="2018-04-16T22:26:00Z">
          <w:r w:rsidDel="00AD0BC6">
            <w:rPr>
              <w:rFonts w:hint="eastAsia"/>
            </w:rPr>
            <w:delText>t</w:delText>
          </w:r>
        </w:del>
        <w:r>
          <w:rPr>
            <w:rFonts w:hint="eastAsia"/>
          </w:rPr>
          <w:t xml:space="preserve">he </w:t>
        </w:r>
      </w:ins>
      <w:ins w:id="1968" w:author="jie sun" w:date="2018-04-16T22:26:00Z">
        <w:r w:rsidR="00AD0BC6">
          <w:rPr>
            <w:rFonts w:hint="eastAsia"/>
          </w:rPr>
          <w:t>A</w:t>
        </w:r>
      </w:ins>
      <w:ins w:id="1969" w:author="像个男人一样" w:date="2018-03-21T01:38:00Z">
        <w:del w:id="1970" w:author="jie sun" w:date="2018-04-16T22:26:00Z">
          <w:r w:rsidDel="00AD0BC6">
            <w:rPr>
              <w:rFonts w:hint="eastAsia"/>
            </w:rPr>
            <w:delText>a</w:delText>
          </w:r>
        </w:del>
        <w:r>
          <w:rPr>
            <w:rFonts w:hint="eastAsia"/>
          </w:rPr>
          <w:t xml:space="preserve">ccelerometer </w:t>
        </w:r>
      </w:ins>
      <w:ins w:id="1971" w:author="jie sun" w:date="2018-04-16T22:26:00Z">
        <w:r w:rsidR="00AD0BC6">
          <w:rPr>
            <w:rFonts w:hint="eastAsia"/>
          </w:rPr>
          <w:t>F</w:t>
        </w:r>
      </w:ins>
      <w:ins w:id="1972" w:author="像个男人一样" w:date="2018-03-21T01:38:00Z">
        <w:del w:id="1973" w:author="jie sun" w:date="2018-04-16T22:26:00Z">
          <w:r w:rsidDel="00AD0BC6">
            <w:rPr>
              <w:rFonts w:hint="eastAsia"/>
            </w:rPr>
            <w:delText>f</w:delText>
          </w:r>
        </w:del>
        <w:r>
          <w:rPr>
            <w:rFonts w:hint="eastAsia"/>
          </w:rPr>
          <w:t>rom iPhone</w:t>
        </w:r>
      </w:ins>
      <w:bookmarkEnd w:id="1909"/>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p>
    <w:p w:rsidR="0087014B" w:rsidDel="00172B7C" w:rsidRDefault="00172B7C">
      <w:pPr>
        <w:rPr>
          <w:del w:id="1974" w:author="jie sun" w:date="2018-04-08T18:21:00Z"/>
        </w:rPr>
      </w:pPr>
      <w:ins w:id="1975" w:author="jie sun" w:date="2018-04-08T18:19:00Z">
        <w:r>
          <w:t>Even</w:t>
        </w:r>
        <w:r w:rsidR="004256CC">
          <w:t xml:space="preserve"> the direction of the phone in the pocket is unpredictable, the </w:t>
        </w:r>
      </w:ins>
      <w:ins w:id="1976" w:author="jie sun" w:date="2018-04-08T18:20:00Z">
        <w:r>
          <w:t>general tend</w:t>
        </w:r>
      </w:ins>
      <w:ins w:id="1977" w:author="jie sun" w:date="2018-06-09T16:48:00Z">
        <w:r w:rsidR="007768FC">
          <w:t>s</w:t>
        </w:r>
      </w:ins>
      <w:ins w:id="1978" w:author="jie sun" w:date="2018-04-08T18:20:00Z">
        <w:r>
          <w:t xml:space="preserve"> can be got.</w:t>
        </w:r>
        <w:r>
          <w:rPr>
            <w:rFonts w:hint="eastAsia"/>
          </w:rPr>
          <w:t xml:space="preserve"> </w:t>
        </w:r>
      </w:ins>
      <w:r w:rsidR="00D5184D">
        <w:t xml:space="preserve">Normally, </w:t>
      </w:r>
      <w:del w:id="1979" w:author="jie sun" w:date="2018-04-08T18:21:00Z">
        <w:r w:rsidR="00D5184D" w:rsidDel="00FC1DF2">
          <w:delText>we can calculate a peak value and a bottom value during one step.</w:delText>
        </w:r>
      </w:del>
    </w:p>
    <w:p w:rsidR="0087014B" w:rsidRDefault="00D5184D">
      <w:pPr>
        <w:rPr>
          <w:del w:id="1980" w:author="像个男人一样" w:date="2018-03-22T11:58:00Z"/>
        </w:rPr>
      </w:pPr>
      <w:del w:id="1981" w:author="jie sun" w:date="2018-04-08T18:21:00Z">
        <w:r w:rsidDel="00FC1DF2">
          <w:delText xml:space="preserve">And </w:delText>
        </w:r>
      </w:del>
      <w:r>
        <w:t xml:space="preserve">we can use the sum formula </w:t>
      </w:r>
      <w:r>
        <w:rPr>
          <w:rPrChange w:id="1982" w:author="像个男人一样" w:date="2018-03-22T11:58:00Z">
            <w:rPr>
              <w:bCs/>
              <w:sz w:val="28"/>
              <w:szCs w:val="28"/>
            </w:rPr>
          </w:rPrChange>
        </w:rPr>
        <w:t xml:space="preserve">to get </w:t>
      </w:r>
      <w:r>
        <w:t>a diagram below picture. As a valid step must have only one peak value and one bottom value.</w:t>
      </w:r>
    </w:p>
    <w:p w:rsidR="0087014B" w:rsidRDefault="00D5184D">
      <w:pPr>
        <w:pPrChange w:id="1983" w:author="jie sun" w:date="2018-04-08T18:21:00Z">
          <w:pPr>
            <w:pStyle w:val="Subtitle"/>
          </w:pPr>
        </w:pPrChange>
      </w:pPr>
      <w:del w:id="1984" w:author="像个男人一样" w:date="2018-03-22T11:58:00Z">
        <w:r>
          <w:delText xml:space="preserve">Figure 2. </w:delText>
        </w:r>
        <w:r>
          <w:fldChar w:fldCharType="begin"/>
        </w:r>
        <w:r>
          <w:delInstrText xml:space="preserve"> SEQ Figure_2. \* ARABIC </w:delInstrText>
        </w:r>
        <w:r>
          <w:fldChar w:fldCharType="separate"/>
        </w:r>
      </w:del>
      <w:ins w:id="1985" w:author="像个男人一样" w:date="2018-03-22T11:51:00Z">
        <w:del w:id="1986" w:author="像个男人一样" w:date="2018-03-22T11:58:00Z">
          <w:r>
            <w:rPr>
              <w:b/>
            </w:rPr>
            <w:delText>错误！未指定顺序。</w:delText>
          </w:r>
        </w:del>
      </w:ins>
      <w:ins w:id="1987" w:author="像个男人一样" w:date="2018-03-21T23:39:00Z">
        <w:del w:id="1988" w:author="像个男人一样" w:date="2018-03-22T11:58:00Z">
          <w:r>
            <w:rPr>
              <w:b/>
            </w:rPr>
            <w:delText>错误！未指定顺序。</w:delText>
          </w:r>
        </w:del>
      </w:ins>
      <w:ins w:id="1989" w:author="像个男人一样" w:date="2018-03-21T23:10:00Z">
        <w:del w:id="1990" w:author="像个男人一样" w:date="2018-03-22T11:58:00Z">
          <w:r>
            <w:rPr>
              <w:b/>
            </w:rPr>
            <w:delText>错误！未指定顺序。</w:delText>
          </w:r>
        </w:del>
      </w:ins>
      <w:ins w:id="1991" w:author="像个男人一样" w:date="2018-03-21T23:08:00Z">
        <w:del w:id="1992" w:author="像个男人一样" w:date="2018-03-22T11:58:00Z">
          <w:r>
            <w:rPr>
              <w:b/>
            </w:rPr>
            <w:delText>错误！未指定顺序。</w:delText>
          </w:r>
        </w:del>
      </w:ins>
      <w:ins w:id="1993" w:author="像个男人一样" w:date="2018-03-21T02:33:00Z">
        <w:del w:id="1994" w:author="像个男人一样" w:date="2018-03-22T11:58:00Z">
          <w:r>
            <w:rPr>
              <w:b/>
            </w:rPr>
            <w:delText>错误！未指定顺序。错误！未指定顺序。</w:delText>
          </w:r>
        </w:del>
      </w:ins>
      <w:ins w:id="1995" w:author="像个男人一样" w:date="2018-03-21T02:31:00Z">
        <w:del w:id="1996" w:author="像个男人一样" w:date="2018-03-22T11:58:00Z">
          <w:r>
            <w:rPr>
              <w:b/>
            </w:rPr>
            <w:delText>错误！未指定顺序。</w:delText>
          </w:r>
        </w:del>
      </w:ins>
      <w:ins w:id="1997" w:author="像个男人一样" w:date="2018-03-21T02:30:00Z">
        <w:del w:id="1998" w:author="像个男人一样" w:date="2018-03-22T11:58:00Z">
          <w:r>
            <w:rPr>
              <w:b/>
            </w:rPr>
            <w:delText>错误！未指定顺序。</w:delText>
          </w:r>
        </w:del>
      </w:ins>
      <w:ins w:id="1999" w:author="像个男人一样" w:date="2018-03-21T02:29:00Z">
        <w:del w:id="2000" w:author="像个男人一样" w:date="2018-03-22T11:58:00Z">
          <w:r>
            <w:rPr>
              <w:b/>
            </w:rPr>
            <w:delText>错误！未指定顺序。错误！未指定顺序。</w:delText>
          </w:r>
        </w:del>
      </w:ins>
      <w:ins w:id="2001" w:author="像个男人一样" w:date="2018-03-21T02:26:00Z">
        <w:del w:id="2002" w:author="像个男人一样" w:date="2018-03-22T11:58:00Z">
          <w:r>
            <w:rPr>
              <w:b/>
            </w:rPr>
            <w:delText>错误！未指定顺序。</w:delText>
          </w:r>
        </w:del>
      </w:ins>
      <w:ins w:id="2003" w:author="像个男人一样" w:date="2018-03-21T02:25:00Z">
        <w:del w:id="2004" w:author="像个男人一样" w:date="2018-03-22T11:58:00Z">
          <w:r>
            <w:rPr>
              <w:b/>
            </w:rPr>
            <w:delText>错误！未指定顺序。</w:delText>
          </w:r>
        </w:del>
      </w:ins>
      <w:ins w:id="2005" w:author="像个男人一样" w:date="2018-03-21T02:24:00Z">
        <w:del w:id="2006" w:author="像个男人一样" w:date="2018-03-22T11:58:00Z">
          <w:r>
            <w:rPr>
              <w:b/>
            </w:rPr>
            <w:delText>错误！未指定顺序。</w:delText>
          </w:r>
        </w:del>
      </w:ins>
      <w:ins w:id="2007" w:author="像个男人一样" w:date="2018-03-21T02:23:00Z">
        <w:del w:id="2008" w:author="像个男人一样" w:date="2018-03-22T11:58:00Z">
          <w:r>
            <w:rPr>
              <w:b/>
            </w:rPr>
            <w:delText>错误！未指定顺序。</w:delText>
          </w:r>
        </w:del>
      </w:ins>
      <w:ins w:id="2009" w:author="像个男人一样" w:date="2018-03-21T02:22:00Z">
        <w:del w:id="2010" w:author="像个男人一样" w:date="2018-03-22T11:58:00Z">
          <w:r>
            <w:rPr>
              <w:b/>
            </w:rPr>
            <w:delText>错误！未指定顺序。</w:delText>
          </w:r>
        </w:del>
      </w:ins>
      <w:ins w:id="2011" w:author="像个男人一样" w:date="2018-03-21T02:17:00Z">
        <w:del w:id="2012" w:author="像个男人一样" w:date="2018-03-22T11:58:00Z">
          <w:r>
            <w:rPr>
              <w:b/>
            </w:rPr>
            <w:delText>错误！未指定顺序。错误！未指定顺序。错误！未指定顺序。</w:delText>
          </w:r>
        </w:del>
      </w:ins>
      <w:ins w:id="2013" w:author="像个男人一样" w:date="2018-03-21T02:15:00Z">
        <w:del w:id="2014" w:author="像个男人一样" w:date="2018-03-22T11:58:00Z">
          <w:r>
            <w:rPr>
              <w:b/>
            </w:rPr>
            <w:delText>错误！未指定顺序。</w:delText>
          </w:r>
        </w:del>
      </w:ins>
      <w:ins w:id="2015" w:author="像个男人一样" w:date="2018-03-21T02:14:00Z">
        <w:del w:id="2016" w:author="像个男人一样" w:date="2018-03-22T11:58:00Z">
          <w:r>
            <w:rPr>
              <w:b/>
            </w:rPr>
            <w:delText>错误！未指定顺序。</w:delText>
          </w:r>
        </w:del>
      </w:ins>
      <w:ins w:id="2017" w:author="像个男人一样" w:date="2018-03-21T02:13:00Z">
        <w:del w:id="2018" w:author="像个男人一样" w:date="2018-03-22T11:58:00Z">
          <w:r>
            <w:rPr>
              <w:b/>
            </w:rPr>
            <w:delText>错误！未指定顺序。</w:delText>
          </w:r>
        </w:del>
      </w:ins>
      <w:ins w:id="2019" w:author="像个男人一样" w:date="2018-03-21T02:12:00Z">
        <w:del w:id="2020" w:author="像个男人一样" w:date="2018-03-22T11:58:00Z">
          <w:r>
            <w:rPr>
              <w:b/>
            </w:rPr>
            <w:delText>错误！未指定顺序。</w:delText>
          </w:r>
        </w:del>
      </w:ins>
      <w:ins w:id="2021" w:author="像个男人一样" w:date="2018-03-21T02:02:00Z">
        <w:del w:id="2022" w:author="像个男人一样" w:date="2018-03-22T11:58:00Z">
          <w:r>
            <w:rPr>
              <w:b/>
            </w:rPr>
            <w:delText>错误！未指定顺序。错误！未指定顺序。</w:delText>
          </w:r>
        </w:del>
      </w:ins>
      <w:ins w:id="2023" w:author="像个男人一样" w:date="2018-03-21T02:01:00Z">
        <w:del w:id="2024" w:author="像个男人一样" w:date="2018-03-22T11:58:00Z">
          <w:r>
            <w:rPr>
              <w:b/>
            </w:rPr>
            <w:delText>错误！未指定顺序。</w:delText>
          </w:r>
        </w:del>
      </w:ins>
      <w:ins w:id="2025" w:author="像个男人一样" w:date="2018-03-21T02:00:00Z">
        <w:del w:id="2026" w:author="像个男人一样" w:date="2018-03-22T11:58:00Z">
          <w:r>
            <w:rPr>
              <w:b/>
            </w:rPr>
            <w:delText>错误！未指定顺序。</w:delText>
          </w:r>
        </w:del>
      </w:ins>
      <w:ins w:id="2027" w:author="像个男人一样" w:date="2018-03-21T01:59:00Z">
        <w:del w:id="2028" w:author="像个男人一样" w:date="2018-03-22T11:58:00Z">
          <w:r>
            <w:rPr>
              <w:b/>
            </w:rPr>
            <w:delText>错误！未指定顺序。</w:delText>
          </w:r>
        </w:del>
      </w:ins>
      <w:ins w:id="2029" w:author="像个男人一样" w:date="2018-03-21T01:58:00Z">
        <w:del w:id="2030" w:author="像个男人一样" w:date="2018-03-22T11:58:00Z">
          <w:r>
            <w:rPr>
              <w:b/>
            </w:rPr>
            <w:delText>错误！未指定顺序。错误！未指定顺序。</w:delText>
          </w:r>
        </w:del>
      </w:ins>
      <w:ins w:id="2031" w:author="像个男人一样" w:date="2018-03-21T01:57:00Z">
        <w:del w:id="2032" w:author="像个男人一样" w:date="2018-03-22T11:58:00Z">
          <w:r>
            <w:rPr>
              <w:b/>
            </w:rPr>
            <w:delText>错误！未指定顺序。</w:delText>
          </w:r>
        </w:del>
      </w:ins>
      <w:ins w:id="2033" w:author="像个男人一样" w:date="2018-03-21T01:48:00Z">
        <w:del w:id="2034" w:author="像个男人一样" w:date="2018-03-22T11:58:00Z">
          <w:r>
            <w:rPr>
              <w:b/>
            </w:rPr>
            <w:delText>错误！未指定顺序。错误！未指定顺序。</w:delText>
          </w:r>
        </w:del>
      </w:ins>
      <w:ins w:id="2035" w:author="像个男人一样" w:date="2018-03-21T01:47:00Z">
        <w:del w:id="2036" w:author="像个男人一样" w:date="2018-03-22T11:58:00Z">
          <w:r>
            <w:rPr>
              <w:b/>
            </w:rPr>
            <w:delText>错误！未指定顺序。</w:delText>
          </w:r>
        </w:del>
      </w:ins>
      <w:ins w:id="2037" w:author="像个男人一样" w:date="2018-03-21T01:46:00Z">
        <w:del w:id="2038" w:author="像个男人一样" w:date="2018-03-22T11:58:00Z">
          <w:r>
            <w:rPr>
              <w:b/>
            </w:rPr>
            <w:delText>错误！未指定顺序。</w:delText>
          </w:r>
        </w:del>
      </w:ins>
      <w:ins w:id="2039" w:author="像个男人一样" w:date="2018-03-21T01:45:00Z">
        <w:del w:id="2040" w:author="像个男人一样" w:date="2018-03-22T11:58:00Z">
          <w:r>
            <w:rPr>
              <w:b/>
            </w:rPr>
            <w:delText>错误！未指定顺序。错误！未指定顺序。</w:delText>
          </w:r>
        </w:del>
      </w:ins>
      <w:ins w:id="2041" w:author="像个男人一样" w:date="2018-03-21T01:43:00Z">
        <w:del w:id="2042" w:author="像个男人一样" w:date="2018-03-22T11:58:00Z">
          <w:r>
            <w:rPr>
              <w:b/>
            </w:rPr>
            <w:delText>错误！未指定顺序。</w:delText>
          </w:r>
        </w:del>
      </w:ins>
      <w:ins w:id="2043" w:author="像个男人一样" w:date="2018-03-21T01:42:00Z">
        <w:del w:id="2044" w:author="像个男人一样" w:date="2018-03-22T11:58:00Z">
          <w:r>
            <w:rPr>
              <w:b/>
            </w:rPr>
            <w:delText>错误！未指定顺序。</w:delText>
          </w:r>
        </w:del>
      </w:ins>
      <w:ins w:id="2045" w:author="像个男人一样" w:date="2018-03-21T01:40:00Z">
        <w:del w:id="2046" w:author="像个男人一样" w:date="2018-03-22T11:58:00Z">
          <w:r>
            <w:rPr>
              <w:b/>
            </w:rPr>
            <w:delText>错误！未指定顺序。错误！未指定顺序。</w:delText>
          </w:r>
        </w:del>
      </w:ins>
      <w:del w:id="2047" w:author="像个男人一样" w:date="2018-03-22T11:58:00Z">
        <w:r>
          <w:delText>7</w:delText>
        </w:r>
        <w:r>
          <w:fldChar w:fldCharType="end"/>
        </w:r>
      </w:del>
      <w:del w:id="2048" w:author="像个男人一样" w:date="2018-03-21T01:39:00Z">
        <w:r>
          <w:delText xml:space="preserve"> The total accelerometer data after calculation</w:delText>
        </w:r>
      </w:del>
    </w:p>
    <w:p w:rsidR="0087014B" w:rsidRDefault="00D5184D">
      <w:pPr>
        <w:jc w:val="center"/>
        <w:rPr>
          <w:ins w:id="2049" w:author="像个男人一样" w:date="2018-03-21T01:39:00Z"/>
        </w:rPr>
        <w:pPrChange w:id="2050" w:author="jie sun" w:date="2018-04-16T21:33:00Z">
          <w:pPr/>
        </w:pPrChange>
      </w:pPr>
      <w:r>
        <w:rPr>
          <w:noProof/>
        </w:rPr>
        <w:lastRenderedPageBreak/>
        <w:drawing>
          <wp:inline distT="0" distB="0" distL="0" distR="0">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7014B" w:rsidRPr="00806241" w:rsidRDefault="00D5184D">
      <w:pPr>
        <w:pStyle w:val="Caption"/>
        <w:jc w:val="center"/>
        <w:pPrChange w:id="2051" w:author="jie sun" w:date="2018-04-16T21:33:00Z">
          <w:pPr/>
        </w:pPrChange>
      </w:pPr>
      <w:bookmarkStart w:id="2052" w:name="_Toc517801877"/>
      <w:ins w:id="2053" w:author="像个男人一样" w:date="2018-03-21T01:39:00Z">
        <w:r w:rsidRPr="00606542">
          <w:t xml:space="preserve">Figure </w:t>
        </w:r>
      </w:ins>
      <w:ins w:id="2054" w:author="JIE  SUN" w:date="2018-06-21T13:36:00Z">
        <w:r w:rsidR="00A64E7B">
          <w:fldChar w:fldCharType="begin"/>
        </w:r>
        <w:r w:rsidR="00A64E7B">
          <w:instrText xml:space="preserve"> STYLEREF 1 \s </w:instrText>
        </w:r>
      </w:ins>
      <w:r w:rsidR="00A64E7B">
        <w:fldChar w:fldCharType="separate"/>
      </w:r>
      <w:r w:rsidR="00A64E7B">
        <w:rPr>
          <w:noProof/>
        </w:rPr>
        <w:t>2</w:t>
      </w:r>
      <w:ins w:id="205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056" w:author="JIE  SUN" w:date="2018-06-21T13:36:00Z">
        <w:r w:rsidR="00A64E7B">
          <w:rPr>
            <w:noProof/>
          </w:rPr>
          <w:t>7</w:t>
        </w:r>
        <w:r w:rsidR="00A64E7B">
          <w:fldChar w:fldCharType="end"/>
        </w:r>
      </w:ins>
      <w:ins w:id="2057" w:author="jie sun" w:date="2018-04-19T13:00:00Z">
        <w:del w:id="2058" w:author="JIE  SUN" w:date="2018-06-21T13:34:00Z">
          <w:r w:rsidR="00083FE7" w:rsidDel="00A64E7B">
            <w:fldChar w:fldCharType="begin"/>
          </w:r>
          <w:r w:rsidR="00083FE7" w:rsidDel="00A64E7B">
            <w:delInstrText xml:space="preserve"> STYLEREF 1 \s </w:delInstrText>
          </w:r>
        </w:del>
      </w:ins>
      <w:del w:id="2059" w:author="JIE  SUN" w:date="2018-06-21T13:34:00Z">
        <w:r w:rsidR="00083FE7" w:rsidDel="00A64E7B">
          <w:fldChar w:fldCharType="separate"/>
        </w:r>
        <w:r w:rsidR="00083FE7" w:rsidDel="00A64E7B">
          <w:rPr>
            <w:noProof/>
          </w:rPr>
          <w:delText>2</w:delText>
        </w:r>
      </w:del>
      <w:ins w:id="2060" w:author="jie sun" w:date="2018-04-19T13:00:00Z">
        <w:del w:id="206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062" w:author="JIE  SUN" w:date="2018-06-21T13:34:00Z">
        <w:r w:rsidR="00083FE7" w:rsidDel="00A64E7B">
          <w:fldChar w:fldCharType="separate"/>
        </w:r>
      </w:del>
      <w:ins w:id="2063" w:author="jie sun" w:date="2018-04-19T13:00:00Z">
        <w:del w:id="2064" w:author="JIE  SUN" w:date="2018-06-21T13:34:00Z">
          <w:r w:rsidR="00083FE7" w:rsidDel="00A64E7B">
            <w:rPr>
              <w:noProof/>
            </w:rPr>
            <w:delText>7</w:delText>
          </w:r>
          <w:r w:rsidR="00083FE7" w:rsidDel="00A64E7B">
            <w:fldChar w:fldCharType="end"/>
          </w:r>
        </w:del>
      </w:ins>
      <w:ins w:id="2065" w:author="像个男人一样" w:date="2018-03-21T01:39:00Z">
        <w:del w:id="2066" w:author="jie sun" w:date="2018-04-10T21:45:00Z">
          <w:r w:rsidDel="00454521">
            <w:fldChar w:fldCharType="begin"/>
          </w:r>
          <w:r w:rsidDel="00454521">
            <w:rPr>
              <w:rPrChange w:id="2067" w:author="像个男人一样" w:date="2018-03-21T01:39:00Z">
                <w:rPr/>
              </w:rPrChange>
            </w:rPr>
            <w:delInstrText xml:space="preserve"> STYLEREF 1 \s </w:delInstrText>
          </w:r>
          <w:r w:rsidDel="00454521">
            <w:rPr>
              <w:rPrChange w:id="2068" w:author="像个男人一样" w:date="2018-03-21T01:39:00Z">
                <w:rPr/>
              </w:rPrChange>
            </w:rPr>
            <w:fldChar w:fldCharType="separate"/>
          </w:r>
          <w:r w:rsidDel="00454521">
            <w:rPr>
              <w:rPrChange w:id="2069" w:author="像个男人一样" w:date="2018-03-21T01:39:00Z">
                <w:rPr/>
              </w:rPrChange>
            </w:rPr>
            <w:delText>2</w:delText>
          </w:r>
          <w:r w:rsidDel="00454521">
            <w:rPr>
              <w:rPrChange w:id="2070" w:author="像个男人一样" w:date="2018-03-21T01:39:00Z">
                <w:rPr/>
              </w:rPrChange>
            </w:rPr>
            <w:fldChar w:fldCharType="end"/>
          </w:r>
          <w:r w:rsidDel="00454521">
            <w:rPr>
              <w:rPrChange w:id="2071" w:author="像个男人一样" w:date="2018-03-21T01:39:00Z">
                <w:rPr/>
              </w:rPrChange>
            </w:rPr>
            <w:delText>.</w:delText>
          </w:r>
          <w:r w:rsidDel="00454521">
            <w:rPr>
              <w:rPrChange w:id="2072" w:author="像个男人一样" w:date="2018-03-21T01:39:00Z">
                <w:rPr/>
              </w:rPrChange>
            </w:rPr>
            <w:fldChar w:fldCharType="begin"/>
          </w:r>
          <w:r w:rsidDel="00454521">
            <w:rPr>
              <w:rPrChange w:id="2073" w:author="像个男人一样" w:date="2018-03-21T01:39:00Z">
                <w:rPr/>
              </w:rPrChange>
            </w:rPr>
            <w:delInstrText xml:space="preserve"> SEQ Figure \* ARABIC \s 1 </w:delInstrText>
          </w:r>
          <w:r w:rsidDel="00454521">
            <w:rPr>
              <w:rPrChange w:id="2074" w:author="像个男人一样" w:date="2018-03-21T01:39:00Z">
                <w:rPr/>
              </w:rPrChange>
            </w:rPr>
            <w:fldChar w:fldCharType="separate"/>
          </w:r>
        </w:del>
      </w:ins>
      <w:ins w:id="2075" w:author="像个男人一样" w:date="2018-03-22T11:51:00Z">
        <w:del w:id="2076" w:author="jie sun" w:date="2018-04-10T21:45:00Z">
          <w:r w:rsidDel="00454521">
            <w:rPr>
              <w:rFonts w:hint="eastAsia"/>
            </w:rPr>
            <w:delText>7</w:delText>
          </w:r>
        </w:del>
      </w:ins>
      <w:ins w:id="2077" w:author="像个男人一样" w:date="2018-03-21T01:39:00Z">
        <w:del w:id="2078" w:author="jie sun" w:date="2018-04-10T21:45:00Z">
          <w:r w:rsidDel="00454521">
            <w:rPr>
              <w:rPrChange w:id="2079" w:author="像个男人一样" w:date="2018-03-21T01:39:00Z">
                <w:rPr/>
              </w:rPrChange>
            </w:rPr>
            <w:fldChar w:fldCharType="end"/>
          </w:r>
        </w:del>
        <w:bookmarkStart w:id="2080" w:name="_Toc29481"/>
        <w:bookmarkStart w:id="2081" w:name="_Toc19452"/>
        <w:bookmarkStart w:id="2082" w:name="_Toc1592"/>
        <w:bookmarkStart w:id="2083" w:name="_Toc10661"/>
        <w:bookmarkStart w:id="2084" w:name="_Toc21462"/>
        <w:bookmarkStart w:id="2085" w:name="_Toc29518"/>
        <w:bookmarkStart w:id="2086" w:name="_Toc5794"/>
        <w:bookmarkStart w:id="2087" w:name="_Toc8346"/>
        <w:bookmarkStart w:id="2088" w:name="_Toc28156"/>
        <w:bookmarkStart w:id="2089" w:name="_Toc10212"/>
        <w:bookmarkStart w:id="2090" w:name="_Toc32211"/>
        <w:bookmarkStart w:id="2091" w:name="_Toc13538"/>
        <w:bookmarkStart w:id="2092" w:name="_Toc1991"/>
        <w:bookmarkStart w:id="2093" w:name="_Toc16992"/>
        <w:bookmarkStart w:id="2094" w:name="_Toc7798"/>
        <w:bookmarkStart w:id="2095" w:name="_Toc6022"/>
        <w:bookmarkStart w:id="2096" w:name="_Toc14482"/>
        <w:bookmarkStart w:id="2097" w:name="_Toc20726"/>
        <w:bookmarkStart w:id="2098" w:name="_Toc2000"/>
        <w:bookmarkStart w:id="2099" w:name="_Toc5819"/>
        <w:bookmarkStart w:id="2100" w:name="_Toc15439"/>
        <w:bookmarkStart w:id="2101" w:name="_Toc25116"/>
        <w:bookmarkStart w:id="2102" w:name="_Toc2240"/>
        <w:bookmarkStart w:id="2103" w:name="_Toc13189"/>
        <w:bookmarkStart w:id="2104" w:name="_Toc17023"/>
        <w:r>
          <w:rPr>
            <w:rPrChange w:id="2105" w:author="像个男人一样" w:date="2018-03-21T01:39:00Z">
              <w:rPr/>
            </w:rPrChange>
          </w:rPr>
          <w:t>:</w:t>
        </w:r>
      </w:ins>
      <w:r w:rsidR="00BB419E">
        <w:t xml:space="preserve"> </w:t>
      </w:r>
      <w:bookmarkStart w:id="2106" w:name="_GoBack"/>
      <w:bookmarkEnd w:id="2106"/>
      <w:ins w:id="2107" w:author="像个男人一样" w:date="2018-03-21T01:39:00Z">
        <w:r>
          <w:rPr>
            <w:rPrChange w:id="2108" w:author="像个男人一样" w:date="2018-03-21T01:39:00Z">
              <w:rPr/>
            </w:rPrChange>
          </w:rPr>
          <w:t xml:space="preserve">The </w:t>
        </w:r>
      </w:ins>
      <w:ins w:id="2109" w:author="jie sun" w:date="2018-04-16T22:26:00Z">
        <w:r w:rsidR="002910AD">
          <w:rPr>
            <w:rFonts w:hint="eastAsia"/>
          </w:rPr>
          <w:t>T</w:t>
        </w:r>
      </w:ins>
      <w:ins w:id="2110" w:author="像个男人一样" w:date="2018-03-21T01:39:00Z">
        <w:del w:id="2111" w:author="jie sun" w:date="2018-04-16T22:26:00Z">
          <w:r w:rsidRPr="00495DE5" w:rsidDel="002910AD">
            <w:delText>t</w:delText>
          </w:r>
        </w:del>
        <w:r w:rsidRPr="00134162">
          <w:t xml:space="preserve">otal </w:t>
        </w:r>
      </w:ins>
      <w:ins w:id="2112" w:author="jie sun" w:date="2018-04-16T22:26:00Z">
        <w:r w:rsidR="002910AD">
          <w:t>A</w:t>
        </w:r>
      </w:ins>
      <w:ins w:id="2113" w:author="像个男人一样" w:date="2018-03-21T01:39:00Z">
        <w:del w:id="2114" w:author="jie sun" w:date="2018-04-16T22:26:00Z">
          <w:r w:rsidRPr="00495DE5" w:rsidDel="002910AD">
            <w:delText>a</w:delText>
          </w:r>
        </w:del>
        <w:r w:rsidRPr="00134162">
          <w:t xml:space="preserve">ccelerometer </w:t>
        </w:r>
      </w:ins>
      <w:ins w:id="2115" w:author="jie sun" w:date="2018-04-16T22:26:00Z">
        <w:r w:rsidR="002910AD">
          <w:t>D</w:t>
        </w:r>
      </w:ins>
      <w:ins w:id="2116" w:author="像个男人一样" w:date="2018-03-21T01:39:00Z">
        <w:del w:id="2117" w:author="jie sun" w:date="2018-04-16T22:26:00Z">
          <w:r w:rsidRPr="00495DE5" w:rsidDel="002910AD">
            <w:delText>d</w:delText>
          </w:r>
        </w:del>
        <w:r w:rsidRPr="00134162">
          <w:t xml:space="preserve">ata </w:t>
        </w:r>
      </w:ins>
      <w:ins w:id="2118" w:author="jie sun" w:date="2018-04-16T22:26:00Z">
        <w:r w:rsidR="002910AD">
          <w:t>A</w:t>
        </w:r>
      </w:ins>
      <w:ins w:id="2119" w:author="像个男人一样" w:date="2018-03-21T01:39:00Z">
        <w:del w:id="2120" w:author="jie sun" w:date="2018-04-16T22:26:00Z">
          <w:r w:rsidRPr="00495DE5" w:rsidDel="002910AD">
            <w:delText>a</w:delText>
          </w:r>
        </w:del>
        <w:r w:rsidRPr="00134162">
          <w:t xml:space="preserve">fter </w:t>
        </w:r>
      </w:ins>
      <w:ins w:id="2121" w:author="jie sun" w:date="2018-04-16T22:26:00Z">
        <w:r w:rsidR="002910AD">
          <w:t>C</w:t>
        </w:r>
      </w:ins>
      <w:ins w:id="2122" w:author="像个男人一样" w:date="2018-03-21T01:39:00Z">
        <w:del w:id="2123" w:author="jie sun" w:date="2018-04-16T22:26:00Z">
          <w:r w:rsidRPr="00495DE5" w:rsidDel="002910AD">
            <w:delText>c</w:delText>
          </w:r>
        </w:del>
        <w:r w:rsidRPr="00134162">
          <w:t>alculation</w:t>
        </w:r>
      </w:ins>
      <w:bookmarkEnd w:id="2052"/>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p>
    <w:p w:rsidR="0087014B" w:rsidRDefault="00D5184D">
      <w:pPr>
        <w:pStyle w:val="Subtitle"/>
        <w:rPr>
          <w:del w:id="2124" w:author="像个男人一样" w:date="2018-03-21T01:39:00Z"/>
        </w:rPr>
      </w:pPr>
      <w:del w:id="2125" w:author="像个男人一样" w:date="2018-03-21T01:39:00Z">
        <w:r>
          <w:delText>Picture 2.2.2.3</w:delText>
        </w:r>
        <w:bookmarkStart w:id="2126" w:name="_Toc511230180"/>
        <w:bookmarkStart w:id="2127" w:name="_Toc511295630"/>
        <w:bookmarkStart w:id="2128" w:name="_Toc511677513"/>
        <w:bookmarkStart w:id="2129" w:name="_Toc511677682"/>
        <w:bookmarkStart w:id="2130" w:name="_Toc511677734"/>
        <w:bookmarkStart w:id="2131" w:name="_Toc511906218"/>
        <w:bookmarkStart w:id="2132" w:name="_Toc517801766"/>
        <w:bookmarkStart w:id="2133" w:name="_Toc517813675"/>
        <w:bookmarkEnd w:id="2126"/>
        <w:bookmarkEnd w:id="2127"/>
        <w:bookmarkEnd w:id="2128"/>
        <w:bookmarkEnd w:id="2129"/>
        <w:bookmarkEnd w:id="2130"/>
        <w:bookmarkEnd w:id="2131"/>
        <w:bookmarkEnd w:id="2132"/>
        <w:bookmarkEnd w:id="2133"/>
      </w:del>
    </w:p>
    <w:p w:rsidR="0087014B" w:rsidRDefault="00D5184D">
      <w:pPr>
        <w:pStyle w:val="Heading2"/>
      </w:pPr>
      <w:bookmarkStart w:id="2134" w:name="_Toc29813"/>
      <w:bookmarkStart w:id="2135" w:name="_Toc16250"/>
      <w:bookmarkStart w:id="2136" w:name="_Toc31781"/>
      <w:bookmarkStart w:id="2137" w:name="_Toc3853"/>
      <w:bookmarkStart w:id="2138" w:name="_Toc16309"/>
      <w:bookmarkStart w:id="2139" w:name="_Toc1838"/>
      <w:bookmarkStart w:id="2140" w:name="_Toc22456"/>
      <w:bookmarkStart w:id="2141" w:name="_Toc19662"/>
      <w:bookmarkStart w:id="2142" w:name="_Toc29507"/>
      <w:bookmarkStart w:id="2143" w:name="_Toc517813676"/>
      <w:r>
        <w:t xml:space="preserve">Key </w:t>
      </w:r>
      <w:ins w:id="2144" w:author="jie sun" w:date="2018-04-16T21:17:00Z">
        <w:r w:rsidR="00F51DEF">
          <w:t>A</w:t>
        </w:r>
      </w:ins>
      <w:del w:id="2145" w:author="jie sun" w:date="2018-04-16T21:17:00Z">
        <w:r w:rsidDel="00F51DEF">
          <w:delText>a</w:delText>
        </w:r>
      </w:del>
      <w:r>
        <w:t xml:space="preserve">lgorithms </w:t>
      </w:r>
      <w:ins w:id="2146" w:author="jie sun" w:date="2018-04-16T21:17:00Z">
        <w:r w:rsidR="00F51DEF">
          <w:rPr>
            <w:rFonts w:hint="eastAsia"/>
          </w:rPr>
          <w:t>O</w:t>
        </w:r>
      </w:ins>
      <w:del w:id="2147" w:author="jie sun" w:date="2018-04-16T21:17:00Z">
        <w:r w:rsidDel="00F51DEF">
          <w:delText>o</w:delText>
        </w:r>
      </w:del>
      <w:r>
        <w:t xml:space="preserve">f </w:t>
      </w:r>
      <w:ins w:id="2148" w:author="jie sun" w:date="2018-04-16T21:17:00Z">
        <w:r w:rsidR="00F51DEF">
          <w:t>R</w:t>
        </w:r>
      </w:ins>
      <w:del w:id="2149" w:author="jie sun" w:date="2018-04-16T21:17:00Z">
        <w:r w:rsidDel="00F51DEF">
          <w:delText>r</w:delText>
        </w:r>
      </w:del>
      <w:r>
        <w:t xml:space="preserve">ecording </w:t>
      </w:r>
      <w:ins w:id="2150" w:author="jie sun" w:date="2018-04-16T21:17:00Z">
        <w:r w:rsidR="00F51DEF">
          <w:rPr>
            <w:rFonts w:hint="eastAsia"/>
          </w:rPr>
          <w:t>S</w:t>
        </w:r>
      </w:ins>
      <w:del w:id="2151" w:author="jie sun" w:date="2018-04-16T21:17:00Z">
        <w:r w:rsidDel="00F51DEF">
          <w:delText>s</w:delText>
        </w:r>
      </w:del>
      <w:r>
        <w:t>teps</w:t>
      </w:r>
      <w:bookmarkEnd w:id="2134"/>
      <w:bookmarkEnd w:id="2135"/>
      <w:bookmarkEnd w:id="2136"/>
      <w:bookmarkEnd w:id="2137"/>
      <w:bookmarkEnd w:id="2138"/>
      <w:bookmarkEnd w:id="2139"/>
      <w:bookmarkEnd w:id="2140"/>
      <w:bookmarkEnd w:id="2141"/>
      <w:bookmarkEnd w:id="2142"/>
      <w:bookmarkEnd w:id="2143"/>
    </w:p>
    <w:p w:rsidR="0087014B" w:rsidRDefault="00D5184D">
      <w:pPr>
        <w:pStyle w:val="Heading3"/>
        <w:rPr>
          <w:lang w:val="en-US"/>
        </w:rPr>
      </w:pPr>
      <w:bookmarkStart w:id="2152" w:name="_Toc22200"/>
      <w:bookmarkStart w:id="2153" w:name="_Toc28199"/>
      <w:bookmarkStart w:id="2154" w:name="_Toc9920"/>
      <w:bookmarkStart w:id="2155" w:name="_Toc28871"/>
      <w:bookmarkStart w:id="2156" w:name="_Toc25463"/>
      <w:bookmarkStart w:id="2157" w:name="_Toc6443"/>
      <w:bookmarkStart w:id="2158" w:name="_Toc28083"/>
      <w:bookmarkStart w:id="2159" w:name="_Toc1242"/>
      <w:bookmarkStart w:id="2160" w:name="_Toc10075"/>
      <w:bookmarkStart w:id="2161" w:name="_Toc517813677"/>
      <w:r>
        <w:rPr>
          <w:rFonts w:hint="eastAsia"/>
          <w:lang w:val="en-US"/>
        </w:rPr>
        <w:t>Peak Detection Algorithm</w:t>
      </w:r>
      <w:bookmarkEnd w:id="2152"/>
      <w:bookmarkEnd w:id="2153"/>
      <w:bookmarkEnd w:id="2154"/>
      <w:bookmarkEnd w:id="2155"/>
      <w:bookmarkEnd w:id="2156"/>
      <w:bookmarkEnd w:id="2157"/>
      <w:bookmarkEnd w:id="2158"/>
      <w:bookmarkEnd w:id="2159"/>
      <w:bookmarkEnd w:id="2160"/>
      <w:bookmarkEnd w:id="2161"/>
    </w:p>
    <w:p w:rsidR="0087014B" w:rsidRDefault="00D5184D">
      <w:pPr>
        <w:rPr>
          <w:lang w:val="en-US"/>
        </w:rPr>
      </w:pPr>
      <w:r>
        <w:t>Four Basic Condition</w:t>
      </w:r>
      <w:r>
        <w:rPr>
          <w:lang w:val="en-US"/>
        </w:rPr>
        <w:t>s can be used: (the frequency of the</w:t>
      </w:r>
      <w:r>
        <w:rPr>
          <w:rFonts w:hint="eastAsia"/>
          <w:lang w:val="en-US"/>
        </w:rPr>
        <w:t xml:space="preserve"> </w:t>
      </w:r>
      <w:r>
        <w:rPr>
          <w:lang w:val="en-US"/>
        </w:rPr>
        <w:t>data caught in this chapter is in 50Hz)</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r>
              <w:rPr>
                <w:lang w:val="en-US"/>
              </w:rPr>
              <w:t>1.</w:t>
            </w:r>
            <w:ins w:id="2162" w:author="JIE  SUN" w:date="2018-06-25T16:01:00Z">
              <w:r w:rsidR="003350A8">
                <w:rPr>
                  <w:lang w:val="en-US"/>
                </w:rPr>
                <w:t xml:space="preserve"> </w:t>
              </w:r>
            </w:ins>
            <w:r>
              <w:rPr>
                <w:lang w:val="en-US"/>
              </w:rPr>
              <w:t>Current point is going down.</w:t>
            </w:r>
            <w:ins w:id="2163" w:author="jie sun" w:date="2018-04-08T18:24:00Z">
              <w:r w:rsidR="00980452">
                <w:rPr>
                  <w:lang w:val="en-US"/>
                </w:rPr>
                <w:t xml:space="preserve"> </w:t>
              </w:r>
            </w:ins>
            <w:r>
              <w:rPr>
                <w:lang w:val="en-US"/>
              </w:rPr>
              <w:t>(The Red Point in the following diagram)</w:t>
            </w:r>
          </w:p>
          <w:p w:rsidR="0087014B" w:rsidRDefault="00D5184D">
            <w:r>
              <w:t>2. The previous point is going up.</w:t>
            </w:r>
            <w:ins w:id="2164" w:author="jie sun" w:date="2018-04-08T18:24:00Z">
              <w:r w:rsidR="00980452">
                <w:t xml:space="preserve"> </w:t>
              </w:r>
            </w:ins>
            <w:r>
              <w:t>(The Black Point)</w:t>
            </w:r>
          </w:p>
        </w:tc>
      </w:tr>
      <w:tr w:rsidR="0087014B">
        <w:tc>
          <w:tcPr>
            <w:tcW w:w="9016" w:type="dxa"/>
          </w:tcPr>
          <w:p w:rsidR="0087014B" w:rsidRDefault="00D5184D">
            <w:r>
              <w:t>3. At least going up twice before coming to positive peak.</w:t>
            </w:r>
            <w:ins w:id="2165" w:author="jie sun" w:date="2018-04-08T18:24:00Z">
              <w:r w:rsidR="00980452">
                <w:t xml:space="preserve"> </w:t>
              </w:r>
            </w:ins>
            <w:r>
              <w:t>(The pink lines).</w:t>
            </w:r>
          </w:p>
        </w:tc>
      </w:tr>
      <w:tr w:rsidR="0087014B">
        <w:tc>
          <w:tcPr>
            <w:tcW w:w="9016" w:type="dxa"/>
          </w:tcPr>
          <w:p w:rsidR="0087014B" w:rsidRDefault="00D5184D">
            <w:r>
              <w:t>4. The value of the positive peak should be bigger than 1.5g</w:t>
            </w:r>
          </w:p>
        </w:tc>
      </w:tr>
    </w:tbl>
    <w:p w:rsidR="0087014B" w:rsidRDefault="00D5184D">
      <w:pPr>
        <w:rPr>
          <w:del w:id="2166" w:author="像个男人一样" w:date="2018-03-22T11:58:00Z"/>
        </w:rPr>
      </w:pPr>
      <w:r>
        <w:t>And we can go on to understand this algorithm by referring to the following diagram.</w:t>
      </w:r>
    </w:p>
    <w:p w:rsidR="0087014B" w:rsidRDefault="00D5184D">
      <w:pPr>
        <w:pPrChange w:id="2167" w:author="像个男人一样" w:date="2018-03-21T01:40:00Z">
          <w:pPr>
            <w:pStyle w:val="Subtitle"/>
          </w:pPr>
        </w:pPrChange>
      </w:pPr>
      <w:del w:id="2168" w:author="像个男人一样" w:date="2018-03-22T11:58:00Z">
        <w:r>
          <w:delText xml:space="preserve">Figure 2. </w:delText>
        </w:r>
        <w:r>
          <w:fldChar w:fldCharType="begin"/>
        </w:r>
        <w:r>
          <w:delInstrText xml:space="preserve"> SEQ Figure_2. \* ARABIC </w:delInstrText>
        </w:r>
        <w:r>
          <w:fldChar w:fldCharType="separate"/>
        </w:r>
      </w:del>
      <w:ins w:id="2169" w:author="像个男人一样" w:date="2018-03-22T11:51:00Z">
        <w:del w:id="2170" w:author="像个男人一样" w:date="2018-03-22T11:58:00Z">
          <w:r>
            <w:rPr>
              <w:b/>
            </w:rPr>
            <w:delText>错误！未指定顺序。</w:delText>
          </w:r>
        </w:del>
      </w:ins>
      <w:ins w:id="2171" w:author="像个男人一样" w:date="2018-03-21T23:39:00Z">
        <w:del w:id="2172" w:author="像个男人一样" w:date="2018-03-22T11:58:00Z">
          <w:r>
            <w:rPr>
              <w:b/>
            </w:rPr>
            <w:delText>错误！未指定顺序。</w:delText>
          </w:r>
        </w:del>
      </w:ins>
      <w:ins w:id="2173" w:author="像个男人一样" w:date="2018-03-21T23:10:00Z">
        <w:del w:id="2174" w:author="像个男人一样" w:date="2018-03-22T11:58:00Z">
          <w:r>
            <w:rPr>
              <w:b/>
            </w:rPr>
            <w:delText>错误！未指定顺序。</w:delText>
          </w:r>
        </w:del>
      </w:ins>
      <w:ins w:id="2175" w:author="像个男人一样" w:date="2018-03-21T23:08:00Z">
        <w:del w:id="2176" w:author="像个男人一样" w:date="2018-03-22T11:58:00Z">
          <w:r>
            <w:rPr>
              <w:b/>
            </w:rPr>
            <w:delText>错误！未指定顺序。</w:delText>
          </w:r>
        </w:del>
      </w:ins>
      <w:ins w:id="2177" w:author="像个男人一样" w:date="2018-03-21T02:33:00Z">
        <w:del w:id="2178" w:author="像个男人一样" w:date="2018-03-22T11:58:00Z">
          <w:r>
            <w:rPr>
              <w:b/>
            </w:rPr>
            <w:delText>错误！未指定顺序。错误！未指定顺序。</w:delText>
          </w:r>
        </w:del>
      </w:ins>
      <w:ins w:id="2179" w:author="像个男人一样" w:date="2018-03-21T02:31:00Z">
        <w:del w:id="2180" w:author="像个男人一样" w:date="2018-03-22T11:58:00Z">
          <w:r>
            <w:rPr>
              <w:b/>
            </w:rPr>
            <w:delText>错误！未指定顺序。</w:delText>
          </w:r>
        </w:del>
      </w:ins>
      <w:ins w:id="2181" w:author="像个男人一样" w:date="2018-03-21T02:30:00Z">
        <w:del w:id="2182" w:author="像个男人一样" w:date="2018-03-22T11:58:00Z">
          <w:r>
            <w:rPr>
              <w:b/>
            </w:rPr>
            <w:delText>错误！未指定顺序。</w:delText>
          </w:r>
        </w:del>
      </w:ins>
      <w:ins w:id="2183" w:author="像个男人一样" w:date="2018-03-21T02:29:00Z">
        <w:del w:id="2184" w:author="像个男人一样" w:date="2018-03-22T11:58:00Z">
          <w:r>
            <w:rPr>
              <w:b/>
            </w:rPr>
            <w:delText>错误！未指定顺序。错误！未指定顺序。</w:delText>
          </w:r>
        </w:del>
      </w:ins>
      <w:ins w:id="2185" w:author="像个男人一样" w:date="2018-03-21T02:26:00Z">
        <w:del w:id="2186" w:author="像个男人一样" w:date="2018-03-22T11:58:00Z">
          <w:r>
            <w:rPr>
              <w:b/>
            </w:rPr>
            <w:delText>错误！未指定顺序。</w:delText>
          </w:r>
        </w:del>
      </w:ins>
      <w:ins w:id="2187" w:author="像个男人一样" w:date="2018-03-21T02:25:00Z">
        <w:del w:id="2188" w:author="像个男人一样" w:date="2018-03-22T11:58:00Z">
          <w:r>
            <w:rPr>
              <w:b/>
            </w:rPr>
            <w:delText>错误！未指定顺序。</w:delText>
          </w:r>
        </w:del>
      </w:ins>
      <w:ins w:id="2189" w:author="像个男人一样" w:date="2018-03-21T02:24:00Z">
        <w:del w:id="2190" w:author="像个男人一样" w:date="2018-03-22T11:58:00Z">
          <w:r>
            <w:rPr>
              <w:b/>
            </w:rPr>
            <w:delText>错误！未指定顺序。</w:delText>
          </w:r>
        </w:del>
      </w:ins>
      <w:ins w:id="2191" w:author="像个男人一样" w:date="2018-03-21T02:23:00Z">
        <w:del w:id="2192" w:author="像个男人一样" w:date="2018-03-22T11:58:00Z">
          <w:r>
            <w:rPr>
              <w:b/>
            </w:rPr>
            <w:delText>错误！未指定顺序。</w:delText>
          </w:r>
        </w:del>
      </w:ins>
      <w:ins w:id="2193" w:author="像个男人一样" w:date="2018-03-21T02:22:00Z">
        <w:del w:id="2194" w:author="像个男人一样" w:date="2018-03-22T11:58:00Z">
          <w:r>
            <w:rPr>
              <w:b/>
            </w:rPr>
            <w:delText>错误！未指定顺序。</w:delText>
          </w:r>
        </w:del>
      </w:ins>
      <w:ins w:id="2195" w:author="像个男人一样" w:date="2018-03-21T02:17:00Z">
        <w:del w:id="2196" w:author="像个男人一样" w:date="2018-03-22T11:58:00Z">
          <w:r>
            <w:rPr>
              <w:b/>
            </w:rPr>
            <w:delText>错误！未指定顺序。错误！未指定顺序。错误！未指定顺序。</w:delText>
          </w:r>
        </w:del>
      </w:ins>
      <w:ins w:id="2197" w:author="像个男人一样" w:date="2018-03-21T02:15:00Z">
        <w:del w:id="2198" w:author="像个男人一样" w:date="2018-03-22T11:58:00Z">
          <w:r>
            <w:rPr>
              <w:b/>
            </w:rPr>
            <w:delText>错误！未指定顺序。</w:delText>
          </w:r>
        </w:del>
      </w:ins>
      <w:ins w:id="2199" w:author="像个男人一样" w:date="2018-03-21T02:14:00Z">
        <w:del w:id="2200" w:author="像个男人一样" w:date="2018-03-22T11:58:00Z">
          <w:r>
            <w:rPr>
              <w:b/>
            </w:rPr>
            <w:delText>错误！未指定顺序。</w:delText>
          </w:r>
        </w:del>
      </w:ins>
      <w:ins w:id="2201" w:author="像个男人一样" w:date="2018-03-21T02:13:00Z">
        <w:del w:id="2202" w:author="像个男人一样" w:date="2018-03-22T11:58:00Z">
          <w:r>
            <w:rPr>
              <w:b/>
            </w:rPr>
            <w:delText>错误！未指定顺序。</w:delText>
          </w:r>
        </w:del>
      </w:ins>
      <w:ins w:id="2203" w:author="像个男人一样" w:date="2018-03-21T02:12:00Z">
        <w:del w:id="2204" w:author="像个男人一样" w:date="2018-03-22T11:58:00Z">
          <w:r>
            <w:rPr>
              <w:b/>
            </w:rPr>
            <w:delText>错误！未指定顺序。</w:delText>
          </w:r>
        </w:del>
      </w:ins>
      <w:ins w:id="2205" w:author="像个男人一样" w:date="2018-03-21T02:02:00Z">
        <w:del w:id="2206" w:author="像个男人一样" w:date="2018-03-22T11:58:00Z">
          <w:r>
            <w:rPr>
              <w:b/>
            </w:rPr>
            <w:delText>错误！未指定顺序。错误！未指定顺序。</w:delText>
          </w:r>
        </w:del>
      </w:ins>
      <w:ins w:id="2207" w:author="像个男人一样" w:date="2018-03-21T02:01:00Z">
        <w:del w:id="2208" w:author="像个男人一样" w:date="2018-03-22T11:58:00Z">
          <w:r>
            <w:rPr>
              <w:b/>
            </w:rPr>
            <w:delText>错误！未指定顺序。</w:delText>
          </w:r>
        </w:del>
      </w:ins>
      <w:ins w:id="2209" w:author="像个男人一样" w:date="2018-03-21T02:00:00Z">
        <w:del w:id="2210" w:author="像个男人一样" w:date="2018-03-22T11:58:00Z">
          <w:r>
            <w:rPr>
              <w:b/>
            </w:rPr>
            <w:delText>错误！未指定顺序。</w:delText>
          </w:r>
        </w:del>
      </w:ins>
      <w:ins w:id="2211" w:author="像个男人一样" w:date="2018-03-21T01:59:00Z">
        <w:del w:id="2212" w:author="像个男人一样" w:date="2018-03-22T11:58:00Z">
          <w:r>
            <w:rPr>
              <w:b/>
            </w:rPr>
            <w:delText>错误！未指定顺序。</w:delText>
          </w:r>
        </w:del>
      </w:ins>
      <w:ins w:id="2213" w:author="像个男人一样" w:date="2018-03-21T01:58:00Z">
        <w:del w:id="2214" w:author="像个男人一样" w:date="2018-03-22T11:58:00Z">
          <w:r>
            <w:rPr>
              <w:b/>
            </w:rPr>
            <w:delText>错误！未指定顺序。错误！未指定顺序。</w:delText>
          </w:r>
        </w:del>
      </w:ins>
      <w:ins w:id="2215" w:author="像个男人一样" w:date="2018-03-21T01:57:00Z">
        <w:del w:id="2216" w:author="像个男人一样" w:date="2018-03-22T11:58:00Z">
          <w:r>
            <w:rPr>
              <w:b/>
            </w:rPr>
            <w:delText>错误！未指定顺序。</w:delText>
          </w:r>
        </w:del>
      </w:ins>
      <w:ins w:id="2217" w:author="像个男人一样" w:date="2018-03-21T01:48:00Z">
        <w:del w:id="2218" w:author="像个男人一样" w:date="2018-03-22T11:58:00Z">
          <w:r>
            <w:rPr>
              <w:b/>
            </w:rPr>
            <w:delText>错误！未指定顺序。错误！未指定顺序。</w:delText>
          </w:r>
        </w:del>
      </w:ins>
      <w:ins w:id="2219" w:author="像个男人一样" w:date="2018-03-21T01:47:00Z">
        <w:del w:id="2220" w:author="像个男人一样" w:date="2018-03-22T11:58:00Z">
          <w:r>
            <w:rPr>
              <w:b/>
            </w:rPr>
            <w:delText>错误！未指定顺序。</w:delText>
          </w:r>
        </w:del>
      </w:ins>
      <w:ins w:id="2221" w:author="像个男人一样" w:date="2018-03-21T01:46:00Z">
        <w:del w:id="2222" w:author="像个男人一样" w:date="2018-03-22T11:58:00Z">
          <w:r>
            <w:rPr>
              <w:b/>
            </w:rPr>
            <w:delText>错误！未指定顺序。</w:delText>
          </w:r>
        </w:del>
      </w:ins>
      <w:ins w:id="2223" w:author="像个男人一样" w:date="2018-03-21T01:45:00Z">
        <w:del w:id="2224" w:author="像个男人一样" w:date="2018-03-22T11:58:00Z">
          <w:r>
            <w:rPr>
              <w:b/>
            </w:rPr>
            <w:delText>错误！未指定顺序。错误！未指定顺序。</w:delText>
          </w:r>
        </w:del>
      </w:ins>
      <w:ins w:id="2225" w:author="像个男人一样" w:date="2018-03-21T01:43:00Z">
        <w:del w:id="2226" w:author="像个男人一样" w:date="2018-03-22T11:58:00Z">
          <w:r>
            <w:rPr>
              <w:b/>
            </w:rPr>
            <w:delText>错误！未指定顺序。</w:delText>
          </w:r>
        </w:del>
      </w:ins>
      <w:ins w:id="2227" w:author="像个男人一样" w:date="2018-03-21T01:42:00Z">
        <w:del w:id="2228" w:author="像个男人一样" w:date="2018-03-22T11:58:00Z">
          <w:r>
            <w:rPr>
              <w:b/>
            </w:rPr>
            <w:delText>错误！未指定顺序。</w:delText>
          </w:r>
        </w:del>
      </w:ins>
      <w:ins w:id="2229" w:author="像个男人一样" w:date="2018-03-21T01:40:00Z">
        <w:del w:id="2230" w:author="像个男人一样" w:date="2018-03-22T11:58:00Z">
          <w:r>
            <w:rPr>
              <w:b/>
            </w:rPr>
            <w:delText>错误！未指定顺序。</w:delText>
          </w:r>
        </w:del>
      </w:ins>
      <w:del w:id="2231" w:author="像个男人一样" w:date="2018-03-22T11:58:00Z">
        <w:r>
          <w:delText>8</w:delText>
        </w:r>
        <w:r>
          <w:fldChar w:fldCharType="end"/>
        </w:r>
      </w:del>
      <w:del w:id="2232" w:author="像个男人一样" w:date="2018-03-21T01:40:00Z">
        <w:r>
          <w:delText xml:space="preserve"> </w:delText>
        </w:r>
      </w:del>
      <w:del w:id="2233" w:author="像个男人一样" w:date="2018-03-21T01:39:00Z">
        <w:r>
          <w:delText xml:space="preserve">The peak data of  the Accelerometer </w:delText>
        </w:r>
      </w:del>
    </w:p>
    <w:p w:rsidR="0087014B" w:rsidRDefault="00D5184D">
      <w:pPr>
        <w:jc w:val="center"/>
        <w:rPr>
          <w:ins w:id="2234" w:author="像个男人一样" w:date="2018-03-21T01:39:00Z"/>
        </w:rPr>
        <w:pPrChange w:id="2235" w:author="jie sun" w:date="2018-04-16T21:33:00Z">
          <w:pPr/>
        </w:pPrChange>
      </w:pPr>
      <w:r>
        <w:rPr>
          <w:noProof/>
        </w:rPr>
        <w:lastRenderedPageBreak/>
        <w:drawing>
          <wp:inline distT="0" distB="0" distL="0" distR="0">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7014B" w:rsidRDefault="00D5184D">
      <w:pPr>
        <w:pStyle w:val="Caption"/>
        <w:jc w:val="center"/>
        <w:pPrChange w:id="2236" w:author="jie sun" w:date="2018-04-16T21:33:00Z">
          <w:pPr/>
        </w:pPrChange>
      </w:pPr>
      <w:bookmarkStart w:id="2237" w:name="_Toc517801878"/>
      <w:ins w:id="2238" w:author="像个男人一样" w:date="2018-03-21T01:40:00Z">
        <w:r>
          <w:t xml:space="preserve">Figure </w:t>
        </w:r>
      </w:ins>
      <w:ins w:id="2239" w:author="JIE  SUN" w:date="2018-06-21T13:36:00Z">
        <w:r w:rsidR="00A64E7B">
          <w:fldChar w:fldCharType="begin"/>
        </w:r>
        <w:r w:rsidR="00A64E7B">
          <w:instrText xml:space="preserve"> STYLEREF 1 \s </w:instrText>
        </w:r>
      </w:ins>
      <w:r w:rsidR="00A64E7B">
        <w:fldChar w:fldCharType="separate"/>
      </w:r>
      <w:r w:rsidR="00A64E7B">
        <w:rPr>
          <w:noProof/>
        </w:rPr>
        <w:t>2</w:t>
      </w:r>
      <w:ins w:id="224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241" w:author="JIE  SUN" w:date="2018-06-21T13:36:00Z">
        <w:r w:rsidR="00A64E7B">
          <w:rPr>
            <w:noProof/>
          </w:rPr>
          <w:t>8</w:t>
        </w:r>
        <w:r w:rsidR="00A64E7B">
          <w:fldChar w:fldCharType="end"/>
        </w:r>
      </w:ins>
      <w:ins w:id="2242" w:author="jie sun" w:date="2018-04-19T13:00:00Z">
        <w:del w:id="2243" w:author="JIE  SUN" w:date="2018-06-21T13:34:00Z">
          <w:r w:rsidR="00083FE7" w:rsidDel="00A64E7B">
            <w:fldChar w:fldCharType="begin"/>
          </w:r>
          <w:r w:rsidR="00083FE7" w:rsidDel="00A64E7B">
            <w:delInstrText xml:space="preserve"> STYLEREF 1 \s </w:delInstrText>
          </w:r>
        </w:del>
      </w:ins>
      <w:del w:id="2244" w:author="JIE  SUN" w:date="2018-06-21T13:34:00Z">
        <w:r w:rsidR="00083FE7" w:rsidDel="00A64E7B">
          <w:fldChar w:fldCharType="separate"/>
        </w:r>
        <w:r w:rsidR="00083FE7" w:rsidDel="00A64E7B">
          <w:rPr>
            <w:noProof/>
          </w:rPr>
          <w:delText>2</w:delText>
        </w:r>
      </w:del>
      <w:ins w:id="2245" w:author="jie sun" w:date="2018-04-19T13:00:00Z">
        <w:del w:id="224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247" w:author="JIE  SUN" w:date="2018-06-21T13:34:00Z">
        <w:r w:rsidR="00083FE7" w:rsidDel="00A64E7B">
          <w:fldChar w:fldCharType="separate"/>
        </w:r>
      </w:del>
      <w:ins w:id="2248" w:author="jie sun" w:date="2018-04-19T13:00:00Z">
        <w:del w:id="2249" w:author="JIE  SUN" w:date="2018-06-21T13:34:00Z">
          <w:r w:rsidR="00083FE7" w:rsidDel="00A64E7B">
            <w:rPr>
              <w:noProof/>
            </w:rPr>
            <w:delText>8</w:delText>
          </w:r>
          <w:r w:rsidR="00083FE7" w:rsidDel="00A64E7B">
            <w:fldChar w:fldCharType="end"/>
          </w:r>
        </w:del>
      </w:ins>
      <w:ins w:id="2250" w:author="像个男人一样" w:date="2018-03-21T01:40:00Z">
        <w:del w:id="2251"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252" w:author="像个男人一样" w:date="2018-03-22T11:51:00Z">
        <w:del w:id="2253" w:author="jie sun" w:date="2018-04-10T21:45:00Z">
          <w:r w:rsidDel="00454521">
            <w:delText>8</w:delText>
          </w:r>
        </w:del>
      </w:ins>
      <w:ins w:id="2254" w:author="像个男人一样" w:date="2018-03-21T01:40:00Z">
        <w:del w:id="2255" w:author="jie sun" w:date="2018-04-10T21:45:00Z">
          <w:r w:rsidDel="00454521">
            <w:fldChar w:fldCharType="end"/>
          </w:r>
        </w:del>
        <w:bookmarkStart w:id="2256" w:name="_Toc29145"/>
        <w:bookmarkStart w:id="2257" w:name="_Toc2528"/>
        <w:bookmarkStart w:id="2258" w:name="_Toc2835"/>
        <w:bookmarkStart w:id="2259" w:name="_Toc25101"/>
        <w:bookmarkStart w:id="2260" w:name="_Toc16909"/>
        <w:bookmarkStart w:id="2261" w:name="_Toc2200"/>
        <w:bookmarkStart w:id="2262" w:name="_Toc17088"/>
        <w:bookmarkStart w:id="2263" w:name="_Toc4890"/>
        <w:bookmarkStart w:id="2264" w:name="_Toc11094"/>
        <w:bookmarkStart w:id="2265" w:name="_Toc19752"/>
        <w:bookmarkStart w:id="2266" w:name="_Toc22277"/>
        <w:bookmarkStart w:id="2267" w:name="_Toc7209"/>
        <w:bookmarkStart w:id="2268" w:name="_Toc2792"/>
        <w:bookmarkStart w:id="2269" w:name="_Toc4832"/>
        <w:bookmarkStart w:id="2270" w:name="_Toc20218"/>
        <w:bookmarkStart w:id="2271" w:name="_Toc22115"/>
        <w:bookmarkStart w:id="2272" w:name="_Toc14172"/>
        <w:bookmarkStart w:id="2273" w:name="_Toc435"/>
        <w:bookmarkStart w:id="2274" w:name="_Toc12522"/>
        <w:bookmarkStart w:id="2275" w:name="_Toc27786"/>
        <w:bookmarkStart w:id="2276" w:name="_Toc27317"/>
        <w:bookmarkStart w:id="2277" w:name="_Toc2481"/>
        <w:bookmarkStart w:id="2278" w:name="_Toc16876"/>
        <w:bookmarkStart w:id="2279" w:name="_Toc32553"/>
        <w:bookmarkStart w:id="2280" w:name="_Toc4186"/>
        <w:r>
          <w:rPr>
            <w:rFonts w:hint="eastAsia"/>
          </w:rPr>
          <w:t xml:space="preserve">:The </w:t>
        </w:r>
      </w:ins>
      <w:ins w:id="2281" w:author="jie sun" w:date="2018-04-16T22:26:00Z">
        <w:r w:rsidR="00EC735C">
          <w:t>P</w:t>
        </w:r>
      </w:ins>
      <w:ins w:id="2282" w:author="像个男人一样" w:date="2018-03-21T01:40:00Z">
        <w:del w:id="2283" w:author="jie sun" w:date="2018-04-16T22:26:00Z">
          <w:r w:rsidDel="00EC735C">
            <w:rPr>
              <w:rFonts w:hint="eastAsia"/>
            </w:rPr>
            <w:delText>p</w:delText>
          </w:r>
        </w:del>
        <w:r>
          <w:rPr>
            <w:rFonts w:hint="eastAsia"/>
          </w:rPr>
          <w:t xml:space="preserve">eak </w:t>
        </w:r>
      </w:ins>
      <w:ins w:id="2284" w:author="jie sun" w:date="2018-04-16T22:26:00Z">
        <w:r w:rsidR="00EC735C">
          <w:t>D</w:t>
        </w:r>
      </w:ins>
      <w:ins w:id="2285" w:author="像个男人一样" w:date="2018-03-21T01:40:00Z">
        <w:del w:id="2286" w:author="jie sun" w:date="2018-04-16T22:26:00Z">
          <w:r w:rsidDel="00EC735C">
            <w:rPr>
              <w:rFonts w:hint="eastAsia"/>
            </w:rPr>
            <w:delText>d</w:delText>
          </w:r>
        </w:del>
        <w:r>
          <w:rPr>
            <w:rFonts w:hint="eastAsia"/>
          </w:rPr>
          <w:t xml:space="preserve">ata </w:t>
        </w:r>
      </w:ins>
      <w:ins w:id="2287" w:author="jie sun" w:date="2018-04-16T22:26:00Z">
        <w:r w:rsidR="00EC735C">
          <w:t>O</w:t>
        </w:r>
      </w:ins>
      <w:ins w:id="2288" w:author="像个男人一样" w:date="2018-03-21T01:40:00Z">
        <w:del w:id="2289" w:author="jie sun" w:date="2018-04-16T22:26:00Z">
          <w:r w:rsidDel="00EC735C">
            <w:rPr>
              <w:rFonts w:hint="eastAsia"/>
            </w:rPr>
            <w:delText>o</w:delText>
          </w:r>
        </w:del>
        <w:r>
          <w:rPr>
            <w:rFonts w:hint="eastAsia"/>
          </w:rPr>
          <w:t xml:space="preserve">f  </w:t>
        </w:r>
      </w:ins>
      <w:ins w:id="2290" w:author="jie sun" w:date="2018-04-16T22:26:00Z">
        <w:r w:rsidR="00EC735C">
          <w:t>T</w:t>
        </w:r>
      </w:ins>
      <w:ins w:id="2291" w:author="像个男人一样" w:date="2018-03-21T01:40:00Z">
        <w:del w:id="2292" w:author="jie sun" w:date="2018-04-16T22:26:00Z">
          <w:r w:rsidDel="00EC735C">
            <w:rPr>
              <w:rFonts w:hint="eastAsia"/>
            </w:rPr>
            <w:delText>t</w:delText>
          </w:r>
        </w:del>
        <w:r>
          <w:rPr>
            <w:rFonts w:hint="eastAsia"/>
          </w:rPr>
          <w:t>he Accelerometer</w:t>
        </w:r>
      </w:ins>
      <w:bookmarkEnd w:id="2237"/>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p>
    <w:p w:rsidR="0087014B" w:rsidRDefault="00D5184D">
      <w:pPr>
        <w:pStyle w:val="Heading3"/>
        <w:rPr>
          <w:lang w:val="en-US"/>
        </w:rPr>
      </w:pPr>
      <w:bookmarkStart w:id="2293" w:name="_Toc24657"/>
      <w:bookmarkStart w:id="2294" w:name="_Toc6479"/>
      <w:bookmarkStart w:id="2295" w:name="_Toc13413"/>
      <w:bookmarkStart w:id="2296" w:name="_Toc28675"/>
      <w:bookmarkStart w:id="2297" w:name="_Toc25906"/>
      <w:bookmarkStart w:id="2298" w:name="_Toc15449"/>
      <w:bookmarkStart w:id="2299" w:name="_Toc20709"/>
      <w:bookmarkStart w:id="2300" w:name="_Toc2699"/>
      <w:bookmarkStart w:id="2301" w:name="_Toc1697"/>
      <w:bookmarkStart w:id="2302" w:name="_Toc517813678"/>
      <w:r>
        <w:rPr>
          <w:rFonts w:hint="eastAsia"/>
          <w:lang w:val="en-US"/>
        </w:rPr>
        <w:t>Transform Domain Algorithm</w:t>
      </w:r>
      <w:bookmarkEnd w:id="2293"/>
      <w:bookmarkEnd w:id="2294"/>
      <w:bookmarkEnd w:id="2295"/>
      <w:bookmarkEnd w:id="2296"/>
      <w:bookmarkEnd w:id="2297"/>
      <w:bookmarkEnd w:id="2298"/>
      <w:bookmarkEnd w:id="2299"/>
      <w:bookmarkEnd w:id="2300"/>
      <w:bookmarkEnd w:id="2301"/>
      <w:bookmarkEnd w:id="2302"/>
    </w:p>
    <w:p w:rsidR="0087014B" w:rsidRDefault="00D5184D">
      <w:pPr>
        <w:rPr>
          <w:lang w:val="en-US"/>
        </w:rPr>
      </w:pPr>
      <w:r>
        <w:rPr>
          <w:lang w:val="en-US"/>
        </w:rPr>
        <w:t>One condition can be used to exclude invalid data.</w:t>
      </w:r>
    </w:p>
    <w:p w:rsidR="0087014B" w:rsidDel="00E90B93" w:rsidRDefault="00D5184D">
      <w:pPr>
        <w:numPr>
          <w:ilvl w:val="0"/>
          <w:numId w:val="2"/>
        </w:numPr>
        <w:rPr>
          <w:del w:id="2303" w:author="jie sun" w:date="2018-04-08T19:16:00Z"/>
          <w:lang w:val="en-US"/>
        </w:rPr>
      </w:pPr>
      <w:r>
        <w:rPr>
          <w:lang w:val="en-US"/>
        </w:rPr>
        <w:t>The duration of</w:t>
      </w:r>
      <w:del w:id="2304" w:author="jie sun" w:date="2018-04-08T18:24:00Z">
        <w:r w:rsidDel="003D7089">
          <w:rPr>
            <w:lang w:val="en-US"/>
          </w:rPr>
          <w:delText xml:space="preserve"> </w:delText>
        </w:r>
      </w:del>
      <w:r>
        <w:rPr>
          <w:lang w:val="en-US"/>
        </w:rPr>
        <w:t xml:space="preserve"> two effective adjacent peaks must be longer than 0.2S and shorter than 2s. (Based on common sense)</w:t>
      </w:r>
    </w:p>
    <w:p w:rsidR="0087014B" w:rsidRPr="00437182" w:rsidRDefault="00D5184D">
      <w:pPr>
        <w:numPr>
          <w:ilvl w:val="0"/>
          <w:numId w:val="2"/>
        </w:numPr>
        <w:rPr>
          <w:lang w:val="en-US"/>
        </w:rPr>
        <w:pPrChange w:id="2305" w:author="像个男人一样" w:date="2018-03-21T01:40:00Z">
          <w:pPr>
            <w:pStyle w:val="Subtitle"/>
          </w:pPr>
        </w:pPrChange>
      </w:pPr>
      <w:del w:id="2306" w:author="像个男人一样" w:date="2018-03-22T11:58:00Z">
        <w:r>
          <w:delText xml:space="preserve">Figure 2. </w:delText>
        </w:r>
        <w:r>
          <w:fldChar w:fldCharType="begin"/>
        </w:r>
        <w:r>
          <w:delInstrText xml:space="preserve"> SEQ Figure_2. \* ARABIC </w:delInstrText>
        </w:r>
        <w:r>
          <w:fldChar w:fldCharType="separate"/>
        </w:r>
      </w:del>
      <w:ins w:id="2307" w:author="像个男人一样" w:date="2018-03-22T11:51:00Z">
        <w:del w:id="2308" w:author="像个男人一样" w:date="2018-03-22T11:58:00Z">
          <w:r w:rsidRPr="00E90B93">
            <w:rPr>
              <w:rFonts w:hint="eastAsia"/>
              <w:b/>
              <w:rPrChange w:id="2309" w:author="jie sun" w:date="2018-04-08T19:16:00Z">
                <w:rPr>
                  <w:rFonts w:hint="eastAsia"/>
                </w:rPr>
              </w:rPrChange>
            </w:rPr>
            <w:delText>错误！未指定顺序。</w:delText>
          </w:r>
        </w:del>
      </w:ins>
      <w:ins w:id="2310" w:author="像个男人一样" w:date="2018-03-21T23:39:00Z">
        <w:del w:id="2311" w:author="像个男人一样" w:date="2018-03-22T11:58:00Z">
          <w:r w:rsidRPr="00E90B93">
            <w:rPr>
              <w:rFonts w:hint="eastAsia"/>
              <w:b/>
              <w:rPrChange w:id="2312" w:author="jie sun" w:date="2018-04-08T19:16:00Z">
                <w:rPr>
                  <w:rFonts w:hint="eastAsia"/>
                </w:rPr>
              </w:rPrChange>
            </w:rPr>
            <w:delText>错误！未指定顺序。</w:delText>
          </w:r>
        </w:del>
      </w:ins>
      <w:ins w:id="2313" w:author="像个男人一样" w:date="2018-03-21T23:10:00Z">
        <w:del w:id="2314" w:author="像个男人一样" w:date="2018-03-22T11:58:00Z">
          <w:r w:rsidRPr="00E90B93">
            <w:rPr>
              <w:rFonts w:hint="eastAsia"/>
              <w:b/>
              <w:rPrChange w:id="2315" w:author="jie sun" w:date="2018-04-08T19:16:00Z">
                <w:rPr>
                  <w:rFonts w:hint="eastAsia"/>
                </w:rPr>
              </w:rPrChange>
            </w:rPr>
            <w:delText>错误！未指定顺序。</w:delText>
          </w:r>
        </w:del>
      </w:ins>
      <w:ins w:id="2316" w:author="像个男人一样" w:date="2018-03-21T23:08:00Z">
        <w:del w:id="2317" w:author="像个男人一样" w:date="2018-03-22T11:58:00Z">
          <w:r w:rsidRPr="00E90B93">
            <w:rPr>
              <w:rFonts w:hint="eastAsia"/>
              <w:b/>
              <w:rPrChange w:id="2318" w:author="jie sun" w:date="2018-04-08T19:16:00Z">
                <w:rPr>
                  <w:rFonts w:hint="eastAsia"/>
                </w:rPr>
              </w:rPrChange>
            </w:rPr>
            <w:delText>错误！未指定顺序。</w:delText>
          </w:r>
        </w:del>
      </w:ins>
      <w:ins w:id="2319" w:author="像个男人一样" w:date="2018-03-21T02:33:00Z">
        <w:del w:id="2320" w:author="像个男人一样" w:date="2018-03-22T11:58:00Z">
          <w:r w:rsidRPr="00E90B93">
            <w:rPr>
              <w:rFonts w:hint="eastAsia"/>
              <w:b/>
              <w:rPrChange w:id="2321" w:author="jie sun" w:date="2018-04-08T19:16:00Z">
                <w:rPr>
                  <w:rFonts w:hint="eastAsia"/>
                </w:rPr>
              </w:rPrChange>
            </w:rPr>
            <w:delText>错误！未指定顺序。错误！未指定顺序。</w:delText>
          </w:r>
        </w:del>
      </w:ins>
      <w:ins w:id="2322" w:author="像个男人一样" w:date="2018-03-21T02:31:00Z">
        <w:del w:id="2323" w:author="像个男人一样" w:date="2018-03-22T11:58:00Z">
          <w:r w:rsidRPr="00E90B93">
            <w:rPr>
              <w:rFonts w:hint="eastAsia"/>
              <w:b/>
              <w:rPrChange w:id="2324" w:author="jie sun" w:date="2018-04-08T19:16:00Z">
                <w:rPr>
                  <w:rFonts w:hint="eastAsia"/>
                </w:rPr>
              </w:rPrChange>
            </w:rPr>
            <w:delText>错误！未指定顺序。</w:delText>
          </w:r>
        </w:del>
      </w:ins>
      <w:ins w:id="2325" w:author="像个男人一样" w:date="2018-03-21T02:30:00Z">
        <w:del w:id="2326" w:author="像个男人一样" w:date="2018-03-22T11:58:00Z">
          <w:r w:rsidRPr="00E90B93">
            <w:rPr>
              <w:rFonts w:hint="eastAsia"/>
              <w:b/>
              <w:rPrChange w:id="2327" w:author="jie sun" w:date="2018-04-08T19:16:00Z">
                <w:rPr>
                  <w:rFonts w:hint="eastAsia"/>
                </w:rPr>
              </w:rPrChange>
            </w:rPr>
            <w:delText>错误！未指定顺序。</w:delText>
          </w:r>
        </w:del>
      </w:ins>
      <w:ins w:id="2328" w:author="像个男人一样" w:date="2018-03-21T02:29:00Z">
        <w:del w:id="2329" w:author="像个男人一样" w:date="2018-03-22T11:58:00Z">
          <w:r w:rsidRPr="00E90B93">
            <w:rPr>
              <w:rFonts w:hint="eastAsia"/>
              <w:b/>
              <w:rPrChange w:id="2330" w:author="jie sun" w:date="2018-04-08T19:16:00Z">
                <w:rPr>
                  <w:rFonts w:hint="eastAsia"/>
                </w:rPr>
              </w:rPrChange>
            </w:rPr>
            <w:delText>错误！未指定顺序。错误！未指定顺序。</w:delText>
          </w:r>
        </w:del>
      </w:ins>
      <w:ins w:id="2331" w:author="像个男人一样" w:date="2018-03-21T02:26:00Z">
        <w:del w:id="2332" w:author="像个男人一样" w:date="2018-03-22T11:58:00Z">
          <w:r w:rsidRPr="00E90B93">
            <w:rPr>
              <w:rFonts w:hint="eastAsia"/>
              <w:b/>
              <w:rPrChange w:id="2333" w:author="jie sun" w:date="2018-04-08T19:16:00Z">
                <w:rPr>
                  <w:rFonts w:hint="eastAsia"/>
                </w:rPr>
              </w:rPrChange>
            </w:rPr>
            <w:delText>错误！未指定顺序。</w:delText>
          </w:r>
        </w:del>
      </w:ins>
      <w:ins w:id="2334" w:author="像个男人一样" w:date="2018-03-21T02:25:00Z">
        <w:del w:id="2335" w:author="像个男人一样" w:date="2018-03-22T11:58:00Z">
          <w:r w:rsidRPr="00E90B93">
            <w:rPr>
              <w:rFonts w:hint="eastAsia"/>
              <w:b/>
              <w:rPrChange w:id="2336" w:author="jie sun" w:date="2018-04-08T19:16:00Z">
                <w:rPr>
                  <w:rFonts w:hint="eastAsia"/>
                </w:rPr>
              </w:rPrChange>
            </w:rPr>
            <w:delText>错误！未指定顺序。</w:delText>
          </w:r>
        </w:del>
      </w:ins>
      <w:ins w:id="2337" w:author="像个男人一样" w:date="2018-03-21T02:24:00Z">
        <w:del w:id="2338" w:author="像个男人一样" w:date="2018-03-22T11:58:00Z">
          <w:r w:rsidRPr="00E90B93">
            <w:rPr>
              <w:rFonts w:hint="eastAsia"/>
              <w:b/>
              <w:rPrChange w:id="2339" w:author="jie sun" w:date="2018-04-08T19:16:00Z">
                <w:rPr>
                  <w:rFonts w:hint="eastAsia"/>
                </w:rPr>
              </w:rPrChange>
            </w:rPr>
            <w:delText>错误！未指定顺序。</w:delText>
          </w:r>
        </w:del>
      </w:ins>
      <w:ins w:id="2340" w:author="像个男人一样" w:date="2018-03-21T02:23:00Z">
        <w:del w:id="2341" w:author="像个男人一样" w:date="2018-03-22T11:58:00Z">
          <w:r w:rsidRPr="00E90B93">
            <w:rPr>
              <w:rFonts w:hint="eastAsia"/>
              <w:b/>
              <w:rPrChange w:id="2342" w:author="jie sun" w:date="2018-04-08T19:16:00Z">
                <w:rPr>
                  <w:rFonts w:hint="eastAsia"/>
                </w:rPr>
              </w:rPrChange>
            </w:rPr>
            <w:delText>错误！未指定顺序。</w:delText>
          </w:r>
        </w:del>
      </w:ins>
      <w:ins w:id="2343" w:author="像个男人一样" w:date="2018-03-21T02:22:00Z">
        <w:del w:id="2344" w:author="像个男人一样" w:date="2018-03-22T11:58:00Z">
          <w:r w:rsidRPr="00E90B93">
            <w:rPr>
              <w:rFonts w:hint="eastAsia"/>
              <w:b/>
              <w:rPrChange w:id="2345" w:author="jie sun" w:date="2018-04-08T19:16:00Z">
                <w:rPr>
                  <w:rFonts w:hint="eastAsia"/>
                </w:rPr>
              </w:rPrChange>
            </w:rPr>
            <w:delText>错误！未指定顺序。</w:delText>
          </w:r>
        </w:del>
      </w:ins>
      <w:ins w:id="2346" w:author="像个男人一样" w:date="2018-03-21T02:17:00Z">
        <w:del w:id="2347" w:author="像个男人一样" w:date="2018-03-22T11:58:00Z">
          <w:r w:rsidRPr="00E90B93">
            <w:rPr>
              <w:rFonts w:hint="eastAsia"/>
              <w:b/>
              <w:rPrChange w:id="2348" w:author="jie sun" w:date="2018-04-08T19:16:00Z">
                <w:rPr>
                  <w:rFonts w:hint="eastAsia"/>
                </w:rPr>
              </w:rPrChange>
            </w:rPr>
            <w:delText>错误！未指定顺序。错误！未指定顺序。错误！未指定顺序。</w:delText>
          </w:r>
        </w:del>
      </w:ins>
      <w:ins w:id="2349" w:author="像个男人一样" w:date="2018-03-21T02:15:00Z">
        <w:del w:id="2350" w:author="像个男人一样" w:date="2018-03-22T11:58:00Z">
          <w:r w:rsidRPr="00E90B93">
            <w:rPr>
              <w:rFonts w:hint="eastAsia"/>
              <w:b/>
              <w:rPrChange w:id="2351" w:author="jie sun" w:date="2018-04-08T19:16:00Z">
                <w:rPr>
                  <w:rFonts w:hint="eastAsia"/>
                </w:rPr>
              </w:rPrChange>
            </w:rPr>
            <w:delText>错误！未指定顺序。</w:delText>
          </w:r>
        </w:del>
      </w:ins>
      <w:ins w:id="2352" w:author="像个男人一样" w:date="2018-03-21T02:14:00Z">
        <w:del w:id="2353" w:author="像个男人一样" w:date="2018-03-22T11:58:00Z">
          <w:r w:rsidRPr="00E90B93">
            <w:rPr>
              <w:rFonts w:hint="eastAsia"/>
              <w:b/>
              <w:rPrChange w:id="2354" w:author="jie sun" w:date="2018-04-08T19:16:00Z">
                <w:rPr>
                  <w:rFonts w:hint="eastAsia"/>
                </w:rPr>
              </w:rPrChange>
            </w:rPr>
            <w:delText>错误！未指定顺序。</w:delText>
          </w:r>
        </w:del>
      </w:ins>
      <w:ins w:id="2355" w:author="像个男人一样" w:date="2018-03-21T02:13:00Z">
        <w:del w:id="2356" w:author="像个男人一样" w:date="2018-03-22T11:58:00Z">
          <w:r w:rsidRPr="00E90B93">
            <w:rPr>
              <w:rFonts w:hint="eastAsia"/>
              <w:b/>
              <w:rPrChange w:id="2357" w:author="jie sun" w:date="2018-04-08T19:16:00Z">
                <w:rPr>
                  <w:rFonts w:hint="eastAsia"/>
                </w:rPr>
              </w:rPrChange>
            </w:rPr>
            <w:delText>错误！未指定顺序。</w:delText>
          </w:r>
        </w:del>
      </w:ins>
      <w:ins w:id="2358" w:author="像个男人一样" w:date="2018-03-21T02:12:00Z">
        <w:del w:id="2359" w:author="像个男人一样" w:date="2018-03-22T11:58:00Z">
          <w:r w:rsidRPr="00E90B93">
            <w:rPr>
              <w:rFonts w:hint="eastAsia"/>
              <w:b/>
              <w:rPrChange w:id="2360" w:author="jie sun" w:date="2018-04-08T19:16:00Z">
                <w:rPr>
                  <w:rFonts w:hint="eastAsia"/>
                </w:rPr>
              </w:rPrChange>
            </w:rPr>
            <w:delText>错误！未指定顺序。</w:delText>
          </w:r>
        </w:del>
      </w:ins>
      <w:ins w:id="2361" w:author="像个男人一样" w:date="2018-03-21T02:02:00Z">
        <w:del w:id="2362" w:author="像个男人一样" w:date="2018-03-22T11:58:00Z">
          <w:r w:rsidRPr="00E90B93">
            <w:rPr>
              <w:rFonts w:hint="eastAsia"/>
              <w:b/>
              <w:rPrChange w:id="2363" w:author="jie sun" w:date="2018-04-08T19:16:00Z">
                <w:rPr>
                  <w:rFonts w:hint="eastAsia"/>
                </w:rPr>
              </w:rPrChange>
            </w:rPr>
            <w:delText>错误！未指定顺序。错误！未指定顺序。</w:delText>
          </w:r>
        </w:del>
      </w:ins>
      <w:ins w:id="2364" w:author="像个男人一样" w:date="2018-03-21T02:01:00Z">
        <w:del w:id="2365" w:author="像个男人一样" w:date="2018-03-22T11:58:00Z">
          <w:r w:rsidRPr="00E90B93">
            <w:rPr>
              <w:rFonts w:hint="eastAsia"/>
              <w:b/>
              <w:rPrChange w:id="2366" w:author="jie sun" w:date="2018-04-08T19:16:00Z">
                <w:rPr>
                  <w:rFonts w:hint="eastAsia"/>
                </w:rPr>
              </w:rPrChange>
            </w:rPr>
            <w:delText>错误！未指定顺序。</w:delText>
          </w:r>
        </w:del>
      </w:ins>
      <w:ins w:id="2367" w:author="像个男人一样" w:date="2018-03-21T02:00:00Z">
        <w:del w:id="2368" w:author="像个男人一样" w:date="2018-03-22T11:58:00Z">
          <w:r w:rsidRPr="00E90B93">
            <w:rPr>
              <w:rFonts w:hint="eastAsia"/>
              <w:b/>
              <w:rPrChange w:id="2369" w:author="jie sun" w:date="2018-04-08T19:16:00Z">
                <w:rPr>
                  <w:rFonts w:hint="eastAsia"/>
                </w:rPr>
              </w:rPrChange>
            </w:rPr>
            <w:delText>错误！未指定顺序。</w:delText>
          </w:r>
        </w:del>
      </w:ins>
      <w:ins w:id="2370" w:author="像个男人一样" w:date="2018-03-21T01:59:00Z">
        <w:del w:id="2371" w:author="像个男人一样" w:date="2018-03-22T11:58:00Z">
          <w:r w:rsidRPr="00E90B93">
            <w:rPr>
              <w:rFonts w:hint="eastAsia"/>
              <w:b/>
              <w:rPrChange w:id="2372" w:author="jie sun" w:date="2018-04-08T19:16:00Z">
                <w:rPr>
                  <w:rFonts w:hint="eastAsia"/>
                </w:rPr>
              </w:rPrChange>
            </w:rPr>
            <w:delText>错误！未指定顺序。</w:delText>
          </w:r>
        </w:del>
      </w:ins>
      <w:ins w:id="2373" w:author="像个男人一样" w:date="2018-03-21T01:58:00Z">
        <w:del w:id="2374" w:author="像个男人一样" w:date="2018-03-22T11:58:00Z">
          <w:r w:rsidRPr="00E90B93">
            <w:rPr>
              <w:rFonts w:hint="eastAsia"/>
              <w:b/>
              <w:rPrChange w:id="2375" w:author="jie sun" w:date="2018-04-08T19:16:00Z">
                <w:rPr>
                  <w:rFonts w:hint="eastAsia"/>
                </w:rPr>
              </w:rPrChange>
            </w:rPr>
            <w:delText>错误！未指定顺序。错误！未指定顺序。</w:delText>
          </w:r>
        </w:del>
      </w:ins>
      <w:ins w:id="2376" w:author="像个男人一样" w:date="2018-03-21T01:57:00Z">
        <w:del w:id="2377" w:author="像个男人一样" w:date="2018-03-22T11:58:00Z">
          <w:r w:rsidRPr="00E90B93">
            <w:rPr>
              <w:rFonts w:hint="eastAsia"/>
              <w:b/>
              <w:rPrChange w:id="2378" w:author="jie sun" w:date="2018-04-08T19:16:00Z">
                <w:rPr>
                  <w:rFonts w:hint="eastAsia"/>
                </w:rPr>
              </w:rPrChange>
            </w:rPr>
            <w:delText>错误！未指定顺序。</w:delText>
          </w:r>
        </w:del>
      </w:ins>
      <w:ins w:id="2379" w:author="像个男人一样" w:date="2018-03-21T01:48:00Z">
        <w:del w:id="2380" w:author="像个男人一样" w:date="2018-03-22T11:58:00Z">
          <w:r w:rsidRPr="00E90B93">
            <w:rPr>
              <w:rFonts w:hint="eastAsia"/>
              <w:b/>
              <w:rPrChange w:id="2381" w:author="jie sun" w:date="2018-04-08T19:16:00Z">
                <w:rPr>
                  <w:rFonts w:hint="eastAsia"/>
                </w:rPr>
              </w:rPrChange>
            </w:rPr>
            <w:delText>错误！未指定顺序。错误！未指定顺序。</w:delText>
          </w:r>
        </w:del>
      </w:ins>
      <w:ins w:id="2382" w:author="像个男人一样" w:date="2018-03-21T01:47:00Z">
        <w:del w:id="2383" w:author="像个男人一样" w:date="2018-03-22T11:58:00Z">
          <w:r w:rsidRPr="00E90B93">
            <w:rPr>
              <w:rFonts w:hint="eastAsia"/>
              <w:b/>
              <w:rPrChange w:id="2384" w:author="jie sun" w:date="2018-04-08T19:16:00Z">
                <w:rPr>
                  <w:rFonts w:hint="eastAsia"/>
                </w:rPr>
              </w:rPrChange>
            </w:rPr>
            <w:delText>错误！未指定顺序。</w:delText>
          </w:r>
        </w:del>
      </w:ins>
      <w:ins w:id="2385" w:author="像个男人一样" w:date="2018-03-21T01:46:00Z">
        <w:del w:id="2386" w:author="像个男人一样" w:date="2018-03-22T11:58:00Z">
          <w:r w:rsidRPr="00E90B93">
            <w:rPr>
              <w:rFonts w:hint="eastAsia"/>
              <w:b/>
              <w:rPrChange w:id="2387" w:author="jie sun" w:date="2018-04-08T19:16:00Z">
                <w:rPr>
                  <w:rFonts w:hint="eastAsia"/>
                </w:rPr>
              </w:rPrChange>
            </w:rPr>
            <w:delText>错误！未指定顺序。</w:delText>
          </w:r>
        </w:del>
      </w:ins>
      <w:ins w:id="2388" w:author="像个男人一样" w:date="2018-03-21T01:45:00Z">
        <w:del w:id="2389" w:author="像个男人一样" w:date="2018-03-22T11:58:00Z">
          <w:r w:rsidRPr="00E90B93">
            <w:rPr>
              <w:rFonts w:hint="eastAsia"/>
              <w:b/>
              <w:rPrChange w:id="2390" w:author="jie sun" w:date="2018-04-08T19:16:00Z">
                <w:rPr>
                  <w:rFonts w:hint="eastAsia"/>
                </w:rPr>
              </w:rPrChange>
            </w:rPr>
            <w:delText>错误！未指定顺序。错误！未指定顺序。</w:delText>
          </w:r>
        </w:del>
      </w:ins>
      <w:ins w:id="2391" w:author="像个男人一样" w:date="2018-03-21T01:43:00Z">
        <w:del w:id="2392" w:author="像个男人一样" w:date="2018-03-22T11:58:00Z">
          <w:r w:rsidRPr="00E90B93">
            <w:rPr>
              <w:rFonts w:hint="eastAsia"/>
              <w:b/>
              <w:rPrChange w:id="2393" w:author="jie sun" w:date="2018-04-08T19:16:00Z">
                <w:rPr>
                  <w:rFonts w:hint="eastAsia"/>
                </w:rPr>
              </w:rPrChange>
            </w:rPr>
            <w:delText>错误！未指定顺序。</w:delText>
          </w:r>
        </w:del>
      </w:ins>
      <w:ins w:id="2394" w:author="像个男人一样" w:date="2018-03-21T01:42:00Z">
        <w:del w:id="2395" w:author="像个男人一样" w:date="2018-03-22T11:58:00Z">
          <w:r w:rsidRPr="00E90B93">
            <w:rPr>
              <w:rFonts w:hint="eastAsia"/>
              <w:b/>
              <w:rPrChange w:id="2396" w:author="jie sun" w:date="2018-04-08T19:16:00Z">
                <w:rPr>
                  <w:rFonts w:hint="eastAsia"/>
                </w:rPr>
              </w:rPrChange>
            </w:rPr>
            <w:delText>错误！未指定顺序。</w:delText>
          </w:r>
        </w:del>
      </w:ins>
      <w:del w:id="2397" w:author="像个男人一样" w:date="2018-03-22T11:58:00Z">
        <w:r>
          <w:delText>9</w:delText>
        </w:r>
        <w:r>
          <w:fldChar w:fldCharType="end"/>
        </w:r>
      </w:del>
      <w:del w:id="2398" w:author="像个男人一样" w:date="2018-03-21T01:41:00Z">
        <w:r>
          <w:delText xml:space="preserve"> The intervals among the peaks </w:delText>
        </w:r>
      </w:del>
    </w:p>
    <w:p w:rsidR="0087014B" w:rsidRDefault="00D5184D">
      <w:pPr>
        <w:jc w:val="center"/>
        <w:rPr>
          <w:ins w:id="2399" w:author="像个男人一样" w:date="2018-03-21T01:41:00Z"/>
        </w:rPr>
        <w:pPrChange w:id="2400" w:author="jie sun" w:date="2018-04-16T21:34:00Z">
          <w:pPr/>
        </w:pPrChange>
      </w:pPr>
      <w:r>
        <w:rPr>
          <w:noProof/>
        </w:rPr>
        <w:drawing>
          <wp:inline distT="0" distB="0" distL="0" distR="0">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7014B" w:rsidRDefault="00D5184D">
      <w:pPr>
        <w:pStyle w:val="Caption"/>
        <w:jc w:val="center"/>
        <w:pPrChange w:id="2401" w:author="jie sun" w:date="2018-04-16T21:34:00Z">
          <w:pPr/>
        </w:pPrChange>
      </w:pPr>
      <w:bookmarkStart w:id="2402" w:name="_Toc517801879"/>
      <w:ins w:id="2403" w:author="像个男人一样" w:date="2018-03-21T01:41:00Z">
        <w:r>
          <w:lastRenderedPageBreak/>
          <w:t xml:space="preserve">Figure </w:t>
        </w:r>
      </w:ins>
      <w:ins w:id="2404" w:author="JIE  SUN" w:date="2018-06-21T13:36:00Z">
        <w:r w:rsidR="00A64E7B">
          <w:fldChar w:fldCharType="begin"/>
        </w:r>
        <w:r w:rsidR="00A64E7B">
          <w:instrText xml:space="preserve"> STYLEREF 1 \s </w:instrText>
        </w:r>
      </w:ins>
      <w:r w:rsidR="00A64E7B">
        <w:fldChar w:fldCharType="separate"/>
      </w:r>
      <w:r w:rsidR="00A64E7B">
        <w:rPr>
          <w:noProof/>
        </w:rPr>
        <w:t>2</w:t>
      </w:r>
      <w:ins w:id="240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406" w:author="JIE  SUN" w:date="2018-06-21T13:36:00Z">
        <w:r w:rsidR="00A64E7B">
          <w:rPr>
            <w:noProof/>
          </w:rPr>
          <w:t>9</w:t>
        </w:r>
        <w:r w:rsidR="00A64E7B">
          <w:fldChar w:fldCharType="end"/>
        </w:r>
      </w:ins>
      <w:ins w:id="2407" w:author="jie sun" w:date="2018-04-19T13:00:00Z">
        <w:del w:id="2408" w:author="JIE  SUN" w:date="2018-06-21T13:34:00Z">
          <w:r w:rsidR="00083FE7" w:rsidDel="00A64E7B">
            <w:fldChar w:fldCharType="begin"/>
          </w:r>
          <w:r w:rsidR="00083FE7" w:rsidDel="00A64E7B">
            <w:delInstrText xml:space="preserve"> STYLEREF 1 \s </w:delInstrText>
          </w:r>
        </w:del>
      </w:ins>
      <w:del w:id="2409" w:author="JIE  SUN" w:date="2018-06-21T13:34:00Z">
        <w:r w:rsidR="00083FE7" w:rsidDel="00A64E7B">
          <w:fldChar w:fldCharType="separate"/>
        </w:r>
        <w:r w:rsidR="00083FE7" w:rsidDel="00A64E7B">
          <w:rPr>
            <w:noProof/>
          </w:rPr>
          <w:delText>2</w:delText>
        </w:r>
      </w:del>
      <w:ins w:id="2410" w:author="jie sun" w:date="2018-04-19T13:00:00Z">
        <w:del w:id="241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412" w:author="JIE  SUN" w:date="2018-06-21T13:34:00Z">
        <w:r w:rsidR="00083FE7" w:rsidDel="00A64E7B">
          <w:fldChar w:fldCharType="separate"/>
        </w:r>
      </w:del>
      <w:ins w:id="2413" w:author="jie sun" w:date="2018-04-19T13:00:00Z">
        <w:del w:id="2414" w:author="JIE  SUN" w:date="2018-06-21T13:34:00Z">
          <w:r w:rsidR="00083FE7" w:rsidDel="00A64E7B">
            <w:rPr>
              <w:noProof/>
            </w:rPr>
            <w:delText>9</w:delText>
          </w:r>
          <w:r w:rsidR="00083FE7" w:rsidDel="00A64E7B">
            <w:fldChar w:fldCharType="end"/>
          </w:r>
        </w:del>
      </w:ins>
      <w:ins w:id="2415" w:author="像个男人一样" w:date="2018-03-21T01:41:00Z">
        <w:del w:id="2416"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RPr="00606542" w:rsidDel="00454521">
            <w:delText>.</w:delText>
          </w:r>
          <w:r w:rsidDel="00454521">
            <w:fldChar w:fldCharType="begin"/>
          </w:r>
          <w:r w:rsidDel="00454521">
            <w:delInstrText xml:space="preserve"> SEQ Figure \* ARABIC \s 1 </w:delInstrText>
          </w:r>
          <w:r w:rsidDel="00454521">
            <w:fldChar w:fldCharType="separate"/>
          </w:r>
        </w:del>
      </w:ins>
      <w:ins w:id="2417" w:author="像个男人一样" w:date="2018-03-22T11:51:00Z">
        <w:del w:id="2418" w:author="jie sun" w:date="2018-04-10T21:45:00Z">
          <w:r w:rsidDel="00454521">
            <w:delText>9</w:delText>
          </w:r>
        </w:del>
      </w:ins>
      <w:ins w:id="2419" w:author="像个男人一样" w:date="2018-03-21T01:41:00Z">
        <w:del w:id="2420" w:author="jie sun" w:date="2018-04-10T21:45:00Z">
          <w:r w:rsidDel="00454521">
            <w:fldChar w:fldCharType="end"/>
          </w:r>
        </w:del>
        <w:bookmarkStart w:id="2421" w:name="_Toc28630"/>
        <w:bookmarkStart w:id="2422" w:name="_Toc20181"/>
        <w:bookmarkStart w:id="2423" w:name="_Toc1368"/>
        <w:bookmarkStart w:id="2424" w:name="_Toc1985"/>
        <w:bookmarkStart w:id="2425" w:name="_Toc473"/>
        <w:bookmarkStart w:id="2426" w:name="_Toc30065"/>
        <w:bookmarkStart w:id="2427" w:name="_Toc6461"/>
        <w:bookmarkStart w:id="2428" w:name="_Toc27155"/>
        <w:bookmarkStart w:id="2429" w:name="_Toc28664"/>
        <w:bookmarkStart w:id="2430" w:name="_Toc23526"/>
        <w:bookmarkStart w:id="2431" w:name="_Toc23073"/>
        <w:bookmarkStart w:id="2432" w:name="_Toc31468"/>
        <w:bookmarkStart w:id="2433" w:name="_Toc18099"/>
        <w:bookmarkStart w:id="2434" w:name="_Toc12438"/>
        <w:bookmarkStart w:id="2435" w:name="_Toc6829"/>
        <w:bookmarkStart w:id="2436" w:name="_Toc20173"/>
        <w:bookmarkStart w:id="2437" w:name="_Toc32110"/>
        <w:bookmarkStart w:id="2438" w:name="_Toc29089"/>
        <w:bookmarkStart w:id="2439" w:name="_Toc26482"/>
        <w:bookmarkStart w:id="2440" w:name="_Toc21016"/>
        <w:bookmarkStart w:id="2441" w:name="_Toc12772"/>
        <w:bookmarkStart w:id="2442" w:name="_Toc21350"/>
        <w:bookmarkStart w:id="2443" w:name="_Toc29483"/>
        <w:bookmarkStart w:id="2444" w:name="_Toc5366"/>
        <w:bookmarkStart w:id="2445" w:name="_Toc5328"/>
        <w:r w:rsidRPr="00606542">
          <w:t xml:space="preserve">:The </w:t>
        </w:r>
      </w:ins>
      <w:ins w:id="2446" w:author="jie sun" w:date="2018-04-16T22:26:00Z">
        <w:r w:rsidR="00727BC8">
          <w:t>I</w:t>
        </w:r>
      </w:ins>
      <w:ins w:id="2447" w:author="像个男人一样" w:date="2018-03-21T01:41:00Z">
        <w:del w:id="2448" w:author="jie sun" w:date="2018-04-16T22:26:00Z">
          <w:r w:rsidRPr="00606542" w:rsidDel="00727BC8">
            <w:delText>i</w:delText>
          </w:r>
        </w:del>
        <w:r w:rsidRPr="00606542">
          <w:t xml:space="preserve">ntervals </w:t>
        </w:r>
      </w:ins>
      <w:ins w:id="2449" w:author="jie sun" w:date="2018-04-16T22:26:00Z">
        <w:r w:rsidR="00727BC8">
          <w:t>A</w:t>
        </w:r>
      </w:ins>
      <w:ins w:id="2450" w:author="像个男人一样" w:date="2018-03-21T01:41:00Z">
        <w:del w:id="2451" w:author="jie sun" w:date="2018-04-16T22:26:00Z">
          <w:r w:rsidRPr="00606542" w:rsidDel="00727BC8">
            <w:delText>a</w:delText>
          </w:r>
        </w:del>
        <w:r w:rsidRPr="00606542">
          <w:t xml:space="preserve">mong </w:t>
        </w:r>
      </w:ins>
      <w:ins w:id="2452" w:author="jie sun" w:date="2018-04-16T22:27:00Z">
        <w:r w:rsidR="00727BC8">
          <w:t>T</w:t>
        </w:r>
      </w:ins>
      <w:ins w:id="2453" w:author="像个男人一样" w:date="2018-03-21T01:41:00Z">
        <w:del w:id="2454" w:author="jie sun" w:date="2018-04-16T22:27:00Z">
          <w:r w:rsidRPr="00606542" w:rsidDel="00727BC8">
            <w:delText>t</w:delText>
          </w:r>
        </w:del>
        <w:r w:rsidRPr="00606542">
          <w:t xml:space="preserve">he </w:t>
        </w:r>
      </w:ins>
      <w:ins w:id="2455" w:author="jie sun" w:date="2018-04-16T22:27:00Z">
        <w:r w:rsidR="00727BC8">
          <w:t>P</w:t>
        </w:r>
      </w:ins>
      <w:ins w:id="2456" w:author="像个男人一样" w:date="2018-03-21T01:41:00Z">
        <w:del w:id="2457" w:author="jie sun" w:date="2018-04-16T22:27:00Z">
          <w:r w:rsidRPr="00606542" w:rsidDel="00727BC8">
            <w:delText>p</w:delText>
          </w:r>
        </w:del>
        <w:r w:rsidRPr="00606542">
          <w:t>eaks</w:t>
        </w:r>
      </w:ins>
      <w:bookmarkEnd w:id="2402"/>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p>
    <w:p w:rsidR="0087014B" w:rsidRDefault="00D5184D">
      <w:pPr>
        <w:rPr>
          <w:ins w:id="2458" w:author="jie sun" w:date="2018-04-08T18:25:00Z"/>
        </w:rPr>
      </w:pPr>
      <w:del w:id="2459" w:author="jie sun" w:date="2018-04-16T21:34:00Z">
        <w:r w:rsidDel="007057AF">
          <w:rPr>
            <w:rFonts w:hint="eastAsia"/>
          </w:rPr>
          <w:delText>So</w:delText>
        </w:r>
        <w:r w:rsidDel="00D61186">
          <w:delText xml:space="preserve"> </w:delText>
        </w:r>
      </w:del>
      <w:ins w:id="2460" w:author="jie sun" w:date="2018-04-16T21:34:00Z">
        <w:r w:rsidR="00D61186">
          <w:rPr>
            <w:rFonts w:hint="eastAsia"/>
          </w:rPr>
          <w:t>W</w:t>
        </w:r>
      </w:ins>
      <w:del w:id="2461" w:author="jie sun" w:date="2018-04-16T21:34:00Z">
        <w:r w:rsidDel="00D61186">
          <w:delText>w</w:delText>
        </w:r>
      </w:del>
      <w:r>
        <w:t>e can see the two red peak values are invalid using this algorithm.</w:t>
      </w:r>
    </w:p>
    <w:p w:rsidR="00743184" w:rsidRDefault="00743184"/>
    <w:p w:rsidR="0087014B" w:rsidRDefault="00D5184D">
      <w:pPr>
        <w:pStyle w:val="Heading3"/>
        <w:rPr>
          <w:lang w:val="en-US"/>
        </w:rPr>
      </w:pPr>
      <w:bookmarkStart w:id="2462" w:name="_Toc3264"/>
      <w:bookmarkStart w:id="2463" w:name="_Toc22958"/>
      <w:bookmarkStart w:id="2464" w:name="_Toc18539"/>
      <w:bookmarkStart w:id="2465" w:name="_Toc23908"/>
      <w:bookmarkStart w:id="2466" w:name="_Toc236"/>
      <w:bookmarkStart w:id="2467" w:name="_Toc30131"/>
      <w:bookmarkStart w:id="2468" w:name="_Toc11068"/>
      <w:bookmarkStart w:id="2469" w:name="_Toc25229"/>
      <w:bookmarkStart w:id="2470" w:name="_Toc440"/>
      <w:bookmarkStart w:id="2471" w:name="_Toc517813679"/>
      <w:r>
        <w:rPr>
          <w:lang w:val="en-US"/>
        </w:rPr>
        <w:t xml:space="preserve">Threshold </w:t>
      </w:r>
      <w:r>
        <w:rPr>
          <w:rFonts w:hint="eastAsia"/>
          <w:lang w:val="en-US"/>
        </w:rPr>
        <w:t>Filtering Algorithm</w:t>
      </w:r>
      <w:bookmarkEnd w:id="2462"/>
      <w:bookmarkEnd w:id="2463"/>
      <w:bookmarkEnd w:id="2464"/>
      <w:bookmarkEnd w:id="2465"/>
      <w:bookmarkEnd w:id="2466"/>
      <w:bookmarkEnd w:id="2467"/>
      <w:bookmarkEnd w:id="2468"/>
      <w:bookmarkEnd w:id="2469"/>
      <w:bookmarkEnd w:id="2470"/>
      <w:bookmarkEnd w:id="2471"/>
    </w:p>
    <w:p w:rsidR="0087014B" w:rsidRDefault="00D5184D">
      <w:pPr>
        <w:rPr>
          <w:lang w:val="en-US"/>
        </w:rPr>
      </w:pPr>
      <w:r>
        <w:t>Two Basic Conditions</w:t>
      </w:r>
      <w:r>
        <w:rPr>
          <w:lang w:val="en-US"/>
        </w:rPr>
        <w:t>:</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pPr>
              <w:spacing w:after="0"/>
            </w:pPr>
            <w:r>
              <w:t>1.</w:t>
            </w:r>
            <w:r>
              <w:rPr>
                <w:lang w:val="en-US"/>
              </w:rPr>
              <w:t xml:space="preserve"> The current peak value minus the last valley value must be bigger than the threshold. </w:t>
            </w:r>
          </w:p>
        </w:tc>
      </w:tr>
      <w:tr w:rsidR="0087014B" w:rsidRPr="008F4478">
        <w:tc>
          <w:tcPr>
            <w:tcW w:w="9016" w:type="dxa"/>
          </w:tcPr>
          <w:p w:rsidR="0087014B" w:rsidRPr="008F4478" w:rsidRDefault="00D5184D">
            <w:pPr>
              <w:spacing w:after="0"/>
              <w:rPr>
                <w:lang w:val="en-US"/>
                <w:rPrChange w:id="2472" w:author="jie sun" w:date="2018-04-15T19:24:00Z">
                  <w:rPr/>
                </w:rPrChange>
              </w:rPr>
            </w:pPr>
            <w:r w:rsidRPr="008F4478">
              <w:rPr>
                <w:lang w:val="en-US"/>
                <w:rPrChange w:id="2473" w:author="jie sun" w:date="2018-04-15T19:24:00Z">
                  <w:rPr/>
                </w:rPrChange>
              </w:rPr>
              <w:t>2.</w:t>
            </w:r>
            <w:r>
              <w:rPr>
                <w:lang w:val="en-US"/>
              </w:rPr>
              <w:t xml:space="preserve"> The Threshold is Dynamic and related with different walking patterns. </w:t>
            </w:r>
            <w:del w:id="2474" w:author="jie sun" w:date="2018-04-15T19:28:00Z">
              <w:r w:rsidRPr="008F4478" w:rsidDel="00122733">
                <w:rPr>
                  <w:lang w:val="en-US"/>
                  <w:rPrChange w:id="2475" w:author="jie sun" w:date="2018-04-15T19:24:00Z">
                    <w:rPr/>
                  </w:rPrChange>
                </w:rPr>
                <w:delText>(</w:delText>
              </w:r>
            </w:del>
            <w:r w:rsidRPr="008F4478">
              <w:rPr>
                <w:lang w:val="en-US"/>
                <w:rPrChange w:id="2476" w:author="jie sun" w:date="2018-04-15T19:24:00Z">
                  <w:rPr/>
                </w:rPrChange>
              </w:rPr>
              <w:t>There is one red peak datum being filtered.</w:t>
            </w:r>
            <w:del w:id="2477" w:author="jie sun" w:date="2018-04-15T19:28:00Z">
              <w:r w:rsidRPr="008F4478" w:rsidDel="00122733">
                <w:rPr>
                  <w:lang w:val="en-US"/>
                  <w:rPrChange w:id="2478" w:author="jie sun" w:date="2018-04-15T19:24:00Z">
                    <w:rPr/>
                  </w:rPrChange>
                </w:rPr>
                <w:delText>)</w:delText>
              </w:r>
            </w:del>
          </w:p>
        </w:tc>
      </w:tr>
    </w:tbl>
    <w:p w:rsidR="0087014B" w:rsidRPr="00DA038E" w:rsidRDefault="00D5184D">
      <w:pPr>
        <w:pStyle w:val="Caption"/>
        <w:rPr>
          <w:del w:id="2479" w:author="像个男人一样" w:date="2018-03-22T11:58:00Z"/>
        </w:rPr>
        <w:pPrChange w:id="2480" w:author="像个男人一样" w:date="2018-03-21T01:42:00Z">
          <w:pPr/>
        </w:pPrChange>
      </w:pPr>
      <w:r w:rsidRPr="00DA038E">
        <w:t xml:space="preserve">The following </w:t>
      </w:r>
      <w:del w:id="2481" w:author="jie sun" w:date="2018-04-08T18:25:00Z">
        <w:r w:rsidRPr="00DA038E" w:rsidDel="006C170B">
          <w:delText xml:space="preserve">diagram </w:delText>
        </w:r>
      </w:del>
      <w:ins w:id="2482" w:author="jie sun" w:date="2018-04-08T18:25:00Z">
        <w:r w:rsidR="006C170B" w:rsidRPr="00DA038E">
          <w:t xml:space="preserve">figure </w:t>
        </w:r>
      </w:ins>
      <w:r w:rsidRPr="00DA038E">
        <w:t>can be an example for this algorithm.</w:t>
      </w:r>
    </w:p>
    <w:p w:rsidR="0087014B" w:rsidRDefault="00D5184D">
      <w:pPr>
        <w:pStyle w:val="Caption"/>
        <w:pPrChange w:id="2483" w:author="像个男人一样" w:date="2018-03-21T01:42:00Z">
          <w:pPr>
            <w:pStyle w:val="Subtitle"/>
          </w:pPr>
        </w:pPrChange>
      </w:pPr>
      <w:del w:id="2484" w:author="像个男人一样" w:date="2018-03-22T11:58:00Z">
        <w:r>
          <w:delText xml:space="preserve">Figure 2. </w:delText>
        </w:r>
        <w:r>
          <w:fldChar w:fldCharType="begin"/>
        </w:r>
        <w:r>
          <w:delInstrText xml:space="preserve"> SEQ Figure_2. \* ARABIC </w:delInstrText>
        </w:r>
        <w:r>
          <w:fldChar w:fldCharType="separate"/>
        </w:r>
      </w:del>
      <w:ins w:id="2485" w:author="像个男人一样" w:date="2018-03-22T11:51:00Z">
        <w:del w:id="2486" w:author="像个男人一样" w:date="2018-03-22T11:58:00Z">
          <w:r>
            <w:rPr>
              <w:b/>
            </w:rPr>
            <w:delText>错误！未指定顺序。</w:delText>
          </w:r>
        </w:del>
      </w:ins>
      <w:ins w:id="2487" w:author="像个男人一样" w:date="2018-03-21T23:39:00Z">
        <w:del w:id="2488" w:author="像个男人一样" w:date="2018-03-22T11:58:00Z">
          <w:r>
            <w:rPr>
              <w:b/>
            </w:rPr>
            <w:delText>错误！未指定顺序。</w:delText>
          </w:r>
        </w:del>
      </w:ins>
      <w:ins w:id="2489" w:author="像个男人一样" w:date="2018-03-21T23:10:00Z">
        <w:del w:id="2490" w:author="像个男人一样" w:date="2018-03-22T11:58:00Z">
          <w:r>
            <w:rPr>
              <w:b/>
            </w:rPr>
            <w:delText>错误！未指定顺序。</w:delText>
          </w:r>
        </w:del>
      </w:ins>
      <w:ins w:id="2491" w:author="像个男人一样" w:date="2018-03-21T23:08:00Z">
        <w:del w:id="2492" w:author="像个男人一样" w:date="2018-03-22T11:58:00Z">
          <w:r>
            <w:rPr>
              <w:b/>
            </w:rPr>
            <w:delText>错误！未指定顺序。</w:delText>
          </w:r>
        </w:del>
      </w:ins>
      <w:ins w:id="2493" w:author="像个男人一样" w:date="2018-03-21T02:33:00Z">
        <w:del w:id="2494" w:author="像个男人一样" w:date="2018-03-22T11:58:00Z">
          <w:r>
            <w:rPr>
              <w:b/>
            </w:rPr>
            <w:delText>错误！未指定顺序。错误！未指定顺序。</w:delText>
          </w:r>
        </w:del>
      </w:ins>
      <w:ins w:id="2495" w:author="像个男人一样" w:date="2018-03-21T02:31:00Z">
        <w:del w:id="2496" w:author="像个男人一样" w:date="2018-03-22T11:58:00Z">
          <w:r>
            <w:rPr>
              <w:b/>
            </w:rPr>
            <w:delText>错误！未指定顺序。</w:delText>
          </w:r>
        </w:del>
      </w:ins>
      <w:ins w:id="2497" w:author="像个男人一样" w:date="2018-03-21T02:30:00Z">
        <w:del w:id="2498" w:author="像个男人一样" w:date="2018-03-22T11:58:00Z">
          <w:r>
            <w:rPr>
              <w:b/>
            </w:rPr>
            <w:delText>错误！未指定顺序。</w:delText>
          </w:r>
        </w:del>
      </w:ins>
      <w:ins w:id="2499" w:author="像个男人一样" w:date="2018-03-21T02:29:00Z">
        <w:del w:id="2500" w:author="像个男人一样" w:date="2018-03-22T11:58:00Z">
          <w:r>
            <w:rPr>
              <w:b/>
            </w:rPr>
            <w:delText>错误！未指定顺序。错误！未指定顺序。</w:delText>
          </w:r>
        </w:del>
      </w:ins>
      <w:ins w:id="2501" w:author="像个男人一样" w:date="2018-03-21T02:26:00Z">
        <w:del w:id="2502" w:author="像个男人一样" w:date="2018-03-22T11:58:00Z">
          <w:r>
            <w:rPr>
              <w:b/>
            </w:rPr>
            <w:delText>错误！未指定顺序。</w:delText>
          </w:r>
        </w:del>
      </w:ins>
      <w:ins w:id="2503" w:author="像个男人一样" w:date="2018-03-21T02:25:00Z">
        <w:del w:id="2504" w:author="像个男人一样" w:date="2018-03-22T11:58:00Z">
          <w:r>
            <w:rPr>
              <w:b/>
            </w:rPr>
            <w:delText>错误！未指定顺序。</w:delText>
          </w:r>
        </w:del>
      </w:ins>
      <w:ins w:id="2505" w:author="像个男人一样" w:date="2018-03-21T02:24:00Z">
        <w:del w:id="2506" w:author="像个男人一样" w:date="2018-03-22T11:58:00Z">
          <w:r>
            <w:rPr>
              <w:b/>
            </w:rPr>
            <w:delText>错误！未指定顺序。</w:delText>
          </w:r>
        </w:del>
      </w:ins>
      <w:ins w:id="2507" w:author="像个男人一样" w:date="2018-03-21T02:23:00Z">
        <w:del w:id="2508" w:author="像个男人一样" w:date="2018-03-22T11:58:00Z">
          <w:r>
            <w:rPr>
              <w:b/>
            </w:rPr>
            <w:delText>错误！未指定顺序。</w:delText>
          </w:r>
        </w:del>
      </w:ins>
      <w:ins w:id="2509" w:author="像个男人一样" w:date="2018-03-21T02:22:00Z">
        <w:del w:id="2510" w:author="像个男人一样" w:date="2018-03-22T11:58:00Z">
          <w:r>
            <w:rPr>
              <w:b/>
            </w:rPr>
            <w:delText>错误！未指定顺序。</w:delText>
          </w:r>
        </w:del>
      </w:ins>
      <w:ins w:id="2511" w:author="像个男人一样" w:date="2018-03-21T02:17:00Z">
        <w:del w:id="2512" w:author="像个男人一样" w:date="2018-03-22T11:58:00Z">
          <w:r>
            <w:rPr>
              <w:b/>
            </w:rPr>
            <w:delText>错误！未指定顺序。错误！未指定顺序。错误！未指定顺序。</w:delText>
          </w:r>
        </w:del>
      </w:ins>
      <w:ins w:id="2513" w:author="像个男人一样" w:date="2018-03-21T02:15:00Z">
        <w:del w:id="2514" w:author="像个男人一样" w:date="2018-03-22T11:58:00Z">
          <w:r>
            <w:rPr>
              <w:b/>
            </w:rPr>
            <w:delText>错误！未指定顺序。</w:delText>
          </w:r>
        </w:del>
      </w:ins>
      <w:ins w:id="2515" w:author="像个男人一样" w:date="2018-03-21T02:14:00Z">
        <w:del w:id="2516" w:author="像个男人一样" w:date="2018-03-22T11:58:00Z">
          <w:r>
            <w:rPr>
              <w:b/>
            </w:rPr>
            <w:delText>错误！未指定顺序。</w:delText>
          </w:r>
        </w:del>
      </w:ins>
      <w:ins w:id="2517" w:author="像个男人一样" w:date="2018-03-21T02:13:00Z">
        <w:del w:id="2518" w:author="像个男人一样" w:date="2018-03-22T11:58:00Z">
          <w:r>
            <w:rPr>
              <w:b/>
            </w:rPr>
            <w:delText>错误！未指定顺序。</w:delText>
          </w:r>
        </w:del>
      </w:ins>
      <w:ins w:id="2519" w:author="像个男人一样" w:date="2018-03-21T02:12:00Z">
        <w:del w:id="2520" w:author="像个男人一样" w:date="2018-03-22T11:58:00Z">
          <w:r>
            <w:rPr>
              <w:b/>
            </w:rPr>
            <w:delText>错误！未指定顺序。</w:delText>
          </w:r>
        </w:del>
      </w:ins>
      <w:ins w:id="2521" w:author="像个男人一样" w:date="2018-03-21T02:02:00Z">
        <w:del w:id="2522" w:author="像个男人一样" w:date="2018-03-22T11:58:00Z">
          <w:r>
            <w:rPr>
              <w:b/>
            </w:rPr>
            <w:delText>错误！未指定顺序。错误！未指定顺序。</w:delText>
          </w:r>
        </w:del>
      </w:ins>
      <w:ins w:id="2523" w:author="像个男人一样" w:date="2018-03-21T02:01:00Z">
        <w:del w:id="2524" w:author="像个男人一样" w:date="2018-03-22T11:58:00Z">
          <w:r>
            <w:rPr>
              <w:b/>
            </w:rPr>
            <w:delText>错误！未指定顺序。</w:delText>
          </w:r>
        </w:del>
      </w:ins>
      <w:ins w:id="2525" w:author="像个男人一样" w:date="2018-03-21T02:00:00Z">
        <w:del w:id="2526" w:author="像个男人一样" w:date="2018-03-22T11:58:00Z">
          <w:r>
            <w:rPr>
              <w:b/>
            </w:rPr>
            <w:delText>错误！未指定顺序。</w:delText>
          </w:r>
        </w:del>
      </w:ins>
      <w:ins w:id="2527" w:author="像个男人一样" w:date="2018-03-21T01:59:00Z">
        <w:del w:id="2528" w:author="像个男人一样" w:date="2018-03-22T11:58:00Z">
          <w:r>
            <w:rPr>
              <w:b/>
            </w:rPr>
            <w:delText>错误！未指定顺序。</w:delText>
          </w:r>
        </w:del>
      </w:ins>
      <w:ins w:id="2529" w:author="像个男人一样" w:date="2018-03-21T01:58:00Z">
        <w:del w:id="2530" w:author="像个男人一样" w:date="2018-03-22T11:58:00Z">
          <w:r>
            <w:rPr>
              <w:b/>
            </w:rPr>
            <w:delText>错误！未指定顺序。错误！未指定顺序。</w:delText>
          </w:r>
        </w:del>
      </w:ins>
      <w:ins w:id="2531" w:author="像个男人一样" w:date="2018-03-21T01:57:00Z">
        <w:del w:id="2532" w:author="像个男人一样" w:date="2018-03-22T11:58:00Z">
          <w:r>
            <w:rPr>
              <w:b/>
            </w:rPr>
            <w:delText>错误！未指定顺序。</w:delText>
          </w:r>
        </w:del>
      </w:ins>
      <w:ins w:id="2533" w:author="像个男人一样" w:date="2018-03-21T01:48:00Z">
        <w:del w:id="2534" w:author="像个男人一样" w:date="2018-03-22T11:58:00Z">
          <w:r>
            <w:rPr>
              <w:b/>
            </w:rPr>
            <w:delText>错误！未指定顺序。错误！未指定顺序。</w:delText>
          </w:r>
        </w:del>
      </w:ins>
      <w:ins w:id="2535" w:author="像个男人一样" w:date="2018-03-21T01:47:00Z">
        <w:del w:id="2536" w:author="像个男人一样" w:date="2018-03-22T11:58:00Z">
          <w:r>
            <w:rPr>
              <w:b/>
            </w:rPr>
            <w:delText>错误！未指定顺序。</w:delText>
          </w:r>
        </w:del>
      </w:ins>
      <w:ins w:id="2537" w:author="像个男人一样" w:date="2018-03-21T01:46:00Z">
        <w:del w:id="2538" w:author="像个男人一样" w:date="2018-03-22T11:58:00Z">
          <w:r>
            <w:rPr>
              <w:b/>
            </w:rPr>
            <w:delText>错误！未指定顺序。</w:delText>
          </w:r>
        </w:del>
      </w:ins>
      <w:ins w:id="2539" w:author="像个男人一样" w:date="2018-03-21T01:45:00Z">
        <w:del w:id="2540" w:author="像个男人一样" w:date="2018-03-22T11:58:00Z">
          <w:r>
            <w:rPr>
              <w:b/>
            </w:rPr>
            <w:delText>错误！未指定顺序。错误！未指定顺序。</w:delText>
          </w:r>
        </w:del>
      </w:ins>
      <w:ins w:id="2541" w:author="像个男人一样" w:date="2018-03-21T01:43:00Z">
        <w:del w:id="2542" w:author="像个男人一样" w:date="2018-03-22T11:58:00Z">
          <w:r>
            <w:rPr>
              <w:b/>
            </w:rPr>
            <w:delText>错误！未指定顺序。</w:delText>
          </w:r>
        </w:del>
      </w:ins>
      <w:del w:id="2543" w:author="像个男人一样" w:date="2018-03-22T11:58:00Z">
        <w:r>
          <w:delText>10</w:delText>
        </w:r>
        <w:r>
          <w:fldChar w:fldCharType="end"/>
        </w:r>
      </w:del>
      <w:del w:id="2544" w:author="像个男人一样" w:date="2018-03-21T01:42:00Z">
        <w:r>
          <w:delText xml:space="preserve"> </w:delText>
        </w:r>
      </w:del>
      <w:del w:id="2545" w:author="像个男人一样" w:date="2018-03-21T01:41:00Z">
        <w:r>
          <w:delText>The threshold figure</w:delText>
        </w:r>
      </w:del>
    </w:p>
    <w:p w:rsidR="0087014B" w:rsidRDefault="00D5184D">
      <w:pPr>
        <w:jc w:val="center"/>
        <w:rPr>
          <w:ins w:id="2546" w:author="像个男人一样" w:date="2018-03-21T01:42:00Z"/>
        </w:rPr>
        <w:pPrChange w:id="2547" w:author="jie sun" w:date="2018-04-16T21:34:00Z">
          <w:pPr/>
        </w:pPrChange>
      </w:pPr>
      <w:del w:id="2548" w:author="像个男人一样" w:date="2018-03-21T01:41:00Z">
        <w:r>
          <w:rPr>
            <w:noProof/>
          </w:rPr>
          <w:drawing>
            <wp:inline distT="0" distB="0" distL="0" distR="0">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ins w:id="2549" w:author="像个男人一样" w:date="2018-03-21T01:41:00Z">
        <w:r>
          <w:rPr>
            <w:noProof/>
          </w:rPr>
          <w:drawing>
            <wp:inline distT="0" distB="0" distL="0" distR="0">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rsidR="0087014B" w:rsidRDefault="00D5184D">
      <w:pPr>
        <w:pStyle w:val="Caption"/>
        <w:jc w:val="center"/>
        <w:rPr>
          <w:lang w:val="en-US"/>
        </w:rPr>
        <w:pPrChange w:id="2550" w:author="jie sun" w:date="2018-04-16T21:34:00Z">
          <w:pPr/>
        </w:pPrChange>
      </w:pPr>
      <w:bookmarkStart w:id="2551" w:name="_Toc517801880"/>
      <w:ins w:id="2552" w:author="像个男人一样" w:date="2018-03-21T01:42:00Z">
        <w:r>
          <w:t xml:space="preserve">Figure </w:t>
        </w:r>
      </w:ins>
      <w:ins w:id="2553" w:author="JIE  SUN" w:date="2018-06-21T13:36:00Z">
        <w:r w:rsidR="00A64E7B">
          <w:fldChar w:fldCharType="begin"/>
        </w:r>
        <w:r w:rsidR="00A64E7B">
          <w:instrText xml:space="preserve"> STYLEREF 1 \s </w:instrText>
        </w:r>
      </w:ins>
      <w:r w:rsidR="00A64E7B">
        <w:fldChar w:fldCharType="separate"/>
      </w:r>
      <w:r w:rsidR="00A64E7B">
        <w:rPr>
          <w:noProof/>
        </w:rPr>
        <w:t>2</w:t>
      </w:r>
      <w:ins w:id="255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555" w:author="JIE  SUN" w:date="2018-06-21T13:36:00Z">
        <w:r w:rsidR="00A64E7B">
          <w:rPr>
            <w:noProof/>
          </w:rPr>
          <w:t>10</w:t>
        </w:r>
        <w:r w:rsidR="00A64E7B">
          <w:fldChar w:fldCharType="end"/>
        </w:r>
      </w:ins>
      <w:ins w:id="2556" w:author="jie sun" w:date="2018-04-19T13:00:00Z">
        <w:del w:id="2557" w:author="JIE  SUN" w:date="2018-06-21T13:34:00Z">
          <w:r w:rsidR="00083FE7" w:rsidDel="00A64E7B">
            <w:fldChar w:fldCharType="begin"/>
          </w:r>
          <w:r w:rsidR="00083FE7" w:rsidDel="00A64E7B">
            <w:delInstrText xml:space="preserve"> STYLEREF 1 \s </w:delInstrText>
          </w:r>
        </w:del>
      </w:ins>
      <w:del w:id="2558" w:author="JIE  SUN" w:date="2018-06-21T13:34:00Z">
        <w:r w:rsidR="00083FE7" w:rsidDel="00A64E7B">
          <w:fldChar w:fldCharType="separate"/>
        </w:r>
        <w:r w:rsidR="00083FE7" w:rsidDel="00A64E7B">
          <w:rPr>
            <w:noProof/>
          </w:rPr>
          <w:delText>2</w:delText>
        </w:r>
      </w:del>
      <w:ins w:id="2559" w:author="jie sun" w:date="2018-04-19T13:00:00Z">
        <w:del w:id="256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561" w:author="JIE  SUN" w:date="2018-06-21T13:34:00Z">
        <w:r w:rsidR="00083FE7" w:rsidDel="00A64E7B">
          <w:fldChar w:fldCharType="separate"/>
        </w:r>
      </w:del>
      <w:ins w:id="2562" w:author="jie sun" w:date="2018-04-19T13:00:00Z">
        <w:del w:id="2563" w:author="JIE  SUN" w:date="2018-06-21T13:34:00Z">
          <w:r w:rsidR="00083FE7" w:rsidDel="00A64E7B">
            <w:rPr>
              <w:noProof/>
            </w:rPr>
            <w:delText>10</w:delText>
          </w:r>
          <w:r w:rsidR="00083FE7" w:rsidDel="00A64E7B">
            <w:fldChar w:fldCharType="end"/>
          </w:r>
        </w:del>
      </w:ins>
      <w:ins w:id="2564" w:author="像个男人一样" w:date="2018-03-21T01:42:00Z">
        <w:del w:id="2565"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566" w:author="像个男人一样" w:date="2018-03-22T11:51:00Z">
        <w:del w:id="2567" w:author="jie sun" w:date="2018-04-10T21:45:00Z">
          <w:r w:rsidDel="00454521">
            <w:delText>10</w:delText>
          </w:r>
        </w:del>
      </w:ins>
      <w:ins w:id="2568" w:author="像个男人一样" w:date="2018-03-21T01:42:00Z">
        <w:del w:id="2569" w:author="jie sun" w:date="2018-04-10T21:45:00Z">
          <w:r w:rsidDel="00454521">
            <w:fldChar w:fldCharType="end"/>
          </w:r>
        </w:del>
        <w:bookmarkStart w:id="2570" w:name="_Toc5409"/>
        <w:bookmarkStart w:id="2571" w:name="_Toc1166"/>
        <w:bookmarkStart w:id="2572" w:name="_Toc6554"/>
        <w:bookmarkStart w:id="2573" w:name="_Toc13454"/>
        <w:bookmarkStart w:id="2574" w:name="_Toc21765"/>
        <w:bookmarkStart w:id="2575" w:name="_Toc23823"/>
        <w:bookmarkStart w:id="2576" w:name="_Toc29933"/>
        <w:bookmarkStart w:id="2577" w:name="_Toc730"/>
        <w:bookmarkStart w:id="2578" w:name="_Toc12423"/>
        <w:bookmarkStart w:id="2579" w:name="_Toc29736"/>
        <w:bookmarkStart w:id="2580" w:name="_Toc7802"/>
        <w:bookmarkStart w:id="2581" w:name="_Toc14551"/>
        <w:bookmarkStart w:id="2582" w:name="_Toc12117"/>
        <w:bookmarkStart w:id="2583" w:name="_Toc25358"/>
        <w:bookmarkStart w:id="2584" w:name="_Toc30572"/>
        <w:bookmarkStart w:id="2585" w:name="_Toc8461"/>
        <w:bookmarkStart w:id="2586" w:name="_Toc22751"/>
        <w:bookmarkStart w:id="2587" w:name="_Toc5984"/>
        <w:bookmarkStart w:id="2588" w:name="_Toc11656"/>
        <w:bookmarkStart w:id="2589" w:name="_Toc15753"/>
        <w:bookmarkStart w:id="2590" w:name="_Toc7503"/>
        <w:bookmarkStart w:id="2591" w:name="_Toc227"/>
        <w:bookmarkStart w:id="2592" w:name="_Toc2081"/>
        <w:bookmarkStart w:id="2593" w:name="_Toc22325"/>
        <w:bookmarkStart w:id="2594" w:name="_Toc5034"/>
        <w:r>
          <w:rPr>
            <w:rFonts w:hint="eastAsia"/>
          </w:rPr>
          <w:t xml:space="preserve">:The </w:t>
        </w:r>
      </w:ins>
      <w:ins w:id="2595" w:author="jie sun" w:date="2018-04-16T22:27:00Z">
        <w:r w:rsidR="00BB4424">
          <w:t>T</w:t>
        </w:r>
      </w:ins>
      <w:ins w:id="2596" w:author="像个男人一样" w:date="2018-03-21T01:42:00Z">
        <w:del w:id="2597" w:author="jie sun" w:date="2018-04-16T22:27:00Z">
          <w:r w:rsidDel="00BB4424">
            <w:rPr>
              <w:rFonts w:hint="eastAsia"/>
            </w:rPr>
            <w:delText>t</w:delText>
          </w:r>
        </w:del>
        <w:r>
          <w:rPr>
            <w:rFonts w:hint="eastAsia"/>
          </w:rPr>
          <w:t xml:space="preserve">hreshold </w:t>
        </w:r>
      </w:ins>
      <w:ins w:id="2598" w:author="jie sun" w:date="2018-04-16T22:27:00Z">
        <w:r w:rsidR="00BB4424">
          <w:t>F</w:t>
        </w:r>
      </w:ins>
      <w:ins w:id="2599" w:author="像个男人一样" w:date="2018-03-21T01:42:00Z">
        <w:del w:id="2600" w:author="jie sun" w:date="2018-04-16T22:27:00Z">
          <w:r w:rsidDel="00BB4424">
            <w:rPr>
              <w:rFonts w:hint="eastAsia"/>
            </w:rPr>
            <w:delText>f</w:delText>
          </w:r>
        </w:del>
        <w:r>
          <w:rPr>
            <w:rFonts w:hint="eastAsia"/>
          </w:rPr>
          <w:t>igure</w:t>
        </w:r>
      </w:ins>
      <w:bookmarkEnd w:id="2551"/>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p>
    <w:p w:rsidR="0087014B" w:rsidRDefault="00D5184D">
      <w:pPr>
        <w:pStyle w:val="Heading3"/>
        <w:rPr>
          <w:lang w:val="en-US"/>
        </w:rPr>
      </w:pPr>
      <w:bookmarkStart w:id="2601" w:name="_Toc14406"/>
      <w:bookmarkStart w:id="2602" w:name="_Toc11047"/>
      <w:bookmarkStart w:id="2603" w:name="_Toc5176"/>
      <w:bookmarkStart w:id="2604" w:name="_Toc28426"/>
      <w:bookmarkStart w:id="2605" w:name="_Toc32033"/>
      <w:bookmarkStart w:id="2606" w:name="_Toc24111"/>
      <w:bookmarkStart w:id="2607" w:name="_Toc11901"/>
      <w:bookmarkStart w:id="2608" w:name="_Toc23423"/>
      <w:bookmarkStart w:id="2609" w:name="_Toc15273"/>
      <w:bookmarkStart w:id="2610" w:name="_Toc517813680"/>
      <w:r>
        <w:rPr>
          <w:rFonts w:hint="eastAsia"/>
          <w:lang w:val="en-US"/>
        </w:rPr>
        <w:t>Pattern Recognition Algorithm</w:t>
      </w:r>
      <w:bookmarkEnd w:id="2601"/>
      <w:bookmarkEnd w:id="2602"/>
      <w:bookmarkEnd w:id="2603"/>
      <w:bookmarkEnd w:id="2604"/>
      <w:bookmarkEnd w:id="2605"/>
      <w:bookmarkEnd w:id="2606"/>
      <w:bookmarkEnd w:id="2607"/>
      <w:bookmarkEnd w:id="2608"/>
      <w:bookmarkEnd w:id="2609"/>
      <w:bookmarkEnd w:id="2610"/>
    </w:p>
    <w:p w:rsidR="0087014B" w:rsidRDefault="00D5184D">
      <w:pPr>
        <w:rPr>
          <w:lang w:val="en-US"/>
        </w:rPr>
      </w:pPr>
      <w:r>
        <w:rPr>
          <w:lang w:val="en-US"/>
        </w:rPr>
        <w:t xml:space="preserve">One regulation </w:t>
      </w:r>
      <w:r>
        <w:rPr>
          <w:rFonts w:hint="eastAsia"/>
          <w:lang w:val="en-US"/>
        </w:rPr>
        <w:t>is</w:t>
      </w:r>
      <w:r>
        <w:rPr>
          <w:lang w:val="en-US"/>
        </w:rPr>
        <w:t>:</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pPr>
              <w:spacing w:after="0"/>
            </w:pPr>
            <w:r>
              <w:t>For examples:</w:t>
            </w:r>
            <w:r>
              <w:rPr>
                <w:rFonts w:hint="eastAsia"/>
              </w:rPr>
              <w:t>(the</w:t>
            </w:r>
            <w:r>
              <w:t xml:space="preserve"> walking patterns</w:t>
            </w:r>
            <w:r>
              <w:rPr>
                <w:rFonts w:hint="eastAsia"/>
              </w:rPr>
              <w:t>)</w:t>
            </w:r>
          </w:p>
          <w:p w:rsidR="0087014B" w:rsidRDefault="00D5184D">
            <w:pPr>
              <w:numPr>
                <w:ilvl w:val="0"/>
                <w:numId w:val="3"/>
              </w:numPr>
              <w:spacing w:after="0"/>
            </w:pPr>
            <w:r>
              <w:rPr>
                <w:lang w:val="en-US"/>
              </w:rPr>
              <w:t>Walking, phone in pocket.</w:t>
            </w:r>
          </w:p>
          <w:p w:rsidR="0087014B" w:rsidRDefault="00D5184D">
            <w:pPr>
              <w:numPr>
                <w:ilvl w:val="0"/>
                <w:numId w:val="3"/>
              </w:numPr>
              <w:spacing w:after="0"/>
            </w:pPr>
            <w:r>
              <w:rPr>
                <w:lang w:val="en-US"/>
              </w:rPr>
              <w:t>Walking, phone in hands.</w:t>
            </w:r>
          </w:p>
          <w:p w:rsidR="0087014B" w:rsidRDefault="00D5184D">
            <w:pPr>
              <w:numPr>
                <w:ilvl w:val="0"/>
                <w:numId w:val="3"/>
              </w:numPr>
              <w:spacing w:after="0"/>
            </w:pPr>
            <w:r>
              <w:rPr>
                <w:lang w:val="en-US"/>
              </w:rPr>
              <w:t>Walking, phone beside ear.</w:t>
            </w:r>
          </w:p>
          <w:p w:rsidR="0087014B" w:rsidRDefault="00D5184D">
            <w:pPr>
              <w:numPr>
                <w:ilvl w:val="0"/>
                <w:numId w:val="3"/>
              </w:numPr>
              <w:spacing w:after="0"/>
            </w:pPr>
            <w:r>
              <w:rPr>
                <w:lang w:val="en-US"/>
              </w:rPr>
              <w:t>Running, phone in pocket.</w:t>
            </w:r>
          </w:p>
          <w:p w:rsidR="0087014B" w:rsidRDefault="00D5184D">
            <w:pPr>
              <w:pStyle w:val="Caption"/>
              <w:spacing w:after="0"/>
              <w:pPrChange w:id="2611" w:author="像个男人一样" w:date="2018-03-21T01:43:00Z">
                <w:pPr>
                  <w:spacing w:after="0"/>
                </w:pPr>
              </w:pPrChange>
            </w:pPr>
            <w:del w:id="2612" w:author="像个男人一样" w:date="2018-03-22T11:57:00Z">
              <w:r w:rsidRPr="009276F8">
                <w:rPr>
                  <w:iCs w:val="0"/>
                  <w:color w:val="auto"/>
                  <w:sz w:val="24"/>
                  <w:szCs w:val="22"/>
                  <w:lang w:val="en-US"/>
                  <w:rPrChange w:id="2613" w:author="jie sun" w:date="2018-04-08T15:17:00Z">
                    <w:rPr/>
                  </w:rPrChange>
                </w:rPr>
                <w:lastRenderedPageBreak/>
                <w:delText>1.</w:delText>
              </w:r>
            </w:del>
            <w:del w:id="2614" w:author="像个男人一样" w:date="2018-03-22T11:58:00Z">
              <w:r w:rsidRPr="009276F8">
                <w:rPr>
                  <w:iCs w:val="0"/>
                  <w:color w:val="auto"/>
                  <w:sz w:val="24"/>
                  <w:szCs w:val="22"/>
                  <w:lang w:val="en-US"/>
                  <w:rPrChange w:id="2615" w:author="jie sun" w:date="2018-04-08T15:17:00Z">
                    <w:rPr/>
                  </w:rPrChange>
                </w:rPr>
                <w:delText xml:space="preserve"> </w:delText>
              </w:r>
            </w:del>
            <w:r w:rsidRPr="009276F8">
              <w:rPr>
                <w:iCs w:val="0"/>
                <w:color w:val="auto"/>
                <w:sz w:val="24"/>
                <w:szCs w:val="22"/>
                <w:lang w:val="en-US"/>
                <w:rPrChange w:id="2616" w:author="jie sun" w:date="2018-04-08T15:17:00Z">
                  <w:rPr/>
                </w:rPrChange>
              </w:rPr>
              <w:t>In different patterns, you can see the distinction of the wave variation of accel</w:t>
            </w:r>
            <w:ins w:id="2617" w:author="像个男人一样" w:date="2018-03-22T11:57:00Z">
              <w:r w:rsidRPr="009276F8">
                <w:rPr>
                  <w:iCs w:val="0"/>
                  <w:color w:val="auto"/>
                  <w:sz w:val="24"/>
                  <w:szCs w:val="22"/>
                  <w:lang w:val="en-US"/>
                </w:rPr>
                <w:t>e</w:t>
              </w:r>
            </w:ins>
            <w:ins w:id="2618" w:author="像个男人一样" w:date="2018-03-22T11:58:00Z">
              <w:r w:rsidRPr="009276F8">
                <w:rPr>
                  <w:iCs w:val="0"/>
                  <w:color w:val="auto"/>
                  <w:sz w:val="24"/>
                  <w:szCs w:val="22"/>
                  <w:lang w:val="en-US"/>
                </w:rPr>
                <w:t xml:space="preserve">rometer </w:t>
              </w:r>
            </w:ins>
            <w:del w:id="2619" w:author="jie sun" w:date="2018-04-08T15:17:00Z">
              <w:r w:rsidRPr="009276F8" w:rsidDel="009276F8">
                <w:rPr>
                  <w:iCs w:val="0"/>
                  <w:color w:val="auto"/>
                  <w:sz w:val="24"/>
                  <w:szCs w:val="22"/>
                  <w:lang w:val="en-US"/>
                  <w:rPrChange w:id="2620" w:author="jie sun" w:date="2018-04-08T15:17:00Z">
                    <w:rPr/>
                  </w:rPrChange>
                </w:rPr>
                <w:delText xml:space="preserve"> </w:delText>
              </w:r>
            </w:del>
            <w:r w:rsidRPr="009276F8">
              <w:rPr>
                <w:iCs w:val="0"/>
                <w:color w:val="auto"/>
                <w:sz w:val="24"/>
                <w:szCs w:val="22"/>
                <w:lang w:val="en-US"/>
                <w:rPrChange w:id="2621" w:author="jie sun" w:date="2018-04-08T15:17:00Z">
                  <w:rPr/>
                </w:rPrChange>
              </w:rPr>
              <w:t xml:space="preserve">value from the picture on the </w:t>
            </w:r>
            <w:r w:rsidRPr="009276F8">
              <w:rPr>
                <w:iCs w:val="0"/>
                <w:color w:val="auto"/>
                <w:sz w:val="24"/>
                <w:szCs w:val="22"/>
                <w:lang w:val="en-US"/>
              </w:rPr>
              <w:t>right</w:t>
            </w:r>
            <w:r w:rsidRPr="009276F8">
              <w:rPr>
                <w:iCs w:val="0"/>
                <w:color w:val="auto"/>
                <w:sz w:val="24"/>
                <w:szCs w:val="22"/>
                <w:lang w:val="en-US"/>
                <w:rPrChange w:id="2622" w:author="jie sun" w:date="2018-04-08T15:17:00Z">
                  <w:rPr/>
                </w:rPrChange>
              </w:rPr>
              <w:t>. The following diagram shows the difference between the pattern of walking with the phone in the pocket and the pattern of running with the phone in the pocket.</w:t>
            </w:r>
          </w:p>
        </w:tc>
      </w:tr>
    </w:tbl>
    <w:p w:rsidR="0087014B" w:rsidRDefault="0087014B">
      <w:pPr>
        <w:rPr>
          <w:del w:id="2623" w:author="像个男人一样" w:date="2018-03-22T11:57:00Z"/>
          <w:lang w:val="en-US"/>
        </w:rPr>
      </w:pPr>
    </w:p>
    <w:p w:rsidR="0087014B" w:rsidRDefault="00D5184D">
      <w:pPr>
        <w:pStyle w:val="Subtitle"/>
        <w:rPr>
          <w:del w:id="2624" w:author="像个男人一样" w:date="2018-03-21T01:43:00Z"/>
          <w:lang w:val="en-US"/>
        </w:rPr>
      </w:pPr>
      <w:del w:id="2625" w:author="像个男人一样" w:date="2018-03-22T11:57:00Z">
        <w:r>
          <w:delText xml:space="preserve">Figure 2. </w:delText>
        </w:r>
        <w:r>
          <w:fldChar w:fldCharType="begin"/>
        </w:r>
        <w:r>
          <w:delInstrText xml:space="preserve"> SEQ Figure_2. \* ARABIC </w:delInstrText>
        </w:r>
        <w:r>
          <w:fldChar w:fldCharType="separate"/>
        </w:r>
      </w:del>
      <w:ins w:id="2626" w:author="像个男人一样" w:date="2018-03-22T11:51:00Z">
        <w:del w:id="2627" w:author="像个男人一样" w:date="2018-03-22T11:57:00Z">
          <w:r>
            <w:rPr>
              <w:b/>
            </w:rPr>
            <w:delText>错误！未指定顺序。</w:delText>
          </w:r>
        </w:del>
      </w:ins>
      <w:ins w:id="2628" w:author="像个男人一样" w:date="2018-03-21T23:39:00Z">
        <w:del w:id="2629" w:author="像个男人一样" w:date="2018-03-22T11:57:00Z">
          <w:r>
            <w:rPr>
              <w:b/>
            </w:rPr>
            <w:delText>错误！未指定顺序。</w:delText>
          </w:r>
        </w:del>
      </w:ins>
      <w:ins w:id="2630" w:author="像个男人一样" w:date="2018-03-21T23:10:00Z">
        <w:del w:id="2631" w:author="像个男人一样" w:date="2018-03-22T11:57:00Z">
          <w:r>
            <w:rPr>
              <w:b/>
            </w:rPr>
            <w:delText>错误！未指定顺序。</w:delText>
          </w:r>
        </w:del>
      </w:ins>
      <w:ins w:id="2632" w:author="像个男人一样" w:date="2018-03-21T23:08:00Z">
        <w:del w:id="2633" w:author="像个男人一样" w:date="2018-03-22T11:57:00Z">
          <w:r>
            <w:rPr>
              <w:b/>
            </w:rPr>
            <w:delText>错误！未指定顺序。</w:delText>
          </w:r>
        </w:del>
      </w:ins>
      <w:ins w:id="2634" w:author="像个男人一样" w:date="2018-03-21T02:33:00Z">
        <w:del w:id="2635" w:author="像个男人一样" w:date="2018-03-22T11:57:00Z">
          <w:r>
            <w:rPr>
              <w:b/>
            </w:rPr>
            <w:delText>错误！未指定顺序。错误！未指定顺序。</w:delText>
          </w:r>
        </w:del>
      </w:ins>
      <w:ins w:id="2636" w:author="像个男人一样" w:date="2018-03-21T02:31:00Z">
        <w:del w:id="2637" w:author="像个男人一样" w:date="2018-03-22T11:57:00Z">
          <w:r>
            <w:rPr>
              <w:b/>
            </w:rPr>
            <w:delText>错误！未指定顺序。</w:delText>
          </w:r>
        </w:del>
      </w:ins>
      <w:ins w:id="2638" w:author="像个男人一样" w:date="2018-03-21T02:30:00Z">
        <w:del w:id="2639" w:author="像个男人一样" w:date="2018-03-22T11:57:00Z">
          <w:r>
            <w:rPr>
              <w:b/>
            </w:rPr>
            <w:delText>错误！未指定顺序。</w:delText>
          </w:r>
        </w:del>
      </w:ins>
      <w:ins w:id="2640" w:author="像个男人一样" w:date="2018-03-21T02:29:00Z">
        <w:del w:id="2641" w:author="像个男人一样" w:date="2018-03-22T11:57:00Z">
          <w:r>
            <w:rPr>
              <w:b/>
            </w:rPr>
            <w:delText>错误！未指定顺序。错误！未指定顺序。</w:delText>
          </w:r>
        </w:del>
      </w:ins>
      <w:ins w:id="2642" w:author="像个男人一样" w:date="2018-03-21T02:26:00Z">
        <w:del w:id="2643" w:author="像个男人一样" w:date="2018-03-22T11:57:00Z">
          <w:r>
            <w:rPr>
              <w:b/>
            </w:rPr>
            <w:delText>错误！未指定顺序。</w:delText>
          </w:r>
        </w:del>
      </w:ins>
      <w:ins w:id="2644" w:author="像个男人一样" w:date="2018-03-21T02:25:00Z">
        <w:del w:id="2645" w:author="像个男人一样" w:date="2018-03-22T11:57:00Z">
          <w:r>
            <w:rPr>
              <w:b/>
            </w:rPr>
            <w:delText>错误！未指定顺序。</w:delText>
          </w:r>
        </w:del>
      </w:ins>
      <w:ins w:id="2646" w:author="像个男人一样" w:date="2018-03-21T02:24:00Z">
        <w:del w:id="2647" w:author="像个男人一样" w:date="2018-03-22T11:57:00Z">
          <w:r>
            <w:rPr>
              <w:b/>
            </w:rPr>
            <w:delText>错误！未指定顺序。</w:delText>
          </w:r>
        </w:del>
      </w:ins>
      <w:ins w:id="2648" w:author="像个男人一样" w:date="2018-03-21T02:23:00Z">
        <w:del w:id="2649" w:author="像个男人一样" w:date="2018-03-22T11:57:00Z">
          <w:r>
            <w:rPr>
              <w:b/>
            </w:rPr>
            <w:delText>错误！未指定顺序。</w:delText>
          </w:r>
        </w:del>
      </w:ins>
      <w:ins w:id="2650" w:author="像个男人一样" w:date="2018-03-21T02:22:00Z">
        <w:del w:id="2651" w:author="像个男人一样" w:date="2018-03-22T11:57:00Z">
          <w:r>
            <w:rPr>
              <w:b/>
            </w:rPr>
            <w:delText>错误！未指定顺序。</w:delText>
          </w:r>
        </w:del>
      </w:ins>
      <w:ins w:id="2652" w:author="像个男人一样" w:date="2018-03-21T02:17:00Z">
        <w:del w:id="2653" w:author="像个男人一样" w:date="2018-03-22T11:57:00Z">
          <w:r>
            <w:rPr>
              <w:b/>
            </w:rPr>
            <w:delText>错误！未指定顺序。错误！未指定顺序。错误！未指定顺序。</w:delText>
          </w:r>
        </w:del>
      </w:ins>
      <w:ins w:id="2654" w:author="像个男人一样" w:date="2018-03-21T02:15:00Z">
        <w:del w:id="2655" w:author="像个男人一样" w:date="2018-03-22T11:57:00Z">
          <w:r>
            <w:rPr>
              <w:b/>
            </w:rPr>
            <w:delText>错误！未指定顺序。</w:delText>
          </w:r>
        </w:del>
      </w:ins>
      <w:ins w:id="2656" w:author="像个男人一样" w:date="2018-03-21T02:14:00Z">
        <w:del w:id="2657" w:author="像个男人一样" w:date="2018-03-22T11:57:00Z">
          <w:r>
            <w:rPr>
              <w:b/>
            </w:rPr>
            <w:delText>错误！未指定顺序。</w:delText>
          </w:r>
        </w:del>
      </w:ins>
      <w:ins w:id="2658" w:author="像个男人一样" w:date="2018-03-21T02:13:00Z">
        <w:del w:id="2659" w:author="像个男人一样" w:date="2018-03-22T11:57:00Z">
          <w:r>
            <w:rPr>
              <w:b/>
            </w:rPr>
            <w:delText>错误！未指定顺序。</w:delText>
          </w:r>
        </w:del>
      </w:ins>
      <w:ins w:id="2660" w:author="像个男人一样" w:date="2018-03-21T02:12:00Z">
        <w:del w:id="2661" w:author="像个男人一样" w:date="2018-03-22T11:57:00Z">
          <w:r>
            <w:rPr>
              <w:b/>
            </w:rPr>
            <w:delText>错误！未指定顺序。</w:delText>
          </w:r>
        </w:del>
      </w:ins>
      <w:ins w:id="2662" w:author="像个男人一样" w:date="2018-03-21T02:02:00Z">
        <w:del w:id="2663" w:author="像个男人一样" w:date="2018-03-22T11:57:00Z">
          <w:r>
            <w:rPr>
              <w:b/>
            </w:rPr>
            <w:delText>错误！未指定顺序。错误！未指定顺序。</w:delText>
          </w:r>
        </w:del>
      </w:ins>
      <w:ins w:id="2664" w:author="像个男人一样" w:date="2018-03-21T02:01:00Z">
        <w:del w:id="2665" w:author="像个男人一样" w:date="2018-03-22T11:57:00Z">
          <w:r>
            <w:rPr>
              <w:b/>
            </w:rPr>
            <w:delText>错误！未指定顺序。</w:delText>
          </w:r>
        </w:del>
      </w:ins>
      <w:ins w:id="2666" w:author="像个男人一样" w:date="2018-03-21T02:00:00Z">
        <w:del w:id="2667" w:author="像个男人一样" w:date="2018-03-22T11:57:00Z">
          <w:r>
            <w:rPr>
              <w:b/>
            </w:rPr>
            <w:delText>错误！未指定顺序。</w:delText>
          </w:r>
        </w:del>
      </w:ins>
      <w:ins w:id="2668" w:author="像个男人一样" w:date="2018-03-21T01:59:00Z">
        <w:del w:id="2669" w:author="像个男人一样" w:date="2018-03-22T11:57:00Z">
          <w:r>
            <w:rPr>
              <w:b/>
            </w:rPr>
            <w:delText>错误！未指定顺序。</w:delText>
          </w:r>
        </w:del>
      </w:ins>
      <w:ins w:id="2670" w:author="像个男人一样" w:date="2018-03-21T01:58:00Z">
        <w:del w:id="2671" w:author="像个男人一样" w:date="2018-03-22T11:57:00Z">
          <w:r>
            <w:rPr>
              <w:b/>
            </w:rPr>
            <w:delText>错误！未指定顺序。错误！未指定顺序。</w:delText>
          </w:r>
        </w:del>
      </w:ins>
      <w:ins w:id="2672" w:author="像个男人一样" w:date="2018-03-21T01:57:00Z">
        <w:del w:id="2673" w:author="像个男人一样" w:date="2018-03-22T11:57:00Z">
          <w:r>
            <w:rPr>
              <w:b/>
            </w:rPr>
            <w:delText>错误！未指定顺序。</w:delText>
          </w:r>
        </w:del>
      </w:ins>
      <w:ins w:id="2674" w:author="像个男人一样" w:date="2018-03-21T01:48:00Z">
        <w:del w:id="2675" w:author="像个男人一样" w:date="2018-03-22T11:57:00Z">
          <w:r>
            <w:rPr>
              <w:b/>
            </w:rPr>
            <w:delText>错误！未指定顺序。错误！未指定顺序。</w:delText>
          </w:r>
        </w:del>
      </w:ins>
      <w:ins w:id="2676" w:author="像个男人一样" w:date="2018-03-21T01:47:00Z">
        <w:del w:id="2677" w:author="像个男人一样" w:date="2018-03-22T11:57:00Z">
          <w:r>
            <w:rPr>
              <w:b/>
            </w:rPr>
            <w:delText>错误！未指定顺序。</w:delText>
          </w:r>
        </w:del>
      </w:ins>
      <w:ins w:id="2678" w:author="像个男人一样" w:date="2018-03-21T01:46:00Z">
        <w:del w:id="2679" w:author="像个男人一样" w:date="2018-03-22T11:57:00Z">
          <w:r>
            <w:rPr>
              <w:b/>
            </w:rPr>
            <w:delText>错误！未指定顺序。</w:delText>
          </w:r>
        </w:del>
      </w:ins>
      <w:ins w:id="2680" w:author="像个男人一样" w:date="2018-03-21T01:45:00Z">
        <w:del w:id="2681" w:author="像个男人一样" w:date="2018-03-22T11:57:00Z">
          <w:r>
            <w:rPr>
              <w:b/>
            </w:rPr>
            <w:delText>错误！未指定顺序。错误！未指定顺序。</w:delText>
          </w:r>
        </w:del>
      </w:ins>
      <w:del w:id="2682" w:author="像个男人一样" w:date="2018-03-22T11:57:00Z">
        <w:r>
          <w:delText>11</w:delText>
        </w:r>
        <w:r>
          <w:fldChar w:fldCharType="end"/>
        </w:r>
      </w:del>
      <w:del w:id="2683" w:author="像个男人一样" w:date="2018-03-21T01:43:00Z">
        <w:r>
          <w:delText xml:space="preserve"> </w:delText>
        </w:r>
      </w:del>
      <w:del w:id="2684" w:author="像个男人一样" w:date="2018-03-21T01:42:00Z">
        <w:r>
          <w:delText xml:space="preserve">The different Pattern data </w:delText>
        </w:r>
      </w:del>
    </w:p>
    <w:p w:rsidR="0087014B" w:rsidRDefault="00D5184D">
      <w:pPr>
        <w:pStyle w:val="Subtitle"/>
        <w:jc w:val="center"/>
        <w:rPr>
          <w:ins w:id="2685" w:author="像个男人一样" w:date="2018-03-21T01:42:00Z"/>
        </w:rPr>
        <w:pPrChange w:id="2686" w:author="jie sun" w:date="2018-04-16T21:34:00Z">
          <w:pPr/>
        </w:pPrChange>
      </w:pPr>
      <w:r>
        <w:rPr>
          <w:noProof/>
        </w:rPr>
        <w:drawing>
          <wp:inline distT="0" distB="0" distL="0" distR="0">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7014B" w:rsidRDefault="00D5184D">
      <w:pPr>
        <w:pStyle w:val="Caption"/>
        <w:jc w:val="center"/>
        <w:rPr>
          <w:lang w:val="en-US"/>
        </w:rPr>
        <w:pPrChange w:id="2687" w:author="jie sun" w:date="2018-04-16T21:34:00Z">
          <w:pPr/>
        </w:pPrChange>
      </w:pPr>
      <w:bookmarkStart w:id="2688" w:name="_Toc517801881"/>
      <w:ins w:id="2689" w:author="像个男人一样" w:date="2018-03-21T01:43:00Z">
        <w:r>
          <w:t xml:space="preserve">Figure </w:t>
        </w:r>
      </w:ins>
      <w:ins w:id="2690" w:author="JIE  SUN" w:date="2018-06-21T13:36:00Z">
        <w:r w:rsidR="00A64E7B">
          <w:fldChar w:fldCharType="begin"/>
        </w:r>
        <w:r w:rsidR="00A64E7B">
          <w:instrText xml:space="preserve"> STYLEREF 1 \s </w:instrText>
        </w:r>
      </w:ins>
      <w:r w:rsidR="00A64E7B">
        <w:fldChar w:fldCharType="separate"/>
      </w:r>
      <w:r w:rsidR="00A64E7B">
        <w:rPr>
          <w:noProof/>
        </w:rPr>
        <w:t>2</w:t>
      </w:r>
      <w:ins w:id="269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692" w:author="JIE  SUN" w:date="2018-06-21T13:36:00Z">
        <w:r w:rsidR="00A64E7B">
          <w:rPr>
            <w:noProof/>
          </w:rPr>
          <w:t>11</w:t>
        </w:r>
        <w:r w:rsidR="00A64E7B">
          <w:fldChar w:fldCharType="end"/>
        </w:r>
      </w:ins>
      <w:ins w:id="2693" w:author="jie sun" w:date="2018-04-19T13:00:00Z">
        <w:del w:id="2694" w:author="JIE  SUN" w:date="2018-06-21T13:34:00Z">
          <w:r w:rsidR="00083FE7" w:rsidDel="00A64E7B">
            <w:fldChar w:fldCharType="begin"/>
          </w:r>
          <w:r w:rsidR="00083FE7" w:rsidDel="00A64E7B">
            <w:delInstrText xml:space="preserve"> STYLEREF 1 \s </w:delInstrText>
          </w:r>
        </w:del>
      </w:ins>
      <w:del w:id="2695" w:author="JIE  SUN" w:date="2018-06-21T13:34:00Z">
        <w:r w:rsidR="00083FE7" w:rsidDel="00A64E7B">
          <w:fldChar w:fldCharType="separate"/>
        </w:r>
        <w:r w:rsidR="00083FE7" w:rsidDel="00A64E7B">
          <w:rPr>
            <w:noProof/>
          </w:rPr>
          <w:delText>2</w:delText>
        </w:r>
      </w:del>
      <w:ins w:id="2696" w:author="jie sun" w:date="2018-04-19T13:00:00Z">
        <w:del w:id="269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698" w:author="JIE  SUN" w:date="2018-06-21T13:34:00Z">
        <w:r w:rsidR="00083FE7" w:rsidDel="00A64E7B">
          <w:fldChar w:fldCharType="separate"/>
        </w:r>
      </w:del>
      <w:ins w:id="2699" w:author="jie sun" w:date="2018-04-19T13:00:00Z">
        <w:del w:id="2700" w:author="JIE  SUN" w:date="2018-06-21T13:34:00Z">
          <w:r w:rsidR="00083FE7" w:rsidDel="00A64E7B">
            <w:rPr>
              <w:noProof/>
            </w:rPr>
            <w:delText>11</w:delText>
          </w:r>
          <w:r w:rsidR="00083FE7" w:rsidDel="00A64E7B">
            <w:fldChar w:fldCharType="end"/>
          </w:r>
        </w:del>
      </w:ins>
      <w:ins w:id="2701" w:author="像个男人一样" w:date="2018-03-21T01:43:00Z">
        <w:del w:id="2702"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703" w:author="像个男人一样" w:date="2018-03-22T11:51:00Z">
        <w:del w:id="2704" w:author="jie sun" w:date="2018-04-10T21:45:00Z">
          <w:r w:rsidDel="00454521">
            <w:delText>11</w:delText>
          </w:r>
        </w:del>
      </w:ins>
      <w:ins w:id="2705" w:author="像个男人一样" w:date="2018-03-21T01:43:00Z">
        <w:del w:id="2706" w:author="jie sun" w:date="2018-04-10T21:45:00Z">
          <w:r w:rsidDel="00454521">
            <w:fldChar w:fldCharType="end"/>
          </w:r>
        </w:del>
        <w:bookmarkStart w:id="2707" w:name="_Toc24867"/>
        <w:bookmarkStart w:id="2708" w:name="_Toc3603"/>
        <w:bookmarkStart w:id="2709" w:name="_Toc2334"/>
        <w:bookmarkStart w:id="2710" w:name="_Toc15096"/>
        <w:bookmarkStart w:id="2711" w:name="_Toc16716"/>
        <w:bookmarkStart w:id="2712" w:name="_Toc28126"/>
        <w:bookmarkStart w:id="2713" w:name="_Toc5849"/>
        <w:bookmarkStart w:id="2714" w:name="_Toc25770"/>
        <w:bookmarkStart w:id="2715" w:name="_Toc28705"/>
        <w:bookmarkStart w:id="2716" w:name="_Toc4822"/>
        <w:bookmarkStart w:id="2717" w:name="_Toc10644"/>
        <w:bookmarkStart w:id="2718" w:name="_Toc13567"/>
        <w:bookmarkStart w:id="2719" w:name="_Toc32615"/>
        <w:bookmarkStart w:id="2720" w:name="_Toc8298"/>
        <w:bookmarkStart w:id="2721" w:name="_Toc30948"/>
        <w:bookmarkStart w:id="2722" w:name="_Toc28309"/>
        <w:bookmarkStart w:id="2723" w:name="_Toc16860"/>
        <w:bookmarkStart w:id="2724" w:name="_Toc6168"/>
        <w:bookmarkStart w:id="2725" w:name="_Toc16944"/>
        <w:bookmarkStart w:id="2726" w:name="_Toc18388"/>
        <w:bookmarkStart w:id="2727" w:name="_Toc3052"/>
        <w:bookmarkStart w:id="2728" w:name="_Toc14041"/>
        <w:bookmarkStart w:id="2729" w:name="_Toc20676"/>
        <w:bookmarkStart w:id="2730" w:name="_Toc19676"/>
        <w:bookmarkStart w:id="2731" w:name="_Toc24715"/>
        <w:r>
          <w:rPr>
            <w:rFonts w:hint="eastAsia"/>
          </w:rPr>
          <w:t xml:space="preserve">:The </w:t>
        </w:r>
      </w:ins>
      <w:ins w:id="2732" w:author="jie sun" w:date="2018-04-16T22:27:00Z">
        <w:r w:rsidR="001D281C">
          <w:t>D</w:t>
        </w:r>
      </w:ins>
      <w:ins w:id="2733" w:author="像个男人一样" w:date="2018-03-21T01:43:00Z">
        <w:del w:id="2734" w:author="jie sun" w:date="2018-04-16T22:27:00Z">
          <w:r w:rsidDel="001D281C">
            <w:rPr>
              <w:rFonts w:hint="eastAsia"/>
            </w:rPr>
            <w:delText>d</w:delText>
          </w:r>
        </w:del>
        <w:r>
          <w:rPr>
            <w:rFonts w:hint="eastAsia"/>
          </w:rPr>
          <w:t xml:space="preserve">ifferent Pattern </w:t>
        </w:r>
      </w:ins>
      <w:ins w:id="2735" w:author="jie sun" w:date="2018-04-16T22:27:00Z">
        <w:r w:rsidR="001D281C">
          <w:t>D</w:t>
        </w:r>
      </w:ins>
      <w:ins w:id="2736" w:author="像个男人一样" w:date="2018-03-21T01:43:00Z">
        <w:del w:id="2737" w:author="jie sun" w:date="2018-04-16T22:27:00Z">
          <w:r w:rsidDel="001D281C">
            <w:rPr>
              <w:rFonts w:hint="eastAsia"/>
            </w:rPr>
            <w:delText>d</w:delText>
          </w:r>
        </w:del>
        <w:r>
          <w:rPr>
            <w:rFonts w:hint="eastAsia"/>
          </w:rPr>
          <w:t>ata</w:t>
        </w:r>
      </w:ins>
      <w:bookmarkEnd w:id="2688"/>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p>
    <w:p w:rsidR="0087014B" w:rsidRDefault="00D5184D">
      <w:pPr>
        <w:pStyle w:val="Heading2"/>
        <w:rPr>
          <w:lang w:val="en-US"/>
        </w:rPr>
      </w:pPr>
      <w:bookmarkStart w:id="2738" w:name="_Toc27060"/>
      <w:bookmarkStart w:id="2739" w:name="_Toc9407"/>
      <w:bookmarkStart w:id="2740" w:name="_Toc32328"/>
      <w:bookmarkStart w:id="2741" w:name="_Toc13077"/>
      <w:bookmarkStart w:id="2742" w:name="_Toc11478"/>
      <w:bookmarkStart w:id="2743" w:name="_Toc11816"/>
      <w:bookmarkStart w:id="2744" w:name="_Toc28969"/>
      <w:bookmarkStart w:id="2745" w:name="_Toc32457"/>
      <w:bookmarkStart w:id="2746" w:name="_Toc19703"/>
      <w:del w:id="2747" w:author="jie sun" w:date="2018-04-16T21:18:00Z">
        <w:r w:rsidDel="00CE2B4F">
          <w:rPr>
            <w:rFonts w:hint="eastAsia"/>
            <w:lang w:val="en-US"/>
          </w:rPr>
          <w:delText xml:space="preserve">My </w:delText>
        </w:r>
      </w:del>
      <w:bookmarkStart w:id="2748" w:name="_Toc517813681"/>
      <w:ins w:id="2749" w:author="jie sun" w:date="2018-04-16T21:18:00Z">
        <w:r w:rsidR="00CE2B4F">
          <w:rPr>
            <w:rFonts w:hint="eastAsia"/>
            <w:lang w:val="en-US"/>
          </w:rPr>
          <w:t>The</w:t>
        </w:r>
        <w:r w:rsidR="00CE2B4F">
          <w:rPr>
            <w:lang w:val="en-US"/>
          </w:rPr>
          <w:t xml:space="preserve"> </w:t>
        </w:r>
      </w:ins>
      <w:ins w:id="2750" w:author="jie sun" w:date="2018-04-16T21:17:00Z">
        <w:r w:rsidR="003C5DE6">
          <w:rPr>
            <w:rFonts w:hint="eastAsia"/>
            <w:lang w:val="en-US"/>
          </w:rPr>
          <w:t>P</w:t>
        </w:r>
      </w:ins>
      <w:del w:id="2751" w:author="jie sun" w:date="2018-04-16T21:17:00Z">
        <w:r w:rsidDel="003C5DE6">
          <w:rPr>
            <w:lang w:val="en-US"/>
          </w:rPr>
          <w:delText>p</w:delText>
        </w:r>
      </w:del>
      <w:r>
        <w:rPr>
          <w:lang w:val="en-US"/>
        </w:rPr>
        <w:t xml:space="preserve">edometer </w:t>
      </w:r>
      <w:ins w:id="2752" w:author="jie sun" w:date="2018-04-16T21:17:00Z">
        <w:r w:rsidR="003C5DE6">
          <w:rPr>
            <w:rFonts w:hint="eastAsia"/>
            <w:lang w:val="en-US"/>
          </w:rPr>
          <w:t>P</w:t>
        </w:r>
      </w:ins>
      <w:ins w:id="2753" w:author="jie sun" w:date="2018-04-15T19:31:00Z">
        <w:r w:rsidR="00506E82">
          <w:rPr>
            <w:lang w:val="en-US"/>
          </w:rPr>
          <w:t>rogram</w:t>
        </w:r>
      </w:ins>
      <w:bookmarkEnd w:id="2748"/>
      <w:del w:id="2754" w:author="jie sun" w:date="2018-04-15T19:31:00Z">
        <w:r w:rsidDel="00506E82">
          <w:rPr>
            <w:lang w:val="en-US"/>
          </w:rPr>
          <w:delText>program</w:delText>
        </w:r>
      </w:del>
      <w:bookmarkEnd w:id="2738"/>
      <w:bookmarkEnd w:id="2739"/>
      <w:bookmarkEnd w:id="2740"/>
      <w:bookmarkEnd w:id="2741"/>
      <w:bookmarkEnd w:id="2742"/>
      <w:bookmarkEnd w:id="2743"/>
      <w:bookmarkEnd w:id="2744"/>
      <w:bookmarkEnd w:id="2745"/>
      <w:bookmarkEnd w:id="2746"/>
    </w:p>
    <w:p w:rsidR="0087014B" w:rsidRDefault="00D5184D">
      <w:pPr>
        <w:pStyle w:val="Heading3"/>
        <w:rPr>
          <w:lang w:val="en-US"/>
        </w:rPr>
      </w:pPr>
      <w:bookmarkStart w:id="2755" w:name="_Toc31093"/>
      <w:bookmarkStart w:id="2756" w:name="_Toc7971"/>
      <w:bookmarkStart w:id="2757" w:name="_Toc27947"/>
      <w:bookmarkStart w:id="2758" w:name="_Toc22341"/>
      <w:bookmarkStart w:id="2759" w:name="_Toc28904"/>
      <w:bookmarkStart w:id="2760" w:name="_Toc17001"/>
      <w:bookmarkStart w:id="2761" w:name="_Toc14458"/>
      <w:bookmarkStart w:id="2762" w:name="_Toc12214"/>
      <w:bookmarkStart w:id="2763" w:name="_Toc23909"/>
      <w:bookmarkStart w:id="2764" w:name="_Toc517813682"/>
      <w:r>
        <w:rPr>
          <w:lang w:val="en-US"/>
        </w:rPr>
        <w:t xml:space="preserve">The </w:t>
      </w:r>
      <w:ins w:id="2765" w:author="jie sun" w:date="2018-04-16T21:18:00Z">
        <w:r w:rsidR="0071591E">
          <w:rPr>
            <w:rFonts w:hint="eastAsia"/>
            <w:lang w:val="en-US"/>
          </w:rPr>
          <w:t>P</w:t>
        </w:r>
      </w:ins>
      <w:del w:id="2766" w:author="jie sun" w:date="2018-04-16T21:18:00Z">
        <w:r w:rsidDel="0071591E">
          <w:rPr>
            <w:lang w:val="en-US"/>
          </w:rPr>
          <w:delText>p</w:delText>
        </w:r>
      </w:del>
      <w:r>
        <w:rPr>
          <w:lang w:val="en-US"/>
        </w:rPr>
        <w:t xml:space="preserve">rogram </w:t>
      </w:r>
      <w:ins w:id="2767" w:author="jie sun" w:date="2018-04-16T21:18:00Z">
        <w:r w:rsidR="0071591E">
          <w:rPr>
            <w:rFonts w:hint="eastAsia"/>
            <w:lang w:val="en-US"/>
          </w:rPr>
          <w:t>O</w:t>
        </w:r>
      </w:ins>
      <w:del w:id="2768" w:author="jie sun" w:date="2018-04-16T21:18:00Z">
        <w:r w:rsidDel="0071591E">
          <w:rPr>
            <w:lang w:val="en-US"/>
          </w:rPr>
          <w:delText>o</w:delText>
        </w:r>
      </w:del>
      <w:r>
        <w:rPr>
          <w:lang w:val="en-US"/>
        </w:rPr>
        <w:t>peration</w:t>
      </w:r>
      <w:bookmarkEnd w:id="2755"/>
      <w:bookmarkEnd w:id="2756"/>
      <w:bookmarkEnd w:id="2757"/>
      <w:bookmarkEnd w:id="2758"/>
      <w:bookmarkEnd w:id="2759"/>
      <w:bookmarkEnd w:id="2760"/>
      <w:bookmarkEnd w:id="2761"/>
      <w:bookmarkEnd w:id="2762"/>
      <w:bookmarkEnd w:id="2763"/>
      <w:bookmarkEnd w:id="2764"/>
    </w:p>
    <w:p w:rsidR="0087014B" w:rsidRDefault="00D5184D">
      <w:pPr>
        <w:rPr>
          <w:lang w:val="en-US"/>
        </w:rPr>
      </w:pPr>
      <w:r>
        <w:rPr>
          <w:lang w:val="en-US"/>
        </w:rPr>
        <w:t xml:space="preserve">To run this program showed in follow </w:t>
      </w:r>
      <w:del w:id="2769" w:author="jie sun" w:date="2018-04-08T15:16:00Z">
        <w:r w:rsidDel="00EE45CE">
          <w:rPr>
            <w:lang w:val="en-US"/>
          </w:rPr>
          <w:delText xml:space="preserve"> </w:delText>
        </w:r>
      </w:del>
      <w:r>
        <w:rPr>
          <w:lang w:val="en-US"/>
        </w:rPr>
        <w:t>picture, you can get the exact steps and the accuracy of steps calculation. How to use this program to calculate the steps, there are two procedures below should be done</w:t>
      </w:r>
      <w:del w:id="2770" w:author="jie sun" w:date="2018-04-08T15:16:00Z">
        <w:r w:rsidDel="00EE45CE">
          <w:rPr>
            <w:lang w:val="en-US"/>
          </w:rPr>
          <w:delText xml:space="preserve"> </w:delText>
        </w:r>
      </w:del>
      <w:r>
        <w:rPr>
          <w:lang w:val="en-US"/>
        </w:rPr>
        <w:t>:</w:t>
      </w:r>
    </w:p>
    <w:p w:rsidR="0087014B" w:rsidRDefault="00D5184D">
      <w:pPr>
        <w:numPr>
          <w:ilvl w:val="0"/>
          <w:numId w:val="4"/>
        </w:numPr>
      </w:pPr>
      <w:r>
        <w:rPr>
          <w:lang w:val="en-US"/>
        </w:rPr>
        <w:t xml:space="preserve">Fill out </w:t>
      </w:r>
      <w:del w:id="2771" w:author="jie sun" w:date="2018-04-08T15:16:00Z">
        <w:r w:rsidDel="00EE45CE">
          <w:rPr>
            <w:lang w:val="en-US"/>
          </w:rPr>
          <w:delText xml:space="preserve"> </w:delText>
        </w:r>
      </w:del>
      <w:r>
        <w:rPr>
          <w:lang w:val="en-US"/>
        </w:rPr>
        <w:t>the path of excel file of Accelerometer data and the test frequency before click Running.</w:t>
      </w:r>
    </w:p>
    <w:p w:rsidR="0087014B" w:rsidRDefault="00D5184D">
      <w:pPr>
        <w:numPr>
          <w:ilvl w:val="0"/>
          <w:numId w:val="4"/>
        </w:numPr>
        <w:rPr>
          <w:del w:id="2772" w:author="像个男人一样" w:date="2018-03-22T11:57:00Z"/>
        </w:rPr>
      </w:pPr>
      <w:r>
        <w:rPr>
          <w:lang w:val="en-US"/>
        </w:rPr>
        <w:t>Fill in the exact count steps in the Exact Steps</w:t>
      </w:r>
      <w:ins w:id="2773" w:author="jie sun" w:date="2018-04-08T15:16:00Z">
        <w:r w:rsidR="00EE45CE">
          <w:rPr>
            <w:lang w:val="en-US"/>
          </w:rPr>
          <w:t xml:space="preserve"> </w:t>
        </w:r>
      </w:ins>
      <w:del w:id="2774" w:author="jie sun" w:date="2018-04-08T15:16:00Z">
        <w:r w:rsidDel="00EE45CE">
          <w:rPr>
            <w:lang w:val="en-US"/>
          </w:rPr>
          <w:delText xml:space="preserve">, </w:delText>
        </w:r>
      </w:del>
      <w:del w:id="2775" w:author="jie sun" w:date="2018-04-08T15:17:00Z">
        <w:r w:rsidDel="00EE45CE">
          <w:rPr>
            <w:lang w:val="en-US"/>
          </w:rPr>
          <w:delText>a</w:delText>
        </w:r>
        <w:r w:rsidDel="00EE45CE">
          <w:delText>nd</w:delText>
        </w:r>
      </w:del>
      <w:ins w:id="2776" w:author="jie sun" w:date="2018-04-08T15:17:00Z">
        <w:r w:rsidR="00EE45CE">
          <w:rPr>
            <w:lang w:val="en-US"/>
          </w:rPr>
          <w:t>and</w:t>
        </w:r>
      </w:ins>
      <w:r>
        <w:t xml:space="preserve"> </w:t>
      </w:r>
      <w:r>
        <w:rPr>
          <w:lang w:val="en-US"/>
        </w:rPr>
        <w:t>click Calculating</w:t>
      </w:r>
      <w:ins w:id="2777" w:author="像个男人一样" w:date="2018-03-22T11:57:00Z">
        <w:r>
          <w:rPr>
            <w:rFonts w:hint="eastAsia"/>
            <w:lang w:val="en-US"/>
          </w:rPr>
          <w:t>.</w:t>
        </w:r>
      </w:ins>
      <w:del w:id="2778" w:author="像个男人一样" w:date="2018-03-22T11:57:00Z">
        <w:r>
          <w:rPr>
            <w:lang w:val="en-US"/>
          </w:rPr>
          <w:delText>.</w:delText>
        </w:r>
      </w:del>
    </w:p>
    <w:p w:rsidR="0087014B" w:rsidRDefault="0087014B">
      <w:pPr>
        <w:numPr>
          <w:ilvl w:val="0"/>
          <w:numId w:val="4"/>
        </w:numPr>
        <w:rPr>
          <w:del w:id="2779" w:author="像个男人一样" w:date="2018-03-22T11:57:00Z"/>
        </w:rPr>
        <w:pPrChange w:id="2780" w:author="像个男人一样" w:date="2018-03-21T01:44:00Z">
          <w:pPr/>
        </w:pPrChange>
      </w:pPr>
    </w:p>
    <w:p w:rsidR="0087014B" w:rsidRDefault="00D5184D">
      <w:pPr>
        <w:numPr>
          <w:ilvl w:val="0"/>
          <w:numId w:val="4"/>
        </w:numPr>
        <w:pPrChange w:id="2781" w:author="像个男人一样" w:date="2018-03-21T01:44:00Z">
          <w:pPr>
            <w:pStyle w:val="Subtitle"/>
          </w:pPr>
        </w:pPrChange>
      </w:pPr>
      <w:del w:id="2782" w:author="像个男人一样" w:date="2018-03-22T11:57:00Z">
        <w:r>
          <w:delText xml:space="preserve">Figure 2. </w:delText>
        </w:r>
        <w:r>
          <w:fldChar w:fldCharType="begin"/>
        </w:r>
        <w:r>
          <w:delInstrText xml:space="preserve"> SEQ Figure_2. \* ARABIC </w:delInstrText>
        </w:r>
        <w:r>
          <w:fldChar w:fldCharType="separate"/>
        </w:r>
      </w:del>
      <w:ins w:id="2783" w:author="像个男人一样" w:date="2018-03-22T11:51:00Z">
        <w:del w:id="2784" w:author="像个男人一样" w:date="2018-03-22T11:57:00Z">
          <w:r>
            <w:rPr>
              <w:b/>
            </w:rPr>
            <w:delText>错误！未指定顺序。</w:delText>
          </w:r>
        </w:del>
      </w:ins>
      <w:ins w:id="2785" w:author="像个男人一样" w:date="2018-03-21T23:39:00Z">
        <w:del w:id="2786" w:author="像个男人一样" w:date="2018-03-22T11:57:00Z">
          <w:r>
            <w:rPr>
              <w:b/>
            </w:rPr>
            <w:delText>错误！未指定顺序。</w:delText>
          </w:r>
        </w:del>
      </w:ins>
      <w:ins w:id="2787" w:author="像个男人一样" w:date="2018-03-21T23:10:00Z">
        <w:del w:id="2788" w:author="像个男人一样" w:date="2018-03-22T11:57:00Z">
          <w:r>
            <w:rPr>
              <w:b/>
            </w:rPr>
            <w:delText>错误！未指定顺序。</w:delText>
          </w:r>
        </w:del>
      </w:ins>
      <w:ins w:id="2789" w:author="像个男人一样" w:date="2018-03-21T23:08:00Z">
        <w:del w:id="2790" w:author="像个男人一样" w:date="2018-03-22T11:57:00Z">
          <w:r>
            <w:rPr>
              <w:b/>
            </w:rPr>
            <w:delText>错误！未指定顺序。</w:delText>
          </w:r>
        </w:del>
      </w:ins>
      <w:ins w:id="2791" w:author="像个男人一样" w:date="2018-03-21T02:33:00Z">
        <w:del w:id="2792" w:author="像个男人一样" w:date="2018-03-22T11:57:00Z">
          <w:r>
            <w:rPr>
              <w:b/>
            </w:rPr>
            <w:delText>错误！未指定顺序。错误！未指定顺序。</w:delText>
          </w:r>
        </w:del>
      </w:ins>
      <w:ins w:id="2793" w:author="像个男人一样" w:date="2018-03-21T02:31:00Z">
        <w:del w:id="2794" w:author="像个男人一样" w:date="2018-03-22T11:57:00Z">
          <w:r>
            <w:rPr>
              <w:b/>
            </w:rPr>
            <w:delText>错误！未指定顺序。</w:delText>
          </w:r>
        </w:del>
      </w:ins>
      <w:ins w:id="2795" w:author="像个男人一样" w:date="2018-03-21T02:30:00Z">
        <w:del w:id="2796" w:author="像个男人一样" w:date="2018-03-22T11:57:00Z">
          <w:r>
            <w:rPr>
              <w:b/>
            </w:rPr>
            <w:delText>错误！未指定顺序。</w:delText>
          </w:r>
        </w:del>
      </w:ins>
      <w:ins w:id="2797" w:author="像个男人一样" w:date="2018-03-21T02:29:00Z">
        <w:del w:id="2798" w:author="像个男人一样" w:date="2018-03-22T11:57:00Z">
          <w:r>
            <w:rPr>
              <w:b/>
            </w:rPr>
            <w:delText>错误！未指定顺序。错误！未指定顺序。</w:delText>
          </w:r>
        </w:del>
      </w:ins>
      <w:ins w:id="2799" w:author="像个男人一样" w:date="2018-03-21T02:26:00Z">
        <w:del w:id="2800" w:author="像个男人一样" w:date="2018-03-22T11:57:00Z">
          <w:r>
            <w:rPr>
              <w:b/>
            </w:rPr>
            <w:delText>错误！未指定顺序。</w:delText>
          </w:r>
        </w:del>
      </w:ins>
      <w:ins w:id="2801" w:author="像个男人一样" w:date="2018-03-21T02:25:00Z">
        <w:del w:id="2802" w:author="像个男人一样" w:date="2018-03-22T11:57:00Z">
          <w:r>
            <w:rPr>
              <w:b/>
            </w:rPr>
            <w:delText>错误！未指定顺序。</w:delText>
          </w:r>
        </w:del>
      </w:ins>
      <w:ins w:id="2803" w:author="像个男人一样" w:date="2018-03-21T02:24:00Z">
        <w:del w:id="2804" w:author="像个男人一样" w:date="2018-03-22T11:57:00Z">
          <w:r>
            <w:rPr>
              <w:b/>
            </w:rPr>
            <w:delText>错误！未指定顺序。</w:delText>
          </w:r>
        </w:del>
      </w:ins>
      <w:ins w:id="2805" w:author="像个男人一样" w:date="2018-03-21T02:23:00Z">
        <w:del w:id="2806" w:author="像个男人一样" w:date="2018-03-22T11:57:00Z">
          <w:r>
            <w:rPr>
              <w:b/>
            </w:rPr>
            <w:delText>错误！未指定顺序。</w:delText>
          </w:r>
        </w:del>
      </w:ins>
      <w:ins w:id="2807" w:author="像个男人一样" w:date="2018-03-21T02:22:00Z">
        <w:del w:id="2808" w:author="像个男人一样" w:date="2018-03-22T11:57:00Z">
          <w:r>
            <w:rPr>
              <w:b/>
            </w:rPr>
            <w:delText>错误！未指定顺序。</w:delText>
          </w:r>
        </w:del>
      </w:ins>
      <w:ins w:id="2809" w:author="像个男人一样" w:date="2018-03-21T02:17:00Z">
        <w:del w:id="2810" w:author="像个男人一样" w:date="2018-03-22T11:57:00Z">
          <w:r>
            <w:rPr>
              <w:b/>
            </w:rPr>
            <w:delText>错误！未指定顺序。错误！未指定顺序。错误！未指定顺序。</w:delText>
          </w:r>
        </w:del>
      </w:ins>
      <w:ins w:id="2811" w:author="像个男人一样" w:date="2018-03-21T02:15:00Z">
        <w:del w:id="2812" w:author="像个男人一样" w:date="2018-03-22T11:57:00Z">
          <w:r>
            <w:rPr>
              <w:b/>
            </w:rPr>
            <w:delText>错误！未指定顺序。</w:delText>
          </w:r>
        </w:del>
      </w:ins>
      <w:ins w:id="2813" w:author="像个男人一样" w:date="2018-03-21T02:14:00Z">
        <w:del w:id="2814" w:author="像个男人一样" w:date="2018-03-22T11:57:00Z">
          <w:r>
            <w:rPr>
              <w:b/>
            </w:rPr>
            <w:delText>错误！未指定顺序。</w:delText>
          </w:r>
        </w:del>
      </w:ins>
      <w:ins w:id="2815" w:author="像个男人一样" w:date="2018-03-21T02:13:00Z">
        <w:del w:id="2816" w:author="像个男人一样" w:date="2018-03-22T11:57:00Z">
          <w:r>
            <w:rPr>
              <w:b/>
            </w:rPr>
            <w:delText>错误！未指定顺序。</w:delText>
          </w:r>
        </w:del>
      </w:ins>
      <w:ins w:id="2817" w:author="像个男人一样" w:date="2018-03-21T02:12:00Z">
        <w:del w:id="2818" w:author="像个男人一样" w:date="2018-03-22T11:57:00Z">
          <w:r>
            <w:rPr>
              <w:b/>
            </w:rPr>
            <w:delText>错误！未指定顺序。</w:delText>
          </w:r>
        </w:del>
      </w:ins>
      <w:ins w:id="2819" w:author="像个男人一样" w:date="2018-03-21T02:02:00Z">
        <w:del w:id="2820" w:author="像个男人一样" w:date="2018-03-22T11:57:00Z">
          <w:r>
            <w:rPr>
              <w:b/>
            </w:rPr>
            <w:delText>错误！未指定顺序。错误！未指定顺序。</w:delText>
          </w:r>
        </w:del>
      </w:ins>
      <w:ins w:id="2821" w:author="像个男人一样" w:date="2018-03-21T02:01:00Z">
        <w:del w:id="2822" w:author="像个男人一样" w:date="2018-03-22T11:57:00Z">
          <w:r>
            <w:rPr>
              <w:b/>
            </w:rPr>
            <w:delText>错误！未指定顺序。</w:delText>
          </w:r>
        </w:del>
      </w:ins>
      <w:ins w:id="2823" w:author="像个男人一样" w:date="2018-03-21T02:00:00Z">
        <w:del w:id="2824" w:author="像个男人一样" w:date="2018-03-22T11:57:00Z">
          <w:r>
            <w:rPr>
              <w:b/>
            </w:rPr>
            <w:delText>错误！未指定顺序。</w:delText>
          </w:r>
        </w:del>
      </w:ins>
      <w:ins w:id="2825" w:author="像个男人一样" w:date="2018-03-21T01:59:00Z">
        <w:del w:id="2826" w:author="像个男人一样" w:date="2018-03-22T11:57:00Z">
          <w:r>
            <w:rPr>
              <w:b/>
            </w:rPr>
            <w:delText>错误！未指定顺序。</w:delText>
          </w:r>
        </w:del>
      </w:ins>
      <w:ins w:id="2827" w:author="像个男人一样" w:date="2018-03-21T01:58:00Z">
        <w:del w:id="2828" w:author="像个男人一样" w:date="2018-03-22T11:57:00Z">
          <w:r>
            <w:rPr>
              <w:b/>
            </w:rPr>
            <w:delText>错误！未指定顺序。错误！未指定顺序。</w:delText>
          </w:r>
        </w:del>
      </w:ins>
      <w:ins w:id="2829" w:author="像个男人一样" w:date="2018-03-21T01:57:00Z">
        <w:del w:id="2830" w:author="像个男人一样" w:date="2018-03-22T11:57:00Z">
          <w:r>
            <w:rPr>
              <w:b/>
            </w:rPr>
            <w:delText>错误！未指定顺序。</w:delText>
          </w:r>
        </w:del>
      </w:ins>
      <w:ins w:id="2831" w:author="像个男人一样" w:date="2018-03-21T01:48:00Z">
        <w:del w:id="2832" w:author="像个男人一样" w:date="2018-03-22T11:57:00Z">
          <w:r>
            <w:rPr>
              <w:b/>
            </w:rPr>
            <w:delText>错误！未指定顺序。错误！未指定顺序。</w:delText>
          </w:r>
        </w:del>
      </w:ins>
      <w:ins w:id="2833" w:author="像个男人一样" w:date="2018-03-21T01:47:00Z">
        <w:del w:id="2834" w:author="像个男人一样" w:date="2018-03-22T11:57:00Z">
          <w:r>
            <w:rPr>
              <w:b/>
            </w:rPr>
            <w:delText>错误！未指定顺序。</w:delText>
          </w:r>
        </w:del>
      </w:ins>
      <w:ins w:id="2835" w:author="像个男人一样" w:date="2018-03-21T01:46:00Z">
        <w:del w:id="2836" w:author="像个男人一样" w:date="2018-03-22T11:57:00Z">
          <w:r>
            <w:rPr>
              <w:b/>
            </w:rPr>
            <w:delText>错误！未指定顺序。</w:delText>
          </w:r>
        </w:del>
      </w:ins>
      <w:ins w:id="2837" w:author="像个男人一样" w:date="2018-03-21T01:45:00Z">
        <w:del w:id="2838" w:author="像个男人一样" w:date="2018-03-22T11:57:00Z">
          <w:r>
            <w:rPr>
              <w:b/>
            </w:rPr>
            <w:delText>错误！未指定顺序。错误！未指定顺序。</w:delText>
          </w:r>
        </w:del>
      </w:ins>
      <w:del w:id="2839" w:author="像个男人一样" w:date="2018-03-22T11:57:00Z">
        <w:r>
          <w:delText>12</w:delText>
        </w:r>
        <w:r>
          <w:fldChar w:fldCharType="end"/>
        </w:r>
      </w:del>
      <w:del w:id="2840" w:author="像个男人一样" w:date="2018-03-21T01:44:00Z">
        <w:r>
          <w:delText xml:space="preserve"> </w:delText>
        </w:r>
      </w:del>
      <w:del w:id="2841" w:author="像个男人一样" w:date="2018-03-21T01:43:00Z">
        <w:r>
          <w:delText>The program of calculating the steps</w:delText>
        </w:r>
      </w:del>
    </w:p>
    <w:p w:rsidR="0087014B" w:rsidRDefault="00D5184D">
      <w:pPr>
        <w:jc w:val="center"/>
        <w:rPr>
          <w:ins w:id="2842" w:author="像个男人一样" w:date="2018-03-21T01:44:00Z"/>
        </w:rPr>
        <w:pPrChange w:id="2843" w:author="jie sun" w:date="2018-04-16T21:34:00Z">
          <w:pPr/>
        </w:pPrChange>
      </w:pPr>
      <w:r>
        <w:rPr>
          <w:noProof/>
        </w:rPr>
        <w:lastRenderedPageBreak/>
        <w:drawing>
          <wp:inline distT="0" distB="0" distL="0" distR="0">
            <wp:extent cx="4968815" cy="2613779"/>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95210" cy="2627664"/>
                    </a:xfrm>
                    <a:prstGeom prst="rect">
                      <a:avLst/>
                    </a:prstGeom>
                  </pic:spPr>
                </pic:pic>
              </a:graphicData>
            </a:graphic>
          </wp:inline>
        </w:drawing>
      </w:r>
    </w:p>
    <w:p w:rsidR="0087014B" w:rsidRDefault="00D5184D">
      <w:pPr>
        <w:pStyle w:val="Caption"/>
        <w:jc w:val="center"/>
        <w:rPr>
          <w:ins w:id="2844" w:author="jie sun" w:date="2018-04-18T00:25:00Z"/>
        </w:rPr>
      </w:pPr>
      <w:bookmarkStart w:id="2845" w:name="_Toc517801882"/>
      <w:ins w:id="2846" w:author="像个男人一样" w:date="2018-03-21T01:44:00Z">
        <w:r>
          <w:t xml:space="preserve">Figure </w:t>
        </w:r>
      </w:ins>
      <w:ins w:id="2847" w:author="JIE  SUN" w:date="2018-06-21T13:36:00Z">
        <w:r w:rsidR="00A64E7B">
          <w:fldChar w:fldCharType="begin"/>
        </w:r>
        <w:r w:rsidR="00A64E7B">
          <w:instrText xml:space="preserve"> STYLEREF 1 \s </w:instrText>
        </w:r>
      </w:ins>
      <w:r w:rsidR="00A64E7B">
        <w:fldChar w:fldCharType="separate"/>
      </w:r>
      <w:r w:rsidR="00A64E7B">
        <w:rPr>
          <w:noProof/>
        </w:rPr>
        <w:t>2</w:t>
      </w:r>
      <w:ins w:id="284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849" w:author="JIE  SUN" w:date="2018-06-21T13:36:00Z">
        <w:r w:rsidR="00A64E7B">
          <w:rPr>
            <w:noProof/>
          </w:rPr>
          <w:t>12</w:t>
        </w:r>
        <w:r w:rsidR="00A64E7B">
          <w:fldChar w:fldCharType="end"/>
        </w:r>
      </w:ins>
      <w:ins w:id="2850" w:author="jie sun" w:date="2018-04-19T13:00:00Z">
        <w:del w:id="2851" w:author="JIE  SUN" w:date="2018-06-21T13:34:00Z">
          <w:r w:rsidR="00083FE7" w:rsidDel="00A64E7B">
            <w:fldChar w:fldCharType="begin"/>
          </w:r>
          <w:r w:rsidR="00083FE7" w:rsidDel="00A64E7B">
            <w:delInstrText xml:space="preserve"> STYLEREF 1 \s </w:delInstrText>
          </w:r>
        </w:del>
      </w:ins>
      <w:del w:id="2852" w:author="JIE  SUN" w:date="2018-06-21T13:34:00Z">
        <w:r w:rsidR="00083FE7" w:rsidDel="00A64E7B">
          <w:fldChar w:fldCharType="separate"/>
        </w:r>
        <w:r w:rsidR="00083FE7" w:rsidDel="00A64E7B">
          <w:rPr>
            <w:noProof/>
          </w:rPr>
          <w:delText>2</w:delText>
        </w:r>
      </w:del>
      <w:ins w:id="2853" w:author="jie sun" w:date="2018-04-19T13:00:00Z">
        <w:del w:id="285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855" w:author="JIE  SUN" w:date="2018-06-21T13:34:00Z">
        <w:r w:rsidR="00083FE7" w:rsidDel="00A64E7B">
          <w:fldChar w:fldCharType="separate"/>
        </w:r>
      </w:del>
      <w:ins w:id="2856" w:author="jie sun" w:date="2018-04-19T13:00:00Z">
        <w:del w:id="2857" w:author="JIE  SUN" w:date="2018-06-21T13:34:00Z">
          <w:r w:rsidR="00083FE7" w:rsidDel="00A64E7B">
            <w:rPr>
              <w:noProof/>
            </w:rPr>
            <w:delText>12</w:delText>
          </w:r>
          <w:r w:rsidR="00083FE7" w:rsidDel="00A64E7B">
            <w:fldChar w:fldCharType="end"/>
          </w:r>
        </w:del>
      </w:ins>
      <w:ins w:id="2858" w:author="像个男人一样" w:date="2018-03-21T01:44:00Z">
        <w:del w:id="2859"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860" w:author="像个男人一样" w:date="2018-03-22T11:51:00Z">
        <w:del w:id="2861" w:author="jie sun" w:date="2018-04-10T21:45:00Z">
          <w:r w:rsidDel="00454521">
            <w:delText>12</w:delText>
          </w:r>
        </w:del>
      </w:ins>
      <w:ins w:id="2862" w:author="像个男人一样" w:date="2018-03-21T01:44:00Z">
        <w:del w:id="2863" w:author="jie sun" w:date="2018-04-10T21:45:00Z">
          <w:r w:rsidDel="00454521">
            <w:fldChar w:fldCharType="end"/>
          </w:r>
        </w:del>
        <w:bookmarkStart w:id="2864" w:name="_Toc3925"/>
        <w:bookmarkStart w:id="2865" w:name="_Toc21674"/>
        <w:bookmarkStart w:id="2866" w:name="_Toc27267"/>
        <w:bookmarkStart w:id="2867" w:name="_Toc24804"/>
        <w:bookmarkStart w:id="2868" w:name="_Toc19265"/>
        <w:bookmarkStart w:id="2869" w:name="_Toc6766"/>
        <w:bookmarkStart w:id="2870" w:name="_Toc31458"/>
        <w:bookmarkStart w:id="2871" w:name="_Toc13309"/>
        <w:bookmarkStart w:id="2872" w:name="_Toc7119"/>
        <w:bookmarkStart w:id="2873" w:name="_Toc16526"/>
        <w:bookmarkStart w:id="2874" w:name="_Toc1057"/>
        <w:bookmarkStart w:id="2875" w:name="_Toc24307"/>
        <w:bookmarkStart w:id="2876" w:name="_Toc2233"/>
        <w:bookmarkStart w:id="2877" w:name="_Toc23335"/>
        <w:bookmarkStart w:id="2878" w:name="_Toc4134"/>
        <w:bookmarkStart w:id="2879" w:name="_Toc2105"/>
        <w:bookmarkStart w:id="2880" w:name="_Toc624"/>
        <w:bookmarkStart w:id="2881" w:name="_Toc31611"/>
        <w:bookmarkStart w:id="2882" w:name="_Toc9890"/>
        <w:bookmarkStart w:id="2883" w:name="_Toc3"/>
        <w:bookmarkStart w:id="2884" w:name="_Toc14186"/>
        <w:bookmarkStart w:id="2885" w:name="_Toc30015"/>
        <w:bookmarkStart w:id="2886" w:name="_Toc19416"/>
        <w:bookmarkStart w:id="2887" w:name="_Toc16263"/>
        <w:bookmarkStart w:id="2888" w:name="_Toc28772"/>
        <w:r>
          <w:rPr>
            <w:rFonts w:hint="eastAsia"/>
          </w:rPr>
          <w:t xml:space="preserve">:The </w:t>
        </w:r>
      </w:ins>
      <w:ins w:id="2889" w:author="jie sun" w:date="2018-04-16T22:27:00Z">
        <w:r w:rsidR="00924B19">
          <w:t>P</w:t>
        </w:r>
      </w:ins>
      <w:ins w:id="2890" w:author="像个男人一样" w:date="2018-03-21T01:44:00Z">
        <w:del w:id="2891" w:author="jie sun" w:date="2018-04-16T22:27:00Z">
          <w:r w:rsidDel="00924B19">
            <w:rPr>
              <w:rFonts w:hint="eastAsia"/>
            </w:rPr>
            <w:delText>p</w:delText>
          </w:r>
        </w:del>
        <w:r>
          <w:rPr>
            <w:rFonts w:hint="eastAsia"/>
          </w:rPr>
          <w:t xml:space="preserve">rogram </w:t>
        </w:r>
      </w:ins>
      <w:ins w:id="2892" w:author="jie sun" w:date="2018-04-16T22:27:00Z">
        <w:r w:rsidR="00924B19">
          <w:t>O</w:t>
        </w:r>
      </w:ins>
      <w:ins w:id="2893" w:author="像个男人一样" w:date="2018-03-21T01:44:00Z">
        <w:del w:id="2894" w:author="jie sun" w:date="2018-04-16T22:27:00Z">
          <w:r w:rsidDel="00924B19">
            <w:rPr>
              <w:rFonts w:hint="eastAsia"/>
            </w:rPr>
            <w:delText>o</w:delText>
          </w:r>
        </w:del>
        <w:r>
          <w:rPr>
            <w:rFonts w:hint="eastAsia"/>
          </w:rPr>
          <w:t xml:space="preserve">f </w:t>
        </w:r>
      </w:ins>
      <w:ins w:id="2895" w:author="jie sun" w:date="2018-04-16T22:27:00Z">
        <w:r w:rsidR="00924B19">
          <w:t>C</w:t>
        </w:r>
      </w:ins>
      <w:ins w:id="2896" w:author="像个男人一样" w:date="2018-03-21T01:44:00Z">
        <w:del w:id="2897" w:author="jie sun" w:date="2018-04-16T22:27:00Z">
          <w:r w:rsidDel="00924B19">
            <w:rPr>
              <w:rFonts w:hint="eastAsia"/>
            </w:rPr>
            <w:delText>c</w:delText>
          </w:r>
        </w:del>
        <w:r>
          <w:rPr>
            <w:rFonts w:hint="eastAsia"/>
          </w:rPr>
          <w:t xml:space="preserve">alculating </w:t>
        </w:r>
      </w:ins>
      <w:ins w:id="2898" w:author="jie sun" w:date="2018-04-16T22:27:00Z">
        <w:r w:rsidR="00924B19">
          <w:t>T</w:t>
        </w:r>
      </w:ins>
      <w:ins w:id="2899" w:author="像个男人一样" w:date="2018-03-21T01:44:00Z">
        <w:del w:id="2900" w:author="jie sun" w:date="2018-04-16T22:27:00Z">
          <w:r w:rsidDel="00924B19">
            <w:rPr>
              <w:rFonts w:hint="eastAsia"/>
            </w:rPr>
            <w:delText>t</w:delText>
          </w:r>
        </w:del>
        <w:r>
          <w:rPr>
            <w:rFonts w:hint="eastAsia"/>
          </w:rPr>
          <w:t xml:space="preserve">he </w:t>
        </w:r>
      </w:ins>
      <w:ins w:id="2901" w:author="jie sun" w:date="2018-04-16T22:27:00Z">
        <w:r w:rsidR="00924B19">
          <w:rPr>
            <w:rFonts w:hint="eastAsia"/>
          </w:rPr>
          <w:t>S</w:t>
        </w:r>
      </w:ins>
      <w:ins w:id="2902" w:author="像个男人一样" w:date="2018-03-21T01:44:00Z">
        <w:del w:id="2903" w:author="jie sun" w:date="2018-04-16T22:27:00Z">
          <w:r w:rsidDel="00924B19">
            <w:rPr>
              <w:rFonts w:hint="eastAsia"/>
            </w:rPr>
            <w:delText>s</w:delText>
          </w:r>
        </w:del>
        <w:r>
          <w:rPr>
            <w:rFonts w:hint="eastAsia"/>
          </w:rPr>
          <w:t>teps</w:t>
        </w:r>
      </w:ins>
      <w:bookmarkEnd w:id="2845"/>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rsidR="0026271D" w:rsidRPr="0026271D" w:rsidRDefault="0026271D">
      <w:pPr>
        <w:rPr>
          <w:rPrChange w:id="2904" w:author="jie sun" w:date="2018-04-18T00:25:00Z">
            <w:rPr>
              <w:lang w:val="en-US"/>
            </w:rPr>
          </w:rPrChange>
        </w:rPr>
      </w:pPr>
    </w:p>
    <w:p w:rsidR="0087014B" w:rsidRDefault="00D5184D">
      <w:pPr>
        <w:pStyle w:val="Heading3"/>
      </w:pPr>
      <w:bookmarkStart w:id="2905" w:name="_Toc27776"/>
      <w:bookmarkStart w:id="2906" w:name="_Toc3378"/>
      <w:bookmarkStart w:id="2907" w:name="_Toc19861"/>
      <w:bookmarkStart w:id="2908" w:name="_Toc9129"/>
      <w:bookmarkStart w:id="2909" w:name="_Toc20356"/>
      <w:bookmarkStart w:id="2910" w:name="_Toc28951"/>
      <w:bookmarkStart w:id="2911" w:name="_Toc32112"/>
      <w:bookmarkStart w:id="2912" w:name="_Toc16134"/>
      <w:bookmarkStart w:id="2913" w:name="_Toc10472"/>
      <w:bookmarkStart w:id="2914" w:name="_Toc517813683"/>
      <w:r>
        <w:t xml:space="preserve">The </w:t>
      </w:r>
      <w:ins w:id="2915" w:author="jie sun" w:date="2018-04-16T21:18:00Z">
        <w:r w:rsidR="00562CE6">
          <w:rPr>
            <w:rFonts w:hint="eastAsia"/>
          </w:rPr>
          <w:t>A</w:t>
        </w:r>
      </w:ins>
      <w:del w:id="2916" w:author="jie sun" w:date="2018-04-16T21:18:00Z">
        <w:r w:rsidDel="00562CE6">
          <w:delText>a</w:delText>
        </w:r>
      </w:del>
      <w:r>
        <w:rPr>
          <w:rFonts w:hint="eastAsia"/>
        </w:rPr>
        <w:t xml:space="preserve">ccuracy </w:t>
      </w:r>
      <w:ins w:id="2917" w:author="jie sun" w:date="2018-04-16T21:18:00Z">
        <w:r w:rsidR="00562CE6">
          <w:rPr>
            <w:rFonts w:hint="eastAsia"/>
          </w:rPr>
          <w:t>O</w:t>
        </w:r>
      </w:ins>
      <w:del w:id="2918" w:author="jie sun" w:date="2018-04-16T21:18:00Z">
        <w:r w:rsidDel="00562CE6">
          <w:delText>o</w:delText>
        </w:r>
      </w:del>
      <w:r>
        <w:t xml:space="preserve">f </w:t>
      </w:r>
      <w:ins w:id="2919" w:author="jie sun" w:date="2018-04-16T21:18:00Z">
        <w:r w:rsidR="00562CE6">
          <w:rPr>
            <w:rFonts w:hint="eastAsia"/>
          </w:rPr>
          <w:t>R</w:t>
        </w:r>
      </w:ins>
      <w:del w:id="2920" w:author="jie sun" w:date="2018-04-16T21:18:00Z">
        <w:r w:rsidDel="00562CE6">
          <w:delText>r</w:delText>
        </w:r>
      </w:del>
      <w:r>
        <w:rPr>
          <w:rFonts w:hint="eastAsia"/>
        </w:rPr>
        <w:t>esults</w:t>
      </w:r>
      <w:bookmarkEnd w:id="2905"/>
      <w:bookmarkEnd w:id="2906"/>
      <w:bookmarkEnd w:id="2907"/>
      <w:bookmarkEnd w:id="2908"/>
      <w:bookmarkEnd w:id="2909"/>
      <w:bookmarkEnd w:id="2910"/>
      <w:bookmarkEnd w:id="2911"/>
      <w:bookmarkEnd w:id="2912"/>
      <w:bookmarkEnd w:id="2913"/>
      <w:bookmarkEnd w:id="2914"/>
      <w:r>
        <w:rPr>
          <w:rFonts w:hint="eastAsia"/>
        </w:rPr>
        <w:t xml:space="preserve"> </w:t>
      </w:r>
    </w:p>
    <w:p w:rsidR="0026271D" w:rsidRPr="007E13D1" w:rsidRDefault="00D5184D">
      <w:pPr>
        <w:spacing w:before="240" w:after="0"/>
        <w:rPr>
          <w:ins w:id="2921" w:author="jie sun" w:date="2018-04-18T00:25:00Z"/>
        </w:rPr>
        <w:pPrChange w:id="2922" w:author="jie sun" w:date="2018-04-18T00:26:00Z">
          <w:pPr>
            <w:spacing w:after="0" w:line="360" w:lineRule="auto"/>
          </w:pPr>
        </w:pPrChange>
      </w:pPr>
      <w:r w:rsidRPr="007E13D1">
        <w:t>We can get the accuracy of this program and this algorithm showed in following form. Of course, there is not the most accurate program or algorithm, and the purpose is to show the method for calculating step</w:t>
      </w:r>
      <w:ins w:id="2923" w:author="jie sun" w:date="2018-04-18T00:26:00Z">
        <w:r w:rsidR="007E13D1" w:rsidRPr="007E13D1">
          <w:rPr>
            <w:rPrChange w:id="2924" w:author="jie sun" w:date="2018-04-18T00:26:00Z">
              <w:rPr>
                <w:lang w:val="en-US"/>
              </w:rPr>
            </w:rPrChange>
          </w:rPr>
          <w:t>s.</w:t>
        </w:r>
      </w:ins>
      <w:del w:id="2925" w:author="jie sun" w:date="2018-04-18T00:26:00Z">
        <w:r w:rsidRPr="007E13D1" w:rsidDel="007E13D1">
          <w:delText>s</w:delText>
        </w:r>
      </w:del>
    </w:p>
    <w:p w:rsidR="007E13D1" w:rsidRDefault="007E13D1">
      <w:pPr>
        <w:spacing w:after="0" w:line="360" w:lineRule="auto"/>
        <w:rPr>
          <w:ins w:id="2926" w:author="jie sun" w:date="2018-04-18T00:27:00Z"/>
        </w:rPr>
      </w:pPr>
    </w:p>
    <w:p w:rsidR="007E13D1" w:rsidRDefault="007E13D1">
      <w:pPr>
        <w:spacing w:after="0" w:line="360" w:lineRule="auto"/>
        <w:rPr>
          <w:ins w:id="2927" w:author="jie sun" w:date="2018-04-18T00:27:00Z"/>
        </w:rPr>
      </w:pPr>
    </w:p>
    <w:p w:rsidR="007E13D1" w:rsidRDefault="007E13D1">
      <w:pPr>
        <w:spacing w:after="0" w:line="360" w:lineRule="auto"/>
        <w:rPr>
          <w:ins w:id="2928" w:author="jie sun" w:date="2018-04-18T00:27:00Z"/>
        </w:rPr>
      </w:pPr>
    </w:p>
    <w:p w:rsidR="007E13D1" w:rsidRDefault="007E13D1">
      <w:pPr>
        <w:spacing w:after="0" w:line="360" w:lineRule="auto"/>
        <w:rPr>
          <w:ins w:id="2929" w:author="jie sun" w:date="2018-04-18T00:27:00Z"/>
        </w:rPr>
      </w:pPr>
    </w:p>
    <w:p w:rsidR="007E13D1" w:rsidRDefault="007E13D1">
      <w:pPr>
        <w:spacing w:after="0" w:line="360" w:lineRule="auto"/>
        <w:rPr>
          <w:ins w:id="2930" w:author="jie sun" w:date="2018-04-18T00:27:00Z"/>
        </w:rPr>
      </w:pPr>
    </w:p>
    <w:p w:rsidR="007E13D1" w:rsidRDefault="007E13D1">
      <w:pPr>
        <w:spacing w:after="0" w:line="360" w:lineRule="auto"/>
        <w:rPr>
          <w:ins w:id="2931" w:author="jie sun" w:date="2018-04-18T00:27:00Z"/>
        </w:rPr>
      </w:pPr>
    </w:p>
    <w:p w:rsidR="007E13D1" w:rsidRDefault="007E13D1">
      <w:pPr>
        <w:spacing w:after="0" w:line="360" w:lineRule="auto"/>
        <w:rPr>
          <w:ins w:id="2932" w:author="jie sun" w:date="2018-04-18T00:27:00Z"/>
        </w:rPr>
      </w:pPr>
    </w:p>
    <w:p w:rsidR="007E13D1" w:rsidRDefault="007E13D1">
      <w:pPr>
        <w:spacing w:after="0" w:line="360" w:lineRule="auto"/>
        <w:rPr>
          <w:ins w:id="2933" w:author="jie sun" w:date="2018-04-18T00:27:00Z"/>
        </w:rPr>
      </w:pPr>
    </w:p>
    <w:p w:rsidR="007E13D1" w:rsidRDefault="007E13D1">
      <w:pPr>
        <w:spacing w:after="0" w:line="360" w:lineRule="auto"/>
        <w:rPr>
          <w:ins w:id="2934" w:author="jie sun" w:date="2018-04-18T00:25:00Z"/>
        </w:rPr>
      </w:pPr>
    </w:p>
    <w:tbl>
      <w:tblPr>
        <w:tblpPr w:leftFromText="180" w:rightFromText="180" w:vertAnchor="text" w:horzAnchor="margin" w:tblpXSpec="center" w:tblpY="40"/>
        <w:tblW w:w="8201" w:type="dxa"/>
        <w:tblLayout w:type="fixed"/>
        <w:tblLook w:val="04A0" w:firstRow="1" w:lastRow="0" w:firstColumn="1" w:lastColumn="0" w:noHBand="0" w:noVBand="1"/>
      </w:tblPr>
      <w:tblGrid>
        <w:gridCol w:w="827"/>
        <w:gridCol w:w="1106"/>
        <w:gridCol w:w="675"/>
        <w:gridCol w:w="710"/>
        <w:gridCol w:w="477"/>
        <w:gridCol w:w="898"/>
        <w:gridCol w:w="899"/>
        <w:gridCol w:w="828"/>
        <w:gridCol w:w="882"/>
        <w:gridCol w:w="899"/>
      </w:tblGrid>
      <w:tr w:rsidR="003E79FB" w:rsidTr="003E79FB">
        <w:trPr>
          <w:trHeight w:val="954"/>
          <w:ins w:id="2935" w:author="jie sun" w:date="2018-04-18T00:26:00Z"/>
        </w:trPr>
        <w:tc>
          <w:tcPr>
            <w:tcW w:w="827" w:type="dxa"/>
            <w:tcBorders>
              <w:top w:val="single" w:sz="8" w:space="0" w:color="FFFFFF"/>
              <w:left w:val="single" w:sz="8" w:space="0" w:color="FFFFFF"/>
              <w:bottom w:val="single" w:sz="12" w:space="0" w:color="FFFFFF"/>
              <w:right w:val="single" w:sz="8" w:space="0" w:color="FFFFFF"/>
            </w:tcBorders>
            <w:shd w:val="clear" w:color="000000" w:fill="00B0F0"/>
            <w:vAlign w:val="center"/>
          </w:tcPr>
          <w:p w:rsidR="007E13D1" w:rsidRDefault="007E13D1" w:rsidP="007E13D1">
            <w:pPr>
              <w:spacing w:after="0" w:line="360" w:lineRule="auto"/>
              <w:rPr>
                <w:ins w:id="2936" w:author="jie sun" w:date="2018-04-18T00:26:00Z"/>
                <w:rFonts w:ascii="Arial" w:eastAsia="Times New Roman" w:hAnsi="Arial" w:cs="Arial"/>
                <w:b/>
                <w:bCs/>
                <w:color w:val="FFFFFF"/>
                <w:sz w:val="20"/>
                <w:szCs w:val="14"/>
              </w:rPr>
            </w:pPr>
          </w:p>
          <w:p w:rsidR="007E13D1" w:rsidRDefault="007E13D1" w:rsidP="007E13D1">
            <w:pPr>
              <w:spacing w:after="0"/>
              <w:jc w:val="center"/>
              <w:rPr>
                <w:ins w:id="2937" w:author="jie sun" w:date="2018-04-18T00:26:00Z"/>
                <w:rFonts w:ascii="Arial" w:eastAsia="Times New Roman" w:hAnsi="Arial" w:cs="Arial"/>
                <w:b/>
                <w:bCs/>
                <w:color w:val="FFFFFF"/>
                <w:sz w:val="20"/>
                <w:szCs w:val="14"/>
              </w:rPr>
            </w:pPr>
            <w:ins w:id="2938" w:author="jie sun" w:date="2018-04-18T00:26:00Z">
              <w:r>
                <w:rPr>
                  <w:rFonts w:ascii="Arial" w:eastAsia="Times New Roman" w:hAnsi="Arial" w:cs="Arial"/>
                  <w:b/>
                  <w:bCs/>
                  <w:color w:val="FFFFFF"/>
                  <w:sz w:val="20"/>
                  <w:szCs w:val="14"/>
                </w:rPr>
                <w:t>Action pattern</w:t>
              </w:r>
            </w:ins>
          </w:p>
        </w:tc>
        <w:tc>
          <w:tcPr>
            <w:tcW w:w="1106"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2939" w:author="jie sun" w:date="2018-04-18T00:26:00Z"/>
                <w:rFonts w:ascii="Arial" w:eastAsia="Times New Roman" w:hAnsi="Arial" w:cs="Arial"/>
                <w:b/>
                <w:bCs/>
                <w:color w:val="FFFFFF"/>
                <w:sz w:val="20"/>
                <w:szCs w:val="14"/>
              </w:rPr>
            </w:pPr>
            <w:ins w:id="2940" w:author="jie sun" w:date="2018-04-18T00:26:00Z">
              <w:r>
                <w:rPr>
                  <w:rFonts w:ascii="Arial" w:eastAsia="Times New Roman" w:hAnsi="Arial" w:cs="Arial"/>
                  <w:b/>
                  <w:bCs/>
                  <w:color w:val="FFFFFF"/>
                  <w:sz w:val="20"/>
                  <w:szCs w:val="14"/>
                </w:rPr>
                <w:t>Placement of Iphone</w:t>
              </w:r>
            </w:ins>
          </w:p>
        </w:tc>
        <w:tc>
          <w:tcPr>
            <w:tcW w:w="675"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2941" w:author="jie sun" w:date="2018-04-18T00:26:00Z"/>
                <w:rFonts w:ascii="Arial" w:eastAsia="Times New Roman" w:hAnsi="Arial" w:cs="Arial"/>
                <w:b/>
                <w:bCs/>
                <w:color w:val="FFFFFF"/>
                <w:sz w:val="20"/>
                <w:szCs w:val="14"/>
              </w:rPr>
            </w:pPr>
            <w:ins w:id="2942" w:author="jie sun" w:date="2018-04-18T00:26:00Z">
              <w:r>
                <w:rPr>
                  <w:rFonts w:ascii="Arial" w:eastAsia="Times New Roman" w:hAnsi="Arial" w:cs="Arial"/>
                  <w:b/>
                  <w:bCs/>
                  <w:color w:val="FFFFFF"/>
                  <w:sz w:val="20"/>
                  <w:szCs w:val="14"/>
                </w:rPr>
                <w:t>Height</w:t>
              </w:r>
            </w:ins>
          </w:p>
        </w:tc>
        <w:tc>
          <w:tcPr>
            <w:tcW w:w="710"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2943" w:author="jie sun" w:date="2018-04-18T00:26:00Z"/>
                <w:rFonts w:ascii="Arial" w:eastAsia="Times New Roman" w:hAnsi="Arial" w:cs="Arial"/>
                <w:b/>
                <w:bCs/>
                <w:color w:val="FFFFFF"/>
                <w:sz w:val="20"/>
                <w:szCs w:val="14"/>
              </w:rPr>
            </w:pPr>
            <w:ins w:id="2944" w:author="jie sun" w:date="2018-04-18T00:26:00Z">
              <w:r>
                <w:rPr>
                  <w:rFonts w:ascii="Arial" w:eastAsia="Times New Roman" w:hAnsi="Arial" w:cs="Arial"/>
                  <w:b/>
                  <w:bCs/>
                  <w:color w:val="FFFFFF"/>
                  <w:sz w:val="20"/>
                  <w:szCs w:val="14"/>
                </w:rPr>
                <w:t>Weight</w:t>
              </w:r>
            </w:ins>
          </w:p>
        </w:tc>
        <w:tc>
          <w:tcPr>
            <w:tcW w:w="477"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2945" w:author="jie sun" w:date="2018-04-18T00:26:00Z"/>
                <w:rFonts w:ascii="Arial" w:eastAsia="Times New Roman" w:hAnsi="Arial" w:cs="Arial"/>
                <w:b/>
                <w:bCs/>
                <w:color w:val="FFFFFF"/>
                <w:sz w:val="20"/>
                <w:szCs w:val="14"/>
              </w:rPr>
            </w:pPr>
            <w:ins w:id="2946" w:author="jie sun" w:date="2018-04-18T00:26:00Z">
              <w:r>
                <w:rPr>
                  <w:rFonts w:ascii="Arial" w:eastAsia="Times New Roman" w:hAnsi="Arial" w:cs="Arial"/>
                  <w:b/>
                  <w:bCs/>
                  <w:color w:val="FFFFFF"/>
                  <w:sz w:val="20"/>
                  <w:szCs w:val="14"/>
                </w:rPr>
                <w:t>Age</w:t>
              </w:r>
            </w:ins>
          </w:p>
        </w:tc>
        <w:tc>
          <w:tcPr>
            <w:tcW w:w="898"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2947" w:author="jie sun" w:date="2018-04-18T00:26:00Z"/>
                <w:rFonts w:ascii="Arial" w:eastAsia="Times New Roman" w:hAnsi="Arial" w:cs="Arial"/>
                <w:b/>
                <w:bCs/>
                <w:color w:val="FFFFFF"/>
                <w:sz w:val="20"/>
                <w:szCs w:val="14"/>
              </w:rPr>
            </w:pPr>
            <w:ins w:id="2948" w:author="jie sun" w:date="2018-04-18T00:26:00Z">
              <w:r>
                <w:rPr>
                  <w:rFonts w:ascii="Arial" w:eastAsia="Times New Roman" w:hAnsi="Arial" w:cs="Arial"/>
                  <w:b/>
                  <w:bCs/>
                  <w:color w:val="FFFFFF"/>
                  <w:sz w:val="20"/>
                  <w:szCs w:val="14"/>
                </w:rPr>
                <w:t>ground condition</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2949" w:author="jie sun" w:date="2018-04-18T00:26:00Z"/>
                <w:rFonts w:ascii="Arial" w:eastAsia="Times New Roman" w:hAnsi="Arial" w:cs="Arial"/>
                <w:b/>
                <w:bCs/>
                <w:color w:val="FFFFFF"/>
                <w:sz w:val="20"/>
                <w:szCs w:val="14"/>
              </w:rPr>
            </w:pPr>
            <w:ins w:id="2950" w:author="jie sun" w:date="2018-04-18T00:26:00Z">
              <w:r>
                <w:rPr>
                  <w:rFonts w:ascii="Arial" w:eastAsia="Times New Roman" w:hAnsi="Arial" w:cs="Arial"/>
                  <w:b/>
                  <w:bCs/>
                  <w:color w:val="FFFFFF"/>
                  <w:sz w:val="20"/>
                  <w:szCs w:val="14"/>
                </w:rPr>
                <w:t>Frequncy</w:t>
              </w:r>
            </w:ins>
          </w:p>
        </w:tc>
        <w:tc>
          <w:tcPr>
            <w:tcW w:w="828"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2951" w:author="jie sun" w:date="2018-04-18T00:26:00Z"/>
                <w:rFonts w:ascii="Arial" w:eastAsia="Times New Roman" w:hAnsi="Arial" w:cs="Arial"/>
                <w:b/>
                <w:bCs/>
                <w:color w:val="FFFFFF"/>
                <w:sz w:val="20"/>
                <w:szCs w:val="14"/>
              </w:rPr>
            </w:pPr>
            <w:ins w:id="2952" w:author="jie sun" w:date="2018-04-18T00:26:00Z">
              <w:r>
                <w:rPr>
                  <w:rFonts w:ascii="Arial" w:eastAsia="Times New Roman" w:hAnsi="Arial" w:cs="Arial"/>
                  <w:b/>
                  <w:bCs/>
                  <w:color w:val="FFFFFF"/>
                  <w:sz w:val="20"/>
                  <w:szCs w:val="14"/>
                </w:rPr>
                <w:t>Number of step (exactly)</w:t>
              </w:r>
            </w:ins>
          </w:p>
        </w:tc>
        <w:tc>
          <w:tcPr>
            <w:tcW w:w="882"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2953" w:author="jie sun" w:date="2018-04-18T00:26:00Z"/>
                <w:rFonts w:ascii="Arial" w:eastAsia="Times New Roman" w:hAnsi="Arial" w:cs="Arial"/>
                <w:b/>
                <w:bCs/>
                <w:color w:val="FFFFFF"/>
                <w:sz w:val="20"/>
                <w:szCs w:val="14"/>
              </w:rPr>
            </w:pPr>
            <w:ins w:id="2954" w:author="jie sun" w:date="2018-04-18T00:26:00Z">
              <w:r>
                <w:rPr>
                  <w:rFonts w:ascii="Arial" w:eastAsia="Times New Roman" w:hAnsi="Arial" w:cs="Arial"/>
                  <w:b/>
                  <w:bCs/>
                  <w:color w:val="FFFFFF"/>
                  <w:sz w:val="20"/>
                  <w:szCs w:val="14"/>
                </w:rPr>
                <w:t>number of steps (by program)</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2955" w:author="jie sun" w:date="2018-04-18T00:26:00Z"/>
                <w:rFonts w:ascii="Arial" w:eastAsia="Times New Roman" w:hAnsi="Arial" w:cs="Arial"/>
                <w:b/>
                <w:bCs/>
                <w:color w:val="FFFFFF"/>
                <w:sz w:val="20"/>
                <w:szCs w:val="14"/>
              </w:rPr>
            </w:pPr>
            <w:ins w:id="2956" w:author="jie sun" w:date="2018-04-18T00:26:00Z">
              <w:r>
                <w:rPr>
                  <w:rFonts w:ascii="Arial" w:eastAsia="Times New Roman" w:hAnsi="Arial" w:cs="Arial"/>
                  <w:b/>
                  <w:bCs/>
                  <w:color w:val="FFFFFF"/>
                  <w:sz w:val="20"/>
                  <w:szCs w:val="14"/>
                </w:rPr>
                <w:t>Accuracy</w:t>
              </w:r>
            </w:ins>
          </w:p>
        </w:tc>
      </w:tr>
      <w:tr w:rsidR="003E79FB" w:rsidTr="003E79FB">
        <w:trPr>
          <w:trHeight w:val="849"/>
          <w:ins w:id="2957"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2958" w:author="jie sun" w:date="2018-04-18T00:26:00Z"/>
                <w:rFonts w:ascii="Arial" w:eastAsia="Times New Roman" w:hAnsi="Arial" w:cs="Arial"/>
                <w:b/>
                <w:bCs/>
                <w:color w:val="FFFFFF"/>
                <w:sz w:val="20"/>
                <w:szCs w:val="14"/>
              </w:rPr>
            </w:pPr>
            <w:ins w:id="2959"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2960" w:author="jie sun" w:date="2018-04-18T00:26:00Z"/>
                <w:rFonts w:ascii="Arial" w:eastAsia="Times New Roman" w:hAnsi="Arial" w:cs="Arial"/>
                <w:color w:val="000000"/>
                <w:sz w:val="20"/>
                <w:szCs w:val="14"/>
              </w:rPr>
            </w:pPr>
            <w:ins w:id="2961"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2962" w:author="jie sun" w:date="2018-04-18T00:26:00Z"/>
                <w:rFonts w:ascii="Arial" w:eastAsia="Times New Roman" w:hAnsi="Arial" w:cs="Arial"/>
                <w:color w:val="000000"/>
                <w:sz w:val="20"/>
                <w:szCs w:val="14"/>
              </w:rPr>
            </w:pPr>
            <w:ins w:id="2963"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2964" w:author="jie sun" w:date="2018-04-18T00:26:00Z"/>
                <w:rFonts w:ascii="Arial" w:eastAsia="Times New Roman" w:hAnsi="Arial" w:cs="Arial"/>
                <w:color w:val="000000"/>
                <w:sz w:val="20"/>
                <w:szCs w:val="14"/>
              </w:rPr>
            </w:pPr>
            <w:ins w:id="2965"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2966" w:author="jie sun" w:date="2018-04-18T00:26:00Z"/>
                <w:rFonts w:ascii="Arial" w:eastAsia="Times New Roman" w:hAnsi="Arial" w:cs="Arial"/>
                <w:color w:val="000000"/>
                <w:sz w:val="20"/>
                <w:szCs w:val="14"/>
              </w:rPr>
            </w:pPr>
            <w:ins w:id="2967"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rPr>
                <w:ins w:id="2968" w:author="jie sun" w:date="2018-04-18T00:26:00Z"/>
                <w:rFonts w:ascii="Arial" w:eastAsia="Times New Roman" w:hAnsi="Arial" w:cs="Arial"/>
                <w:color w:val="000000"/>
                <w:sz w:val="20"/>
                <w:szCs w:val="14"/>
              </w:rPr>
            </w:pPr>
            <w:ins w:id="2969"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2970" w:author="jie sun" w:date="2018-04-18T00:26:00Z"/>
                <w:rFonts w:ascii="Arial" w:eastAsia="Times New Roman" w:hAnsi="Arial" w:cs="Arial"/>
                <w:color w:val="000000"/>
                <w:sz w:val="20"/>
                <w:szCs w:val="14"/>
              </w:rPr>
            </w:pPr>
            <w:ins w:id="2971" w:author="jie sun" w:date="2018-04-18T00:26:00Z">
              <w:r>
                <w:rPr>
                  <w:rFonts w:ascii="Arial" w:eastAsia="Times New Roman" w:hAnsi="Arial" w:cs="Arial"/>
                  <w:color w:val="000000"/>
                  <w:sz w:val="20"/>
                  <w:szCs w:val="14"/>
                </w:rPr>
                <w:t xml:space="preserve">25Hz </w:t>
              </w:r>
            </w:ins>
          </w:p>
        </w:tc>
        <w:tc>
          <w:tcPr>
            <w:tcW w:w="82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2972" w:author="jie sun" w:date="2018-04-18T00:26:00Z"/>
                <w:rFonts w:ascii="Arial" w:eastAsia="Times New Roman" w:hAnsi="Arial" w:cs="Arial"/>
                <w:color w:val="000000"/>
                <w:sz w:val="20"/>
                <w:szCs w:val="14"/>
              </w:rPr>
            </w:pPr>
            <w:ins w:id="2973" w:author="jie sun" w:date="2018-04-18T00:26:00Z">
              <w:r>
                <w:rPr>
                  <w:rFonts w:ascii="Arial" w:eastAsia="Times New Roman" w:hAnsi="Arial" w:cs="Arial"/>
                  <w:color w:val="000000"/>
                  <w:sz w:val="20"/>
                  <w:szCs w:val="14"/>
                </w:rPr>
                <w:t>150</w:t>
              </w:r>
            </w:ins>
          </w:p>
        </w:tc>
        <w:tc>
          <w:tcPr>
            <w:tcW w:w="882"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2974" w:author="jie sun" w:date="2018-04-18T00:26:00Z"/>
                <w:rFonts w:ascii="Arial" w:eastAsia="Times New Roman" w:hAnsi="Arial" w:cs="Arial"/>
                <w:color w:val="000000"/>
                <w:sz w:val="20"/>
                <w:szCs w:val="14"/>
              </w:rPr>
            </w:pPr>
            <w:ins w:id="2975"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2976" w:author="jie sun" w:date="2018-04-18T00:26:00Z"/>
                <w:rFonts w:ascii="Arial" w:eastAsia="Times New Roman" w:hAnsi="Arial" w:cs="Arial"/>
                <w:color w:val="000000"/>
                <w:sz w:val="20"/>
                <w:szCs w:val="14"/>
              </w:rPr>
            </w:pPr>
            <w:ins w:id="2977" w:author="jie sun" w:date="2018-04-18T00:26:00Z">
              <w:r>
                <w:rPr>
                  <w:rFonts w:ascii="Arial" w:eastAsia="Times New Roman" w:hAnsi="Arial" w:cs="Arial"/>
                  <w:color w:val="000000"/>
                  <w:sz w:val="20"/>
                  <w:szCs w:val="14"/>
                </w:rPr>
                <w:t>0.6</w:t>
              </w:r>
            </w:ins>
          </w:p>
        </w:tc>
      </w:tr>
      <w:tr w:rsidR="003E79FB" w:rsidTr="003E79FB">
        <w:trPr>
          <w:trHeight w:val="996"/>
          <w:ins w:id="2978"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2979" w:author="jie sun" w:date="2018-04-18T00:26:00Z"/>
                <w:rFonts w:ascii="Arial" w:eastAsia="Times New Roman" w:hAnsi="Arial" w:cs="Arial"/>
                <w:b/>
                <w:bCs/>
                <w:color w:val="FFFFFF"/>
                <w:sz w:val="20"/>
                <w:szCs w:val="14"/>
              </w:rPr>
            </w:pPr>
            <w:ins w:id="2980"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2981" w:author="jie sun" w:date="2018-04-18T00:26:00Z"/>
                <w:rFonts w:ascii="Arial" w:eastAsia="Times New Roman" w:hAnsi="Arial" w:cs="Arial"/>
                <w:color w:val="000000"/>
                <w:sz w:val="20"/>
                <w:szCs w:val="14"/>
              </w:rPr>
            </w:pPr>
            <w:ins w:id="2982"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2983" w:author="jie sun" w:date="2018-04-18T00:26:00Z"/>
                <w:rFonts w:ascii="Arial" w:eastAsia="Times New Roman" w:hAnsi="Arial" w:cs="Arial"/>
                <w:color w:val="000000"/>
                <w:sz w:val="20"/>
                <w:szCs w:val="14"/>
              </w:rPr>
            </w:pPr>
            <w:ins w:id="2984"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2985" w:author="jie sun" w:date="2018-04-18T00:26:00Z"/>
                <w:rFonts w:ascii="Arial" w:eastAsia="Times New Roman" w:hAnsi="Arial" w:cs="Arial"/>
                <w:color w:val="000000"/>
                <w:sz w:val="20"/>
                <w:szCs w:val="14"/>
              </w:rPr>
            </w:pPr>
            <w:ins w:id="2986"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2987" w:author="jie sun" w:date="2018-04-18T00:26:00Z"/>
                <w:rFonts w:ascii="Arial" w:eastAsia="Times New Roman" w:hAnsi="Arial" w:cs="Arial"/>
                <w:color w:val="000000"/>
                <w:sz w:val="20"/>
                <w:szCs w:val="14"/>
              </w:rPr>
            </w:pPr>
            <w:ins w:id="2988"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2989" w:author="jie sun" w:date="2018-04-18T00:26:00Z"/>
                <w:rFonts w:ascii="Arial" w:eastAsia="Times New Roman" w:hAnsi="Arial" w:cs="Arial"/>
                <w:color w:val="000000"/>
                <w:sz w:val="20"/>
                <w:szCs w:val="14"/>
              </w:rPr>
            </w:pPr>
            <w:ins w:id="2990"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2991" w:author="jie sun" w:date="2018-04-18T00:26:00Z"/>
                <w:rFonts w:ascii="Arial" w:eastAsia="Times New Roman" w:hAnsi="Arial" w:cs="Arial"/>
                <w:color w:val="000000"/>
                <w:sz w:val="20"/>
                <w:szCs w:val="14"/>
              </w:rPr>
            </w:pPr>
            <w:ins w:id="2992"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2993" w:author="jie sun" w:date="2018-04-18T00:26:00Z"/>
                <w:rFonts w:ascii="Arial" w:eastAsia="Times New Roman" w:hAnsi="Arial" w:cs="Arial"/>
                <w:color w:val="000000"/>
                <w:sz w:val="20"/>
                <w:szCs w:val="14"/>
              </w:rPr>
            </w:pPr>
            <w:ins w:id="2994" w:author="jie sun" w:date="2018-04-18T00:26:00Z">
              <w:r>
                <w:rPr>
                  <w:rFonts w:ascii="Arial" w:eastAsia="Times New Roman" w:hAnsi="Arial" w:cs="Arial"/>
                  <w:color w:val="000000"/>
                  <w:sz w:val="20"/>
                  <w:szCs w:val="14"/>
                </w:rPr>
                <w:t>235</w:t>
              </w:r>
            </w:ins>
          </w:p>
        </w:tc>
        <w:tc>
          <w:tcPr>
            <w:tcW w:w="882"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2995" w:author="jie sun" w:date="2018-04-18T00:26:00Z"/>
                <w:rFonts w:ascii="Arial" w:eastAsia="Times New Roman" w:hAnsi="Arial" w:cs="Arial"/>
                <w:color w:val="000000"/>
                <w:sz w:val="20"/>
                <w:szCs w:val="14"/>
              </w:rPr>
            </w:pPr>
            <w:ins w:id="2996"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2997" w:author="jie sun" w:date="2018-04-18T00:26:00Z"/>
                <w:rFonts w:ascii="Arial" w:eastAsia="Times New Roman" w:hAnsi="Arial" w:cs="Arial"/>
                <w:color w:val="000000"/>
                <w:sz w:val="20"/>
                <w:szCs w:val="14"/>
              </w:rPr>
            </w:pPr>
            <w:ins w:id="2998" w:author="jie sun" w:date="2018-04-18T00:26:00Z">
              <w:r>
                <w:rPr>
                  <w:rFonts w:ascii="Arial" w:eastAsia="Times New Roman" w:hAnsi="Arial" w:cs="Arial"/>
                  <w:color w:val="000000"/>
                  <w:sz w:val="20"/>
                  <w:szCs w:val="14"/>
                </w:rPr>
                <w:t>0.94</w:t>
              </w:r>
            </w:ins>
          </w:p>
        </w:tc>
      </w:tr>
      <w:tr w:rsidR="003E79FB" w:rsidTr="003E79FB">
        <w:trPr>
          <w:trHeight w:val="698"/>
          <w:ins w:id="2999"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000" w:author="jie sun" w:date="2018-04-18T00:26:00Z"/>
                <w:rFonts w:ascii="Arial" w:eastAsia="Times New Roman" w:hAnsi="Arial" w:cs="Arial"/>
                <w:b/>
                <w:bCs/>
                <w:color w:val="FFFFFF"/>
                <w:sz w:val="20"/>
                <w:szCs w:val="14"/>
              </w:rPr>
            </w:pPr>
            <w:ins w:id="3001"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02" w:author="jie sun" w:date="2018-04-18T00:26:00Z"/>
                <w:rFonts w:ascii="Arial" w:eastAsia="Times New Roman" w:hAnsi="Arial" w:cs="Arial"/>
                <w:color w:val="000000"/>
                <w:sz w:val="20"/>
                <w:szCs w:val="14"/>
              </w:rPr>
            </w:pPr>
            <w:ins w:id="3003" w:author="jie sun" w:date="2018-04-18T00:26:00Z">
              <w:r>
                <w:rPr>
                  <w:rFonts w:ascii="Arial" w:eastAsia="Times New Roman" w:hAnsi="Arial" w:cs="Arial"/>
                  <w:color w:val="000000"/>
                  <w:sz w:val="20"/>
                  <w:szCs w:val="14"/>
                </w:rPr>
                <w:t>in hand(Natural Vertical)</w:t>
              </w:r>
            </w:ins>
          </w:p>
        </w:tc>
        <w:tc>
          <w:tcPr>
            <w:tcW w:w="675"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04" w:author="jie sun" w:date="2018-04-18T00:26:00Z"/>
                <w:rFonts w:ascii="Arial" w:eastAsia="Times New Roman" w:hAnsi="Arial" w:cs="Arial"/>
                <w:color w:val="000000"/>
                <w:sz w:val="20"/>
                <w:szCs w:val="14"/>
              </w:rPr>
            </w:pPr>
            <w:ins w:id="3005"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06" w:author="jie sun" w:date="2018-04-18T00:26:00Z"/>
                <w:rFonts w:ascii="Arial" w:eastAsia="Times New Roman" w:hAnsi="Arial" w:cs="Arial"/>
                <w:color w:val="000000"/>
                <w:sz w:val="20"/>
                <w:szCs w:val="14"/>
              </w:rPr>
            </w:pPr>
            <w:ins w:id="3007"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08" w:author="jie sun" w:date="2018-04-18T00:26:00Z"/>
                <w:rFonts w:ascii="Arial" w:eastAsia="Times New Roman" w:hAnsi="Arial" w:cs="Arial"/>
                <w:color w:val="000000"/>
                <w:sz w:val="20"/>
                <w:szCs w:val="14"/>
              </w:rPr>
            </w:pPr>
            <w:ins w:id="3009"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10" w:author="jie sun" w:date="2018-04-18T00:26:00Z"/>
                <w:rFonts w:ascii="Arial" w:eastAsia="Times New Roman" w:hAnsi="Arial" w:cs="Arial"/>
                <w:color w:val="000000"/>
                <w:sz w:val="20"/>
                <w:szCs w:val="14"/>
              </w:rPr>
            </w:pPr>
            <w:ins w:id="3011"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12" w:author="jie sun" w:date="2018-04-18T00:26:00Z"/>
                <w:rFonts w:ascii="Arial" w:eastAsia="Times New Roman" w:hAnsi="Arial" w:cs="Arial"/>
                <w:color w:val="000000"/>
                <w:sz w:val="20"/>
                <w:szCs w:val="14"/>
              </w:rPr>
            </w:pPr>
            <w:ins w:id="3013"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14" w:author="jie sun" w:date="2018-04-18T00:26:00Z"/>
                <w:rFonts w:ascii="Arial" w:eastAsia="Times New Roman" w:hAnsi="Arial" w:cs="Arial"/>
                <w:color w:val="000000"/>
                <w:sz w:val="20"/>
                <w:szCs w:val="14"/>
              </w:rPr>
            </w:pPr>
            <w:ins w:id="3015" w:author="jie sun" w:date="2018-04-18T00:26:00Z">
              <w:r>
                <w:rPr>
                  <w:rFonts w:ascii="Arial" w:eastAsia="Times New Roman" w:hAnsi="Arial" w:cs="Arial"/>
                  <w:color w:val="000000"/>
                  <w:sz w:val="20"/>
                  <w:szCs w:val="14"/>
                </w:rPr>
                <w:t>243</w:t>
              </w:r>
            </w:ins>
          </w:p>
        </w:tc>
        <w:tc>
          <w:tcPr>
            <w:tcW w:w="882"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16" w:author="jie sun" w:date="2018-04-18T00:26:00Z"/>
                <w:rFonts w:ascii="Arial" w:eastAsia="Times New Roman" w:hAnsi="Arial" w:cs="Arial"/>
                <w:color w:val="000000"/>
                <w:sz w:val="20"/>
                <w:szCs w:val="14"/>
              </w:rPr>
            </w:pPr>
            <w:ins w:id="3017" w:author="jie sun" w:date="2018-04-18T00:26:00Z">
              <w:r>
                <w:rPr>
                  <w:rFonts w:ascii="Arial" w:eastAsia="Times New Roman" w:hAnsi="Arial" w:cs="Arial"/>
                  <w:color w:val="000000"/>
                  <w:sz w:val="20"/>
                  <w:szCs w:val="14"/>
                </w:rPr>
                <w:t>258</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18" w:author="jie sun" w:date="2018-04-18T00:26:00Z"/>
                <w:rFonts w:ascii="Arial" w:eastAsia="Times New Roman" w:hAnsi="Arial" w:cs="Arial"/>
                <w:color w:val="000000"/>
                <w:sz w:val="20"/>
                <w:szCs w:val="14"/>
              </w:rPr>
            </w:pPr>
            <w:ins w:id="3019" w:author="jie sun" w:date="2018-04-18T00:26:00Z">
              <w:r>
                <w:rPr>
                  <w:rFonts w:ascii="Arial" w:eastAsia="Times New Roman" w:hAnsi="Arial" w:cs="Arial"/>
                  <w:color w:val="000000"/>
                  <w:sz w:val="20"/>
                  <w:szCs w:val="14"/>
                </w:rPr>
                <w:t>0.94</w:t>
              </w:r>
            </w:ins>
          </w:p>
        </w:tc>
      </w:tr>
      <w:tr w:rsidR="003E79FB" w:rsidTr="003E79FB">
        <w:trPr>
          <w:trHeight w:val="40"/>
          <w:ins w:id="3020"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021" w:author="jie sun" w:date="2018-04-18T00:26:00Z"/>
                <w:rFonts w:ascii="Arial" w:eastAsia="Times New Roman" w:hAnsi="Arial" w:cs="Arial"/>
                <w:b/>
                <w:bCs/>
                <w:color w:val="FFFFFF"/>
                <w:sz w:val="20"/>
                <w:szCs w:val="14"/>
              </w:rPr>
            </w:pPr>
            <w:ins w:id="3022"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023" w:author="jie sun" w:date="2018-04-18T00:26:00Z"/>
                <w:rFonts w:ascii="Arial" w:eastAsia="Times New Roman" w:hAnsi="Arial" w:cs="Arial"/>
                <w:color w:val="000000"/>
                <w:sz w:val="20"/>
                <w:szCs w:val="14"/>
              </w:rPr>
            </w:pPr>
            <w:ins w:id="3024" w:author="jie sun" w:date="2018-04-18T00:26:00Z">
              <w:r>
                <w:rPr>
                  <w:rFonts w:ascii="Arial" w:eastAsia="Times New Roman" w:hAnsi="Arial" w:cs="Arial"/>
                  <w:color w:val="000000"/>
                  <w:sz w:val="20"/>
                  <w:szCs w:val="14"/>
                </w:rPr>
                <w:t>Put the Phone Beside Ear (to answer the phone call)</w:t>
              </w:r>
            </w:ins>
          </w:p>
        </w:tc>
        <w:tc>
          <w:tcPr>
            <w:tcW w:w="675" w:type="dxa"/>
            <w:tcBorders>
              <w:top w:val="nil"/>
              <w:left w:val="nil"/>
              <w:bottom w:val="single" w:sz="8" w:space="0" w:color="FFFFFF"/>
              <w:right w:val="single" w:sz="8" w:space="0" w:color="FFFFFF"/>
            </w:tcBorders>
            <w:shd w:val="clear" w:color="000000" w:fill="E7F2FC"/>
            <w:vAlign w:val="center"/>
          </w:tcPr>
          <w:p w:rsidR="007E13D1" w:rsidRDefault="007E13D1" w:rsidP="007E13D1">
            <w:pPr>
              <w:pStyle w:val="Caption"/>
              <w:spacing w:after="0"/>
              <w:jc w:val="center"/>
              <w:rPr>
                <w:ins w:id="3025" w:author="jie sun" w:date="2018-04-18T00:26:00Z"/>
                <w:rFonts w:ascii="Arial" w:eastAsia="Times New Roman" w:hAnsi="Arial" w:cs="Arial"/>
                <w:color w:val="000000"/>
                <w:sz w:val="20"/>
                <w:szCs w:val="14"/>
              </w:rPr>
            </w:pPr>
            <w:ins w:id="3026"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027" w:author="jie sun" w:date="2018-04-18T00:26:00Z"/>
                <w:rFonts w:ascii="Arial" w:eastAsia="Times New Roman" w:hAnsi="Arial" w:cs="Arial"/>
                <w:color w:val="000000"/>
                <w:sz w:val="20"/>
                <w:szCs w:val="14"/>
              </w:rPr>
            </w:pPr>
            <w:ins w:id="3028"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029" w:author="jie sun" w:date="2018-04-18T00:26:00Z"/>
                <w:rFonts w:ascii="Arial" w:eastAsia="Times New Roman" w:hAnsi="Arial" w:cs="Arial"/>
                <w:color w:val="000000"/>
                <w:sz w:val="20"/>
                <w:szCs w:val="14"/>
              </w:rPr>
            </w:pPr>
            <w:ins w:id="3030"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031" w:author="jie sun" w:date="2018-04-18T00:26:00Z"/>
                <w:rFonts w:ascii="Arial" w:eastAsia="Times New Roman" w:hAnsi="Arial" w:cs="Arial"/>
                <w:color w:val="000000"/>
                <w:sz w:val="20"/>
                <w:szCs w:val="14"/>
              </w:rPr>
            </w:pPr>
            <w:ins w:id="3032"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033" w:author="jie sun" w:date="2018-04-18T00:26:00Z"/>
                <w:rFonts w:ascii="Arial" w:eastAsia="Times New Roman" w:hAnsi="Arial" w:cs="Arial"/>
                <w:color w:val="000000"/>
                <w:sz w:val="20"/>
                <w:szCs w:val="14"/>
              </w:rPr>
            </w:pPr>
            <w:ins w:id="3034"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035" w:author="jie sun" w:date="2018-04-18T00:26:00Z"/>
                <w:rFonts w:ascii="Arial" w:eastAsia="Times New Roman" w:hAnsi="Arial" w:cs="Arial"/>
                <w:color w:val="000000"/>
                <w:sz w:val="20"/>
                <w:szCs w:val="14"/>
              </w:rPr>
            </w:pPr>
            <w:ins w:id="3036" w:author="jie sun" w:date="2018-04-18T00:26:00Z">
              <w:r>
                <w:rPr>
                  <w:rFonts w:ascii="Arial" w:eastAsia="Times New Roman" w:hAnsi="Arial" w:cs="Arial"/>
                  <w:color w:val="000000"/>
                  <w:sz w:val="20"/>
                  <w:szCs w:val="14"/>
                </w:rPr>
                <w:t>192</w:t>
              </w:r>
            </w:ins>
          </w:p>
        </w:tc>
        <w:tc>
          <w:tcPr>
            <w:tcW w:w="882"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037" w:author="jie sun" w:date="2018-04-18T00:26:00Z"/>
                <w:rFonts w:ascii="Arial" w:eastAsia="Times New Roman" w:hAnsi="Arial" w:cs="Arial"/>
                <w:color w:val="000000"/>
                <w:sz w:val="20"/>
                <w:szCs w:val="14"/>
              </w:rPr>
            </w:pPr>
            <w:ins w:id="3038"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039" w:author="jie sun" w:date="2018-04-18T00:26:00Z"/>
                <w:rFonts w:ascii="Arial" w:eastAsia="Times New Roman" w:hAnsi="Arial" w:cs="Arial"/>
                <w:color w:val="000000"/>
                <w:sz w:val="20"/>
                <w:szCs w:val="14"/>
              </w:rPr>
            </w:pPr>
            <w:ins w:id="3040" w:author="jie sun" w:date="2018-04-18T00:26:00Z">
              <w:r>
                <w:rPr>
                  <w:rFonts w:ascii="Arial" w:eastAsia="Times New Roman" w:hAnsi="Arial" w:cs="Arial"/>
                  <w:color w:val="000000"/>
                  <w:sz w:val="20"/>
                  <w:szCs w:val="14"/>
                </w:rPr>
                <w:t>0.77</w:t>
              </w:r>
            </w:ins>
          </w:p>
        </w:tc>
      </w:tr>
      <w:tr w:rsidR="003E79FB" w:rsidTr="003E79FB">
        <w:trPr>
          <w:trHeight w:val="744"/>
          <w:ins w:id="3041"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042" w:author="jie sun" w:date="2018-04-18T00:26:00Z"/>
                <w:rFonts w:ascii="Arial" w:eastAsia="Times New Roman" w:hAnsi="Arial" w:cs="Arial"/>
                <w:b/>
                <w:bCs/>
                <w:color w:val="FFFFFF"/>
                <w:sz w:val="20"/>
                <w:szCs w:val="14"/>
              </w:rPr>
            </w:pPr>
            <w:ins w:id="3043" w:author="jie sun" w:date="2018-04-18T00:26:00Z">
              <w:r>
                <w:rPr>
                  <w:rFonts w:ascii="Arial" w:eastAsia="Times New Roman" w:hAnsi="Arial" w:cs="Arial"/>
                  <w:b/>
                  <w:bCs/>
                  <w:color w:val="FFFFFF"/>
                  <w:sz w:val="20"/>
                  <w:szCs w:val="14"/>
                </w:rPr>
                <w:t>Running</w:t>
              </w:r>
            </w:ins>
          </w:p>
        </w:tc>
        <w:tc>
          <w:tcPr>
            <w:tcW w:w="1106"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44" w:author="jie sun" w:date="2018-04-18T00:26:00Z"/>
                <w:rFonts w:ascii="Arial" w:eastAsia="Times New Roman" w:hAnsi="Arial" w:cs="Arial"/>
                <w:color w:val="000000"/>
                <w:sz w:val="20"/>
                <w:szCs w:val="14"/>
              </w:rPr>
            </w:pPr>
            <w:ins w:id="3045"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46" w:author="jie sun" w:date="2018-04-18T00:26:00Z"/>
                <w:rFonts w:ascii="Arial" w:eastAsia="Times New Roman" w:hAnsi="Arial" w:cs="Arial"/>
                <w:color w:val="000000"/>
                <w:sz w:val="20"/>
                <w:szCs w:val="14"/>
              </w:rPr>
            </w:pPr>
            <w:ins w:id="3047"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48" w:author="jie sun" w:date="2018-04-18T00:26:00Z"/>
                <w:rFonts w:ascii="Arial" w:eastAsia="Times New Roman" w:hAnsi="Arial" w:cs="Arial"/>
                <w:color w:val="000000"/>
                <w:sz w:val="20"/>
                <w:szCs w:val="14"/>
              </w:rPr>
            </w:pPr>
            <w:ins w:id="3049"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50" w:author="jie sun" w:date="2018-04-18T00:26:00Z"/>
                <w:rFonts w:ascii="Arial" w:eastAsia="Times New Roman" w:hAnsi="Arial" w:cs="Arial"/>
                <w:color w:val="000000"/>
                <w:sz w:val="20"/>
                <w:szCs w:val="14"/>
              </w:rPr>
            </w:pPr>
            <w:ins w:id="3051"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52" w:author="jie sun" w:date="2018-04-18T00:26:00Z"/>
                <w:rFonts w:ascii="Arial" w:eastAsia="Times New Roman" w:hAnsi="Arial" w:cs="Arial"/>
                <w:color w:val="000000"/>
                <w:sz w:val="20"/>
                <w:szCs w:val="14"/>
              </w:rPr>
            </w:pPr>
            <w:ins w:id="3053"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54" w:author="jie sun" w:date="2018-04-18T00:26:00Z"/>
                <w:rFonts w:ascii="Arial" w:eastAsia="Times New Roman" w:hAnsi="Arial" w:cs="Arial"/>
                <w:color w:val="000000"/>
                <w:sz w:val="20"/>
                <w:szCs w:val="14"/>
              </w:rPr>
            </w:pPr>
            <w:ins w:id="3055"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56" w:author="jie sun" w:date="2018-04-18T00:26:00Z"/>
                <w:rFonts w:ascii="Arial" w:eastAsia="Times New Roman" w:hAnsi="Arial" w:cs="Arial"/>
                <w:color w:val="000000"/>
                <w:sz w:val="20"/>
                <w:szCs w:val="14"/>
              </w:rPr>
            </w:pPr>
            <w:ins w:id="3057" w:author="jie sun" w:date="2018-04-18T00:26:00Z">
              <w:r>
                <w:rPr>
                  <w:rFonts w:ascii="Arial" w:eastAsia="Times New Roman" w:hAnsi="Arial" w:cs="Arial"/>
                  <w:color w:val="000000"/>
                  <w:sz w:val="20"/>
                  <w:szCs w:val="14"/>
                </w:rPr>
                <w:t>258</w:t>
              </w:r>
            </w:ins>
          </w:p>
        </w:tc>
        <w:tc>
          <w:tcPr>
            <w:tcW w:w="882"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58" w:author="jie sun" w:date="2018-04-18T00:26:00Z"/>
                <w:rFonts w:ascii="Arial" w:eastAsia="Times New Roman" w:hAnsi="Arial" w:cs="Arial"/>
                <w:color w:val="000000"/>
                <w:sz w:val="20"/>
                <w:szCs w:val="14"/>
              </w:rPr>
            </w:pPr>
            <w:ins w:id="3059"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060" w:author="jie sun" w:date="2018-04-18T00:26:00Z"/>
                <w:rFonts w:ascii="Arial" w:eastAsia="Times New Roman" w:hAnsi="Arial" w:cs="Arial"/>
                <w:color w:val="000000"/>
                <w:sz w:val="20"/>
                <w:szCs w:val="14"/>
              </w:rPr>
            </w:pPr>
            <w:ins w:id="3061" w:author="jie sun" w:date="2018-04-18T00:26:00Z">
              <w:r>
                <w:rPr>
                  <w:rFonts w:ascii="Arial" w:eastAsia="Times New Roman" w:hAnsi="Arial" w:cs="Arial"/>
                  <w:color w:val="000000"/>
                  <w:sz w:val="20"/>
                  <w:szCs w:val="14"/>
                </w:rPr>
                <w:t>0.97</w:t>
              </w:r>
            </w:ins>
          </w:p>
        </w:tc>
      </w:tr>
    </w:tbl>
    <w:p w:rsidR="0087014B" w:rsidDel="0043018A" w:rsidRDefault="00D5184D">
      <w:pPr>
        <w:rPr>
          <w:del w:id="3062" w:author="像个男人一样" w:date="2018-03-22T11:57:00Z"/>
        </w:rPr>
      </w:pPr>
      <w:r>
        <w:t>.</w:t>
      </w:r>
    </w:p>
    <w:p w:rsidR="0087014B" w:rsidRDefault="00285914">
      <w:pPr>
        <w:pStyle w:val="Caption"/>
        <w:jc w:val="center"/>
        <w:pPrChange w:id="3063" w:author="jie sun" w:date="2018-04-16T21:37:00Z">
          <w:pPr>
            <w:pStyle w:val="Subtitle"/>
          </w:pPr>
        </w:pPrChange>
      </w:pPr>
      <w:bookmarkStart w:id="3064" w:name="_Toc517801883"/>
      <w:ins w:id="3065" w:author="jie sun" w:date="2018-04-16T21:37:00Z">
        <w:r>
          <w:t xml:space="preserve">Figure </w:t>
        </w:r>
      </w:ins>
      <w:ins w:id="3066" w:author="JIE  SUN" w:date="2018-06-21T13:36:00Z">
        <w:r w:rsidR="00A64E7B">
          <w:fldChar w:fldCharType="begin"/>
        </w:r>
        <w:r w:rsidR="00A64E7B">
          <w:instrText xml:space="preserve"> STYLEREF 1 \s </w:instrText>
        </w:r>
      </w:ins>
      <w:r w:rsidR="00A64E7B">
        <w:fldChar w:fldCharType="separate"/>
      </w:r>
      <w:r w:rsidR="00A64E7B">
        <w:rPr>
          <w:noProof/>
        </w:rPr>
        <w:t>2</w:t>
      </w:r>
      <w:ins w:id="306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068" w:author="JIE  SUN" w:date="2018-06-21T13:36:00Z">
        <w:r w:rsidR="00A64E7B">
          <w:rPr>
            <w:noProof/>
          </w:rPr>
          <w:t>13</w:t>
        </w:r>
        <w:r w:rsidR="00A64E7B">
          <w:fldChar w:fldCharType="end"/>
        </w:r>
      </w:ins>
      <w:ins w:id="3069" w:author="jie sun" w:date="2018-04-19T13:00:00Z">
        <w:del w:id="3070" w:author="JIE  SUN" w:date="2018-06-21T13:34:00Z">
          <w:r w:rsidR="00083FE7" w:rsidDel="00A64E7B">
            <w:fldChar w:fldCharType="begin"/>
          </w:r>
          <w:r w:rsidR="00083FE7" w:rsidDel="00A64E7B">
            <w:delInstrText xml:space="preserve"> STYLEREF 1 \s </w:delInstrText>
          </w:r>
        </w:del>
      </w:ins>
      <w:del w:id="3071" w:author="JIE  SUN" w:date="2018-06-21T13:34:00Z">
        <w:r w:rsidR="00083FE7" w:rsidDel="00A64E7B">
          <w:fldChar w:fldCharType="separate"/>
        </w:r>
        <w:r w:rsidR="00083FE7" w:rsidDel="00A64E7B">
          <w:rPr>
            <w:noProof/>
          </w:rPr>
          <w:delText>2</w:delText>
        </w:r>
      </w:del>
      <w:ins w:id="3072" w:author="jie sun" w:date="2018-04-19T13:00:00Z">
        <w:del w:id="307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074" w:author="JIE  SUN" w:date="2018-06-21T13:34:00Z">
        <w:r w:rsidR="00083FE7" w:rsidDel="00A64E7B">
          <w:fldChar w:fldCharType="separate"/>
        </w:r>
      </w:del>
      <w:ins w:id="3075" w:author="jie sun" w:date="2018-04-19T13:00:00Z">
        <w:del w:id="3076" w:author="JIE  SUN" w:date="2018-06-21T13:34:00Z">
          <w:r w:rsidR="00083FE7" w:rsidDel="00A64E7B">
            <w:rPr>
              <w:noProof/>
            </w:rPr>
            <w:delText>13</w:delText>
          </w:r>
          <w:r w:rsidR="00083FE7" w:rsidDel="00A64E7B">
            <w:fldChar w:fldCharType="end"/>
          </w:r>
        </w:del>
      </w:ins>
      <w:ins w:id="3077" w:author="jie sun" w:date="2018-04-16T21:37:00Z">
        <w:r>
          <w:rPr>
            <w:rFonts w:hint="eastAsia"/>
          </w:rPr>
          <w:t xml:space="preserve">:The </w:t>
        </w:r>
      </w:ins>
      <w:ins w:id="3078" w:author="jie sun" w:date="2018-04-16T22:27:00Z">
        <w:r w:rsidR="001403E8">
          <w:rPr>
            <w:rFonts w:hint="eastAsia"/>
          </w:rPr>
          <w:t>A</w:t>
        </w:r>
      </w:ins>
      <w:ins w:id="3079" w:author="jie sun" w:date="2018-04-16T21:37:00Z">
        <w:r>
          <w:rPr>
            <w:rFonts w:hint="eastAsia"/>
          </w:rPr>
          <w:t>ccura</w:t>
        </w:r>
        <w:r>
          <w:t xml:space="preserve">cies </w:t>
        </w:r>
      </w:ins>
      <w:ins w:id="3080" w:author="jie sun" w:date="2018-04-16T22:27:00Z">
        <w:r w:rsidR="001403E8">
          <w:rPr>
            <w:rFonts w:hint="eastAsia"/>
          </w:rPr>
          <w:t>O</w:t>
        </w:r>
      </w:ins>
      <w:ins w:id="3081" w:author="jie sun" w:date="2018-04-16T21:37:00Z">
        <w:r>
          <w:rPr>
            <w:rFonts w:hint="eastAsia"/>
          </w:rPr>
          <w:t xml:space="preserve">f </w:t>
        </w:r>
      </w:ins>
      <w:ins w:id="3082" w:author="jie sun" w:date="2018-04-16T22:27:00Z">
        <w:r w:rsidR="001403E8">
          <w:rPr>
            <w:rFonts w:hint="eastAsia"/>
          </w:rPr>
          <w:t>T</w:t>
        </w:r>
      </w:ins>
      <w:ins w:id="3083" w:author="jie sun" w:date="2018-04-16T21:37:00Z">
        <w:r>
          <w:rPr>
            <w:rFonts w:hint="eastAsia"/>
          </w:rPr>
          <w:t xml:space="preserve">he </w:t>
        </w:r>
      </w:ins>
      <w:ins w:id="3084" w:author="jie sun" w:date="2018-04-16T22:28:00Z">
        <w:r w:rsidR="001403E8">
          <w:rPr>
            <w:rFonts w:hint="eastAsia"/>
          </w:rPr>
          <w:t>S</w:t>
        </w:r>
      </w:ins>
      <w:ins w:id="3085" w:author="jie sun" w:date="2018-04-16T21:37:00Z">
        <w:r>
          <w:rPr>
            <w:rFonts w:hint="eastAsia"/>
          </w:rPr>
          <w:t xml:space="preserve">tep </w:t>
        </w:r>
      </w:ins>
      <w:ins w:id="3086" w:author="jie sun" w:date="2018-04-16T22:28:00Z">
        <w:r w:rsidR="008F143B">
          <w:t>A</w:t>
        </w:r>
      </w:ins>
      <w:ins w:id="3087" w:author="jie sun" w:date="2018-04-16T21:37:00Z">
        <w:r>
          <w:rPr>
            <w:rFonts w:hint="eastAsia"/>
          </w:rPr>
          <w:t>lgo</w:t>
        </w:r>
        <w:r>
          <w:t>r</w:t>
        </w:r>
        <w:r>
          <w:rPr>
            <w:rFonts w:hint="eastAsia"/>
          </w:rPr>
          <w:t>ithm</w:t>
        </w:r>
        <w:r>
          <w:t>s</w:t>
        </w:r>
      </w:ins>
      <w:bookmarkEnd w:id="3064"/>
      <w:del w:id="3088" w:author="像个男人一样" w:date="2018-03-22T11:57:00Z">
        <w:r w:rsidR="00D5184D">
          <w:delText xml:space="preserve">Table 2. </w:delText>
        </w:r>
        <w:r w:rsidR="00D5184D">
          <w:fldChar w:fldCharType="begin"/>
        </w:r>
        <w:r w:rsidR="00D5184D">
          <w:delInstrText xml:space="preserve"> SEQ Table_2. \* ARABIC </w:delInstrText>
        </w:r>
        <w:r w:rsidR="00D5184D">
          <w:fldChar w:fldCharType="separate"/>
        </w:r>
      </w:del>
      <w:ins w:id="3089" w:author="像个男人一样" w:date="2018-03-22T11:51:00Z">
        <w:del w:id="3090" w:author="像个男人一样" w:date="2018-03-22T11:57:00Z">
          <w:r w:rsidR="00D5184D">
            <w:rPr>
              <w:b/>
            </w:rPr>
            <w:delText>错误！未指定顺序。</w:delText>
          </w:r>
        </w:del>
      </w:ins>
      <w:ins w:id="3091" w:author="像个男人一样" w:date="2018-03-21T23:39:00Z">
        <w:del w:id="3092" w:author="像个男人一样" w:date="2018-03-22T11:57:00Z">
          <w:r w:rsidR="00D5184D">
            <w:rPr>
              <w:b/>
            </w:rPr>
            <w:delText>错误！未指定顺序。</w:delText>
          </w:r>
        </w:del>
      </w:ins>
      <w:ins w:id="3093" w:author="像个男人一样" w:date="2018-03-21T23:10:00Z">
        <w:del w:id="3094" w:author="像个男人一样" w:date="2018-03-22T11:57:00Z">
          <w:r w:rsidR="00D5184D">
            <w:rPr>
              <w:b/>
            </w:rPr>
            <w:delText>错误！未指定顺序。</w:delText>
          </w:r>
        </w:del>
      </w:ins>
      <w:ins w:id="3095" w:author="像个男人一样" w:date="2018-03-21T23:08:00Z">
        <w:del w:id="3096" w:author="像个男人一样" w:date="2018-03-22T11:57:00Z">
          <w:r w:rsidR="00D5184D">
            <w:rPr>
              <w:b/>
            </w:rPr>
            <w:delText>错误！未指定顺序。</w:delText>
          </w:r>
        </w:del>
      </w:ins>
      <w:ins w:id="3097" w:author="像个男人一样" w:date="2018-03-21T02:33:00Z">
        <w:del w:id="3098" w:author="像个男人一样" w:date="2018-03-22T11:57:00Z">
          <w:r w:rsidR="00D5184D">
            <w:rPr>
              <w:b/>
            </w:rPr>
            <w:delText>错误！未指定顺序。错误！未指定顺序。</w:delText>
          </w:r>
        </w:del>
      </w:ins>
      <w:ins w:id="3099" w:author="像个男人一样" w:date="2018-03-21T02:31:00Z">
        <w:del w:id="3100" w:author="像个男人一样" w:date="2018-03-22T11:57:00Z">
          <w:r w:rsidR="00D5184D">
            <w:rPr>
              <w:b/>
            </w:rPr>
            <w:delText>错误！未指定顺序。</w:delText>
          </w:r>
        </w:del>
      </w:ins>
      <w:ins w:id="3101" w:author="像个男人一样" w:date="2018-03-21T02:30:00Z">
        <w:del w:id="3102" w:author="像个男人一样" w:date="2018-03-22T11:57:00Z">
          <w:r w:rsidR="00D5184D">
            <w:rPr>
              <w:b/>
            </w:rPr>
            <w:delText>错误！未指定顺序。</w:delText>
          </w:r>
        </w:del>
      </w:ins>
      <w:ins w:id="3103" w:author="像个男人一样" w:date="2018-03-21T02:29:00Z">
        <w:del w:id="3104" w:author="像个男人一样" w:date="2018-03-22T11:57:00Z">
          <w:r w:rsidR="00D5184D">
            <w:rPr>
              <w:b/>
            </w:rPr>
            <w:delText>错误！未指定顺序。错误！未指定顺序。</w:delText>
          </w:r>
        </w:del>
      </w:ins>
      <w:ins w:id="3105" w:author="像个男人一样" w:date="2018-03-21T02:26:00Z">
        <w:del w:id="3106" w:author="像个男人一样" w:date="2018-03-22T11:57:00Z">
          <w:r w:rsidR="00D5184D">
            <w:rPr>
              <w:b/>
            </w:rPr>
            <w:delText>错误！未指定顺序。</w:delText>
          </w:r>
        </w:del>
      </w:ins>
      <w:ins w:id="3107" w:author="像个男人一样" w:date="2018-03-21T02:25:00Z">
        <w:del w:id="3108" w:author="像个男人一样" w:date="2018-03-22T11:57:00Z">
          <w:r w:rsidR="00D5184D">
            <w:rPr>
              <w:b/>
            </w:rPr>
            <w:delText>错误！未指定顺序。</w:delText>
          </w:r>
        </w:del>
      </w:ins>
      <w:ins w:id="3109" w:author="像个男人一样" w:date="2018-03-21T02:24:00Z">
        <w:del w:id="3110" w:author="像个男人一样" w:date="2018-03-22T11:57:00Z">
          <w:r w:rsidR="00D5184D">
            <w:rPr>
              <w:b/>
            </w:rPr>
            <w:delText>错误！未指定顺序。</w:delText>
          </w:r>
        </w:del>
      </w:ins>
      <w:ins w:id="3111" w:author="像个男人一样" w:date="2018-03-21T02:23:00Z">
        <w:del w:id="3112" w:author="像个男人一样" w:date="2018-03-22T11:57:00Z">
          <w:r w:rsidR="00D5184D">
            <w:rPr>
              <w:b/>
            </w:rPr>
            <w:delText>错误！未指定顺序。</w:delText>
          </w:r>
        </w:del>
      </w:ins>
      <w:ins w:id="3113" w:author="像个男人一样" w:date="2018-03-21T02:22:00Z">
        <w:del w:id="3114" w:author="像个男人一样" w:date="2018-03-22T11:57:00Z">
          <w:r w:rsidR="00D5184D">
            <w:rPr>
              <w:b/>
            </w:rPr>
            <w:delText>错误！未指定顺序。</w:delText>
          </w:r>
        </w:del>
      </w:ins>
      <w:ins w:id="3115" w:author="像个男人一样" w:date="2018-03-21T02:17:00Z">
        <w:del w:id="3116" w:author="像个男人一样" w:date="2018-03-22T11:57:00Z">
          <w:r w:rsidR="00D5184D">
            <w:rPr>
              <w:b/>
            </w:rPr>
            <w:delText>错误！未指定顺序。错误！未指定顺序。错误！未指定顺序。</w:delText>
          </w:r>
        </w:del>
      </w:ins>
      <w:ins w:id="3117" w:author="像个男人一样" w:date="2018-03-21T02:15:00Z">
        <w:del w:id="3118" w:author="像个男人一样" w:date="2018-03-22T11:57:00Z">
          <w:r w:rsidR="00D5184D">
            <w:rPr>
              <w:b/>
            </w:rPr>
            <w:delText>错误！未指定顺序。</w:delText>
          </w:r>
        </w:del>
      </w:ins>
      <w:ins w:id="3119" w:author="像个男人一样" w:date="2018-03-21T02:14:00Z">
        <w:del w:id="3120" w:author="像个男人一样" w:date="2018-03-22T11:57:00Z">
          <w:r w:rsidR="00D5184D">
            <w:rPr>
              <w:b/>
            </w:rPr>
            <w:delText>错误！未指定顺序。</w:delText>
          </w:r>
        </w:del>
      </w:ins>
      <w:ins w:id="3121" w:author="像个男人一样" w:date="2018-03-21T02:13:00Z">
        <w:del w:id="3122" w:author="像个男人一样" w:date="2018-03-22T11:57:00Z">
          <w:r w:rsidR="00D5184D">
            <w:rPr>
              <w:b/>
            </w:rPr>
            <w:delText>错误！未指定顺序。</w:delText>
          </w:r>
        </w:del>
      </w:ins>
      <w:ins w:id="3123" w:author="像个男人一样" w:date="2018-03-21T02:12:00Z">
        <w:del w:id="3124" w:author="像个男人一样" w:date="2018-03-22T11:57:00Z">
          <w:r w:rsidR="00D5184D">
            <w:rPr>
              <w:b/>
            </w:rPr>
            <w:delText>错误！未指定顺序。</w:delText>
          </w:r>
        </w:del>
      </w:ins>
      <w:ins w:id="3125" w:author="像个男人一样" w:date="2018-03-21T02:02:00Z">
        <w:del w:id="3126" w:author="像个男人一样" w:date="2018-03-22T11:57:00Z">
          <w:r w:rsidR="00D5184D">
            <w:rPr>
              <w:b/>
            </w:rPr>
            <w:delText>错误！未指定顺序。错误！未指定顺序。</w:delText>
          </w:r>
        </w:del>
      </w:ins>
      <w:ins w:id="3127" w:author="像个男人一样" w:date="2018-03-21T02:01:00Z">
        <w:del w:id="3128" w:author="像个男人一样" w:date="2018-03-22T11:57:00Z">
          <w:r w:rsidR="00D5184D">
            <w:rPr>
              <w:b/>
            </w:rPr>
            <w:delText>错误！未指定顺序。</w:delText>
          </w:r>
        </w:del>
      </w:ins>
      <w:ins w:id="3129" w:author="像个男人一样" w:date="2018-03-21T02:00:00Z">
        <w:del w:id="3130" w:author="像个男人一样" w:date="2018-03-22T11:57:00Z">
          <w:r w:rsidR="00D5184D">
            <w:rPr>
              <w:b/>
            </w:rPr>
            <w:delText>错误！未指定顺序。</w:delText>
          </w:r>
        </w:del>
      </w:ins>
      <w:ins w:id="3131" w:author="像个男人一样" w:date="2018-03-21T01:59:00Z">
        <w:del w:id="3132" w:author="像个男人一样" w:date="2018-03-22T11:57:00Z">
          <w:r w:rsidR="00D5184D">
            <w:rPr>
              <w:b/>
            </w:rPr>
            <w:delText>错误！未指定顺序。</w:delText>
          </w:r>
        </w:del>
      </w:ins>
      <w:ins w:id="3133" w:author="像个男人一样" w:date="2018-03-21T01:58:00Z">
        <w:del w:id="3134" w:author="像个男人一样" w:date="2018-03-22T11:57:00Z">
          <w:r w:rsidR="00D5184D">
            <w:rPr>
              <w:b/>
            </w:rPr>
            <w:delText>错误！未指定顺序。错误！未指定顺序。</w:delText>
          </w:r>
        </w:del>
      </w:ins>
      <w:ins w:id="3135" w:author="像个男人一样" w:date="2018-03-21T01:57:00Z">
        <w:del w:id="3136" w:author="像个男人一样" w:date="2018-03-22T11:57:00Z">
          <w:r w:rsidR="00D5184D">
            <w:rPr>
              <w:b/>
            </w:rPr>
            <w:delText>错误！未指定顺序。</w:delText>
          </w:r>
        </w:del>
      </w:ins>
      <w:ins w:id="3137" w:author="像个男人一样" w:date="2018-03-21T01:48:00Z">
        <w:del w:id="3138" w:author="像个男人一样" w:date="2018-03-22T11:57:00Z">
          <w:r w:rsidR="00D5184D">
            <w:rPr>
              <w:b/>
            </w:rPr>
            <w:delText>错误！未指定顺序。错误！未指定顺序。</w:delText>
          </w:r>
        </w:del>
      </w:ins>
      <w:ins w:id="3139" w:author="像个男人一样" w:date="2018-03-21T01:47:00Z">
        <w:del w:id="3140" w:author="像个男人一样" w:date="2018-03-22T11:57:00Z">
          <w:r w:rsidR="00D5184D">
            <w:rPr>
              <w:b/>
            </w:rPr>
            <w:delText>错误！未指定顺序。</w:delText>
          </w:r>
        </w:del>
      </w:ins>
      <w:ins w:id="3141" w:author="像个男人一样" w:date="2018-03-21T01:46:00Z">
        <w:del w:id="3142" w:author="像个男人一样" w:date="2018-03-22T11:57:00Z">
          <w:r w:rsidR="00D5184D">
            <w:rPr>
              <w:b/>
            </w:rPr>
            <w:delText>错误！未指定顺序。</w:delText>
          </w:r>
        </w:del>
      </w:ins>
      <w:ins w:id="3143" w:author="像个男人一样" w:date="2018-03-21T01:45:00Z">
        <w:del w:id="3144" w:author="像个男人一样" w:date="2018-03-22T11:57:00Z">
          <w:r w:rsidR="00D5184D">
            <w:rPr>
              <w:b/>
            </w:rPr>
            <w:delText>错误！未指定顺序。错误！未指定顺序。</w:delText>
          </w:r>
        </w:del>
      </w:ins>
      <w:del w:id="3145" w:author="像个男人一样" w:date="2018-03-22T11:57:00Z">
        <w:r w:rsidR="00D5184D">
          <w:delText>1</w:delText>
        </w:r>
        <w:r w:rsidR="00D5184D">
          <w:fldChar w:fldCharType="end"/>
        </w:r>
      </w:del>
      <w:del w:id="3146" w:author="像个男人一样" w:date="2018-03-21T01:44:00Z">
        <w:r w:rsidR="00D5184D">
          <w:delText xml:space="preserve"> The accurate data of the step algroithm</w:delText>
        </w:r>
      </w:del>
    </w:p>
    <w:tbl>
      <w:tblPr>
        <w:tblStyle w:val="TableGrid"/>
        <w:tblW w:w="10185" w:type="dxa"/>
        <w:tblInd w:w="-854" w:type="dxa"/>
        <w:tblLayout w:type="fixed"/>
        <w:tblLook w:val="04A0" w:firstRow="1" w:lastRow="0" w:firstColumn="1" w:lastColumn="0" w:noHBand="0" w:noVBand="1"/>
      </w:tblPr>
      <w:tblGrid>
        <w:gridCol w:w="10185"/>
      </w:tblGrid>
      <w:tr w:rsidR="0087014B" w:rsidDel="00D05427">
        <w:trPr>
          <w:del w:id="3147" w:author="jie sun" w:date="2018-04-16T21:37:00Z"/>
        </w:trPr>
        <w:tc>
          <w:tcPr>
            <w:tcW w:w="10185" w:type="dxa"/>
          </w:tcPr>
          <w:tbl>
            <w:tblPr>
              <w:tblW w:w="10188" w:type="dxa"/>
              <w:tblLayout w:type="fixed"/>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87014B" w:rsidDel="00D05427">
              <w:trPr>
                <w:trHeight w:val="1092"/>
                <w:del w:id="3148" w:author="jie sun" w:date="2018-04-16T21:37:00Z"/>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tcPr>
                <w:p w:rsidR="0087014B" w:rsidDel="00D05427" w:rsidRDefault="00D5184D">
                  <w:pPr>
                    <w:spacing w:after="0"/>
                    <w:jc w:val="center"/>
                    <w:rPr>
                      <w:del w:id="3149" w:author="jie sun" w:date="2018-04-16T21:37:00Z"/>
                      <w:rFonts w:ascii="Arial" w:eastAsia="Times New Roman" w:hAnsi="Arial" w:cs="Arial"/>
                      <w:b/>
                      <w:bCs/>
                      <w:color w:val="FFFFFF"/>
                      <w:sz w:val="20"/>
                      <w:szCs w:val="14"/>
                    </w:rPr>
                  </w:pPr>
                  <w:del w:id="3150" w:author="jie sun" w:date="2018-04-16T21:37:00Z">
                    <w:r w:rsidDel="00D05427">
                      <w:rPr>
                        <w:rFonts w:ascii="Arial" w:eastAsia="Times New Roman" w:hAnsi="Arial" w:cs="Arial"/>
                        <w:b/>
                        <w:bCs/>
                        <w:color w:val="FFFFFF"/>
                        <w:sz w:val="20"/>
                        <w:szCs w:val="14"/>
                      </w:rPr>
                      <w:delText>Action pattern</w:delText>
                    </w:r>
                    <w:bookmarkStart w:id="3151" w:name="_Toc511906227"/>
                    <w:bookmarkStart w:id="3152" w:name="_Toc517801775"/>
                    <w:bookmarkStart w:id="3153" w:name="_Toc517813684"/>
                    <w:bookmarkEnd w:id="3151"/>
                    <w:bookmarkEnd w:id="3152"/>
                    <w:bookmarkEnd w:id="3153"/>
                  </w:del>
                </w:p>
              </w:tc>
              <w:tc>
                <w:tcPr>
                  <w:tcW w:w="1373"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154" w:author="jie sun" w:date="2018-04-16T21:37:00Z"/>
                      <w:rFonts w:ascii="Arial" w:eastAsia="Times New Roman" w:hAnsi="Arial" w:cs="Arial"/>
                      <w:b/>
                      <w:bCs/>
                      <w:color w:val="FFFFFF"/>
                      <w:sz w:val="20"/>
                      <w:szCs w:val="14"/>
                    </w:rPr>
                  </w:pPr>
                  <w:del w:id="3155" w:author="jie sun" w:date="2018-04-16T21:37:00Z">
                    <w:r w:rsidDel="00D05427">
                      <w:rPr>
                        <w:rFonts w:ascii="Arial" w:eastAsia="Times New Roman" w:hAnsi="Arial" w:cs="Arial"/>
                        <w:b/>
                        <w:bCs/>
                        <w:color w:val="FFFFFF"/>
                        <w:sz w:val="20"/>
                        <w:szCs w:val="14"/>
                      </w:rPr>
                      <w:delText>Placement of Iphone</w:delText>
                    </w:r>
                    <w:bookmarkStart w:id="3156" w:name="_Toc511906228"/>
                    <w:bookmarkStart w:id="3157" w:name="_Toc517801776"/>
                    <w:bookmarkStart w:id="3158" w:name="_Toc517813685"/>
                    <w:bookmarkEnd w:id="3156"/>
                    <w:bookmarkEnd w:id="3157"/>
                    <w:bookmarkEnd w:id="3158"/>
                  </w:del>
                </w:p>
              </w:tc>
              <w:tc>
                <w:tcPr>
                  <w:tcW w:w="839"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159" w:author="jie sun" w:date="2018-04-16T21:37:00Z"/>
                      <w:rFonts w:ascii="Arial" w:eastAsia="Times New Roman" w:hAnsi="Arial" w:cs="Arial"/>
                      <w:b/>
                      <w:bCs/>
                      <w:color w:val="FFFFFF"/>
                      <w:sz w:val="20"/>
                      <w:szCs w:val="14"/>
                    </w:rPr>
                  </w:pPr>
                  <w:del w:id="3160" w:author="jie sun" w:date="2018-04-16T21:37:00Z">
                    <w:r w:rsidDel="00D05427">
                      <w:rPr>
                        <w:rFonts w:ascii="Arial" w:eastAsia="Times New Roman" w:hAnsi="Arial" w:cs="Arial"/>
                        <w:b/>
                        <w:bCs/>
                        <w:color w:val="FFFFFF"/>
                        <w:sz w:val="20"/>
                        <w:szCs w:val="14"/>
                      </w:rPr>
                      <w:delText>Height</w:delText>
                    </w:r>
                    <w:bookmarkStart w:id="3161" w:name="_Toc511906229"/>
                    <w:bookmarkStart w:id="3162" w:name="_Toc517801777"/>
                    <w:bookmarkStart w:id="3163" w:name="_Toc517813686"/>
                    <w:bookmarkEnd w:id="3161"/>
                    <w:bookmarkEnd w:id="3162"/>
                    <w:bookmarkEnd w:id="3163"/>
                  </w:del>
                </w:p>
              </w:tc>
              <w:tc>
                <w:tcPr>
                  <w:tcW w:w="883"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164" w:author="jie sun" w:date="2018-04-16T21:37:00Z"/>
                      <w:rFonts w:ascii="Arial" w:eastAsia="Times New Roman" w:hAnsi="Arial" w:cs="Arial"/>
                      <w:b/>
                      <w:bCs/>
                      <w:color w:val="FFFFFF"/>
                      <w:sz w:val="20"/>
                      <w:szCs w:val="14"/>
                    </w:rPr>
                  </w:pPr>
                  <w:del w:id="3165" w:author="jie sun" w:date="2018-04-16T21:37:00Z">
                    <w:r w:rsidDel="00D05427">
                      <w:rPr>
                        <w:rFonts w:ascii="Arial" w:eastAsia="Times New Roman" w:hAnsi="Arial" w:cs="Arial"/>
                        <w:b/>
                        <w:bCs/>
                        <w:color w:val="FFFFFF"/>
                        <w:sz w:val="20"/>
                        <w:szCs w:val="14"/>
                      </w:rPr>
                      <w:delText>Weight</w:delText>
                    </w:r>
                    <w:bookmarkStart w:id="3166" w:name="_Toc511906230"/>
                    <w:bookmarkStart w:id="3167" w:name="_Toc517801778"/>
                    <w:bookmarkStart w:id="3168" w:name="_Toc517813687"/>
                    <w:bookmarkEnd w:id="3166"/>
                    <w:bookmarkEnd w:id="3167"/>
                    <w:bookmarkEnd w:id="3168"/>
                  </w:del>
                </w:p>
              </w:tc>
              <w:tc>
                <w:tcPr>
                  <w:tcW w:w="594"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169" w:author="jie sun" w:date="2018-04-16T21:37:00Z"/>
                      <w:rFonts w:ascii="Arial" w:eastAsia="Times New Roman" w:hAnsi="Arial" w:cs="Arial"/>
                      <w:b/>
                      <w:bCs/>
                      <w:color w:val="FFFFFF"/>
                      <w:sz w:val="20"/>
                      <w:szCs w:val="14"/>
                    </w:rPr>
                  </w:pPr>
                  <w:del w:id="3170" w:author="jie sun" w:date="2018-04-16T21:37:00Z">
                    <w:r w:rsidDel="00D05427">
                      <w:rPr>
                        <w:rFonts w:ascii="Arial" w:eastAsia="Times New Roman" w:hAnsi="Arial" w:cs="Arial"/>
                        <w:b/>
                        <w:bCs/>
                        <w:color w:val="FFFFFF"/>
                        <w:sz w:val="20"/>
                        <w:szCs w:val="14"/>
                      </w:rPr>
                      <w:delText>Age</w:delText>
                    </w:r>
                    <w:bookmarkStart w:id="3171" w:name="_Toc511906231"/>
                    <w:bookmarkStart w:id="3172" w:name="_Toc517801779"/>
                    <w:bookmarkStart w:id="3173" w:name="_Toc517813688"/>
                    <w:bookmarkEnd w:id="3171"/>
                    <w:bookmarkEnd w:id="3172"/>
                    <w:bookmarkEnd w:id="3173"/>
                  </w:del>
                </w:p>
              </w:tc>
              <w:tc>
                <w:tcPr>
                  <w:tcW w:w="1116"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174" w:author="jie sun" w:date="2018-04-16T21:37:00Z"/>
                      <w:rFonts w:ascii="Arial" w:eastAsia="Times New Roman" w:hAnsi="Arial" w:cs="Arial"/>
                      <w:b/>
                      <w:bCs/>
                      <w:color w:val="FFFFFF"/>
                      <w:sz w:val="20"/>
                      <w:szCs w:val="14"/>
                    </w:rPr>
                  </w:pPr>
                  <w:del w:id="3175" w:author="jie sun" w:date="2018-04-16T21:37:00Z">
                    <w:r w:rsidDel="00D05427">
                      <w:rPr>
                        <w:rFonts w:ascii="Arial" w:eastAsia="Times New Roman" w:hAnsi="Arial" w:cs="Arial"/>
                        <w:b/>
                        <w:bCs/>
                        <w:color w:val="FFFFFF"/>
                        <w:sz w:val="20"/>
                        <w:szCs w:val="14"/>
                      </w:rPr>
                      <w:delText>ground condition</w:delText>
                    </w:r>
                    <w:bookmarkStart w:id="3176" w:name="_Toc511906232"/>
                    <w:bookmarkStart w:id="3177" w:name="_Toc517801780"/>
                    <w:bookmarkStart w:id="3178" w:name="_Toc517813689"/>
                    <w:bookmarkEnd w:id="3176"/>
                    <w:bookmarkEnd w:id="3177"/>
                    <w:bookmarkEnd w:id="3178"/>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179" w:author="jie sun" w:date="2018-04-16T21:37:00Z"/>
                      <w:rFonts w:ascii="Arial" w:eastAsia="Times New Roman" w:hAnsi="Arial" w:cs="Arial"/>
                      <w:b/>
                      <w:bCs/>
                      <w:color w:val="FFFFFF"/>
                      <w:sz w:val="20"/>
                      <w:szCs w:val="14"/>
                    </w:rPr>
                  </w:pPr>
                  <w:del w:id="3180" w:author="jie sun" w:date="2018-04-16T21:37:00Z">
                    <w:r w:rsidDel="00D05427">
                      <w:rPr>
                        <w:rFonts w:ascii="Arial" w:eastAsia="Times New Roman" w:hAnsi="Arial" w:cs="Arial"/>
                        <w:b/>
                        <w:bCs/>
                        <w:color w:val="FFFFFF"/>
                        <w:sz w:val="20"/>
                        <w:szCs w:val="14"/>
                      </w:rPr>
                      <w:delText>Frequncy</w:delText>
                    </w:r>
                    <w:bookmarkStart w:id="3181" w:name="_Toc511906233"/>
                    <w:bookmarkStart w:id="3182" w:name="_Toc517801781"/>
                    <w:bookmarkStart w:id="3183" w:name="_Toc517813690"/>
                    <w:bookmarkEnd w:id="3181"/>
                    <w:bookmarkEnd w:id="3182"/>
                    <w:bookmarkEnd w:id="3183"/>
                  </w:del>
                </w:p>
              </w:tc>
              <w:tc>
                <w:tcPr>
                  <w:tcW w:w="1028"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184" w:author="jie sun" w:date="2018-04-16T21:37:00Z"/>
                      <w:rFonts w:ascii="Arial" w:eastAsia="Times New Roman" w:hAnsi="Arial" w:cs="Arial"/>
                      <w:b/>
                      <w:bCs/>
                      <w:color w:val="FFFFFF"/>
                      <w:sz w:val="20"/>
                      <w:szCs w:val="14"/>
                    </w:rPr>
                  </w:pPr>
                  <w:del w:id="3185" w:author="jie sun" w:date="2018-04-16T21:37:00Z">
                    <w:r w:rsidDel="00D05427">
                      <w:rPr>
                        <w:rFonts w:ascii="Arial" w:eastAsia="Times New Roman" w:hAnsi="Arial" w:cs="Arial"/>
                        <w:b/>
                        <w:bCs/>
                        <w:color w:val="FFFFFF"/>
                        <w:sz w:val="20"/>
                        <w:szCs w:val="14"/>
                      </w:rPr>
                      <w:delText>Number of step (exactly)</w:delText>
                    </w:r>
                    <w:bookmarkStart w:id="3186" w:name="_Toc511906234"/>
                    <w:bookmarkStart w:id="3187" w:name="_Toc517801782"/>
                    <w:bookmarkStart w:id="3188" w:name="_Toc517813691"/>
                    <w:bookmarkEnd w:id="3186"/>
                    <w:bookmarkEnd w:id="3187"/>
                    <w:bookmarkEnd w:id="3188"/>
                  </w:del>
                </w:p>
              </w:tc>
              <w:tc>
                <w:tcPr>
                  <w:tcW w:w="1094"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189" w:author="jie sun" w:date="2018-04-16T21:37:00Z"/>
                      <w:rFonts w:ascii="Arial" w:eastAsia="Times New Roman" w:hAnsi="Arial" w:cs="Arial"/>
                      <w:b/>
                      <w:bCs/>
                      <w:color w:val="FFFFFF"/>
                      <w:sz w:val="20"/>
                      <w:szCs w:val="14"/>
                    </w:rPr>
                  </w:pPr>
                  <w:del w:id="3190" w:author="jie sun" w:date="2018-04-16T21:37:00Z">
                    <w:r w:rsidDel="00D05427">
                      <w:rPr>
                        <w:rFonts w:ascii="Arial" w:eastAsia="Times New Roman" w:hAnsi="Arial" w:cs="Arial"/>
                        <w:b/>
                        <w:bCs/>
                        <w:color w:val="FFFFFF"/>
                        <w:sz w:val="20"/>
                        <w:szCs w:val="14"/>
                      </w:rPr>
                      <w:delText>number of steps(by program)</w:delText>
                    </w:r>
                    <w:bookmarkStart w:id="3191" w:name="_Toc511906235"/>
                    <w:bookmarkStart w:id="3192" w:name="_Toc517801783"/>
                    <w:bookmarkStart w:id="3193" w:name="_Toc517813692"/>
                    <w:bookmarkEnd w:id="3191"/>
                    <w:bookmarkEnd w:id="3192"/>
                    <w:bookmarkEnd w:id="3193"/>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194" w:author="jie sun" w:date="2018-04-16T21:37:00Z"/>
                      <w:rFonts w:ascii="Arial" w:eastAsia="Times New Roman" w:hAnsi="Arial" w:cs="Arial"/>
                      <w:b/>
                      <w:bCs/>
                      <w:color w:val="FFFFFF"/>
                      <w:sz w:val="20"/>
                      <w:szCs w:val="14"/>
                    </w:rPr>
                  </w:pPr>
                  <w:del w:id="3195" w:author="jie sun" w:date="2018-04-16T21:37:00Z">
                    <w:r w:rsidDel="00D05427">
                      <w:rPr>
                        <w:rFonts w:ascii="Arial" w:eastAsia="Times New Roman" w:hAnsi="Arial" w:cs="Arial"/>
                        <w:b/>
                        <w:bCs/>
                        <w:color w:val="FFFFFF"/>
                        <w:sz w:val="20"/>
                        <w:szCs w:val="14"/>
                      </w:rPr>
                      <w:delText>Accuracy</w:delText>
                    </w:r>
                    <w:bookmarkStart w:id="3196" w:name="_Toc511906236"/>
                    <w:bookmarkStart w:id="3197" w:name="_Toc517801784"/>
                    <w:bookmarkStart w:id="3198" w:name="_Toc517813693"/>
                    <w:bookmarkEnd w:id="3196"/>
                    <w:bookmarkEnd w:id="3197"/>
                    <w:bookmarkEnd w:id="3198"/>
                  </w:del>
                </w:p>
              </w:tc>
              <w:bookmarkStart w:id="3199" w:name="_Toc511906237"/>
              <w:bookmarkStart w:id="3200" w:name="_Toc517801785"/>
              <w:bookmarkStart w:id="3201" w:name="_Toc517813694"/>
              <w:bookmarkEnd w:id="3199"/>
              <w:bookmarkEnd w:id="3200"/>
              <w:bookmarkEnd w:id="3201"/>
            </w:tr>
            <w:tr w:rsidR="0087014B" w:rsidDel="00D05427">
              <w:trPr>
                <w:trHeight w:val="971"/>
                <w:del w:id="3202"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203" w:author="jie sun" w:date="2018-04-16T21:37:00Z"/>
                      <w:rFonts w:ascii="Arial" w:eastAsia="Times New Roman" w:hAnsi="Arial" w:cs="Arial"/>
                      <w:b/>
                      <w:bCs/>
                      <w:color w:val="FFFFFF"/>
                      <w:sz w:val="20"/>
                      <w:szCs w:val="14"/>
                    </w:rPr>
                  </w:pPr>
                  <w:del w:id="3204" w:author="jie sun" w:date="2018-04-16T21:37:00Z">
                    <w:r w:rsidDel="00D05427">
                      <w:rPr>
                        <w:rFonts w:ascii="Arial" w:eastAsia="Times New Roman" w:hAnsi="Arial" w:cs="Arial"/>
                        <w:b/>
                        <w:bCs/>
                        <w:color w:val="FFFFFF"/>
                        <w:sz w:val="20"/>
                        <w:szCs w:val="14"/>
                      </w:rPr>
                      <w:delText xml:space="preserve">Walking </w:delText>
                    </w:r>
                    <w:bookmarkStart w:id="3205" w:name="_Toc511906238"/>
                    <w:bookmarkStart w:id="3206" w:name="_Toc517801786"/>
                    <w:bookmarkStart w:id="3207" w:name="_Toc517813695"/>
                    <w:bookmarkEnd w:id="3205"/>
                    <w:bookmarkEnd w:id="3206"/>
                    <w:bookmarkEnd w:id="3207"/>
                  </w:del>
                </w:p>
              </w:tc>
              <w:tc>
                <w:tcPr>
                  <w:tcW w:w="137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208" w:author="jie sun" w:date="2018-04-16T21:37:00Z"/>
                      <w:rFonts w:ascii="Arial" w:eastAsia="Times New Roman" w:hAnsi="Arial" w:cs="Arial"/>
                      <w:color w:val="000000"/>
                      <w:sz w:val="20"/>
                      <w:szCs w:val="14"/>
                    </w:rPr>
                  </w:pPr>
                  <w:del w:id="3209" w:author="jie sun" w:date="2018-04-16T21:37:00Z">
                    <w:r w:rsidDel="00D05427">
                      <w:rPr>
                        <w:rFonts w:ascii="Arial" w:eastAsia="Times New Roman" w:hAnsi="Arial" w:cs="Arial"/>
                        <w:color w:val="000000"/>
                        <w:sz w:val="20"/>
                        <w:szCs w:val="14"/>
                      </w:rPr>
                      <w:delText>in pocket of pants</w:delText>
                    </w:r>
                    <w:bookmarkStart w:id="3210" w:name="_Toc511906239"/>
                    <w:bookmarkStart w:id="3211" w:name="_Toc517801787"/>
                    <w:bookmarkStart w:id="3212" w:name="_Toc517813696"/>
                    <w:bookmarkEnd w:id="3210"/>
                    <w:bookmarkEnd w:id="3211"/>
                    <w:bookmarkEnd w:id="3212"/>
                  </w:del>
                </w:p>
              </w:tc>
              <w:tc>
                <w:tcPr>
                  <w:tcW w:w="839"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213" w:author="jie sun" w:date="2018-04-16T21:37:00Z"/>
                      <w:rFonts w:ascii="Arial" w:eastAsia="Times New Roman" w:hAnsi="Arial" w:cs="Arial"/>
                      <w:color w:val="000000"/>
                      <w:sz w:val="20"/>
                      <w:szCs w:val="14"/>
                    </w:rPr>
                  </w:pPr>
                  <w:del w:id="3214" w:author="jie sun" w:date="2018-04-16T21:37:00Z">
                    <w:r w:rsidDel="00D05427">
                      <w:rPr>
                        <w:rFonts w:ascii="Arial" w:eastAsia="Times New Roman" w:hAnsi="Arial" w:cs="Arial"/>
                        <w:color w:val="000000"/>
                        <w:sz w:val="20"/>
                        <w:szCs w:val="14"/>
                      </w:rPr>
                      <w:delText>173cm</w:delText>
                    </w:r>
                    <w:bookmarkStart w:id="3215" w:name="_Toc511906240"/>
                    <w:bookmarkStart w:id="3216" w:name="_Toc517801788"/>
                    <w:bookmarkStart w:id="3217" w:name="_Toc517813697"/>
                    <w:bookmarkEnd w:id="3215"/>
                    <w:bookmarkEnd w:id="3216"/>
                    <w:bookmarkEnd w:id="3217"/>
                  </w:del>
                </w:p>
              </w:tc>
              <w:tc>
                <w:tcPr>
                  <w:tcW w:w="88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218" w:author="jie sun" w:date="2018-04-16T21:37:00Z"/>
                      <w:rFonts w:ascii="Arial" w:eastAsia="Times New Roman" w:hAnsi="Arial" w:cs="Arial"/>
                      <w:color w:val="000000"/>
                      <w:sz w:val="20"/>
                      <w:szCs w:val="14"/>
                    </w:rPr>
                  </w:pPr>
                  <w:del w:id="3219" w:author="jie sun" w:date="2018-04-16T21:37:00Z">
                    <w:r w:rsidDel="00D05427">
                      <w:rPr>
                        <w:rFonts w:ascii="Arial" w:eastAsia="Times New Roman" w:hAnsi="Arial" w:cs="Arial"/>
                        <w:color w:val="000000"/>
                        <w:sz w:val="20"/>
                        <w:szCs w:val="14"/>
                      </w:rPr>
                      <w:delText>60 Kilo</w:delText>
                    </w:r>
                    <w:bookmarkStart w:id="3220" w:name="_Toc511906241"/>
                    <w:bookmarkStart w:id="3221" w:name="_Toc517801789"/>
                    <w:bookmarkStart w:id="3222" w:name="_Toc517813698"/>
                    <w:bookmarkEnd w:id="3220"/>
                    <w:bookmarkEnd w:id="3221"/>
                    <w:bookmarkEnd w:id="3222"/>
                  </w:del>
                </w:p>
              </w:tc>
              <w:tc>
                <w:tcPr>
                  <w:tcW w:w="5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223" w:author="jie sun" w:date="2018-04-16T21:37:00Z"/>
                      <w:rFonts w:ascii="Arial" w:eastAsia="Times New Roman" w:hAnsi="Arial" w:cs="Arial"/>
                      <w:color w:val="000000"/>
                      <w:sz w:val="20"/>
                      <w:szCs w:val="14"/>
                    </w:rPr>
                  </w:pPr>
                  <w:del w:id="3224" w:author="jie sun" w:date="2018-04-16T21:37:00Z">
                    <w:r w:rsidDel="00D05427">
                      <w:rPr>
                        <w:rFonts w:ascii="Arial" w:eastAsia="Times New Roman" w:hAnsi="Arial" w:cs="Arial"/>
                        <w:color w:val="000000"/>
                        <w:sz w:val="20"/>
                        <w:szCs w:val="14"/>
                      </w:rPr>
                      <w:delText>28</w:delText>
                    </w:r>
                    <w:bookmarkStart w:id="3225" w:name="_Toc511906242"/>
                    <w:bookmarkStart w:id="3226" w:name="_Toc517801790"/>
                    <w:bookmarkStart w:id="3227" w:name="_Toc517813699"/>
                    <w:bookmarkEnd w:id="3225"/>
                    <w:bookmarkEnd w:id="3226"/>
                    <w:bookmarkEnd w:id="3227"/>
                  </w:del>
                </w:p>
              </w:tc>
              <w:tc>
                <w:tcPr>
                  <w:tcW w:w="1116"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rPr>
                      <w:del w:id="3228" w:author="jie sun" w:date="2018-04-16T21:37:00Z"/>
                      <w:rFonts w:ascii="Arial" w:eastAsia="Times New Roman" w:hAnsi="Arial" w:cs="Arial"/>
                      <w:color w:val="000000"/>
                      <w:sz w:val="20"/>
                      <w:szCs w:val="14"/>
                    </w:rPr>
                    <w:pPrChange w:id="3229" w:author="jie sun" w:date="2018-04-16T21:34:00Z">
                      <w:pPr>
                        <w:spacing w:after="0"/>
                        <w:jc w:val="center"/>
                      </w:pPr>
                    </w:pPrChange>
                  </w:pPr>
                  <w:del w:id="3230" w:author="jie sun" w:date="2018-04-16T21:37:00Z">
                    <w:r w:rsidDel="00D05427">
                      <w:rPr>
                        <w:rFonts w:ascii="Arial" w:eastAsia="Times New Roman" w:hAnsi="Arial" w:cs="Arial"/>
                        <w:color w:val="000000"/>
                        <w:sz w:val="20"/>
                        <w:szCs w:val="14"/>
                      </w:rPr>
                      <w:delText>Flat</w:delText>
                    </w:r>
                    <w:bookmarkStart w:id="3231" w:name="_Toc511906243"/>
                    <w:bookmarkStart w:id="3232" w:name="_Toc517801791"/>
                    <w:bookmarkStart w:id="3233" w:name="_Toc517813700"/>
                    <w:bookmarkEnd w:id="3231"/>
                    <w:bookmarkEnd w:id="3232"/>
                    <w:bookmarkEnd w:id="3233"/>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234" w:author="jie sun" w:date="2018-04-16T21:37:00Z"/>
                      <w:rFonts w:ascii="Arial" w:eastAsia="Times New Roman" w:hAnsi="Arial" w:cs="Arial"/>
                      <w:color w:val="000000"/>
                      <w:sz w:val="20"/>
                      <w:szCs w:val="14"/>
                    </w:rPr>
                  </w:pPr>
                  <w:del w:id="3235" w:author="jie sun" w:date="2018-04-16T21:37:00Z">
                    <w:r w:rsidDel="00D05427">
                      <w:rPr>
                        <w:rFonts w:ascii="Arial" w:eastAsia="Times New Roman" w:hAnsi="Arial" w:cs="Arial"/>
                        <w:color w:val="000000"/>
                        <w:sz w:val="20"/>
                        <w:szCs w:val="14"/>
                      </w:rPr>
                      <w:delText xml:space="preserve">25Hz </w:delText>
                    </w:r>
                    <w:bookmarkStart w:id="3236" w:name="_Toc511906244"/>
                    <w:bookmarkStart w:id="3237" w:name="_Toc517801792"/>
                    <w:bookmarkStart w:id="3238" w:name="_Toc517813701"/>
                    <w:bookmarkEnd w:id="3236"/>
                    <w:bookmarkEnd w:id="3237"/>
                    <w:bookmarkEnd w:id="3238"/>
                  </w:del>
                </w:p>
              </w:tc>
              <w:tc>
                <w:tcPr>
                  <w:tcW w:w="1028"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239" w:author="jie sun" w:date="2018-04-16T21:37:00Z"/>
                      <w:rFonts w:ascii="Arial" w:eastAsia="Times New Roman" w:hAnsi="Arial" w:cs="Arial"/>
                      <w:color w:val="000000"/>
                      <w:sz w:val="20"/>
                      <w:szCs w:val="14"/>
                    </w:rPr>
                  </w:pPr>
                  <w:del w:id="3240" w:author="jie sun" w:date="2018-04-16T21:37:00Z">
                    <w:r w:rsidDel="00D05427">
                      <w:rPr>
                        <w:rFonts w:ascii="Arial" w:eastAsia="Times New Roman" w:hAnsi="Arial" w:cs="Arial"/>
                        <w:color w:val="000000"/>
                        <w:sz w:val="20"/>
                        <w:szCs w:val="14"/>
                      </w:rPr>
                      <w:delText>150</w:delText>
                    </w:r>
                    <w:bookmarkStart w:id="3241" w:name="_Toc511906245"/>
                    <w:bookmarkStart w:id="3242" w:name="_Toc517801793"/>
                    <w:bookmarkStart w:id="3243" w:name="_Toc517813702"/>
                    <w:bookmarkEnd w:id="3241"/>
                    <w:bookmarkEnd w:id="3242"/>
                    <w:bookmarkEnd w:id="3243"/>
                  </w:del>
                </w:p>
              </w:tc>
              <w:tc>
                <w:tcPr>
                  <w:tcW w:w="10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244" w:author="jie sun" w:date="2018-04-16T21:37:00Z"/>
                      <w:rFonts w:ascii="Arial" w:eastAsia="Times New Roman" w:hAnsi="Arial" w:cs="Arial"/>
                      <w:color w:val="000000"/>
                      <w:sz w:val="20"/>
                      <w:szCs w:val="14"/>
                    </w:rPr>
                  </w:pPr>
                  <w:del w:id="3245" w:author="jie sun" w:date="2018-04-16T21:37:00Z">
                    <w:r w:rsidDel="00D05427">
                      <w:rPr>
                        <w:rFonts w:ascii="Arial" w:eastAsia="Times New Roman" w:hAnsi="Arial" w:cs="Arial"/>
                        <w:color w:val="000000"/>
                        <w:sz w:val="20"/>
                        <w:szCs w:val="14"/>
                      </w:rPr>
                      <w:delText>250</w:delText>
                    </w:r>
                    <w:bookmarkStart w:id="3246" w:name="_Toc511906246"/>
                    <w:bookmarkStart w:id="3247" w:name="_Toc517801794"/>
                    <w:bookmarkStart w:id="3248" w:name="_Toc517813703"/>
                    <w:bookmarkEnd w:id="3246"/>
                    <w:bookmarkEnd w:id="3247"/>
                    <w:bookmarkEnd w:id="3248"/>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249" w:author="jie sun" w:date="2018-04-16T21:37:00Z"/>
                      <w:rFonts w:ascii="Arial" w:eastAsia="Times New Roman" w:hAnsi="Arial" w:cs="Arial"/>
                      <w:color w:val="000000"/>
                      <w:sz w:val="20"/>
                      <w:szCs w:val="14"/>
                    </w:rPr>
                  </w:pPr>
                  <w:del w:id="3250" w:author="jie sun" w:date="2018-04-16T21:37:00Z">
                    <w:r w:rsidDel="00D05427">
                      <w:rPr>
                        <w:rFonts w:ascii="Arial" w:eastAsia="Times New Roman" w:hAnsi="Arial" w:cs="Arial"/>
                        <w:color w:val="000000"/>
                        <w:sz w:val="20"/>
                        <w:szCs w:val="14"/>
                      </w:rPr>
                      <w:delText>0.6</w:delText>
                    </w:r>
                    <w:bookmarkStart w:id="3251" w:name="_Toc511906247"/>
                    <w:bookmarkStart w:id="3252" w:name="_Toc517801795"/>
                    <w:bookmarkStart w:id="3253" w:name="_Toc517813704"/>
                    <w:bookmarkEnd w:id="3251"/>
                    <w:bookmarkEnd w:id="3252"/>
                    <w:bookmarkEnd w:id="3253"/>
                  </w:del>
                </w:p>
              </w:tc>
              <w:bookmarkStart w:id="3254" w:name="_Toc511906248"/>
              <w:bookmarkStart w:id="3255" w:name="_Toc517801796"/>
              <w:bookmarkStart w:id="3256" w:name="_Toc517813705"/>
              <w:bookmarkEnd w:id="3254"/>
              <w:bookmarkEnd w:id="3255"/>
              <w:bookmarkEnd w:id="3256"/>
            </w:tr>
            <w:tr w:rsidR="0087014B" w:rsidDel="00D05427">
              <w:trPr>
                <w:trHeight w:val="1140"/>
                <w:del w:id="3257"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258" w:author="jie sun" w:date="2018-04-16T21:37:00Z"/>
                      <w:rFonts w:ascii="Arial" w:eastAsia="Times New Roman" w:hAnsi="Arial" w:cs="Arial"/>
                      <w:b/>
                      <w:bCs/>
                      <w:color w:val="FFFFFF"/>
                      <w:sz w:val="20"/>
                      <w:szCs w:val="14"/>
                    </w:rPr>
                  </w:pPr>
                  <w:del w:id="3259" w:author="jie sun" w:date="2018-04-16T21:37:00Z">
                    <w:r w:rsidDel="00D05427">
                      <w:rPr>
                        <w:rFonts w:ascii="Arial" w:eastAsia="Times New Roman" w:hAnsi="Arial" w:cs="Arial"/>
                        <w:b/>
                        <w:bCs/>
                        <w:color w:val="FFFFFF"/>
                        <w:sz w:val="20"/>
                        <w:szCs w:val="14"/>
                      </w:rPr>
                      <w:delText>Walking</w:delText>
                    </w:r>
                    <w:bookmarkStart w:id="3260" w:name="_Toc511906249"/>
                    <w:bookmarkStart w:id="3261" w:name="_Toc517801797"/>
                    <w:bookmarkStart w:id="3262" w:name="_Toc517813706"/>
                    <w:bookmarkEnd w:id="3260"/>
                    <w:bookmarkEnd w:id="3261"/>
                    <w:bookmarkEnd w:id="3262"/>
                  </w:del>
                </w:p>
              </w:tc>
              <w:tc>
                <w:tcPr>
                  <w:tcW w:w="137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263" w:author="jie sun" w:date="2018-04-16T21:37:00Z"/>
                      <w:rFonts w:ascii="Arial" w:eastAsia="Times New Roman" w:hAnsi="Arial" w:cs="Arial"/>
                      <w:color w:val="000000"/>
                      <w:sz w:val="20"/>
                      <w:szCs w:val="14"/>
                    </w:rPr>
                  </w:pPr>
                  <w:del w:id="3264" w:author="jie sun" w:date="2018-04-16T21:37:00Z">
                    <w:r w:rsidDel="00D05427">
                      <w:rPr>
                        <w:rFonts w:ascii="Arial" w:eastAsia="Times New Roman" w:hAnsi="Arial" w:cs="Arial"/>
                        <w:color w:val="000000"/>
                        <w:sz w:val="20"/>
                        <w:szCs w:val="14"/>
                      </w:rPr>
                      <w:delText>in pocket of pants</w:delText>
                    </w:r>
                    <w:bookmarkStart w:id="3265" w:name="_Toc511906250"/>
                    <w:bookmarkStart w:id="3266" w:name="_Toc517801798"/>
                    <w:bookmarkStart w:id="3267" w:name="_Toc517813707"/>
                    <w:bookmarkEnd w:id="3265"/>
                    <w:bookmarkEnd w:id="3266"/>
                    <w:bookmarkEnd w:id="3267"/>
                  </w:del>
                </w:p>
              </w:tc>
              <w:tc>
                <w:tcPr>
                  <w:tcW w:w="839"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268" w:author="jie sun" w:date="2018-04-16T21:37:00Z"/>
                      <w:rFonts w:ascii="Arial" w:eastAsia="Times New Roman" w:hAnsi="Arial" w:cs="Arial"/>
                      <w:color w:val="000000"/>
                      <w:sz w:val="20"/>
                      <w:szCs w:val="14"/>
                    </w:rPr>
                  </w:pPr>
                  <w:del w:id="3269" w:author="jie sun" w:date="2018-04-16T21:37:00Z">
                    <w:r w:rsidDel="00D05427">
                      <w:rPr>
                        <w:rFonts w:ascii="Arial" w:eastAsia="Times New Roman" w:hAnsi="Arial" w:cs="Arial"/>
                        <w:color w:val="000000"/>
                        <w:sz w:val="20"/>
                        <w:szCs w:val="14"/>
                      </w:rPr>
                      <w:delText>173cm</w:delText>
                    </w:r>
                    <w:bookmarkStart w:id="3270" w:name="_Toc511906251"/>
                    <w:bookmarkStart w:id="3271" w:name="_Toc517801799"/>
                    <w:bookmarkStart w:id="3272" w:name="_Toc517813708"/>
                    <w:bookmarkEnd w:id="3270"/>
                    <w:bookmarkEnd w:id="3271"/>
                    <w:bookmarkEnd w:id="3272"/>
                  </w:del>
                </w:p>
              </w:tc>
              <w:tc>
                <w:tcPr>
                  <w:tcW w:w="88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273" w:author="jie sun" w:date="2018-04-16T21:37:00Z"/>
                      <w:rFonts w:ascii="Arial" w:eastAsia="Times New Roman" w:hAnsi="Arial" w:cs="Arial"/>
                      <w:color w:val="000000"/>
                      <w:sz w:val="20"/>
                      <w:szCs w:val="14"/>
                    </w:rPr>
                  </w:pPr>
                  <w:del w:id="3274" w:author="jie sun" w:date="2018-04-16T21:37:00Z">
                    <w:r w:rsidDel="00D05427">
                      <w:rPr>
                        <w:rFonts w:ascii="Arial" w:eastAsia="Times New Roman" w:hAnsi="Arial" w:cs="Arial"/>
                        <w:color w:val="000000"/>
                        <w:sz w:val="20"/>
                        <w:szCs w:val="14"/>
                      </w:rPr>
                      <w:delText>60 Kilo</w:delText>
                    </w:r>
                    <w:bookmarkStart w:id="3275" w:name="_Toc511906252"/>
                    <w:bookmarkStart w:id="3276" w:name="_Toc517801800"/>
                    <w:bookmarkStart w:id="3277" w:name="_Toc517813709"/>
                    <w:bookmarkEnd w:id="3275"/>
                    <w:bookmarkEnd w:id="3276"/>
                    <w:bookmarkEnd w:id="3277"/>
                  </w:del>
                </w:p>
              </w:tc>
              <w:tc>
                <w:tcPr>
                  <w:tcW w:w="5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278" w:author="jie sun" w:date="2018-04-16T21:37:00Z"/>
                      <w:rFonts w:ascii="Arial" w:eastAsia="Times New Roman" w:hAnsi="Arial" w:cs="Arial"/>
                      <w:color w:val="000000"/>
                      <w:sz w:val="20"/>
                      <w:szCs w:val="14"/>
                    </w:rPr>
                  </w:pPr>
                  <w:del w:id="3279" w:author="jie sun" w:date="2018-04-16T21:37:00Z">
                    <w:r w:rsidDel="00D05427">
                      <w:rPr>
                        <w:rFonts w:ascii="Arial" w:eastAsia="Times New Roman" w:hAnsi="Arial" w:cs="Arial"/>
                        <w:color w:val="000000"/>
                        <w:sz w:val="20"/>
                        <w:szCs w:val="14"/>
                      </w:rPr>
                      <w:delText>28</w:delText>
                    </w:r>
                    <w:bookmarkStart w:id="3280" w:name="_Toc511906253"/>
                    <w:bookmarkStart w:id="3281" w:name="_Toc517801801"/>
                    <w:bookmarkStart w:id="3282" w:name="_Toc517813710"/>
                    <w:bookmarkEnd w:id="3280"/>
                    <w:bookmarkEnd w:id="3281"/>
                    <w:bookmarkEnd w:id="3282"/>
                  </w:del>
                </w:p>
              </w:tc>
              <w:tc>
                <w:tcPr>
                  <w:tcW w:w="1116"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283" w:author="jie sun" w:date="2018-04-16T21:37:00Z"/>
                      <w:rFonts w:ascii="Arial" w:eastAsia="Times New Roman" w:hAnsi="Arial" w:cs="Arial"/>
                      <w:color w:val="000000"/>
                      <w:sz w:val="20"/>
                      <w:szCs w:val="14"/>
                    </w:rPr>
                  </w:pPr>
                  <w:del w:id="3284" w:author="jie sun" w:date="2018-04-16T21:37:00Z">
                    <w:r w:rsidDel="00D05427">
                      <w:rPr>
                        <w:rFonts w:ascii="Arial" w:eastAsia="Times New Roman" w:hAnsi="Arial" w:cs="Arial"/>
                        <w:color w:val="000000"/>
                        <w:sz w:val="20"/>
                        <w:szCs w:val="14"/>
                      </w:rPr>
                      <w:delText>Flat</w:delText>
                    </w:r>
                    <w:bookmarkStart w:id="3285" w:name="_Toc511906254"/>
                    <w:bookmarkStart w:id="3286" w:name="_Toc517801802"/>
                    <w:bookmarkStart w:id="3287" w:name="_Toc517813711"/>
                    <w:bookmarkEnd w:id="3285"/>
                    <w:bookmarkEnd w:id="3286"/>
                    <w:bookmarkEnd w:id="3287"/>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288" w:author="jie sun" w:date="2018-04-16T21:37:00Z"/>
                      <w:rFonts w:ascii="Arial" w:eastAsia="Times New Roman" w:hAnsi="Arial" w:cs="Arial"/>
                      <w:color w:val="000000"/>
                      <w:sz w:val="20"/>
                      <w:szCs w:val="14"/>
                    </w:rPr>
                  </w:pPr>
                  <w:del w:id="3289" w:author="jie sun" w:date="2018-04-16T21:37:00Z">
                    <w:r w:rsidDel="00D05427">
                      <w:rPr>
                        <w:rFonts w:ascii="Arial" w:eastAsia="Times New Roman" w:hAnsi="Arial" w:cs="Arial"/>
                        <w:color w:val="000000"/>
                        <w:sz w:val="20"/>
                        <w:szCs w:val="14"/>
                      </w:rPr>
                      <w:delText xml:space="preserve">50Hz </w:delText>
                    </w:r>
                    <w:bookmarkStart w:id="3290" w:name="_Toc511906255"/>
                    <w:bookmarkStart w:id="3291" w:name="_Toc517801803"/>
                    <w:bookmarkStart w:id="3292" w:name="_Toc517813712"/>
                    <w:bookmarkEnd w:id="3290"/>
                    <w:bookmarkEnd w:id="3291"/>
                    <w:bookmarkEnd w:id="3292"/>
                  </w:del>
                </w:p>
              </w:tc>
              <w:tc>
                <w:tcPr>
                  <w:tcW w:w="1028"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293" w:author="jie sun" w:date="2018-04-16T21:37:00Z"/>
                      <w:rFonts w:ascii="Arial" w:eastAsia="Times New Roman" w:hAnsi="Arial" w:cs="Arial"/>
                      <w:color w:val="000000"/>
                      <w:sz w:val="20"/>
                      <w:szCs w:val="14"/>
                    </w:rPr>
                  </w:pPr>
                  <w:del w:id="3294" w:author="jie sun" w:date="2018-04-16T21:37:00Z">
                    <w:r w:rsidDel="00D05427">
                      <w:rPr>
                        <w:rFonts w:ascii="Arial" w:eastAsia="Times New Roman" w:hAnsi="Arial" w:cs="Arial"/>
                        <w:color w:val="000000"/>
                        <w:sz w:val="20"/>
                        <w:szCs w:val="14"/>
                      </w:rPr>
                      <w:delText>235</w:delText>
                    </w:r>
                    <w:bookmarkStart w:id="3295" w:name="_Toc511906256"/>
                    <w:bookmarkStart w:id="3296" w:name="_Toc517801804"/>
                    <w:bookmarkStart w:id="3297" w:name="_Toc517813713"/>
                    <w:bookmarkEnd w:id="3295"/>
                    <w:bookmarkEnd w:id="3296"/>
                    <w:bookmarkEnd w:id="3297"/>
                  </w:del>
                </w:p>
              </w:tc>
              <w:tc>
                <w:tcPr>
                  <w:tcW w:w="10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298" w:author="jie sun" w:date="2018-04-16T21:37:00Z"/>
                      <w:rFonts w:ascii="Arial" w:eastAsia="Times New Roman" w:hAnsi="Arial" w:cs="Arial"/>
                      <w:color w:val="000000"/>
                      <w:sz w:val="20"/>
                      <w:szCs w:val="14"/>
                    </w:rPr>
                  </w:pPr>
                  <w:del w:id="3299" w:author="jie sun" w:date="2018-04-16T21:37:00Z">
                    <w:r w:rsidDel="00D05427">
                      <w:rPr>
                        <w:rFonts w:ascii="Arial" w:eastAsia="Times New Roman" w:hAnsi="Arial" w:cs="Arial"/>
                        <w:color w:val="000000"/>
                        <w:sz w:val="20"/>
                        <w:szCs w:val="14"/>
                      </w:rPr>
                      <w:delText>250</w:delText>
                    </w:r>
                    <w:bookmarkStart w:id="3300" w:name="_Toc511906257"/>
                    <w:bookmarkStart w:id="3301" w:name="_Toc517801805"/>
                    <w:bookmarkStart w:id="3302" w:name="_Toc517813714"/>
                    <w:bookmarkEnd w:id="3300"/>
                    <w:bookmarkEnd w:id="3301"/>
                    <w:bookmarkEnd w:id="3302"/>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303" w:author="jie sun" w:date="2018-04-16T21:37:00Z"/>
                      <w:rFonts w:ascii="Arial" w:eastAsia="Times New Roman" w:hAnsi="Arial" w:cs="Arial"/>
                      <w:color w:val="000000"/>
                      <w:sz w:val="20"/>
                      <w:szCs w:val="14"/>
                    </w:rPr>
                  </w:pPr>
                  <w:del w:id="3304" w:author="jie sun" w:date="2018-04-16T21:37:00Z">
                    <w:r w:rsidDel="00D05427">
                      <w:rPr>
                        <w:rFonts w:ascii="Arial" w:eastAsia="Times New Roman" w:hAnsi="Arial" w:cs="Arial"/>
                        <w:color w:val="000000"/>
                        <w:sz w:val="20"/>
                        <w:szCs w:val="14"/>
                      </w:rPr>
                      <w:delText>0.94</w:delText>
                    </w:r>
                    <w:bookmarkStart w:id="3305" w:name="_Toc511906258"/>
                    <w:bookmarkStart w:id="3306" w:name="_Toc517801806"/>
                    <w:bookmarkStart w:id="3307" w:name="_Toc517813715"/>
                    <w:bookmarkEnd w:id="3305"/>
                    <w:bookmarkEnd w:id="3306"/>
                    <w:bookmarkEnd w:id="3307"/>
                  </w:del>
                </w:p>
              </w:tc>
              <w:bookmarkStart w:id="3308" w:name="_Toc511906259"/>
              <w:bookmarkStart w:id="3309" w:name="_Toc517801807"/>
              <w:bookmarkStart w:id="3310" w:name="_Toc517813716"/>
              <w:bookmarkEnd w:id="3308"/>
              <w:bookmarkEnd w:id="3309"/>
              <w:bookmarkEnd w:id="3310"/>
            </w:tr>
            <w:tr w:rsidR="0087014B" w:rsidDel="00D05427">
              <w:trPr>
                <w:trHeight w:val="800"/>
                <w:del w:id="3311"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312" w:author="jie sun" w:date="2018-04-16T21:37:00Z"/>
                      <w:rFonts w:ascii="Arial" w:eastAsia="Times New Roman" w:hAnsi="Arial" w:cs="Arial"/>
                      <w:b/>
                      <w:bCs/>
                      <w:color w:val="FFFFFF"/>
                      <w:sz w:val="20"/>
                      <w:szCs w:val="14"/>
                    </w:rPr>
                  </w:pPr>
                  <w:del w:id="3313" w:author="jie sun" w:date="2018-04-16T21:37:00Z">
                    <w:r w:rsidDel="00D05427">
                      <w:rPr>
                        <w:rFonts w:ascii="Arial" w:eastAsia="Times New Roman" w:hAnsi="Arial" w:cs="Arial"/>
                        <w:b/>
                        <w:bCs/>
                        <w:color w:val="FFFFFF"/>
                        <w:sz w:val="20"/>
                        <w:szCs w:val="14"/>
                      </w:rPr>
                      <w:delText xml:space="preserve">walking </w:delText>
                    </w:r>
                    <w:bookmarkStart w:id="3314" w:name="_Toc511906260"/>
                    <w:bookmarkStart w:id="3315" w:name="_Toc517801808"/>
                    <w:bookmarkStart w:id="3316" w:name="_Toc517813717"/>
                    <w:bookmarkEnd w:id="3314"/>
                    <w:bookmarkEnd w:id="3315"/>
                    <w:bookmarkEnd w:id="3316"/>
                  </w:del>
                </w:p>
              </w:tc>
              <w:tc>
                <w:tcPr>
                  <w:tcW w:w="137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317" w:author="jie sun" w:date="2018-04-16T21:37:00Z"/>
                      <w:rFonts w:ascii="Arial" w:eastAsia="Times New Roman" w:hAnsi="Arial" w:cs="Arial"/>
                      <w:color w:val="000000"/>
                      <w:sz w:val="20"/>
                      <w:szCs w:val="14"/>
                    </w:rPr>
                  </w:pPr>
                  <w:del w:id="3318" w:author="jie sun" w:date="2018-04-16T21:37:00Z">
                    <w:r w:rsidDel="00D05427">
                      <w:rPr>
                        <w:rFonts w:ascii="Arial" w:eastAsia="Times New Roman" w:hAnsi="Arial" w:cs="Arial"/>
                        <w:color w:val="000000"/>
                        <w:sz w:val="20"/>
                        <w:szCs w:val="14"/>
                      </w:rPr>
                      <w:delText>in hand(Natural Vertical)</w:delText>
                    </w:r>
                    <w:bookmarkStart w:id="3319" w:name="_Toc511906261"/>
                    <w:bookmarkStart w:id="3320" w:name="_Toc517801809"/>
                    <w:bookmarkStart w:id="3321" w:name="_Toc517813718"/>
                    <w:bookmarkEnd w:id="3319"/>
                    <w:bookmarkEnd w:id="3320"/>
                    <w:bookmarkEnd w:id="3321"/>
                  </w:del>
                </w:p>
              </w:tc>
              <w:tc>
                <w:tcPr>
                  <w:tcW w:w="839"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322" w:author="jie sun" w:date="2018-04-16T21:37:00Z"/>
                      <w:rFonts w:ascii="Arial" w:eastAsia="Times New Roman" w:hAnsi="Arial" w:cs="Arial"/>
                      <w:color w:val="000000"/>
                      <w:sz w:val="20"/>
                      <w:szCs w:val="14"/>
                    </w:rPr>
                  </w:pPr>
                  <w:del w:id="3323" w:author="jie sun" w:date="2018-04-16T21:37:00Z">
                    <w:r w:rsidDel="00D05427">
                      <w:rPr>
                        <w:rFonts w:ascii="Arial" w:eastAsia="Times New Roman" w:hAnsi="Arial" w:cs="Arial"/>
                        <w:color w:val="000000"/>
                        <w:sz w:val="20"/>
                        <w:szCs w:val="14"/>
                      </w:rPr>
                      <w:delText>173cm</w:delText>
                    </w:r>
                    <w:bookmarkStart w:id="3324" w:name="_Toc511906262"/>
                    <w:bookmarkStart w:id="3325" w:name="_Toc517801810"/>
                    <w:bookmarkStart w:id="3326" w:name="_Toc517813719"/>
                    <w:bookmarkEnd w:id="3324"/>
                    <w:bookmarkEnd w:id="3325"/>
                    <w:bookmarkEnd w:id="3326"/>
                  </w:del>
                </w:p>
              </w:tc>
              <w:tc>
                <w:tcPr>
                  <w:tcW w:w="88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327" w:author="jie sun" w:date="2018-04-16T21:37:00Z"/>
                      <w:rFonts w:ascii="Arial" w:eastAsia="Times New Roman" w:hAnsi="Arial" w:cs="Arial"/>
                      <w:color w:val="000000"/>
                      <w:sz w:val="20"/>
                      <w:szCs w:val="14"/>
                    </w:rPr>
                  </w:pPr>
                  <w:del w:id="3328" w:author="jie sun" w:date="2018-04-16T21:37:00Z">
                    <w:r w:rsidDel="00D05427">
                      <w:rPr>
                        <w:rFonts w:ascii="Arial" w:eastAsia="Times New Roman" w:hAnsi="Arial" w:cs="Arial"/>
                        <w:color w:val="000000"/>
                        <w:sz w:val="20"/>
                        <w:szCs w:val="14"/>
                      </w:rPr>
                      <w:delText>60 Kilo</w:delText>
                    </w:r>
                    <w:bookmarkStart w:id="3329" w:name="_Toc511906263"/>
                    <w:bookmarkStart w:id="3330" w:name="_Toc517801811"/>
                    <w:bookmarkStart w:id="3331" w:name="_Toc517813720"/>
                    <w:bookmarkEnd w:id="3329"/>
                    <w:bookmarkEnd w:id="3330"/>
                    <w:bookmarkEnd w:id="3331"/>
                  </w:del>
                </w:p>
              </w:tc>
              <w:tc>
                <w:tcPr>
                  <w:tcW w:w="5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332" w:author="jie sun" w:date="2018-04-16T21:37:00Z"/>
                      <w:rFonts w:ascii="Arial" w:eastAsia="Times New Roman" w:hAnsi="Arial" w:cs="Arial"/>
                      <w:color w:val="000000"/>
                      <w:sz w:val="20"/>
                      <w:szCs w:val="14"/>
                    </w:rPr>
                  </w:pPr>
                  <w:del w:id="3333" w:author="jie sun" w:date="2018-04-16T21:37:00Z">
                    <w:r w:rsidDel="00D05427">
                      <w:rPr>
                        <w:rFonts w:ascii="Arial" w:eastAsia="Times New Roman" w:hAnsi="Arial" w:cs="Arial"/>
                        <w:color w:val="000000"/>
                        <w:sz w:val="20"/>
                        <w:szCs w:val="14"/>
                      </w:rPr>
                      <w:delText>28</w:delText>
                    </w:r>
                    <w:bookmarkStart w:id="3334" w:name="_Toc511906264"/>
                    <w:bookmarkStart w:id="3335" w:name="_Toc517801812"/>
                    <w:bookmarkStart w:id="3336" w:name="_Toc517813721"/>
                    <w:bookmarkEnd w:id="3334"/>
                    <w:bookmarkEnd w:id="3335"/>
                    <w:bookmarkEnd w:id="3336"/>
                  </w:del>
                </w:p>
              </w:tc>
              <w:tc>
                <w:tcPr>
                  <w:tcW w:w="1116"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337" w:author="jie sun" w:date="2018-04-16T21:37:00Z"/>
                      <w:rFonts w:ascii="Arial" w:eastAsia="Times New Roman" w:hAnsi="Arial" w:cs="Arial"/>
                      <w:color w:val="000000"/>
                      <w:sz w:val="20"/>
                      <w:szCs w:val="14"/>
                    </w:rPr>
                  </w:pPr>
                  <w:del w:id="3338" w:author="jie sun" w:date="2018-04-16T21:37:00Z">
                    <w:r w:rsidDel="00D05427">
                      <w:rPr>
                        <w:rFonts w:ascii="Arial" w:eastAsia="Times New Roman" w:hAnsi="Arial" w:cs="Arial"/>
                        <w:color w:val="000000"/>
                        <w:sz w:val="20"/>
                        <w:szCs w:val="14"/>
                      </w:rPr>
                      <w:delText>Flat</w:delText>
                    </w:r>
                    <w:bookmarkStart w:id="3339" w:name="_Toc511906265"/>
                    <w:bookmarkStart w:id="3340" w:name="_Toc517801813"/>
                    <w:bookmarkStart w:id="3341" w:name="_Toc517813722"/>
                    <w:bookmarkEnd w:id="3339"/>
                    <w:bookmarkEnd w:id="3340"/>
                    <w:bookmarkEnd w:id="3341"/>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342" w:author="jie sun" w:date="2018-04-16T21:37:00Z"/>
                      <w:rFonts w:ascii="Arial" w:eastAsia="Times New Roman" w:hAnsi="Arial" w:cs="Arial"/>
                      <w:color w:val="000000"/>
                      <w:sz w:val="20"/>
                      <w:szCs w:val="14"/>
                    </w:rPr>
                  </w:pPr>
                  <w:del w:id="3343" w:author="jie sun" w:date="2018-04-16T21:37:00Z">
                    <w:r w:rsidDel="00D05427">
                      <w:rPr>
                        <w:rFonts w:ascii="Arial" w:eastAsia="Times New Roman" w:hAnsi="Arial" w:cs="Arial"/>
                        <w:color w:val="000000"/>
                        <w:sz w:val="20"/>
                        <w:szCs w:val="14"/>
                      </w:rPr>
                      <w:delText xml:space="preserve">50Hz </w:delText>
                    </w:r>
                    <w:bookmarkStart w:id="3344" w:name="_Toc511906266"/>
                    <w:bookmarkStart w:id="3345" w:name="_Toc517801814"/>
                    <w:bookmarkStart w:id="3346" w:name="_Toc517813723"/>
                    <w:bookmarkEnd w:id="3344"/>
                    <w:bookmarkEnd w:id="3345"/>
                    <w:bookmarkEnd w:id="3346"/>
                  </w:del>
                </w:p>
              </w:tc>
              <w:tc>
                <w:tcPr>
                  <w:tcW w:w="1028"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347" w:author="jie sun" w:date="2018-04-16T21:37:00Z"/>
                      <w:rFonts w:ascii="Arial" w:eastAsia="Times New Roman" w:hAnsi="Arial" w:cs="Arial"/>
                      <w:color w:val="000000"/>
                      <w:sz w:val="20"/>
                      <w:szCs w:val="14"/>
                    </w:rPr>
                  </w:pPr>
                  <w:del w:id="3348" w:author="jie sun" w:date="2018-04-16T21:37:00Z">
                    <w:r w:rsidDel="00D05427">
                      <w:rPr>
                        <w:rFonts w:ascii="Arial" w:eastAsia="Times New Roman" w:hAnsi="Arial" w:cs="Arial"/>
                        <w:color w:val="000000"/>
                        <w:sz w:val="20"/>
                        <w:szCs w:val="14"/>
                      </w:rPr>
                      <w:delText>243</w:delText>
                    </w:r>
                    <w:bookmarkStart w:id="3349" w:name="_Toc511906267"/>
                    <w:bookmarkStart w:id="3350" w:name="_Toc517801815"/>
                    <w:bookmarkStart w:id="3351" w:name="_Toc517813724"/>
                    <w:bookmarkEnd w:id="3349"/>
                    <w:bookmarkEnd w:id="3350"/>
                    <w:bookmarkEnd w:id="3351"/>
                  </w:del>
                </w:p>
              </w:tc>
              <w:tc>
                <w:tcPr>
                  <w:tcW w:w="10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352" w:author="jie sun" w:date="2018-04-16T21:37:00Z"/>
                      <w:rFonts w:ascii="Arial" w:eastAsia="Times New Roman" w:hAnsi="Arial" w:cs="Arial"/>
                      <w:color w:val="000000"/>
                      <w:sz w:val="20"/>
                      <w:szCs w:val="14"/>
                    </w:rPr>
                  </w:pPr>
                  <w:del w:id="3353" w:author="jie sun" w:date="2018-04-16T21:37:00Z">
                    <w:r w:rsidDel="00D05427">
                      <w:rPr>
                        <w:rFonts w:ascii="Arial" w:eastAsia="Times New Roman" w:hAnsi="Arial" w:cs="Arial"/>
                        <w:color w:val="000000"/>
                        <w:sz w:val="20"/>
                        <w:szCs w:val="14"/>
                      </w:rPr>
                      <w:delText>258</w:delText>
                    </w:r>
                    <w:bookmarkStart w:id="3354" w:name="_Toc511906268"/>
                    <w:bookmarkStart w:id="3355" w:name="_Toc517801816"/>
                    <w:bookmarkStart w:id="3356" w:name="_Toc517813725"/>
                    <w:bookmarkEnd w:id="3354"/>
                    <w:bookmarkEnd w:id="3355"/>
                    <w:bookmarkEnd w:id="3356"/>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357" w:author="jie sun" w:date="2018-04-16T21:37:00Z"/>
                      <w:rFonts w:ascii="Arial" w:eastAsia="Times New Roman" w:hAnsi="Arial" w:cs="Arial"/>
                      <w:color w:val="000000"/>
                      <w:sz w:val="20"/>
                      <w:szCs w:val="14"/>
                    </w:rPr>
                  </w:pPr>
                  <w:del w:id="3358" w:author="jie sun" w:date="2018-04-16T21:37:00Z">
                    <w:r w:rsidDel="00D05427">
                      <w:rPr>
                        <w:rFonts w:ascii="Arial" w:eastAsia="Times New Roman" w:hAnsi="Arial" w:cs="Arial"/>
                        <w:color w:val="000000"/>
                        <w:sz w:val="20"/>
                        <w:szCs w:val="14"/>
                      </w:rPr>
                      <w:delText>0.94</w:delText>
                    </w:r>
                    <w:bookmarkStart w:id="3359" w:name="_Toc511906269"/>
                    <w:bookmarkStart w:id="3360" w:name="_Toc517801817"/>
                    <w:bookmarkStart w:id="3361" w:name="_Toc517813726"/>
                    <w:bookmarkEnd w:id="3359"/>
                    <w:bookmarkEnd w:id="3360"/>
                    <w:bookmarkEnd w:id="3361"/>
                  </w:del>
                </w:p>
              </w:tc>
              <w:bookmarkStart w:id="3362" w:name="_Toc511906270"/>
              <w:bookmarkStart w:id="3363" w:name="_Toc517801818"/>
              <w:bookmarkStart w:id="3364" w:name="_Toc517813727"/>
              <w:bookmarkEnd w:id="3362"/>
              <w:bookmarkEnd w:id="3363"/>
              <w:bookmarkEnd w:id="3364"/>
            </w:tr>
            <w:tr w:rsidR="0087014B" w:rsidDel="00D05427">
              <w:trPr>
                <w:trHeight w:val="48"/>
                <w:del w:id="3365"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366" w:author="jie sun" w:date="2018-04-16T21:37:00Z"/>
                      <w:rFonts w:ascii="Arial" w:eastAsia="Times New Roman" w:hAnsi="Arial" w:cs="Arial"/>
                      <w:b/>
                      <w:bCs/>
                      <w:color w:val="FFFFFF"/>
                      <w:sz w:val="20"/>
                      <w:szCs w:val="14"/>
                    </w:rPr>
                  </w:pPr>
                  <w:del w:id="3367" w:author="jie sun" w:date="2018-04-16T21:37:00Z">
                    <w:r w:rsidDel="00D05427">
                      <w:rPr>
                        <w:rFonts w:ascii="Arial" w:eastAsia="Times New Roman" w:hAnsi="Arial" w:cs="Arial"/>
                        <w:b/>
                        <w:bCs/>
                        <w:color w:val="FFFFFF"/>
                        <w:sz w:val="20"/>
                        <w:szCs w:val="14"/>
                      </w:rPr>
                      <w:delText>Walking</w:delText>
                    </w:r>
                    <w:bookmarkStart w:id="3368" w:name="_Toc511906271"/>
                    <w:bookmarkStart w:id="3369" w:name="_Toc517801819"/>
                    <w:bookmarkStart w:id="3370" w:name="_Toc517813728"/>
                    <w:bookmarkEnd w:id="3368"/>
                    <w:bookmarkEnd w:id="3369"/>
                    <w:bookmarkEnd w:id="3370"/>
                  </w:del>
                </w:p>
              </w:tc>
              <w:tc>
                <w:tcPr>
                  <w:tcW w:w="137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371" w:author="jie sun" w:date="2018-04-16T21:37:00Z"/>
                      <w:rFonts w:ascii="Arial" w:eastAsia="Times New Roman" w:hAnsi="Arial" w:cs="Arial"/>
                      <w:color w:val="000000"/>
                      <w:sz w:val="20"/>
                      <w:szCs w:val="14"/>
                    </w:rPr>
                  </w:pPr>
                  <w:del w:id="3372" w:author="jie sun" w:date="2018-04-16T21:37:00Z">
                    <w:r w:rsidDel="00D05427">
                      <w:rPr>
                        <w:rFonts w:ascii="Arial" w:eastAsia="Times New Roman" w:hAnsi="Arial" w:cs="Arial"/>
                        <w:color w:val="000000"/>
                        <w:sz w:val="20"/>
                        <w:szCs w:val="14"/>
                      </w:rPr>
                      <w:delText>Put the Phone Beside Ear (to answer the phone call)</w:delText>
                    </w:r>
                    <w:bookmarkStart w:id="3373" w:name="_Toc511906272"/>
                    <w:bookmarkStart w:id="3374" w:name="_Toc517801820"/>
                    <w:bookmarkStart w:id="3375" w:name="_Toc517813729"/>
                    <w:bookmarkEnd w:id="3373"/>
                    <w:bookmarkEnd w:id="3374"/>
                    <w:bookmarkEnd w:id="3375"/>
                  </w:del>
                </w:p>
              </w:tc>
              <w:tc>
                <w:tcPr>
                  <w:tcW w:w="839" w:type="dxa"/>
                  <w:tcBorders>
                    <w:top w:val="nil"/>
                    <w:left w:val="nil"/>
                    <w:bottom w:val="single" w:sz="8" w:space="0" w:color="FFFFFF"/>
                    <w:right w:val="single" w:sz="8" w:space="0" w:color="FFFFFF"/>
                  </w:tcBorders>
                  <w:shd w:val="clear" w:color="000000" w:fill="E7F2FC"/>
                  <w:vAlign w:val="center"/>
                </w:tcPr>
                <w:p w:rsidR="0087014B" w:rsidDel="00D05427" w:rsidRDefault="00D5184D">
                  <w:pPr>
                    <w:pStyle w:val="Caption"/>
                    <w:spacing w:after="0"/>
                    <w:jc w:val="center"/>
                    <w:rPr>
                      <w:del w:id="3376" w:author="jie sun" w:date="2018-04-16T21:37:00Z"/>
                      <w:rFonts w:ascii="Arial" w:eastAsia="Times New Roman" w:hAnsi="Arial" w:cs="Arial"/>
                      <w:color w:val="000000"/>
                      <w:sz w:val="20"/>
                      <w:szCs w:val="14"/>
                    </w:rPr>
                    <w:pPrChange w:id="3377" w:author="像个男人一样" w:date="2018-03-21T01:45:00Z">
                      <w:pPr>
                        <w:spacing w:after="0"/>
                        <w:jc w:val="center"/>
                      </w:pPr>
                    </w:pPrChange>
                  </w:pPr>
                  <w:del w:id="3378" w:author="jie sun" w:date="2018-04-16T21:37:00Z">
                    <w:r w:rsidDel="00D05427">
                      <w:rPr>
                        <w:rFonts w:ascii="Arial" w:eastAsia="Times New Roman" w:hAnsi="Arial" w:cs="Arial"/>
                        <w:color w:val="000000"/>
                        <w:sz w:val="20"/>
                        <w:szCs w:val="14"/>
                      </w:rPr>
                      <w:delText>173cm</w:delText>
                    </w:r>
                    <w:bookmarkStart w:id="3379" w:name="_Toc511906273"/>
                    <w:bookmarkStart w:id="3380" w:name="_Toc517801821"/>
                    <w:bookmarkStart w:id="3381" w:name="_Toc517813730"/>
                    <w:bookmarkEnd w:id="3379"/>
                    <w:bookmarkEnd w:id="3380"/>
                    <w:bookmarkEnd w:id="3381"/>
                  </w:del>
                </w:p>
              </w:tc>
              <w:tc>
                <w:tcPr>
                  <w:tcW w:w="88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382" w:author="jie sun" w:date="2018-04-16T21:37:00Z"/>
                      <w:rFonts w:ascii="Arial" w:eastAsia="Times New Roman" w:hAnsi="Arial" w:cs="Arial"/>
                      <w:color w:val="000000"/>
                      <w:sz w:val="20"/>
                      <w:szCs w:val="14"/>
                    </w:rPr>
                  </w:pPr>
                  <w:del w:id="3383" w:author="jie sun" w:date="2018-04-16T21:37:00Z">
                    <w:r w:rsidDel="00D05427">
                      <w:rPr>
                        <w:rFonts w:ascii="Arial" w:eastAsia="Times New Roman" w:hAnsi="Arial" w:cs="Arial"/>
                        <w:color w:val="000000"/>
                        <w:sz w:val="20"/>
                        <w:szCs w:val="14"/>
                      </w:rPr>
                      <w:delText>60 Kilo</w:delText>
                    </w:r>
                    <w:bookmarkStart w:id="3384" w:name="_Toc511906274"/>
                    <w:bookmarkStart w:id="3385" w:name="_Toc517801822"/>
                    <w:bookmarkStart w:id="3386" w:name="_Toc517813731"/>
                    <w:bookmarkEnd w:id="3384"/>
                    <w:bookmarkEnd w:id="3385"/>
                    <w:bookmarkEnd w:id="3386"/>
                  </w:del>
                </w:p>
              </w:tc>
              <w:tc>
                <w:tcPr>
                  <w:tcW w:w="5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387" w:author="jie sun" w:date="2018-04-16T21:37:00Z"/>
                      <w:rFonts w:ascii="Arial" w:eastAsia="Times New Roman" w:hAnsi="Arial" w:cs="Arial"/>
                      <w:color w:val="000000"/>
                      <w:sz w:val="20"/>
                      <w:szCs w:val="14"/>
                    </w:rPr>
                  </w:pPr>
                  <w:del w:id="3388" w:author="jie sun" w:date="2018-04-16T21:37:00Z">
                    <w:r w:rsidDel="00D05427">
                      <w:rPr>
                        <w:rFonts w:ascii="Arial" w:eastAsia="Times New Roman" w:hAnsi="Arial" w:cs="Arial"/>
                        <w:color w:val="000000"/>
                        <w:sz w:val="20"/>
                        <w:szCs w:val="14"/>
                      </w:rPr>
                      <w:delText>28</w:delText>
                    </w:r>
                    <w:bookmarkStart w:id="3389" w:name="_Toc511906275"/>
                    <w:bookmarkStart w:id="3390" w:name="_Toc517801823"/>
                    <w:bookmarkStart w:id="3391" w:name="_Toc517813732"/>
                    <w:bookmarkEnd w:id="3389"/>
                    <w:bookmarkEnd w:id="3390"/>
                    <w:bookmarkEnd w:id="3391"/>
                  </w:del>
                </w:p>
              </w:tc>
              <w:tc>
                <w:tcPr>
                  <w:tcW w:w="1116"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392" w:author="jie sun" w:date="2018-04-16T21:37:00Z"/>
                      <w:rFonts w:ascii="Arial" w:eastAsia="Times New Roman" w:hAnsi="Arial" w:cs="Arial"/>
                      <w:color w:val="000000"/>
                      <w:sz w:val="20"/>
                      <w:szCs w:val="14"/>
                    </w:rPr>
                  </w:pPr>
                  <w:del w:id="3393" w:author="jie sun" w:date="2018-04-16T21:37:00Z">
                    <w:r w:rsidDel="00D05427">
                      <w:rPr>
                        <w:rFonts w:ascii="Arial" w:eastAsia="Times New Roman" w:hAnsi="Arial" w:cs="Arial"/>
                        <w:color w:val="000000"/>
                        <w:sz w:val="20"/>
                        <w:szCs w:val="14"/>
                      </w:rPr>
                      <w:delText>Flat</w:delText>
                    </w:r>
                    <w:bookmarkStart w:id="3394" w:name="_Toc511906276"/>
                    <w:bookmarkStart w:id="3395" w:name="_Toc517801824"/>
                    <w:bookmarkStart w:id="3396" w:name="_Toc517813733"/>
                    <w:bookmarkEnd w:id="3394"/>
                    <w:bookmarkEnd w:id="3395"/>
                    <w:bookmarkEnd w:id="3396"/>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397" w:author="jie sun" w:date="2018-04-16T21:37:00Z"/>
                      <w:rFonts w:ascii="Arial" w:eastAsia="Times New Roman" w:hAnsi="Arial" w:cs="Arial"/>
                      <w:color w:val="000000"/>
                      <w:sz w:val="20"/>
                      <w:szCs w:val="14"/>
                    </w:rPr>
                  </w:pPr>
                  <w:del w:id="3398" w:author="jie sun" w:date="2018-04-16T21:37:00Z">
                    <w:r w:rsidDel="00D05427">
                      <w:rPr>
                        <w:rFonts w:ascii="Arial" w:eastAsia="Times New Roman" w:hAnsi="Arial" w:cs="Arial"/>
                        <w:color w:val="000000"/>
                        <w:sz w:val="20"/>
                        <w:szCs w:val="14"/>
                      </w:rPr>
                      <w:delText xml:space="preserve">50Hz </w:delText>
                    </w:r>
                    <w:bookmarkStart w:id="3399" w:name="_Toc511906277"/>
                    <w:bookmarkStart w:id="3400" w:name="_Toc517801825"/>
                    <w:bookmarkStart w:id="3401" w:name="_Toc517813734"/>
                    <w:bookmarkEnd w:id="3399"/>
                    <w:bookmarkEnd w:id="3400"/>
                    <w:bookmarkEnd w:id="3401"/>
                  </w:del>
                </w:p>
              </w:tc>
              <w:tc>
                <w:tcPr>
                  <w:tcW w:w="1028"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402" w:author="jie sun" w:date="2018-04-16T21:37:00Z"/>
                      <w:rFonts w:ascii="Arial" w:eastAsia="Times New Roman" w:hAnsi="Arial" w:cs="Arial"/>
                      <w:color w:val="000000"/>
                      <w:sz w:val="20"/>
                      <w:szCs w:val="14"/>
                    </w:rPr>
                  </w:pPr>
                  <w:del w:id="3403" w:author="jie sun" w:date="2018-04-16T21:37:00Z">
                    <w:r w:rsidDel="00D05427">
                      <w:rPr>
                        <w:rFonts w:ascii="Arial" w:eastAsia="Times New Roman" w:hAnsi="Arial" w:cs="Arial"/>
                        <w:color w:val="000000"/>
                        <w:sz w:val="20"/>
                        <w:szCs w:val="14"/>
                      </w:rPr>
                      <w:delText>192</w:delText>
                    </w:r>
                    <w:bookmarkStart w:id="3404" w:name="_Toc511906278"/>
                    <w:bookmarkStart w:id="3405" w:name="_Toc517801826"/>
                    <w:bookmarkStart w:id="3406" w:name="_Toc517813735"/>
                    <w:bookmarkEnd w:id="3404"/>
                    <w:bookmarkEnd w:id="3405"/>
                    <w:bookmarkEnd w:id="3406"/>
                  </w:del>
                </w:p>
              </w:tc>
              <w:tc>
                <w:tcPr>
                  <w:tcW w:w="10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407" w:author="jie sun" w:date="2018-04-16T21:37:00Z"/>
                      <w:rFonts w:ascii="Arial" w:eastAsia="Times New Roman" w:hAnsi="Arial" w:cs="Arial"/>
                      <w:color w:val="000000"/>
                      <w:sz w:val="20"/>
                      <w:szCs w:val="14"/>
                    </w:rPr>
                  </w:pPr>
                  <w:del w:id="3408" w:author="jie sun" w:date="2018-04-16T21:37:00Z">
                    <w:r w:rsidDel="00D05427">
                      <w:rPr>
                        <w:rFonts w:ascii="Arial" w:eastAsia="Times New Roman" w:hAnsi="Arial" w:cs="Arial"/>
                        <w:color w:val="000000"/>
                        <w:sz w:val="20"/>
                        <w:szCs w:val="14"/>
                      </w:rPr>
                      <w:delText>250</w:delText>
                    </w:r>
                    <w:bookmarkStart w:id="3409" w:name="_Toc511906279"/>
                    <w:bookmarkStart w:id="3410" w:name="_Toc517801827"/>
                    <w:bookmarkStart w:id="3411" w:name="_Toc517813736"/>
                    <w:bookmarkEnd w:id="3409"/>
                    <w:bookmarkEnd w:id="3410"/>
                    <w:bookmarkEnd w:id="3411"/>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412" w:author="jie sun" w:date="2018-04-16T21:37:00Z"/>
                      <w:rFonts w:ascii="Arial" w:eastAsia="Times New Roman" w:hAnsi="Arial" w:cs="Arial"/>
                      <w:color w:val="000000"/>
                      <w:sz w:val="20"/>
                      <w:szCs w:val="14"/>
                    </w:rPr>
                  </w:pPr>
                  <w:del w:id="3413" w:author="jie sun" w:date="2018-04-16T21:37:00Z">
                    <w:r w:rsidDel="00D05427">
                      <w:rPr>
                        <w:rFonts w:ascii="Arial" w:eastAsia="Times New Roman" w:hAnsi="Arial" w:cs="Arial"/>
                        <w:color w:val="000000"/>
                        <w:sz w:val="20"/>
                        <w:szCs w:val="14"/>
                      </w:rPr>
                      <w:delText>0.77</w:delText>
                    </w:r>
                    <w:bookmarkStart w:id="3414" w:name="_Toc511906280"/>
                    <w:bookmarkStart w:id="3415" w:name="_Toc517801828"/>
                    <w:bookmarkStart w:id="3416" w:name="_Toc517813737"/>
                    <w:bookmarkEnd w:id="3414"/>
                    <w:bookmarkEnd w:id="3415"/>
                    <w:bookmarkEnd w:id="3416"/>
                  </w:del>
                </w:p>
              </w:tc>
              <w:bookmarkStart w:id="3417" w:name="_Toc511906281"/>
              <w:bookmarkStart w:id="3418" w:name="_Toc517801829"/>
              <w:bookmarkStart w:id="3419" w:name="_Toc517813738"/>
              <w:bookmarkEnd w:id="3417"/>
              <w:bookmarkEnd w:id="3418"/>
              <w:bookmarkEnd w:id="3419"/>
            </w:tr>
            <w:tr w:rsidR="0087014B" w:rsidDel="00D05427">
              <w:trPr>
                <w:trHeight w:val="852"/>
                <w:del w:id="3420"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421" w:author="jie sun" w:date="2018-04-16T21:37:00Z"/>
                      <w:rFonts w:ascii="Arial" w:eastAsia="Times New Roman" w:hAnsi="Arial" w:cs="Arial"/>
                      <w:b/>
                      <w:bCs/>
                      <w:color w:val="FFFFFF"/>
                      <w:sz w:val="20"/>
                      <w:szCs w:val="14"/>
                    </w:rPr>
                  </w:pPr>
                  <w:del w:id="3422" w:author="jie sun" w:date="2018-04-16T21:37:00Z">
                    <w:r w:rsidDel="00D05427">
                      <w:rPr>
                        <w:rFonts w:ascii="Arial" w:eastAsia="Times New Roman" w:hAnsi="Arial" w:cs="Arial"/>
                        <w:b/>
                        <w:bCs/>
                        <w:color w:val="FFFFFF"/>
                        <w:sz w:val="20"/>
                        <w:szCs w:val="14"/>
                      </w:rPr>
                      <w:delText>Running</w:delText>
                    </w:r>
                    <w:bookmarkStart w:id="3423" w:name="_Toc511906282"/>
                    <w:bookmarkStart w:id="3424" w:name="_Toc517801830"/>
                    <w:bookmarkStart w:id="3425" w:name="_Toc517813739"/>
                    <w:bookmarkEnd w:id="3423"/>
                    <w:bookmarkEnd w:id="3424"/>
                    <w:bookmarkEnd w:id="3425"/>
                  </w:del>
                </w:p>
              </w:tc>
              <w:tc>
                <w:tcPr>
                  <w:tcW w:w="137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426" w:author="jie sun" w:date="2018-04-16T21:37:00Z"/>
                      <w:rFonts w:ascii="Arial" w:eastAsia="Times New Roman" w:hAnsi="Arial" w:cs="Arial"/>
                      <w:color w:val="000000"/>
                      <w:sz w:val="20"/>
                      <w:szCs w:val="14"/>
                    </w:rPr>
                  </w:pPr>
                  <w:del w:id="3427" w:author="jie sun" w:date="2018-04-16T21:37:00Z">
                    <w:r w:rsidDel="00D05427">
                      <w:rPr>
                        <w:rFonts w:ascii="Arial" w:eastAsia="Times New Roman" w:hAnsi="Arial" w:cs="Arial"/>
                        <w:color w:val="000000"/>
                        <w:sz w:val="20"/>
                        <w:szCs w:val="14"/>
                      </w:rPr>
                      <w:delText>In pocket of Pants</w:delText>
                    </w:r>
                    <w:bookmarkStart w:id="3428" w:name="_Toc511906283"/>
                    <w:bookmarkStart w:id="3429" w:name="_Toc517801831"/>
                    <w:bookmarkStart w:id="3430" w:name="_Toc517813740"/>
                    <w:bookmarkEnd w:id="3428"/>
                    <w:bookmarkEnd w:id="3429"/>
                    <w:bookmarkEnd w:id="3430"/>
                  </w:del>
                </w:p>
              </w:tc>
              <w:tc>
                <w:tcPr>
                  <w:tcW w:w="839"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431" w:author="jie sun" w:date="2018-04-16T21:37:00Z"/>
                      <w:rFonts w:ascii="Arial" w:eastAsia="Times New Roman" w:hAnsi="Arial" w:cs="Arial"/>
                      <w:color w:val="000000"/>
                      <w:sz w:val="20"/>
                      <w:szCs w:val="14"/>
                    </w:rPr>
                  </w:pPr>
                  <w:del w:id="3432" w:author="jie sun" w:date="2018-04-16T21:37:00Z">
                    <w:r w:rsidDel="00D05427">
                      <w:rPr>
                        <w:rFonts w:ascii="Arial" w:eastAsia="Times New Roman" w:hAnsi="Arial" w:cs="Arial"/>
                        <w:color w:val="000000"/>
                        <w:sz w:val="20"/>
                        <w:szCs w:val="14"/>
                      </w:rPr>
                      <w:delText>173cm</w:delText>
                    </w:r>
                    <w:bookmarkStart w:id="3433" w:name="_Toc511906284"/>
                    <w:bookmarkStart w:id="3434" w:name="_Toc517801832"/>
                    <w:bookmarkStart w:id="3435" w:name="_Toc517813741"/>
                    <w:bookmarkEnd w:id="3433"/>
                    <w:bookmarkEnd w:id="3434"/>
                    <w:bookmarkEnd w:id="3435"/>
                  </w:del>
                </w:p>
              </w:tc>
              <w:tc>
                <w:tcPr>
                  <w:tcW w:w="88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436" w:author="jie sun" w:date="2018-04-16T21:37:00Z"/>
                      <w:rFonts w:ascii="Arial" w:eastAsia="Times New Roman" w:hAnsi="Arial" w:cs="Arial"/>
                      <w:color w:val="000000"/>
                      <w:sz w:val="20"/>
                      <w:szCs w:val="14"/>
                    </w:rPr>
                  </w:pPr>
                  <w:del w:id="3437" w:author="jie sun" w:date="2018-04-16T21:37:00Z">
                    <w:r w:rsidDel="00D05427">
                      <w:rPr>
                        <w:rFonts w:ascii="Arial" w:eastAsia="Times New Roman" w:hAnsi="Arial" w:cs="Arial"/>
                        <w:color w:val="000000"/>
                        <w:sz w:val="20"/>
                        <w:szCs w:val="14"/>
                      </w:rPr>
                      <w:delText>60 Kilo</w:delText>
                    </w:r>
                    <w:bookmarkStart w:id="3438" w:name="_Toc511906285"/>
                    <w:bookmarkStart w:id="3439" w:name="_Toc517801833"/>
                    <w:bookmarkStart w:id="3440" w:name="_Toc517813742"/>
                    <w:bookmarkEnd w:id="3438"/>
                    <w:bookmarkEnd w:id="3439"/>
                    <w:bookmarkEnd w:id="3440"/>
                  </w:del>
                </w:p>
              </w:tc>
              <w:tc>
                <w:tcPr>
                  <w:tcW w:w="5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441" w:author="jie sun" w:date="2018-04-16T21:37:00Z"/>
                      <w:rFonts w:ascii="Arial" w:eastAsia="Times New Roman" w:hAnsi="Arial" w:cs="Arial"/>
                      <w:color w:val="000000"/>
                      <w:sz w:val="20"/>
                      <w:szCs w:val="14"/>
                    </w:rPr>
                  </w:pPr>
                  <w:del w:id="3442" w:author="jie sun" w:date="2018-04-16T21:37:00Z">
                    <w:r w:rsidDel="00D05427">
                      <w:rPr>
                        <w:rFonts w:ascii="Arial" w:eastAsia="Times New Roman" w:hAnsi="Arial" w:cs="Arial"/>
                        <w:color w:val="000000"/>
                        <w:sz w:val="20"/>
                        <w:szCs w:val="14"/>
                      </w:rPr>
                      <w:delText>28</w:delText>
                    </w:r>
                    <w:bookmarkStart w:id="3443" w:name="_Toc511906286"/>
                    <w:bookmarkStart w:id="3444" w:name="_Toc517801834"/>
                    <w:bookmarkStart w:id="3445" w:name="_Toc517813743"/>
                    <w:bookmarkEnd w:id="3443"/>
                    <w:bookmarkEnd w:id="3444"/>
                    <w:bookmarkEnd w:id="3445"/>
                  </w:del>
                </w:p>
              </w:tc>
              <w:tc>
                <w:tcPr>
                  <w:tcW w:w="1116"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446" w:author="jie sun" w:date="2018-04-16T21:37:00Z"/>
                      <w:rFonts w:ascii="Arial" w:eastAsia="Times New Roman" w:hAnsi="Arial" w:cs="Arial"/>
                      <w:color w:val="000000"/>
                      <w:sz w:val="20"/>
                      <w:szCs w:val="14"/>
                    </w:rPr>
                  </w:pPr>
                  <w:del w:id="3447" w:author="jie sun" w:date="2018-04-16T21:37:00Z">
                    <w:r w:rsidDel="00D05427">
                      <w:rPr>
                        <w:rFonts w:ascii="Arial" w:eastAsia="Times New Roman" w:hAnsi="Arial" w:cs="Arial"/>
                        <w:color w:val="000000"/>
                        <w:sz w:val="20"/>
                        <w:szCs w:val="14"/>
                      </w:rPr>
                      <w:delText>Flat</w:delText>
                    </w:r>
                    <w:bookmarkStart w:id="3448" w:name="_Toc511906287"/>
                    <w:bookmarkStart w:id="3449" w:name="_Toc517801835"/>
                    <w:bookmarkStart w:id="3450" w:name="_Toc517813744"/>
                    <w:bookmarkEnd w:id="3448"/>
                    <w:bookmarkEnd w:id="3449"/>
                    <w:bookmarkEnd w:id="3450"/>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451" w:author="jie sun" w:date="2018-04-16T21:37:00Z"/>
                      <w:rFonts w:ascii="Arial" w:eastAsia="Times New Roman" w:hAnsi="Arial" w:cs="Arial"/>
                      <w:color w:val="000000"/>
                      <w:sz w:val="20"/>
                      <w:szCs w:val="14"/>
                    </w:rPr>
                  </w:pPr>
                  <w:del w:id="3452" w:author="jie sun" w:date="2018-04-16T21:37:00Z">
                    <w:r w:rsidDel="00D05427">
                      <w:rPr>
                        <w:rFonts w:ascii="Arial" w:eastAsia="Times New Roman" w:hAnsi="Arial" w:cs="Arial"/>
                        <w:color w:val="000000"/>
                        <w:sz w:val="20"/>
                        <w:szCs w:val="14"/>
                      </w:rPr>
                      <w:delText xml:space="preserve">50Hz </w:delText>
                    </w:r>
                    <w:bookmarkStart w:id="3453" w:name="_Toc511906288"/>
                    <w:bookmarkStart w:id="3454" w:name="_Toc517801836"/>
                    <w:bookmarkStart w:id="3455" w:name="_Toc517813745"/>
                    <w:bookmarkEnd w:id="3453"/>
                    <w:bookmarkEnd w:id="3454"/>
                    <w:bookmarkEnd w:id="3455"/>
                  </w:del>
                </w:p>
              </w:tc>
              <w:tc>
                <w:tcPr>
                  <w:tcW w:w="1028"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456" w:author="jie sun" w:date="2018-04-16T21:37:00Z"/>
                      <w:rFonts w:ascii="Arial" w:eastAsia="Times New Roman" w:hAnsi="Arial" w:cs="Arial"/>
                      <w:color w:val="000000"/>
                      <w:sz w:val="20"/>
                      <w:szCs w:val="14"/>
                    </w:rPr>
                  </w:pPr>
                  <w:del w:id="3457" w:author="jie sun" w:date="2018-04-16T21:37:00Z">
                    <w:r w:rsidDel="00D05427">
                      <w:rPr>
                        <w:rFonts w:ascii="Arial" w:eastAsia="Times New Roman" w:hAnsi="Arial" w:cs="Arial"/>
                        <w:color w:val="000000"/>
                        <w:sz w:val="20"/>
                        <w:szCs w:val="14"/>
                      </w:rPr>
                      <w:delText>258</w:delText>
                    </w:r>
                    <w:bookmarkStart w:id="3458" w:name="_Toc511906289"/>
                    <w:bookmarkStart w:id="3459" w:name="_Toc517801837"/>
                    <w:bookmarkStart w:id="3460" w:name="_Toc517813746"/>
                    <w:bookmarkEnd w:id="3458"/>
                    <w:bookmarkEnd w:id="3459"/>
                    <w:bookmarkEnd w:id="3460"/>
                  </w:del>
                </w:p>
              </w:tc>
              <w:tc>
                <w:tcPr>
                  <w:tcW w:w="10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461" w:author="jie sun" w:date="2018-04-16T21:37:00Z"/>
                      <w:rFonts w:ascii="Arial" w:eastAsia="Times New Roman" w:hAnsi="Arial" w:cs="Arial"/>
                      <w:color w:val="000000"/>
                      <w:sz w:val="20"/>
                      <w:szCs w:val="14"/>
                    </w:rPr>
                  </w:pPr>
                  <w:del w:id="3462" w:author="jie sun" w:date="2018-04-16T21:37:00Z">
                    <w:r w:rsidDel="00D05427">
                      <w:rPr>
                        <w:rFonts w:ascii="Arial" w:eastAsia="Times New Roman" w:hAnsi="Arial" w:cs="Arial"/>
                        <w:color w:val="000000"/>
                        <w:sz w:val="20"/>
                        <w:szCs w:val="14"/>
                      </w:rPr>
                      <w:delText>250</w:delText>
                    </w:r>
                    <w:bookmarkStart w:id="3463" w:name="_Toc511906290"/>
                    <w:bookmarkStart w:id="3464" w:name="_Toc517801838"/>
                    <w:bookmarkStart w:id="3465" w:name="_Toc517813747"/>
                    <w:bookmarkEnd w:id="3463"/>
                    <w:bookmarkEnd w:id="3464"/>
                    <w:bookmarkEnd w:id="3465"/>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466" w:author="jie sun" w:date="2018-04-16T21:37:00Z"/>
                      <w:rFonts w:ascii="Arial" w:eastAsia="Times New Roman" w:hAnsi="Arial" w:cs="Arial"/>
                      <w:color w:val="000000"/>
                      <w:sz w:val="20"/>
                      <w:szCs w:val="14"/>
                    </w:rPr>
                  </w:pPr>
                  <w:del w:id="3467" w:author="jie sun" w:date="2018-04-16T21:37:00Z">
                    <w:r w:rsidDel="00D05427">
                      <w:rPr>
                        <w:rFonts w:ascii="Arial" w:eastAsia="Times New Roman" w:hAnsi="Arial" w:cs="Arial"/>
                        <w:color w:val="000000"/>
                        <w:sz w:val="20"/>
                        <w:szCs w:val="14"/>
                      </w:rPr>
                      <w:delText>0.97</w:delText>
                    </w:r>
                    <w:bookmarkStart w:id="3468" w:name="_Toc511906291"/>
                    <w:bookmarkStart w:id="3469" w:name="_Toc517801839"/>
                    <w:bookmarkStart w:id="3470" w:name="_Toc517813748"/>
                    <w:bookmarkEnd w:id="3468"/>
                    <w:bookmarkEnd w:id="3469"/>
                    <w:bookmarkEnd w:id="3470"/>
                  </w:del>
                </w:p>
              </w:tc>
              <w:bookmarkStart w:id="3471" w:name="_Toc511906292"/>
              <w:bookmarkStart w:id="3472" w:name="_Toc517801840"/>
              <w:bookmarkStart w:id="3473" w:name="_Toc517813749"/>
              <w:bookmarkEnd w:id="3471"/>
              <w:bookmarkEnd w:id="3472"/>
              <w:bookmarkEnd w:id="3473"/>
            </w:tr>
          </w:tbl>
          <w:p w:rsidR="0087014B" w:rsidDel="00D05427" w:rsidRDefault="0087014B">
            <w:pPr>
              <w:spacing w:after="0"/>
              <w:rPr>
                <w:del w:id="3474" w:author="jie sun" w:date="2018-04-16T21:37:00Z"/>
              </w:rPr>
            </w:pPr>
            <w:bookmarkStart w:id="3475" w:name="_Toc511906293"/>
            <w:bookmarkStart w:id="3476" w:name="_Toc517801841"/>
            <w:bookmarkStart w:id="3477" w:name="_Toc517813750"/>
            <w:bookmarkEnd w:id="3475"/>
            <w:bookmarkEnd w:id="3476"/>
            <w:bookmarkEnd w:id="3477"/>
          </w:p>
        </w:tc>
        <w:bookmarkStart w:id="3478" w:name="_Toc511906294"/>
        <w:bookmarkStart w:id="3479" w:name="_Toc517801842"/>
        <w:bookmarkStart w:id="3480" w:name="_Toc517813751"/>
        <w:bookmarkEnd w:id="3478"/>
        <w:bookmarkEnd w:id="3479"/>
        <w:bookmarkEnd w:id="3480"/>
      </w:tr>
    </w:tbl>
    <w:p w:rsidR="0087014B" w:rsidDel="00285914" w:rsidRDefault="00D5184D">
      <w:pPr>
        <w:pStyle w:val="Caption"/>
        <w:rPr>
          <w:del w:id="3481" w:author="jie sun" w:date="2018-04-16T21:37:00Z"/>
        </w:rPr>
        <w:pPrChange w:id="3482" w:author="像个男人一样" w:date="2018-03-21T01:45:00Z">
          <w:pPr/>
        </w:pPrChange>
      </w:pPr>
      <w:ins w:id="3483" w:author="像个男人一样" w:date="2018-03-21T01:45:00Z">
        <w:del w:id="3484" w:author="jie sun" w:date="2018-04-16T21:37:00Z">
          <w:r w:rsidDel="00285914">
            <w:delText xml:space="preserve">Figure </w:delText>
          </w:r>
        </w:del>
        <w:del w:id="3485"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3486" w:author="像个男人一样" w:date="2018-03-22T11:51:00Z">
        <w:del w:id="3487" w:author="jie sun" w:date="2018-04-10T21:45:00Z">
          <w:r w:rsidDel="00454521">
            <w:delText>13</w:delText>
          </w:r>
        </w:del>
      </w:ins>
      <w:ins w:id="3488" w:author="像个男人一样" w:date="2018-03-21T01:45:00Z">
        <w:del w:id="3489" w:author="jie sun" w:date="2018-04-10T21:45:00Z">
          <w:r w:rsidDel="00454521">
            <w:rPr>
              <w:iCs w:val="0"/>
            </w:rPr>
            <w:fldChar w:fldCharType="end"/>
          </w:r>
        </w:del>
        <w:bookmarkStart w:id="3490" w:name="_Toc12737"/>
        <w:bookmarkStart w:id="3491" w:name="_Toc26798"/>
        <w:bookmarkStart w:id="3492" w:name="_Toc11990"/>
        <w:bookmarkStart w:id="3493" w:name="_Toc27493"/>
        <w:bookmarkStart w:id="3494" w:name="_Toc14739"/>
        <w:bookmarkStart w:id="3495" w:name="_Toc4444"/>
        <w:bookmarkStart w:id="3496" w:name="_Toc23789"/>
        <w:bookmarkStart w:id="3497" w:name="_Toc25292"/>
        <w:bookmarkStart w:id="3498" w:name="_Toc12028"/>
        <w:bookmarkStart w:id="3499" w:name="_Toc30571"/>
        <w:bookmarkStart w:id="3500" w:name="_Toc4698"/>
        <w:bookmarkStart w:id="3501" w:name="_Toc12795"/>
        <w:bookmarkStart w:id="3502" w:name="_Toc2493"/>
        <w:bookmarkStart w:id="3503" w:name="_Toc17291"/>
        <w:bookmarkStart w:id="3504" w:name="_Toc19860"/>
        <w:bookmarkStart w:id="3505" w:name="_Toc7391"/>
        <w:bookmarkStart w:id="3506" w:name="_Toc24774"/>
        <w:bookmarkStart w:id="3507" w:name="_Toc32674"/>
        <w:bookmarkStart w:id="3508" w:name="_Toc12211"/>
        <w:bookmarkStart w:id="3509" w:name="_Toc5945"/>
        <w:bookmarkStart w:id="3510" w:name="_Toc15073"/>
        <w:bookmarkStart w:id="3511" w:name="_Toc30976"/>
        <w:bookmarkStart w:id="3512" w:name="_Toc29649"/>
        <w:bookmarkStart w:id="3513" w:name="_Toc2511"/>
        <w:bookmarkStart w:id="3514" w:name="_Toc16930"/>
        <w:del w:id="3515" w:author="jie sun" w:date="2018-04-16T21:37:00Z">
          <w:r w:rsidDel="00285914">
            <w:rPr>
              <w:rFonts w:hint="eastAsia"/>
            </w:rPr>
            <w:delText>:The accura</w:delText>
          </w:r>
        </w:del>
        <w:del w:id="3516" w:author="jie sun" w:date="2018-04-15T19:32:00Z">
          <w:r w:rsidDel="009445D9">
            <w:rPr>
              <w:rFonts w:hint="eastAsia"/>
            </w:rPr>
            <w:delText xml:space="preserve">te data </w:delText>
          </w:r>
        </w:del>
        <w:del w:id="3517" w:author="jie sun" w:date="2018-04-16T21:37:00Z">
          <w:r w:rsidDel="00285914">
            <w:rPr>
              <w:rFonts w:hint="eastAsia"/>
            </w:rPr>
            <w:delText>of the step alg</w:delText>
          </w:r>
        </w:del>
        <w:del w:id="3518" w:author="jie sun" w:date="2018-04-15T19:32:00Z">
          <w:r w:rsidDel="000F5689">
            <w:rPr>
              <w:rFonts w:hint="eastAsia"/>
            </w:rPr>
            <w:delText>r</w:delText>
          </w:r>
        </w:del>
        <w:del w:id="3519" w:author="jie sun" w:date="2018-04-16T21:37:00Z">
          <w:r w:rsidDel="00285914">
            <w:rPr>
              <w:rFonts w:hint="eastAsia"/>
            </w:rPr>
            <w:delText>oithm</w:delText>
          </w:r>
        </w:del>
      </w:ins>
      <w:bookmarkStart w:id="3520" w:name="_Toc511906295"/>
      <w:bookmarkStart w:id="3521" w:name="_Toc517801843"/>
      <w:bookmarkStart w:id="3522" w:name="_Toc517813752"/>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20"/>
      <w:bookmarkEnd w:id="3521"/>
      <w:bookmarkEnd w:id="3522"/>
    </w:p>
    <w:p w:rsidR="0087014B" w:rsidRDefault="00D5184D">
      <w:pPr>
        <w:pStyle w:val="Heading1"/>
      </w:pPr>
      <w:bookmarkStart w:id="3523" w:name="_Toc31151"/>
      <w:bookmarkStart w:id="3524" w:name="_Toc16562"/>
      <w:bookmarkStart w:id="3525" w:name="_Toc28581"/>
      <w:bookmarkStart w:id="3526" w:name="_Toc8642"/>
      <w:bookmarkStart w:id="3527" w:name="_Toc10149"/>
      <w:bookmarkStart w:id="3528" w:name="_Toc27157"/>
      <w:bookmarkStart w:id="3529" w:name="_Toc6683"/>
      <w:bookmarkStart w:id="3530" w:name="_Toc22142"/>
      <w:bookmarkStart w:id="3531" w:name="_Toc2853"/>
      <w:bookmarkStart w:id="3532" w:name="_Toc517813753"/>
      <w:r>
        <w:t xml:space="preserve">Gyroscope </w:t>
      </w:r>
      <w:ins w:id="3533" w:author="jie sun" w:date="2018-04-16T21:18:00Z">
        <w:r w:rsidR="008D006D">
          <w:rPr>
            <w:rFonts w:hint="eastAsia"/>
          </w:rPr>
          <w:t>W</w:t>
        </w:r>
      </w:ins>
      <w:del w:id="3534" w:author="jie sun" w:date="2018-04-16T21:18:00Z">
        <w:r w:rsidDel="008D006D">
          <w:delText>w</w:delText>
        </w:r>
      </w:del>
      <w:r>
        <w:t xml:space="preserve">ith </w:t>
      </w:r>
      <w:ins w:id="3535" w:author="jie sun" w:date="2018-04-16T21:18:00Z">
        <w:r w:rsidR="008D006D">
          <w:rPr>
            <w:rFonts w:hint="eastAsia"/>
          </w:rPr>
          <w:t>B</w:t>
        </w:r>
      </w:ins>
      <w:del w:id="3536" w:author="jie sun" w:date="2018-04-16T21:18:00Z">
        <w:r w:rsidDel="008D006D">
          <w:delText>b</w:delText>
        </w:r>
      </w:del>
      <w:r>
        <w:t xml:space="preserve">alance </w:t>
      </w:r>
      <w:ins w:id="3537" w:author="jie sun" w:date="2018-04-16T21:18:00Z">
        <w:r w:rsidR="008D006D">
          <w:t>R</w:t>
        </w:r>
      </w:ins>
      <w:del w:id="3538" w:author="jie sun" w:date="2018-04-16T21:18:00Z">
        <w:r w:rsidDel="008D006D">
          <w:delText>r</w:delText>
        </w:r>
      </w:del>
      <w:r>
        <w:t xml:space="preserve">acing </w:t>
      </w:r>
      <w:del w:id="3539" w:author="jie sun" w:date="2018-04-16T21:18:00Z">
        <w:r w:rsidDel="008D006D">
          <w:delText>game</w:delText>
        </w:r>
      </w:del>
      <w:bookmarkEnd w:id="3523"/>
      <w:bookmarkEnd w:id="3524"/>
      <w:bookmarkEnd w:id="3525"/>
      <w:bookmarkEnd w:id="3526"/>
      <w:bookmarkEnd w:id="3527"/>
      <w:bookmarkEnd w:id="3528"/>
      <w:bookmarkEnd w:id="3529"/>
      <w:bookmarkEnd w:id="3530"/>
      <w:bookmarkEnd w:id="3531"/>
      <w:ins w:id="3540" w:author="jie sun" w:date="2018-04-16T21:18:00Z">
        <w:r w:rsidR="008D006D">
          <w:t>Game</w:t>
        </w:r>
      </w:ins>
      <w:bookmarkEnd w:id="3532"/>
    </w:p>
    <w:p w:rsidR="0087014B" w:rsidRDefault="00D5184D">
      <w:pPr>
        <w:pStyle w:val="Heading2"/>
      </w:pPr>
      <w:bookmarkStart w:id="3541" w:name="_Toc31208"/>
      <w:bookmarkStart w:id="3542" w:name="_Toc6505"/>
      <w:bookmarkStart w:id="3543" w:name="_Toc6243"/>
      <w:bookmarkStart w:id="3544" w:name="_Toc1933"/>
      <w:bookmarkStart w:id="3545" w:name="_Toc2009"/>
      <w:bookmarkStart w:id="3546" w:name="_Toc4652"/>
      <w:bookmarkStart w:id="3547" w:name="_Toc28225"/>
      <w:bookmarkStart w:id="3548" w:name="_Toc163"/>
      <w:bookmarkStart w:id="3549" w:name="_Toc24796"/>
      <w:bookmarkStart w:id="3550" w:name="_Toc517813754"/>
      <w:r>
        <w:t xml:space="preserve">The </w:t>
      </w:r>
      <w:ins w:id="3551" w:author="jie sun" w:date="2018-04-16T21:19:00Z">
        <w:r w:rsidR="00FE12EC">
          <w:t>I</w:t>
        </w:r>
      </w:ins>
      <w:del w:id="3552" w:author="jie sun" w:date="2018-04-16T21:19:00Z">
        <w:r w:rsidDel="00FE12EC">
          <w:delText>i</w:delText>
        </w:r>
      </w:del>
      <w:r>
        <w:t xml:space="preserve">ntroduction </w:t>
      </w:r>
      <w:ins w:id="3553" w:author="jie sun" w:date="2018-04-16T21:19:00Z">
        <w:r w:rsidR="00FE12EC">
          <w:t>O</w:t>
        </w:r>
      </w:ins>
      <w:del w:id="3554" w:author="jie sun" w:date="2018-04-16T21:19:00Z">
        <w:r w:rsidDel="00FE12EC">
          <w:delText>o</w:delText>
        </w:r>
      </w:del>
      <w:r>
        <w:t>f Gyroscope</w:t>
      </w:r>
      <w:bookmarkEnd w:id="3541"/>
      <w:bookmarkEnd w:id="3542"/>
      <w:bookmarkEnd w:id="3543"/>
      <w:bookmarkEnd w:id="3544"/>
      <w:bookmarkEnd w:id="3545"/>
      <w:bookmarkEnd w:id="3546"/>
      <w:bookmarkEnd w:id="3547"/>
      <w:bookmarkEnd w:id="3548"/>
      <w:bookmarkEnd w:id="3549"/>
      <w:bookmarkEnd w:id="3550"/>
    </w:p>
    <w:p w:rsidR="0087014B" w:rsidRDefault="00D5184D">
      <w:pPr>
        <w:pStyle w:val="Heading3"/>
      </w:pPr>
      <w:bookmarkStart w:id="3555" w:name="_Toc12468"/>
      <w:bookmarkStart w:id="3556" w:name="_Toc26398"/>
      <w:bookmarkStart w:id="3557" w:name="_Toc20123"/>
      <w:bookmarkStart w:id="3558" w:name="_Toc17193"/>
      <w:bookmarkStart w:id="3559" w:name="_Toc22542"/>
      <w:bookmarkStart w:id="3560" w:name="_Toc27333"/>
      <w:bookmarkStart w:id="3561" w:name="_Toc11096"/>
      <w:bookmarkStart w:id="3562" w:name="_Toc18867"/>
      <w:bookmarkStart w:id="3563" w:name="_Toc16319"/>
      <w:bookmarkStart w:id="3564" w:name="_Toc517813755"/>
      <w:r>
        <w:t xml:space="preserve">What </w:t>
      </w:r>
      <w:ins w:id="3565" w:author="jie sun" w:date="2018-04-16T21:19:00Z">
        <w:r w:rsidR="00FE12EC">
          <w:t>I</w:t>
        </w:r>
      </w:ins>
      <w:del w:id="3566" w:author="jie sun" w:date="2018-04-16T21:19:00Z">
        <w:r w:rsidDel="00FE12EC">
          <w:delText>i</w:delText>
        </w:r>
      </w:del>
      <w:r>
        <w:t xml:space="preserve">s </w:t>
      </w:r>
      <w:ins w:id="3567" w:author="jie sun" w:date="2018-04-16T21:19:00Z">
        <w:r w:rsidR="00FE12EC">
          <w:t>A</w:t>
        </w:r>
      </w:ins>
      <w:del w:id="3568" w:author="jie sun" w:date="2018-04-16T21:19:00Z">
        <w:r w:rsidDel="00FE12EC">
          <w:delText>a</w:delText>
        </w:r>
      </w:del>
      <w:r>
        <w:t xml:space="preserve"> </w:t>
      </w:r>
      <w:ins w:id="3569" w:author="jie sun" w:date="2018-04-16T21:19:00Z">
        <w:r w:rsidR="00FE12EC">
          <w:t>G</w:t>
        </w:r>
      </w:ins>
      <w:del w:id="3570" w:author="jie sun" w:date="2018-04-16T21:19:00Z">
        <w:r w:rsidDel="00FE12EC">
          <w:delText>g</w:delText>
        </w:r>
      </w:del>
      <w:r>
        <w:t>yroscope</w:t>
      </w:r>
      <w:bookmarkEnd w:id="3555"/>
      <w:bookmarkEnd w:id="3556"/>
      <w:bookmarkEnd w:id="3557"/>
      <w:bookmarkEnd w:id="3558"/>
      <w:bookmarkEnd w:id="3559"/>
      <w:bookmarkEnd w:id="3560"/>
      <w:bookmarkEnd w:id="3561"/>
      <w:bookmarkEnd w:id="3562"/>
      <w:bookmarkEnd w:id="3563"/>
      <w:bookmarkEnd w:id="3564"/>
    </w:p>
    <w:p w:rsidR="0087014B" w:rsidRDefault="00D5184D">
      <w:r>
        <w:t>According to the </w:t>
      </w:r>
      <w:hyperlink r:id="rId25" w:tgtFrame="https://interestingengineering.com/_blank" w:history="1">
        <w:r>
          <w:t>English Oxford Dictionary</w:t>
        </w:r>
      </w:hyperlink>
      <w:ins w:id="3571" w:author="jie sun" w:date="2018-04-08T19:03:00Z">
        <w:r w:rsidR="00F462E4">
          <w:t xml:space="preserve"> </w:t>
        </w:r>
      </w:ins>
      <w:customXmlInsRangeStart w:id="3572" w:author="jie sun" w:date="2018-04-08T19:03:00Z"/>
      <w:sdt>
        <w:sdtPr>
          <w:id w:val="936173672"/>
          <w:citation/>
        </w:sdtPr>
        <w:sdtContent>
          <w:customXmlInsRangeEnd w:id="3572"/>
          <w:ins w:id="3573" w:author="jie sun" w:date="2018-04-08T19:03:00Z">
            <w:r w:rsidR="00F462E4">
              <w:fldChar w:fldCharType="begin"/>
            </w:r>
          </w:ins>
          <w:ins w:id="3574" w:author="jie sun" w:date="2018-04-08T19:12:00Z">
            <w:r w:rsidR="004569C7">
              <w:instrText xml:space="preserve">CITATION oxf \l 2052 </w:instrText>
            </w:r>
          </w:ins>
          <w:r w:rsidR="00F462E4">
            <w:fldChar w:fldCharType="separate"/>
          </w:r>
          <w:r w:rsidR="006116D1">
            <w:rPr>
              <w:noProof/>
            </w:rPr>
            <w:t>(Oxforddictionaries, Mid 19th century)</w:t>
          </w:r>
          <w:ins w:id="3575" w:author="jie sun" w:date="2018-04-08T19:03:00Z">
            <w:r w:rsidR="00F462E4">
              <w:fldChar w:fldCharType="end"/>
            </w:r>
          </w:ins>
          <w:customXmlInsRangeStart w:id="3576" w:author="jie sun" w:date="2018-04-08T19:03:00Z"/>
        </w:sdtContent>
      </w:sdt>
      <w:customXmlInsRangeEnd w:id="3576"/>
      <w:r>
        <w:t>, a Gyroscope is a "device consisting of a wheel or disc mounted so that it can spin rapidly about an axis which is itself free to alter in direction. The orientation of the axis is not affected by tilting of the mounting."</w:t>
      </w:r>
      <w:r>
        <w:rPr>
          <w:b/>
          <w:bCs/>
          <w:lang w:val="en-US"/>
          <w:rPrChange w:id="3577" w:author="像个男人一样" w:date="2018-03-21T23:21:00Z">
            <w:rPr>
              <w:lang w:val="en-US"/>
            </w:rPr>
          </w:rPrChange>
        </w:rPr>
        <w:t xml:space="preserve"> </w:t>
      </w:r>
      <w:ins w:id="3578" w:author="像个男人一样" w:date="2018-03-22T12:11:00Z">
        <w:del w:id="3579" w:author="jie sun" w:date="2018-04-08T19:01:00Z">
          <w:r w:rsidDel="005C2108">
            <w:rPr>
              <w:rStyle w:val="EndnoteReference"/>
              <w:b/>
              <w:bCs/>
              <w:lang w:val="en-US"/>
            </w:rPr>
            <w:delText>[</w:delText>
          </w:r>
          <w:r w:rsidDel="005C2108">
            <w:rPr>
              <w:rStyle w:val="EndnoteReference"/>
              <w:b/>
              <w:bCs/>
              <w:lang w:val="en-US"/>
            </w:rPr>
            <w:endnoteReference w:id="3"/>
          </w:r>
          <w:r w:rsidDel="005C2108">
            <w:rPr>
              <w:rStyle w:val="EndnoteReference"/>
              <w:b/>
              <w:bCs/>
              <w:lang w:val="en-US"/>
            </w:rPr>
            <w:delText>]</w:delText>
          </w:r>
        </w:del>
      </w:ins>
      <w:r>
        <w:rPr>
          <w:rFonts w:hint="eastAsia"/>
          <w:lang w:val="en-US"/>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rPr>
        <w:t xml:space="preserve"> </w:t>
      </w:r>
      <w:r>
        <w:t>compasses.</w:t>
      </w:r>
    </w:p>
    <w:p w:rsidR="0087014B" w:rsidRDefault="00D5184D">
      <w:r>
        <w:lastRenderedPageBreak/>
        <w:t xml:space="preserve">The most popular application is to be installed in the mobile phone. For example, it can work together with GPS in phones to help people navigate easier and more precise. </w:t>
      </w:r>
    </w:p>
    <w:p w:rsidR="0087014B" w:rsidRDefault="00D5184D">
      <w:pPr>
        <w:pStyle w:val="Heading3"/>
      </w:pPr>
      <w:bookmarkStart w:id="3590" w:name="_Toc9783"/>
      <w:bookmarkStart w:id="3591" w:name="_Toc15918"/>
      <w:bookmarkStart w:id="3592" w:name="_Toc14164"/>
      <w:bookmarkStart w:id="3593" w:name="_Toc14964"/>
      <w:bookmarkStart w:id="3594" w:name="_Toc21959"/>
      <w:bookmarkStart w:id="3595" w:name="_Toc21386"/>
      <w:bookmarkStart w:id="3596" w:name="_Toc28325"/>
      <w:bookmarkStart w:id="3597" w:name="_Toc16790"/>
      <w:bookmarkStart w:id="3598" w:name="_Toc17578"/>
      <w:bookmarkStart w:id="3599" w:name="_Toc517813756"/>
      <w:r>
        <w:t xml:space="preserve">Working </w:t>
      </w:r>
      <w:ins w:id="3600" w:author="jie sun" w:date="2018-04-16T21:19:00Z">
        <w:r w:rsidR="00FE12EC">
          <w:t>P</w:t>
        </w:r>
      </w:ins>
      <w:del w:id="3601" w:author="jie sun" w:date="2018-04-16T21:19:00Z">
        <w:r w:rsidDel="00FE12EC">
          <w:delText>p</w:delText>
        </w:r>
      </w:del>
      <w:r>
        <w:t xml:space="preserve">rinciple </w:t>
      </w:r>
      <w:ins w:id="3602" w:author="jie sun" w:date="2018-04-16T21:19:00Z">
        <w:r w:rsidR="00FE12EC">
          <w:t>O</w:t>
        </w:r>
      </w:ins>
      <w:del w:id="3603" w:author="jie sun" w:date="2018-04-16T21:19:00Z">
        <w:r w:rsidDel="00FE12EC">
          <w:delText>o</w:delText>
        </w:r>
      </w:del>
      <w:r>
        <w:t xml:space="preserve">f </w:t>
      </w:r>
      <w:ins w:id="3604" w:author="jie sun" w:date="2018-04-16T21:19:00Z">
        <w:r w:rsidR="00FE12EC">
          <w:t>A</w:t>
        </w:r>
      </w:ins>
      <w:del w:id="3605" w:author="jie sun" w:date="2018-04-16T21:19:00Z">
        <w:r w:rsidDel="00FE12EC">
          <w:delText>a</w:delText>
        </w:r>
      </w:del>
      <w:r>
        <w:t xml:space="preserve"> </w:t>
      </w:r>
      <w:ins w:id="3606" w:author="jie sun" w:date="2018-04-16T21:19:00Z">
        <w:r w:rsidR="00FE12EC">
          <w:t>G</w:t>
        </w:r>
      </w:ins>
      <w:del w:id="3607" w:author="jie sun" w:date="2018-04-16T21:19:00Z">
        <w:r w:rsidDel="00FE12EC">
          <w:delText>g</w:delText>
        </w:r>
      </w:del>
      <w:r>
        <w:t>yroscope</w:t>
      </w:r>
      <w:bookmarkEnd w:id="3590"/>
      <w:bookmarkEnd w:id="3591"/>
      <w:bookmarkEnd w:id="3592"/>
      <w:bookmarkEnd w:id="3593"/>
      <w:bookmarkEnd w:id="3594"/>
      <w:bookmarkEnd w:id="3595"/>
      <w:bookmarkEnd w:id="3596"/>
      <w:bookmarkEnd w:id="3597"/>
      <w:bookmarkEnd w:id="3598"/>
      <w:bookmarkEnd w:id="3599"/>
    </w:p>
    <w:p w:rsidR="0087014B" w:rsidDel="007C4453" w:rsidRDefault="00D5184D">
      <w:pPr>
        <w:pStyle w:val="Caption"/>
        <w:rPr>
          <w:del w:id="3608" w:author="像个男人一样" w:date="2018-03-22T11:57:00Z"/>
        </w:rPr>
      </w:pPr>
      <w:r w:rsidRPr="00086E71">
        <w:t>There are different kinds of gyroscopes, such as MEMS gyroscope</w:t>
      </w:r>
      <w:r w:rsidRPr="00086E71">
        <w:rPr>
          <w:rFonts w:hint="eastAsia"/>
        </w:rPr>
        <w:t>、</w:t>
      </w:r>
      <w:r w:rsidRPr="00086E71">
        <w:t>fibre optic gyroscope and the sensitive quantum gyroscope. Different types base on different principles of operation, and in this thesis, we just introduce the working principle of the most popular one used in iPhone.</w:t>
      </w:r>
      <w:r w:rsidRPr="00816B3B">
        <w:t xml:space="preserve"> </w:t>
      </w:r>
    </w:p>
    <w:p w:rsidR="007C4453" w:rsidRPr="007C4453" w:rsidRDefault="007C4453">
      <w:pPr>
        <w:rPr>
          <w:ins w:id="3609" w:author="jie sun" w:date="2018-04-16T22:28:00Z"/>
        </w:rPr>
      </w:pPr>
    </w:p>
    <w:p w:rsidR="0087014B" w:rsidRDefault="00D5184D">
      <w:pPr>
        <w:pStyle w:val="Caption"/>
        <w:pPrChange w:id="3610" w:author="像个男人一样" w:date="2018-03-21T01:45:00Z">
          <w:pPr>
            <w:pStyle w:val="Subtitle"/>
          </w:pPr>
        </w:pPrChange>
      </w:pPr>
      <w:bookmarkStart w:id="3611" w:name="_Toc505291906"/>
      <w:del w:id="3612" w:author="像个男人一样" w:date="2018-03-22T11:57:00Z">
        <w:r>
          <w:delText xml:space="preserve">Figure 3. </w:delText>
        </w:r>
        <w:r>
          <w:fldChar w:fldCharType="begin"/>
        </w:r>
        <w:r>
          <w:delInstrText xml:space="preserve"> SEQ Figure_3. \* ARABIC </w:delInstrText>
        </w:r>
        <w:r>
          <w:fldChar w:fldCharType="separate"/>
        </w:r>
      </w:del>
      <w:ins w:id="3613" w:author="像个男人一样" w:date="2018-03-22T11:51:00Z">
        <w:del w:id="3614" w:author="像个男人一样" w:date="2018-03-22T11:57:00Z">
          <w:r>
            <w:rPr>
              <w:b/>
            </w:rPr>
            <w:delText>错误！未指定顺序。</w:delText>
          </w:r>
        </w:del>
      </w:ins>
      <w:ins w:id="3615" w:author="像个男人一样" w:date="2018-03-21T23:39:00Z">
        <w:del w:id="3616" w:author="像个男人一样" w:date="2018-03-22T11:57:00Z">
          <w:r>
            <w:rPr>
              <w:b/>
            </w:rPr>
            <w:delText>错误！未指定顺序。</w:delText>
          </w:r>
        </w:del>
      </w:ins>
      <w:ins w:id="3617" w:author="像个男人一样" w:date="2018-03-21T23:10:00Z">
        <w:del w:id="3618" w:author="像个男人一样" w:date="2018-03-22T11:57:00Z">
          <w:r>
            <w:rPr>
              <w:b/>
            </w:rPr>
            <w:delText>错误！未指定顺序。</w:delText>
          </w:r>
        </w:del>
      </w:ins>
      <w:ins w:id="3619" w:author="像个男人一样" w:date="2018-03-21T23:08:00Z">
        <w:del w:id="3620" w:author="像个男人一样" w:date="2018-03-22T11:57:00Z">
          <w:r>
            <w:rPr>
              <w:b/>
            </w:rPr>
            <w:delText>错误！未指定顺序。</w:delText>
          </w:r>
        </w:del>
      </w:ins>
      <w:ins w:id="3621" w:author="像个男人一样" w:date="2018-03-21T02:33:00Z">
        <w:del w:id="3622" w:author="像个男人一样" w:date="2018-03-22T11:57:00Z">
          <w:r>
            <w:rPr>
              <w:b/>
            </w:rPr>
            <w:delText>错误！未指定顺序。错误！未指定顺序。</w:delText>
          </w:r>
        </w:del>
      </w:ins>
      <w:ins w:id="3623" w:author="像个男人一样" w:date="2018-03-21T02:31:00Z">
        <w:del w:id="3624" w:author="像个男人一样" w:date="2018-03-22T11:57:00Z">
          <w:r>
            <w:rPr>
              <w:b/>
            </w:rPr>
            <w:delText>错误！未指定顺序。</w:delText>
          </w:r>
        </w:del>
      </w:ins>
      <w:ins w:id="3625" w:author="像个男人一样" w:date="2018-03-21T02:30:00Z">
        <w:del w:id="3626" w:author="像个男人一样" w:date="2018-03-22T11:57:00Z">
          <w:r>
            <w:rPr>
              <w:b/>
            </w:rPr>
            <w:delText>错误！未指定顺序。</w:delText>
          </w:r>
        </w:del>
      </w:ins>
      <w:ins w:id="3627" w:author="像个男人一样" w:date="2018-03-21T02:29:00Z">
        <w:del w:id="3628" w:author="像个男人一样" w:date="2018-03-22T11:57:00Z">
          <w:r>
            <w:rPr>
              <w:b/>
            </w:rPr>
            <w:delText>错误！未指定顺序。错误！未指定顺序。</w:delText>
          </w:r>
        </w:del>
      </w:ins>
      <w:ins w:id="3629" w:author="像个男人一样" w:date="2018-03-21T02:26:00Z">
        <w:del w:id="3630" w:author="像个男人一样" w:date="2018-03-22T11:57:00Z">
          <w:r>
            <w:rPr>
              <w:b/>
            </w:rPr>
            <w:delText>错误！未指定顺序。</w:delText>
          </w:r>
        </w:del>
      </w:ins>
      <w:ins w:id="3631" w:author="像个男人一样" w:date="2018-03-21T02:25:00Z">
        <w:del w:id="3632" w:author="像个男人一样" w:date="2018-03-22T11:57:00Z">
          <w:r>
            <w:rPr>
              <w:b/>
            </w:rPr>
            <w:delText>错误！未指定顺序。</w:delText>
          </w:r>
        </w:del>
      </w:ins>
      <w:ins w:id="3633" w:author="像个男人一样" w:date="2018-03-21T02:24:00Z">
        <w:del w:id="3634" w:author="像个男人一样" w:date="2018-03-22T11:57:00Z">
          <w:r>
            <w:rPr>
              <w:b/>
            </w:rPr>
            <w:delText>错误！未指定顺序。</w:delText>
          </w:r>
        </w:del>
      </w:ins>
      <w:ins w:id="3635" w:author="像个男人一样" w:date="2018-03-21T02:23:00Z">
        <w:del w:id="3636" w:author="像个男人一样" w:date="2018-03-22T11:57:00Z">
          <w:r>
            <w:rPr>
              <w:b/>
            </w:rPr>
            <w:delText>错误！未指定顺序。</w:delText>
          </w:r>
        </w:del>
      </w:ins>
      <w:ins w:id="3637" w:author="像个男人一样" w:date="2018-03-21T02:22:00Z">
        <w:del w:id="3638" w:author="像个男人一样" w:date="2018-03-22T11:57:00Z">
          <w:r>
            <w:rPr>
              <w:b/>
            </w:rPr>
            <w:delText>错误！未指定顺序。</w:delText>
          </w:r>
        </w:del>
      </w:ins>
      <w:ins w:id="3639" w:author="像个男人一样" w:date="2018-03-21T02:17:00Z">
        <w:del w:id="3640" w:author="像个男人一样" w:date="2018-03-22T11:57:00Z">
          <w:r>
            <w:rPr>
              <w:b/>
            </w:rPr>
            <w:delText>错误！未指定顺序。错误！未指定顺序。错误！未指定顺序。</w:delText>
          </w:r>
        </w:del>
      </w:ins>
      <w:ins w:id="3641" w:author="像个男人一样" w:date="2018-03-21T02:15:00Z">
        <w:del w:id="3642" w:author="像个男人一样" w:date="2018-03-22T11:57:00Z">
          <w:r>
            <w:rPr>
              <w:b/>
            </w:rPr>
            <w:delText>错误！未指定顺序。</w:delText>
          </w:r>
        </w:del>
      </w:ins>
      <w:ins w:id="3643" w:author="像个男人一样" w:date="2018-03-21T02:14:00Z">
        <w:del w:id="3644" w:author="像个男人一样" w:date="2018-03-22T11:57:00Z">
          <w:r>
            <w:rPr>
              <w:b/>
            </w:rPr>
            <w:delText>错误！未指定顺序。</w:delText>
          </w:r>
        </w:del>
      </w:ins>
      <w:ins w:id="3645" w:author="像个男人一样" w:date="2018-03-21T02:13:00Z">
        <w:del w:id="3646" w:author="像个男人一样" w:date="2018-03-22T11:57:00Z">
          <w:r>
            <w:rPr>
              <w:b/>
            </w:rPr>
            <w:delText>错误！未指定顺序。</w:delText>
          </w:r>
        </w:del>
      </w:ins>
      <w:ins w:id="3647" w:author="像个男人一样" w:date="2018-03-21T02:12:00Z">
        <w:del w:id="3648" w:author="像个男人一样" w:date="2018-03-22T11:57:00Z">
          <w:r>
            <w:rPr>
              <w:b/>
            </w:rPr>
            <w:delText>错误！未指定顺序。</w:delText>
          </w:r>
        </w:del>
      </w:ins>
      <w:ins w:id="3649" w:author="像个男人一样" w:date="2018-03-21T02:02:00Z">
        <w:del w:id="3650" w:author="像个男人一样" w:date="2018-03-22T11:57:00Z">
          <w:r>
            <w:rPr>
              <w:b/>
            </w:rPr>
            <w:delText>错误！未指定顺序。错误！未指定顺序。</w:delText>
          </w:r>
        </w:del>
      </w:ins>
      <w:ins w:id="3651" w:author="像个男人一样" w:date="2018-03-21T02:01:00Z">
        <w:del w:id="3652" w:author="像个男人一样" w:date="2018-03-22T11:57:00Z">
          <w:r>
            <w:rPr>
              <w:b/>
            </w:rPr>
            <w:delText>错误！未指定顺序。</w:delText>
          </w:r>
        </w:del>
      </w:ins>
      <w:ins w:id="3653" w:author="像个男人一样" w:date="2018-03-21T02:00:00Z">
        <w:del w:id="3654" w:author="像个男人一样" w:date="2018-03-22T11:57:00Z">
          <w:r>
            <w:rPr>
              <w:b/>
            </w:rPr>
            <w:delText>错误！未指定顺序。</w:delText>
          </w:r>
        </w:del>
      </w:ins>
      <w:ins w:id="3655" w:author="像个男人一样" w:date="2018-03-21T01:59:00Z">
        <w:del w:id="3656" w:author="像个男人一样" w:date="2018-03-22T11:57:00Z">
          <w:r>
            <w:rPr>
              <w:b/>
            </w:rPr>
            <w:delText>错误！未指定顺序。</w:delText>
          </w:r>
        </w:del>
      </w:ins>
      <w:ins w:id="3657" w:author="像个男人一样" w:date="2018-03-21T01:58:00Z">
        <w:del w:id="3658" w:author="像个男人一样" w:date="2018-03-22T11:57:00Z">
          <w:r>
            <w:rPr>
              <w:b/>
            </w:rPr>
            <w:delText>错误！未指定顺序。错误！未指定顺序。</w:delText>
          </w:r>
        </w:del>
      </w:ins>
      <w:ins w:id="3659" w:author="像个男人一样" w:date="2018-03-21T01:57:00Z">
        <w:del w:id="3660" w:author="像个男人一样" w:date="2018-03-22T11:57:00Z">
          <w:r>
            <w:rPr>
              <w:b/>
            </w:rPr>
            <w:delText>错误！未指定顺序。</w:delText>
          </w:r>
        </w:del>
      </w:ins>
      <w:ins w:id="3661" w:author="像个男人一样" w:date="2018-03-21T01:48:00Z">
        <w:del w:id="3662" w:author="像个男人一样" w:date="2018-03-22T11:57:00Z">
          <w:r>
            <w:rPr>
              <w:b/>
            </w:rPr>
            <w:delText>错误！未指定顺序。错误！未指定顺序。</w:delText>
          </w:r>
        </w:del>
      </w:ins>
      <w:ins w:id="3663" w:author="像个男人一样" w:date="2018-03-21T01:47:00Z">
        <w:del w:id="3664" w:author="像个男人一样" w:date="2018-03-22T11:57:00Z">
          <w:r>
            <w:rPr>
              <w:b/>
            </w:rPr>
            <w:delText>错误！未指定顺序。</w:delText>
          </w:r>
        </w:del>
      </w:ins>
      <w:ins w:id="3665" w:author="像个男人一样" w:date="2018-03-21T01:46:00Z">
        <w:del w:id="3666" w:author="像个男人一样" w:date="2018-03-22T11:57:00Z">
          <w:r>
            <w:rPr>
              <w:b/>
            </w:rPr>
            <w:delText>错误！未指定顺序。</w:delText>
          </w:r>
        </w:del>
      </w:ins>
      <w:del w:id="3667" w:author="像个男人一样" w:date="2018-03-22T11:57:00Z">
        <w:r>
          <w:delText>1</w:delText>
        </w:r>
        <w:r>
          <w:fldChar w:fldCharType="end"/>
        </w:r>
      </w:del>
      <w:del w:id="3668" w:author="像个男人一样" w:date="2018-03-21T01:45:00Z">
        <w:r>
          <w:delText xml:space="preserve"> Wikipedia</w:delText>
        </w:r>
        <w:bookmarkEnd w:id="3611"/>
        <w:r>
          <w:delText xml:space="preserve"> </w:delText>
        </w:r>
      </w:del>
    </w:p>
    <w:p w:rsidR="0087014B" w:rsidRDefault="00D5184D">
      <w:pPr>
        <w:jc w:val="center"/>
        <w:rPr>
          <w:ins w:id="3669" w:author="像个男人一样" w:date="2018-03-21T01:45:00Z"/>
        </w:rPr>
        <w:pPrChange w:id="3670" w:author="jie sun" w:date="2018-04-16T21:37:00Z">
          <w:pPr/>
        </w:pPrChange>
      </w:pPr>
      <w:r>
        <w:rPr>
          <w:noProof/>
        </w:rPr>
        <w:drawing>
          <wp:inline distT="0" distB="0" distL="0" distR="0">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rsidR="0087014B" w:rsidRDefault="00D5184D">
      <w:pPr>
        <w:pStyle w:val="Caption"/>
        <w:jc w:val="center"/>
        <w:rPr>
          <w:ins w:id="3671" w:author="像个男人一样" w:date="2018-03-21T01:45:00Z"/>
        </w:rPr>
        <w:pPrChange w:id="3672" w:author="jie sun" w:date="2018-04-16T21:37:00Z">
          <w:pPr/>
        </w:pPrChange>
      </w:pPr>
      <w:bookmarkStart w:id="3673" w:name="_Toc517801884"/>
      <w:ins w:id="3674" w:author="像个男人一样" w:date="2018-03-21T01:45:00Z">
        <w:r>
          <w:t xml:space="preserve">Figure </w:t>
        </w:r>
      </w:ins>
      <w:ins w:id="3675" w:author="JIE  SUN" w:date="2018-06-21T13:36:00Z">
        <w:r w:rsidR="00A64E7B">
          <w:fldChar w:fldCharType="begin"/>
        </w:r>
        <w:r w:rsidR="00A64E7B">
          <w:instrText xml:space="preserve"> STYLEREF 1 \s </w:instrText>
        </w:r>
      </w:ins>
      <w:r w:rsidR="00A64E7B">
        <w:fldChar w:fldCharType="separate"/>
      </w:r>
      <w:r w:rsidR="00A64E7B">
        <w:rPr>
          <w:noProof/>
        </w:rPr>
        <w:t>3</w:t>
      </w:r>
      <w:ins w:id="367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677" w:author="JIE  SUN" w:date="2018-06-21T13:36:00Z">
        <w:r w:rsidR="00A64E7B">
          <w:rPr>
            <w:noProof/>
          </w:rPr>
          <w:t>1</w:t>
        </w:r>
        <w:r w:rsidR="00A64E7B">
          <w:fldChar w:fldCharType="end"/>
        </w:r>
      </w:ins>
      <w:ins w:id="3678" w:author="jie sun" w:date="2018-04-19T13:00:00Z">
        <w:del w:id="3679" w:author="JIE  SUN" w:date="2018-06-21T13:34:00Z">
          <w:r w:rsidR="00083FE7" w:rsidDel="00A64E7B">
            <w:fldChar w:fldCharType="begin"/>
          </w:r>
          <w:r w:rsidR="00083FE7" w:rsidDel="00A64E7B">
            <w:delInstrText xml:space="preserve"> STYLEREF 1 \s </w:delInstrText>
          </w:r>
        </w:del>
      </w:ins>
      <w:del w:id="3680" w:author="JIE  SUN" w:date="2018-06-21T13:34:00Z">
        <w:r w:rsidR="00083FE7" w:rsidDel="00A64E7B">
          <w:fldChar w:fldCharType="separate"/>
        </w:r>
        <w:r w:rsidR="00083FE7" w:rsidDel="00A64E7B">
          <w:rPr>
            <w:noProof/>
          </w:rPr>
          <w:delText>3</w:delText>
        </w:r>
      </w:del>
      <w:ins w:id="3681" w:author="jie sun" w:date="2018-04-19T13:00:00Z">
        <w:del w:id="368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683" w:author="JIE  SUN" w:date="2018-06-21T13:34:00Z">
        <w:r w:rsidR="00083FE7" w:rsidDel="00A64E7B">
          <w:fldChar w:fldCharType="separate"/>
        </w:r>
      </w:del>
      <w:ins w:id="3684" w:author="jie sun" w:date="2018-04-19T13:00:00Z">
        <w:del w:id="3685" w:author="JIE  SUN" w:date="2018-06-21T13:34:00Z">
          <w:r w:rsidR="00083FE7" w:rsidDel="00A64E7B">
            <w:rPr>
              <w:noProof/>
            </w:rPr>
            <w:delText>1</w:delText>
          </w:r>
          <w:r w:rsidR="00083FE7" w:rsidDel="00A64E7B">
            <w:fldChar w:fldCharType="end"/>
          </w:r>
        </w:del>
      </w:ins>
      <w:ins w:id="3686" w:author="像个男人一样" w:date="2018-03-21T01:45:00Z">
        <w:del w:id="3687"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688" w:author="像个男人一样" w:date="2018-03-22T11:51:00Z">
        <w:del w:id="3689" w:author="jie sun" w:date="2018-04-10T21:45:00Z">
          <w:r w:rsidDel="00454521">
            <w:delText>1</w:delText>
          </w:r>
        </w:del>
      </w:ins>
      <w:ins w:id="3690" w:author="像个男人一样" w:date="2018-03-21T01:45:00Z">
        <w:del w:id="3691" w:author="jie sun" w:date="2018-04-10T21:45:00Z">
          <w:r w:rsidDel="00454521">
            <w:fldChar w:fldCharType="end"/>
          </w:r>
        </w:del>
        <w:bookmarkStart w:id="3692" w:name="_Toc12187"/>
        <w:bookmarkStart w:id="3693" w:name="_Toc29963"/>
        <w:bookmarkStart w:id="3694" w:name="_Toc6340"/>
        <w:bookmarkStart w:id="3695" w:name="_Toc29172"/>
        <w:bookmarkStart w:id="3696" w:name="_Toc18162"/>
        <w:bookmarkStart w:id="3697" w:name="_Toc826"/>
        <w:bookmarkStart w:id="3698" w:name="_Toc6323"/>
        <w:bookmarkStart w:id="3699" w:name="_Toc20606"/>
        <w:bookmarkStart w:id="3700" w:name="_Toc32008"/>
        <w:bookmarkStart w:id="3701" w:name="_Toc24821"/>
        <w:bookmarkStart w:id="3702" w:name="_Toc19850"/>
        <w:bookmarkStart w:id="3703" w:name="_Toc5692"/>
        <w:bookmarkStart w:id="3704" w:name="_Toc9632"/>
        <w:bookmarkStart w:id="3705" w:name="_Toc24399"/>
        <w:bookmarkStart w:id="3706" w:name="_Toc2185"/>
        <w:bookmarkStart w:id="3707" w:name="_Toc675"/>
        <w:bookmarkStart w:id="3708" w:name="_Toc31801"/>
        <w:bookmarkStart w:id="3709" w:name="_Toc29624"/>
        <w:bookmarkStart w:id="3710" w:name="_Toc16800"/>
        <w:bookmarkStart w:id="3711" w:name="_Toc8264"/>
        <w:bookmarkStart w:id="3712" w:name="_Toc30521"/>
        <w:bookmarkStart w:id="3713" w:name="_Toc358"/>
        <w:bookmarkStart w:id="3714" w:name="_Toc27877"/>
        <w:bookmarkStart w:id="3715" w:name="_Toc20897"/>
        <w:bookmarkStart w:id="3716" w:name="_Toc1639"/>
        <w:r>
          <w:rPr>
            <w:rFonts w:hint="eastAsia"/>
          </w:rPr>
          <w:t>:Wi</w:t>
        </w:r>
        <w:del w:id="3717" w:author="jie sun" w:date="2018-04-08T18:49:00Z">
          <w:r w:rsidDel="00E64FB4">
            <w:rPr>
              <w:rFonts w:hint="eastAsia"/>
            </w:rPr>
            <w:delText xml:space="preserve">kipedia </w:delText>
          </w:r>
        </w:del>
      </w:ins>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ins w:id="3718" w:author="jie sun" w:date="2018-04-08T18:49:00Z">
        <w:r w:rsidR="00E64FB4">
          <w:t>li Commons</w:t>
        </w:r>
      </w:ins>
      <w:ins w:id="3719" w:author="jie sun" w:date="2018-04-08T18:51:00Z">
        <w:r w:rsidR="0022000B">
          <w:t>.</w:t>
        </w:r>
      </w:ins>
      <w:customXmlInsRangeStart w:id="3720" w:author="jie sun" w:date="2018-04-08T18:51:00Z"/>
      <w:sdt>
        <w:sdtPr>
          <w:id w:val="-612363004"/>
          <w:citation/>
        </w:sdtPr>
        <w:sdtContent>
          <w:customXmlInsRangeEnd w:id="3720"/>
          <w:ins w:id="3721" w:author="jie sun" w:date="2018-04-08T18:51:00Z">
            <w:r w:rsidR="0022000B">
              <w:fldChar w:fldCharType="begin"/>
            </w:r>
          </w:ins>
          <w:ins w:id="3722" w:author="jie sun" w:date="2018-04-08T18:52:00Z">
            <w:r w:rsidR="007428CE">
              <w:instrText xml:space="preserve">CITATION Wil \l 2052 </w:instrText>
            </w:r>
          </w:ins>
          <w:r w:rsidR="0022000B">
            <w:fldChar w:fldCharType="separate"/>
          </w:r>
          <w:r w:rsidR="006116D1">
            <w:rPr>
              <w:noProof/>
            </w:rPr>
            <w:t xml:space="preserve"> (Wilimedia, 2006)</w:t>
          </w:r>
          <w:ins w:id="3723" w:author="jie sun" w:date="2018-04-08T18:51:00Z">
            <w:r w:rsidR="0022000B">
              <w:fldChar w:fldCharType="end"/>
            </w:r>
          </w:ins>
          <w:customXmlInsRangeStart w:id="3724" w:author="jie sun" w:date="2018-04-08T18:51:00Z"/>
        </w:sdtContent>
      </w:sdt>
      <w:customXmlInsRangeEnd w:id="3724"/>
      <w:bookmarkEnd w:id="3673"/>
    </w:p>
    <w:p w:rsidR="0087014B" w:rsidRDefault="0087014B"/>
    <w:p w:rsidR="0087014B" w:rsidDel="00D27CA4" w:rsidRDefault="00D5184D">
      <w:pPr>
        <w:rPr>
          <w:del w:id="3725" w:author="jie sun" w:date="2018-04-15T19:33:00Z"/>
        </w:rPr>
      </w:pPr>
      <w:r>
        <w:t xml:space="preserve">As you can see </w:t>
      </w:r>
      <w:ins w:id="3726" w:author="像个男人一样" w:date="2018-03-21T02:37:00Z">
        <w:r>
          <w:rPr>
            <w:rFonts w:hint="eastAsia"/>
            <w:lang w:val="en-US"/>
          </w:rPr>
          <w:t>the figure above</w:t>
        </w:r>
        <w:del w:id="3727" w:author="jie sun" w:date="2018-06-03T21:28:00Z">
          <w:r w:rsidDel="0031424B">
            <w:rPr>
              <w:rFonts w:hint="eastAsia"/>
              <w:lang w:val="en-US"/>
            </w:rPr>
            <w:delText xml:space="preserve"> </w:delText>
          </w:r>
        </w:del>
      </w:ins>
      <w:del w:id="3728" w:author="像个男人一样" w:date="2018-03-21T02:37:00Z">
        <w:r>
          <w:delText xml:space="preserve">from </w:delText>
        </w:r>
        <w:bookmarkStart w:id="3729" w:name="_Toc12109"/>
        <w:bookmarkStart w:id="3730" w:name="_Toc2624"/>
        <w:r>
          <w:delText>picture 3.1.2.1</w:delText>
        </w:r>
      </w:del>
      <w:del w:id="3731" w:author="jie sun" w:date="2018-06-03T21:27:00Z">
        <w:r w:rsidDel="00CD4D88">
          <w:delText xml:space="preserve"> above</w:delText>
        </w:r>
      </w:del>
      <w:r>
        <w:t>, there is a Rotor which can spin freely 360 degrees around a Spin axis in a Gyroscope frame and a Gimbal</w:t>
      </w:r>
      <w:r>
        <w:rPr>
          <w:rFonts w:hint="eastAsia"/>
          <w:lang w:val="en-US"/>
        </w:rPr>
        <w:t>.</w:t>
      </w:r>
      <w:r>
        <w:t xml:space="preserve">  This is a basic frame of the Gyroscope and the angular velocity in each direction can be detected by the free rotation of the rotor. </w:t>
      </w:r>
      <w:bookmarkEnd w:id="3729"/>
      <w:bookmarkEnd w:id="3730"/>
    </w:p>
    <w:p w:rsidR="0087014B" w:rsidRDefault="0087014B"/>
    <w:p w:rsidR="0087014B" w:rsidDel="00952027" w:rsidRDefault="00D5184D">
      <w:pPr>
        <w:pStyle w:val="Caption"/>
        <w:rPr>
          <w:del w:id="3732" w:author="像个男人一样" w:date="2018-03-22T11:56:00Z"/>
        </w:rPr>
      </w:pPr>
      <w:r w:rsidRPr="004B17BB">
        <w:t xml:space="preserve">There is another picture below, </w:t>
      </w:r>
      <w:bookmarkStart w:id="3733" w:name="_Toc7764"/>
      <w:bookmarkStart w:id="3734" w:name="_Toc14662"/>
      <w:ins w:id="3735" w:author="像个男人一样" w:date="2018-03-21T02:37:00Z">
        <w:r w:rsidRPr="00731687">
          <w:rPr>
            <w:iCs w:val="0"/>
            <w:color w:val="auto"/>
            <w:sz w:val="24"/>
            <w:szCs w:val="22"/>
            <w:rPrChange w:id="3736" w:author="jie sun" w:date="2018-04-16T22:43:00Z">
              <w:rPr>
                <w:iCs w:val="0"/>
                <w:lang w:val="en-US"/>
              </w:rPr>
            </w:rPrChange>
          </w:rPr>
          <w:t>figure</w:t>
        </w:r>
        <w:r w:rsidRPr="00731687">
          <w:rPr>
            <w:iCs w:val="0"/>
            <w:color w:val="auto"/>
            <w:sz w:val="24"/>
            <w:szCs w:val="22"/>
            <w:rPrChange w:id="3737" w:author="jie sun" w:date="2018-04-16T22:44:00Z">
              <w:rPr>
                <w:iCs w:val="0"/>
                <w:lang w:val="en-US"/>
              </w:rPr>
            </w:rPrChange>
          </w:rPr>
          <w:t xml:space="preserve"> 3.2</w:t>
        </w:r>
      </w:ins>
      <w:ins w:id="3738" w:author="jie sun" w:date="2018-04-16T22:43:00Z">
        <w:r w:rsidR="00731687">
          <w:rPr>
            <w:iCs w:val="0"/>
          </w:rPr>
          <w:t xml:space="preserve"> </w:t>
        </w:r>
      </w:ins>
      <w:customXmlInsRangeStart w:id="3739" w:author="jie sun" w:date="2018-04-08T19:29:00Z"/>
      <w:sdt>
        <w:sdtPr>
          <w:id w:val="1717156383"/>
          <w:citation/>
        </w:sdtPr>
        <w:sdtContent>
          <w:customXmlInsRangeEnd w:id="3739"/>
          <w:ins w:id="3740" w:author="jie sun" w:date="2018-04-08T19:29:00Z">
            <w:r w:rsidR="00DC498F" w:rsidRPr="00134162">
              <w:fldChar w:fldCharType="begin"/>
            </w:r>
            <w:r w:rsidR="00DC498F" w:rsidRPr="004B17BB">
              <w:rPr>
                <w:iCs w:val="0"/>
              </w:rPr>
              <w:instrText xml:space="preserve"> CITATION Pig \l 2052 </w:instrText>
            </w:r>
          </w:ins>
          <w:r w:rsidR="00DC498F" w:rsidRPr="00134162">
            <w:rPr>
              <w:rPrChange w:id="3741" w:author="jie sun" w:date="2018-04-16T22:21:00Z">
                <w:rPr/>
              </w:rPrChange>
            </w:rPr>
            <w:fldChar w:fldCharType="separate"/>
          </w:r>
          <w:r w:rsidR="006116D1">
            <w:rPr>
              <w:noProof/>
            </w:rPr>
            <w:t>(Pigeon's nest, n.d.)</w:t>
          </w:r>
          <w:ins w:id="3742" w:author="jie sun" w:date="2018-04-08T19:29:00Z">
            <w:r w:rsidR="00DC498F" w:rsidRPr="00134162">
              <w:fldChar w:fldCharType="end"/>
            </w:r>
          </w:ins>
          <w:customXmlInsRangeStart w:id="3743" w:author="jie sun" w:date="2018-04-08T19:29:00Z"/>
        </w:sdtContent>
      </w:sdt>
      <w:customXmlInsRangeEnd w:id="3743"/>
      <w:del w:id="3744" w:author="像个男人一样" w:date="2018-03-21T01:47:00Z">
        <w:r w:rsidRPr="004B17BB">
          <w:delText>Picture 3.1.2.2</w:delText>
        </w:r>
      </w:del>
      <w:r w:rsidRPr="004B17BB">
        <w:t>,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angular velocity in those three-axes orientations, so this is a basic principle of how the gyroscope works</w:t>
      </w:r>
      <w:ins w:id="3745" w:author="像个男人一样" w:date="2018-03-22T11:56:00Z">
        <w:r w:rsidRPr="004B17BB">
          <w:rPr>
            <w:iCs w:val="0"/>
            <w:rPrChange w:id="3746" w:author="jie sun" w:date="2018-04-16T22:21:00Z">
              <w:rPr>
                <w:iCs w:val="0"/>
                <w:lang w:val="en-US"/>
              </w:rPr>
            </w:rPrChange>
          </w:rPr>
          <w:t>.</w:t>
        </w:r>
      </w:ins>
      <w:del w:id="3747" w:author="像个男人一样" w:date="2018-03-22T11:56:00Z">
        <w:r w:rsidRPr="004B17BB">
          <w:delText xml:space="preserve">. </w:delText>
        </w:r>
        <w:bookmarkEnd w:id="3733"/>
        <w:bookmarkEnd w:id="3734"/>
      </w:del>
    </w:p>
    <w:p w:rsidR="00952027" w:rsidRPr="00952027" w:rsidRDefault="00952027">
      <w:pPr>
        <w:rPr>
          <w:ins w:id="3748" w:author="jie sun" w:date="2018-04-16T22:28:00Z"/>
        </w:rPr>
      </w:pPr>
    </w:p>
    <w:p w:rsidR="0087014B" w:rsidRDefault="00D5184D">
      <w:pPr>
        <w:pStyle w:val="Caption"/>
        <w:pPrChange w:id="3749" w:author="像个男人一样" w:date="2018-03-21T01:46:00Z">
          <w:pPr>
            <w:pStyle w:val="Subtitle"/>
          </w:pPr>
        </w:pPrChange>
      </w:pPr>
      <w:bookmarkStart w:id="3750" w:name="_Toc505291907"/>
      <w:del w:id="3751" w:author="像个男人一样" w:date="2018-03-22T11:56:00Z">
        <w:r>
          <w:delText xml:space="preserve">Figure 3. </w:delText>
        </w:r>
        <w:r>
          <w:fldChar w:fldCharType="begin"/>
        </w:r>
        <w:r>
          <w:delInstrText xml:space="preserve"> SEQ Figure_3. \* ARABIC </w:delInstrText>
        </w:r>
        <w:r>
          <w:fldChar w:fldCharType="separate"/>
        </w:r>
      </w:del>
      <w:ins w:id="3752" w:author="像个男人一样" w:date="2018-03-22T11:51:00Z">
        <w:del w:id="3753" w:author="像个男人一样" w:date="2018-03-22T11:56:00Z">
          <w:r>
            <w:rPr>
              <w:b/>
            </w:rPr>
            <w:delText>错误！未指定顺序。</w:delText>
          </w:r>
        </w:del>
      </w:ins>
      <w:ins w:id="3754" w:author="像个男人一样" w:date="2018-03-21T23:39:00Z">
        <w:del w:id="3755" w:author="像个男人一样" w:date="2018-03-22T11:56:00Z">
          <w:r>
            <w:rPr>
              <w:b/>
            </w:rPr>
            <w:delText>错误！未指定顺序。</w:delText>
          </w:r>
        </w:del>
      </w:ins>
      <w:ins w:id="3756" w:author="像个男人一样" w:date="2018-03-21T23:10:00Z">
        <w:del w:id="3757" w:author="像个男人一样" w:date="2018-03-22T11:56:00Z">
          <w:r>
            <w:rPr>
              <w:b/>
            </w:rPr>
            <w:delText>错误！未指定顺序。</w:delText>
          </w:r>
        </w:del>
      </w:ins>
      <w:ins w:id="3758" w:author="像个男人一样" w:date="2018-03-21T23:08:00Z">
        <w:del w:id="3759" w:author="像个男人一样" w:date="2018-03-22T11:56:00Z">
          <w:r>
            <w:rPr>
              <w:b/>
            </w:rPr>
            <w:delText>错误！未指定顺序。</w:delText>
          </w:r>
        </w:del>
      </w:ins>
      <w:ins w:id="3760" w:author="像个男人一样" w:date="2018-03-21T02:33:00Z">
        <w:del w:id="3761" w:author="像个男人一样" w:date="2018-03-22T11:56:00Z">
          <w:r>
            <w:rPr>
              <w:b/>
            </w:rPr>
            <w:delText>错误！未指定顺序。错误！未指定顺序。</w:delText>
          </w:r>
        </w:del>
      </w:ins>
      <w:ins w:id="3762" w:author="像个男人一样" w:date="2018-03-21T02:31:00Z">
        <w:del w:id="3763" w:author="像个男人一样" w:date="2018-03-22T11:56:00Z">
          <w:r>
            <w:rPr>
              <w:b/>
            </w:rPr>
            <w:delText>错误！未指定顺序。</w:delText>
          </w:r>
        </w:del>
      </w:ins>
      <w:ins w:id="3764" w:author="像个男人一样" w:date="2018-03-21T02:30:00Z">
        <w:del w:id="3765" w:author="像个男人一样" w:date="2018-03-22T11:56:00Z">
          <w:r>
            <w:rPr>
              <w:b/>
            </w:rPr>
            <w:delText>错误！未指定顺序。</w:delText>
          </w:r>
        </w:del>
      </w:ins>
      <w:ins w:id="3766" w:author="像个男人一样" w:date="2018-03-21T02:29:00Z">
        <w:del w:id="3767" w:author="像个男人一样" w:date="2018-03-22T11:56:00Z">
          <w:r>
            <w:rPr>
              <w:b/>
            </w:rPr>
            <w:delText>错误！未指定顺序。错误！未指定顺序。</w:delText>
          </w:r>
        </w:del>
      </w:ins>
      <w:ins w:id="3768" w:author="像个男人一样" w:date="2018-03-21T02:26:00Z">
        <w:del w:id="3769" w:author="像个男人一样" w:date="2018-03-22T11:56:00Z">
          <w:r>
            <w:rPr>
              <w:b/>
            </w:rPr>
            <w:delText>错误！未指定顺序。</w:delText>
          </w:r>
        </w:del>
      </w:ins>
      <w:ins w:id="3770" w:author="像个男人一样" w:date="2018-03-21T02:25:00Z">
        <w:del w:id="3771" w:author="像个男人一样" w:date="2018-03-22T11:56:00Z">
          <w:r>
            <w:rPr>
              <w:b/>
            </w:rPr>
            <w:delText>错误！未指定顺序。</w:delText>
          </w:r>
        </w:del>
      </w:ins>
      <w:ins w:id="3772" w:author="像个男人一样" w:date="2018-03-21T02:24:00Z">
        <w:del w:id="3773" w:author="像个男人一样" w:date="2018-03-22T11:56:00Z">
          <w:r>
            <w:rPr>
              <w:b/>
            </w:rPr>
            <w:delText>错误！未指定顺序。</w:delText>
          </w:r>
        </w:del>
      </w:ins>
      <w:ins w:id="3774" w:author="像个男人一样" w:date="2018-03-21T02:23:00Z">
        <w:del w:id="3775" w:author="像个男人一样" w:date="2018-03-22T11:56:00Z">
          <w:r>
            <w:rPr>
              <w:b/>
            </w:rPr>
            <w:delText>错误！未指定顺序。</w:delText>
          </w:r>
        </w:del>
      </w:ins>
      <w:ins w:id="3776" w:author="像个男人一样" w:date="2018-03-21T02:22:00Z">
        <w:del w:id="3777" w:author="像个男人一样" w:date="2018-03-22T11:56:00Z">
          <w:r>
            <w:rPr>
              <w:b/>
            </w:rPr>
            <w:delText>错误！未指定顺序。</w:delText>
          </w:r>
        </w:del>
      </w:ins>
      <w:ins w:id="3778" w:author="像个男人一样" w:date="2018-03-21T02:17:00Z">
        <w:del w:id="3779" w:author="像个男人一样" w:date="2018-03-22T11:56:00Z">
          <w:r>
            <w:rPr>
              <w:b/>
            </w:rPr>
            <w:delText>错误！未指定顺序。错误！未指定顺序。错误！未指定顺序。</w:delText>
          </w:r>
        </w:del>
      </w:ins>
      <w:ins w:id="3780" w:author="像个男人一样" w:date="2018-03-21T02:15:00Z">
        <w:del w:id="3781" w:author="像个男人一样" w:date="2018-03-22T11:56:00Z">
          <w:r>
            <w:rPr>
              <w:b/>
            </w:rPr>
            <w:delText>错误！未指定顺序。</w:delText>
          </w:r>
        </w:del>
      </w:ins>
      <w:ins w:id="3782" w:author="像个男人一样" w:date="2018-03-21T02:14:00Z">
        <w:del w:id="3783" w:author="像个男人一样" w:date="2018-03-22T11:56:00Z">
          <w:r>
            <w:rPr>
              <w:b/>
            </w:rPr>
            <w:delText>错误！未指定顺序。</w:delText>
          </w:r>
        </w:del>
      </w:ins>
      <w:ins w:id="3784" w:author="像个男人一样" w:date="2018-03-21T02:13:00Z">
        <w:del w:id="3785" w:author="像个男人一样" w:date="2018-03-22T11:56:00Z">
          <w:r>
            <w:rPr>
              <w:b/>
            </w:rPr>
            <w:delText>错误！未指定顺序。</w:delText>
          </w:r>
        </w:del>
      </w:ins>
      <w:ins w:id="3786" w:author="像个男人一样" w:date="2018-03-21T02:12:00Z">
        <w:del w:id="3787" w:author="像个男人一样" w:date="2018-03-22T11:56:00Z">
          <w:r>
            <w:rPr>
              <w:b/>
            </w:rPr>
            <w:delText>错误！未指定顺序。</w:delText>
          </w:r>
        </w:del>
      </w:ins>
      <w:ins w:id="3788" w:author="像个男人一样" w:date="2018-03-21T02:02:00Z">
        <w:del w:id="3789" w:author="像个男人一样" w:date="2018-03-22T11:56:00Z">
          <w:r>
            <w:rPr>
              <w:b/>
            </w:rPr>
            <w:delText>错误！未指定顺序。错误！未指定顺序。</w:delText>
          </w:r>
        </w:del>
      </w:ins>
      <w:ins w:id="3790" w:author="像个男人一样" w:date="2018-03-21T02:01:00Z">
        <w:del w:id="3791" w:author="像个男人一样" w:date="2018-03-22T11:56:00Z">
          <w:r>
            <w:rPr>
              <w:b/>
            </w:rPr>
            <w:delText>错误！未指定顺序。</w:delText>
          </w:r>
        </w:del>
      </w:ins>
      <w:ins w:id="3792" w:author="像个男人一样" w:date="2018-03-21T02:00:00Z">
        <w:del w:id="3793" w:author="像个男人一样" w:date="2018-03-22T11:56:00Z">
          <w:r>
            <w:rPr>
              <w:b/>
            </w:rPr>
            <w:delText>错误！未指定顺序。</w:delText>
          </w:r>
        </w:del>
      </w:ins>
      <w:ins w:id="3794" w:author="像个男人一样" w:date="2018-03-21T01:59:00Z">
        <w:del w:id="3795" w:author="像个男人一样" w:date="2018-03-22T11:56:00Z">
          <w:r>
            <w:rPr>
              <w:b/>
            </w:rPr>
            <w:delText>错误！未指定顺序。</w:delText>
          </w:r>
        </w:del>
      </w:ins>
      <w:ins w:id="3796" w:author="像个男人一样" w:date="2018-03-21T01:58:00Z">
        <w:del w:id="3797" w:author="像个男人一样" w:date="2018-03-22T11:56:00Z">
          <w:r>
            <w:rPr>
              <w:b/>
            </w:rPr>
            <w:delText>错误！未指定顺序。错误！未指定顺序。</w:delText>
          </w:r>
        </w:del>
      </w:ins>
      <w:ins w:id="3798" w:author="像个男人一样" w:date="2018-03-21T01:57:00Z">
        <w:del w:id="3799" w:author="像个男人一样" w:date="2018-03-22T11:56:00Z">
          <w:r>
            <w:rPr>
              <w:b/>
            </w:rPr>
            <w:delText>错误！未指定顺序。</w:delText>
          </w:r>
        </w:del>
      </w:ins>
      <w:ins w:id="3800" w:author="像个男人一样" w:date="2018-03-21T01:48:00Z">
        <w:del w:id="3801" w:author="像个男人一样" w:date="2018-03-22T11:56:00Z">
          <w:r>
            <w:rPr>
              <w:b/>
            </w:rPr>
            <w:delText>错误！未指定顺序。错误！未指定顺序。</w:delText>
          </w:r>
        </w:del>
      </w:ins>
      <w:ins w:id="3802" w:author="像个男人一样" w:date="2018-03-21T01:47:00Z">
        <w:del w:id="3803" w:author="像个男人一样" w:date="2018-03-22T11:56:00Z">
          <w:r>
            <w:rPr>
              <w:b/>
            </w:rPr>
            <w:delText>错误！未指定顺序。</w:delText>
          </w:r>
        </w:del>
      </w:ins>
      <w:del w:id="3804" w:author="像个男人一样" w:date="2018-03-22T11:56:00Z">
        <w:r>
          <w:delText>2</w:delText>
        </w:r>
        <w:r>
          <w:fldChar w:fldCharType="end"/>
        </w:r>
      </w:del>
      <w:del w:id="3805" w:author="像个男人一样" w:date="2018-03-21T01:46:00Z">
        <w:r>
          <w:delText xml:space="preserve"> Gyroscope Principles</w:delText>
        </w:r>
      </w:del>
      <w:bookmarkEnd w:id="3750"/>
    </w:p>
    <w:p w:rsidR="0087014B" w:rsidRDefault="00D5184D">
      <w:pPr>
        <w:jc w:val="center"/>
        <w:rPr>
          <w:ins w:id="3806" w:author="像个男人一样" w:date="2018-03-21T01:46:00Z"/>
          <w:rFonts w:ascii="Microsoft Sans Serif" w:hAnsi="Microsoft Sans Serif"/>
          <w:spacing w:val="15"/>
          <w:sz w:val="20"/>
        </w:rPr>
        <w:pPrChange w:id="3807" w:author="jie sun" w:date="2018-04-16T21:37:00Z">
          <w:pPr/>
        </w:pPrChange>
      </w:pPr>
      <w:r>
        <w:rPr>
          <w:rFonts w:ascii="Microsoft Sans Serif" w:hAnsi="Microsoft Sans Serif"/>
          <w:noProof/>
          <w:spacing w:val="15"/>
          <w:sz w:val="20"/>
        </w:rPr>
        <w:lastRenderedPageBreak/>
        <w:drawing>
          <wp:inline distT="0" distB="0" distL="0" distR="0">
            <wp:extent cx="4704421" cy="309688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709271" cy="3100076"/>
                    </a:xfrm>
                    <a:prstGeom prst="rect">
                      <a:avLst/>
                    </a:prstGeom>
                    <a:noFill/>
                    <a:ln>
                      <a:noFill/>
                    </a:ln>
                  </pic:spPr>
                </pic:pic>
              </a:graphicData>
            </a:graphic>
          </wp:inline>
        </w:drawing>
      </w:r>
    </w:p>
    <w:p w:rsidR="0087014B" w:rsidRDefault="00D5184D">
      <w:pPr>
        <w:pStyle w:val="Caption"/>
        <w:jc w:val="center"/>
        <w:pPrChange w:id="3808" w:author="jie sun" w:date="2018-04-16T21:37:00Z">
          <w:pPr/>
        </w:pPrChange>
      </w:pPr>
      <w:bookmarkStart w:id="3809" w:name="_Toc517801885"/>
      <w:ins w:id="3810" w:author="像个男人一样" w:date="2018-03-21T01:46:00Z">
        <w:r>
          <w:t xml:space="preserve">Figure </w:t>
        </w:r>
      </w:ins>
      <w:ins w:id="3811" w:author="JIE  SUN" w:date="2018-06-21T13:36:00Z">
        <w:r w:rsidR="00A64E7B">
          <w:fldChar w:fldCharType="begin"/>
        </w:r>
        <w:r w:rsidR="00A64E7B">
          <w:instrText xml:space="preserve"> STYLEREF 1 \s </w:instrText>
        </w:r>
      </w:ins>
      <w:r w:rsidR="00A64E7B">
        <w:fldChar w:fldCharType="separate"/>
      </w:r>
      <w:r w:rsidR="00A64E7B">
        <w:rPr>
          <w:noProof/>
        </w:rPr>
        <w:t>3</w:t>
      </w:r>
      <w:ins w:id="381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813" w:author="JIE  SUN" w:date="2018-06-21T13:36:00Z">
        <w:r w:rsidR="00A64E7B">
          <w:rPr>
            <w:noProof/>
          </w:rPr>
          <w:t>2</w:t>
        </w:r>
        <w:r w:rsidR="00A64E7B">
          <w:fldChar w:fldCharType="end"/>
        </w:r>
      </w:ins>
      <w:ins w:id="3814" w:author="jie sun" w:date="2018-04-19T13:00:00Z">
        <w:del w:id="3815" w:author="JIE  SUN" w:date="2018-06-21T13:34:00Z">
          <w:r w:rsidR="00083FE7" w:rsidDel="00A64E7B">
            <w:fldChar w:fldCharType="begin"/>
          </w:r>
          <w:r w:rsidR="00083FE7" w:rsidDel="00A64E7B">
            <w:delInstrText xml:space="preserve"> STYLEREF 1 \s </w:delInstrText>
          </w:r>
        </w:del>
      </w:ins>
      <w:del w:id="3816" w:author="JIE  SUN" w:date="2018-06-21T13:34:00Z">
        <w:r w:rsidR="00083FE7" w:rsidDel="00A64E7B">
          <w:fldChar w:fldCharType="separate"/>
        </w:r>
        <w:r w:rsidR="00083FE7" w:rsidDel="00A64E7B">
          <w:rPr>
            <w:noProof/>
          </w:rPr>
          <w:delText>3</w:delText>
        </w:r>
      </w:del>
      <w:ins w:id="3817" w:author="jie sun" w:date="2018-04-19T13:00:00Z">
        <w:del w:id="381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819" w:author="JIE  SUN" w:date="2018-06-21T13:34:00Z">
        <w:r w:rsidR="00083FE7" w:rsidDel="00A64E7B">
          <w:fldChar w:fldCharType="separate"/>
        </w:r>
      </w:del>
      <w:ins w:id="3820" w:author="jie sun" w:date="2018-04-19T13:00:00Z">
        <w:del w:id="3821" w:author="JIE  SUN" w:date="2018-06-21T13:34:00Z">
          <w:r w:rsidR="00083FE7" w:rsidDel="00A64E7B">
            <w:rPr>
              <w:noProof/>
            </w:rPr>
            <w:delText>2</w:delText>
          </w:r>
          <w:r w:rsidR="00083FE7" w:rsidDel="00A64E7B">
            <w:fldChar w:fldCharType="end"/>
          </w:r>
        </w:del>
      </w:ins>
      <w:ins w:id="3822" w:author="像个男人一样" w:date="2018-03-21T01:46:00Z">
        <w:del w:id="3823"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824" w:author="像个男人一样" w:date="2018-03-22T11:51:00Z">
        <w:del w:id="3825" w:author="jie sun" w:date="2018-04-10T21:45:00Z">
          <w:r w:rsidDel="00454521">
            <w:delText>2</w:delText>
          </w:r>
        </w:del>
      </w:ins>
      <w:ins w:id="3826" w:author="像个男人一样" w:date="2018-03-21T01:46:00Z">
        <w:del w:id="3827" w:author="jie sun" w:date="2018-04-10T21:45:00Z">
          <w:r w:rsidDel="00454521">
            <w:fldChar w:fldCharType="end"/>
          </w:r>
        </w:del>
        <w:bookmarkStart w:id="3828" w:name="_Toc13768"/>
        <w:bookmarkStart w:id="3829" w:name="_Toc1447"/>
        <w:bookmarkStart w:id="3830" w:name="_Toc9110"/>
        <w:bookmarkStart w:id="3831" w:name="_Toc24012"/>
        <w:bookmarkStart w:id="3832" w:name="_Toc14331"/>
        <w:bookmarkStart w:id="3833" w:name="_Toc17677"/>
        <w:bookmarkStart w:id="3834" w:name="_Toc12994"/>
        <w:bookmarkStart w:id="3835" w:name="_Toc28435"/>
        <w:bookmarkStart w:id="3836" w:name="_Toc31128"/>
        <w:bookmarkStart w:id="3837" w:name="_Toc9827"/>
        <w:bookmarkStart w:id="3838" w:name="_Toc25273"/>
        <w:bookmarkStart w:id="3839" w:name="_Toc16579"/>
        <w:bookmarkStart w:id="3840" w:name="_Toc10938"/>
        <w:bookmarkStart w:id="3841" w:name="_Toc26310"/>
        <w:bookmarkStart w:id="3842" w:name="_Toc5802"/>
        <w:bookmarkStart w:id="3843" w:name="_Toc10473"/>
        <w:bookmarkStart w:id="3844" w:name="_Toc31649"/>
        <w:bookmarkStart w:id="3845" w:name="_Toc13075"/>
        <w:bookmarkStart w:id="3846" w:name="_Toc4702"/>
        <w:bookmarkStart w:id="3847" w:name="_Toc8528"/>
        <w:bookmarkStart w:id="3848" w:name="_Toc141"/>
        <w:bookmarkStart w:id="3849" w:name="_Toc12905"/>
        <w:bookmarkStart w:id="3850" w:name="_Toc7597"/>
        <w:bookmarkStart w:id="3851" w:name="_Toc17319"/>
        <w:bookmarkStart w:id="3852" w:name="_Toc12773"/>
        <w:r>
          <w:rPr>
            <w:rFonts w:hint="eastAsia"/>
          </w:rPr>
          <w:t>:</w:t>
        </w:r>
        <w:bookmarkStart w:id="3853" w:name="OLE_LINK31"/>
        <w:bookmarkStart w:id="3854" w:name="OLE_LINK32"/>
        <w:r>
          <w:rPr>
            <w:rFonts w:hint="eastAsia"/>
          </w:rPr>
          <w:t>Gyroscope Principles</w:t>
        </w:r>
      </w:ins>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ins w:id="3855" w:author="jie sun" w:date="2018-04-18T00:28:00Z">
        <w:r w:rsidR="00A7783C">
          <w:t xml:space="preserve"> </w:t>
        </w:r>
      </w:ins>
      <w:customXmlInsRangeStart w:id="3856" w:author="jie sun" w:date="2018-04-18T00:28:00Z"/>
      <w:sdt>
        <w:sdtPr>
          <w:id w:val="-520248411"/>
          <w:citation/>
        </w:sdtPr>
        <w:sdtContent>
          <w:customXmlInsRangeEnd w:id="3856"/>
          <w:ins w:id="3857" w:author="jie sun" w:date="2018-04-18T00:28:00Z">
            <w:r w:rsidR="00A7783C">
              <w:fldChar w:fldCharType="begin"/>
            </w:r>
            <w:r w:rsidR="00A7783C">
              <w:instrText xml:space="preserve"> </w:instrText>
            </w:r>
            <w:r w:rsidR="00A7783C">
              <w:rPr>
                <w:rFonts w:hint="eastAsia"/>
              </w:rPr>
              <w:instrText>CITATION Pig \l 2052</w:instrText>
            </w:r>
            <w:r w:rsidR="00A7783C">
              <w:instrText xml:space="preserve"> </w:instrText>
            </w:r>
          </w:ins>
          <w:r w:rsidR="00A7783C">
            <w:fldChar w:fldCharType="separate"/>
          </w:r>
          <w:r w:rsidR="006116D1">
            <w:rPr>
              <w:noProof/>
            </w:rPr>
            <w:t>(Pigeon's nest, n.d.)</w:t>
          </w:r>
          <w:ins w:id="3858" w:author="jie sun" w:date="2018-04-18T00:28:00Z">
            <w:r w:rsidR="00A7783C">
              <w:fldChar w:fldCharType="end"/>
            </w:r>
          </w:ins>
          <w:customXmlInsRangeStart w:id="3859" w:author="jie sun" w:date="2018-04-18T00:28:00Z"/>
        </w:sdtContent>
      </w:sdt>
      <w:customXmlInsRangeEnd w:id="3859"/>
      <w:bookmarkEnd w:id="3809"/>
    </w:p>
    <w:p w:rsidR="0087014B" w:rsidRDefault="00D5184D">
      <w:pPr>
        <w:pStyle w:val="Heading3"/>
      </w:pPr>
      <w:bookmarkStart w:id="3860" w:name="_Toc7473"/>
      <w:bookmarkStart w:id="3861" w:name="_Toc16709"/>
      <w:bookmarkStart w:id="3862" w:name="_Toc17402"/>
      <w:bookmarkStart w:id="3863" w:name="_Toc8608"/>
      <w:bookmarkStart w:id="3864" w:name="_Toc302"/>
      <w:bookmarkStart w:id="3865" w:name="_Toc31236"/>
      <w:bookmarkStart w:id="3866" w:name="_Toc31214"/>
      <w:bookmarkStart w:id="3867" w:name="_Toc14251"/>
      <w:bookmarkStart w:id="3868" w:name="_Toc16460"/>
      <w:bookmarkStart w:id="3869" w:name="_Toc517813757"/>
      <w:r>
        <w:t xml:space="preserve">The </w:t>
      </w:r>
      <w:ins w:id="3870" w:author="jie sun" w:date="2018-04-16T21:19:00Z">
        <w:r w:rsidR="00FE12EC">
          <w:t>R</w:t>
        </w:r>
      </w:ins>
      <w:del w:id="3871" w:author="jie sun" w:date="2018-04-16T21:19:00Z">
        <w:r w:rsidDel="00FE12EC">
          <w:delText>r</w:delText>
        </w:r>
      </w:del>
      <w:r>
        <w:t xml:space="preserve">elationship </w:t>
      </w:r>
      <w:ins w:id="3872" w:author="jie sun" w:date="2018-04-16T21:19:00Z">
        <w:r w:rsidR="00FE12EC">
          <w:t>B</w:t>
        </w:r>
      </w:ins>
      <w:del w:id="3873" w:author="jie sun" w:date="2018-04-16T21:19:00Z">
        <w:r w:rsidDel="00FE12EC">
          <w:delText>b</w:delText>
        </w:r>
      </w:del>
      <w:r>
        <w:t xml:space="preserve">etween </w:t>
      </w:r>
      <w:r>
        <w:rPr>
          <w:rFonts w:hint="eastAsia"/>
        </w:rPr>
        <w:t>G</w:t>
      </w:r>
      <w:r>
        <w:t xml:space="preserve">yroscope </w:t>
      </w:r>
      <w:ins w:id="3874" w:author="jie sun" w:date="2018-04-16T21:20:00Z">
        <w:r w:rsidR="00FE12EC">
          <w:t>A</w:t>
        </w:r>
      </w:ins>
      <w:del w:id="3875" w:author="jie sun" w:date="2018-04-16T21:20:00Z">
        <w:r w:rsidDel="00FE12EC">
          <w:delText>a</w:delText>
        </w:r>
      </w:del>
      <w:r>
        <w:t>nd Accelerometer</w:t>
      </w:r>
      <w:bookmarkEnd w:id="3860"/>
      <w:bookmarkEnd w:id="3861"/>
      <w:bookmarkEnd w:id="3862"/>
      <w:bookmarkEnd w:id="3863"/>
      <w:bookmarkEnd w:id="3864"/>
      <w:bookmarkEnd w:id="3865"/>
      <w:bookmarkEnd w:id="3866"/>
      <w:bookmarkEnd w:id="3867"/>
      <w:bookmarkEnd w:id="3868"/>
      <w:bookmarkEnd w:id="3869"/>
    </w:p>
    <w:p w:rsidR="0087014B" w:rsidRDefault="00D5184D">
      <w:r>
        <w:t xml:space="preserve">At first, it is clear that </w:t>
      </w:r>
      <w:del w:id="3876" w:author="jie sun" w:date="2018-04-08T18:28:00Z">
        <w:r w:rsidDel="00197319">
          <w:delText xml:space="preserve">those </w:delText>
        </w:r>
      </w:del>
      <w:r>
        <w:t>two devices have different functions</w:t>
      </w:r>
      <w:r w:rsidRPr="008F145E">
        <w:rPr>
          <w:b/>
          <w:rPrChange w:id="3877" w:author="jie sun" w:date="2018-04-19T15:25:00Z">
            <w:rPr/>
          </w:rPrChange>
        </w:rPr>
        <w:t>:</w:t>
      </w:r>
      <w:bookmarkStart w:id="3878" w:name="OLE_LINK25"/>
      <w:r w:rsidRPr="008F145E">
        <w:rPr>
          <w:b/>
          <w:rPrChange w:id="3879" w:author="jie sun" w:date="2018-04-19T15:25:00Z">
            <w:rPr/>
          </w:rPrChange>
        </w:rPr>
        <w:t xml:space="preserve"> </w:t>
      </w:r>
      <w:bookmarkStart w:id="3880" w:name="OLE_LINK7"/>
      <w:del w:id="3881" w:author="jie sun" w:date="2018-04-08T18:27:00Z">
        <w:r w:rsidRPr="008F145E" w:rsidDel="00197319">
          <w:rPr>
            <w:b/>
            <w:lang w:val="en-GB"/>
            <w:rPrChange w:id="3882" w:author="jie sun" w:date="2018-04-19T15:25:00Z">
              <w:rPr>
                <w:lang w:val="en-GB"/>
              </w:rPr>
            </w:rPrChange>
          </w:rPr>
          <w:delText>G</w:delText>
        </w:r>
        <w:r w:rsidRPr="008F145E" w:rsidDel="00197319">
          <w:rPr>
            <w:b/>
            <w:rPrChange w:id="3883" w:author="jie sun" w:date="2018-04-19T15:25:00Z">
              <w:rPr/>
            </w:rPrChange>
          </w:rPr>
          <w:delText xml:space="preserve">yroscope </w:delText>
        </w:r>
      </w:del>
      <w:ins w:id="3884" w:author="jie sun" w:date="2018-04-08T18:27:00Z">
        <w:r w:rsidR="00197319" w:rsidRPr="008F145E">
          <w:rPr>
            <w:b/>
            <w:rPrChange w:id="3885" w:author="jie sun" w:date="2018-04-19T15:25:00Z">
              <w:rPr/>
            </w:rPrChange>
          </w:rPr>
          <w:t xml:space="preserve">Gyroscope </w:t>
        </w:r>
      </w:ins>
      <w:r w:rsidRPr="008F145E">
        <w:rPr>
          <w:b/>
          <w:rPrChange w:id="3886" w:author="jie sun" w:date="2018-04-19T15:25:00Z">
            <w:rPr/>
          </w:rPrChange>
        </w:rPr>
        <w:t>sense</w:t>
      </w:r>
      <w:r w:rsidRPr="008F145E">
        <w:rPr>
          <w:b/>
          <w:lang w:val="en-GB"/>
          <w:rPrChange w:id="3887" w:author="jie sun" w:date="2018-04-19T15:25:00Z">
            <w:rPr>
              <w:lang w:val="en-GB"/>
            </w:rPr>
          </w:rPrChange>
        </w:rPr>
        <w:t>s</w:t>
      </w:r>
      <w:r w:rsidRPr="008F145E">
        <w:rPr>
          <w:b/>
          <w:rPrChange w:id="3888" w:author="jie sun" w:date="2018-04-19T15:25:00Z">
            <w:rPr/>
          </w:rPrChange>
        </w:rPr>
        <w:t xml:space="preserve"> the rotation, whereas </w:t>
      </w:r>
      <w:ins w:id="3889" w:author="jie sun" w:date="2018-04-08T18:27:00Z">
        <w:r w:rsidR="00197319" w:rsidRPr="008F145E">
          <w:rPr>
            <w:b/>
            <w:rPrChange w:id="3890" w:author="jie sun" w:date="2018-04-19T15:25:00Z">
              <w:rPr/>
            </w:rPrChange>
          </w:rPr>
          <w:t xml:space="preserve">another </w:t>
        </w:r>
      </w:ins>
      <w:del w:id="3891" w:author="jie sun" w:date="2018-04-08T18:27:00Z">
        <w:r w:rsidRPr="008F145E" w:rsidDel="00197319">
          <w:rPr>
            <w:b/>
            <w:rPrChange w:id="3892" w:author="jie sun" w:date="2018-04-19T15:25:00Z">
              <w:rPr/>
            </w:rPrChange>
          </w:rPr>
          <w:delText xml:space="preserve">the </w:delText>
        </w:r>
        <w:r w:rsidRPr="008F145E" w:rsidDel="00197319">
          <w:rPr>
            <w:b/>
            <w:lang w:val="en-GB"/>
            <w:rPrChange w:id="3893" w:author="jie sun" w:date="2018-04-19T15:25:00Z">
              <w:rPr>
                <w:lang w:val="en-GB"/>
              </w:rPr>
            </w:rPrChange>
          </w:rPr>
          <w:delText>ano</w:delText>
        </w:r>
        <w:r w:rsidRPr="008F145E" w:rsidDel="00197319">
          <w:rPr>
            <w:b/>
            <w:rPrChange w:id="3894" w:author="jie sun" w:date="2018-04-19T15:25:00Z">
              <w:rPr/>
            </w:rPrChange>
          </w:rPr>
          <w:delText>ther</w:delText>
        </w:r>
      </w:del>
      <w:ins w:id="3895" w:author="jie sun" w:date="2018-04-08T18:27:00Z">
        <w:r w:rsidR="00197319" w:rsidRPr="008F145E">
          <w:rPr>
            <w:b/>
            <w:rPrChange w:id="3896" w:author="jie sun" w:date="2018-04-19T15:25:00Z">
              <w:rPr/>
            </w:rPrChange>
          </w:rPr>
          <w:t>one</w:t>
        </w:r>
      </w:ins>
      <w:r w:rsidRPr="008F145E">
        <w:rPr>
          <w:b/>
          <w:rPrChange w:id="3897" w:author="jie sun" w:date="2018-04-19T15:25:00Z">
            <w:rPr/>
          </w:rPrChange>
        </w:rPr>
        <w:t xml:space="preserve"> is used to test the accelerometer</w:t>
      </w:r>
      <w:bookmarkEnd w:id="3878"/>
      <w:bookmarkEnd w:id="3880"/>
      <w:r w:rsidRPr="008F145E">
        <w:rPr>
          <w:b/>
          <w:lang w:val="en-GB"/>
          <w:rPrChange w:id="3898" w:author="jie sun" w:date="2018-04-19T15:25:00Z">
            <w:rPr>
              <w:lang w:val="en-GB"/>
            </w:rPr>
          </w:rPrChange>
        </w:rPr>
        <w:t>.</w:t>
      </w:r>
      <w:ins w:id="3899" w:author="jie sun" w:date="2018-06-03T21:28:00Z">
        <w:r w:rsidR="004A7215">
          <w:rPr>
            <w:b/>
            <w:lang w:val="en-GB"/>
          </w:rPr>
          <w:t xml:space="preserve"> </w:t>
        </w:r>
      </w:ins>
      <w:ins w:id="3900" w:author="jie sun" w:date="2018-04-19T15:25:00Z">
        <w:r w:rsidR="00FC5244">
          <w:rPr>
            <w:b/>
            <w:lang w:val="en-GB"/>
          </w:rPr>
          <w:t>(put some reference)</w:t>
        </w:r>
      </w:ins>
      <w:ins w:id="3901" w:author="jie sun" w:date="2018-04-16T22:45:00Z">
        <w:r w:rsidR="00321759">
          <w:rPr>
            <w:lang w:val="en-GB"/>
          </w:rPr>
          <w:t xml:space="preserve"> </w:t>
        </w:r>
      </w:ins>
      <w:del w:id="3902" w:author="jie sun" w:date="2018-04-16T22:45:00Z">
        <w:r w:rsidDel="00321759">
          <w:rPr>
            <w:lang w:val="en-GB"/>
          </w:rPr>
          <w:delText xml:space="preserve"> </w:delText>
        </w:r>
      </w:del>
      <w:ins w:id="3903" w:author="像个男人一样" w:date="2018-03-22T12:12:00Z">
        <w:del w:id="3904" w:author="jie sun" w:date="2018-04-16T22:45:00Z">
          <w:r w:rsidDel="00321759">
            <w:rPr>
              <w:rStyle w:val="EndnoteReference"/>
              <w:lang w:val="en-GB"/>
            </w:rPr>
            <w:delText>[</w:delText>
          </w:r>
          <w:r w:rsidDel="00321759">
            <w:rPr>
              <w:rStyle w:val="EndnoteReference"/>
              <w:lang w:val="en-GB"/>
            </w:rPr>
            <w:endnoteReference w:id="4"/>
          </w:r>
          <w:r w:rsidDel="00321759">
            <w:rPr>
              <w:rFonts w:hint="eastAsia"/>
              <w:lang w:val="en-US"/>
            </w:rPr>
            <w:delText xml:space="preserve"> </w:delText>
          </w:r>
          <w:r w:rsidDel="00321759">
            <w:rPr>
              <w:rStyle w:val="EndnoteReference"/>
              <w:lang w:val="en-GB"/>
            </w:rPr>
            <w:delText>]</w:delText>
          </w:r>
        </w:del>
      </w:ins>
      <w:ins w:id="4004" w:author="jie sun" w:date="2018-04-18T00:27:00Z">
        <w:r w:rsidR="00F821EE">
          <w:t>T</w:t>
        </w:r>
      </w:ins>
      <w:del w:id="4005" w:author="jie sun" w:date="2018-04-18T00:27:00Z">
        <w:r w:rsidDel="00F821EE">
          <w:rPr>
            <w:lang w:val="en-GB"/>
          </w:rPr>
          <w:delText>S</w:delText>
        </w:r>
        <w:r w:rsidDel="00F821EE">
          <w:delText>o t</w:delText>
        </w:r>
      </w:del>
      <w:r>
        <w:t xml:space="preserve">he restriction of functions in two devices decides that they </w:t>
      </w:r>
      <w:del w:id="4006" w:author="jie sun" w:date="2018-06-03T21:29:00Z">
        <w:r w:rsidDel="004A7215">
          <w:delText xml:space="preserve">often </w:delText>
        </w:r>
      </w:del>
      <w:r>
        <w:t>have</w:t>
      </w:r>
      <w:ins w:id="4007" w:author="jie sun" w:date="2018-04-19T15:25:00Z">
        <w:r w:rsidR="008F145E">
          <w:t xml:space="preserve"> </w:t>
        </w:r>
      </w:ins>
      <w:del w:id="4008" w:author="jie sun" w:date="2018-04-19T15:25:00Z">
        <w:r w:rsidDel="008F145E">
          <w:delText xml:space="preserve"> </w:delText>
        </w:r>
      </w:del>
      <w:r>
        <w:t>to work together</w:t>
      </w:r>
      <w:ins w:id="4009" w:author="jie sun" w:date="2018-06-03T21:29:00Z">
        <w:r w:rsidR="004A7215">
          <w:t xml:space="preserve"> often</w:t>
        </w:r>
      </w:ins>
      <w:r>
        <w:t xml:space="preserve">. </w:t>
      </w:r>
    </w:p>
    <w:p w:rsidR="0087014B" w:rsidRDefault="00D5184D">
      <w:r>
        <w:t>There is an example to clarify the different function</w:t>
      </w:r>
      <w:r>
        <w:rPr>
          <w:lang w:val="en-GB"/>
        </w:rPr>
        <w:t>s</w:t>
      </w:r>
      <w:r>
        <w:t xml:space="preserve"> </w:t>
      </w:r>
      <w:r>
        <w:rPr>
          <w:lang w:val="en-GB"/>
        </w:rPr>
        <w:t>of them</w:t>
      </w:r>
      <w:r>
        <w:t>.  When an aircraft fl</w:t>
      </w:r>
      <w:ins w:id="4010" w:author="jie sun" w:date="2018-04-08T18:27:00Z">
        <w:r w:rsidR="00197319">
          <w:t>ies</w:t>
        </w:r>
      </w:ins>
      <w:ins w:id="4011" w:author="像个男人一样" w:date="2018-03-21T21:43:00Z">
        <w:del w:id="4012" w:author="jie sun" w:date="2018-04-08T18:26:00Z">
          <w:r w:rsidDel="00197319">
            <w:rPr>
              <w:rFonts w:hint="eastAsia"/>
              <w:lang w:val="en-US"/>
            </w:rPr>
            <w:delText>ies</w:delText>
          </w:r>
        </w:del>
      </w:ins>
      <w:del w:id="4013" w:author="像个男人一样" w:date="2018-03-21T21:43:00Z">
        <w:r>
          <w:delText>y</w:delText>
        </w:r>
      </w:del>
      <w:r>
        <w:t xml:space="preserve"> in the sky, the accelerometer can used to test the change of movement</w:t>
      </w:r>
      <w:ins w:id="4014" w:author="jie sun" w:date="2018-04-16T22:46:00Z">
        <w:r w:rsidR="00B23F33">
          <w:t xml:space="preserve">. For example, </w:t>
        </w:r>
      </w:ins>
      <w:del w:id="4015" w:author="jie sun" w:date="2018-04-16T22:46:00Z">
        <w:r w:rsidDel="00B23F33">
          <w:delText xml:space="preserve">. So </w:delText>
        </w:r>
      </w:del>
      <w:r>
        <w:t>when an aircraft fl</w:t>
      </w:r>
      <w:ins w:id="4016" w:author="jie sun" w:date="2018-04-16T22:46:00Z">
        <w:r w:rsidR="00B23F33">
          <w:t>ies</w:t>
        </w:r>
      </w:ins>
      <w:del w:id="4017" w:author="jie sun" w:date="2018-04-16T22:46:00Z">
        <w:r w:rsidDel="00B23F33">
          <w:delText>y</w:delText>
        </w:r>
      </w:del>
      <w:r>
        <w:t xml:space="preserve">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4018" w:author="像个男人一样" w:date="2018-03-21T21:45:00Z">
        <w:r>
          <w:rPr>
            <w:rFonts w:hint="eastAsia"/>
            <w:lang w:val="en-US"/>
          </w:rPr>
          <w:t xml:space="preserve"> during flying forward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rsidR="0087014B" w:rsidRDefault="00D5184D">
      <w:r>
        <w:t>Through this example, we can further understand that they are totally different, but they can also make up for each other to achieve some functions.</w:t>
      </w:r>
    </w:p>
    <w:p w:rsidR="0087014B" w:rsidRDefault="00D5184D">
      <w:r>
        <w:t xml:space="preserve"> </w:t>
      </w:r>
    </w:p>
    <w:p w:rsidR="0087014B" w:rsidRDefault="00D5184D">
      <w:pPr>
        <w:pStyle w:val="Heading2"/>
      </w:pPr>
      <w:bookmarkStart w:id="4019" w:name="_Toc975"/>
      <w:bookmarkStart w:id="4020" w:name="_Toc23023"/>
      <w:bookmarkStart w:id="4021" w:name="_Toc31296"/>
      <w:bookmarkStart w:id="4022" w:name="_Toc12079"/>
      <w:bookmarkStart w:id="4023" w:name="_Toc27095"/>
      <w:bookmarkStart w:id="4024" w:name="_Toc32456"/>
      <w:bookmarkStart w:id="4025" w:name="_Toc9660"/>
      <w:bookmarkStart w:id="4026" w:name="_Toc25146"/>
      <w:bookmarkStart w:id="4027" w:name="_Toc8159"/>
      <w:bookmarkStart w:id="4028" w:name="_Toc517813758"/>
      <w:r>
        <w:lastRenderedPageBreak/>
        <w:t xml:space="preserve">The </w:t>
      </w:r>
      <w:ins w:id="4029" w:author="jie sun" w:date="2018-04-16T21:20:00Z">
        <w:r w:rsidR="00BD1A3F">
          <w:t>R</w:t>
        </w:r>
      </w:ins>
      <w:del w:id="4030" w:author="jie sun" w:date="2018-04-16T21:20:00Z">
        <w:r w:rsidDel="00BD1A3F">
          <w:delText>r</w:delText>
        </w:r>
      </w:del>
      <w:r>
        <w:t xml:space="preserve">acing </w:t>
      </w:r>
      <w:ins w:id="4031" w:author="jie sun" w:date="2018-04-16T21:20:00Z">
        <w:r w:rsidR="00BD1A3F">
          <w:t>G</w:t>
        </w:r>
      </w:ins>
      <w:del w:id="4032" w:author="jie sun" w:date="2018-04-16T21:20:00Z">
        <w:r w:rsidDel="00BD1A3F">
          <w:delText>g</w:delText>
        </w:r>
      </w:del>
      <w:r>
        <w:t xml:space="preserve">ame </w:t>
      </w:r>
      <w:ins w:id="4033" w:author="jie sun" w:date="2018-04-16T21:20:00Z">
        <w:r w:rsidR="00BD1A3F">
          <w:t>W</w:t>
        </w:r>
      </w:ins>
      <w:del w:id="4034" w:author="jie sun" w:date="2018-04-16T21:20:00Z">
        <w:r w:rsidDel="00BD1A3F">
          <w:delText>w</w:delText>
        </w:r>
      </w:del>
      <w:r>
        <w:t>ith Gyroscope</w:t>
      </w:r>
      <w:bookmarkEnd w:id="4019"/>
      <w:bookmarkEnd w:id="4020"/>
      <w:bookmarkEnd w:id="4021"/>
      <w:bookmarkEnd w:id="4022"/>
      <w:bookmarkEnd w:id="4023"/>
      <w:bookmarkEnd w:id="4024"/>
      <w:bookmarkEnd w:id="4025"/>
      <w:bookmarkEnd w:id="4026"/>
      <w:bookmarkEnd w:id="4027"/>
      <w:bookmarkEnd w:id="4028"/>
    </w:p>
    <w:p w:rsidR="0087014B" w:rsidRDefault="00D5184D">
      <w:pPr>
        <w:pStyle w:val="Heading3"/>
      </w:pPr>
      <w:bookmarkStart w:id="4035" w:name="_Toc16527"/>
      <w:bookmarkStart w:id="4036" w:name="_Toc2125"/>
      <w:bookmarkStart w:id="4037" w:name="_Toc6761"/>
      <w:bookmarkStart w:id="4038" w:name="_Toc23045"/>
      <w:bookmarkStart w:id="4039" w:name="_Toc22974"/>
      <w:bookmarkStart w:id="4040" w:name="_Toc28864"/>
      <w:bookmarkStart w:id="4041" w:name="_Toc24045"/>
      <w:bookmarkStart w:id="4042" w:name="_Toc32524"/>
      <w:bookmarkStart w:id="4043" w:name="_Toc29962"/>
      <w:bookmarkStart w:id="4044" w:name="_Toc517813759"/>
      <w:r>
        <w:t xml:space="preserve">How </w:t>
      </w:r>
      <w:ins w:id="4045" w:author="jie sun" w:date="2018-04-16T21:20:00Z">
        <w:r w:rsidR="00BD1A3F">
          <w:t>A</w:t>
        </w:r>
      </w:ins>
      <w:del w:id="4046" w:author="jie sun" w:date="2018-04-16T21:20:00Z">
        <w:r w:rsidDel="00BD1A3F">
          <w:delText>a</w:delText>
        </w:r>
      </w:del>
      <w:r>
        <w:t xml:space="preserve"> </w:t>
      </w:r>
      <w:ins w:id="4047" w:author="jie sun" w:date="2018-04-16T21:20:00Z">
        <w:r w:rsidR="00BD1A3F">
          <w:t>G</w:t>
        </w:r>
      </w:ins>
      <w:del w:id="4048" w:author="jie sun" w:date="2018-04-16T21:20:00Z">
        <w:r w:rsidDel="00BD1A3F">
          <w:delText>g</w:delText>
        </w:r>
      </w:del>
      <w:r>
        <w:t xml:space="preserve">yroscope </w:t>
      </w:r>
      <w:ins w:id="4049" w:author="jie sun" w:date="2018-04-16T21:20:00Z">
        <w:r w:rsidR="00BD1A3F">
          <w:t>W</w:t>
        </w:r>
      </w:ins>
      <w:del w:id="4050" w:author="jie sun" w:date="2018-04-16T21:20:00Z">
        <w:r w:rsidDel="00BD1A3F">
          <w:delText>w</w:delText>
        </w:r>
      </w:del>
      <w:r>
        <w:t xml:space="preserve">orks </w:t>
      </w:r>
      <w:ins w:id="4051" w:author="jie sun" w:date="2018-04-16T21:20:00Z">
        <w:r w:rsidR="00BD1A3F">
          <w:t>I</w:t>
        </w:r>
      </w:ins>
      <w:del w:id="4052" w:author="jie sun" w:date="2018-04-16T21:20:00Z">
        <w:r w:rsidDel="00BD1A3F">
          <w:delText>i</w:delText>
        </w:r>
      </w:del>
      <w:r>
        <w:t>n iPhone</w:t>
      </w:r>
      <w:bookmarkEnd w:id="4035"/>
      <w:bookmarkEnd w:id="4036"/>
      <w:bookmarkEnd w:id="4037"/>
      <w:bookmarkEnd w:id="4038"/>
      <w:bookmarkEnd w:id="4039"/>
      <w:bookmarkEnd w:id="4040"/>
      <w:bookmarkEnd w:id="4041"/>
      <w:bookmarkEnd w:id="4042"/>
      <w:bookmarkEnd w:id="4043"/>
      <w:bookmarkEnd w:id="4044"/>
    </w:p>
    <w:p w:rsidR="0087014B" w:rsidDel="007F0D83" w:rsidRDefault="00D5184D">
      <w:pPr>
        <w:pStyle w:val="Caption"/>
        <w:rPr>
          <w:del w:id="4053" w:author="像个男人一样" w:date="2018-03-22T11:56:00Z"/>
        </w:rPr>
      </w:pPr>
      <w:r w:rsidRPr="00315D27">
        <w:t>Depending on the base of working principle of gyroscope, we continually discuss how a gyroscope works in a</w:t>
      </w:r>
      <w:ins w:id="4054" w:author="jie sun" w:date="2018-04-18T14:59:00Z">
        <w:r w:rsidR="00B84C1A">
          <w:t>n airpl</w:t>
        </w:r>
      </w:ins>
      <w:ins w:id="4055" w:author="jie sun" w:date="2018-04-18T15:00:00Z">
        <w:r w:rsidR="00B84C1A">
          <w:t>ane</w:t>
        </w:r>
      </w:ins>
      <w:del w:id="4056" w:author="jie sun" w:date="2018-04-18T14:59:00Z">
        <w:r w:rsidRPr="00315D27" w:rsidDel="00B84C1A">
          <w:delText xml:space="preserve"> </w:delText>
        </w:r>
      </w:del>
      <w:del w:id="4057" w:author="jie sun" w:date="2018-04-18T14:41:00Z">
        <w:r w:rsidRPr="00315D27" w:rsidDel="00516CEF">
          <w:delText>smart phone</w:delText>
        </w:r>
      </w:del>
      <w:r w:rsidRPr="00315D27">
        <w:t xml:space="preserve">, here, </w:t>
      </w:r>
      <w:del w:id="4058" w:author="jie sun" w:date="2018-04-18T14:42:00Z">
        <w:r w:rsidRPr="00315D27" w:rsidDel="00516CEF">
          <w:delText>using iPhon</w:delText>
        </w:r>
      </w:del>
      <w:del w:id="4059" w:author="jie sun" w:date="2018-04-18T12:48:00Z">
        <w:r w:rsidRPr="00315D27" w:rsidDel="000721EA">
          <w:delText xml:space="preserve">e </w:delText>
        </w:r>
        <w:r w:rsidRPr="00315D27" w:rsidDel="000721EA">
          <w:rPr>
            <w:iCs w:val="0"/>
            <w:rPrChange w:id="4060" w:author="jie sun" w:date="2018-04-16T22:21:00Z">
              <w:rPr>
                <w:iCs w:val="0"/>
                <w:lang w:val="en-GB"/>
              </w:rPr>
            </w:rPrChange>
          </w:rPr>
          <w:delText>6</w:delText>
        </w:r>
      </w:del>
      <w:del w:id="4061" w:author="jie sun" w:date="2018-04-18T14:42:00Z">
        <w:r w:rsidRPr="00315D27" w:rsidDel="00516CEF">
          <w:rPr>
            <w:iCs w:val="0"/>
            <w:rPrChange w:id="4062" w:author="jie sun" w:date="2018-04-16T22:21:00Z">
              <w:rPr>
                <w:iCs w:val="0"/>
                <w:lang w:val="en-GB"/>
              </w:rPr>
            </w:rPrChange>
          </w:rPr>
          <w:delText xml:space="preserve"> </w:delText>
        </w:r>
        <w:r w:rsidRPr="00315D27" w:rsidDel="00516CEF">
          <w:delText>as an example</w:delText>
        </w:r>
      </w:del>
      <w:ins w:id="4063" w:author="jie sun" w:date="2018-04-18T14:42:00Z">
        <w:r w:rsidR="00516CEF">
          <w:t>a figure below</w:t>
        </w:r>
      </w:ins>
      <w:r w:rsidRPr="00315D27">
        <w:t xml:space="preserve"> to </w:t>
      </w:r>
      <w:del w:id="4064" w:author="jie sun" w:date="2018-04-18T14:50:00Z">
        <w:r w:rsidRPr="00315D27" w:rsidDel="003B3D83">
          <w:delText>describe</w:delText>
        </w:r>
      </w:del>
      <w:ins w:id="4065" w:author="jie sun" w:date="2018-04-18T14:50:00Z">
        <w:r w:rsidR="003B3D83">
          <w:t xml:space="preserve">show Gyroscope detecting </w:t>
        </w:r>
      </w:ins>
      <w:ins w:id="4066" w:author="jie sun" w:date="2018-04-18T14:52:00Z">
        <w:r w:rsidR="003B3D83">
          <w:t>angular velocity in three directions</w:t>
        </w:r>
      </w:ins>
      <w:ins w:id="4067" w:author="jie sun" w:date="2018-04-18T15:00:00Z">
        <w:r w:rsidR="00245CAE">
          <w:t>: Yaw, Roll and Pitch</w:t>
        </w:r>
      </w:ins>
      <w:ins w:id="4068" w:author="jie sun" w:date="2018-04-18T14:52:00Z">
        <w:r w:rsidR="003B3D83">
          <w:t xml:space="preserve"> </w:t>
        </w:r>
      </w:ins>
      <w:r w:rsidRPr="00315D27">
        <w:t>.</w:t>
      </w:r>
      <w:del w:id="4069" w:author="jie sun" w:date="2018-04-18T15:00:00Z">
        <w:r w:rsidRPr="00315D27" w:rsidDel="00B84C1A">
          <w:delText xml:space="preserve"> </w:delText>
        </w:r>
        <w:bookmarkStart w:id="4070" w:name="OLE_LINK36"/>
        <w:bookmarkStart w:id="4071" w:name="OLE_LINK37"/>
        <w:r w:rsidRPr="00315D27" w:rsidDel="00B84C1A">
          <w:delText xml:space="preserve">The </w:delText>
        </w:r>
        <w:bookmarkStart w:id="4072" w:name="OLE_LINK34"/>
        <w:bookmarkStart w:id="4073" w:name="OLE_LINK35"/>
        <w:r w:rsidRPr="00315D27" w:rsidDel="00B84C1A">
          <w:delText xml:space="preserve">three-axis </w:delText>
        </w:r>
      </w:del>
      <w:del w:id="4074" w:author="jie sun" w:date="2018-04-18T14:52:00Z">
        <w:r w:rsidRPr="00315D27" w:rsidDel="003B3D83">
          <w:delText xml:space="preserve">MEMS </w:delText>
        </w:r>
      </w:del>
      <w:del w:id="4075" w:author="jie sun" w:date="2018-04-18T15:00:00Z">
        <w:r w:rsidRPr="00315D27" w:rsidDel="00B84C1A">
          <w:delText xml:space="preserve">gyroscope </w:delText>
        </w:r>
      </w:del>
      <w:bookmarkEnd w:id="4070"/>
      <w:bookmarkEnd w:id="4071"/>
      <w:bookmarkEnd w:id="4072"/>
      <w:del w:id="4076" w:author="jie sun" w:date="2018-04-18T14:52:00Z">
        <w:r w:rsidRPr="00315D27" w:rsidDel="002000DA">
          <w:delText xml:space="preserve">showed in </w:delText>
        </w:r>
      </w:del>
      <w:del w:id="4077" w:author="jie sun" w:date="2018-04-18T12:59:00Z">
        <w:r w:rsidRPr="00315D27" w:rsidDel="00A37DDB">
          <w:delText xml:space="preserve">picture </w:delText>
        </w:r>
      </w:del>
      <w:del w:id="4078" w:author="jie sun" w:date="2018-04-18T14:52:00Z">
        <w:r w:rsidRPr="00315D27" w:rsidDel="002000DA">
          <w:delText xml:space="preserve">below </w:delText>
        </w:r>
      </w:del>
      <w:del w:id="4079" w:author="jie sun" w:date="2018-04-18T15:00:00Z">
        <w:r w:rsidRPr="00315D27" w:rsidDel="00B84C1A">
          <w:delText xml:space="preserve">is often chosen by </w:delText>
        </w:r>
      </w:del>
      <w:del w:id="4080" w:author="jie sun" w:date="2018-04-18T14:53:00Z">
        <w:r w:rsidRPr="00315D27" w:rsidDel="00451336">
          <w:delText>i</w:delText>
        </w:r>
      </w:del>
      <w:del w:id="4081" w:author="jie sun" w:date="2018-04-18T15:00:00Z">
        <w:r w:rsidRPr="00315D27" w:rsidDel="00B84C1A">
          <w:delText>Phone</w:delText>
        </w:r>
      </w:del>
      <w:del w:id="4082" w:author="jie sun" w:date="2018-04-18T12:48:00Z">
        <w:r w:rsidRPr="00552889" w:rsidDel="000721EA">
          <w:rPr>
            <w:iCs w:val="0"/>
            <w:color w:val="auto"/>
            <w:sz w:val="24"/>
            <w:szCs w:val="22"/>
            <w:rPrChange w:id="4083" w:author="jie sun" w:date="2018-04-16T22:41:00Z">
              <w:rPr>
                <w:iCs w:val="0"/>
                <w:lang w:val="en-GB"/>
              </w:rPr>
            </w:rPrChange>
          </w:rPr>
          <w:delText xml:space="preserve"> 6</w:delText>
        </w:r>
      </w:del>
      <w:bookmarkEnd w:id="4073"/>
      <w:del w:id="4084" w:author="jie sun" w:date="2018-04-18T15:00:00Z">
        <w:r w:rsidRPr="00315D27" w:rsidDel="00B84C1A">
          <w:delText>.</w:delText>
        </w:r>
        <w:r w:rsidRPr="00114CE9" w:rsidDel="00B84C1A">
          <w:delText xml:space="preserve"> </w:delText>
        </w:r>
      </w:del>
      <w:del w:id="4085" w:author="像个男人一样" w:date="2018-03-22T11:56:00Z">
        <w:r w:rsidRPr="00114CE9">
          <w:delText xml:space="preserve"> </w:delText>
        </w:r>
      </w:del>
    </w:p>
    <w:p w:rsidR="007F0D83" w:rsidRPr="00495DE5" w:rsidRDefault="007F0D83">
      <w:pPr>
        <w:rPr>
          <w:ins w:id="4086" w:author="jie sun" w:date="2018-04-16T22:28:00Z"/>
        </w:rPr>
        <w:pPrChange w:id="4087" w:author="jie sun" w:date="2018-04-16T22:28:00Z">
          <w:pPr>
            <w:pStyle w:val="Caption"/>
          </w:pPr>
        </w:pPrChange>
      </w:pPr>
    </w:p>
    <w:p w:rsidR="0087014B" w:rsidRDefault="00F00A9D">
      <w:pPr>
        <w:pStyle w:val="Caption"/>
        <w:jc w:val="center"/>
        <w:pPrChange w:id="4088" w:author="jie sun" w:date="2018-04-18T14:59:00Z">
          <w:pPr>
            <w:pStyle w:val="Subtitle"/>
          </w:pPr>
        </w:pPrChange>
      </w:pPr>
      <w:bookmarkStart w:id="4089" w:name="_Toc505291908"/>
      <w:ins w:id="4090" w:author="jie sun" w:date="2018-04-18T14:59:00Z">
        <w:r>
          <w:rPr>
            <w:noProof/>
          </w:rPr>
          <w:drawing>
            <wp:inline distT="0" distB="0" distL="0" distR="0" wp14:anchorId="07EF808E" wp14:editId="0A236AF5">
              <wp:extent cx="3642456" cy="2895600"/>
              <wp:effectExtent l="0" t="0" r="0" b="0"/>
              <wp:docPr id="60" name="Picture 60" descr="http://www.machinedesign.com/sites/machinedesign.com/files/uploads/2014/06/P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chinedesign.com/sites/machinedesign.com/files/uploads/2014/06/PRY.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0935" cy="2902341"/>
                      </a:xfrm>
                      <a:prstGeom prst="rect">
                        <a:avLst/>
                      </a:prstGeom>
                      <a:noFill/>
                      <a:ln>
                        <a:noFill/>
                      </a:ln>
                    </pic:spPr>
                  </pic:pic>
                </a:graphicData>
              </a:graphic>
            </wp:inline>
          </w:drawing>
        </w:r>
      </w:ins>
      <w:del w:id="4091"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4092" w:author="像个男人一样" w:date="2018-03-22T11:51:00Z">
        <w:del w:id="4093" w:author="像个男人一样" w:date="2018-03-22T11:56:00Z">
          <w:r w:rsidR="00D5184D">
            <w:rPr>
              <w:b/>
            </w:rPr>
            <w:delText>错误！未指定顺序。</w:delText>
          </w:r>
        </w:del>
      </w:ins>
      <w:ins w:id="4094" w:author="像个男人一样" w:date="2018-03-21T23:39:00Z">
        <w:del w:id="4095" w:author="像个男人一样" w:date="2018-03-22T11:56:00Z">
          <w:r w:rsidR="00D5184D">
            <w:rPr>
              <w:b/>
            </w:rPr>
            <w:delText>错误！未指定顺序。</w:delText>
          </w:r>
        </w:del>
      </w:ins>
      <w:ins w:id="4096" w:author="像个男人一样" w:date="2018-03-21T23:10:00Z">
        <w:del w:id="4097" w:author="像个男人一样" w:date="2018-03-22T11:56:00Z">
          <w:r w:rsidR="00D5184D">
            <w:rPr>
              <w:b/>
            </w:rPr>
            <w:delText>错误！未指定顺序。</w:delText>
          </w:r>
        </w:del>
      </w:ins>
      <w:ins w:id="4098" w:author="像个男人一样" w:date="2018-03-21T23:08:00Z">
        <w:del w:id="4099" w:author="像个男人一样" w:date="2018-03-22T11:56:00Z">
          <w:r w:rsidR="00D5184D">
            <w:rPr>
              <w:b/>
            </w:rPr>
            <w:delText>错误！未指定顺序。</w:delText>
          </w:r>
        </w:del>
      </w:ins>
      <w:ins w:id="4100" w:author="像个男人一样" w:date="2018-03-21T02:33:00Z">
        <w:del w:id="4101" w:author="像个男人一样" w:date="2018-03-22T11:56:00Z">
          <w:r w:rsidR="00D5184D">
            <w:rPr>
              <w:b/>
            </w:rPr>
            <w:delText>错误！未指定顺序。错误！未指定顺序。</w:delText>
          </w:r>
        </w:del>
      </w:ins>
      <w:ins w:id="4102" w:author="像个男人一样" w:date="2018-03-21T02:31:00Z">
        <w:del w:id="4103" w:author="像个男人一样" w:date="2018-03-22T11:56:00Z">
          <w:r w:rsidR="00D5184D">
            <w:rPr>
              <w:b/>
            </w:rPr>
            <w:delText>错误！未指定顺序。</w:delText>
          </w:r>
        </w:del>
      </w:ins>
      <w:ins w:id="4104" w:author="像个男人一样" w:date="2018-03-21T02:30:00Z">
        <w:del w:id="4105" w:author="像个男人一样" w:date="2018-03-22T11:56:00Z">
          <w:r w:rsidR="00D5184D">
            <w:rPr>
              <w:b/>
            </w:rPr>
            <w:delText>错误！未指定顺序。</w:delText>
          </w:r>
        </w:del>
      </w:ins>
      <w:ins w:id="4106" w:author="像个男人一样" w:date="2018-03-21T02:29:00Z">
        <w:del w:id="4107" w:author="像个男人一样" w:date="2018-03-22T11:56:00Z">
          <w:r w:rsidR="00D5184D">
            <w:rPr>
              <w:b/>
            </w:rPr>
            <w:delText>错误！未指定顺序。错误！未指定顺序。</w:delText>
          </w:r>
        </w:del>
      </w:ins>
      <w:ins w:id="4108" w:author="像个男人一样" w:date="2018-03-21T02:26:00Z">
        <w:del w:id="4109" w:author="像个男人一样" w:date="2018-03-22T11:56:00Z">
          <w:r w:rsidR="00D5184D">
            <w:rPr>
              <w:b/>
            </w:rPr>
            <w:delText>错误！未指定顺序。</w:delText>
          </w:r>
        </w:del>
      </w:ins>
      <w:ins w:id="4110" w:author="像个男人一样" w:date="2018-03-21T02:25:00Z">
        <w:del w:id="4111" w:author="像个男人一样" w:date="2018-03-22T11:56:00Z">
          <w:r w:rsidR="00D5184D">
            <w:rPr>
              <w:b/>
            </w:rPr>
            <w:delText>错误！未指定顺序。</w:delText>
          </w:r>
        </w:del>
      </w:ins>
      <w:ins w:id="4112" w:author="像个男人一样" w:date="2018-03-21T02:24:00Z">
        <w:del w:id="4113" w:author="像个男人一样" w:date="2018-03-22T11:56:00Z">
          <w:r w:rsidR="00D5184D">
            <w:rPr>
              <w:b/>
            </w:rPr>
            <w:delText>错误！未指定顺序。</w:delText>
          </w:r>
        </w:del>
      </w:ins>
      <w:ins w:id="4114" w:author="像个男人一样" w:date="2018-03-21T02:23:00Z">
        <w:del w:id="4115" w:author="像个男人一样" w:date="2018-03-22T11:56:00Z">
          <w:r w:rsidR="00D5184D">
            <w:rPr>
              <w:b/>
            </w:rPr>
            <w:delText>错误！未指定顺序。</w:delText>
          </w:r>
        </w:del>
      </w:ins>
      <w:ins w:id="4116" w:author="像个男人一样" w:date="2018-03-21T02:22:00Z">
        <w:del w:id="4117" w:author="像个男人一样" w:date="2018-03-22T11:56:00Z">
          <w:r w:rsidR="00D5184D">
            <w:rPr>
              <w:b/>
            </w:rPr>
            <w:delText>错误！未指定顺序。</w:delText>
          </w:r>
        </w:del>
      </w:ins>
      <w:ins w:id="4118" w:author="像个男人一样" w:date="2018-03-21T02:17:00Z">
        <w:del w:id="4119" w:author="像个男人一样" w:date="2018-03-22T11:56:00Z">
          <w:r w:rsidR="00D5184D">
            <w:rPr>
              <w:b/>
            </w:rPr>
            <w:delText>错误！未指定顺序。错误！未指定顺序。错误！未指定顺序。</w:delText>
          </w:r>
        </w:del>
      </w:ins>
      <w:ins w:id="4120" w:author="像个男人一样" w:date="2018-03-21T02:15:00Z">
        <w:del w:id="4121" w:author="像个男人一样" w:date="2018-03-22T11:56:00Z">
          <w:r w:rsidR="00D5184D">
            <w:rPr>
              <w:b/>
            </w:rPr>
            <w:delText>错误！未指定顺序。</w:delText>
          </w:r>
        </w:del>
      </w:ins>
      <w:ins w:id="4122" w:author="像个男人一样" w:date="2018-03-21T02:14:00Z">
        <w:del w:id="4123" w:author="像个男人一样" w:date="2018-03-22T11:56:00Z">
          <w:r w:rsidR="00D5184D">
            <w:rPr>
              <w:b/>
            </w:rPr>
            <w:delText>错误！未指定顺序。</w:delText>
          </w:r>
        </w:del>
      </w:ins>
      <w:ins w:id="4124" w:author="像个男人一样" w:date="2018-03-21T02:13:00Z">
        <w:del w:id="4125" w:author="像个男人一样" w:date="2018-03-22T11:56:00Z">
          <w:r w:rsidR="00D5184D">
            <w:rPr>
              <w:b/>
            </w:rPr>
            <w:delText>错误！未指定顺序。</w:delText>
          </w:r>
        </w:del>
      </w:ins>
      <w:ins w:id="4126" w:author="像个男人一样" w:date="2018-03-21T02:12:00Z">
        <w:del w:id="4127" w:author="像个男人一样" w:date="2018-03-22T11:56:00Z">
          <w:r w:rsidR="00D5184D">
            <w:rPr>
              <w:b/>
            </w:rPr>
            <w:delText>错误！未指定顺序。</w:delText>
          </w:r>
        </w:del>
      </w:ins>
      <w:ins w:id="4128" w:author="像个男人一样" w:date="2018-03-21T02:02:00Z">
        <w:del w:id="4129" w:author="像个男人一样" w:date="2018-03-22T11:56:00Z">
          <w:r w:rsidR="00D5184D">
            <w:rPr>
              <w:b/>
            </w:rPr>
            <w:delText>错误！未指定顺序。错误！未指定顺序。</w:delText>
          </w:r>
        </w:del>
      </w:ins>
      <w:ins w:id="4130" w:author="像个男人一样" w:date="2018-03-21T02:01:00Z">
        <w:del w:id="4131" w:author="像个男人一样" w:date="2018-03-22T11:56:00Z">
          <w:r w:rsidR="00D5184D">
            <w:rPr>
              <w:b/>
            </w:rPr>
            <w:delText>错误！未指定顺序。</w:delText>
          </w:r>
        </w:del>
      </w:ins>
      <w:ins w:id="4132" w:author="像个男人一样" w:date="2018-03-21T02:00:00Z">
        <w:del w:id="4133" w:author="像个男人一样" w:date="2018-03-22T11:56:00Z">
          <w:r w:rsidR="00D5184D">
            <w:rPr>
              <w:b/>
            </w:rPr>
            <w:delText>错误！未指定顺序。</w:delText>
          </w:r>
        </w:del>
      </w:ins>
      <w:ins w:id="4134" w:author="像个男人一样" w:date="2018-03-21T01:59:00Z">
        <w:del w:id="4135" w:author="像个男人一样" w:date="2018-03-22T11:56:00Z">
          <w:r w:rsidR="00D5184D">
            <w:rPr>
              <w:b/>
            </w:rPr>
            <w:delText>错误！未指定顺序。</w:delText>
          </w:r>
        </w:del>
      </w:ins>
      <w:ins w:id="4136" w:author="像个男人一样" w:date="2018-03-21T01:58:00Z">
        <w:del w:id="4137" w:author="像个男人一样" w:date="2018-03-22T11:56:00Z">
          <w:r w:rsidR="00D5184D">
            <w:rPr>
              <w:b/>
            </w:rPr>
            <w:delText>错误！未指定顺序。错误！未指定顺序。</w:delText>
          </w:r>
        </w:del>
      </w:ins>
      <w:ins w:id="4138" w:author="像个男人一样" w:date="2018-03-21T01:57:00Z">
        <w:del w:id="4139" w:author="像个男人一样" w:date="2018-03-22T11:56:00Z">
          <w:r w:rsidR="00D5184D">
            <w:rPr>
              <w:b/>
            </w:rPr>
            <w:delText>错误！未指定顺序。</w:delText>
          </w:r>
        </w:del>
      </w:ins>
      <w:ins w:id="4140" w:author="像个男人一样" w:date="2018-03-21T01:48:00Z">
        <w:del w:id="4141" w:author="像个男人一样" w:date="2018-03-22T11:56:00Z">
          <w:r w:rsidR="00D5184D">
            <w:rPr>
              <w:b/>
            </w:rPr>
            <w:delText>错误！未指定顺序。错误！未指定顺序。</w:delText>
          </w:r>
        </w:del>
      </w:ins>
      <w:del w:id="4142" w:author="像个男人一样" w:date="2018-03-22T11:56:00Z">
        <w:r w:rsidR="00D5184D">
          <w:delText>3</w:delText>
        </w:r>
        <w:r w:rsidR="00D5184D">
          <w:fldChar w:fldCharType="end"/>
        </w:r>
      </w:del>
      <w:del w:id="4143" w:author="像个男人一样" w:date="2018-03-21T01:47:00Z">
        <w:r w:rsidR="00D5184D">
          <w:delText xml:space="preserve"> </w:delText>
        </w:r>
        <w:r w:rsidR="00D5184D">
          <w:rPr>
            <w:rFonts w:hint="eastAsia"/>
          </w:rPr>
          <w:delText>M</w:delText>
        </w:r>
        <w:r w:rsidR="00D5184D">
          <w:delText>EMS Gyroscope</w:delText>
        </w:r>
      </w:del>
      <w:bookmarkEnd w:id="4089"/>
    </w:p>
    <w:p w:rsidR="0087014B" w:rsidRDefault="00D5184D">
      <w:pPr>
        <w:jc w:val="center"/>
        <w:rPr>
          <w:ins w:id="4144" w:author="像个男人一样" w:date="2018-03-21T01:47:00Z"/>
        </w:rPr>
        <w:pPrChange w:id="4145" w:author="jie sun" w:date="2018-04-18T13:51:00Z">
          <w:pPr/>
        </w:pPrChange>
      </w:pPr>
      <w:del w:id="4146" w:author="jie sun" w:date="2018-04-18T13:50:00Z">
        <w:r w:rsidDel="000205F1">
          <w:rPr>
            <w:noProof/>
          </w:rPr>
          <w:drawing>
            <wp:inline distT="0" distB="0" distL="0" distR="0">
              <wp:extent cx="3891516" cy="255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04377" cy="2566598"/>
                      </a:xfrm>
                      <a:prstGeom prst="rect">
                        <a:avLst/>
                      </a:prstGeom>
                    </pic:spPr>
                  </pic:pic>
                </a:graphicData>
              </a:graphic>
            </wp:inline>
          </w:drawing>
        </w:r>
      </w:del>
      <w:moveToRangeStart w:id="4147" w:author="jie sun" w:date="2018-04-18T14:46:00Z" w:name="move511826139"/>
      <w:moveTo w:id="4148" w:author="jie sun" w:date="2018-04-18T14:46:00Z">
        <w:del w:id="4149" w:author="jie sun" w:date="2018-04-18T14:59:00Z">
          <w:r w:rsidR="002F47AE" w:rsidDel="00F00A9D">
            <w:rPr>
              <w:noProof/>
            </w:rPr>
            <w:drawing>
              <wp:inline distT="0" distB="0" distL="0" distR="0" wp14:anchorId="1A2A590E" wp14:editId="65A7338B">
                <wp:extent cx="4518182" cy="2542416"/>
                <wp:effectExtent l="0" t="0" r="0" b="0"/>
                <wp:docPr id="58" name="Picture 58"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22137" cy="2544641"/>
                        </a:xfrm>
                        <a:prstGeom prst="rect">
                          <a:avLst/>
                        </a:prstGeom>
                        <a:noFill/>
                        <a:ln>
                          <a:noFill/>
                        </a:ln>
                      </pic:spPr>
                    </pic:pic>
                  </a:graphicData>
                </a:graphic>
              </wp:inline>
            </w:drawing>
          </w:r>
        </w:del>
      </w:moveTo>
      <w:moveToRangeEnd w:id="4147"/>
    </w:p>
    <w:p w:rsidR="0087014B" w:rsidRDefault="00D5184D">
      <w:pPr>
        <w:pStyle w:val="Caption"/>
        <w:jc w:val="center"/>
        <w:pPrChange w:id="4150" w:author="jie sun" w:date="2018-04-16T21:40:00Z">
          <w:pPr/>
        </w:pPrChange>
      </w:pPr>
      <w:bookmarkStart w:id="4151" w:name="_Toc517801886"/>
      <w:ins w:id="4152" w:author="像个男人一样" w:date="2018-03-21T01:47:00Z">
        <w:r>
          <w:t xml:space="preserve">Figure </w:t>
        </w:r>
      </w:ins>
      <w:ins w:id="4153" w:author="JIE  SUN" w:date="2018-06-21T13:36:00Z">
        <w:r w:rsidR="00A64E7B">
          <w:fldChar w:fldCharType="begin"/>
        </w:r>
        <w:r w:rsidR="00A64E7B">
          <w:instrText xml:space="preserve"> STYLEREF 1 \s </w:instrText>
        </w:r>
      </w:ins>
      <w:r w:rsidR="00A64E7B">
        <w:fldChar w:fldCharType="separate"/>
      </w:r>
      <w:r w:rsidR="00A64E7B">
        <w:rPr>
          <w:noProof/>
        </w:rPr>
        <w:t>3</w:t>
      </w:r>
      <w:ins w:id="415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155" w:author="JIE  SUN" w:date="2018-06-21T13:36:00Z">
        <w:r w:rsidR="00A64E7B">
          <w:rPr>
            <w:noProof/>
          </w:rPr>
          <w:t>3</w:t>
        </w:r>
        <w:r w:rsidR="00A64E7B">
          <w:fldChar w:fldCharType="end"/>
        </w:r>
      </w:ins>
      <w:ins w:id="4156" w:author="jie sun" w:date="2018-04-19T13:00:00Z">
        <w:del w:id="4157" w:author="JIE  SUN" w:date="2018-06-21T13:34:00Z">
          <w:r w:rsidR="00083FE7" w:rsidDel="00A64E7B">
            <w:fldChar w:fldCharType="begin"/>
          </w:r>
          <w:r w:rsidR="00083FE7" w:rsidDel="00A64E7B">
            <w:delInstrText xml:space="preserve"> STYLEREF 1 \s </w:delInstrText>
          </w:r>
        </w:del>
      </w:ins>
      <w:del w:id="4158" w:author="JIE  SUN" w:date="2018-06-21T13:34:00Z">
        <w:r w:rsidR="00083FE7" w:rsidDel="00A64E7B">
          <w:fldChar w:fldCharType="separate"/>
        </w:r>
        <w:r w:rsidR="00083FE7" w:rsidDel="00A64E7B">
          <w:rPr>
            <w:noProof/>
          </w:rPr>
          <w:delText>3</w:delText>
        </w:r>
      </w:del>
      <w:ins w:id="4159" w:author="jie sun" w:date="2018-04-19T13:00:00Z">
        <w:del w:id="416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161" w:author="JIE  SUN" w:date="2018-06-21T13:34:00Z">
        <w:r w:rsidR="00083FE7" w:rsidDel="00A64E7B">
          <w:fldChar w:fldCharType="separate"/>
        </w:r>
      </w:del>
      <w:ins w:id="4162" w:author="jie sun" w:date="2018-04-19T13:00:00Z">
        <w:del w:id="4163" w:author="JIE  SUN" w:date="2018-06-21T13:34:00Z">
          <w:r w:rsidR="00083FE7" w:rsidDel="00A64E7B">
            <w:rPr>
              <w:noProof/>
            </w:rPr>
            <w:delText>3</w:delText>
          </w:r>
          <w:r w:rsidR="00083FE7" w:rsidDel="00A64E7B">
            <w:fldChar w:fldCharType="end"/>
          </w:r>
        </w:del>
      </w:ins>
      <w:ins w:id="4164" w:author="像个男人一样" w:date="2018-03-21T01:47:00Z">
        <w:del w:id="4165"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166" w:author="像个男人一样" w:date="2018-03-22T11:51:00Z">
        <w:del w:id="4167" w:author="jie sun" w:date="2018-04-10T21:45:00Z">
          <w:r w:rsidDel="00454521">
            <w:delText>3</w:delText>
          </w:r>
        </w:del>
      </w:ins>
      <w:ins w:id="4168" w:author="像个男人一样" w:date="2018-03-21T01:47:00Z">
        <w:del w:id="4169" w:author="jie sun" w:date="2018-04-10T21:45:00Z">
          <w:r w:rsidDel="00454521">
            <w:fldChar w:fldCharType="end"/>
          </w:r>
        </w:del>
        <w:bookmarkStart w:id="4170" w:name="_Toc1437"/>
        <w:bookmarkStart w:id="4171" w:name="_Toc1535"/>
        <w:bookmarkStart w:id="4172" w:name="_Toc14345"/>
        <w:bookmarkStart w:id="4173" w:name="_Toc3595"/>
        <w:bookmarkStart w:id="4174" w:name="_Toc28099"/>
        <w:bookmarkStart w:id="4175" w:name="_Toc17185"/>
        <w:bookmarkStart w:id="4176" w:name="_Toc27639"/>
        <w:bookmarkStart w:id="4177" w:name="_Toc7631"/>
        <w:bookmarkStart w:id="4178" w:name="_Toc21784"/>
        <w:bookmarkStart w:id="4179" w:name="_Toc24491"/>
        <w:bookmarkStart w:id="4180" w:name="_Toc24027"/>
        <w:bookmarkStart w:id="4181" w:name="_Toc24803"/>
        <w:bookmarkStart w:id="4182" w:name="_Toc7613"/>
        <w:bookmarkStart w:id="4183" w:name="_Toc22641"/>
        <w:bookmarkStart w:id="4184" w:name="_Toc22719"/>
        <w:bookmarkStart w:id="4185" w:name="_Toc27246"/>
        <w:bookmarkStart w:id="4186" w:name="_Toc14706"/>
        <w:bookmarkStart w:id="4187" w:name="_Toc23676"/>
        <w:bookmarkStart w:id="4188" w:name="_Toc19566"/>
        <w:bookmarkStart w:id="4189" w:name="_Toc22171"/>
        <w:bookmarkStart w:id="4190" w:name="_Toc8895"/>
        <w:bookmarkStart w:id="4191" w:name="_Toc16087"/>
        <w:bookmarkStart w:id="4192" w:name="_Toc22625"/>
        <w:bookmarkStart w:id="4193" w:name="_Toc709"/>
        <w:bookmarkStart w:id="4194" w:name="_Toc24494"/>
        <w:r>
          <w:rPr>
            <w:rFonts w:hint="eastAsia"/>
          </w:rPr>
          <w:t xml:space="preserve">: </w:t>
        </w:r>
      </w:ins>
      <w:bookmarkStart w:id="4195" w:name="OLE_LINK33"/>
      <w:ins w:id="4196" w:author="jie sun" w:date="2018-04-18T14:42:00Z">
        <w:r w:rsidR="00B47AF9">
          <w:t xml:space="preserve"> A </w:t>
        </w:r>
      </w:ins>
      <w:ins w:id="4197" w:author="像个男人一样" w:date="2018-03-21T01:47:00Z">
        <w:del w:id="4198" w:author="jie sun" w:date="2018-04-18T14:42:00Z">
          <w:r w:rsidDel="00B47AF9">
            <w:rPr>
              <w:rFonts w:hint="eastAsia"/>
            </w:rPr>
            <w:delText xml:space="preserve">MEMS </w:delText>
          </w:r>
        </w:del>
        <w:r>
          <w:rPr>
            <w:rFonts w:hint="eastAsia"/>
          </w:rPr>
          <w:t>Gyroscope</w:t>
        </w:r>
      </w:ins>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ins w:id="4199" w:author="jie sun" w:date="2018-04-18T14:43:00Z">
        <w:r w:rsidR="00B47AF9">
          <w:t xml:space="preserve"> </w:t>
        </w:r>
      </w:ins>
      <w:ins w:id="4200" w:author="jie sun" w:date="2018-04-18T14:47:00Z">
        <w:r w:rsidR="00C01919">
          <w:t xml:space="preserve">Works In </w:t>
        </w:r>
      </w:ins>
      <w:ins w:id="4201" w:author="jie sun" w:date="2018-04-18T14:59:00Z">
        <w:r w:rsidR="00F00A9D">
          <w:t>An Airplane</w:t>
        </w:r>
      </w:ins>
      <w:customXmlInsRangeStart w:id="4202" w:author="jie sun" w:date="2018-04-18T15:05:00Z"/>
      <w:sdt>
        <w:sdtPr>
          <w:id w:val="540254957"/>
          <w:citation/>
        </w:sdtPr>
        <w:sdtContent>
          <w:customXmlInsRangeEnd w:id="4202"/>
          <w:ins w:id="4203" w:author="jie sun" w:date="2018-04-18T15:05:00Z">
            <w:r w:rsidR="000E6AB3">
              <w:fldChar w:fldCharType="begin"/>
            </w:r>
            <w:r w:rsidR="000E6AB3">
              <w:instrText xml:space="preserve"> </w:instrText>
            </w:r>
            <w:r w:rsidR="000E6AB3">
              <w:rPr>
                <w:rFonts w:hint="eastAsia"/>
              </w:rPr>
              <w:instrText>CITATION Ste14 \l 2052</w:instrText>
            </w:r>
            <w:r w:rsidR="000E6AB3">
              <w:instrText xml:space="preserve"> </w:instrText>
            </w:r>
          </w:ins>
          <w:r w:rsidR="000E6AB3">
            <w:fldChar w:fldCharType="separate"/>
          </w:r>
          <w:r w:rsidR="006116D1">
            <w:rPr>
              <w:rFonts w:hint="eastAsia"/>
              <w:noProof/>
            </w:rPr>
            <w:t xml:space="preserve"> (Mraz, 2014)</w:t>
          </w:r>
          <w:ins w:id="4204" w:author="jie sun" w:date="2018-04-18T15:05:00Z">
            <w:r w:rsidR="000E6AB3">
              <w:fldChar w:fldCharType="end"/>
            </w:r>
          </w:ins>
          <w:customXmlInsRangeStart w:id="4205" w:author="jie sun" w:date="2018-04-18T15:05:00Z"/>
        </w:sdtContent>
      </w:sdt>
      <w:customXmlInsRangeEnd w:id="4205"/>
      <w:bookmarkEnd w:id="4151"/>
    </w:p>
    <w:p w:rsidR="0087014B" w:rsidRDefault="00D5184D">
      <w:r>
        <w:t>Absolutely, a gyroscope must be used to test the angular velocity or the orientation, so here we only need to solve two questions:</w:t>
      </w:r>
    </w:p>
    <w:p w:rsidR="0087014B" w:rsidRDefault="00D5184D">
      <w:pPr>
        <w:numPr>
          <w:ilvl w:val="0"/>
          <w:numId w:val="5"/>
        </w:numPr>
      </w:pPr>
      <w:r>
        <w:t xml:space="preserve">How to judge the current orientation of movement. </w:t>
      </w:r>
    </w:p>
    <w:p w:rsidR="0087014B" w:rsidRDefault="00D5184D">
      <w:pPr>
        <w:numPr>
          <w:ilvl w:val="0"/>
          <w:numId w:val="5"/>
        </w:numPr>
      </w:pPr>
      <w:r>
        <w:t>How to get the correct angle of the phone in every axis.</w:t>
      </w:r>
    </w:p>
    <w:p w:rsidR="0087014B" w:rsidRDefault="00D5184D">
      <w:pPr>
        <w:pStyle w:val="Heading3"/>
      </w:pPr>
      <w:bookmarkStart w:id="4206" w:name="_Toc22411"/>
      <w:bookmarkStart w:id="4207" w:name="_Toc28818"/>
      <w:bookmarkStart w:id="4208" w:name="_Toc4250"/>
      <w:bookmarkStart w:id="4209" w:name="_Toc25938"/>
      <w:bookmarkStart w:id="4210" w:name="_Toc26786"/>
      <w:bookmarkStart w:id="4211" w:name="_Toc24441"/>
      <w:bookmarkStart w:id="4212" w:name="_Toc288"/>
      <w:bookmarkStart w:id="4213" w:name="_Toc449"/>
      <w:bookmarkStart w:id="4214" w:name="_Toc24342"/>
      <w:bookmarkStart w:id="4215" w:name="_Toc517813760"/>
      <w:r>
        <w:t xml:space="preserve">Get </w:t>
      </w:r>
      <w:ins w:id="4216" w:author="jie sun" w:date="2018-04-16T21:20:00Z">
        <w:r w:rsidR="00F56A89">
          <w:t>T</w:t>
        </w:r>
      </w:ins>
      <w:del w:id="4217" w:author="jie sun" w:date="2018-04-16T21:20:00Z">
        <w:r w:rsidDel="00F56A89">
          <w:delText>t</w:delText>
        </w:r>
      </w:del>
      <w:r>
        <w:t xml:space="preserve">he </w:t>
      </w:r>
      <w:ins w:id="4218" w:author="jie sun" w:date="2018-04-16T21:20:00Z">
        <w:r w:rsidR="00F56A89">
          <w:rPr>
            <w:rFonts w:hint="eastAsia"/>
          </w:rPr>
          <w:t>C</w:t>
        </w:r>
      </w:ins>
      <w:del w:id="4219" w:author="jie sun" w:date="2018-04-16T21:20:00Z">
        <w:r w:rsidDel="00F56A89">
          <w:delText>c</w:delText>
        </w:r>
      </w:del>
      <w:r>
        <w:t xml:space="preserve">urrent </w:t>
      </w:r>
      <w:ins w:id="4220" w:author="jie sun" w:date="2018-04-16T21:20:00Z">
        <w:r w:rsidR="00F56A89">
          <w:t>O</w:t>
        </w:r>
      </w:ins>
      <w:del w:id="4221" w:author="jie sun" w:date="2018-04-16T21:20:00Z">
        <w:r w:rsidDel="00F56A89">
          <w:delText>o</w:delText>
        </w:r>
      </w:del>
      <w:r>
        <w:t xml:space="preserve">rientation </w:t>
      </w:r>
      <w:ins w:id="4222" w:author="jie sun" w:date="2018-04-16T21:20:00Z">
        <w:r w:rsidR="00F56A89">
          <w:t>O</w:t>
        </w:r>
      </w:ins>
      <w:del w:id="4223" w:author="jie sun" w:date="2018-04-16T21:20:00Z">
        <w:r w:rsidDel="00F56A89">
          <w:delText>o</w:delText>
        </w:r>
      </w:del>
      <w:r>
        <w:t xml:space="preserve">f </w:t>
      </w:r>
      <w:ins w:id="4224" w:author="jie sun" w:date="2018-04-16T21:20:00Z">
        <w:r w:rsidR="00F56A89">
          <w:t>M</w:t>
        </w:r>
      </w:ins>
      <w:del w:id="4225" w:author="jie sun" w:date="2018-04-16T21:20:00Z">
        <w:r w:rsidDel="00F56A89">
          <w:delText>m</w:delText>
        </w:r>
      </w:del>
      <w:r>
        <w:t xml:space="preserve">ovement </w:t>
      </w:r>
      <w:ins w:id="4226" w:author="jie sun" w:date="2018-04-16T21:20:00Z">
        <w:r w:rsidR="00F56A89">
          <w:t>O</w:t>
        </w:r>
      </w:ins>
      <w:del w:id="4227" w:author="jie sun" w:date="2018-04-16T21:20:00Z">
        <w:r w:rsidDel="00F56A89">
          <w:delText>o</w:delText>
        </w:r>
      </w:del>
      <w:r>
        <w:t xml:space="preserve">f </w:t>
      </w:r>
      <w:ins w:id="4228" w:author="jie sun" w:date="2018-04-16T21:20:00Z">
        <w:r w:rsidR="00F56A89">
          <w:t>T</w:t>
        </w:r>
      </w:ins>
      <w:del w:id="4229" w:author="jie sun" w:date="2018-04-16T21:20:00Z">
        <w:r w:rsidDel="00F56A89">
          <w:delText>t</w:delText>
        </w:r>
      </w:del>
      <w:r>
        <w:t xml:space="preserve">he </w:t>
      </w:r>
      <w:ins w:id="4230" w:author="jie sun" w:date="2018-04-16T21:20:00Z">
        <w:r w:rsidR="00F56A89">
          <w:t>P</w:t>
        </w:r>
      </w:ins>
      <w:del w:id="4231" w:author="jie sun" w:date="2018-04-16T21:20:00Z">
        <w:r w:rsidDel="00F56A89">
          <w:delText>p</w:delText>
        </w:r>
      </w:del>
      <w:r>
        <w:t>hone.</w:t>
      </w:r>
      <w:bookmarkEnd w:id="4206"/>
      <w:bookmarkEnd w:id="4207"/>
      <w:bookmarkEnd w:id="4208"/>
      <w:bookmarkEnd w:id="4209"/>
      <w:bookmarkEnd w:id="4210"/>
      <w:bookmarkEnd w:id="4211"/>
      <w:bookmarkEnd w:id="4212"/>
      <w:bookmarkEnd w:id="4213"/>
      <w:bookmarkEnd w:id="4214"/>
      <w:bookmarkEnd w:id="4215"/>
    </w:p>
    <w:p w:rsidR="0087014B" w:rsidDel="00FD23D0" w:rsidRDefault="00D5184D">
      <w:pPr>
        <w:pStyle w:val="Caption"/>
        <w:rPr>
          <w:del w:id="4232" w:author="像个男人一样" w:date="2018-03-22T11:56:00Z"/>
        </w:rPr>
      </w:pPr>
      <w:r w:rsidRPr="00B43FCE">
        <w:t xml:space="preserve">There is a </w:t>
      </w:r>
      <w:del w:id="4233" w:author="像个男人一样" w:date="2018-03-21T23:14:00Z">
        <w:r w:rsidRPr="008A0A66">
          <w:rPr>
            <w:iCs w:val="0"/>
            <w:color w:val="auto"/>
            <w:sz w:val="24"/>
            <w:szCs w:val="22"/>
            <w:rPrChange w:id="4234" w:author="jie sun" w:date="2018-04-16T22:41:00Z">
              <w:rPr>
                <w:iCs w:val="0"/>
                <w:lang w:val="en-US"/>
              </w:rPr>
            </w:rPrChange>
          </w:rPr>
          <w:delText>Picture 3.2.2.1</w:delText>
        </w:r>
      </w:del>
      <w:ins w:id="4235" w:author="像个男人一样" w:date="2018-03-21T23:14:00Z">
        <w:r w:rsidRPr="008A0A66">
          <w:rPr>
            <w:iCs w:val="0"/>
            <w:color w:val="auto"/>
            <w:sz w:val="24"/>
            <w:szCs w:val="22"/>
            <w:rPrChange w:id="4236" w:author="jie sun" w:date="2018-04-16T22:41:00Z">
              <w:rPr>
                <w:iCs w:val="0"/>
                <w:lang w:val="en-US"/>
              </w:rPr>
            </w:rPrChange>
          </w:rPr>
          <w:t>figure 3.4</w:t>
        </w:r>
      </w:ins>
      <w:r w:rsidRPr="00B43FCE">
        <w:t xml:space="preserve"> below showing </w:t>
      </w:r>
      <w:ins w:id="4237" w:author="jie sun" w:date="2018-04-18T15:01:00Z">
        <w:r w:rsidR="00D530C9">
          <w:t xml:space="preserve">the gyroscope in a phone with </w:t>
        </w:r>
      </w:ins>
      <w:r w:rsidRPr="00B43FCE">
        <w:t xml:space="preserve">the </w:t>
      </w:r>
      <w:del w:id="4238" w:author="jie sun" w:date="2018-04-18T14:56:00Z">
        <w:r w:rsidRPr="00B43FCE" w:rsidDel="004E0C70">
          <w:delText xml:space="preserve">position of the gyroscope chip of the iPhone in the centre of the coordinate axis with </w:delText>
        </w:r>
      </w:del>
      <w:r w:rsidRPr="00B43FCE">
        <w:t>three direction axes: roll, pitch and yaw (x, y and z)</w:t>
      </w:r>
      <w:del w:id="4239" w:author="jie sun" w:date="2018-04-18T14:56:00Z">
        <w:r w:rsidRPr="00B43FCE" w:rsidDel="00DB7D4F">
          <w:delText>, and they are (almost</w:delText>
        </w:r>
      </w:del>
      <w:ins w:id="4240" w:author="像个男人一样" w:date="2018-03-21T23:14:00Z">
        <w:del w:id="4241" w:author="jie sun" w:date="2018-04-18T14:56:00Z">
          <w:r w:rsidRPr="00806241" w:rsidDel="00DB7D4F">
            <w:rPr>
              <w:iCs w:val="0"/>
              <w:color w:val="auto"/>
              <w:sz w:val="24"/>
              <w:szCs w:val="22"/>
              <w:rPrChange w:id="4242" w:author="jie sun" w:date="2018-04-18T00:15:00Z">
                <w:rPr>
                  <w:iCs w:val="0"/>
                  <w:lang w:val="en-US"/>
                </w:rPr>
              </w:rPrChange>
            </w:rPr>
            <w:delText xml:space="preserve"> 0 </w:delText>
          </w:r>
        </w:del>
      </w:ins>
      <w:del w:id="4243" w:author="jie sun" w:date="2018-04-18T14:56:00Z">
        <w:r w:rsidRPr="00B43FCE" w:rsidDel="00DB7D4F">
          <w:delText>) 0 degrees</w:delText>
        </w:r>
      </w:del>
      <w:r w:rsidRPr="00B43FCE">
        <w:t>.</w:t>
      </w:r>
      <w:r w:rsidRPr="00DC4494">
        <w:t xml:space="preserve"> </w:t>
      </w:r>
      <w:ins w:id="4244" w:author="jie sun" w:date="2018-04-18T14:57:00Z">
        <w:r w:rsidR="00102BFD">
          <w:t xml:space="preserve">When the </w:t>
        </w:r>
      </w:ins>
      <w:ins w:id="4245" w:author="jie sun" w:date="2018-04-18T14:58:00Z">
        <w:r w:rsidR="00102BFD">
          <w:t>phone moves around any axes, the angular velocity in each axis can be detected by the Gyro in the c</w:t>
        </w:r>
      </w:ins>
      <w:ins w:id="4246" w:author="jie sun" w:date="2018-04-18T14:59:00Z">
        <w:r w:rsidR="00102BFD">
          <w:t xml:space="preserve">entre </w:t>
        </w:r>
      </w:ins>
      <w:ins w:id="4247" w:author="jie sun" w:date="2018-04-18T15:00:00Z">
        <w:r w:rsidR="0085096F">
          <w:t>position</w:t>
        </w:r>
      </w:ins>
      <w:ins w:id="4248" w:author="jie sun" w:date="2018-04-18T14:59:00Z">
        <w:r w:rsidR="00102BFD">
          <w:t>.</w:t>
        </w:r>
      </w:ins>
    </w:p>
    <w:p w:rsidR="00FD23D0" w:rsidRPr="00FD23D0" w:rsidRDefault="00FD23D0" w:rsidP="00495DE5">
      <w:pPr>
        <w:numPr>
          <w:ins w:id="4249" w:author="像个男人一样" w:date="2018-03-21T21:37:00Z"/>
        </w:numPr>
        <w:rPr>
          <w:ins w:id="4250" w:author="jie sun" w:date="2018-04-16T22:28:00Z"/>
        </w:rPr>
      </w:pPr>
    </w:p>
    <w:p w:rsidR="0087014B" w:rsidRDefault="00AC3D64">
      <w:pPr>
        <w:pStyle w:val="Caption"/>
        <w:jc w:val="center"/>
        <w:pPrChange w:id="4251" w:author="jie sun" w:date="2018-04-18T15:40:00Z">
          <w:pPr>
            <w:pStyle w:val="Subtitle"/>
          </w:pPr>
        </w:pPrChange>
      </w:pPr>
      <w:bookmarkStart w:id="4252" w:name="_Toc505291909"/>
      <w:ins w:id="4253" w:author="jie sun" w:date="2018-04-18T15:40:00Z">
        <w:r>
          <w:rPr>
            <w:noProof/>
          </w:rPr>
          <w:lastRenderedPageBreak/>
          <w:drawing>
            <wp:inline distT="0" distB="0" distL="0" distR="0">
              <wp:extent cx="4386624" cy="244838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5518" cy="2453350"/>
                      </a:xfrm>
                      <a:prstGeom prst="rect">
                        <a:avLst/>
                      </a:prstGeom>
                      <a:noFill/>
                      <a:ln>
                        <a:noFill/>
                      </a:ln>
                    </pic:spPr>
                  </pic:pic>
                </a:graphicData>
              </a:graphic>
            </wp:inline>
          </w:drawing>
        </w:r>
      </w:ins>
      <w:del w:id="4254"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4255" w:author="像个男人一样" w:date="2018-03-22T11:51:00Z">
        <w:del w:id="4256" w:author="像个男人一样" w:date="2018-03-22T11:56:00Z">
          <w:r w:rsidR="00D5184D">
            <w:rPr>
              <w:b/>
            </w:rPr>
            <w:delText>错误！未指定顺序。</w:delText>
          </w:r>
        </w:del>
      </w:ins>
      <w:ins w:id="4257" w:author="像个男人一样" w:date="2018-03-21T23:39:00Z">
        <w:del w:id="4258" w:author="像个男人一样" w:date="2018-03-22T11:56:00Z">
          <w:r w:rsidR="00D5184D">
            <w:rPr>
              <w:b/>
            </w:rPr>
            <w:delText>错误！未指定顺序。</w:delText>
          </w:r>
        </w:del>
      </w:ins>
      <w:ins w:id="4259" w:author="像个男人一样" w:date="2018-03-21T23:10:00Z">
        <w:del w:id="4260" w:author="像个男人一样" w:date="2018-03-22T11:56:00Z">
          <w:r w:rsidR="00D5184D">
            <w:rPr>
              <w:b/>
            </w:rPr>
            <w:delText>错误！未指定顺序。</w:delText>
          </w:r>
        </w:del>
      </w:ins>
      <w:ins w:id="4261" w:author="像个男人一样" w:date="2018-03-21T23:08:00Z">
        <w:del w:id="4262" w:author="像个男人一样" w:date="2018-03-22T11:56:00Z">
          <w:r w:rsidR="00D5184D">
            <w:rPr>
              <w:b/>
            </w:rPr>
            <w:delText>错误！未指定顺序。</w:delText>
          </w:r>
        </w:del>
      </w:ins>
      <w:ins w:id="4263" w:author="像个男人一样" w:date="2018-03-21T02:33:00Z">
        <w:del w:id="4264" w:author="像个男人一样" w:date="2018-03-22T11:56:00Z">
          <w:r w:rsidR="00D5184D">
            <w:rPr>
              <w:b/>
            </w:rPr>
            <w:delText>错误！未指定顺序。错误！未指定顺序。</w:delText>
          </w:r>
        </w:del>
      </w:ins>
      <w:ins w:id="4265" w:author="像个男人一样" w:date="2018-03-21T02:31:00Z">
        <w:del w:id="4266" w:author="像个男人一样" w:date="2018-03-22T11:56:00Z">
          <w:r w:rsidR="00D5184D">
            <w:rPr>
              <w:b/>
            </w:rPr>
            <w:delText>错误！未指定顺序。</w:delText>
          </w:r>
        </w:del>
      </w:ins>
      <w:ins w:id="4267" w:author="像个男人一样" w:date="2018-03-21T02:30:00Z">
        <w:del w:id="4268" w:author="像个男人一样" w:date="2018-03-22T11:56:00Z">
          <w:r w:rsidR="00D5184D">
            <w:rPr>
              <w:b/>
            </w:rPr>
            <w:delText>错误！未指定顺序。</w:delText>
          </w:r>
        </w:del>
      </w:ins>
      <w:ins w:id="4269" w:author="像个男人一样" w:date="2018-03-21T02:29:00Z">
        <w:del w:id="4270" w:author="像个男人一样" w:date="2018-03-22T11:56:00Z">
          <w:r w:rsidR="00D5184D">
            <w:rPr>
              <w:b/>
            </w:rPr>
            <w:delText>错误！未指定顺序。错误！未指定顺序。</w:delText>
          </w:r>
        </w:del>
      </w:ins>
      <w:ins w:id="4271" w:author="像个男人一样" w:date="2018-03-21T02:26:00Z">
        <w:del w:id="4272" w:author="像个男人一样" w:date="2018-03-22T11:56:00Z">
          <w:r w:rsidR="00D5184D">
            <w:rPr>
              <w:b/>
            </w:rPr>
            <w:delText>错误！未指定顺序。</w:delText>
          </w:r>
        </w:del>
      </w:ins>
      <w:ins w:id="4273" w:author="像个男人一样" w:date="2018-03-21T02:25:00Z">
        <w:del w:id="4274" w:author="像个男人一样" w:date="2018-03-22T11:56:00Z">
          <w:r w:rsidR="00D5184D">
            <w:rPr>
              <w:b/>
            </w:rPr>
            <w:delText>错误！未指定顺序。</w:delText>
          </w:r>
        </w:del>
      </w:ins>
      <w:ins w:id="4275" w:author="像个男人一样" w:date="2018-03-21T02:24:00Z">
        <w:del w:id="4276" w:author="像个男人一样" w:date="2018-03-22T11:56:00Z">
          <w:r w:rsidR="00D5184D">
            <w:rPr>
              <w:b/>
            </w:rPr>
            <w:delText>错误！未指定顺序。</w:delText>
          </w:r>
        </w:del>
      </w:ins>
      <w:ins w:id="4277" w:author="像个男人一样" w:date="2018-03-21T02:23:00Z">
        <w:del w:id="4278" w:author="像个男人一样" w:date="2018-03-22T11:56:00Z">
          <w:r w:rsidR="00D5184D">
            <w:rPr>
              <w:b/>
            </w:rPr>
            <w:delText>错误！未指定顺序。</w:delText>
          </w:r>
        </w:del>
      </w:ins>
      <w:ins w:id="4279" w:author="像个男人一样" w:date="2018-03-21T02:22:00Z">
        <w:del w:id="4280" w:author="像个男人一样" w:date="2018-03-22T11:56:00Z">
          <w:r w:rsidR="00D5184D">
            <w:rPr>
              <w:b/>
            </w:rPr>
            <w:delText>错误！未指定顺序。</w:delText>
          </w:r>
        </w:del>
      </w:ins>
      <w:ins w:id="4281" w:author="像个男人一样" w:date="2018-03-21T02:17:00Z">
        <w:del w:id="4282" w:author="像个男人一样" w:date="2018-03-22T11:56:00Z">
          <w:r w:rsidR="00D5184D">
            <w:rPr>
              <w:b/>
            </w:rPr>
            <w:delText>错误！未指定顺序。错误！未指定顺序。错误！未指定顺序。</w:delText>
          </w:r>
        </w:del>
      </w:ins>
      <w:ins w:id="4283" w:author="像个男人一样" w:date="2018-03-21T02:15:00Z">
        <w:del w:id="4284" w:author="像个男人一样" w:date="2018-03-22T11:56:00Z">
          <w:r w:rsidR="00D5184D">
            <w:rPr>
              <w:b/>
            </w:rPr>
            <w:delText>错误！未指定顺序。</w:delText>
          </w:r>
        </w:del>
      </w:ins>
      <w:ins w:id="4285" w:author="像个男人一样" w:date="2018-03-21T02:14:00Z">
        <w:del w:id="4286" w:author="像个男人一样" w:date="2018-03-22T11:56:00Z">
          <w:r w:rsidR="00D5184D">
            <w:rPr>
              <w:b/>
            </w:rPr>
            <w:delText>错误！未指定顺序。</w:delText>
          </w:r>
        </w:del>
      </w:ins>
      <w:ins w:id="4287" w:author="像个男人一样" w:date="2018-03-21T02:13:00Z">
        <w:del w:id="4288" w:author="像个男人一样" w:date="2018-03-22T11:56:00Z">
          <w:r w:rsidR="00D5184D">
            <w:rPr>
              <w:b/>
            </w:rPr>
            <w:delText>错误！未指定顺序。</w:delText>
          </w:r>
        </w:del>
      </w:ins>
      <w:ins w:id="4289" w:author="像个男人一样" w:date="2018-03-21T02:12:00Z">
        <w:del w:id="4290" w:author="像个男人一样" w:date="2018-03-22T11:56:00Z">
          <w:r w:rsidR="00D5184D">
            <w:rPr>
              <w:b/>
            </w:rPr>
            <w:delText>错误！未指定顺序。</w:delText>
          </w:r>
        </w:del>
      </w:ins>
      <w:ins w:id="4291" w:author="像个男人一样" w:date="2018-03-21T02:02:00Z">
        <w:del w:id="4292" w:author="像个男人一样" w:date="2018-03-22T11:56:00Z">
          <w:r w:rsidR="00D5184D">
            <w:rPr>
              <w:b/>
            </w:rPr>
            <w:delText>错误！未指定顺序。错误！未指定顺序。</w:delText>
          </w:r>
        </w:del>
      </w:ins>
      <w:ins w:id="4293" w:author="像个男人一样" w:date="2018-03-21T02:01:00Z">
        <w:del w:id="4294" w:author="像个男人一样" w:date="2018-03-22T11:56:00Z">
          <w:r w:rsidR="00D5184D">
            <w:rPr>
              <w:b/>
            </w:rPr>
            <w:delText>错误！未指定顺序。</w:delText>
          </w:r>
        </w:del>
      </w:ins>
      <w:ins w:id="4295" w:author="像个男人一样" w:date="2018-03-21T02:00:00Z">
        <w:del w:id="4296" w:author="像个男人一样" w:date="2018-03-22T11:56:00Z">
          <w:r w:rsidR="00D5184D">
            <w:rPr>
              <w:b/>
            </w:rPr>
            <w:delText>错误！未指定顺序。</w:delText>
          </w:r>
        </w:del>
      </w:ins>
      <w:ins w:id="4297" w:author="像个男人一样" w:date="2018-03-21T01:59:00Z">
        <w:del w:id="4298" w:author="像个男人一样" w:date="2018-03-22T11:56:00Z">
          <w:r w:rsidR="00D5184D">
            <w:rPr>
              <w:b/>
            </w:rPr>
            <w:delText>错误！未指定顺序。</w:delText>
          </w:r>
        </w:del>
      </w:ins>
      <w:ins w:id="4299" w:author="像个男人一样" w:date="2018-03-21T01:58:00Z">
        <w:del w:id="4300" w:author="像个男人一样" w:date="2018-03-22T11:56:00Z">
          <w:r w:rsidR="00D5184D">
            <w:rPr>
              <w:b/>
            </w:rPr>
            <w:delText>错误！未指定顺序。错误！未指定顺序。</w:delText>
          </w:r>
        </w:del>
      </w:ins>
      <w:ins w:id="4301" w:author="像个男人一样" w:date="2018-03-21T01:57:00Z">
        <w:del w:id="4302" w:author="像个男人一样" w:date="2018-03-22T11:56:00Z">
          <w:r w:rsidR="00D5184D">
            <w:rPr>
              <w:b/>
            </w:rPr>
            <w:delText>错误！未指定顺序。</w:delText>
          </w:r>
        </w:del>
      </w:ins>
      <w:ins w:id="4303" w:author="像个男人一样" w:date="2018-03-21T01:48:00Z">
        <w:del w:id="4304" w:author="像个男人一样" w:date="2018-03-22T11:56:00Z">
          <w:r w:rsidR="00D5184D">
            <w:rPr>
              <w:b/>
            </w:rPr>
            <w:delText>错误！未指定顺序。</w:delText>
          </w:r>
        </w:del>
      </w:ins>
      <w:del w:id="4305" w:author="像个男人一样" w:date="2018-03-22T11:56:00Z">
        <w:r w:rsidR="00D5184D">
          <w:delText>4</w:delText>
        </w:r>
        <w:r w:rsidR="00D5184D">
          <w:fldChar w:fldCharType="end"/>
        </w:r>
      </w:del>
      <w:del w:id="4306" w:author="像个男人一样" w:date="2018-03-21T01:48:00Z">
        <w:r w:rsidR="00D5184D">
          <w:delText xml:space="preserve"> </w:delText>
        </w:r>
      </w:del>
      <w:del w:id="4307" w:author="像个男人一样" w:date="2018-03-21T01:47:00Z">
        <w:r w:rsidR="00D5184D">
          <w:delText>Gyroscope in iPhone</w:delText>
        </w:r>
      </w:del>
      <w:bookmarkEnd w:id="4252"/>
    </w:p>
    <w:p w:rsidR="0087014B" w:rsidRDefault="00D5184D">
      <w:pPr>
        <w:jc w:val="center"/>
        <w:rPr>
          <w:ins w:id="4308" w:author="像个男人一样" w:date="2018-03-21T01:47:00Z"/>
        </w:rPr>
        <w:pPrChange w:id="4309" w:author="jie sun" w:date="2018-04-16T21:40:00Z">
          <w:pPr/>
        </w:pPrChange>
      </w:pPr>
      <w:del w:id="4310" w:author="jie sun" w:date="2018-04-18T13:22:00Z">
        <w:r w:rsidDel="005B374E">
          <w:rPr>
            <w:noProof/>
          </w:rPr>
          <w:drawing>
            <wp:inline distT="0" distB="0" distL="0" distR="0">
              <wp:extent cx="5402938" cy="26368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42292" cy="2656082"/>
                      </a:xfrm>
                      <a:prstGeom prst="rect">
                        <a:avLst/>
                      </a:prstGeom>
                    </pic:spPr>
                  </pic:pic>
                </a:graphicData>
              </a:graphic>
            </wp:inline>
          </w:drawing>
        </w:r>
      </w:del>
    </w:p>
    <w:p w:rsidR="0087014B" w:rsidRDefault="00D5184D">
      <w:pPr>
        <w:pStyle w:val="Caption"/>
        <w:jc w:val="center"/>
        <w:pPrChange w:id="4311" w:author="jie sun" w:date="2018-04-16T21:40:00Z">
          <w:pPr/>
        </w:pPrChange>
      </w:pPr>
      <w:bookmarkStart w:id="4312" w:name="_Toc517801887"/>
      <w:ins w:id="4313" w:author="像个男人一样" w:date="2018-03-21T01:48:00Z">
        <w:r>
          <w:t xml:space="preserve">Figure </w:t>
        </w:r>
      </w:ins>
      <w:ins w:id="4314" w:author="JIE  SUN" w:date="2018-06-21T13:36:00Z">
        <w:r w:rsidR="00A64E7B">
          <w:fldChar w:fldCharType="begin"/>
        </w:r>
        <w:r w:rsidR="00A64E7B">
          <w:instrText xml:space="preserve"> STYLEREF 1 \s </w:instrText>
        </w:r>
      </w:ins>
      <w:r w:rsidR="00A64E7B">
        <w:fldChar w:fldCharType="separate"/>
      </w:r>
      <w:r w:rsidR="00A64E7B">
        <w:rPr>
          <w:noProof/>
        </w:rPr>
        <w:t>3</w:t>
      </w:r>
      <w:ins w:id="431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316" w:author="JIE  SUN" w:date="2018-06-21T13:36:00Z">
        <w:r w:rsidR="00A64E7B">
          <w:rPr>
            <w:noProof/>
          </w:rPr>
          <w:t>4</w:t>
        </w:r>
        <w:r w:rsidR="00A64E7B">
          <w:fldChar w:fldCharType="end"/>
        </w:r>
      </w:ins>
      <w:ins w:id="4317" w:author="jie sun" w:date="2018-04-19T13:00:00Z">
        <w:del w:id="4318" w:author="JIE  SUN" w:date="2018-06-21T13:34:00Z">
          <w:r w:rsidR="00083FE7" w:rsidDel="00A64E7B">
            <w:fldChar w:fldCharType="begin"/>
          </w:r>
          <w:r w:rsidR="00083FE7" w:rsidDel="00A64E7B">
            <w:delInstrText xml:space="preserve"> STYLEREF 1 \s </w:delInstrText>
          </w:r>
        </w:del>
      </w:ins>
      <w:del w:id="4319" w:author="JIE  SUN" w:date="2018-06-21T13:34:00Z">
        <w:r w:rsidR="00083FE7" w:rsidDel="00A64E7B">
          <w:fldChar w:fldCharType="separate"/>
        </w:r>
        <w:r w:rsidR="00083FE7" w:rsidDel="00A64E7B">
          <w:rPr>
            <w:noProof/>
          </w:rPr>
          <w:delText>3</w:delText>
        </w:r>
      </w:del>
      <w:ins w:id="4320" w:author="jie sun" w:date="2018-04-19T13:00:00Z">
        <w:del w:id="432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322" w:author="JIE  SUN" w:date="2018-06-21T13:34:00Z">
        <w:r w:rsidR="00083FE7" w:rsidDel="00A64E7B">
          <w:fldChar w:fldCharType="separate"/>
        </w:r>
      </w:del>
      <w:ins w:id="4323" w:author="jie sun" w:date="2018-04-19T13:00:00Z">
        <w:del w:id="4324" w:author="JIE  SUN" w:date="2018-06-21T13:34:00Z">
          <w:r w:rsidR="00083FE7" w:rsidDel="00A64E7B">
            <w:rPr>
              <w:noProof/>
            </w:rPr>
            <w:delText>4</w:delText>
          </w:r>
          <w:r w:rsidR="00083FE7" w:rsidDel="00A64E7B">
            <w:fldChar w:fldCharType="end"/>
          </w:r>
        </w:del>
      </w:ins>
      <w:ins w:id="4325" w:author="像个男人一样" w:date="2018-03-21T01:48:00Z">
        <w:del w:id="4326"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327" w:author="像个男人一样" w:date="2018-03-22T11:51:00Z">
        <w:del w:id="4328" w:author="jie sun" w:date="2018-04-10T21:45:00Z">
          <w:r w:rsidDel="00454521">
            <w:delText>4</w:delText>
          </w:r>
        </w:del>
      </w:ins>
      <w:ins w:id="4329" w:author="像个男人一样" w:date="2018-03-21T01:48:00Z">
        <w:del w:id="4330" w:author="jie sun" w:date="2018-04-10T21:45:00Z">
          <w:r w:rsidDel="00454521">
            <w:fldChar w:fldCharType="end"/>
          </w:r>
        </w:del>
        <w:bookmarkStart w:id="4331" w:name="_Toc17654"/>
        <w:bookmarkStart w:id="4332" w:name="_Toc15781"/>
        <w:bookmarkStart w:id="4333" w:name="_Toc10585"/>
        <w:bookmarkStart w:id="4334" w:name="_Toc17197"/>
        <w:bookmarkStart w:id="4335" w:name="_Toc10511"/>
        <w:bookmarkStart w:id="4336" w:name="_Toc19701"/>
        <w:bookmarkStart w:id="4337" w:name="_Toc5180"/>
        <w:bookmarkStart w:id="4338" w:name="_Toc29640"/>
        <w:bookmarkStart w:id="4339" w:name="_Toc9716"/>
        <w:bookmarkStart w:id="4340" w:name="_Toc5185"/>
        <w:bookmarkStart w:id="4341" w:name="_Toc4346"/>
        <w:bookmarkStart w:id="4342" w:name="_Toc22744"/>
        <w:bookmarkStart w:id="4343" w:name="_Toc23803"/>
        <w:bookmarkStart w:id="4344" w:name="_Toc9353"/>
        <w:bookmarkStart w:id="4345" w:name="_Toc10034"/>
        <w:bookmarkStart w:id="4346" w:name="_Toc21048"/>
        <w:bookmarkStart w:id="4347" w:name="_Toc17430"/>
        <w:bookmarkStart w:id="4348" w:name="_Toc18740"/>
        <w:bookmarkStart w:id="4349" w:name="_Toc12264"/>
        <w:bookmarkStart w:id="4350" w:name="_Toc30206"/>
        <w:bookmarkStart w:id="4351" w:name="_Toc29854"/>
        <w:bookmarkStart w:id="4352" w:name="_Toc17162"/>
        <w:bookmarkStart w:id="4353" w:name="_Toc8931"/>
        <w:bookmarkStart w:id="4354" w:name="_Toc22962"/>
        <w:bookmarkStart w:id="4355" w:name="_Toc8623"/>
        <w:r>
          <w:rPr>
            <w:rFonts w:hint="eastAsia"/>
          </w:rPr>
          <w:t xml:space="preserve">: Gyroscope </w:t>
        </w:r>
      </w:ins>
      <w:ins w:id="4356" w:author="jie sun" w:date="2018-04-18T15:32:00Z">
        <w:r w:rsidR="00BE0251">
          <w:t xml:space="preserve">Sensor </w:t>
        </w:r>
      </w:ins>
      <w:ins w:id="4357" w:author="jie sun" w:date="2018-04-16T22:29:00Z">
        <w:r w:rsidR="000E4DAF">
          <w:t>I</w:t>
        </w:r>
      </w:ins>
      <w:ins w:id="4358" w:author="jie sun" w:date="2018-04-18T14:54:00Z">
        <w:r w:rsidR="000853D9">
          <w:t>n A</w:t>
        </w:r>
      </w:ins>
      <w:ins w:id="4359" w:author="jie sun" w:date="2018-04-18T15:27:00Z">
        <w:r w:rsidR="00565B55">
          <w:t xml:space="preserve"> Phone</w:t>
        </w:r>
      </w:ins>
      <w:ins w:id="4360" w:author="jie sun" w:date="2018-04-18T15:28:00Z">
        <w:r w:rsidR="00BE0251">
          <w:t xml:space="preserve"> </w:t>
        </w:r>
      </w:ins>
      <w:customXmlInsRangeStart w:id="4361" w:author="jie sun" w:date="2018-04-18T15:44:00Z"/>
      <w:sdt>
        <w:sdtPr>
          <w:id w:val="-464507338"/>
          <w:citation/>
        </w:sdtPr>
        <w:sdtContent>
          <w:customXmlInsRangeEnd w:id="4361"/>
          <w:ins w:id="4362" w:author="jie sun" w:date="2018-04-18T15:44:00Z">
            <w:r w:rsidR="00B93E7E">
              <w:fldChar w:fldCharType="begin"/>
            </w:r>
            <w:r w:rsidR="00B93E7E">
              <w:instrText xml:space="preserve"> </w:instrText>
            </w:r>
            <w:r w:rsidR="00B93E7E">
              <w:rPr>
                <w:rFonts w:hint="eastAsia"/>
              </w:rPr>
              <w:instrText>CITATION All17 \l 2052</w:instrText>
            </w:r>
            <w:r w:rsidR="00B93E7E">
              <w:instrText xml:space="preserve"> </w:instrText>
            </w:r>
          </w:ins>
          <w:r w:rsidR="00B93E7E">
            <w:fldChar w:fldCharType="separate"/>
          </w:r>
          <w:ins w:id="4363" w:author="jie sun" w:date="2018-04-18T15:44:00Z">
            <w:r w:rsidR="00B93E7E">
              <w:rPr>
                <w:rFonts w:hint="eastAsia"/>
                <w:noProof/>
              </w:rPr>
              <w:t>(Kealy, 2017)</w:t>
            </w:r>
            <w:r w:rsidR="00B93E7E">
              <w:fldChar w:fldCharType="end"/>
            </w:r>
          </w:ins>
          <w:customXmlInsRangeStart w:id="4364" w:author="jie sun" w:date="2018-04-18T15:44:00Z"/>
        </w:sdtContent>
      </w:sdt>
      <w:customXmlInsRangeEnd w:id="4364"/>
      <w:bookmarkEnd w:id="4312"/>
      <w:ins w:id="4365" w:author="像个男人一样" w:date="2018-03-21T01:48:00Z">
        <w:del w:id="4366" w:author="jie sun" w:date="2018-04-16T22:29:00Z">
          <w:r w:rsidDel="000E4DAF">
            <w:rPr>
              <w:rFonts w:hint="eastAsia"/>
            </w:rPr>
            <w:delText>i</w:delText>
          </w:r>
        </w:del>
        <w:del w:id="4367" w:author="jie sun" w:date="2018-04-18T14:54:00Z">
          <w:r w:rsidDel="000853D9">
            <w:rPr>
              <w:rFonts w:hint="eastAsia"/>
            </w:rPr>
            <w:delText>n iPhone</w:delText>
          </w:r>
        </w:del>
      </w:ins>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p>
    <w:p w:rsidR="0087014B" w:rsidDel="005C7B97" w:rsidRDefault="00D5184D">
      <w:pPr>
        <w:pStyle w:val="Caption"/>
        <w:rPr>
          <w:del w:id="4368" w:author="像个男人一样" w:date="2018-03-22T11:56:00Z"/>
        </w:rPr>
      </w:pPr>
      <w:r w:rsidRPr="007D068F">
        <w:t xml:space="preserve">Here, when we try to rotate the phone up and down several times only around Pitch (x) axis, it will produce a change of the angular velocity showed in the </w:t>
      </w:r>
      <w:del w:id="4369" w:author="像个男人一样" w:date="2018-03-21T23:13:00Z">
        <w:r w:rsidRPr="007D068F">
          <w:delText xml:space="preserve">form </w:delText>
        </w:r>
      </w:del>
      <w:ins w:id="4370" w:author="像个男人一样" w:date="2018-03-21T23:13:00Z">
        <w:r w:rsidRPr="007D068F">
          <w:rPr>
            <w:iCs w:val="0"/>
            <w:rPrChange w:id="4371" w:author="jie sun" w:date="2018-04-16T22:22:00Z">
              <w:rPr>
                <w:iCs w:val="0"/>
                <w:lang w:val="en-US"/>
              </w:rPr>
            </w:rPrChange>
          </w:rPr>
          <w:t xml:space="preserve">figure </w:t>
        </w:r>
      </w:ins>
      <w:r w:rsidRPr="007D068F">
        <w:t xml:space="preserve">below. It is clear </w:t>
      </w:r>
      <w:del w:id="4372" w:author="jie sun" w:date="2018-04-08T15:15:00Z">
        <w:r w:rsidRPr="007D068F" w:rsidDel="00EC2C06">
          <w:delText xml:space="preserve">that </w:delText>
        </w:r>
      </w:del>
      <w:r w:rsidRPr="007D068F">
        <w:t xml:space="preserve">there is almost only one orientation data change happened on </w:t>
      </w:r>
      <w:r w:rsidRPr="007D068F">
        <w:rPr>
          <w:iCs w:val="0"/>
          <w:rPrChange w:id="4373" w:author="jie sun" w:date="2018-04-16T22:22:00Z">
            <w:rPr>
              <w:iCs w:val="0"/>
              <w:lang w:val="en-GB"/>
            </w:rPr>
          </w:rPrChange>
        </w:rPr>
        <w:t>Pitch</w:t>
      </w:r>
      <w:r w:rsidRPr="007D068F">
        <w:t>(x) axis. And what the information we can summari</w:t>
      </w:r>
      <w:r w:rsidRPr="007D068F">
        <w:rPr>
          <w:iCs w:val="0"/>
          <w:rPrChange w:id="4374" w:author="jie sun" w:date="2018-04-16T22:22:00Z">
            <w:rPr>
              <w:iCs w:val="0"/>
              <w:lang w:val="en-GB"/>
            </w:rPr>
          </w:rPrChange>
        </w:rPr>
        <w:t>z</w:t>
      </w:r>
      <w:r w:rsidRPr="007D068F">
        <w:t xml:space="preserve">e is that any orientation the rotation happens it will cause the angular velocity on the </w:t>
      </w:r>
      <w:bookmarkStart w:id="4375" w:name="OLE_LINK8"/>
      <w:r w:rsidRPr="007D068F">
        <w:t xml:space="preserve">corresponding </w:t>
      </w:r>
      <w:bookmarkEnd w:id="4375"/>
      <w:r w:rsidRPr="007D068F">
        <w:t>axis.</w:t>
      </w:r>
      <w:r w:rsidRPr="00CF611C">
        <w:t xml:space="preserve"> </w:t>
      </w:r>
    </w:p>
    <w:p w:rsidR="005C7B97" w:rsidRPr="005C7B97" w:rsidRDefault="005C7B97">
      <w:pPr>
        <w:rPr>
          <w:ins w:id="4376" w:author="jie sun" w:date="2018-04-16T22:29:00Z"/>
        </w:rPr>
      </w:pPr>
    </w:p>
    <w:p w:rsidR="0087014B" w:rsidRPr="00CF611C" w:rsidRDefault="00D5184D">
      <w:pPr>
        <w:pStyle w:val="Caption"/>
        <w:rPr>
          <w:sz w:val="24"/>
          <w:rPrChange w:id="4377" w:author="jie sun" w:date="2018-04-08T19:34:00Z">
            <w:rPr/>
          </w:rPrChange>
        </w:rPr>
        <w:pPrChange w:id="4378" w:author="像个男人一样" w:date="2018-03-21T01:48:00Z">
          <w:pPr>
            <w:pStyle w:val="Subtitle"/>
          </w:pPr>
        </w:pPrChange>
      </w:pPr>
      <w:bookmarkStart w:id="4379" w:name="_Toc505291910"/>
      <w:del w:id="4380" w:author="像个男人一样" w:date="2018-03-22T11:56:00Z">
        <w:r w:rsidRPr="00CF611C">
          <w:rPr>
            <w:iCs w:val="0"/>
            <w:color w:val="auto"/>
            <w:sz w:val="24"/>
            <w:szCs w:val="22"/>
            <w:rPrChange w:id="4381" w:author="jie sun" w:date="2018-04-08T19:34:00Z">
              <w:rPr/>
            </w:rPrChange>
          </w:rPr>
          <w:delText xml:space="preserve">Figure 3. </w:delText>
        </w:r>
        <w:r w:rsidRPr="00CF611C">
          <w:rPr>
            <w:iCs w:val="0"/>
            <w:color w:val="auto"/>
            <w:sz w:val="24"/>
            <w:szCs w:val="22"/>
            <w:rPrChange w:id="4382" w:author="jie sun" w:date="2018-04-08T19:34:00Z">
              <w:rPr/>
            </w:rPrChange>
          </w:rPr>
          <w:fldChar w:fldCharType="begin"/>
        </w:r>
        <w:r w:rsidRPr="00CF611C">
          <w:rPr>
            <w:iCs w:val="0"/>
            <w:color w:val="auto"/>
            <w:sz w:val="24"/>
            <w:szCs w:val="22"/>
            <w:rPrChange w:id="4383" w:author="jie sun" w:date="2018-04-08T19:34:00Z">
              <w:rPr/>
            </w:rPrChange>
          </w:rPr>
          <w:delInstrText xml:space="preserve"> SEQ Figure_3. \* ARABIC </w:delInstrText>
        </w:r>
        <w:r w:rsidRPr="00CF611C">
          <w:rPr>
            <w:iCs w:val="0"/>
            <w:color w:val="auto"/>
            <w:sz w:val="24"/>
            <w:szCs w:val="22"/>
            <w:rPrChange w:id="4384" w:author="jie sun" w:date="2018-04-08T19:34:00Z">
              <w:rPr/>
            </w:rPrChange>
          </w:rPr>
          <w:fldChar w:fldCharType="separate"/>
        </w:r>
      </w:del>
      <w:ins w:id="4385" w:author="像个男人一样" w:date="2018-03-22T11:51:00Z">
        <w:del w:id="4386" w:author="像个男人一样" w:date="2018-03-22T11:56:00Z">
          <w:r w:rsidRPr="00CF611C">
            <w:rPr>
              <w:rFonts w:hint="eastAsia"/>
              <w:iCs w:val="0"/>
              <w:color w:val="auto"/>
              <w:sz w:val="24"/>
              <w:szCs w:val="22"/>
              <w:rPrChange w:id="4387" w:author="jie sun" w:date="2018-04-08T19:34:00Z">
                <w:rPr>
                  <w:rFonts w:hint="eastAsia"/>
                  <w:b/>
                </w:rPr>
              </w:rPrChange>
            </w:rPr>
            <w:delText>错误！未指定顺序。</w:delText>
          </w:r>
        </w:del>
      </w:ins>
      <w:ins w:id="4388" w:author="像个男人一样" w:date="2018-03-21T23:39:00Z">
        <w:del w:id="4389" w:author="像个男人一样" w:date="2018-03-22T11:56:00Z">
          <w:r w:rsidRPr="00CF611C">
            <w:rPr>
              <w:rFonts w:hint="eastAsia"/>
              <w:iCs w:val="0"/>
              <w:color w:val="auto"/>
              <w:sz w:val="24"/>
              <w:szCs w:val="22"/>
              <w:rPrChange w:id="4390" w:author="jie sun" w:date="2018-04-08T19:34:00Z">
                <w:rPr>
                  <w:rFonts w:hint="eastAsia"/>
                  <w:b/>
                </w:rPr>
              </w:rPrChange>
            </w:rPr>
            <w:delText>错误！未指定顺序。</w:delText>
          </w:r>
        </w:del>
      </w:ins>
      <w:ins w:id="4391" w:author="像个男人一样" w:date="2018-03-21T23:10:00Z">
        <w:del w:id="4392" w:author="像个男人一样" w:date="2018-03-22T11:56:00Z">
          <w:r w:rsidRPr="00CF611C">
            <w:rPr>
              <w:rFonts w:hint="eastAsia"/>
              <w:iCs w:val="0"/>
              <w:color w:val="auto"/>
              <w:sz w:val="24"/>
              <w:szCs w:val="22"/>
              <w:rPrChange w:id="4393" w:author="jie sun" w:date="2018-04-08T19:34:00Z">
                <w:rPr>
                  <w:rFonts w:hint="eastAsia"/>
                  <w:b/>
                </w:rPr>
              </w:rPrChange>
            </w:rPr>
            <w:delText>错误！未指定顺序。</w:delText>
          </w:r>
        </w:del>
      </w:ins>
      <w:ins w:id="4394" w:author="像个男人一样" w:date="2018-03-21T23:08:00Z">
        <w:del w:id="4395" w:author="像个男人一样" w:date="2018-03-22T11:56:00Z">
          <w:r w:rsidRPr="00CF611C">
            <w:rPr>
              <w:rFonts w:hint="eastAsia"/>
              <w:iCs w:val="0"/>
              <w:color w:val="auto"/>
              <w:sz w:val="24"/>
              <w:szCs w:val="22"/>
              <w:rPrChange w:id="4396" w:author="jie sun" w:date="2018-04-08T19:34:00Z">
                <w:rPr>
                  <w:rFonts w:hint="eastAsia"/>
                  <w:b/>
                </w:rPr>
              </w:rPrChange>
            </w:rPr>
            <w:delText>错误！未指定顺序。</w:delText>
          </w:r>
        </w:del>
      </w:ins>
      <w:ins w:id="4397" w:author="像个男人一样" w:date="2018-03-21T02:33:00Z">
        <w:del w:id="4398" w:author="像个男人一样" w:date="2018-03-22T11:56:00Z">
          <w:r w:rsidRPr="00CF611C">
            <w:rPr>
              <w:rFonts w:hint="eastAsia"/>
              <w:iCs w:val="0"/>
              <w:color w:val="auto"/>
              <w:sz w:val="24"/>
              <w:szCs w:val="22"/>
              <w:rPrChange w:id="4399" w:author="jie sun" w:date="2018-04-08T19:34:00Z">
                <w:rPr>
                  <w:rFonts w:hint="eastAsia"/>
                  <w:b/>
                </w:rPr>
              </w:rPrChange>
            </w:rPr>
            <w:delText>错误！未指定顺序。错误！未指定顺序。</w:delText>
          </w:r>
        </w:del>
      </w:ins>
      <w:ins w:id="4400" w:author="像个男人一样" w:date="2018-03-21T02:31:00Z">
        <w:del w:id="4401" w:author="像个男人一样" w:date="2018-03-22T11:56:00Z">
          <w:r w:rsidRPr="00CF611C">
            <w:rPr>
              <w:rFonts w:hint="eastAsia"/>
              <w:iCs w:val="0"/>
              <w:color w:val="auto"/>
              <w:sz w:val="24"/>
              <w:szCs w:val="22"/>
              <w:rPrChange w:id="4402" w:author="jie sun" w:date="2018-04-08T19:34:00Z">
                <w:rPr>
                  <w:rFonts w:hint="eastAsia"/>
                  <w:b/>
                </w:rPr>
              </w:rPrChange>
            </w:rPr>
            <w:delText>错误！未指定顺序。</w:delText>
          </w:r>
        </w:del>
      </w:ins>
      <w:ins w:id="4403" w:author="像个男人一样" w:date="2018-03-21T02:30:00Z">
        <w:del w:id="4404" w:author="像个男人一样" w:date="2018-03-22T11:56:00Z">
          <w:r w:rsidRPr="00CF611C">
            <w:rPr>
              <w:rFonts w:hint="eastAsia"/>
              <w:iCs w:val="0"/>
              <w:color w:val="auto"/>
              <w:sz w:val="24"/>
              <w:szCs w:val="22"/>
              <w:rPrChange w:id="4405" w:author="jie sun" w:date="2018-04-08T19:34:00Z">
                <w:rPr>
                  <w:rFonts w:hint="eastAsia"/>
                  <w:b/>
                </w:rPr>
              </w:rPrChange>
            </w:rPr>
            <w:delText>错误！未指定顺序。</w:delText>
          </w:r>
        </w:del>
      </w:ins>
      <w:ins w:id="4406" w:author="像个男人一样" w:date="2018-03-21T02:29:00Z">
        <w:del w:id="4407" w:author="像个男人一样" w:date="2018-03-22T11:56:00Z">
          <w:r w:rsidRPr="00CF611C">
            <w:rPr>
              <w:rFonts w:hint="eastAsia"/>
              <w:iCs w:val="0"/>
              <w:color w:val="auto"/>
              <w:sz w:val="24"/>
              <w:szCs w:val="22"/>
              <w:rPrChange w:id="4408" w:author="jie sun" w:date="2018-04-08T19:34:00Z">
                <w:rPr>
                  <w:rFonts w:hint="eastAsia"/>
                  <w:b/>
                </w:rPr>
              </w:rPrChange>
            </w:rPr>
            <w:delText>错误！未指定顺序。错误！未指定顺序。</w:delText>
          </w:r>
        </w:del>
      </w:ins>
      <w:ins w:id="4409" w:author="像个男人一样" w:date="2018-03-21T02:26:00Z">
        <w:del w:id="4410" w:author="像个男人一样" w:date="2018-03-22T11:56:00Z">
          <w:r w:rsidRPr="00CF611C">
            <w:rPr>
              <w:rFonts w:hint="eastAsia"/>
              <w:iCs w:val="0"/>
              <w:color w:val="auto"/>
              <w:sz w:val="24"/>
              <w:szCs w:val="22"/>
              <w:rPrChange w:id="4411" w:author="jie sun" w:date="2018-04-08T19:34:00Z">
                <w:rPr>
                  <w:rFonts w:hint="eastAsia"/>
                  <w:b/>
                </w:rPr>
              </w:rPrChange>
            </w:rPr>
            <w:delText>错误！未指定顺序。</w:delText>
          </w:r>
        </w:del>
      </w:ins>
      <w:ins w:id="4412" w:author="像个男人一样" w:date="2018-03-21T02:25:00Z">
        <w:del w:id="4413" w:author="像个男人一样" w:date="2018-03-22T11:56:00Z">
          <w:r w:rsidRPr="00CF611C">
            <w:rPr>
              <w:rFonts w:hint="eastAsia"/>
              <w:iCs w:val="0"/>
              <w:color w:val="auto"/>
              <w:sz w:val="24"/>
              <w:szCs w:val="22"/>
              <w:rPrChange w:id="4414" w:author="jie sun" w:date="2018-04-08T19:34:00Z">
                <w:rPr>
                  <w:rFonts w:hint="eastAsia"/>
                  <w:b/>
                </w:rPr>
              </w:rPrChange>
            </w:rPr>
            <w:delText>错误！未指定顺序。</w:delText>
          </w:r>
        </w:del>
      </w:ins>
      <w:ins w:id="4415" w:author="像个男人一样" w:date="2018-03-21T02:24:00Z">
        <w:del w:id="4416" w:author="像个男人一样" w:date="2018-03-22T11:56:00Z">
          <w:r w:rsidRPr="00CF611C">
            <w:rPr>
              <w:rFonts w:hint="eastAsia"/>
              <w:iCs w:val="0"/>
              <w:color w:val="auto"/>
              <w:sz w:val="24"/>
              <w:szCs w:val="22"/>
              <w:rPrChange w:id="4417" w:author="jie sun" w:date="2018-04-08T19:34:00Z">
                <w:rPr>
                  <w:rFonts w:hint="eastAsia"/>
                  <w:b/>
                </w:rPr>
              </w:rPrChange>
            </w:rPr>
            <w:delText>错误！未指定顺序。</w:delText>
          </w:r>
        </w:del>
      </w:ins>
      <w:ins w:id="4418" w:author="像个男人一样" w:date="2018-03-21T02:23:00Z">
        <w:del w:id="4419" w:author="像个男人一样" w:date="2018-03-22T11:56:00Z">
          <w:r w:rsidRPr="00CF611C">
            <w:rPr>
              <w:rFonts w:hint="eastAsia"/>
              <w:iCs w:val="0"/>
              <w:color w:val="auto"/>
              <w:sz w:val="24"/>
              <w:szCs w:val="22"/>
              <w:rPrChange w:id="4420" w:author="jie sun" w:date="2018-04-08T19:34:00Z">
                <w:rPr>
                  <w:rFonts w:hint="eastAsia"/>
                  <w:b/>
                </w:rPr>
              </w:rPrChange>
            </w:rPr>
            <w:delText>错误！未指定顺序。</w:delText>
          </w:r>
        </w:del>
      </w:ins>
      <w:ins w:id="4421" w:author="像个男人一样" w:date="2018-03-21T02:22:00Z">
        <w:del w:id="4422" w:author="像个男人一样" w:date="2018-03-22T11:56:00Z">
          <w:r w:rsidRPr="00CF611C">
            <w:rPr>
              <w:rFonts w:hint="eastAsia"/>
              <w:iCs w:val="0"/>
              <w:color w:val="auto"/>
              <w:sz w:val="24"/>
              <w:szCs w:val="22"/>
              <w:rPrChange w:id="4423" w:author="jie sun" w:date="2018-04-08T19:34:00Z">
                <w:rPr>
                  <w:rFonts w:hint="eastAsia"/>
                  <w:b/>
                </w:rPr>
              </w:rPrChange>
            </w:rPr>
            <w:delText>错误！未指定顺序。</w:delText>
          </w:r>
        </w:del>
      </w:ins>
      <w:ins w:id="4424" w:author="像个男人一样" w:date="2018-03-21T02:17:00Z">
        <w:del w:id="4425" w:author="像个男人一样" w:date="2018-03-22T11:56:00Z">
          <w:r w:rsidRPr="00CF611C">
            <w:rPr>
              <w:rFonts w:hint="eastAsia"/>
              <w:iCs w:val="0"/>
              <w:color w:val="auto"/>
              <w:sz w:val="24"/>
              <w:szCs w:val="22"/>
              <w:rPrChange w:id="4426" w:author="jie sun" w:date="2018-04-08T19:34:00Z">
                <w:rPr>
                  <w:rFonts w:hint="eastAsia"/>
                  <w:b/>
                </w:rPr>
              </w:rPrChange>
            </w:rPr>
            <w:delText>错误！未指定顺序。错误！未指定顺序。错误！未指定顺序。</w:delText>
          </w:r>
        </w:del>
      </w:ins>
      <w:ins w:id="4427" w:author="像个男人一样" w:date="2018-03-21T02:15:00Z">
        <w:del w:id="4428" w:author="像个男人一样" w:date="2018-03-22T11:56:00Z">
          <w:r w:rsidRPr="00CF611C">
            <w:rPr>
              <w:rFonts w:hint="eastAsia"/>
              <w:iCs w:val="0"/>
              <w:color w:val="auto"/>
              <w:sz w:val="24"/>
              <w:szCs w:val="22"/>
              <w:rPrChange w:id="4429" w:author="jie sun" w:date="2018-04-08T19:34:00Z">
                <w:rPr>
                  <w:rFonts w:hint="eastAsia"/>
                  <w:b/>
                </w:rPr>
              </w:rPrChange>
            </w:rPr>
            <w:delText>错误！未指定顺序。</w:delText>
          </w:r>
        </w:del>
      </w:ins>
      <w:ins w:id="4430" w:author="像个男人一样" w:date="2018-03-21T02:14:00Z">
        <w:del w:id="4431" w:author="像个男人一样" w:date="2018-03-22T11:56:00Z">
          <w:r w:rsidRPr="00CF611C">
            <w:rPr>
              <w:rFonts w:hint="eastAsia"/>
              <w:iCs w:val="0"/>
              <w:color w:val="auto"/>
              <w:sz w:val="24"/>
              <w:szCs w:val="22"/>
              <w:rPrChange w:id="4432" w:author="jie sun" w:date="2018-04-08T19:34:00Z">
                <w:rPr>
                  <w:rFonts w:hint="eastAsia"/>
                  <w:b/>
                </w:rPr>
              </w:rPrChange>
            </w:rPr>
            <w:delText>错误！未指定顺序。</w:delText>
          </w:r>
        </w:del>
      </w:ins>
      <w:ins w:id="4433" w:author="像个男人一样" w:date="2018-03-21T02:13:00Z">
        <w:del w:id="4434" w:author="像个男人一样" w:date="2018-03-22T11:56:00Z">
          <w:r w:rsidRPr="00CF611C">
            <w:rPr>
              <w:rFonts w:hint="eastAsia"/>
              <w:iCs w:val="0"/>
              <w:color w:val="auto"/>
              <w:sz w:val="24"/>
              <w:szCs w:val="22"/>
              <w:rPrChange w:id="4435" w:author="jie sun" w:date="2018-04-08T19:34:00Z">
                <w:rPr>
                  <w:rFonts w:hint="eastAsia"/>
                  <w:b/>
                </w:rPr>
              </w:rPrChange>
            </w:rPr>
            <w:delText>错误！未指定顺序。</w:delText>
          </w:r>
        </w:del>
      </w:ins>
      <w:ins w:id="4436" w:author="像个男人一样" w:date="2018-03-21T02:12:00Z">
        <w:del w:id="4437" w:author="像个男人一样" w:date="2018-03-22T11:56:00Z">
          <w:r w:rsidRPr="00CF611C">
            <w:rPr>
              <w:rFonts w:hint="eastAsia"/>
              <w:iCs w:val="0"/>
              <w:color w:val="auto"/>
              <w:sz w:val="24"/>
              <w:szCs w:val="22"/>
              <w:rPrChange w:id="4438" w:author="jie sun" w:date="2018-04-08T19:34:00Z">
                <w:rPr>
                  <w:rFonts w:hint="eastAsia"/>
                  <w:b/>
                </w:rPr>
              </w:rPrChange>
            </w:rPr>
            <w:delText>错误！未指定顺序。</w:delText>
          </w:r>
        </w:del>
      </w:ins>
      <w:ins w:id="4439" w:author="像个男人一样" w:date="2018-03-21T02:02:00Z">
        <w:del w:id="4440" w:author="像个男人一样" w:date="2018-03-22T11:56:00Z">
          <w:r w:rsidRPr="00CF611C">
            <w:rPr>
              <w:rFonts w:hint="eastAsia"/>
              <w:iCs w:val="0"/>
              <w:color w:val="auto"/>
              <w:sz w:val="24"/>
              <w:szCs w:val="22"/>
              <w:rPrChange w:id="4441" w:author="jie sun" w:date="2018-04-08T19:34:00Z">
                <w:rPr>
                  <w:rFonts w:hint="eastAsia"/>
                  <w:b/>
                </w:rPr>
              </w:rPrChange>
            </w:rPr>
            <w:delText>错误！未指定顺序。错误！未指定顺序。</w:delText>
          </w:r>
        </w:del>
      </w:ins>
      <w:ins w:id="4442" w:author="像个男人一样" w:date="2018-03-21T02:01:00Z">
        <w:del w:id="4443" w:author="像个男人一样" w:date="2018-03-22T11:56:00Z">
          <w:r w:rsidRPr="00CF611C">
            <w:rPr>
              <w:rFonts w:hint="eastAsia"/>
              <w:iCs w:val="0"/>
              <w:color w:val="auto"/>
              <w:sz w:val="24"/>
              <w:szCs w:val="22"/>
              <w:rPrChange w:id="4444" w:author="jie sun" w:date="2018-04-08T19:34:00Z">
                <w:rPr>
                  <w:rFonts w:hint="eastAsia"/>
                  <w:b/>
                </w:rPr>
              </w:rPrChange>
            </w:rPr>
            <w:delText>错误！未指定顺序。</w:delText>
          </w:r>
        </w:del>
      </w:ins>
      <w:ins w:id="4445" w:author="像个男人一样" w:date="2018-03-21T02:00:00Z">
        <w:del w:id="4446" w:author="像个男人一样" w:date="2018-03-22T11:56:00Z">
          <w:r w:rsidRPr="00CF611C">
            <w:rPr>
              <w:rFonts w:hint="eastAsia"/>
              <w:iCs w:val="0"/>
              <w:color w:val="auto"/>
              <w:sz w:val="24"/>
              <w:szCs w:val="22"/>
              <w:rPrChange w:id="4447" w:author="jie sun" w:date="2018-04-08T19:34:00Z">
                <w:rPr>
                  <w:rFonts w:hint="eastAsia"/>
                  <w:b/>
                </w:rPr>
              </w:rPrChange>
            </w:rPr>
            <w:delText>错误！未指定顺序。</w:delText>
          </w:r>
        </w:del>
      </w:ins>
      <w:ins w:id="4448" w:author="像个男人一样" w:date="2018-03-21T01:59:00Z">
        <w:del w:id="4449" w:author="像个男人一样" w:date="2018-03-22T11:56:00Z">
          <w:r w:rsidRPr="00CF611C">
            <w:rPr>
              <w:rFonts w:hint="eastAsia"/>
              <w:iCs w:val="0"/>
              <w:color w:val="auto"/>
              <w:sz w:val="24"/>
              <w:szCs w:val="22"/>
              <w:rPrChange w:id="4450" w:author="jie sun" w:date="2018-04-08T19:34:00Z">
                <w:rPr>
                  <w:rFonts w:hint="eastAsia"/>
                  <w:b/>
                </w:rPr>
              </w:rPrChange>
            </w:rPr>
            <w:delText>错误！未指定顺序。</w:delText>
          </w:r>
        </w:del>
      </w:ins>
      <w:ins w:id="4451" w:author="像个男人一样" w:date="2018-03-21T01:58:00Z">
        <w:del w:id="4452" w:author="像个男人一样" w:date="2018-03-22T11:56:00Z">
          <w:r w:rsidRPr="00CF611C">
            <w:rPr>
              <w:rFonts w:hint="eastAsia"/>
              <w:iCs w:val="0"/>
              <w:color w:val="auto"/>
              <w:sz w:val="24"/>
              <w:szCs w:val="22"/>
              <w:rPrChange w:id="4453" w:author="jie sun" w:date="2018-04-08T19:34:00Z">
                <w:rPr>
                  <w:rFonts w:hint="eastAsia"/>
                  <w:b/>
                </w:rPr>
              </w:rPrChange>
            </w:rPr>
            <w:delText>错误！未指定顺序。错误！未指定顺序。</w:delText>
          </w:r>
        </w:del>
      </w:ins>
      <w:ins w:id="4454" w:author="像个男人一样" w:date="2018-03-21T01:57:00Z">
        <w:del w:id="4455" w:author="像个男人一样" w:date="2018-03-22T11:56:00Z">
          <w:r w:rsidRPr="00CF611C">
            <w:rPr>
              <w:rFonts w:hint="eastAsia"/>
              <w:iCs w:val="0"/>
              <w:color w:val="auto"/>
              <w:sz w:val="24"/>
              <w:szCs w:val="22"/>
              <w:rPrChange w:id="4456" w:author="jie sun" w:date="2018-04-08T19:34:00Z">
                <w:rPr>
                  <w:rFonts w:hint="eastAsia"/>
                  <w:b/>
                </w:rPr>
              </w:rPrChange>
            </w:rPr>
            <w:delText>错误！未指定顺序。</w:delText>
          </w:r>
        </w:del>
      </w:ins>
      <w:del w:id="4457" w:author="像个男人一样" w:date="2018-03-22T11:56:00Z">
        <w:r w:rsidRPr="00CF611C">
          <w:rPr>
            <w:iCs w:val="0"/>
            <w:color w:val="auto"/>
            <w:sz w:val="24"/>
            <w:szCs w:val="22"/>
            <w:rPrChange w:id="4458" w:author="jie sun" w:date="2018-04-08T19:34:00Z">
              <w:rPr/>
            </w:rPrChange>
          </w:rPr>
          <w:delText>5</w:delText>
        </w:r>
        <w:r w:rsidRPr="00CF611C">
          <w:rPr>
            <w:iCs w:val="0"/>
            <w:color w:val="auto"/>
            <w:sz w:val="24"/>
            <w:szCs w:val="22"/>
            <w:rPrChange w:id="4459" w:author="jie sun" w:date="2018-04-08T19:34:00Z">
              <w:rPr/>
            </w:rPrChange>
          </w:rPr>
          <w:fldChar w:fldCharType="end"/>
        </w:r>
      </w:del>
      <w:del w:id="4460" w:author="像个男人一样" w:date="2018-03-21T01:48:00Z">
        <w:r w:rsidRPr="00CF611C">
          <w:rPr>
            <w:iCs w:val="0"/>
            <w:color w:val="auto"/>
            <w:sz w:val="24"/>
            <w:szCs w:val="22"/>
            <w:rPrChange w:id="4461" w:author="jie sun" w:date="2018-04-08T19:34:00Z">
              <w:rPr/>
            </w:rPrChange>
          </w:rPr>
          <w:delText xml:space="preserve"> The angular velocities of three axes data of Gyroscope</w:delText>
        </w:r>
      </w:del>
      <w:bookmarkEnd w:id="4379"/>
    </w:p>
    <w:p w:rsidR="0087014B" w:rsidRDefault="00D5184D">
      <w:pPr>
        <w:jc w:val="center"/>
        <w:rPr>
          <w:ins w:id="4462" w:author="像个男人一样" w:date="2018-03-21T01:48:00Z"/>
        </w:rPr>
        <w:pPrChange w:id="4463" w:author="jie sun" w:date="2018-04-16T21:40:00Z">
          <w:pPr/>
        </w:pPrChange>
      </w:pPr>
      <w:r>
        <w:rPr>
          <w:noProof/>
        </w:rPr>
        <w:drawing>
          <wp:inline distT="0" distB="0" distL="114300" distR="114300">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7014B" w:rsidRDefault="00D5184D">
      <w:pPr>
        <w:pStyle w:val="Caption"/>
        <w:jc w:val="center"/>
        <w:pPrChange w:id="4464" w:author="jie sun" w:date="2018-04-16T21:40:00Z">
          <w:pPr/>
        </w:pPrChange>
      </w:pPr>
      <w:bookmarkStart w:id="4465" w:name="_Toc517801888"/>
      <w:ins w:id="4466" w:author="像个男人一样" w:date="2018-03-21T01:48:00Z">
        <w:r>
          <w:t xml:space="preserve">Figure </w:t>
        </w:r>
      </w:ins>
      <w:ins w:id="4467" w:author="JIE  SUN" w:date="2018-06-21T13:36:00Z">
        <w:r w:rsidR="00A64E7B">
          <w:fldChar w:fldCharType="begin"/>
        </w:r>
        <w:r w:rsidR="00A64E7B">
          <w:instrText xml:space="preserve"> STYLEREF 1 \s </w:instrText>
        </w:r>
      </w:ins>
      <w:r w:rsidR="00A64E7B">
        <w:fldChar w:fldCharType="separate"/>
      </w:r>
      <w:r w:rsidR="00A64E7B">
        <w:rPr>
          <w:noProof/>
        </w:rPr>
        <w:t>3</w:t>
      </w:r>
      <w:ins w:id="446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469" w:author="JIE  SUN" w:date="2018-06-21T13:36:00Z">
        <w:r w:rsidR="00A64E7B">
          <w:rPr>
            <w:noProof/>
          </w:rPr>
          <w:t>5</w:t>
        </w:r>
        <w:r w:rsidR="00A64E7B">
          <w:fldChar w:fldCharType="end"/>
        </w:r>
      </w:ins>
      <w:ins w:id="4470" w:author="jie sun" w:date="2018-04-19T13:00:00Z">
        <w:del w:id="4471" w:author="JIE  SUN" w:date="2018-06-21T13:34:00Z">
          <w:r w:rsidR="00083FE7" w:rsidDel="00A64E7B">
            <w:fldChar w:fldCharType="begin"/>
          </w:r>
          <w:r w:rsidR="00083FE7" w:rsidDel="00A64E7B">
            <w:delInstrText xml:space="preserve"> STYLEREF 1 \s </w:delInstrText>
          </w:r>
        </w:del>
      </w:ins>
      <w:del w:id="4472" w:author="JIE  SUN" w:date="2018-06-21T13:34:00Z">
        <w:r w:rsidR="00083FE7" w:rsidDel="00A64E7B">
          <w:fldChar w:fldCharType="separate"/>
        </w:r>
        <w:r w:rsidR="00083FE7" w:rsidDel="00A64E7B">
          <w:rPr>
            <w:noProof/>
          </w:rPr>
          <w:delText>3</w:delText>
        </w:r>
      </w:del>
      <w:ins w:id="4473" w:author="jie sun" w:date="2018-04-19T13:00:00Z">
        <w:del w:id="447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475" w:author="JIE  SUN" w:date="2018-06-21T13:34:00Z">
        <w:r w:rsidR="00083FE7" w:rsidDel="00A64E7B">
          <w:fldChar w:fldCharType="separate"/>
        </w:r>
      </w:del>
      <w:ins w:id="4476" w:author="jie sun" w:date="2018-04-19T13:00:00Z">
        <w:del w:id="4477" w:author="JIE  SUN" w:date="2018-06-21T13:34:00Z">
          <w:r w:rsidR="00083FE7" w:rsidDel="00A64E7B">
            <w:rPr>
              <w:noProof/>
            </w:rPr>
            <w:delText>5</w:delText>
          </w:r>
          <w:r w:rsidR="00083FE7" w:rsidDel="00A64E7B">
            <w:fldChar w:fldCharType="end"/>
          </w:r>
        </w:del>
      </w:ins>
      <w:ins w:id="4478" w:author="像个男人一样" w:date="2018-03-21T01:48:00Z">
        <w:del w:id="4479"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480" w:author="像个男人一样" w:date="2018-03-22T11:51:00Z">
        <w:del w:id="4481" w:author="jie sun" w:date="2018-04-10T21:45:00Z">
          <w:r w:rsidDel="00454521">
            <w:delText>5</w:delText>
          </w:r>
        </w:del>
      </w:ins>
      <w:ins w:id="4482" w:author="像个男人一样" w:date="2018-03-21T01:48:00Z">
        <w:del w:id="4483" w:author="jie sun" w:date="2018-04-10T21:45:00Z">
          <w:r w:rsidDel="00454521">
            <w:fldChar w:fldCharType="end"/>
          </w:r>
        </w:del>
        <w:bookmarkStart w:id="4484" w:name="_Toc18668"/>
        <w:bookmarkStart w:id="4485" w:name="_Toc13403"/>
        <w:bookmarkStart w:id="4486" w:name="_Toc18199"/>
        <w:bookmarkStart w:id="4487" w:name="_Toc1411"/>
        <w:bookmarkStart w:id="4488" w:name="_Toc2137"/>
        <w:bookmarkStart w:id="4489" w:name="_Toc4384"/>
        <w:bookmarkStart w:id="4490" w:name="_Toc27997"/>
        <w:bookmarkStart w:id="4491" w:name="_Toc23929"/>
        <w:bookmarkStart w:id="4492" w:name="_Toc12169"/>
        <w:bookmarkStart w:id="4493" w:name="_Toc22874"/>
        <w:bookmarkStart w:id="4494" w:name="_Toc27424"/>
        <w:bookmarkStart w:id="4495" w:name="_Toc30685"/>
        <w:bookmarkStart w:id="4496" w:name="_Toc6194"/>
        <w:bookmarkStart w:id="4497" w:name="_Toc29678"/>
        <w:bookmarkStart w:id="4498" w:name="_Toc25633"/>
        <w:bookmarkStart w:id="4499" w:name="_Toc8983"/>
        <w:bookmarkStart w:id="4500" w:name="_Toc23673"/>
        <w:bookmarkStart w:id="4501" w:name="_Toc29564"/>
        <w:bookmarkStart w:id="4502" w:name="_Toc26631"/>
        <w:bookmarkStart w:id="4503" w:name="_Toc25922"/>
        <w:bookmarkStart w:id="4504" w:name="_Toc15336"/>
        <w:bookmarkStart w:id="4505" w:name="_Toc24176"/>
        <w:bookmarkStart w:id="4506" w:name="_Toc8265"/>
        <w:bookmarkStart w:id="4507" w:name="_Toc20118"/>
        <w:bookmarkStart w:id="4508" w:name="_Toc2720"/>
        <w:r>
          <w:rPr>
            <w:rFonts w:hint="eastAsia"/>
          </w:rPr>
          <w:t xml:space="preserve">: The </w:t>
        </w:r>
      </w:ins>
      <w:ins w:id="4509" w:author="jie sun" w:date="2018-04-16T22:29:00Z">
        <w:r w:rsidR="00473E37">
          <w:t>A</w:t>
        </w:r>
      </w:ins>
      <w:ins w:id="4510" w:author="像个男人一样" w:date="2018-03-21T01:48:00Z">
        <w:del w:id="4511" w:author="jie sun" w:date="2018-04-16T22:29:00Z">
          <w:r w:rsidDel="00473E37">
            <w:rPr>
              <w:rFonts w:hint="eastAsia"/>
            </w:rPr>
            <w:delText>a</w:delText>
          </w:r>
        </w:del>
        <w:r>
          <w:rPr>
            <w:rFonts w:hint="eastAsia"/>
          </w:rPr>
          <w:t xml:space="preserve">ngular </w:t>
        </w:r>
      </w:ins>
      <w:ins w:id="4512" w:author="jie sun" w:date="2018-04-16T22:29:00Z">
        <w:r w:rsidR="00473E37">
          <w:t>V</w:t>
        </w:r>
      </w:ins>
      <w:ins w:id="4513" w:author="像个男人一样" w:date="2018-03-21T01:48:00Z">
        <w:del w:id="4514" w:author="jie sun" w:date="2018-04-16T22:29:00Z">
          <w:r w:rsidDel="00473E37">
            <w:rPr>
              <w:rFonts w:hint="eastAsia"/>
            </w:rPr>
            <w:delText>v</w:delText>
          </w:r>
        </w:del>
        <w:r>
          <w:rPr>
            <w:rFonts w:hint="eastAsia"/>
          </w:rPr>
          <w:t xml:space="preserve">elocities </w:t>
        </w:r>
      </w:ins>
      <w:ins w:id="4515" w:author="jie sun" w:date="2018-04-16T22:29:00Z">
        <w:r w:rsidR="00473E37">
          <w:t>O</w:t>
        </w:r>
      </w:ins>
      <w:ins w:id="4516" w:author="像个男人一样" w:date="2018-03-21T01:48:00Z">
        <w:del w:id="4517" w:author="jie sun" w:date="2018-04-16T22:29:00Z">
          <w:r w:rsidDel="00473E37">
            <w:rPr>
              <w:rFonts w:hint="eastAsia"/>
            </w:rPr>
            <w:delText>o</w:delText>
          </w:r>
        </w:del>
        <w:r>
          <w:rPr>
            <w:rFonts w:hint="eastAsia"/>
          </w:rPr>
          <w:t xml:space="preserve">f </w:t>
        </w:r>
      </w:ins>
      <w:ins w:id="4518" w:author="jie sun" w:date="2018-04-16T22:29:00Z">
        <w:r w:rsidR="00473E37">
          <w:t>T</w:t>
        </w:r>
      </w:ins>
      <w:ins w:id="4519" w:author="像个男人一样" w:date="2018-03-21T01:48:00Z">
        <w:del w:id="4520" w:author="jie sun" w:date="2018-04-16T22:29:00Z">
          <w:r w:rsidDel="00473E37">
            <w:rPr>
              <w:rFonts w:hint="eastAsia"/>
            </w:rPr>
            <w:delText>t</w:delText>
          </w:r>
        </w:del>
        <w:r>
          <w:rPr>
            <w:rFonts w:hint="eastAsia"/>
          </w:rPr>
          <w:t xml:space="preserve">hree </w:t>
        </w:r>
      </w:ins>
      <w:ins w:id="4521" w:author="jie sun" w:date="2018-04-16T22:29:00Z">
        <w:r w:rsidR="00473E37">
          <w:t>A</w:t>
        </w:r>
      </w:ins>
      <w:ins w:id="4522" w:author="像个男人一样" w:date="2018-03-21T01:48:00Z">
        <w:del w:id="4523" w:author="jie sun" w:date="2018-04-16T22:29:00Z">
          <w:r w:rsidDel="00473E37">
            <w:rPr>
              <w:rFonts w:hint="eastAsia"/>
            </w:rPr>
            <w:delText>a</w:delText>
          </w:r>
        </w:del>
        <w:r>
          <w:rPr>
            <w:rFonts w:hint="eastAsia"/>
          </w:rPr>
          <w:t xml:space="preserve">xes </w:t>
        </w:r>
      </w:ins>
      <w:ins w:id="4524" w:author="jie sun" w:date="2018-04-16T22:29:00Z">
        <w:r w:rsidR="00473E37">
          <w:t>D</w:t>
        </w:r>
      </w:ins>
      <w:ins w:id="4525" w:author="像个男人一样" w:date="2018-03-21T01:48:00Z">
        <w:del w:id="4526" w:author="jie sun" w:date="2018-04-16T22:29:00Z">
          <w:r w:rsidDel="00473E37">
            <w:rPr>
              <w:rFonts w:hint="eastAsia"/>
            </w:rPr>
            <w:delText>d</w:delText>
          </w:r>
        </w:del>
        <w:r>
          <w:rPr>
            <w:rFonts w:hint="eastAsia"/>
          </w:rPr>
          <w:t xml:space="preserve">ata </w:t>
        </w:r>
      </w:ins>
      <w:ins w:id="4527" w:author="jie sun" w:date="2018-04-16T22:29:00Z">
        <w:r w:rsidR="00473E37">
          <w:t>O</w:t>
        </w:r>
      </w:ins>
      <w:ins w:id="4528" w:author="像个男人一样" w:date="2018-03-21T01:48:00Z">
        <w:del w:id="4529" w:author="jie sun" w:date="2018-04-16T22:29:00Z">
          <w:r w:rsidDel="00473E37">
            <w:rPr>
              <w:rFonts w:hint="eastAsia"/>
            </w:rPr>
            <w:delText>o</w:delText>
          </w:r>
        </w:del>
        <w:r>
          <w:rPr>
            <w:rFonts w:hint="eastAsia"/>
          </w:rPr>
          <w:t>f Gyroscope</w:t>
        </w:r>
      </w:ins>
      <w:bookmarkEnd w:id="4465"/>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p>
    <w:p w:rsidR="0087014B" w:rsidRDefault="00D5184D">
      <w:del w:id="4530" w:author="jie sun" w:date="2018-04-15T19:33:00Z">
        <w:r w:rsidDel="0011581D">
          <w:lastRenderedPageBreak/>
          <w:delText>So we</w:delText>
        </w:r>
      </w:del>
      <w:ins w:id="4531" w:author="jie sun" w:date="2018-04-15T19:33:00Z">
        <w:r w:rsidR="0011581D">
          <w:t>We</w:t>
        </w:r>
      </w:ins>
      <w:r>
        <w:t xml:space="preserv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rsidR="0087014B" w:rsidRDefault="00D5184D">
      <w:pPr>
        <w:pStyle w:val="Heading3"/>
      </w:pPr>
      <w:bookmarkStart w:id="4532" w:name="_Toc31821"/>
      <w:bookmarkStart w:id="4533" w:name="_Toc528"/>
      <w:bookmarkStart w:id="4534" w:name="_Toc24355"/>
      <w:bookmarkStart w:id="4535" w:name="_Toc15933"/>
      <w:bookmarkStart w:id="4536" w:name="_Toc10462"/>
      <w:bookmarkStart w:id="4537" w:name="_Toc30410"/>
      <w:bookmarkStart w:id="4538" w:name="_Toc27580"/>
      <w:bookmarkStart w:id="4539" w:name="_Toc18046"/>
      <w:bookmarkStart w:id="4540" w:name="_Toc19700"/>
      <w:bookmarkStart w:id="4541" w:name="_Toc517813761"/>
      <w:r>
        <w:t xml:space="preserve">Calculating </w:t>
      </w:r>
      <w:del w:id="4542" w:author="jie sun" w:date="2018-04-16T21:20:00Z">
        <w:r w:rsidDel="00DD2CA7">
          <w:delText xml:space="preserve">the </w:delText>
        </w:r>
      </w:del>
      <w:ins w:id="4543" w:author="jie sun" w:date="2018-04-16T21:20:00Z">
        <w:r w:rsidR="00DD2CA7">
          <w:t xml:space="preserve">The </w:t>
        </w:r>
      </w:ins>
      <w:del w:id="4544" w:author="jie sun" w:date="2018-04-16T21:20:00Z">
        <w:r w:rsidDel="00DD2CA7">
          <w:delText xml:space="preserve">current </w:delText>
        </w:r>
      </w:del>
      <w:ins w:id="4545" w:author="jie sun" w:date="2018-04-16T21:20:00Z">
        <w:r w:rsidR="00DD2CA7">
          <w:t xml:space="preserve">Current </w:t>
        </w:r>
      </w:ins>
      <w:del w:id="4546" w:author="jie sun" w:date="2018-04-16T21:20:00Z">
        <w:r w:rsidDel="00DD2CA7">
          <w:delText xml:space="preserve">angle </w:delText>
        </w:r>
      </w:del>
      <w:ins w:id="4547" w:author="jie sun" w:date="2018-04-16T21:20:00Z">
        <w:r w:rsidR="00DD2CA7">
          <w:t xml:space="preserve">Angle </w:t>
        </w:r>
      </w:ins>
      <w:del w:id="4548" w:author="jie sun" w:date="2018-04-16T21:20:00Z">
        <w:r w:rsidDel="00DD2CA7">
          <w:delText xml:space="preserve">in </w:delText>
        </w:r>
      </w:del>
      <w:ins w:id="4549" w:author="jie sun" w:date="2018-04-16T21:20:00Z">
        <w:r w:rsidR="00DD2CA7">
          <w:t xml:space="preserve">In </w:t>
        </w:r>
      </w:ins>
      <w:r>
        <w:rPr>
          <w:lang w:val="en-GB"/>
        </w:rPr>
        <w:t xml:space="preserve">Pitch </w:t>
      </w:r>
      <w:del w:id="4550" w:author="jie sun" w:date="2018-04-16T21:21:00Z">
        <w:r w:rsidDel="00DD2CA7">
          <w:delText>axis</w:delText>
        </w:r>
      </w:del>
      <w:bookmarkEnd w:id="4532"/>
      <w:bookmarkEnd w:id="4533"/>
      <w:bookmarkEnd w:id="4534"/>
      <w:bookmarkEnd w:id="4535"/>
      <w:bookmarkEnd w:id="4536"/>
      <w:bookmarkEnd w:id="4537"/>
      <w:bookmarkEnd w:id="4538"/>
      <w:bookmarkEnd w:id="4539"/>
      <w:bookmarkEnd w:id="4540"/>
      <w:ins w:id="4551" w:author="jie sun" w:date="2018-04-16T21:21:00Z">
        <w:r w:rsidR="00DD2CA7">
          <w:t>Axis</w:t>
        </w:r>
      </w:ins>
      <w:bookmarkEnd w:id="4541"/>
    </w:p>
    <w:p w:rsidR="0087014B" w:rsidRDefault="00D5184D">
      <w:r>
        <w:t xml:space="preserve">Before for calculating the current angle, we must be clear for two functions of the basic mathematics here. I believe everyone has studied them during high school or university Physics and Math lessons. </w:t>
      </w:r>
    </w:p>
    <w:p w:rsidR="0087014B" w:rsidRDefault="00D5184D">
      <w:r>
        <w:t>One of them is</w:t>
      </w:r>
      <w:ins w:id="4552" w:author="像个男人一样" w:date="2018-03-21T21:19:00Z">
        <w:r>
          <w:rPr>
            <w:lang w:val="en-US"/>
          </w:rPr>
          <w:t xml:space="preserve"> </w:t>
        </w:r>
      </w:ins>
      <w:del w:id="4553" w:author="像个男人一样" w:date="2018-03-21T21:19:00Z">
        <w:r>
          <w:delText xml:space="preserve"> </w:delText>
        </w:r>
        <w:r>
          <w:rPr>
            <w:noProof/>
          </w:rPr>
          <w:drawing>
            <wp:inline distT="0" distB="0" distL="0" distR="0">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4554" w:author="像个男人一样" w:date="2018-03-21T21:19:00Z">
        <w:r>
          <w:rPr>
            <w:rFonts w:hint="eastAsia"/>
          </w:rPr>
          <w:t>θ</w:t>
        </w:r>
        <w:r>
          <w:rPr>
            <w:rFonts w:hint="eastAsia"/>
          </w:rPr>
          <w:t> </w:t>
        </w:r>
        <w:r>
          <w:rPr>
            <w:lang w:val="en-US"/>
          </w:rPr>
          <w:t xml:space="preserve">= </w:t>
        </w:r>
      </w:ins>
      <w:ins w:id="4555" w:author="像个男人一样" w:date="2018-03-21T21:26:00Z">
        <w:r>
          <w:rPr>
            <w:lang w:val="en-US"/>
          </w:rPr>
          <w:t>d</w:t>
        </w:r>
        <w:r>
          <w:rPr>
            <w:rFonts w:hint="eastAsia"/>
          </w:rPr>
          <w:t>θ</w:t>
        </w:r>
      </w:ins>
      <w:ins w:id="4556" w:author="像个男人一样" w:date="2018-03-21T21:19:00Z">
        <w:r>
          <w:rPr>
            <w:lang w:val="en-US"/>
          </w:rPr>
          <w:t>/dt</w:t>
        </w:r>
      </w:ins>
      <w:customXmlInsRangeStart w:id="4557" w:author="jie sun" w:date="2018-04-08T19:39:00Z"/>
      <w:sdt>
        <w:sdtPr>
          <w:rPr>
            <w:lang w:val="en-US"/>
          </w:rPr>
          <w:id w:val="-637180685"/>
          <w:citation/>
        </w:sdtPr>
        <w:sdtContent>
          <w:customXmlInsRangeEnd w:id="4557"/>
          <w:ins w:id="4558" w:author="jie sun" w:date="2018-04-08T19:39:00Z">
            <w:r w:rsidR="00021E90">
              <w:rPr>
                <w:lang w:val="en-US"/>
              </w:rPr>
              <w:fldChar w:fldCharType="begin"/>
            </w:r>
            <w:r w:rsidR="00021E90">
              <w:rPr>
                <w:lang w:val="en-US"/>
              </w:rPr>
              <w:instrText xml:space="preserve"> </w:instrText>
            </w:r>
            <w:r w:rsidR="00021E90">
              <w:rPr>
                <w:rFonts w:hint="eastAsia"/>
                <w:lang w:val="en-US"/>
              </w:rPr>
              <w:instrText>CITATION Pie16 \l 2052</w:instrText>
            </w:r>
            <w:r w:rsidR="00021E90">
              <w:rPr>
                <w:lang w:val="en-US"/>
              </w:rPr>
              <w:instrText xml:space="preserve"> </w:instrText>
            </w:r>
          </w:ins>
          <w:r w:rsidR="00021E90">
            <w:rPr>
              <w:lang w:val="en-US"/>
            </w:rPr>
            <w:fldChar w:fldCharType="separate"/>
          </w:r>
          <w:r w:rsidR="006116D1">
            <w:rPr>
              <w:rFonts w:hint="eastAsia"/>
              <w:noProof/>
              <w:lang w:val="en-US"/>
            </w:rPr>
            <w:t xml:space="preserve"> </w:t>
          </w:r>
          <w:r w:rsidR="006116D1" w:rsidRPr="006116D1">
            <w:rPr>
              <w:noProof/>
              <w:lang w:val="en-US"/>
            </w:rPr>
            <w:t>(Pieter-Jan, 2016)</w:t>
          </w:r>
          <w:ins w:id="4559" w:author="jie sun" w:date="2018-04-08T19:39:00Z">
            <w:r w:rsidR="00021E90">
              <w:rPr>
                <w:lang w:val="en-US"/>
              </w:rPr>
              <w:fldChar w:fldCharType="end"/>
            </w:r>
          </w:ins>
          <w:customXmlInsRangeStart w:id="4560" w:author="jie sun" w:date="2018-04-08T19:39:00Z"/>
        </w:sdtContent>
      </w:sdt>
      <w:customXmlInsRangeEnd w:id="4560"/>
      <w:ins w:id="4561" w:author="像个男人一样" w:date="2018-03-21T21:24:00Z">
        <w:del w:id="4562" w:author="jie sun" w:date="2018-04-08T19:39:00Z">
          <w:r w:rsidDel="00021E90">
            <w:rPr>
              <w:lang w:val="en-US"/>
            </w:rPr>
            <w:delText xml:space="preserve"> </w:delText>
          </w:r>
        </w:del>
      </w:ins>
      <w:bookmarkStart w:id="4563" w:name="OLE_LINK26"/>
      <w:ins w:id="4564" w:author="像个男人一样" w:date="2018-03-22T12:12:00Z">
        <w:del w:id="4565" w:author="jie sun" w:date="2018-04-08T19:39:00Z">
          <w:r w:rsidDel="00021E90">
            <w:rPr>
              <w:rStyle w:val="EndnoteReference"/>
              <w:lang w:val="en-US"/>
            </w:rPr>
            <w:delText>[</w:delText>
          </w:r>
          <w:r w:rsidDel="00021E90">
            <w:rPr>
              <w:rStyle w:val="EndnoteReference"/>
              <w:lang w:val="en-US"/>
            </w:rPr>
            <w:endnoteReference w:id="5"/>
          </w:r>
          <w:r w:rsidDel="00021E90">
            <w:rPr>
              <w:rStyle w:val="EndnoteReference"/>
              <w:lang w:val="en-US"/>
            </w:rPr>
            <w:delText>]</w:delText>
          </w:r>
        </w:del>
      </w:ins>
      <w:bookmarkEnd w:id="4563"/>
      <w:r>
        <w:t xml:space="preserve">, </w:t>
      </w:r>
      <w:ins w:id="4570" w:author="像个男人一样" w:date="2018-03-21T21:25:00Z">
        <w:r>
          <w:rPr>
            <w:rFonts w:hint="eastAsia"/>
          </w:rPr>
          <w:t>θ</w:t>
        </w:r>
        <w:r>
          <w:rPr>
            <w:rFonts w:hint="eastAsia"/>
          </w:rPr>
          <w:t> </w:t>
        </w:r>
        <w:r>
          <w:rPr>
            <w:lang w:val="en-US"/>
          </w:rPr>
          <w:t>means  the angular velocity</w:t>
        </w:r>
      </w:ins>
      <w:ins w:id="4571" w:author="像个男人一样" w:date="2018-03-21T21:26:00Z">
        <w:r>
          <w:rPr>
            <w:lang w:val="en-US"/>
          </w:rPr>
          <w:t>, d</w:t>
        </w:r>
        <w:r>
          <w:rPr>
            <w:rFonts w:hint="eastAsia"/>
          </w:rPr>
          <w:t>θ</w:t>
        </w:r>
        <w:r>
          <w:rPr>
            <w:lang w:val="en-US"/>
          </w:rPr>
          <w:t xml:space="preserve"> means ra</w:t>
        </w:r>
      </w:ins>
      <w:ins w:id="4572" w:author="像个男人一样" w:date="2018-03-21T21:27:00Z">
        <w:r>
          <w:rPr>
            <w:lang w:val="en-US"/>
          </w:rPr>
          <w:t>dian and dt is the time period,</w:t>
        </w:r>
      </w:ins>
      <w:ins w:id="4573" w:author="像个男人一样" w:date="2018-03-21T21:25:00Z">
        <w:r>
          <w:rPr>
            <w:lang w:val="en-US"/>
          </w:rPr>
          <w:t xml:space="preserve"> </w:t>
        </w:r>
      </w:ins>
      <w:r>
        <w:t>what this function doing is to describe how to using the angular velocity to get the angle change during a period.</w:t>
      </w:r>
    </w:p>
    <w:p w:rsidR="0087014B" w:rsidRDefault="00D5184D">
      <w:r>
        <w:t xml:space="preserve">Since we can get the angle in a specific period using the function above, in the next step we need to think how to get the absolute angle in any time. </w:t>
      </w:r>
    </w:p>
    <w:p w:rsidR="0087014B" w:rsidRDefault="00D5184D">
      <w:pPr>
        <w:rPr>
          <w:ins w:id="4574" w:author="像个男人一样" w:date="2018-03-21T21:28:00Z"/>
        </w:rPr>
      </w:pPr>
      <w:r>
        <w:t xml:space="preserve">Therefor another function should be mentioned here: </w:t>
      </w:r>
    </w:p>
    <w:p w:rsidR="0087014B" w:rsidRPr="001F69FC" w:rsidDel="001F69FC" w:rsidRDefault="00D5184D">
      <w:pPr>
        <w:rPr>
          <w:ins w:id="4575" w:author="像个男人一样" w:date="2018-03-21T21:32:00Z"/>
          <w:del w:id="4576" w:author="jie sun" w:date="2018-04-16T21:50:00Z"/>
          <w:rPrChange w:id="4577" w:author="jie sun" w:date="2018-04-16T21:50:00Z">
            <w:rPr>
              <w:ins w:id="4578" w:author="像个男人一样" w:date="2018-03-21T21:32:00Z"/>
              <w:del w:id="4579" w:author="jie sun" w:date="2018-04-16T21:50:00Z"/>
              <w:rFonts w:ascii="PingFang SC" w:eastAsia="PingFang SC" w:hAnsi="PingFang SC" w:cs="PingFang SC"/>
              <w:color w:val="333333"/>
              <w:sz w:val="24"/>
              <w:szCs w:val="24"/>
            </w:rPr>
          </w:rPrChange>
        </w:rPr>
        <w:pPrChange w:id="4580" w:author="jie sun" w:date="2018-04-16T21:50:00Z">
          <w:pPr>
            <w:pStyle w:val="Heading1"/>
            <w:keepNext w:val="0"/>
            <w:keepLines w:val="0"/>
            <w:wordWrap w:val="0"/>
            <w:spacing w:before="0" w:line="390" w:lineRule="atLeast"/>
            <w:ind w:left="0" w:firstLine="0"/>
          </w:pPr>
        </w:pPrChange>
      </w:pPr>
      <w:bookmarkStart w:id="4581" w:name="OLE_LINK24"/>
      <w:bookmarkStart w:id="4582" w:name="_Toc18224"/>
      <w:bookmarkStart w:id="4583" w:name="_Toc22927"/>
      <w:bookmarkStart w:id="4584" w:name="OLE_LINK23"/>
      <w:ins w:id="4585" w:author="像个男人一样" w:date="2018-03-21T21:28:00Z">
        <w:r w:rsidRPr="001F69FC">
          <w:rPr>
            <w:rFonts w:hint="eastAsia"/>
            <w:rPrChange w:id="4586" w:author="jie sun" w:date="2018-04-16T21:50:00Z">
              <w:rPr>
                <w:rFonts w:ascii="Microsoft YaHei" w:eastAsia="Microsoft YaHei" w:hAnsi="Microsoft YaHei" w:cs="Microsoft YaHei" w:hint="eastAsia"/>
                <w:b w:val="0"/>
                <w:color w:val="333333"/>
                <w:szCs w:val="24"/>
                <w:shd w:val="clear" w:color="auto" w:fill="FFFFFF"/>
              </w:rPr>
            </w:rPrChange>
          </w:rPr>
          <w:t>Θ</w:t>
        </w:r>
      </w:ins>
      <w:ins w:id="4587" w:author="像个男人一样" w:date="2018-03-21T21:29:00Z">
        <w:r w:rsidRPr="001F69FC">
          <w:rPr>
            <w:rPrChange w:id="4588" w:author="jie sun" w:date="2018-04-16T21:50:00Z">
              <w:rPr>
                <w:rFonts w:ascii="Microsoft YaHei" w:eastAsia="Microsoft YaHei" w:hAnsi="Microsoft YaHei" w:cs="Microsoft YaHei"/>
                <w:b w:val="0"/>
                <w:color w:val="333333"/>
                <w:szCs w:val="24"/>
                <w:shd w:val="clear" w:color="auto" w:fill="FFFFFF"/>
                <w:lang w:val="en-US"/>
              </w:rPr>
            </w:rPrChange>
          </w:rPr>
          <w:t>(t)</w:t>
        </w:r>
        <w:bookmarkEnd w:id="4581"/>
        <w:r w:rsidRPr="001F69FC">
          <w:rPr>
            <w:rPrChange w:id="4589" w:author="jie sun" w:date="2018-04-16T21:50:00Z">
              <w:rPr>
                <w:rFonts w:ascii="Microsoft YaHei" w:eastAsia="Microsoft YaHei" w:hAnsi="Microsoft YaHei" w:cs="Microsoft YaHei"/>
                <w:b w:val="0"/>
                <w:color w:val="333333"/>
                <w:szCs w:val="24"/>
                <w:shd w:val="clear" w:color="auto" w:fill="FFFFFF"/>
                <w:lang w:val="en-US"/>
              </w:rPr>
            </w:rPrChange>
          </w:rPr>
          <w:t xml:space="preserve"> = </w:t>
        </w:r>
      </w:ins>
      <w:ins w:id="4590" w:author="像个男人一样" w:date="2018-03-21T21:30:00Z">
        <w:r w:rsidRPr="001F69FC">
          <w:rPr>
            <w:rPrChange w:id="4591" w:author="jie sun" w:date="2018-04-16T21:50:00Z">
              <w:rPr>
                <w:rFonts w:ascii="zuoyeFont_mathFont" w:eastAsia="zuoyeFont_mathFont" w:hAnsi="zuoyeFont_mathFont" w:cs="zuoyeFont_mathFont"/>
                <w:b w:val="0"/>
                <w:color w:val="333333"/>
                <w:sz w:val="21"/>
                <w:szCs w:val="21"/>
                <w:shd w:val="clear" w:color="auto" w:fill="FFFFEE"/>
              </w:rPr>
            </w:rPrChange>
          </w:rPr>
          <w:t>∫(0,1</w:t>
        </w:r>
        <w:r w:rsidRPr="001F69FC">
          <w:rPr>
            <w:rFonts w:hint="eastAsia"/>
            <w:rPrChange w:id="4592" w:author="jie sun" w:date="2018-04-16T21:50:00Z">
              <w:rPr>
                <w:rFonts w:ascii="zuoyeFont_mathFont" w:eastAsia="SimSun" w:hAnsi="zuoyeFont_mathFont" w:cs="zuoyeFont_mathFont" w:hint="eastAsia"/>
                <w:b w:val="0"/>
                <w:color w:val="333333"/>
                <w:sz w:val="21"/>
                <w:szCs w:val="21"/>
                <w:shd w:val="clear" w:color="auto" w:fill="FFFFEE"/>
                <w:lang w:val="en-US"/>
              </w:rPr>
            </w:rPrChange>
          </w:rPr>
          <w:t>t)</w:t>
        </w:r>
      </w:ins>
      <w:ins w:id="4593" w:author="像个男人一样" w:date="2018-03-21T21:31:00Z">
        <w:r w:rsidRPr="001F69FC">
          <w:rPr>
            <w:rFonts w:hint="eastAsia"/>
            <w:rPrChange w:id="4594" w:author="jie sun" w:date="2018-04-16T21:50:00Z">
              <w:rPr>
                <w:rFonts w:ascii="Microsoft YaHei" w:eastAsia="Microsoft YaHei" w:hAnsi="Microsoft YaHei" w:cs="Microsoft YaHei" w:hint="eastAsia"/>
                <w:b w:val="0"/>
                <w:color w:val="333333"/>
                <w:szCs w:val="24"/>
                <w:shd w:val="clear" w:color="auto" w:fill="FFFFFF"/>
              </w:rPr>
            </w:rPrChange>
          </w:rPr>
          <w:t>Θ</w:t>
        </w:r>
        <w:r w:rsidRPr="001F69FC">
          <w:rPr>
            <w:rPrChange w:id="4595" w:author="jie sun" w:date="2018-04-16T21:50:00Z">
              <w:rPr>
                <w:rFonts w:ascii="Microsoft YaHei" w:eastAsia="Microsoft YaHei" w:hAnsi="Microsoft YaHei" w:cs="Microsoft YaHei"/>
                <w:b w:val="0"/>
                <w:color w:val="333333"/>
                <w:szCs w:val="24"/>
                <w:shd w:val="clear" w:color="auto" w:fill="FFFFFF"/>
                <w:lang w:val="en-US"/>
              </w:rPr>
            </w:rPrChange>
          </w:rPr>
          <w:t xml:space="preserve">(t)*dt </w:t>
        </w:r>
        <w:r w:rsidRPr="001F69FC">
          <w:rPr>
            <w:rFonts w:hint="eastAsia"/>
            <w:rPrChange w:id="4596" w:author="jie sun" w:date="2018-04-16T21:50:00Z">
              <w:rPr>
                <w:rFonts w:ascii="Arial" w:eastAsia="SimSun" w:hAnsi="Arial" w:cs="Arial" w:hint="eastAsia"/>
                <w:b w:val="0"/>
                <w:color w:val="333333"/>
                <w:sz w:val="19"/>
                <w:szCs w:val="19"/>
                <w:shd w:val="clear" w:color="auto" w:fill="FFFFFF"/>
              </w:rPr>
            </w:rPrChange>
          </w:rPr>
          <w:t>≈</w:t>
        </w:r>
      </w:ins>
      <w:ins w:id="4597" w:author="像个男人一样" w:date="2018-03-21T21:32:00Z">
        <w:r w:rsidRPr="001F69FC">
          <w:rPr>
            <w:rPrChange w:id="4598" w:author="jie sun" w:date="2018-04-16T21:50:00Z">
              <w:rPr>
                <w:rFonts w:ascii="Arial" w:eastAsia="SimSun" w:hAnsi="Arial" w:cs="Arial"/>
                <w:b w:val="0"/>
                <w:color w:val="333333"/>
                <w:sz w:val="19"/>
                <w:szCs w:val="19"/>
                <w:shd w:val="clear" w:color="auto" w:fill="FFFFFF"/>
                <w:lang w:val="en-US"/>
              </w:rPr>
            </w:rPrChange>
          </w:rPr>
          <w:t xml:space="preserve"> </w:t>
        </w:r>
        <w:r w:rsidRPr="001F69FC">
          <w:rPr>
            <w:rPrChange w:id="4599" w:author="jie sun" w:date="2018-04-16T21:50:00Z">
              <w:rPr>
                <w:rFonts w:ascii="PingFang SC" w:eastAsia="PingFang SC" w:hAnsi="PingFang SC" w:cs="PingFang SC"/>
                <w:color w:val="333333"/>
                <w:szCs w:val="36"/>
              </w:rPr>
            </w:rPrChange>
          </w:rPr>
          <w:t>Σ</w:t>
        </w:r>
        <w:r w:rsidRPr="001F69FC">
          <w:rPr>
            <w:rFonts w:hint="eastAsia"/>
            <w:rPrChange w:id="4600" w:author="jie sun" w:date="2018-04-16T21:50:00Z">
              <w:rPr>
                <w:rFonts w:ascii="PingFang SC" w:eastAsia="SimSun" w:hAnsi="PingFang SC" w:cs="PingFang SC" w:hint="eastAsia"/>
                <w:color w:val="333333"/>
                <w:szCs w:val="36"/>
                <w:lang w:val="en-US"/>
              </w:rPr>
            </w:rPrChange>
          </w:rPr>
          <w:t>(o,t)</w:t>
        </w:r>
        <w:r w:rsidRPr="001F69FC">
          <w:rPr>
            <w:rFonts w:hint="eastAsia"/>
            <w:rPrChange w:id="4601" w:author="jie sun" w:date="2018-04-16T21:50:00Z">
              <w:rPr>
                <w:rFonts w:ascii="Microsoft YaHei" w:eastAsia="Microsoft YaHei" w:hAnsi="Microsoft YaHei" w:cs="Microsoft YaHei" w:hint="eastAsia"/>
                <w:b w:val="0"/>
                <w:color w:val="333333"/>
                <w:szCs w:val="24"/>
                <w:shd w:val="clear" w:color="auto" w:fill="FFFFFF"/>
              </w:rPr>
            </w:rPrChange>
          </w:rPr>
          <w:t>Θ</w:t>
        </w:r>
        <w:r w:rsidRPr="001F69FC">
          <w:rPr>
            <w:rPrChange w:id="4602" w:author="jie sun" w:date="2018-04-16T21:50:00Z">
              <w:rPr>
                <w:rFonts w:ascii="Microsoft YaHei" w:eastAsia="Microsoft YaHei" w:hAnsi="Microsoft YaHei" w:cs="Microsoft YaHei"/>
                <w:b w:val="0"/>
                <w:color w:val="333333"/>
                <w:szCs w:val="24"/>
                <w:shd w:val="clear" w:color="auto" w:fill="FFFFFF"/>
                <w:lang w:val="en-US"/>
              </w:rPr>
            </w:rPrChange>
          </w:rPr>
          <w:t>(t)*Ts</w:t>
        </w:r>
        <w:r>
          <w:rPr>
            <w:rPrChange w:id="4603" w:author="像个男人一样" w:date="2018-03-21T23:35:00Z">
              <w:rPr>
                <w:b w:val="0"/>
                <w:lang w:val="en-US"/>
              </w:rPr>
            </w:rPrChange>
          </w:rPr>
          <w:t xml:space="preserve"> </w:t>
        </w:r>
      </w:ins>
      <w:bookmarkEnd w:id="4582"/>
      <w:bookmarkEnd w:id="4583"/>
      <w:customXmlInsRangeStart w:id="4604" w:author="jie sun" w:date="2018-04-08T19:40:00Z"/>
      <w:sdt>
        <w:sdtPr>
          <w:id w:val="-2109340290"/>
          <w:citation/>
        </w:sdtPr>
        <w:sdtContent>
          <w:customXmlInsRangeEnd w:id="4604"/>
          <w:ins w:id="4605" w:author="jie sun" w:date="2018-04-08T19:40:00Z">
            <w:r w:rsidR="00A33E35">
              <w:fldChar w:fldCharType="begin"/>
            </w:r>
            <w:r w:rsidR="00A33E35" w:rsidRPr="001F69FC">
              <w:rPr>
                <w:rPrChange w:id="4606" w:author="jie sun" w:date="2018-04-16T21:50:00Z">
                  <w:rPr>
                    <w:b w:val="0"/>
                    <w:sz w:val="21"/>
                    <w:lang w:val="en-US"/>
                  </w:rPr>
                </w:rPrChange>
              </w:rPr>
              <w:instrText xml:space="preserve"> CITATION Pie16 \l 2052 </w:instrText>
            </w:r>
          </w:ins>
          <w:r w:rsidR="00A33E35">
            <w:fldChar w:fldCharType="separate"/>
          </w:r>
          <w:r w:rsidR="006116D1">
            <w:rPr>
              <w:noProof/>
            </w:rPr>
            <w:t>(Pieter-Jan, 2016)</w:t>
          </w:r>
          <w:ins w:id="4607" w:author="jie sun" w:date="2018-04-08T19:40:00Z">
            <w:r w:rsidR="00A33E35">
              <w:fldChar w:fldCharType="end"/>
            </w:r>
          </w:ins>
          <w:customXmlInsRangeStart w:id="4608" w:author="jie sun" w:date="2018-04-08T19:40:00Z"/>
        </w:sdtContent>
      </w:sdt>
      <w:customXmlInsRangeEnd w:id="4608"/>
      <w:ins w:id="4609" w:author="像个男人一样" w:date="2018-03-22T12:14:00Z">
        <w:del w:id="4610" w:author="jie sun" w:date="2018-04-08T19:40:00Z">
          <w:r w:rsidRPr="001F69FC" w:rsidDel="00A33E35">
            <w:rPr>
              <w:rPrChange w:id="4611" w:author="jie sun" w:date="2018-04-16T21:50:00Z">
                <w:rPr>
                  <w:rStyle w:val="EndnoteReference"/>
                  <w:b w:val="0"/>
                </w:rPr>
              </w:rPrChange>
            </w:rPr>
            <w:delText>[</w:delText>
          </w:r>
        </w:del>
      </w:ins>
      <w:ins w:id="4612" w:author="像个男人一样" w:date="2018-03-22T12:17:00Z">
        <w:del w:id="4613" w:author="jie sun" w:date="2018-04-08T19:40:00Z">
          <w:r w:rsidRPr="001F69FC" w:rsidDel="00A33E35">
            <w:rPr>
              <w:rPrChange w:id="4614" w:author="jie sun" w:date="2018-04-16T21:50:00Z">
                <w:rPr>
                  <w:b w:val="0"/>
                  <w:lang w:val="en-US"/>
                </w:rPr>
              </w:rPrChange>
            </w:rPr>
            <w:delText>5</w:delText>
          </w:r>
        </w:del>
      </w:ins>
      <w:ins w:id="4615" w:author="像个男人一样" w:date="2018-03-22T12:14:00Z">
        <w:del w:id="4616" w:author="jie sun" w:date="2018-04-08T19:40:00Z">
          <w:r w:rsidRPr="001F69FC" w:rsidDel="00A33E35">
            <w:rPr>
              <w:rPrChange w:id="4617" w:author="jie sun" w:date="2018-04-16T21:50:00Z">
                <w:rPr>
                  <w:rStyle w:val="EndnoteReference"/>
                  <w:b w:val="0"/>
                </w:rPr>
              </w:rPrChange>
            </w:rPr>
            <w:delText>]</w:delText>
          </w:r>
        </w:del>
      </w:ins>
    </w:p>
    <w:p w:rsidR="0087014B" w:rsidRDefault="0087014B">
      <w:pPr>
        <w:rPr>
          <w:ins w:id="4618" w:author="像个男人一样" w:date="2018-03-21T21:28:00Z"/>
          <w:lang w:val="en-US"/>
        </w:rPr>
      </w:pPr>
    </w:p>
    <w:bookmarkEnd w:id="4584"/>
    <w:p w:rsidR="0087014B" w:rsidRDefault="00D5184D">
      <w:del w:id="4619" w:author="像个男人一样" w:date="2018-03-21T21:32:00Z">
        <w:r>
          <w:rPr>
            <w:noProof/>
          </w:rPr>
          <w:drawing>
            <wp:inline distT="0" distB="0" distL="0" distR="0">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rsidR="0087014B" w:rsidRDefault="00D5184D">
      <w:pPr>
        <w:pStyle w:val="Caption"/>
        <w:pPrChange w:id="4620" w:author="像个男人一样" w:date="2018-03-21T01:57:00Z">
          <w:pPr/>
        </w:pPrChange>
      </w:pPr>
      <w:r>
        <w:rPr>
          <w:iCs w:val="0"/>
          <w:color w:val="auto"/>
          <w:sz w:val="24"/>
          <w:szCs w:val="22"/>
        </w:rPr>
        <w:t>What function does is using the integral principle to integrate the angular velocity in all the period from time 0 (</w:t>
      </w:r>
      <w:ins w:id="4621" w:author="jie sun" w:date="2018-04-08T19:40:00Z">
        <w:r w:rsidR="00E65EF5">
          <w:rPr>
            <w:iCs w:val="0"/>
            <w:color w:val="auto"/>
            <w:sz w:val="24"/>
            <w:szCs w:val="22"/>
          </w:rPr>
          <w:t xml:space="preserve"> </w:t>
        </w:r>
      </w:ins>
      <w:del w:id="4622" w:author="jie sun" w:date="2018-04-08T19:40:00Z">
        <w:r w:rsidDel="006C0D71">
          <w:rPr>
            <w:iCs w:val="0"/>
            <w:color w:val="auto"/>
            <w:sz w:val="24"/>
            <w:szCs w:val="22"/>
          </w:rPr>
          <w:delText xml:space="preserve"> </w:delText>
        </w:r>
      </w:del>
      <w:r>
        <w:rPr>
          <w:iCs w:val="0"/>
          <w:color w:val="auto"/>
          <w:sz w:val="24"/>
          <w:szCs w:val="22"/>
        </w:rPr>
        <w:t>t</w:t>
      </w:r>
      <w:del w:id="4623" w:author="jie sun" w:date="2018-04-08T19:40:00Z">
        <w:r w:rsidDel="00E65EF5">
          <w:rPr>
            <w:iCs w:val="0"/>
            <w:color w:val="auto"/>
            <w:sz w:val="24"/>
            <w:szCs w:val="22"/>
          </w:rPr>
          <w:delText xml:space="preserve"> </w:delText>
        </w:r>
      </w:del>
      <w:r>
        <w:rPr>
          <w:iCs w:val="0"/>
          <w:color w:val="auto"/>
          <w:sz w:val="24"/>
          <w:szCs w:val="22"/>
        </w:rPr>
        <w:t>=</w:t>
      </w:r>
      <w:del w:id="4624" w:author="jie sun" w:date="2018-04-08T19:40:00Z">
        <w:r w:rsidDel="00E65EF5">
          <w:rPr>
            <w:iCs w:val="0"/>
            <w:color w:val="auto"/>
            <w:sz w:val="24"/>
            <w:szCs w:val="22"/>
          </w:rPr>
          <w:delText xml:space="preserve"> </w:delText>
        </w:r>
      </w:del>
      <w:r>
        <w:rPr>
          <w:iCs w:val="0"/>
          <w:color w:val="auto"/>
          <w:sz w:val="24"/>
          <w:szCs w:val="22"/>
        </w:rPr>
        <w:t>0)</w:t>
      </w:r>
      <w:del w:id="4625" w:author="jie sun" w:date="2018-04-08T19:40:00Z">
        <w:r w:rsidDel="008B3330">
          <w:rPr>
            <w:iCs w:val="0"/>
            <w:color w:val="auto"/>
            <w:sz w:val="24"/>
            <w:szCs w:val="22"/>
          </w:rPr>
          <w:delText xml:space="preserve"> </w:delText>
        </w:r>
      </w:del>
      <w:r>
        <w:rPr>
          <w:iCs w:val="0"/>
          <w:color w:val="auto"/>
          <w:sz w:val="24"/>
          <w:szCs w:val="22"/>
        </w:rPr>
        <w:t xml:space="preserve"> to get the absolute angle.  However,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rsidR="0087014B" w:rsidRDefault="0087014B"/>
    <w:p w:rsidR="0087014B" w:rsidDel="00824300" w:rsidRDefault="00D5184D">
      <w:pPr>
        <w:pStyle w:val="Heading3"/>
        <w:rPr>
          <w:del w:id="4626" w:author="jie sun" w:date="2018-04-08T19:19:00Z"/>
        </w:rPr>
      </w:pPr>
      <w:bookmarkStart w:id="4627" w:name="_Toc22903"/>
      <w:bookmarkStart w:id="4628" w:name="_Toc31972"/>
      <w:bookmarkStart w:id="4629" w:name="_Toc23995"/>
      <w:bookmarkStart w:id="4630" w:name="_Toc4961"/>
      <w:bookmarkStart w:id="4631" w:name="_Toc3819"/>
      <w:bookmarkStart w:id="4632" w:name="_Toc5615"/>
      <w:bookmarkStart w:id="4633" w:name="_Toc5368"/>
      <w:bookmarkStart w:id="4634" w:name="_Toc22180"/>
      <w:bookmarkStart w:id="4635" w:name="_Toc23626"/>
      <w:bookmarkStart w:id="4636" w:name="_Toc517813762"/>
      <w:r>
        <w:t xml:space="preserve">How </w:t>
      </w:r>
      <w:ins w:id="4637" w:author="jie sun" w:date="2018-04-16T21:21:00Z">
        <w:r w:rsidR="00C217C5">
          <w:t>A</w:t>
        </w:r>
      </w:ins>
      <w:del w:id="4638" w:author="jie sun" w:date="2018-04-16T21:21:00Z">
        <w:r w:rsidDel="00C217C5">
          <w:delText>a</w:delText>
        </w:r>
      </w:del>
      <w:r>
        <w:t xml:space="preserve"> </w:t>
      </w:r>
      <w:ins w:id="4639" w:author="jie sun" w:date="2018-04-16T21:21:00Z">
        <w:r w:rsidR="00C217C5">
          <w:t>G</w:t>
        </w:r>
      </w:ins>
      <w:del w:id="4640" w:author="jie sun" w:date="2018-04-16T21:21:00Z">
        <w:r w:rsidDel="00C217C5">
          <w:delText>g</w:delText>
        </w:r>
      </w:del>
      <w:r>
        <w:t xml:space="preserve">yroscope </w:t>
      </w:r>
      <w:ins w:id="4641" w:author="jie sun" w:date="2018-04-16T21:21:00Z">
        <w:r w:rsidR="00C217C5">
          <w:t>W</w:t>
        </w:r>
      </w:ins>
      <w:del w:id="4642" w:author="jie sun" w:date="2018-04-16T21:21:00Z">
        <w:r w:rsidDel="00C217C5">
          <w:delText>w</w:delText>
        </w:r>
      </w:del>
      <w:r>
        <w:t xml:space="preserve">orks </w:t>
      </w:r>
      <w:ins w:id="4643" w:author="jie sun" w:date="2018-04-16T21:21:00Z">
        <w:r w:rsidR="00C217C5">
          <w:t>F</w:t>
        </w:r>
      </w:ins>
      <w:del w:id="4644" w:author="jie sun" w:date="2018-04-16T21:21:00Z">
        <w:r w:rsidDel="00C217C5">
          <w:delText>f</w:delText>
        </w:r>
      </w:del>
      <w:r>
        <w:t xml:space="preserve">or </w:t>
      </w:r>
      <w:ins w:id="4645" w:author="jie sun" w:date="2018-04-16T21:21:00Z">
        <w:r w:rsidR="00C217C5">
          <w:t>T</w:t>
        </w:r>
      </w:ins>
      <w:del w:id="4646" w:author="jie sun" w:date="2018-04-16T21:21:00Z">
        <w:r w:rsidDel="00C217C5">
          <w:delText>t</w:delText>
        </w:r>
      </w:del>
      <w:r>
        <w:t xml:space="preserve">he </w:t>
      </w:r>
      <w:ins w:id="4647" w:author="jie sun" w:date="2018-04-16T21:21:00Z">
        <w:r w:rsidR="00C217C5">
          <w:t>R</w:t>
        </w:r>
      </w:ins>
      <w:del w:id="4648" w:author="jie sun" w:date="2018-04-16T21:21:00Z">
        <w:r w:rsidDel="00C217C5">
          <w:delText>r</w:delText>
        </w:r>
      </w:del>
      <w:r>
        <w:t xml:space="preserve">acing </w:t>
      </w:r>
      <w:ins w:id="4649" w:author="jie sun" w:date="2018-04-16T21:21:00Z">
        <w:r w:rsidR="00C217C5">
          <w:t>G</w:t>
        </w:r>
      </w:ins>
      <w:del w:id="4650" w:author="jie sun" w:date="2018-04-16T21:21:00Z">
        <w:r w:rsidDel="00C217C5">
          <w:delText>g</w:delText>
        </w:r>
      </w:del>
      <w:r>
        <w:t>ame</w:t>
      </w:r>
      <w:bookmarkEnd w:id="4627"/>
      <w:bookmarkEnd w:id="4628"/>
      <w:bookmarkEnd w:id="4629"/>
      <w:bookmarkEnd w:id="4630"/>
      <w:bookmarkEnd w:id="4631"/>
      <w:bookmarkEnd w:id="4632"/>
      <w:bookmarkEnd w:id="4633"/>
      <w:bookmarkEnd w:id="4634"/>
      <w:bookmarkEnd w:id="4635"/>
      <w:bookmarkEnd w:id="4636"/>
    </w:p>
    <w:p w:rsidR="0087014B" w:rsidRPr="004E123B" w:rsidRDefault="00D5184D">
      <w:pPr>
        <w:pStyle w:val="Heading3"/>
        <w:rPr>
          <w:del w:id="4651" w:author="像个男人一样" w:date="2018-03-22T11:56:00Z"/>
        </w:rPr>
        <w:pPrChange w:id="4652" w:author="jie sun" w:date="2018-04-08T19:18:00Z">
          <w:pPr>
            <w:pStyle w:val="Heading4"/>
          </w:pPr>
        </w:pPrChange>
      </w:pPr>
      <w:del w:id="4653" w:author="jie sun" w:date="2018-04-08T19:19:00Z">
        <w:r w:rsidRPr="00437182" w:rsidDel="00824300">
          <w:rPr>
            <w:b w:val="0"/>
          </w:rPr>
          <w:delText>The principle of the racing game</w:delText>
        </w:r>
      </w:del>
      <w:bookmarkStart w:id="4654" w:name="_Toc511230199"/>
      <w:bookmarkStart w:id="4655" w:name="_Toc511295649"/>
      <w:bookmarkStart w:id="4656" w:name="_Toc511677532"/>
      <w:bookmarkStart w:id="4657" w:name="_Toc511677701"/>
      <w:bookmarkStart w:id="4658" w:name="_Toc511677753"/>
      <w:bookmarkStart w:id="4659" w:name="_Toc511906306"/>
      <w:bookmarkStart w:id="4660" w:name="_Toc517801854"/>
      <w:bookmarkStart w:id="4661" w:name="_Toc517813763"/>
      <w:bookmarkEnd w:id="4654"/>
      <w:bookmarkEnd w:id="4655"/>
      <w:bookmarkEnd w:id="4656"/>
      <w:bookmarkEnd w:id="4657"/>
      <w:bookmarkEnd w:id="4658"/>
      <w:bookmarkEnd w:id="4659"/>
      <w:bookmarkEnd w:id="4660"/>
      <w:bookmarkEnd w:id="4661"/>
    </w:p>
    <w:p w:rsidR="0087014B" w:rsidRDefault="00D5184D">
      <w:pPr>
        <w:pStyle w:val="Heading3"/>
        <w:pPrChange w:id="4662" w:author="jie sun" w:date="2018-04-08T19:19:00Z">
          <w:pPr>
            <w:pStyle w:val="Subtitle"/>
          </w:pPr>
        </w:pPrChange>
      </w:pPr>
      <w:bookmarkStart w:id="4663" w:name="_Toc505291911"/>
      <w:del w:id="4664" w:author="像个男人一样" w:date="2018-03-22T11:56:00Z">
        <w:r>
          <w:delText xml:space="preserve">Figure 3. </w:delText>
        </w:r>
        <w:r>
          <w:fldChar w:fldCharType="begin"/>
        </w:r>
        <w:r>
          <w:delInstrText xml:space="preserve"> SEQ Figure_3. \* ARABIC </w:delInstrText>
        </w:r>
        <w:r>
          <w:fldChar w:fldCharType="separate"/>
        </w:r>
      </w:del>
      <w:ins w:id="4665" w:author="像个男人一样" w:date="2018-03-22T11:51:00Z">
        <w:del w:id="4666" w:author="像个男人一样" w:date="2018-03-22T11:56:00Z">
          <w:r>
            <w:delText>错误！未指定顺序。</w:delText>
          </w:r>
        </w:del>
      </w:ins>
      <w:ins w:id="4667" w:author="像个男人一样" w:date="2018-03-21T23:39:00Z">
        <w:del w:id="4668" w:author="像个男人一样" w:date="2018-03-22T11:56:00Z">
          <w:r>
            <w:delText>错误！未指定顺序。</w:delText>
          </w:r>
        </w:del>
      </w:ins>
      <w:ins w:id="4669" w:author="像个男人一样" w:date="2018-03-21T23:10:00Z">
        <w:del w:id="4670" w:author="像个男人一样" w:date="2018-03-22T11:56:00Z">
          <w:r>
            <w:delText>错误！未指定顺序。</w:delText>
          </w:r>
        </w:del>
      </w:ins>
      <w:ins w:id="4671" w:author="像个男人一样" w:date="2018-03-21T23:08:00Z">
        <w:del w:id="4672" w:author="像个男人一样" w:date="2018-03-22T11:56:00Z">
          <w:r>
            <w:delText>错误！未指定顺序。</w:delText>
          </w:r>
        </w:del>
      </w:ins>
      <w:ins w:id="4673" w:author="像个男人一样" w:date="2018-03-21T02:33:00Z">
        <w:del w:id="4674" w:author="像个男人一样" w:date="2018-03-22T11:56:00Z">
          <w:r>
            <w:delText>错误！未指定顺序。错误！未指定顺序。</w:delText>
          </w:r>
        </w:del>
      </w:ins>
      <w:ins w:id="4675" w:author="像个男人一样" w:date="2018-03-21T02:31:00Z">
        <w:del w:id="4676" w:author="像个男人一样" w:date="2018-03-22T11:56:00Z">
          <w:r>
            <w:delText>错误！未指定顺序。</w:delText>
          </w:r>
        </w:del>
      </w:ins>
      <w:ins w:id="4677" w:author="像个男人一样" w:date="2018-03-21T02:30:00Z">
        <w:del w:id="4678" w:author="像个男人一样" w:date="2018-03-22T11:56:00Z">
          <w:r>
            <w:delText>错误！未指定顺序。</w:delText>
          </w:r>
        </w:del>
      </w:ins>
      <w:ins w:id="4679" w:author="像个男人一样" w:date="2018-03-21T02:29:00Z">
        <w:del w:id="4680" w:author="像个男人一样" w:date="2018-03-22T11:56:00Z">
          <w:r>
            <w:delText>错误！未指定顺序。错误！未指定顺序。</w:delText>
          </w:r>
        </w:del>
      </w:ins>
      <w:ins w:id="4681" w:author="像个男人一样" w:date="2018-03-21T02:26:00Z">
        <w:del w:id="4682" w:author="像个男人一样" w:date="2018-03-22T11:56:00Z">
          <w:r>
            <w:delText>错误！未指定顺序。</w:delText>
          </w:r>
        </w:del>
      </w:ins>
      <w:ins w:id="4683" w:author="像个男人一样" w:date="2018-03-21T02:25:00Z">
        <w:del w:id="4684" w:author="像个男人一样" w:date="2018-03-22T11:56:00Z">
          <w:r>
            <w:delText>错误！未指定顺序。</w:delText>
          </w:r>
        </w:del>
      </w:ins>
      <w:ins w:id="4685" w:author="像个男人一样" w:date="2018-03-21T02:24:00Z">
        <w:del w:id="4686" w:author="像个男人一样" w:date="2018-03-22T11:56:00Z">
          <w:r>
            <w:delText>错误！未指定顺序。</w:delText>
          </w:r>
        </w:del>
      </w:ins>
      <w:ins w:id="4687" w:author="像个男人一样" w:date="2018-03-21T02:23:00Z">
        <w:del w:id="4688" w:author="像个男人一样" w:date="2018-03-22T11:56:00Z">
          <w:r>
            <w:delText>错误！未指定顺序。</w:delText>
          </w:r>
        </w:del>
      </w:ins>
      <w:ins w:id="4689" w:author="像个男人一样" w:date="2018-03-21T02:22:00Z">
        <w:del w:id="4690" w:author="像个男人一样" w:date="2018-03-22T11:56:00Z">
          <w:r>
            <w:delText>错误！未指定顺序。</w:delText>
          </w:r>
        </w:del>
      </w:ins>
      <w:ins w:id="4691" w:author="像个男人一样" w:date="2018-03-21T02:17:00Z">
        <w:del w:id="4692" w:author="像个男人一样" w:date="2018-03-22T11:56:00Z">
          <w:r>
            <w:delText>错误！未指定顺序。错误！未指定顺序。错误！未指定顺序。</w:delText>
          </w:r>
        </w:del>
      </w:ins>
      <w:ins w:id="4693" w:author="像个男人一样" w:date="2018-03-21T02:15:00Z">
        <w:del w:id="4694" w:author="像个男人一样" w:date="2018-03-22T11:56:00Z">
          <w:r>
            <w:delText>错误！未指定顺序。</w:delText>
          </w:r>
        </w:del>
      </w:ins>
      <w:ins w:id="4695" w:author="像个男人一样" w:date="2018-03-21T02:14:00Z">
        <w:del w:id="4696" w:author="像个男人一样" w:date="2018-03-22T11:56:00Z">
          <w:r>
            <w:delText>错误！未指定顺序。</w:delText>
          </w:r>
        </w:del>
      </w:ins>
      <w:ins w:id="4697" w:author="像个男人一样" w:date="2018-03-21T02:13:00Z">
        <w:del w:id="4698" w:author="像个男人一样" w:date="2018-03-22T11:56:00Z">
          <w:r>
            <w:delText>错误！未指定顺序。</w:delText>
          </w:r>
        </w:del>
      </w:ins>
      <w:ins w:id="4699" w:author="像个男人一样" w:date="2018-03-21T02:12:00Z">
        <w:del w:id="4700" w:author="像个男人一样" w:date="2018-03-22T11:56:00Z">
          <w:r>
            <w:delText>错误！未指定顺序。</w:delText>
          </w:r>
        </w:del>
      </w:ins>
      <w:ins w:id="4701" w:author="像个男人一样" w:date="2018-03-21T02:02:00Z">
        <w:del w:id="4702" w:author="像个男人一样" w:date="2018-03-22T11:56:00Z">
          <w:r>
            <w:delText>错误！未指定顺序。错误！未指定顺序。</w:delText>
          </w:r>
        </w:del>
      </w:ins>
      <w:ins w:id="4703" w:author="像个男人一样" w:date="2018-03-21T02:01:00Z">
        <w:del w:id="4704" w:author="像个男人一样" w:date="2018-03-22T11:56:00Z">
          <w:r>
            <w:delText>错误！未指定顺序。</w:delText>
          </w:r>
        </w:del>
      </w:ins>
      <w:ins w:id="4705" w:author="像个男人一样" w:date="2018-03-21T02:00:00Z">
        <w:del w:id="4706" w:author="像个男人一样" w:date="2018-03-22T11:56:00Z">
          <w:r>
            <w:delText>错误！未指定顺序。</w:delText>
          </w:r>
        </w:del>
      </w:ins>
      <w:ins w:id="4707" w:author="像个男人一样" w:date="2018-03-21T01:59:00Z">
        <w:del w:id="4708" w:author="像个男人一样" w:date="2018-03-22T11:56:00Z">
          <w:r>
            <w:delText>错误！未指定顺序。</w:delText>
          </w:r>
        </w:del>
      </w:ins>
      <w:ins w:id="4709" w:author="像个男人一样" w:date="2018-03-21T01:58:00Z">
        <w:del w:id="4710" w:author="像个男人一样" w:date="2018-03-22T11:56:00Z">
          <w:r>
            <w:delText>错误！未指定顺序。错误！未指定顺序。</w:delText>
          </w:r>
        </w:del>
      </w:ins>
      <w:del w:id="4711" w:author="像个男人一样" w:date="2018-03-22T11:56:00Z">
        <w:r>
          <w:delText>6</w:delText>
        </w:r>
        <w:r>
          <w:fldChar w:fldCharType="end"/>
        </w:r>
      </w:del>
      <w:del w:id="4712" w:author="像个男人一样" w:date="2018-03-21T01:58:00Z">
        <w:r>
          <w:delText xml:space="preserve"> </w:delText>
        </w:r>
      </w:del>
      <w:del w:id="4713" w:author="像个男人一样" w:date="2018-03-21T01:57:00Z">
        <w:r>
          <w:delText>Racing Game</w:delText>
        </w:r>
      </w:del>
      <w:bookmarkStart w:id="4714" w:name="_Toc517813764"/>
      <w:bookmarkEnd w:id="4663"/>
      <w:bookmarkEnd w:id="4714"/>
    </w:p>
    <w:p w:rsidR="00824300" w:rsidRDefault="00824300">
      <w:pPr>
        <w:rPr>
          <w:ins w:id="4715" w:author="jie sun" w:date="2018-04-08T19:19:00Z"/>
        </w:rPr>
      </w:pPr>
    </w:p>
    <w:p w:rsidR="00824300" w:rsidRDefault="00824300">
      <w:pPr>
        <w:pStyle w:val="Heading4"/>
        <w:rPr>
          <w:ins w:id="4716" w:author="jie sun" w:date="2018-04-18T15:18:00Z"/>
        </w:rPr>
      </w:pPr>
      <w:ins w:id="4717" w:author="jie sun" w:date="2018-04-08T19:19:00Z">
        <w:r w:rsidRPr="004159AA">
          <w:lastRenderedPageBreak/>
          <w:t xml:space="preserve">The </w:t>
        </w:r>
      </w:ins>
      <w:ins w:id="4718" w:author="jie sun" w:date="2018-04-16T21:21:00Z">
        <w:r w:rsidR="00FE6C8B" w:rsidRPr="00495DE5">
          <w:t>P</w:t>
        </w:r>
      </w:ins>
      <w:ins w:id="4719" w:author="jie sun" w:date="2018-04-08T19:19:00Z">
        <w:r w:rsidRPr="00134162">
          <w:t xml:space="preserve">rinciple </w:t>
        </w:r>
      </w:ins>
      <w:ins w:id="4720" w:author="jie sun" w:date="2018-04-16T21:21:00Z">
        <w:r w:rsidR="00FE6C8B" w:rsidRPr="00806241">
          <w:t>O</w:t>
        </w:r>
      </w:ins>
      <w:ins w:id="4721" w:author="jie sun" w:date="2018-04-08T19:19:00Z">
        <w:r w:rsidRPr="00863EC6">
          <w:t xml:space="preserve">f </w:t>
        </w:r>
      </w:ins>
      <w:ins w:id="4722" w:author="jie sun" w:date="2018-04-16T21:21:00Z">
        <w:r w:rsidR="00FE6C8B" w:rsidRPr="00863EC6">
          <w:t>R</w:t>
        </w:r>
      </w:ins>
      <w:ins w:id="4723" w:author="jie sun" w:date="2018-04-08T19:19:00Z">
        <w:r w:rsidRPr="00863EC6">
          <w:t xml:space="preserve">acing </w:t>
        </w:r>
      </w:ins>
      <w:ins w:id="4724" w:author="jie sun" w:date="2018-04-16T21:21:00Z">
        <w:r w:rsidR="00FE6C8B" w:rsidRPr="00863EC6">
          <w:t>G</w:t>
        </w:r>
      </w:ins>
      <w:ins w:id="4725" w:author="jie sun" w:date="2018-04-08T19:19:00Z">
        <w:r w:rsidRPr="00863EC6">
          <w:t>ame</w:t>
        </w:r>
      </w:ins>
    </w:p>
    <w:p w:rsidR="00934638" w:rsidRPr="00934638" w:rsidRDefault="00934638">
      <w:pPr>
        <w:rPr>
          <w:ins w:id="4726" w:author="jie sun" w:date="2018-04-08T19:19:00Z"/>
        </w:rPr>
      </w:pPr>
    </w:p>
    <w:p w:rsidR="0087014B" w:rsidRDefault="00D5184D">
      <w:pPr>
        <w:jc w:val="center"/>
        <w:rPr>
          <w:ins w:id="4727" w:author="像个男人一样" w:date="2018-03-21T01:57:00Z"/>
        </w:rPr>
        <w:pPrChange w:id="4728" w:author="jie sun" w:date="2018-04-16T21:40:00Z">
          <w:pPr/>
        </w:pPrChange>
      </w:pPr>
      <w:del w:id="4729" w:author="jie sun" w:date="2018-04-18T15:12:00Z">
        <w:r w:rsidDel="00ED3617">
          <w:rPr>
            <w:noProof/>
          </w:rPr>
          <w:drawing>
            <wp:inline distT="0" distB="0" distL="0" distR="0">
              <wp:extent cx="5031737" cy="28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036214" cy="2830777"/>
                      </a:xfrm>
                      <a:prstGeom prst="rect">
                        <a:avLst/>
                      </a:prstGeom>
                      <a:noFill/>
                      <a:ln>
                        <a:noFill/>
                      </a:ln>
                    </pic:spPr>
                  </pic:pic>
                </a:graphicData>
              </a:graphic>
            </wp:inline>
          </w:drawing>
        </w:r>
      </w:del>
      <w:ins w:id="4730" w:author="jie sun" w:date="2018-04-18T15:12:00Z">
        <w:r w:rsidR="00885CA8">
          <w:rPr>
            <w:noProof/>
          </w:rPr>
          <w:drawing>
            <wp:inline distT="0" distB="0" distL="0" distR="0">
              <wp:extent cx="4220447" cy="2808320"/>
              <wp:effectExtent l="0" t="0" r="8890" b="0"/>
              <wp:docPr id="64" name="Picture 64" descr="https://i-cdn.phonearena.com/images/articles/35543-thumb/gyroscope-apps-games-ipho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cdn.phonearena.com/images/articles/35543-thumb/gyroscope-apps-games-iphone-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2979" cy="2816659"/>
                      </a:xfrm>
                      <a:prstGeom prst="rect">
                        <a:avLst/>
                      </a:prstGeom>
                      <a:noFill/>
                      <a:ln>
                        <a:noFill/>
                      </a:ln>
                    </pic:spPr>
                  </pic:pic>
                </a:graphicData>
              </a:graphic>
            </wp:inline>
          </w:drawing>
        </w:r>
      </w:ins>
    </w:p>
    <w:p w:rsidR="0087014B" w:rsidRDefault="00D5184D">
      <w:pPr>
        <w:pStyle w:val="Caption"/>
        <w:jc w:val="center"/>
        <w:rPr>
          <w:ins w:id="4731" w:author="像个男人一样" w:date="2018-03-21T23:38:00Z"/>
        </w:rPr>
        <w:pPrChange w:id="4732" w:author="jie sun" w:date="2018-04-16T21:40:00Z">
          <w:pPr/>
        </w:pPrChange>
      </w:pPr>
      <w:bookmarkStart w:id="4733" w:name="_Toc517801889"/>
      <w:ins w:id="4734" w:author="像个男人一样" w:date="2018-03-21T23:39:00Z">
        <w:r>
          <w:t xml:space="preserve">Figure </w:t>
        </w:r>
      </w:ins>
      <w:ins w:id="4735" w:author="JIE  SUN" w:date="2018-06-21T13:36:00Z">
        <w:r w:rsidR="00A64E7B">
          <w:fldChar w:fldCharType="begin"/>
        </w:r>
        <w:r w:rsidR="00A64E7B">
          <w:instrText xml:space="preserve"> STYLEREF 1 \s </w:instrText>
        </w:r>
      </w:ins>
      <w:r w:rsidR="00A64E7B">
        <w:fldChar w:fldCharType="separate"/>
      </w:r>
      <w:r w:rsidR="00A64E7B">
        <w:rPr>
          <w:noProof/>
        </w:rPr>
        <w:t>3</w:t>
      </w:r>
      <w:ins w:id="473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737" w:author="JIE  SUN" w:date="2018-06-21T13:36:00Z">
        <w:r w:rsidR="00A64E7B">
          <w:rPr>
            <w:noProof/>
          </w:rPr>
          <w:t>6</w:t>
        </w:r>
        <w:r w:rsidR="00A64E7B">
          <w:fldChar w:fldCharType="end"/>
        </w:r>
      </w:ins>
      <w:ins w:id="4738" w:author="jie sun" w:date="2018-04-19T13:00:00Z">
        <w:del w:id="4739" w:author="JIE  SUN" w:date="2018-06-21T13:34:00Z">
          <w:r w:rsidR="00083FE7" w:rsidDel="00A64E7B">
            <w:fldChar w:fldCharType="begin"/>
          </w:r>
          <w:r w:rsidR="00083FE7" w:rsidDel="00A64E7B">
            <w:delInstrText xml:space="preserve"> STYLEREF 1 \s </w:delInstrText>
          </w:r>
        </w:del>
      </w:ins>
      <w:del w:id="4740" w:author="JIE  SUN" w:date="2018-06-21T13:34:00Z">
        <w:r w:rsidR="00083FE7" w:rsidDel="00A64E7B">
          <w:fldChar w:fldCharType="separate"/>
        </w:r>
        <w:r w:rsidR="00083FE7" w:rsidDel="00A64E7B">
          <w:rPr>
            <w:noProof/>
          </w:rPr>
          <w:delText>3</w:delText>
        </w:r>
      </w:del>
      <w:ins w:id="4741" w:author="jie sun" w:date="2018-04-19T13:00:00Z">
        <w:del w:id="474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743" w:author="JIE  SUN" w:date="2018-06-21T13:34:00Z">
        <w:r w:rsidR="00083FE7" w:rsidDel="00A64E7B">
          <w:fldChar w:fldCharType="separate"/>
        </w:r>
      </w:del>
      <w:ins w:id="4744" w:author="jie sun" w:date="2018-04-19T13:00:00Z">
        <w:del w:id="4745" w:author="JIE  SUN" w:date="2018-06-21T13:34:00Z">
          <w:r w:rsidR="00083FE7" w:rsidDel="00A64E7B">
            <w:rPr>
              <w:noProof/>
            </w:rPr>
            <w:delText>6</w:delText>
          </w:r>
          <w:r w:rsidR="00083FE7" w:rsidDel="00A64E7B">
            <w:fldChar w:fldCharType="end"/>
          </w:r>
        </w:del>
      </w:ins>
      <w:ins w:id="4746" w:author="像个男人一样" w:date="2018-03-21T23:39:00Z">
        <w:del w:id="4747"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748" w:author="像个男人一样" w:date="2018-03-22T11:51:00Z">
        <w:del w:id="4749" w:author="jie sun" w:date="2018-04-10T21:45:00Z">
          <w:r w:rsidDel="00454521">
            <w:delText>6</w:delText>
          </w:r>
        </w:del>
      </w:ins>
      <w:ins w:id="4750" w:author="像个男人一样" w:date="2018-03-21T23:39:00Z">
        <w:del w:id="4751" w:author="jie sun" w:date="2018-04-10T21:45:00Z">
          <w:r w:rsidDel="00454521">
            <w:fldChar w:fldCharType="end"/>
          </w:r>
        </w:del>
        <w:bookmarkStart w:id="4752" w:name="_Toc12605"/>
        <w:bookmarkStart w:id="4753" w:name="_Toc23702"/>
        <w:bookmarkStart w:id="4754" w:name="_Toc1290"/>
        <w:bookmarkStart w:id="4755" w:name="_Toc25513"/>
        <w:bookmarkStart w:id="4756" w:name="_Toc29810"/>
        <w:bookmarkStart w:id="4757" w:name="_Toc6519"/>
        <w:bookmarkStart w:id="4758" w:name="_Toc5521"/>
        <w:bookmarkStart w:id="4759" w:name="_Toc27374"/>
        <w:bookmarkStart w:id="4760" w:name="_Toc27194"/>
        <w:bookmarkStart w:id="4761" w:name="_Toc15560"/>
        <w:r>
          <w:rPr>
            <w:rFonts w:hint="eastAsia"/>
          </w:rPr>
          <w:t xml:space="preserve">: Racing Game </w:t>
        </w:r>
      </w:ins>
      <w:ins w:id="4762" w:author="jie sun" w:date="2018-04-16T22:30:00Z">
        <w:r w:rsidR="00DF2593">
          <w:t>I</w:t>
        </w:r>
      </w:ins>
      <w:ins w:id="4763" w:author="像个男人一样" w:date="2018-03-21T23:39:00Z">
        <w:del w:id="4764" w:author="jie sun" w:date="2018-04-16T22:30:00Z">
          <w:r w:rsidDel="00DF2593">
            <w:rPr>
              <w:rFonts w:hint="eastAsia"/>
            </w:rPr>
            <w:delText>i</w:delText>
          </w:r>
        </w:del>
        <w:r>
          <w:rPr>
            <w:rFonts w:hint="eastAsia"/>
          </w:rPr>
          <w:t>n iPhone</w:t>
        </w:r>
      </w:ins>
      <w:bookmarkEnd w:id="4752"/>
      <w:bookmarkEnd w:id="4753"/>
      <w:bookmarkEnd w:id="4754"/>
      <w:bookmarkEnd w:id="4755"/>
      <w:bookmarkEnd w:id="4756"/>
      <w:bookmarkEnd w:id="4757"/>
      <w:bookmarkEnd w:id="4758"/>
      <w:bookmarkEnd w:id="4759"/>
      <w:bookmarkEnd w:id="4760"/>
      <w:bookmarkEnd w:id="4761"/>
      <w:customXmlInsRangeStart w:id="4765" w:author="jie sun" w:date="2018-04-18T15:17:00Z"/>
      <w:sdt>
        <w:sdtPr>
          <w:rPr>
            <w:rFonts w:hint="eastAsia"/>
          </w:rPr>
          <w:id w:val="850925232"/>
          <w:citation/>
        </w:sdtPr>
        <w:sdtContent>
          <w:customXmlInsRangeEnd w:id="4765"/>
          <w:ins w:id="4766" w:author="jie sun" w:date="2018-04-18T15:17:00Z">
            <w:r w:rsidR="00934638">
              <w:fldChar w:fldCharType="begin"/>
            </w:r>
            <w:r w:rsidR="00934638">
              <w:instrText xml:space="preserve"> </w:instrText>
            </w:r>
            <w:r w:rsidR="00934638">
              <w:rPr>
                <w:rFonts w:hint="eastAsia"/>
              </w:rPr>
              <w:instrText>CITATION Vic10 \l 2052</w:instrText>
            </w:r>
            <w:r w:rsidR="00934638">
              <w:instrText xml:space="preserve"> </w:instrText>
            </w:r>
          </w:ins>
          <w:r w:rsidR="00934638">
            <w:fldChar w:fldCharType="separate"/>
          </w:r>
          <w:r w:rsidR="006116D1">
            <w:rPr>
              <w:rFonts w:hint="eastAsia"/>
              <w:noProof/>
            </w:rPr>
            <w:t xml:space="preserve"> (H, 2010)</w:t>
          </w:r>
          <w:ins w:id="4767" w:author="jie sun" w:date="2018-04-18T15:17:00Z">
            <w:r w:rsidR="00934638">
              <w:fldChar w:fldCharType="end"/>
            </w:r>
          </w:ins>
          <w:customXmlInsRangeStart w:id="4768" w:author="jie sun" w:date="2018-04-18T15:17:00Z"/>
        </w:sdtContent>
      </w:sdt>
      <w:customXmlInsRangeEnd w:id="4768"/>
      <w:bookmarkEnd w:id="4733"/>
    </w:p>
    <w:p w:rsidR="0087014B" w:rsidRPr="00185706" w:rsidRDefault="0087014B">
      <w:pPr>
        <w:rPr>
          <w:del w:id="4769" w:author="像个男人一样" w:date="2018-03-21T23:38:00Z"/>
          <w:iCs/>
        </w:rPr>
      </w:pPr>
    </w:p>
    <w:p w:rsidR="0087014B" w:rsidDel="00DF2593" w:rsidRDefault="00D5184D">
      <w:pPr>
        <w:pStyle w:val="Caption"/>
        <w:rPr>
          <w:del w:id="4770" w:author="像个男人一样" w:date="2018-03-22T11:56:00Z"/>
        </w:rPr>
      </w:pPr>
      <w:r w:rsidRPr="00185706">
        <w:rPr>
          <w:iCs w:val="0"/>
        </w:rPr>
        <w:t xml:space="preserve">Anybody may play the racing game in mobile phones or Pads and it is </w:t>
      </w:r>
      <w:del w:id="4771" w:author="jie sun" w:date="2018-04-08T19:18:00Z">
        <w:r w:rsidRPr="00185706" w:rsidDel="00EC5A9A">
          <w:delText xml:space="preserve">really </w:delText>
        </w:r>
      </w:del>
      <w:r w:rsidRPr="00185706">
        <w:t xml:space="preserve">easy to get how to play it after trying several times. What you should do for operating this game is to control the horizontal balance offset </w:t>
      </w:r>
      <w:r w:rsidRPr="001603D2">
        <w:rPr>
          <w:iCs w:val="0"/>
          <w:color w:val="auto"/>
          <w:sz w:val="24"/>
          <w:szCs w:val="22"/>
          <w:rPrChange w:id="4772" w:author="jie sun" w:date="2018-04-18T14:12:00Z">
            <w:rPr>
              <w:iCs w:val="0"/>
              <w:lang w:val="en-GB"/>
            </w:rPr>
          </w:rPrChange>
        </w:rPr>
        <w:t xml:space="preserve">for </w:t>
      </w:r>
      <w:r w:rsidRPr="00185706">
        <w:rPr>
          <w:iCs w:val="0"/>
        </w:rPr>
        <w:t>control</w:t>
      </w:r>
      <w:r w:rsidRPr="001603D2">
        <w:rPr>
          <w:iCs w:val="0"/>
          <w:color w:val="auto"/>
          <w:sz w:val="24"/>
          <w:szCs w:val="22"/>
          <w:rPrChange w:id="4773" w:author="jie sun" w:date="2018-04-18T14:12:00Z">
            <w:rPr>
              <w:iCs w:val="0"/>
              <w:lang w:val="en-GB"/>
            </w:rPr>
          </w:rPrChange>
        </w:rPr>
        <w:t>ling</w:t>
      </w:r>
      <w:r w:rsidRPr="00185706">
        <w:rPr>
          <w:iCs w:val="0"/>
        </w:rPr>
        <w:t xml:space="preserve"> the direction of the running of the car, in another word, just controlling the angle of the horizontal offset (or pitch axis in the picture below) can control the tilting direction of the car running. In a word, using the gyroscope to get the exact angle </w:t>
      </w:r>
      <w:r w:rsidRPr="00185706">
        <w:t>in Pitch (x) axis is the key point of this game.</w:t>
      </w:r>
    </w:p>
    <w:p w:rsidR="00DF2593" w:rsidRPr="00DF2593" w:rsidRDefault="00DF2593">
      <w:pPr>
        <w:rPr>
          <w:ins w:id="4774" w:author="jie sun" w:date="2018-04-16T22:29:00Z"/>
        </w:rPr>
      </w:pPr>
    </w:p>
    <w:p w:rsidR="0087014B" w:rsidRDefault="0087014B">
      <w:pPr>
        <w:pStyle w:val="Caption"/>
        <w:jc w:val="center"/>
        <w:rPr>
          <w:del w:id="4775" w:author="像个男人一样" w:date="2018-03-22T11:56:00Z"/>
        </w:rPr>
        <w:pPrChange w:id="4776" w:author="jie sun" w:date="2018-04-18T14:47:00Z">
          <w:pPr/>
        </w:pPrChange>
      </w:pPr>
    </w:p>
    <w:p w:rsidR="0087014B" w:rsidRDefault="00D5184D">
      <w:pPr>
        <w:pStyle w:val="Caption"/>
        <w:jc w:val="center"/>
        <w:pPrChange w:id="4777" w:author="jie sun" w:date="2018-04-18T14:47:00Z">
          <w:pPr>
            <w:pStyle w:val="Caption"/>
          </w:pPr>
        </w:pPrChange>
      </w:pPr>
      <w:bookmarkStart w:id="4778" w:name="_Toc505291912"/>
      <w:del w:id="4779" w:author="像个男人一样" w:date="2018-03-22T11:56:00Z">
        <w:r>
          <w:delText xml:space="preserve">Figure 3. </w:delText>
        </w:r>
        <w:r>
          <w:fldChar w:fldCharType="begin"/>
        </w:r>
        <w:r>
          <w:delInstrText xml:space="preserve"> SEQ Figure_3. \* ARABIC </w:delInstrText>
        </w:r>
        <w:r>
          <w:fldChar w:fldCharType="separate"/>
        </w:r>
      </w:del>
      <w:ins w:id="4780" w:author="像个男人一样" w:date="2018-03-22T11:51:00Z">
        <w:del w:id="4781" w:author="像个男人一样" w:date="2018-03-22T11:56:00Z">
          <w:r>
            <w:rPr>
              <w:b/>
            </w:rPr>
            <w:delText>错误！未指定顺序。</w:delText>
          </w:r>
        </w:del>
      </w:ins>
      <w:ins w:id="4782" w:author="像个男人一样" w:date="2018-03-21T23:39:00Z">
        <w:del w:id="4783" w:author="像个男人一样" w:date="2018-03-22T11:56:00Z">
          <w:r>
            <w:rPr>
              <w:b/>
            </w:rPr>
            <w:delText>错误！未指定顺序。</w:delText>
          </w:r>
        </w:del>
      </w:ins>
      <w:ins w:id="4784" w:author="像个男人一样" w:date="2018-03-21T23:10:00Z">
        <w:del w:id="4785" w:author="像个男人一样" w:date="2018-03-22T11:56:00Z">
          <w:r>
            <w:rPr>
              <w:b/>
            </w:rPr>
            <w:delText>错误！未指定顺序。</w:delText>
          </w:r>
        </w:del>
      </w:ins>
      <w:ins w:id="4786" w:author="像个男人一样" w:date="2018-03-21T23:08:00Z">
        <w:del w:id="4787" w:author="像个男人一样" w:date="2018-03-22T11:56:00Z">
          <w:r>
            <w:rPr>
              <w:b/>
            </w:rPr>
            <w:delText>错误！未指定顺序。</w:delText>
          </w:r>
        </w:del>
      </w:ins>
      <w:ins w:id="4788" w:author="像个男人一样" w:date="2018-03-21T02:33:00Z">
        <w:del w:id="4789" w:author="像个男人一样" w:date="2018-03-22T11:56:00Z">
          <w:r>
            <w:rPr>
              <w:b/>
            </w:rPr>
            <w:delText>错误！未指定顺序。</w:delText>
          </w:r>
        </w:del>
      </w:ins>
      <w:ins w:id="4790" w:author="像个男人一样" w:date="2018-03-21T02:32:00Z">
        <w:del w:id="4791" w:author="像个男人一样" w:date="2018-03-22T11:56:00Z">
          <w:r>
            <w:rPr>
              <w:b/>
            </w:rPr>
            <w:delText>错误！未指定顺序。</w:delText>
          </w:r>
        </w:del>
      </w:ins>
      <w:ins w:id="4792" w:author="像个男人一样" w:date="2018-03-21T02:31:00Z">
        <w:del w:id="4793" w:author="像个男人一样" w:date="2018-03-22T11:56:00Z">
          <w:r>
            <w:rPr>
              <w:b/>
            </w:rPr>
            <w:delText>错误！未指定顺序。</w:delText>
          </w:r>
        </w:del>
      </w:ins>
      <w:ins w:id="4794" w:author="像个男人一样" w:date="2018-03-21T02:30:00Z">
        <w:del w:id="4795" w:author="像个男人一样" w:date="2018-03-22T11:56:00Z">
          <w:r>
            <w:rPr>
              <w:b/>
            </w:rPr>
            <w:delText>错误！未指定顺序。</w:delText>
          </w:r>
        </w:del>
      </w:ins>
      <w:ins w:id="4796" w:author="像个男人一样" w:date="2018-03-21T02:29:00Z">
        <w:del w:id="4797" w:author="像个男人一样" w:date="2018-03-22T11:56:00Z">
          <w:r>
            <w:rPr>
              <w:b/>
            </w:rPr>
            <w:delText>错误！未指定顺序。错误！未指定顺序。</w:delText>
          </w:r>
        </w:del>
      </w:ins>
      <w:ins w:id="4798" w:author="像个男人一样" w:date="2018-03-21T02:26:00Z">
        <w:del w:id="4799" w:author="像个男人一样" w:date="2018-03-22T11:56:00Z">
          <w:r>
            <w:rPr>
              <w:b/>
            </w:rPr>
            <w:delText>错误！未指定顺序。</w:delText>
          </w:r>
        </w:del>
      </w:ins>
      <w:ins w:id="4800" w:author="像个男人一样" w:date="2018-03-21T02:25:00Z">
        <w:del w:id="4801" w:author="像个男人一样" w:date="2018-03-22T11:56:00Z">
          <w:r>
            <w:rPr>
              <w:b/>
            </w:rPr>
            <w:delText>错误！未指定顺序。</w:delText>
          </w:r>
        </w:del>
      </w:ins>
      <w:ins w:id="4802" w:author="像个男人一样" w:date="2018-03-21T02:24:00Z">
        <w:del w:id="4803" w:author="像个男人一样" w:date="2018-03-22T11:56:00Z">
          <w:r>
            <w:rPr>
              <w:b/>
            </w:rPr>
            <w:delText>错误！未指定顺序。</w:delText>
          </w:r>
        </w:del>
      </w:ins>
      <w:ins w:id="4804" w:author="像个男人一样" w:date="2018-03-21T02:23:00Z">
        <w:del w:id="4805" w:author="像个男人一样" w:date="2018-03-22T11:56:00Z">
          <w:r>
            <w:rPr>
              <w:b/>
            </w:rPr>
            <w:delText>错误！未指定顺序。</w:delText>
          </w:r>
        </w:del>
      </w:ins>
      <w:ins w:id="4806" w:author="像个男人一样" w:date="2018-03-21T02:22:00Z">
        <w:del w:id="4807" w:author="像个男人一样" w:date="2018-03-22T11:56:00Z">
          <w:r>
            <w:rPr>
              <w:b/>
            </w:rPr>
            <w:delText>错误！未指定顺序。</w:delText>
          </w:r>
        </w:del>
      </w:ins>
      <w:ins w:id="4808" w:author="像个男人一样" w:date="2018-03-21T02:17:00Z">
        <w:del w:id="4809" w:author="像个男人一样" w:date="2018-03-22T11:56:00Z">
          <w:r>
            <w:rPr>
              <w:b/>
            </w:rPr>
            <w:delText>错误！未指定顺序。错误！未指定顺序。错误！未指定顺序。</w:delText>
          </w:r>
        </w:del>
      </w:ins>
      <w:ins w:id="4810" w:author="像个男人一样" w:date="2018-03-21T02:15:00Z">
        <w:del w:id="4811" w:author="像个男人一样" w:date="2018-03-22T11:56:00Z">
          <w:r>
            <w:rPr>
              <w:b/>
            </w:rPr>
            <w:delText>错误！未指定顺序。</w:delText>
          </w:r>
        </w:del>
      </w:ins>
      <w:ins w:id="4812" w:author="像个男人一样" w:date="2018-03-21T02:14:00Z">
        <w:del w:id="4813" w:author="像个男人一样" w:date="2018-03-22T11:56:00Z">
          <w:r>
            <w:rPr>
              <w:b/>
            </w:rPr>
            <w:delText>错误！未指定顺序。</w:delText>
          </w:r>
        </w:del>
      </w:ins>
      <w:ins w:id="4814" w:author="像个男人一样" w:date="2018-03-21T02:13:00Z">
        <w:del w:id="4815" w:author="像个男人一样" w:date="2018-03-22T11:56:00Z">
          <w:r>
            <w:rPr>
              <w:b/>
            </w:rPr>
            <w:delText>错误！未指定顺序。</w:delText>
          </w:r>
        </w:del>
      </w:ins>
      <w:ins w:id="4816" w:author="像个男人一样" w:date="2018-03-21T02:12:00Z">
        <w:del w:id="4817" w:author="像个男人一样" w:date="2018-03-22T11:56:00Z">
          <w:r>
            <w:rPr>
              <w:b/>
            </w:rPr>
            <w:delText>错误！未指定顺序。</w:delText>
          </w:r>
        </w:del>
      </w:ins>
      <w:ins w:id="4818" w:author="像个男人一样" w:date="2018-03-21T02:02:00Z">
        <w:del w:id="4819" w:author="像个男人一样" w:date="2018-03-22T11:56:00Z">
          <w:r>
            <w:rPr>
              <w:b/>
            </w:rPr>
            <w:delText>错误！未指定顺序。错误！未指定顺序。</w:delText>
          </w:r>
        </w:del>
      </w:ins>
      <w:ins w:id="4820" w:author="像个男人一样" w:date="2018-03-21T02:01:00Z">
        <w:del w:id="4821" w:author="像个男人一样" w:date="2018-03-22T11:56:00Z">
          <w:r>
            <w:rPr>
              <w:b/>
            </w:rPr>
            <w:delText>错误！未指定顺序。</w:delText>
          </w:r>
        </w:del>
      </w:ins>
      <w:ins w:id="4822" w:author="像个男人一样" w:date="2018-03-21T02:00:00Z">
        <w:del w:id="4823" w:author="像个男人一样" w:date="2018-03-22T11:56:00Z">
          <w:r>
            <w:rPr>
              <w:b/>
            </w:rPr>
            <w:delText>错误！未指定顺序。</w:delText>
          </w:r>
        </w:del>
      </w:ins>
      <w:ins w:id="4824" w:author="像个男人一样" w:date="2018-03-21T01:59:00Z">
        <w:del w:id="4825" w:author="像个男人一样" w:date="2018-03-22T11:56:00Z">
          <w:r>
            <w:rPr>
              <w:b/>
            </w:rPr>
            <w:delText>错误！未指定顺序。</w:delText>
          </w:r>
        </w:del>
      </w:ins>
      <w:ins w:id="4826" w:author="像个男人一样" w:date="2018-03-21T01:58:00Z">
        <w:del w:id="4827" w:author="像个男人一样" w:date="2018-03-22T11:56:00Z">
          <w:r>
            <w:rPr>
              <w:b/>
            </w:rPr>
            <w:delText>错误！未指定顺序。</w:delText>
          </w:r>
        </w:del>
      </w:ins>
      <w:del w:id="4828" w:author="像个男人一样" w:date="2018-03-22T11:56:00Z">
        <w:r>
          <w:delText>7</w:delText>
        </w:r>
        <w:r>
          <w:fldChar w:fldCharType="end"/>
        </w:r>
      </w:del>
      <w:del w:id="4829" w:author="像个男人一样" w:date="2018-03-21T01:58:00Z">
        <w:r>
          <w:delText xml:space="preserve"> Gyro in the iPhone</w:delText>
        </w:r>
      </w:del>
      <w:bookmarkEnd w:id="4778"/>
    </w:p>
    <w:p w:rsidR="0087014B" w:rsidRDefault="006A3610">
      <w:pPr>
        <w:jc w:val="center"/>
        <w:pPrChange w:id="4830" w:author="jie sun" w:date="2018-04-16T21:41:00Z">
          <w:pPr/>
        </w:pPrChange>
      </w:pPr>
      <w:ins w:id="4831" w:author="jie sun" w:date="2018-04-18T15:13:00Z">
        <w:r>
          <w:rPr>
            <w:noProof/>
          </w:rPr>
          <w:lastRenderedPageBreak/>
          <w:drawing>
            <wp:inline distT="0" distB="0" distL="0" distR="0">
              <wp:extent cx="4104049" cy="2730869"/>
              <wp:effectExtent l="0" t="0" r="0" b="0"/>
              <wp:docPr id="65" name="Picture 65" descr="https://i-cdn.phonearena.com/images/articles/35542-thumb/gyroscope-apps-games-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cdn.phonearena.com/images/articles/35542-thumb/gyroscope-apps-games-iphone-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3611" cy="2737232"/>
                      </a:xfrm>
                      <a:prstGeom prst="rect">
                        <a:avLst/>
                      </a:prstGeom>
                      <a:noFill/>
                      <a:ln>
                        <a:noFill/>
                      </a:ln>
                    </pic:spPr>
                  </pic:pic>
                </a:graphicData>
              </a:graphic>
            </wp:inline>
          </w:drawing>
        </w:r>
      </w:ins>
      <w:moveFromRangeStart w:id="4832" w:author="jie sun" w:date="2018-04-18T14:46:00Z" w:name="move511826139"/>
      <w:moveFrom w:id="4833" w:author="jie sun" w:date="2018-04-18T14:46:00Z">
        <w:r w:rsidR="00D5184D" w:rsidDel="002F47AE">
          <w:rPr>
            <w:noProof/>
          </w:rPr>
          <w:drawing>
            <wp:inline distT="0" distB="0" distL="0" distR="0">
              <wp:extent cx="5517442" cy="3104707"/>
              <wp:effectExtent l="0" t="0" r="7620" b="635"/>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18568" cy="3105341"/>
                      </a:xfrm>
                      <a:prstGeom prst="rect">
                        <a:avLst/>
                      </a:prstGeom>
                      <a:noFill/>
                      <a:ln>
                        <a:noFill/>
                      </a:ln>
                    </pic:spPr>
                  </pic:pic>
                </a:graphicData>
              </a:graphic>
            </wp:inline>
          </w:drawing>
        </w:r>
      </w:moveFrom>
      <w:moveFromRangeEnd w:id="4832"/>
    </w:p>
    <w:bookmarkStart w:id="4834" w:name="OLE_LINK11"/>
    <w:bookmarkStart w:id="4835" w:name="OLE_LINK13"/>
    <w:p w:rsidR="0087014B" w:rsidRPr="00CD4D88" w:rsidRDefault="00847D06">
      <w:pPr>
        <w:pStyle w:val="Caption"/>
        <w:jc w:val="center"/>
        <w:rPr>
          <w:del w:id="4836" w:author="像个男人一样" w:date="2018-03-21T01:58:00Z"/>
        </w:rPr>
        <w:pPrChange w:id="4837" w:author="jie sun" w:date="2018-04-16T21:41:00Z">
          <w:pPr/>
        </w:pPrChange>
      </w:pPr>
      <w:sdt>
        <w:sdtPr>
          <w:id w:val="991455762"/>
        </w:sdtPr>
        <w:sdtContent>
          <w:del w:id="4838" w:author="像个男人一样" w:date="2018-03-21T01:58:00Z">
            <w:r w:rsidR="00D5184D" w:rsidRPr="00372C54">
              <w:fldChar w:fldCharType="begin"/>
            </w:r>
            <w:r w:rsidR="00D5184D" w:rsidRPr="00372C54">
              <w:rPr>
                <w:rPrChange w:id="4839" w:author="jie sun" w:date="2018-04-18T15:18:00Z">
                  <w:rPr/>
                </w:rPrChange>
              </w:rPr>
              <w:delInstrText xml:space="preserve"> CITATION ukm18 \l 2052 </w:delInstrText>
            </w:r>
            <w:r w:rsidR="00D5184D" w:rsidRPr="00372C54">
              <w:rPr>
                <w:rPrChange w:id="4840" w:author="jie sun" w:date="2018-04-18T15:18:00Z">
                  <w:rPr/>
                </w:rPrChange>
              </w:rPr>
              <w:fldChar w:fldCharType="separate"/>
            </w:r>
            <w:r w:rsidR="00D5184D" w:rsidRPr="00372C54">
              <w:rPr>
                <w:rPrChange w:id="4841" w:author="jie sun" w:date="2018-04-18T15:18:00Z">
                  <w:rPr/>
                </w:rPrChange>
              </w:rPr>
              <w:delText>(uk.mathworks.com, 2018)</w:delText>
            </w:r>
            <w:r w:rsidR="00D5184D" w:rsidRPr="00372C54">
              <w:rPr>
                <w:rPrChange w:id="4842" w:author="jie sun" w:date="2018-04-18T15:18:00Z">
                  <w:rPr/>
                </w:rPrChange>
              </w:rPr>
              <w:fldChar w:fldCharType="end"/>
            </w:r>
          </w:del>
          <w:bookmarkStart w:id="4843" w:name="_Toc517801890"/>
        </w:sdtContent>
      </w:sdt>
      <w:ins w:id="4844" w:author="像个男人一样" w:date="2018-03-21T01:58:00Z">
        <w:r w:rsidR="00D5184D" w:rsidRPr="00CD4D88">
          <w:t xml:space="preserve">Figure </w:t>
        </w:r>
      </w:ins>
      <w:ins w:id="4845" w:author="JIE  SUN" w:date="2018-06-21T13:36:00Z">
        <w:r w:rsidR="00A64E7B">
          <w:rPr>
            <w:iCs w:val="0"/>
          </w:rPr>
          <w:fldChar w:fldCharType="begin"/>
        </w:r>
        <w:r w:rsidR="00A64E7B">
          <w:instrText xml:space="preserve"> STYLEREF 1 \s </w:instrText>
        </w:r>
      </w:ins>
      <w:r w:rsidR="00A64E7B">
        <w:rPr>
          <w:iCs w:val="0"/>
        </w:rPr>
        <w:fldChar w:fldCharType="separate"/>
      </w:r>
      <w:r w:rsidR="00A64E7B">
        <w:rPr>
          <w:noProof/>
        </w:rPr>
        <w:t>3</w:t>
      </w:r>
      <w:ins w:id="4846"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ins w:id="4847" w:author="JIE  SUN" w:date="2018-06-21T13:36:00Z">
        <w:r w:rsidR="00A64E7B">
          <w:rPr>
            <w:noProof/>
          </w:rPr>
          <w:t>7</w:t>
        </w:r>
        <w:r w:rsidR="00A64E7B">
          <w:rPr>
            <w:iCs w:val="0"/>
          </w:rPr>
          <w:fldChar w:fldCharType="end"/>
        </w:r>
      </w:ins>
      <w:ins w:id="4848" w:author="jie sun" w:date="2018-04-19T13:00:00Z">
        <w:del w:id="4849" w:author="JIE  SUN" w:date="2018-06-21T13:34:00Z">
          <w:r w:rsidR="00083FE7" w:rsidDel="00A64E7B">
            <w:fldChar w:fldCharType="begin"/>
          </w:r>
          <w:r w:rsidR="00083FE7" w:rsidDel="00A64E7B">
            <w:rPr>
              <w:iCs w:val="0"/>
            </w:rPr>
            <w:delInstrText xml:space="preserve"> STYLEREF 1 \s </w:delInstrText>
          </w:r>
        </w:del>
      </w:ins>
      <w:del w:id="4850" w:author="JIE  SUN" w:date="2018-06-21T13:34:00Z">
        <w:r w:rsidR="00083FE7" w:rsidDel="00A64E7B">
          <w:fldChar w:fldCharType="separate"/>
        </w:r>
        <w:r w:rsidR="00083FE7" w:rsidDel="00A64E7B">
          <w:rPr>
            <w:iCs w:val="0"/>
            <w:noProof/>
          </w:rPr>
          <w:delText>3</w:delText>
        </w:r>
      </w:del>
      <w:ins w:id="4851" w:author="jie sun" w:date="2018-04-19T13:00:00Z">
        <w:del w:id="4852" w:author="JIE  SUN" w:date="2018-06-21T13:34:00Z">
          <w:r w:rsidR="00083FE7" w:rsidDel="00A64E7B">
            <w:fldChar w:fldCharType="end"/>
          </w:r>
          <w:r w:rsidR="00083FE7" w:rsidDel="00A64E7B">
            <w:rPr>
              <w:iCs w:val="0"/>
            </w:rPr>
            <w:delText>.</w:delText>
          </w:r>
          <w:r w:rsidR="00083FE7" w:rsidDel="00A64E7B">
            <w:fldChar w:fldCharType="begin"/>
          </w:r>
          <w:r w:rsidR="00083FE7" w:rsidDel="00A64E7B">
            <w:rPr>
              <w:iCs w:val="0"/>
            </w:rPr>
            <w:delInstrText xml:space="preserve"> SEQ Figure \* ARABIC \s 1 </w:delInstrText>
          </w:r>
        </w:del>
      </w:ins>
      <w:del w:id="4853" w:author="JIE  SUN" w:date="2018-06-21T13:34:00Z">
        <w:r w:rsidR="00083FE7" w:rsidDel="00A64E7B">
          <w:fldChar w:fldCharType="separate"/>
        </w:r>
      </w:del>
      <w:ins w:id="4854" w:author="jie sun" w:date="2018-04-19T13:00:00Z">
        <w:del w:id="4855" w:author="JIE  SUN" w:date="2018-06-21T13:34:00Z">
          <w:r w:rsidR="00083FE7" w:rsidDel="00A64E7B">
            <w:rPr>
              <w:iCs w:val="0"/>
              <w:noProof/>
            </w:rPr>
            <w:delText>7</w:delText>
          </w:r>
          <w:r w:rsidR="00083FE7" w:rsidDel="00A64E7B">
            <w:fldChar w:fldCharType="end"/>
          </w:r>
        </w:del>
      </w:ins>
      <w:ins w:id="4856" w:author="像个男人一样" w:date="2018-03-21T01:58:00Z">
        <w:del w:id="4857" w:author="jie sun" w:date="2018-04-10T21:45:00Z">
          <w:r w:rsidR="00D5184D" w:rsidRPr="00372C54" w:rsidDel="00454521">
            <w:rPr>
              <w:iCs w:val="0"/>
            </w:rPr>
            <w:fldChar w:fldCharType="begin"/>
          </w:r>
          <w:r w:rsidR="00D5184D" w:rsidRPr="00372C54" w:rsidDel="00454521">
            <w:rPr>
              <w:rPrChange w:id="4858" w:author="jie sun" w:date="2018-04-18T15:18:00Z">
                <w:rPr/>
              </w:rPrChange>
            </w:rPr>
            <w:delInstrText xml:space="preserve"> STYLEREF 1 \s </w:delInstrText>
          </w:r>
          <w:r w:rsidR="00D5184D" w:rsidRPr="00372C54" w:rsidDel="00454521">
            <w:rPr>
              <w:iCs w:val="0"/>
              <w:rPrChange w:id="4859" w:author="jie sun" w:date="2018-04-18T15:18:00Z">
                <w:rPr>
                  <w:iCs/>
                </w:rPr>
              </w:rPrChange>
            </w:rPr>
            <w:fldChar w:fldCharType="separate"/>
          </w:r>
          <w:r w:rsidR="00D5184D" w:rsidRPr="00372C54" w:rsidDel="00454521">
            <w:rPr>
              <w:rPrChange w:id="4860" w:author="jie sun" w:date="2018-04-18T15:18:00Z">
                <w:rPr/>
              </w:rPrChange>
            </w:rPr>
            <w:delText>3</w:delText>
          </w:r>
          <w:r w:rsidR="00D5184D" w:rsidRPr="00372C54" w:rsidDel="00454521">
            <w:rPr>
              <w:iCs w:val="0"/>
              <w:rPrChange w:id="4861" w:author="jie sun" w:date="2018-04-18T15:18:00Z">
                <w:rPr>
                  <w:iCs/>
                </w:rPr>
              </w:rPrChange>
            </w:rPr>
            <w:fldChar w:fldCharType="end"/>
          </w:r>
          <w:r w:rsidR="00D5184D" w:rsidRPr="00372C54" w:rsidDel="00454521">
            <w:rPr>
              <w:rPrChange w:id="4862" w:author="jie sun" w:date="2018-04-18T15:18:00Z">
                <w:rPr/>
              </w:rPrChange>
            </w:rPr>
            <w:delText>.</w:delText>
          </w:r>
          <w:r w:rsidR="00D5184D" w:rsidRPr="00372C54" w:rsidDel="00454521">
            <w:rPr>
              <w:iCs w:val="0"/>
              <w:rPrChange w:id="4863" w:author="jie sun" w:date="2018-04-18T15:18:00Z">
                <w:rPr>
                  <w:iCs/>
                </w:rPr>
              </w:rPrChange>
            </w:rPr>
            <w:fldChar w:fldCharType="begin"/>
          </w:r>
          <w:r w:rsidR="00D5184D" w:rsidRPr="00372C54" w:rsidDel="00454521">
            <w:rPr>
              <w:rPrChange w:id="4864" w:author="jie sun" w:date="2018-04-18T15:18:00Z">
                <w:rPr/>
              </w:rPrChange>
            </w:rPr>
            <w:delInstrText xml:space="preserve"> SEQ Figure \* ARABIC \s 1 </w:delInstrText>
          </w:r>
          <w:r w:rsidR="00D5184D" w:rsidRPr="00372C54" w:rsidDel="00454521">
            <w:rPr>
              <w:iCs w:val="0"/>
              <w:rPrChange w:id="4865" w:author="jie sun" w:date="2018-04-18T15:18:00Z">
                <w:rPr>
                  <w:iCs/>
                </w:rPr>
              </w:rPrChange>
            </w:rPr>
            <w:fldChar w:fldCharType="separate"/>
          </w:r>
        </w:del>
      </w:ins>
      <w:ins w:id="4866" w:author="像个男人一样" w:date="2018-03-22T11:51:00Z">
        <w:del w:id="4867" w:author="jie sun" w:date="2018-04-10T21:45:00Z">
          <w:r w:rsidR="00D5184D" w:rsidRPr="00372C54" w:rsidDel="00454521">
            <w:rPr>
              <w:rPrChange w:id="4868" w:author="jie sun" w:date="2018-04-18T15:18:00Z">
                <w:rPr/>
              </w:rPrChange>
            </w:rPr>
            <w:delText>7</w:delText>
          </w:r>
        </w:del>
      </w:ins>
      <w:ins w:id="4869" w:author="像个男人一样" w:date="2018-03-21T01:58:00Z">
        <w:del w:id="4870" w:author="jie sun" w:date="2018-04-10T21:45:00Z">
          <w:r w:rsidR="00D5184D" w:rsidRPr="00372C54" w:rsidDel="00454521">
            <w:rPr>
              <w:iCs w:val="0"/>
              <w:rPrChange w:id="4871" w:author="jie sun" w:date="2018-04-18T15:18:00Z">
                <w:rPr>
                  <w:iCs/>
                </w:rPr>
              </w:rPrChange>
            </w:rPr>
            <w:fldChar w:fldCharType="end"/>
          </w:r>
        </w:del>
        <w:bookmarkStart w:id="4872" w:name="_Toc5138"/>
        <w:bookmarkStart w:id="4873" w:name="_Toc9099"/>
        <w:bookmarkStart w:id="4874" w:name="_Toc13892"/>
        <w:bookmarkStart w:id="4875" w:name="_Toc9975"/>
        <w:bookmarkStart w:id="4876" w:name="_Toc24298"/>
        <w:bookmarkStart w:id="4877" w:name="_Toc17985"/>
        <w:bookmarkStart w:id="4878" w:name="_Toc27221"/>
        <w:bookmarkStart w:id="4879" w:name="_Toc31871"/>
        <w:bookmarkStart w:id="4880" w:name="_Toc5224"/>
        <w:bookmarkStart w:id="4881" w:name="_Toc4504"/>
        <w:bookmarkStart w:id="4882" w:name="_Toc24265"/>
        <w:bookmarkStart w:id="4883" w:name="_Toc16154"/>
        <w:bookmarkStart w:id="4884" w:name="_Toc19479"/>
        <w:bookmarkStart w:id="4885" w:name="_Toc12948"/>
        <w:bookmarkStart w:id="4886" w:name="_Toc14686"/>
        <w:bookmarkStart w:id="4887" w:name="_Toc5102"/>
        <w:bookmarkStart w:id="4888" w:name="_Toc21517"/>
        <w:bookmarkStart w:id="4889" w:name="_Toc15419"/>
        <w:bookmarkStart w:id="4890" w:name="_Toc3044"/>
        <w:bookmarkStart w:id="4891" w:name="_Toc10010"/>
        <w:bookmarkStart w:id="4892" w:name="_Toc10300"/>
        <w:bookmarkStart w:id="4893" w:name="_Toc9903"/>
        <w:bookmarkStart w:id="4894" w:name="_Toc2784"/>
        <w:bookmarkStart w:id="4895" w:name="_Toc8488"/>
        <w:bookmarkStart w:id="4896" w:name="_Toc29336"/>
        <w:r w:rsidR="00D5184D" w:rsidRPr="00372C54">
          <w:rPr>
            <w:rPrChange w:id="4897" w:author="jie sun" w:date="2018-04-18T15:18:00Z">
              <w:rPr/>
            </w:rPrChange>
          </w:rPr>
          <w:t>:</w:t>
        </w:r>
      </w:ins>
      <w:ins w:id="4898" w:author="像个男人一样" w:date="2018-03-21T21:15:00Z">
        <w:r w:rsidR="00D5184D" w:rsidRPr="00372C54">
          <w:rPr>
            <w:rPrChange w:id="4899" w:author="jie sun" w:date="2018-04-18T15:18:00Z">
              <w:rPr>
                <w:lang w:val="en-US"/>
              </w:rPr>
            </w:rPrChange>
          </w:rPr>
          <w:t xml:space="preserve"> </w:t>
        </w:r>
      </w:ins>
      <w:ins w:id="4900" w:author="像个男人一样" w:date="2018-03-21T01:58:00Z">
        <w:r w:rsidR="00D5184D" w:rsidRPr="00CD4D88">
          <w:t xml:space="preserve">Gyro </w:t>
        </w:r>
        <w:del w:id="4901" w:author="jie sun" w:date="2018-04-18T15:13:00Z">
          <w:r w:rsidR="00D5184D" w:rsidRPr="00A64E7B" w:rsidDel="006A3610">
            <w:delText>in the iPhone</w:delText>
          </w:r>
        </w:del>
      </w:ins>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ins w:id="4902" w:author="jie sun" w:date="2018-04-18T15:13:00Z">
        <w:r w:rsidR="006A3610" w:rsidRPr="00A64E7B">
          <w:t>With Racing Game</w:t>
        </w:r>
      </w:ins>
      <w:customXmlInsRangeStart w:id="4903" w:author="jie sun" w:date="2018-04-18T15:18:00Z"/>
      <w:sdt>
        <w:sdtPr>
          <w:id w:val="789704053"/>
          <w:citation/>
        </w:sdtPr>
        <w:sdtContent>
          <w:customXmlInsRangeEnd w:id="4903"/>
          <w:ins w:id="4904" w:author="jie sun" w:date="2018-04-18T15:18:00Z">
            <w:r w:rsidR="00934638" w:rsidRPr="00A64E7B">
              <w:rPr>
                <w:iCs w:val="0"/>
              </w:rPr>
              <w:fldChar w:fldCharType="begin"/>
            </w:r>
            <w:r w:rsidR="00934638" w:rsidRPr="00372C54">
              <w:rPr>
                <w:rPrChange w:id="4905" w:author="jie sun" w:date="2018-04-18T15:18:00Z">
                  <w:rPr/>
                </w:rPrChange>
              </w:rPr>
              <w:instrText xml:space="preserve"> CITATION Vic10 \l 2052 </w:instrText>
            </w:r>
          </w:ins>
          <w:r w:rsidR="00934638" w:rsidRPr="00A64E7B">
            <w:rPr>
              <w:rPrChange w:id="4906" w:author="jie sun" w:date="2018-04-18T15:18:00Z">
                <w:rPr>
                  <w:iCs/>
                  <w:color w:val="44546A" w:themeColor="text2"/>
                  <w:sz w:val="21"/>
                  <w:szCs w:val="18"/>
                </w:rPr>
              </w:rPrChange>
            </w:rPr>
            <w:fldChar w:fldCharType="separate"/>
          </w:r>
          <w:r w:rsidR="006116D1">
            <w:rPr>
              <w:rFonts w:hint="eastAsia"/>
              <w:iCs w:val="0"/>
              <w:noProof/>
            </w:rPr>
            <w:t xml:space="preserve"> </w:t>
          </w:r>
          <w:r w:rsidR="006116D1" w:rsidRPr="006116D1">
            <w:rPr>
              <w:rFonts w:hint="eastAsia"/>
              <w:noProof/>
            </w:rPr>
            <w:t>(H, 2010)</w:t>
          </w:r>
          <w:ins w:id="4907" w:author="jie sun" w:date="2018-04-18T15:18:00Z">
            <w:r w:rsidR="00934638" w:rsidRPr="00A64E7B">
              <w:rPr>
                <w:iCs w:val="0"/>
              </w:rPr>
              <w:fldChar w:fldCharType="end"/>
            </w:r>
          </w:ins>
          <w:customXmlInsRangeStart w:id="4908" w:author="jie sun" w:date="2018-04-18T15:18:00Z"/>
        </w:sdtContent>
      </w:sdt>
      <w:customXmlInsRangeEnd w:id="4908"/>
      <w:bookmarkEnd w:id="4843"/>
    </w:p>
    <w:bookmarkEnd w:id="4834"/>
    <w:bookmarkEnd w:id="4835"/>
    <w:p w:rsidR="0087014B" w:rsidRPr="00372C54" w:rsidRDefault="0087014B">
      <w:pPr>
        <w:jc w:val="center"/>
        <w:rPr>
          <w:iCs/>
          <w:color w:val="44546A" w:themeColor="text2"/>
          <w:sz w:val="21"/>
          <w:szCs w:val="18"/>
          <w:rPrChange w:id="4909" w:author="jie sun" w:date="2018-04-18T15:18:00Z">
            <w:rPr/>
          </w:rPrChange>
        </w:rPr>
        <w:pPrChange w:id="4910" w:author="jie sun" w:date="2018-04-16T21:41:00Z">
          <w:pPr/>
        </w:pPrChange>
      </w:pPr>
    </w:p>
    <w:p w:rsidR="0087014B" w:rsidRDefault="00D5184D">
      <w:pPr>
        <w:pStyle w:val="Heading4"/>
      </w:pPr>
      <w:r>
        <w:t xml:space="preserve">Getting </w:t>
      </w:r>
      <w:ins w:id="4911" w:author="jie sun" w:date="2018-04-16T21:22:00Z">
        <w:r w:rsidR="003F29EA">
          <w:t>T</w:t>
        </w:r>
      </w:ins>
      <w:del w:id="4912" w:author="jie sun" w:date="2018-04-16T21:22:00Z">
        <w:r w:rsidDel="003F29EA">
          <w:delText>t</w:delText>
        </w:r>
      </w:del>
      <w:r>
        <w:t xml:space="preserve">he </w:t>
      </w:r>
      <w:ins w:id="4913" w:author="jie sun" w:date="2018-04-16T21:22:00Z">
        <w:r w:rsidR="003F29EA">
          <w:t>E</w:t>
        </w:r>
      </w:ins>
      <w:del w:id="4914" w:author="jie sun" w:date="2018-04-16T21:22:00Z">
        <w:r w:rsidDel="003F29EA">
          <w:delText>e</w:delText>
        </w:r>
      </w:del>
      <w:r>
        <w:t xml:space="preserve">xact </w:t>
      </w:r>
      <w:ins w:id="4915" w:author="jie sun" w:date="2018-04-16T21:22:00Z">
        <w:r w:rsidR="003F29EA">
          <w:t>A</w:t>
        </w:r>
      </w:ins>
      <w:del w:id="4916" w:author="jie sun" w:date="2018-04-16T21:22:00Z">
        <w:r w:rsidDel="003F29EA">
          <w:delText>a</w:delText>
        </w:r>
      </w:del>
      <w:r>
        <w:t xml:space="preserve">ngle </w:t>
      </w:r>
      <w:ins w:id="4917" w:author="jie sun" w:date="2018-04-16T21:22:00Z">
        <w:r w:rsidR="003F29EA">
          <w:t>O</w:t>
        </w:r>
      </w:ins>
      <w:del w:id="4918" w:author="jie sun" w:date="2018-04-16T21:22:00Z">
        <w:r w:rsidDel="003F29EA">
          <w:delText>o</w:delText>
        </w:r>
      </w:del>
      <w:r>
        <w:t xml:space="preserve">ffset </w:t>
      </w:r>
      <w:ins w:id="4919" w:author="jie sun" w:date="2018-04-16T21:22:00Z">
        <w:r w:rsidR="003F29EA">
          <w:t>I</w:t>
        </w:r>
      </w:ins>
      <w:del w:id="4920" w:author="jie sun" w:date="2018-04-16T21:22:00Z">
        <w:r w:rsidDel="003F29EA">
          <w:delText>i</w:delText>
        </w:r>
      </w:del>
      <w:r>
        <w:t xml:space="preserve">n </w:t>
      </w:r>
      <w:ins w:id="4921" w:author="jie sun" w:date="2018-04-16T21:22:00Z">
        <w:r w:rsidR="003F29EA">
          <w:t>H</w:t>
        </w:r>
      </w:ins>
      <w:del w:id="4922" w:author="jie sun" w:date="2018-04-16T21:22:00Z">
        <w:r w:rsidDel="003F29EA">
          <w:delText>h</w:delText>
        </w:r>
      </w:del>
      <w:r>
        <w:t xml:space="preserve">orizontal </w:t>
      </w:r>
      <w:ins w:id="4923" w:author="jie sun" w:date="2018-04-16T21:22:00Z">
        <w:r w:rsidR="003F29EA">
          <w:t>L</w:t>
        </w:r>
      </w:ins>
      <w:del w:id="4924" w:author="jie sun" w:date="2018-04-16T21:22:00Z">
        <w:r w:rsidDel="003F29EA">
          <w:delText>l</w:delText>
        </w:r>
      </w:del>
      <w:r>
        <w:t>evel (Pitch axis)</w:t>
      </w:r>
    </w:p>
    <w:p w:rsidR="0087014B" w:rsidRDefault="00D5184D">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rsidR="0087014B" w:rsidDel="00185706" w:rsidRDefault="00D5184D" w:rsidP="00185706">
      <w:pPr>
        <w:rPr>
          <w:del w:id="4925" w:author="像个男人一样" w:date="2018-03-21T23:21:00Z"/>
        </w:rPr>
      </w:pPr>
      <w:r>
        <w:t>There are gyro data caught from iPhone in the form below during playing a racing game. It simulates the action of playing race game through rotating the iPhone</w:t>
      </w:r>
      <w:r>
        <w:rPr>
          <w:rPrChange w:id="4926" w:author="像个男人一样" w:date="2018-03-21T21:14:00Z">
            <w:rPr>
              <w:lang w:val="en-GB"/>
            </w:rPr>
          </w:rPrChange>
        </w:rPr>
        <w:t xml:space="preserve"> 6</w:t>
      </w:r>
      <w:r>
        <w:t xml:space="preserve"> around Pitch axis and we can ignore </w:t>
      </w:r>
      <w:del w:id="4927" w:author="jie sun" w:date="2018-04-08T15:14:00Z">
        <w:r w:rsidDel="008E72C7">
          <w:delText xml:space="preserve"> </w:delText>
        </w:r>
      </w:del>
      <w:r>
        <w:t>Roll and Yaw data, since we do not need to use them in this condition.</w:t>
      </w:r>
    </w:p>
    <w:p w:rsidR="00185706" w:rsidRDefault="00185706">
      <w:pPr>
        <w:rPr>
          <w:ins w:id="4928" w:author="jie sun" w:date="2018-04-16T22:22:00Z"/>
        </w:rPr>
      </w:pPr>
    </w:p>
    <w:p w:rsidR="0087014B" w:rsidRDefault="00D5184D">
      <w:pPr>
        <w:rPr>
          <w:del w:id="4929" w:author="像个男人一样" w:date="2018-03-21T01:59:00Z"/>
          <w:rStyle w:val="SubtleEmphasis1"/>
        </w:rPr>
        <w:pPrChange w:id="4930" w:author="jie sun" w:date="2018-04-16T22:22:00Z">
          <w:pPr>
            <w:pStyle w:val="Subtitle"/>
          </w:pPr>
        </w:pPrChange>
      </w:pPr>
      <w:bookmarkStart w:id="4931" w:name="_Toc505291913"/>
      <w:del w:id="4932" w:author="像个男人一样" w:date="2018-03-21T23:21:00Z">
        <w:r>
          <w:delText xml:space="preserve">Figure 3. </w:delText>
        </w:r>
        <w:r>
          <w:fldChar w:fldCharType="begin"/>
        </w:r>
        <w:r>
          <w:delInstrText xml:space="preserve"> SEQ Figure_3. \* ARABIC </w:delInstrText>
        </w:r>
        <w:r>
          <w:fldChar w:fldCharType="separate"/>
        </w:r>
      </w:del>
      <w:ins w:id="4933" w:author="像个男人一样" w:date="2018-03-22T11:51:00Z">
        <w:del w:id="4934" w:author="像个男人一样" w:date="2018-03-21T23:21:00Z">
          <w:r>
            <w:rPr>
              <w:b/>
            </w:rPr>
            <w:delText>错误！未指定顺序。</w:delText>
          </w:r>
        </w:del>
      </w:ins>
      <w:ins w:id="4935" w:author="像个男人一样" w:date="2018-03-21T23:39:00Z">
        <w:del w:id="4936" w:author="像个男人一样" w:date="2018-03-22T11:51:00Z">
          <w:r>
            <w:rPr>
              <w:b/>
            </w:rPr>
            <w:delText>错误！未指定顺序。</w:delText>
          </w:r>
        </w:del>
      </w:ins>
      <w:ins w:id="4937" w:author="像个男人一样" w:date="2018-03-21T23:10:00Z">
        <w:del w:id="4938" w:author="像个男人一样" w:date="2018-03-22T11:51:00Z">
          <w:r>
            <w:rPr>
              <w:b/>
            </w:rPr>
            <w:delText>错误！未指定顺序。</w:delText>
          </w:r>
        </w:del>
      </w:ins>
      <w:ins w:id="4939" w:author="像个男人一样" w:date="2018-03-21T23:08:00Z">
        <w:del w:id="4940" w:author="像个男人一样" w:date="2018-03-22T11:51:00Z">
          <w:r>
            <w:rPr>
              <w:b/>
            </w:rPr>
            <w:delText>错误！未指定顺序。</w:delText>
          </w:r>
        </w:del>
      </w:ins>
      <w:ins w:id="4941" w:author="像个男人一样" w:date="2018-03-21T02:33:00Z">
        <w:del w:id="4942" w:author="像个男人一样" w:date="2018-03-22T11:51:00Z">
          <w:r>
            <w:rPr>
              <w:b/>
            </w:rPr>
            <w:delText>错误！未指定顺序。</w:delText>
          </w:r>
        </w:del>
      </w:ins>
      <w:ins w:id="4943" w:author="像个男人一样" w:date="2018-03-21T02:32:00Z">
        <w:del w:id="4944" w:author="像个男人一样" w:date="2018-03-22T11:51:00Z">
          <w:r>
            <w:rPr>
              <w:b/>
            </w:rPr>
            <w:delText>错误！未指定顺序。</w:delText>
          </w:r>
        </w:del>
      </w:ins>
      <w:ins w:id="4945" w:author="像个男人一样" w:date="2018-03-21T02:31:00Z">
        <w:del w:id="4946" w:author="像个男人一样" w:date="2018-03-22T11:51:00Z">
          <w:r>
            <w:rPr>
              <w:b/>
            </w:rPr>
            <w:delText>错误！未指定顺序。</w:delText>
          </w:r>
        </w:del>
      </w:ins>
      <w:ins w:id="4947" w:author="像个男人一样" w:date="2018-03-21T02:30:00Z">
        <w:del w:id="4948" w:author="像个男人一样" w:date="2018-03-22T11:51:00Z">
          <w:r>
            <w:rPr>
              <w:b/>
            </w:rPr>
            <w:delText>错误！未指定顺序。</w:delText>
          </w:r>
        </w:del>
      </w:ins>
      <w:ins w:id="4949" w:author="像个男人一样" w:date="2018-03-21T02:29:00Z">
        <w:del w:id="4950" w:author="像个男人一样" w:date="2018-03-22T11:51:00Z">
          <w:r>
            <w:rPr>
              <w:b/>
            </w:rPr>
            <w:delText>错误！未指定顺序。错误！未指定顺序。</w:delText>
          </w:r>
        </w:del>
      </w:ins>
      <w:ins w:id="4951" w:author="像个男人一样" w:date="2018-03-21T02:26:00Z">
        <w:del w:id="4952" w:author="像个男人一样" w:date="2018-03-22T11:51:00Z">
          <w:r>
            <w:rPr>
              <w:b/>
            </w:rPr>
            <w:delText>错误！未指定顺序。</w:delText>
          </w:r>
        </w:del>
      </w:ins>
      <w:ins w:id="4953" w:author="像个男人一样" w:date="2018-03-21T02:25:00Z">
        <w:del w:id="4954" w:author="像个男人一样" w:date="2018-03-22T11:51:00Z">
          <w:r>
            <w:rPr>
              <w:b/>
            </w:rPr>
            <w:delText>错误！未指定顺序。</w:delText>
          </w:r>
        </w:del>
      </w:ins>
      <w:ins w:id="4955" w:author="像个男人一样" w:date="2018-03-21T02:24:00Z">
        <w:del w:id="4956" w:author="像个男人一样" w:date="2018-03-22T11:51:00Z">
          <w:r>
            <w:rPr>
              <w:b/>
            </w:rPr>
            <w:delText>错误！未指定顺序。</w:delText>
          </w:r>
        </w:del>
      </w:ins>
      <w:ins w:id="4957" w:author="像个男人一样" w:date="2018-03-21T02:23:00Z">
        <w:del w:id="4958" w:author="像个男人一样" w:date="2018-03-22T11:51:00Z">
          <w:r>
            <w:rPr>
              <w:b/>
            </w:rPr>
            <w:delText>错误！未指定顺序。</w:delText>
          </w:r>
        </w:del>
      </w:ins>
      <w:ins w:id="4959" w:author="像个男人一样" w:date="2018-03-21T02:22:00Z">
        <w:del w:id="4960" w:author="像个男人一样" w:date="2018-03-22T11:51:00Z">
          <w:r>
            <w:rPr>
              <w:b/>
            </w:rPr>
            <w:delText>错误！未指定顺序。</w:delText>
          </w:r>
        </w:del>
      </w:ins>
      <w:ins w:id="4961" w:author="像个男人一样" w:date="2018-03-21T02:17:00Z">
        <w:del w:id="4962" w:author="像个男人一样" w:date="2018-03-22T11:51:00Z">
          <w:r>
            <w:rPr>
              <w:b/>
            </w:rPr>
            <w:delText>错误！未指定顺序。错误！未指定顺序。错误！未指定顺序。</w:delText>
          </w:r>
        </w:del>
      </w:ins>
      <w:ins w:id="4963" w:author="像个男人一样" w:date="2018-03-21T02:15:00Z">
        <w:del w:id="4964" w:author="像个男人一样" w:date="2018-03-22T11:51:00Z">
          <w:r>
            <w:rPr>
              <w:b/>
            </w:rPr>
            <w:delText>错误！未指定顺序。</w:delText>
          </w:r>
        </w:del>
      </w:ins>
      <w:ins w:id="4965" w:author="像个男人一样" w:date="2018-03-21T02:14:00Z">
        <w:del w:id="4966" w:author="像个男人一样" w:date="2018-03-22T11:51:00Z">
          <w:r>
            <w:rPr>
              <w:b/>
            </w:rPr>
            <w:delText>错误！未指定顺序。</w:delText>
          </w:r>
        </w:del>
      </w:ins>
      <w:ins w:id="4967" w:author="像个男人一样" w:date="2018-03-21T02:13:00Z">
        <w:del w:id="4968" w:author="像个男人一样" w:date="2018-03-22T11:51:00Z">
          <w:r>
            <w:rPr>
              <w:b/>
            </w:rPr>
            <w:delText>错误！未指定顺序。</w:delText>
          </w:r>
        </w:del>
      </w:ins>
      <w:ins w:id="4969" w:author="像个男人一样" w:date="2018-03-21T02:12:00Z">
        <w:del w:id="4970" w:author="像个男人一样" w:date="2018-03-22T11:51:00Z">
          <w:r>
            <w:rPr>
              <w:b/>
            </w:rPr>
            <w:delText>错误！未指定顺序。</w:delText>
          </w:r>
        </w:del>
      </w:ins>
      <w:ins w:id="4971" w:author="像个男人一样" w:date="2018-03-21T02:02:00Z">
        <w:del w:id="4972" w:author="像个男人一样" w:date="2018-03-22T11:51:00Z">
          <w:r>
            <w:rPr>
              <w:b/>
            </w:rPr>
            <w:delText>错误！未指定顺序。错误！未指定顺序。</w:delText>
          </w:r>
        </w:del>
      </w:ins>
      <w:ins w:id="4973" w:author="像个男人一样" w:date="2018-03-21T02:01:00Z">
        <w:del w:id="4974" w:author="像个男人一样" w:date="2018-03-22T11:51:00Z">
          <w:r>
            <w:rPr>
              <w:b/>
            </w:rPr>
            <w:delText>错误！未指定顺序。</w:delText>
          </w:r>
        </w:del>
      </w:ins>
      <w:ins w:id="4975" w:author="像个男人一样" w:date="2018-03-21T02:00:00Z">
        <w:del w:id="4976" w:author="像个男人一样" w:date="2018-03-22T11:51:00Z">
          <w:r>
            <w:rPr>
              <w:b/>
            </w:rPr>
            <w:delText>错误！未指定顺序。</w:delText>
          </w:r>
        </w:del>
      </w:ins>
      <w:ins w:id="4977" w:author="像个男人一样" w:date="2018-03-21T01:59:00Z">
        <w:del w:id="4978" w:author="像个男人一样" w:date="2018-03-22T11:51:00Z">
          <w:r>
            <w:rPr>
              <w:b/>
            </w:rPr>
            <w:delText>错误！未指定顺序。</w:delText>
          </w:r>
        </w:del>
      </w:ins>
      <w:del w:id="4979" w:author="像个男人一样" w:date="2018-03-22T11:51:00Z">
        <w:r>
          <w:delText>8</w:delText>
        </w:r>
      </w:del>
      <w:del w:id="4980" w:author="像个男人一样" w:date="2018-03-21T23:21:00Z">
        <w:r>
          <w:fldChar w:fldCharType="end"/>
        </w:r>
      </w:del>
      <w:del w:id="4981" w:author="像个男人一样" w:date="2018-03-21T01:59:00Z">
        <w:r>
          <w:delText xml:space="preserve"> Racing Gyro data of three axes</w:delText>
        </w:r>
        <w:bookmarkEnd w:id="4931"/>
      </w:del>
    </w:p>
    <w:p w:rsidR="0087014B" w:rsidRDefault="00D5184D">
      <w:pPr>
        <w:jc w:val="center"/>
        <w:rPr>
          <w:ins w:id="4982" w:author="像个男人一样" w:date="2018-03-21T01:58:00Z"/>
        </w:rPr>
        <w:pPrChange w:id="4983" w:author="jie sun" w:date="2018-04-16T22:22:00Z">
          <w:pPr/>
        </w:pPrChange>
      </w:pPr>
      <w:r>
        <w:rPr>
          <w:noProof/>
        </w:rPr>
        <w:drawing>
          <wp:inline distT="0" distB="0" distL="0" distR="0">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7014B" w:rsidRDefault="00D5184D">
      <w:pPr>
        <w:jc w:val="center"/>
        <w:pPrChange w:id="4984" w:author="jie sun" w:date="2018-04-16T21:41:00Z">
          <w:pPr/>
        </w:pPrChange>
      </w:pPr>
      <w:bookmarkStart w:id="4985" w:name="_Toc517801891"/>
      <w:ins w:id="4986" w:author="像个男人一样" w:date="2018-03-21T01:58:00Z">
        <w:r>
          <w:rPr>
            <w:rStyle w:val="CaptionChar"/>
            <w:rPrChange w:id="4987" w:author="像个男人一样" w:date="2018-03-21T01:58:00Z">
              <w:rPr/>
            </w:rPrChange>
          </w:rPr>
          <w:t xml:space="preserve">Figure </w:t>
        </w:r>
      </w:ins>
      <w:ins w:id="4988" w:author="JIE  SUN" w:date="2018-06-21T13:36:00Z">
        <w:r w:rsidR="00A64E7B">
          <w:rPr>
            <w:rStyle w:val="CaptionChar"/>
          </w:rPr>
          <w:fldChar w:fldCharType="begin"/>
        </w:r>
        <w:r w:rsidR="00A64E7B">
          <w:rPr>
            <w:rStyle w:val="CaptionChar"/>
          </w:rPr>
          <w:instrText xml:space="preserve"> STYLEREF 1 \s </w:instrText>
        </w:r>
      </w:ins>
      <w:r w:rsidR="00A64E7B">
        <w:rPr>
          <w:rStyle w:val="CaptionChar"/>
        </w:rPr>
        <w:fldChar w:fldCharType="separate"/>
      </w:r>
      <w:r w:rsidR="00A64E7B">
        <w:rPr>
          <w:rStyle w:val="CaptionChar"/>
          <w:noProof/>
        </w:rPr>
        <w:t>3</w:t>
      </w:r>
      <w:ins w:id="4989" w:author="JIE  SUN" w:date="2018-06-21T13:36:00Z">
        <w:r w:rsidR="00A64E7B">
          <w:rPr>
            <w:rStyle w:val="CaptionChar"/>
          </w:rPr>
          <w:fldChar w:fldCharType="end"/>
        </w:r>
        <w:r w:rsidR="00A64E7B">
          <w:rPr>
            <w:rStyle w:val="CaptionChar"/>
          </w:rPr>
          <w:noBreakHyphen/>
        </w:r>
        <w:r w:rsidR="00A64E7B">
          <w:rPr>
            <w:rStyle w:val="CaptionChar"/>
          </w:rPr>
          <w:fldChar w:fldCharType="begin"/>
        </w:r>
        <w:r w:rsidR="00A64E7B">
          <w:rPr>
            <w:rStyle w:val="CaptionChar"/>
          </w:rPr>
          <w:instrText xml:space="preserve"> SEQ Figure \* ARABIC \s 1 </w:instrText>
        </w:r>
      </w:ins>
      <w:r w:rsidR="00A64E7B">
        <w:rPr>
          <w:rStyle w:val="CaptionChar"/>
        </w:rPr>
        <w:fldChar w:fldCharType="separate"/>
      </w:r>
      <w:ins w:id="4990" w:author="JIE  SUN" w:date="2018-06-21T13:36:00Z">
        <w:r w:rsidR="00A64E7B">
          <w:rPr>
            <w:rStyle w:val="CaptionChar"/>
            <w:noProof/>
          </w:rPr>
          <w:t>8</w:t>
        </w:r>
        <w:r w:rsidR="00A64E7B">
          <w:rPr>
            <w:rStyle w:val="CaptionChar"/>
          </w:rPr>
          <w:fldChar w:fldCharType="end"/>
        </w:r>
      </w:ins>
      <w:ins w:id="4991" w:author="jie sun" w:date="2018-04-19T13:00:00Z">
        <w:del w:id="4992" w:author="JIE  SUN" w:date="2018-06-21T13:34:00Z">
          <w:r w:rsidR="00083FE7" w:rsidDel="00A64E7B">
            <w:rPr>
              <w:rStyle w:val="CaptionChar"/>
            </w:rPr>
            <w:fldChar w:fldCharType="begin"/>
          </w:r>
          <w:r w:rsidR="00083FE7" w:rsidDel="00A64E7B">
            <w:rPr>
              <w:rStyle w:val="CaptionChar"/>
            </w:rPr>
            <w:delInstrText xml:space="preserve"> STYLEREF 1 \s </w:delInstrText>
          </w:r>
        </w:del>
      </w:ins>
      <w:del w:id="4993" w:author="JIE  SUN" w:date="2018-06-21T13:34:00Z">
        <w:r w:rsidR="00083FE7" w:rsidDel="00A64E7B">
          <w:rPr>
            <w:rStyle w:val="CaptionChar"/>
          </w:rPr>
          <w:fldChar w:fldCharType="separate"/>
        </w:r>
        <w:r w:rsidR="00083FE7" w:rsidDel="00A64E7B">
          <w:rPr>
            <w:rStyle w:val="CaptionChar"/>
            <w:noProof/>
          </w:rPr>
          <w:delText>3</w:delText>
        </w:r>
      </w:del>
      <w:ins w:id="4994" w:author="jie sun" w:date="2018-04-19T13:00:00Z">
        <w:del w:id="4995" w:author="JIE  SUN" w:date="2018-06-21T13:34:00Z">
          <w:r w:rsidR="00083FE7" w:rsidDel="00A64E7B">
            <w:rPr>
              <w:rStyle w:val="CaptionChar"/>
            </w:rPr>
            <w:fldChar w:fldCharType="end"/>
          </w:r>
          <w:r w:rsidR="00083FE7" w:rsidDel="00A64E7B">
            <w:rPr>
              <w:rStyle w:val="CaptionChar"/>
            </w:rPr>
            <w:delText>.</w:delText>
          </w:r>
          <w:r w:rsidR="00083FE7" w:rsidDel="00A64E7B">
            <w:rPr>
              <w:rStyle w:val="CaptionChar"/>
            </w:rPr>
            <w:fldChar w:fldCharType="begin"/>
          </w:r>
          <w:r w:rsidR="00083FE7" w:rsidDel="00A64E7B">
            <w:rPr>
              <w:rStyle w:val="CaptionChar"/>
            </w:rPr>
            <w:delInstrText xml:space="preserve"> SEQ Figure \* ARABIC \s 1 </w:delInstrText>
          </w:r>
        </w:del>
      </w:ins>
      <w:del w:id="4996" w:author="JIE  SUN" w:date="2018-06-21T13:34:00Z">
        <w:r w:rsidR="00083FE7" w:rsidDel="00A64E7B">
          <w:rPr>
            <w:rStyle w:val="CaptionChar"/>
          </w:rPr>
          <w:fldChar w:fldCharType="separate"/>
        </w:r>
      </w:del>
      <w:ins w:id="4997" w:author="jie sun" w:date="2018-04-19T13:00:00Z">
        <w:del w:id="4998" w:author="JIE  SUN" w:date="2018-06-21T13:34:00Z">
          <w:r w:rsidR="00083FE7" w:rsidDel="00A64E7B">
            <w:rPr>
              <w:rStyle w:val="CaptionChar"/>
              <w:noProof/>
            </w:rPr>
            <w:delText>8</w:delText>
          </w:r>
          <w:r w:rsidR="00083FE7" w:rsidDel="00A64E7B">
            <w:rPr>
              <w:rStyle w:val="CaptionChar"/>
            </w:rPr>
            <w:fldChar w:fldCharType="end"/>
          </w:r>
        </w:del>
      </w:ins>
      <w:ins w:id="4999" w:author="像个男人一样" w:date="2018-03-21T01:58:00Z">
        <w:del w:id="5000" w:author="jie sun" w:date="2018-04-10T21:45:00Z">
          <w:r w:rsidDel="00454521">
            <w:rPr>
              <w:rStyle w:val="CaptionChar"/>
              <w:rPrChange w:id="5001" w:author="像个男人一样" w:date="2018-03-21T01:58:00Z">
                <w:rPr/>
              </w:rPrChange>
            </w:rPr>
            <w:fldChar w:fldCharType="begin"/>
          </w:r>
          <w:r w:rsidDel="00454521">
            <w:rPr>
              <w:rStyle w:val="CaptionChar"/>
              <w:rPrChange w:id="5002" w:author="像个男人一样" w:date="2018-03-21T01:58:00Z">
                <w:rPr/>
              </w:rPrChange>
            </w:rPr>
            <w:delInstrText xml:space="preserve"> STYLEREF 1 \s </w:delInstrText>
          </w:r>
          <w:r w:rsidDel="00454521">
            <w:rPr>
              <w:rStyle w:val="CaptionChar"/>
              <w:rPrChange w:id="5003" w:author="像个男人一样" w:date="2018-03-21T01:58:00Z">
                <w:rPr/>
              </w:rPrChange>
            </w:rPr>
            <w:fldChar w:fldCharType="separate"/>
          </w:r>
          <w:r w:rsidDel="00454521">
            <w:rPr>
              <w:rStyle w:val="CaptionChar"/>
              <w:rPrChange w:id="5004" w:author="像个男人一样" w:date="2018-03-21T01:58:00Z">
                <w:rPr/>
              </w:rPrChange>
            </w:rPr>
            <w:delText>3</w:delText>
          </w:r>
          <w:r w:rsidDel="00454521">
            <w:rPr>
              <w:rStyle w:val="CaptionChar"/>
              <w:rPrChange w:id="5005" w:author="像个男人一样" w:date="2018-03-21T01:58:00Z">
                <w:rPr/>
              </w:rPrChange>
            </w:rPr>
            <w:fldChar w:fldCharType="end"/>
          </w:r>
          <w:r w:rsidDel="00454521">
            <w:rPr>
              <w:rStyle w:val="CaptionChar"/>
              <w:rPrChange w:id="5006" w:author="像个男人一样" w:date="2018-03-21T01:58:00Z">
                <w:rPr/>
              </w:rPrChange>
            </w:rPr>
            <w:delText>.</w:delText>
          </w:r>
          <w:r w:rsidDel="00454521">
            <w:rPr>
              <w:rStyle w:val="CaptionChar"/>
              <w:rPrChange w:id="5007" w:author="像个男人一样" w:date="2018-03-21T01:58:00Z">
                <w:rPr/>
              </w:rPrChange>
            </w:rPr>
            <w:fldChar w:fldCharType="begin"/>
          </w:r>
          <w:r w:rsidDel="00454521">
            <w:rPr>
              <w:rStyle w:val="CaptionChar"/>
              <w:rPrChange w:id="5008" w:author="像个男人一样" w:date="2018-03-21T01:58:00Z">
                <w:rPr/>
              </w:rPrChange>
            </w:rPr>
            <w:delInstrText xml:space="preserve"> SEQ Figure \* ARABIC \s 1 </w:delInstrText>
          </w:r>
          <w:r w:rsidDel="00454521">
            <w:rPr>
              <w:rStyle w:val="CaptionChar"/>
              <w:rPrChange w:id="5009" w:author="像个男人一样" w:date="2018-03-21T01:58:00Z">
                <w:rPr/>
              </w:rPrChange>
            </w:rPr>
            <w:fldChar w:fldCharType="separate"/>
          </w:r>
        </w:del>
      </w:ins>
      <w:ins w:id="5010" w:author="像个男人一样" w:date="2018-03-22T11:51:00Z">
        <w:del w:id="5011" w:author="jie sun" w:date="2018-04-10T21:45:00Z">
          <w:r w:rsidDel="00454521">
            <w:rPr>
              <w:rStyle w:val="CaptionChar"/>
            </w:rPr>
            <w:delText>8</w:delText>
          </w:r>
        </w:del>
      </w:ins>
      <w:ins w:id="5012" w:author="像个男人一样" w:date="2018-03-21T01:58:00Z">
        <w:del w:id="5013" w:author="jie sun" w:date="2018-04-10T21:45:00Z">
          <w:r w:rsidDel="00454521">
            <w:rPr>
              <w:rStyle w:val="CaptionChar"/>
              <w:rPrChange w:id="5014" w:author="像个男人一样" w:date="2018-03-21T01:58:00Z">
                <w:rPr/>
              </w:rPrChange>
            </w:rPr>
            <w:fldChar w:fldCharType="end"/>
          </w:r>
        </w:del>
        <w:bookmarkStart w:id="5015" w:name="_Toc15272"/>
        <w:bookmarkStart w:id="5016" w:name="_Toc14087"/>
        <w:bookmarkStart w:id="5017" w:name="_Toc19849"/>
        <w:bookmarkStart w:id="5018" w:name="_Toc23557"/>
        <w:bookmarkStart w:id="5019" w:name="_Toc29123"/>
        <w:bookmarkStart w:id="5020" w:name="_Toc11443"/>
        <w:bookmarkStart w:id="5021" w:name="_Toc4843"/>
        <w:bookmarkStart w:id="5022" w:name="_Toc24158"/>
        <w:bookmarkStart w:id="5023" w:name="_Toc14765"/>
        <w:bookmarkStart w:id="5024" w:name="_Toc6774"/>
        <w:bookmarkStart w:id="5025" w:name="_Toc25065"/>
        <w:bookmarkStart w:id="5026" w:name="_Toc26220"/>
        <w:bookmarkStart w:id="5027" w:name="_Toc11763"/>
        <w:bookmarkStart w:id="5028" w:name="_Toc25639"/>
        <w:bookmarkStart w:id="5029" w:name="_Toc552"/>
        <w:bookmarkStart w:id="5030" w:name="_Toc66"/>
        <w:bookmarkStart w:id="5031" w:name="_Toc179"/>
        <w:bookmarkStart w:id="5032" w:name="_Toc29677"/>
        <w:bookmarkStart w:id="5033" w:name="_Toc11311"/>
        <w:bookmarkStart w:id="5034" w:name="_Toc11100"/>
        <w:bookmarkStart w:id="5035" w:name="_Toc9157"/>
        <w:bookmarkStart w:id="5036" w:name="_Toc31947"/>
        <w:bookmarkStart w:id="5037" w:name="_Toc20067"/>
        <w:bookmarkStart w:id="5038" w:name="_Toc17275"/>
        <w:bookmarkStart w:id="5039" w:name="_Toc26207"/>
        <w:r>
          <w:rPr>
            <w:rStyle w:val="CaptionChar"/>
            <w:rPrChange w:id="5040" w:author="像个男人一样" w:date="2018-03-21T01:58:00Z">
              <w:rPr/>
            </w:rPrChange>
          </w:rPr>
          <w:t xml:space="preserve">:Racing Gyro </w:t>
        </w:r>
      </w:ins>
      <w:ins w:id="5041" w:author="jie sun" w:date="2018-04-16T22:30:00Z">
        <w:r w:rsidR="00DF0071">
          <w:rPr>
            <w:rStyle w:val="CaptionChar"/>
          </w:rPr>
          <w:t>D</w:t>
        </w:r>
      </w:ins>
      <w:ins w:id="5042" w:author="像个男人一样" w:date="2018-03-21T01:58:00Z">
        <w:del w:id="5043" w:author="jie sun" w:date="2018-04-16T22:30:00Z">
          <w:r w:rsidDel="00DF0071">
            <w:rPr>
              <w:rStyle w:val="CaptionChar"/>
              <w:rPrChange w:id="5044" w:author="像个男人一样" w:date="2018-03-21T01:58:00Z">
                <w:rPr/>
              </w:rPrChange>
            </w:rPr>
            <w:delText>d</w:delText>
          </w:r>
        </w:del>
        <w:r>
          <w:rPr>
            <w:rStyle w:val="CaptionChar"/>
            <w:rPrChange w:id="5045" w:author="像个男人一样" w:date="2018-03-21T01:58:00Z">
              <w:rPr/>
            </w:rPrChange>
          </w:rPr>
          <w:t xml:space="preserve">ata </w:t>
        </w:r>
      </w:ins>
      <w:ins w:id="5046" w:author="jie sun" w:date="2018-04-16T22:30:00Z">
        <w:r w:rsidR="00DF0071">
          <w:rPr>
            <w:rStyle w:val="CaptionChar"/>
          </w:rPr>
          <w:t>O</w:t>
        </w:r>
      </w:ins>
      <w:ins w:id="5047" w:author="像个男人一样" w:date="2018-03-21T01:58:00Z">
        <w:del w:id="5048" w:author="jie sun" w:date="2018-04-16T22:30:00Z">
          <w:r w:rsidDel="00DF0071">
            <w:rPr>
              <w:rStyle w:val="CaptionChar"/>
              <w:rPrChange w:id="5049" w:author="像个男人一样" w:date="2018-03-21T01:58:00Z">
                <w:rPr/>
              </w:rPrChange>
            </w:rPr>
            <w:delText>o</w:delText>
          </w:r>
        </w:del>
        <w:r>
          <w:rPr>
            <w:rStyle w:val="CaptionChar"/>
            <w:rPrChange w:id="5050" w:author="像个男人一样" w:date="2018-03-21T01:58:00Z">
              <w:rPr/>
            </w:rPrChange>
          </w:rPr>
          <w:t xml:space="preserve">f </w:t>
        </w:r>
      </w:ins>
      <w:ins w:id="5051" w:author="jie sun" w:date="2018-04-16T22:30:00Z">
        <w:r w:rsidR="00DF0071">
          <w:rPr>
            <w:rStyle w:val="CaptionChar"/>
          </w:rPr>
          <w:t>T</w:t>
        </w:r>
      </w:ins>
      <w:ins w:id="5052" w:author="像个男人一样" w:date="2018-03-21T01:58:00Z">
        <w:del w:id="5053" w:author="jie sun" w:date="2018-04-16T22:30:00Z">
          <w:r w:rsidDel="00DF0071">
            <w:rPr>
              <w:rStyle w:val="CaptionChar"/>
              <w:rPrChange w:id="5054" w:author="像个男人一样" w:date="2018-03-21T01:58:00Z">
                <w:rPr/>
              </w:rPrChange>
            </w:rPr>
            <w:delText>t</w:delText>
          </w:r>
        </w:del>
        <w:r>
          <w:rPr>
            <w:rStyle w:val="CaptionChar"/>
            <w:rPrChange w:id="5055" w:author="像个男人一样" w:date="2018-03-21T01:58:00Z">
              <w:rPr/>
            </w:rPrChange>
          </w:rPr>
          <w:t xml:space="preserve">hree </w:t>
        </w:r>
      </w:ins>
      <w:ins w:id="5056" w:author="jie sun" w:date="2018-04-16T22:30:00Z">
        <w:r w:rsidR="00DF0071">
          <w:rPr>
            <w:rStyle w:val="CaptionChar"/>
          </w:rPr>
          <w:t>A</w:t>
        </w:r>
      </w:ins>
      <w:ins w:id="5057" w:author="像个男人一样" w:date="2018-03-21T01:58:00Z">
        <w:del w:id="5058" w:author="jie sun" w:date="2018-04-16T22:30:00Z">
          <w:r w:rsidDel="00DF0071">
            <w:rPr>
              <w:rStyle w:val="CaptionChar"/>
              <w:rPrChange w:id="5059" w:author="像个男人一样" w:date="2018-03-21T01:58:00Z">
                <w:rPr/>
              </w:rPrChange>
            </w:rPr>
            <w:delText>a</w:delText>
          </w:r>
        </w:del>
        <w:r>
          <w:rPr>
            <w:rStyle w:val="CaptionChar"/>
            <w:rPrChange w:id="5060" w:author="像个男人一样" w:date="2018-03-21T01:58:00Z">
              <w:rPr/>
            </w:rPrChange>
          </w:rPr>
          <w:t>xes</w:t>
        </w:r>
      </w:ins>
      <w:bookmarkEnd w:id="4985"/>
      <w:del w:id="5061" w:author="像个男人一样" w:date="2018-03-21T01:58:00Z">
        <w:r>
          <w:delText>s</w:delText>
        </w:r>
      </w:del>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p>
    <w:p w:rsidR="0087014B" w:rsidDel="00E773B7" w:rsidRDefault="00D5184D">
      <w:pPr>
        <w:pStyle w:val="Caption"/>
        <w:rPr>
          <w:del w:id="5062" w:author="像个男人一样" w:date="2018-03-21T23:21:00Z"/>
        </w:rPr>
      </w:pPr>
      <w:r w:rsidRPr="00185706">
        <w:t>Here</w:t>
      </w:r>
      <w:r w:rsidRPr="00185706">
        <w:t>，</w:t>
      </w:r>
      <w:r w:rsidRPr="00185706">
        <w:t xml:space="preserve">from the picture above, we can use the integral principle mentioned above to collect the corresponding angle value below. What we can see from the form below is the phone are rotated about 50 degrees around Pitch axis. </w:t>
      </w:r>
      <w:r w:rsidRPr="00185706">
        <w:lastRenderedPageBreak/>
        <w:t>Obviously</w:t>
      </w:r>
      <w:ins w:id="5063" w:author="jie sun" w:date="2018-04-08T18:34:00Z">
        <w:r w:rsidR="000E6500">
          <w:rPr>
            <w:iCs w:val="0"/>
            <w:color w:val="auto"/>
            <w:sz w:val="24"/>
            <w:szCs w:val="22"/>
          </w:rPr>
          <w:t>,</w:t>
        </w:r>
      </w:ins>
      <w:r w:rsidRPr="00185706">
        <w:t xml:space="preserve"> there is a certain error because of the disturbance, and another way </w:t>
      </w:r>
      <w:r w:rsidRPr="00185706">
        <w:rPr>
          <w:iCs w:val="0"/>
          <w:rPrChange w:id="5064" w:author="jie sun" w:date="2018-04-16T22:22:00Z">
            <w:rPr>
              <w:iCs w:val="0"/>
              <w:lang w:val="en-US"/>
            </w:rPr>
          </w:rPrChange>
        </w:rPr>
        <w:t xml:space="preserve">for calculating a more accurate angle </w:t>
      </w:r>
      <w:r w:rsidRPr="00185706">
        <w:t>will be discussed in next chapter for enhancing the accurate rate.</w:t>
      </w:r>
      <w:del w:id="5065" w:author="像个男人一样" w:date="2018-03-21T23:21:00Z">
        <w:r w:rsidRPr="00185706">
          <w:delText xml:space="preserve"> </w:delText>
        </w:r>
      </w:del>
    </w:p>
    <w:p w:rsidR="00E773B7" w:rsidRPr="00E773B7" w:rsidRDefault="00E773B7">
      <w:pPr>
        <w:rPr>
          <w:ins w:id="5066" w:author="jie sun" w:date="2018-04-16T22:30:00Z"/>
        </w:rPr>
      </w:pPr>
    </w:p>
    <w:p w:rsidR="0087014B" w:rsidRPr="00185706" w:rsidRDefault="00D5184D">
      <w:pPr>
        <w:pStyle w:val="Caption"/>
        <w:rPr>
          <w:iCs w:val="0"/>
          <w:color w:val="auto"/>
          <w:sz w:val="24"/>
          <w:szCs w:val="22"/>
          <w:rPrChange w:id="5067" w:author="jie sun" w:date="2018-04-16T22:22:00Z">
            <w:rPr/>
          </w:rPrChange>
        </w:rPr>
      </w:pPr>
      <w:bookmarkStart w:id="5068" w:name="_Toc505291914"/>
      <w:del w:id="5069" w:author="像个男人一样" w:date="2018-03-21T23:21:00Z">
        <w:r w:rsidRPr="00185706">
          <w:rPr>
            <w:iCs w:val="0"/>
            <w:color w:val="auto"/>
            <w:sz w:val="24"/>
            <w:szCs w:val="22"/>
            <w:rPrChange w:id="5070" w:author="jie sun" w:date="2018-04-16T22:22:00Z">
              <w:rPr/>
            </w:rPrChange>
          </w:rPr>
          <w:delText xml:space="preserve">Figure 3. </w:delText>
        </w:r>
        <w:r w:rsidRPr="00185706">
          <w:rPr>
            <w:iCs w:val="0"/>
            <w:color w:val="auto"/>
            <w:sz w:val="24"/>
            <w:szCs w:val="22"/>
            <w:rPrChange w:id="5071" w:author="jie sun" w:date="2018-04-16T22:22:00Z">
              <w:rPr/>
            </w:rPrChange>
          </w:rPr>
          <w:fldChar w:fldCharType="begin"/>
        </w:r>
        <w:r w:rsidRPr="00185706">
          <w:rPr>
            <w:iCs w:val="0"/>
            <w:color w:val="auto"/>
            <w:sz w:val="24"/>
            <w:szCs w:val="22"/>
            <w:rPrChange w:id="5072" w:author="jie sun" w:date="2018-04-16T22:22:00Z">
              <w:rPr/>
            </w:rPrChange>
          </w:rPr>
          <w:delInstrText xml:space="preserve"> SEQ Figure_3. \* ARABIC </w:delInstrText>
        </w:r>
        <w:r w:rsidRPr="00185706">
          <w:rPr>
            <w:iCs w:val="0"/>
            <w:color w:val="auto"/>
            <w:sz w:val="24"/>
            <w:szCs w:val="22"/>
            <w:rPrChange w:id="5073" w:author="jie sun" w:date="2018-04-16T22:22:00Z">
              <w:rPr/>
            </w:rPrChange>
          </w:rPr>
          <w:fldChar w:fldCharType="separate"/>
        </w:r>
      </w:del>
      <w:ins w:id="5074" w:author="像个男人一样" w:date="2018-03-22T11:51:00Z">
        <w:del w:id="5075" w:author="像个男人一样" w:date="2018-03-21T23:21:00Z">
          <w:r w:rsidRPr="00185706">
            <w:rPr>
              <w:rFonts w:hint="eastAsia"/>
              <w:iCs w:val="0"/>
              <w:color w:val="auto"/>
              <w:sz w:val="24"/>
              <w:szCs w:val="22"/>
              <w:rPrChange w:id="5076" w:author="jie sun" w:date="2018-04-16T22:22:00Z">
                <w:rPr>
                  <w:rFonts w:hint="eastAsia"/>
                  <w:b/>
                </w:rPr>
              </w:rPrChange>
            </w:rPr>
            <w:delText>错误！未指定顺序。</w:delText>
          </w:r>
        </w:del>
      </w:ins>
      <w:ins w:id="5077" w:author="像个男人一样" w:date="2018-03-21T23:39:00Z">
        <w:del w:id="5078" w:author="像个男人一样" w:date="2018-03-22T11:51:00Z">
          <w:r w:rsidRPr="00185706">
            <w:rPr>
              <w:rFonts w:hint="eastAsia"/>
              <w:iCs w:val="0"/>
              <w:color w:val="auto"/>
              <w:sz w:val="24"/>
              <w:szCs w:val="22"/>
              <w:rPrChange w:id="5079" w:author="jie sun" w:date="2018-04-16T22:22:00Z">
                <w:rPr>
                  <w:rFonts w:hint="eastAsia"/>
                  <w:b/>
                </w:rPr>
              </w:rPrChange>
            </w:rPr>
            <w:delText>错误！未指定顺序。</w:delText>
          </w:r>
        </w:del>
      </w:ins>
      <w:ins w:id="5080" w:author="像个男人一样" w:date="2018-03-21T23:10:00Z">
        <w:del w:id="5081" w:author="像个男人一样" w:date="2018-03-22T11:51:00Z">
          <w:r w:rsidRPr="00185706">
            <w:rPr>
              <w:rFonts w:hint="eastAsia"/>
              <w:iCs w:val="0"/>
              <w:color w:val="auto"/>
              <w:sz w:val="24"/>
              <w:szCs w:val="22"/>
              <w:rPrChange w:id="5082" w:author="jie sun" w:date="2018-04-16T22:22:00Z">
                <w:rPr>
                  <w:rFonts w:hint="eastAsia"/>
                  <w:b/>
                </w:rPr>
              </w:rPrChange>
            </w:rPr>
            <w:delText>错误！未指定顺序。</w:delText>
          </w:r>
        </w:del>
      </w:ins>
      <w:ins w:id="5083" w:author="像个男人一样" w:date="2018-03-21T23:08:00Z">
        <w:del w:id="5084" w:author="像个男人一样" w:date="2018-03-22T11:51:00Z">
          <w:r w:rsidRPr="00185706">
            <w:rPr>
              <w:rFonts w:hint="eastAsia"/>
              <w:iCs w:val="0"/>
              <w:color w:val="auto"/>
              <w:sz w:val="24"/>
              <w:szCs w:val="22"/>
              <w:rPrChange w:id="5085" w:author="jie sun" w:date="2018-04-16T22:22:00Z">
                <w:rPr>
                  <w:rFonts w:hint="eastAsia"/>
                  <w:b/>
                </w:rPr>
              </w:rPrChange>
            </w:rPr>
            <w:delText>错误！未指定顺序。</w:delText>
          </w:r>
        </w:del>
      </w:ins>
      <w:ins w:id="5086" w:author="像个男人一样" w:date="2018-03-21T02:33:00Z">
        <w:del w:id="5087" w:author="像个男人一样" w:date="2018-03-22T11:51:00Z">
          <w:r w:rsidRPr="00185706">
            <w:rPr>
              <w:rFonts w:hint="eastAsia"/>
              <w:iCs w:val="0"/>
              <w:color w:val="auto"/>
              <w:sz w:val="24"/>
              <w:szCs w:val="22"/>
              <w:rPrChange w:id="5088" w:author="jie sun" w:date="2018-04-16T22:22:00Z">
                <w:rPr>
                  <w:rFonts w:hint="eastAsia"/>
                  <w:b/>
                </w:rPr>
              </w:rPrChange>
            </w:rPr>
            <w:delText>错误！未指定顺序。</w:delText>
          </w:r>
        </w:del>
      </w:ins>
      <w:ins w:id="5089" w:author="像个男人一样" w:date="2018-03-21T02:32:00Z">
        <w:del w:id="5090" w:author="像个男人一样" w:date="2018-03-22T11:51:00Z">
          <w:r w:rsidRPr="00185706">
            <w:rPr>
              <w:rFonts w:hint="eastAsia"/>
              <w:iCs w:val="0"/>
              <w:color w:val="auto"/>
              <w:sz w:val="24"/>
              <w:szCs w:val="22"/>
              <w:rPrChange w:id="5091" w:author="jie sun" w:date="2018-04-16T22:22:00Z">
                <w:rPr>
                  <w:rFonts w:hint="eastAsia"/>
                  <w:b/>
                </w:rPr>
              </w:rPrChange>
            </w:rPr>
            <w:delText>错误！未指定顺序。</w:delText>
          </w:r>
        </w:del>
      </w:ins>
      <w:ins w:id="5092" w:author="像个男人一样" w:date="2018-03-21T02:31:00Z">
        <w:del w:id="5093" w:author="像个男人一样" w:date="2018-03-22T11:51:00Z">
          <w:r w:rsidRPr="00185706">
            <w:rPr>
              <w:rFonts w:hint="eastAsia"/>
              <w:iCs w:val="0"/>
              <w:color w:val="auto"/>
              <w:sz w:val="24"/>
              <w:szCs w:val="22"/>
              <w:rPrChange w:id="5094" w:author="jie sun" w:date="2018-04-16T22:22:00Z">
                <w:rPr>
                  <w:rFonts w:hint="eastAsia"/>
                  <w:b/>
                </w:rPr>
              </w:rPrChange>
            </w:rPr>
            <w:delText>错误！未指定顺序。</w:delText>
          </w:r>
        </w:del>
      </w:ins>
      <w:ins w:id="5095" w:author="像个男人一样" w:date="2018-03-21T02:30:00Z">
        <w:del w:id="5096" w:author="像个男人一样" w:date="2018-03-22T11:51:00Z">
          <w:r w:rsidRPr="00185706">
            <w:rPr>
              <w:rFonts w:hint="eastAsia"/>
              <w:iCs w:val="0"/>
              <w:color w:val="auto"/>
              <w:sz w:val="24"/>
              <w:szCs w:val="22"/>
              <w:rPrChange w:id="5097" w:author="jie sun" w:date="2018-04-16T22:22:00Z">
                <w:rPr>
                  <w:rFonts w:hint="eastAsia"/>
                  <w:b/>
                </w:rPr>
              </w:rPrChange>
            </w:rPr>
            <w:delText>错误！未指定顺序。</w:delText>
          </w:r>
        </w:del>
      </w:ins>
      <w:ins w:id="5098" w:author="像个男人一样" w:date="2018-03-21T02:29:00Z">
        <w:del w:id="5099" w:author="像个男人一样" w:date="2018-03-22T11:51:00Z">
          <w:r w:rsidRPr="00185706">
            <w:rPr>
              <w:rFonts w:hint="eastAsia"/>
              <w:iCs w:val="0"/>
              <w:color w:val="auto"/>
              <w:sz w:val="24"/>
              <w:szCs w:val="22"/>
              <w:rPrChange w:id="5100" w:author="jie sun" w:date="2018-04-16T22:22:00Z">
                <w:rPr>
                  <w:rFonts w:hint="eastAsia"/>
                  <w:b/>
                </w:rPr>
              </w:rPrChange>
            </w:rPr>
            <w:delText>错误！未指定顺序。错误！未指定顺序。</w:delText>
          </w:r>
        </w:del>
      </w:ins>
      <w:ins w:id="5101" w:author="像个男人一样" w:date="2018-03-21T02:26:00Z">
        <w:del w:id="5102" w:author="像个男人一样" w:date="2018-03-22T11:51:00Z">
          <w:r w:rsidRPr="00185706">
            <w:rPr>
              <w:rFonts w:hint="eastAsia"/>
              <w:iCs w:val="0"/>
              <w:color w:val="auto"/>
              <w:sz w:val="24"/>
              <w:szCs w:val="22"/>
              <w:rPrChange w:id="5103" w:author="jie sun" w:date="2018-04-16T22:22:00Z">
                <w:rPr>
                  <w:rFonts w:hint="eastAsia"/>
                  <w:b/>
                </w:rPr>
              </w:rPrChange>
            </w:rPr>
            <w:delText>错误！未指定顺序。</w:delText>
          </w:r>
        </w:del>
      </w:ins>
      <w:ins w:id="5104" w:author="像个男人一样" w:date="2018-03-21T02:25:00Z">
        <w:del w:id="5105" w:author="像个男人一样" w:date="2018-03-22T11:51:00Z">
          <w:r w:rsidRPr="00185706">
            <w:rPr>
              <w:rFonts w:hint="eastAsia"/>
              <w:iCs w:val="0"/>
              <w:color w:val="auto"/>
              <w:sz w:val="24"/>
              <w:szCs w:val="22"/>
              <w:rPrChange w:id="5106" w:author="jie sun" w:date="2018-04-16T22:22:00Z">
                <w:rPr>
                  <w:rFonts w:hint="eastAsia"/>
                  <w:b/>
                </w:rPr>
              </w:rPrChange>
            </w:rPr>
            <w:delText>错误！未指定顺序。</w:delText>
          </w:r>
        </w:del>
      </w:ins>
      <w:ins w:id="5107" w:author="像个男人一样" w:date="2018-03-21T02:24:00Z">
        <w:del w:id="5108" w:author="像个男人一样" w:date="2018-03-22T11:51:00Z">
          <w:r w:rsidRPr="00185706">
            <w:rPr>
              <w:rFonts w:hint="eastAsia"/>
              <w:iCs w:val="0"/>
              <w:color w:val="auto"/>
              <w:sz w:val="24"/>
              <w:szCs w:val="22"/>
              <w:rPrChange w:id="5109" w:author="jie sun" w:date="2018-04-16T22:22:00Z">
                <w:rPr>
                  <w:rFonts w:hint="eastAsia"/>
                  <w:b/>
                </w:rPr>
              </w:rPrChange>
            </w:rPr>
            <w:delText>错误！未指定顺序。</w:delText>
          </w:r>
        </w:del>
      </w:ins>
      <w:ins w:id="5110" w:author="像个男人一样" w:date="2018-03-21T02:23:00Z">
        <w:del w:id="5111" w:author="像个男人一样" w:date="2018-03-22T11:51:00Z">
          <w:r w:rsidRPr="00185706">
            <w:rPr>
              <w:rFonts w:hint="eastAsia"/>
              <w:iCs w:val="0"/>
              <w:color w:val="auto"/>
              <w:sz w:val="24"/>
              <w:szCs w:val="22"/>
              <w:rPrChange w:id="5112" w:author="jie sun" w:date="2018-04-16T22:22:00Z">
                <w:rPr>
                  <w:rFonts w:hint="eastAsia"/>
                  <w:b/>
                </w:rPr>
              </w:rPrChange>
            </w:rPr>
            <w:delText>错误！未指定顺序。</w:delText>
          </w:r>
        </w:del>
      </w:ins>
      <w:ins w:id="5113" w:author="像个男人一样" w:date="2018-03-21T02:22:00Z">
        <w:del w:id="5114" w:author="像个男人一样" w:date="2018-03-22T11:51:00Z">
          <w:r w:rsidRPr="00185706">
            <w:rPr>
              <w:rFonts w:hint="eastAsia"/>
              <w:iCs w:val="0"/>
              <w:color w:val="auto"/>
              <w:sz w:val="24"/>
              <w:szCs w:val="22"/>
              <w:rPrChange w:id="5115" w:author="jie sun" w:date="2018-04-16T22:22:00Z">
                <w:rPr>
                  <w:rFonts w:hint="eastAsia"/>
                  <w:b/>
                </w:rPr>
              </w:rPrChange>
            </w:rPr>
            <w:delText>错误！未指定顺序。</w:delText>
          </w:r>
        </w:del>
      </w:ins>
      <w:ins w:id="5116" w:author="像个男人一样" w:date="2018-03-21T02:17:00Z">
        <w:del w:id="5117" w:author="像个男人一样" w:date="2018-03-22T11:51:00Z">
          <w:r w:rsidRPr="00185706">
            <w:rPr>
              <w:rFonts w:hint="eastAsia"/>
              <w:iCs w:val="0"/>
              <w:color w:val="auto"/>
              <w:sz w:val="24"/>
              <w:szCs w:val="22"/>
              <w:rPrChange w:id="5118" w:author="jie sun" w:date="2018-04-16T22:22:00Z">
                <w:rPr>
                  <w:rFonts w:hint="eastAsia"/>
                  <w:b/>
                </w:rPr>
              </w:rPrChange>
            </w:rPr>
            <w:delText>错误！未指定顺序。错误！未指定顺序。错误！未指定顺序。</w:delText>
          </w:r>
        </w:del>
      </w:ins>
      <w:ins w:id="5119" w:author="像个男人一样" w:date="2018-03-21T02:15:00Z">
        <w:del w:id="5120" w:author="像个男人一样" w:date="2018-03-22T11:51:00Z">
          <w:r w:rsidRPr="00185706">
            <w:rPr>
              <w:rFonts w:hint="eastAsia"/>
              <w:iCs w:val="0"/>
              <w:color w:val="auto"/>
              <w:sz w:val="24"/>
              <w:szCs w:val="22"/>
              <w:rPrChange w:id="5121" w:author="jie sun" w:date="2018-04-16T22:22:00Z">
                <w:rPr>
                  <w:rFonts w:hint="eastAsia"/>
                  <w:b/>
                </w:rPr>
              </w:rPrChange>
            </w:rPr>
            <w:delText>错误！未指定顺序。</w:delText>
          </w:r>
        </w:del>
      </w:ins>
      <w:ins w:id="5122" w:author="像个男人一样" w:date="2018-03-21T02:14:00Z">
        <w:del w:id="5123" w:author="像个男人一样" w:date="2018-03-22T11:51:00Z">
          <w:r w:rsidRPr="00185706">
            <w:rPr>
              <w:rFonts w:hint="eastAsia"/>
              <w:iCs w:val="0"/>
              <w:color w:val="auto"/>
              <w:sz w:val="24"/>
              <w:szCs w:val="22"/>
              <w:rPrChange w:id="5124" w:author="jie sun" w:date="2018-04-16T22:22:00Z">
                <w:rPr>
                  <w:rFonts w:hint="eastAsia"/>
                  <w:b/>
                </w:rPr>
              </w:rPrChange>
            </w:rPr>
            <w:delText>错误！未指定顺序。</w:delText>
          </w:r>
        </w:del>
      </w:ins>
      <w:ins w:id="5125" w:author="像个男人一样" w:date="2018-03-21T02:13:00Z">
        <w:del w:id="5126" w:author="像个男人一样" w:date="2018-03-22T11:51:00Z">
          <w:r w:rsidRPr="00185706">
            <w:rPr>
              <w:rFonts w:hint="eastAsia"/>
              <w:iCs w:val="0"/>
              <w:color w:val="auto"/>
              <w:sz w:val="24"/>
              <w:szCs w:val="22"/>
              <w:rPrChange w:id="5127" w:author="jie sun" w:date="2018-04-16T22:22:00Z">
                <w:rPr>
                  <w:rFonts w:hint="eastAsia"/>
                  <w:b/>
                </w:rPr>
              </w:rPrChange>
            </w:rPr>
            <w:delText>错误！未指定顺序。</w:delText>
          </w:r>
        </w:del>
      </w:ins>
      <w:ins w:id="5128" w:author="像个男人一样" w:date="2018-03-21T02:12:00Z">
        <w:del w:id="5129" w:author="像个男人一样" w:date="2018-03-22T11:51:00Z">
          <w:r w:rsidRPr="00185706">
            <w:rPr>
              <w:rFonts w:hint="eastAsia"/>
              <w:iCs w:val="0"/>
              <w:color w:val="auto"/>
              <w:sz w:val="24"/>
              <w:szCs w:val="22"/>
              <w:rPrChange w:id="5130" w:author="jie sun" w:date="2018-04-16T22:22:00Z">
                <w:rPr>
                  <w:rFonts w:hint="eastAsia"/>
                  <w:b/>
                </w:rPr>
              </w:rPrChange>
            </w:rPr>
            <w:delText>错误！未指定顺序。</w:delText>
          </w:r>
        </w:del>
      </w:ins>
      <w:ins w:id="5131" w:author="像个男人一样" w:date="2018-03-21T02:02:00Z">
        <w:del w:id="5132" w:author="像个男人一样" w:date="2018-03-22T11:51:00Z">
          <w:r w:rsidRPr="00185706">
            <w:rPr>
              <w:rFonts w:hint="eastAsia"/>
              <w:iCs w:val="0"/>
              <w:color w:val="auto"/>
              <w:sz w:val="24"/>
              <w:szCs w:val="22"/>
              <w:rPrChange w:id="5133" w:author="jie sun" w:date="2018-04-16T22:22:00Z">
                <w:rPr>
                  <w:rFonts w:hint="eastAsia"/>
                  <w:b/>
                </w:rPr>
              </w:rPrChange>
            </w:rPr>
            <w:delText>错误！未指定顺序。错误！未指定顺序。</w:delText>
          </w:r>
        </w:del>
      </w:ins>
      <w:ins w:id="5134" w:author="像个男人一样" w:date="2018-03-21T02:01:00Z">
        <w:del w:id="5135" w:author="像个男人一样" w:date="2018-03-22T11:51:00Z">
          <w:r w:rsidRPr="00185706">
            <w:rPr>
              <w:rFonts w:hint="eastAsia"/>
              <w:iCs w:val="0"/>
              <w:color w:val="auto"/>
              <w:sz w:val="24"/>
              <w:szCs w:val="22"/>
              <w:rPrChange w:id="5136" w:author="jie sun" w:date="2018-04-16T22:22:00Z">
                <w:rPr>
                  <w:rFonts w:hint="eastAsia"/>
                  <w:b/>
                </w:rPr>
              </w:rPrChange>
            </w:rPr>
            <w:delText>错误！未指定顺序。</w:delText>
          </w:r>
        </w:del>
      </w:ins>
      <w:ins w:id="5137" w:author="像个男人一样" w:date="2018-03-21T02:00:00Z">
        <w:del w:id="5138" w:author="像个男人一样" w:date="2018-03-22T11:51:00Z">
          <w:r w:rsidRPr="00185706">
            <w:rPr>
              <w:rFonts w:hint="eastAsia"/>
              <w:iCs w:val="0"/>
              <w:color w:val="auto"/>
              <w:sz w:val="24"/>
              <w:szCs w:val="22"/>
              <w:rPrChange w:id="5139" w:author="jie sun" w:date="2018-04-16T22:22:00Z">
                <w:rPr>
                  <w:rFonts w:hint="eastAsia"/>
                  <w:b/>
                </w:rPr>
              </w:rPrChange>
            </w:rPr>
            <w:delText>错误！未指定顺序。</w:delText>
          </w:r>
        </w:del>
      </w:ins>
      <w:del w:id="5140" w:author="像个男人一样" w:date="2018-03-22T11:51:00Z">
        <w:r w:rsidRPr="00185706">
          <w:rPr>
            <w:iCs w:val="0"/>
            <w:color w:val="auto"/>
            <w:sz w:val="24"/>
            <w:szCs w:val="22"/>
            <w:rPrChange w:id="5141" w:author="jie sun" w:date="2018-04-16T22:22:00Z">
              <w:rPr/>
            </w:rPrChange>
          </w:rPr>
          <w:delText>9</w:delText>
        </w:r>
      </w:del>
      <w:del w:id="5142" w:author="像个男人一样" w:date="2018-03-21T23:21:00Z">
        <w:r w:rsidRPr="00185706">
          <w:rPr>
            <w:iCs w:val="0"/>
            <w:color w:val="auto"/>
            <w:sz w:val="24"/>
            <w:szCs w:val="22"/>
            <w:rPrChange w:id="5143" w:author="jie sun" w:date="2018-04-16T22:22:00Z">
              <w:rPr/>
            </w:rPrChange>
          </w:rPr>
          <w:fldChar w:fldCharType="end"/>
        </w:r>
      </w:del>
      <w:del w:id="5144" w:author="像个男人一样" w:date="2018-03-21T01:59:00Z">
        <w:r w:rsidRPr="00185706">
          <w:rPr>
            <w:iCs w:val="0"/>
            <w:color w:val="auto"/>
            <w:sz w:val="24"/>
            <w:szCs w:val="22"/>
            <w:rPrChange w:id="5145" w:author="jie sun" w:date="2018-04-16T22:22:00Z">
              <w:rPr/>
            </w:rPrChange>
          </w:rPr>
          <w:delText xml:space="preserve"> The pitch angle offset from the racing game</w:delText>
        </w:r>
      </w:del>
      <w:bookmarkEnd w:id="5068"/>
    </w:p>
    <w:p w:rsidR="0087014B" w:rsidRDefault="00D5184D">
      <w:pPr>
        <w:jc w:val="center"/>
        <w:rPr>
          <w:ins w:id="5146" w:author="像个男人一样" w:date="2018-03-21T01:59:00Z"/>
        </w:rPr>
        <w:pPrChange w:id="5147" w:author="jie sun" w:date="2018-04-16T21:41:00Z">
          <w:pPr/>
        </w:pPrChange>
      </w:pPr>
      <w:r>
        <w:rPr>
          <w:noProof/>
        </w:rPr>
        <w:drawing>
          <wp:inline distT="0" distB="0" distL="0" distR="0">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7014B" w:rsidRDefault="00D5184D">
      <w:pPr>
        <w:pStyle w:val="Caption"/>
        <w:jc w:val="center"/>
        <w:pPrChange w:id="5148" w:author="jie sun" w:date="2018-04-16T21:41:00Z">
          <w:pPr/>
        </w:pPrChange>
      </w:pPr>
      <w:bookmarkStart w:id="5149" w:name="_Toc517801892"/>
      <w:ins w:id="5150" w:author="像个男人一样" w:date="2018-03-21T01:59:00Z">
        <w:r>
          <w:t xml:space="preserve">Figure </w:t>
        </w:r>
      </w:ins>
      <w:ins w:id="5151" w:author="JIE  SUN" w:date="2018-06-21T13:36:00Z">
        <w:r w:rsidR="00A64E7B">
          <w:fldChar w:fldCharType="begin"/>
        </w:r>
        <w:r w:rsidR="00A64E7B">
          <w:instrText xml:space="preserve"> STYLEREF 1 \s </w:instrText>
        </w:r>
      </w:ins>
      <w:r w:rsidR="00A64E7B">
        <w:fldChar w:fldCharType="separate"/>
      </w:r>
      <w:r w:rsidR="00A64E7B">
        <w:rPr>
          <w:noProof/>
        </w:rPr>
        <w:t>3</w:t>
      </w:r>
      <w:ins w:id="515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153" w:author="JIE  SUN" w:date="2018-06-21T13:36:00Z">
        <w:r w:rsidR="00A64E7B">
          <w:rPr>
            <w:noProof/>
          </w:rPr>
          <w:t>9</w:t>
        </w:r>
        <w:r w:rsidR="00A64E7B">
          <w:fldChar w:fldCharType="end"/>
        </w:r>
      </w:ins>
      <w:ins w:id="5154" w:author="jie sun" w:date="2018-04-19T13:00:00Z">
        <w:del w:id="5155" w:author="JIE  SUN" w:date="2018-06-21T13:34:00Z">
          <w:r w:rsidR="00083FE7" w:rsidDel="00A64E7B">
            <w:fldChar w:fldCharType="begin"/>
          </w:r>
          <w:r w:rsidR="00083FE7" w:rsidDel="00A64E7B">
            <w:delInstrText xml:space="preserve"> STYLEREF 1 \s </w:delInstrText>
          </w:r>
        </w:del>
      </w:ins>
      <w:del w:id="5156" w:author="JIE  SUN" w:date="2018-06-21T13:34:00Z">
        <w:r w:rsidR="00083FE7" w:rsidDel="00A64E7B">
          <w:fldChar w:fldCharType="separate"/>
        </w:r>
        <w:r w:rsidR="00083FE7" w:rsidDel="00A64E7B">
          <w:rPr>
            <w:noProof/>
          </w:rPr>
          <w:delText>3</w:delText>
        </w:r>
      </w:del>
      <w:ins w:id="5157" w:author="jie sun" w:date="2018-04-19T13:00:00Z">
        <w:del w:id="515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159" w:author="JIE  SUN" w:date="2018-06-21T13:34:00Z">
        <w:r w:rsidR="00083FE7" w:rsidDel="00A64E7B">
          <w:fldChar w:fldCharType="separate"/>
        </w:r>
      </w:del>
      <w:ins w:id="5160" w:author="jie sun" w:date="2018-04-19T13:00:00Z">
        <w:del w:id="5161" w:author="JIE  SUN" w:date="2018-06-21T13:34:00Z">
          <w:r w:rsidR="00083FE7" w:rsidDel="00A64E7B">
            <w:rPr>
              <w:noProof/>
            </w:rPr>
            <w:delText>9</w:delText>
          </w:r>
          <w:r w:rsidR="00083FE7" w:rsidDel="00A64E7B">
            <w:fldChar w:fldCharType="end"/>
          </w:r>
        </w:del>
      </w:ins>
      <w:ins w:id="5162" w:author="像个男人一样" w:date="2018-03-21T01:59:00Z">
        <w:del w:id="5163"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164" w:author="像个男人一样" w:date="2018-03-22T11:51:00Z">
        <w:del w:id="5165" w:author="jie sun" w:date="2018-04-10T21:45:00Z">
          <w:r w:rsidDel="00454521">
            <w:delText>9</w:delText>
          </w:r>
        </w:del>
      </w:ins>
      <w:ins w:id="5166" w:author="像个男人一样" w:date="2018-03-21T01:59:00Z">
        <w:del w:id="5167" w:author="jie sun" w:date="2018-04-10T21:45:00Z">
          <w:r w:rsidDel="00454521">
            <w:fldChar w:fldCharType="end"/>
          </w:r>
        </w:del>
        <w:bookmarkStart w:id="5168" w:name="_Toc19105"/>
        <w:bookmarkStart w:id="5169" w:name="_Toc18638"/>
        <w:bookmarkStart w:id="5170" w:name="_Toc18933"/>
        <w:bookmarkStart w:id="5171" w:name="_Toc22166"/>
        <w:bookmarkStart w:id="5172" w:name="_Toc30004"/>
        <w:bookmarkStart w:id="5173" w:name="_Toc18857"/>
        <w:bookmarkStart w:id="5174" w:name="_Toc10548"/>
        <w:bookmarkStart w:id="5175" w:name="_Toc16253"/>
        <w:bookmarkStart w:id="5176" w:name="_Toc6705"/>
        <w:bookmarkStart w:id="5177" w:name="_Toc666"/>
        <w:bookmarkStart w:id="5178" w:name="_Toc24105"/>
        <w:bookmarkStart w:id="5179" w:name="_Toc26922"/>
        <w:bookmarkStart w:id="5180" w:name="_Toc14800"/>
        <w:bookmarkStart w:id="5181" w:name="_Toc26797"/>
        <w:bookmarkStart w:id="5182" w:name="_Toc819"/>
        <w:bookmarkStart w:id="5183" w:name="_Toc28390"/>
        <w:bookmarkStart w:id="5184" w:name="_Toc17625"/>
        <w:bookmarkStart w:id="5185" w:name="_Toc12056"/>
        <w:bookmarkStart w:id="5186" w:name="_Toc9872"/>
        <w:bookmarkStart w:id="5187" w:name="_Toc20288"/>
        <w:bookmarkStart w:id="5188" w:name="_Toc32146"/>
        <w:bookmarkStart w:id="5189" w:name="_Toc23561"/>
        <w:bookmarkStart w:id="5190" w:name="_Toc26560"/>
        <w:bookmarkStart w:id="5191" w:name="_Toc1053"/>
        <w:bookmarkStart w:id="5192" w:name="_Toc2034"/>
        <w:r>
          <w:rPr>
            <w:rFonts w:hint="eastAsia"/>
          </w:rPr>
          <w:t xml:space="preserve">:The </w:t>
        </w:r>
      </w:ins>
      <w:ins w:id="5193" w:author="jie sun" w:date="2018-04-16T22:30:00Z">
        <w:r w:rsidR="00770DD6">
          <w:t>P</w:t>
        </w:r>
      </w:ins>
      <w:ins w:id="5194" w:author="像个男人一样" w:date="2018-03-21T01:59:00Z">
        <w:del w:id="5195" w:author="jie sun" w:date="2018-04-16T22:30:00Z">
          <w:r w:rsidDel="00770DD6">
            <w:rPr>
              <w:rFonts w:hint="eastAsia"/>
            </w:rPr>
            <w:delText>p</w:delText>
          </w:r>
        </w:del>
        <w:r>
          <w:rPr>
            <w:rFonts w:hint="eastAsia"/>
          </w:rPr>
          <w:t xml:space="preserve">itch </w:t>
        </w:r>
      </w:ins>
      <w:ins w:id="5196" w:author="jie sun" w:date="2018-04-16T22:30:00Z">
        <w:r w:rsidR="00770DD6">
          <w:t>A</w:t>
        </w:r>
      </w:ins>
      <w:ins w:id="5197" w:author="像个男人一样" w:date="2018-03-21T01:59:00Z">
        <w:del w:id="5198" w:author="jie sun" w:date="2018-04-16T22:30:00Z">
          <w:r w:rsidDel="00770DD6">
            <w:rPr>
              <w:rFonts w:hint="eastAsia"/>
            </w:rPr>
            <w:delText>a</w:delText>
          </w:r>
        </w:del>
        <w:r>
          <w:rPr>
            <w:rFonts w:hint="eastAsia"/>
          </w:rPr>
          <w:t xml:space="preserve">ngle </w:t>
        </w:r>
      </w:ins>
      <w:ins w:id="5199" w:author="jie sun" w:date="2018-04-16T22:30:00Z">
        <w:r w:rsidR="00770DD6">
          <w:t>O</w:t>
        </w:r>
      </w:ins>
      <w:ins w:id="5200" w:author="像个男人一样" w:date="2018-03-21T01:59:00Z">
        <w:del w:id="5201" w:author="jie sun" w:date="2018-04-16T22:30:00Z">
          <w:r w:rsidDel="00770DD6">
            <w:rPr>
              <w:rFonts w:hint="eastAsia"/>
            </w:rPr>
            <w:delText>o</w:delText>
          </w:r>
        </w:del>
        <w:r>
          <w:rPr>
            <w:rFonts w:hint="eastAsia"/>
          </w:rPr>
          <w:t xml:space="preserve">ffset </w:t>
        </w:r>
      </w:ins>
      <w:ins w:id="5202" w:author="jie sun" w:date="2018-04-16T22:30:00Z">
        <w:r w:rsidR="00770DD6">
          <w:t>F</w:t>
        </w:r>
      </w:ins>
      <w:ins w:id="5203" w:author="像个男人一样" w:date="2018-03-21T01:59:00Z">
        <w:del w:id="5204" w:author="jie sun" w:date="2018-04-16T22:30:00Z">
          <w:r w:rsidDel="00770DD6">
            <w:rPr>
              <w:rFonts w:hint="eastAsia"/>
            </w:rPr>
            <w:delText>f</w:delText>
          </w:r>
        </w:del>
        <w:r>
          <w:rPr>
            <w:rFonts w:hint="eastAsia"/>
          </w:rPr>
          <w:t xml:space="preserve">rom </w:t>
        </w:r>
      </w:ins>
      <w:ins w:id="5205" w:author="jie sun" w:date="2018-04-16T22:30:00Z">
        <w:r w:rsidR="00770DD6">
          <w:t>T</w:t>
        </w:r>
      </w:ins>
      <w:ins w:id="5206" w:author="像个男人一样" w:date="2018-03-21T01:59:00Z">
        <w:del w:id="5207" w:author="jie sun" w:date="2018-04-16T22:30:00Z">
          <w:r w:rsidDel="00770DD6">
            <w:rPr>
              <w:rFonts w:hint="eastAsia"/>
            </w:rPr>
            <w:delText>t</w:delText>
          </w:r>
        </w:del>
        <w:r>
          <w:rPr>
            <w:rFonts w:hint="eastAsia"/>
          </w:rPr>
          <w:t xml:space="preserve">he </w:t>
        </w:r>
      </w:ins>
      <w:ins w:id="5208" w:author="jie sun" w:date="2018-04-16T22:30:00Z">
        <w:r w:rsidR="00770DD6">
          <w:t>R</w:t>
        </w:r>
      </w:ins>
      <w:ins w:id="5209" w:author="像个男人一样" w:date="2018-03-21T01:59:00Z">
        <w:del w:id="5210" w:author="jie sun" w:date="2018-04-16T22:30:00Z">
          <w:r w:rsidDel="00770DD6">
            <w:rPr>
              <w:rFonts w:hint="eastAsia"/>
            </w:rPr>
            <w:delText>r</w:delText>
          </w:r>
        </w:del>
        <w:r>
          <w:rPr>
            <w:rFonts w:hint="eastAsia"/>
          </w:rPr>
          <w:t xml:space="preserve">acing </w:t>
        </w:r>
      </w:ins>
      <w:ins w:id="5211" w:author="jie sun" w:date="2018-04-16T22:30:00Z">
        <w:r w:rsidR="00770DD6">
          <w:t>G</w:t>
        </w:r>
      </w:ins>
      <w:ins w:id="5212" w:author="像个男人一样" w:date="2018-03-21T01:59:00Z">
        <w:del w:id="5213" w:author="jie sun" w:date="2018-04-16T22:30:00Z">
          <w:r w:rsidDel="00770DD6">
            <w:rPr>
              <w:rFonts w:hint="eastAsia"/>
            </w:rPr>
            <w:delText>g</w:delText>
          </w:r>
        </w:del>
        <w:r>
          <w:rPr>
            <w:rFonts w:hint="eastAsia"/>
          </w:rPr>
          <w:t>ame</w:t>
        </w:r>
      </w:ins>
      <w:bookmarkEnd w:id="5149"/>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p>
    <w:p w:rsidR="0087014B" w:rsidRDefault="0087014B"/>
    <w:p w:rsidR="0087014B" w:rsidRDefault="0087014B">
      <w:pPr>
        <w:pageBreakBefore/>
      </w:pPr>
    </w:p>
    <w:p w:rsidR="0087014B" w:rsidRDefault="00D5184D">
      <w:pPr>
        <w:pStyle w:val="Heading1"/>
      </w:pPr>
      <w:bookmarkStart w:id="5214" w:name="_Toc10220"/>
      <w:bookmarkStart w:id="5215" w:name="_Toc497"/>
      <w:bookmarkStart w:id="5216" w:name="_Toc23232"/>
      <w:bookmarkStart w:id="5217" w:name="_Toc20114"/>
      <w:bookmarkStart w:id="5218" w:name="_Toc511"/>
      <w:bookmarkStart w:id="5219" w:name="_Toc12921"/>
      <w:bookmarkStart w:id="5220" w:name="_Toc12608"/>
      <w:bookmarkStart w:id="5221" w:name="_Toc20943"/>
      <w:bookmarkStart w:id="5222" w:name="_Toc4443"/>
      <w:bookmarkStart w:id="5223" w:name="_Toc517813765"/>
      <w:r>
        <w:t xml:space="preserve">A Glow Stick </w:t>
      </w:r>
      <w:ins w:id="5224" w:author="jie sun" w:date="2018-04-16T21:22:00Z">
        <w:r w:rsidR="00D442B4">
          <w:t>W</w:t>
        </w:r>
      </w:ins>
      <w:del w:id="5225" w:author="jie sun" w:date="2018-04-16T21:22:00Z">
        <w:r w:rsidDel="00D442B4">
          <w:delText>w</w:delText>
        </w:r>
      </w:del>
      <w:r>
        <w:t xml:space="preserve">ith Accelerometer </w:t>
      </w:r>
      <w:del w:id="5226" w:author="jie sun" w:date="2018-04-16T21:22:00Z">
        <w:r w:rsidDel="00D442B4">
          <w:delText xml:space="preserve">and </w:delText>
        </w:r>
      </w:del>
      <w:r w:rsidR="003B31B5">
        <w:t>a</w:t>
      </w:r>
      <w:ins w:id="5227" w:author="jie sun" w:date="2018-04-16T21:22:00Z">
        <w:r w:rsidR="00D442B4">
          <w:t xml:space="preserve">nd </w:t>
        </w:r>
      </w:ins>
      <w:r>
        <w:t>Gyroscope</w:t>
      </w:r>
      <w:bookmarkEnd w:id="5214"/>
      <w:bookmarkEnd w:id="5215"/>
      <w:bookmarkEnd w:id="5216"/>
      <w:bookmarkEnd w:id="5217"/>
      <w:bookmarkEnd w:id="5218"/>
      <w:bookmarkEnd w:id="5219"/>
      <w:bookmarkEnd w:id="5220"/>
      <w:bookmarkEnd w:id="5221"/>
      <w:bookmarkEnd w:id="5222"/>
      <w:bookmarkEnd w:id="5223"/>
    </w:p>
    <w:p w:rsidR="0087014B" w:rsidRDefault="00D5184D">
      <w:r>
        <w:rPr>
          <w:rFonts w:hint="eastAsia"/>
        </w:rPr>
        <w:t>From</w:t>
      </w:r>
      <w:r>
        <w:t xml:space="preserve"> those three chapters above, we can know how to use</w:t>
      </w:r>
      <w:r>
        <w:rPr>
          <w:rFonts w:hint="eastAsia"/>
          <w:lang w:val="en-US"/>
        </w:rPr>
        <w:t xml:space="preserve"> </w:t>
      </w:r>
      <w:del w:id="5228" w:author="jie sun" w:date="2018-04-08T15:14:00Z">
        <w:r w:rsidDel="00904019">
          <w:delText xml:space="preserve"> </w:delText>
        </w:r>
      </w:del>
      <w:ins w:id="5229" w:author="jie sun" w:date="2018-04-08T19:17:00Z">
        <w:r w:rsidR="00E67BD3">
          <w:rPr>
            <w:lang w:val="en-US"/>
          </w:rPr>
          <w:t>Accelerometers</w:t>
        </w:r>
      </w:ins>
      <w:del w:id="5230" w:author="jie sun" w:date="2018-04-08T15:14:00Z">
        <w:r w:rsidDel="00904019">
          <w:rPr>
            <w:rFonts w:hint="eastAsia"/>
            <w:lang w:val="en-US"/>
          </w:rPr>
          <w:delText>A</w:delText>
        </w:r>
      </w:del>
      <w:del w:id="5231" w:author="jie sun" w:date="2018-04-08T19:17:00Z">
        <w:r w:rsidDel="00E67BD3">
          <w:delText>ccelerometer</w:delText>
        </w:r>
      </w:del>
      <w:ins w:id="5232" w:author="jie sun" w:date="2018-04-08T15:14:00Z">
        <w:r w:rsidR="008E72C7">
          <w:rPr>
            <w:lang w:val="en-US"/>
          </w:rPr>
          <w:t xml:space="preserve"> </w:t>
        </w:r>
      </w:ins>
      <w:del w:id="5233" w:author="jie sun" w:date="2018-04-08T15:14:00Z">
        <w:r w:rsidDel="008E72C7">
          <w:rPr>
            <w:rFonts w:hint="eastAsia"/>
            <w:lang w:val="en-US"/>
          </w:rPr>
          <w:delText xml:space="preserve"> </w:delText>
        </w:r>
      </w:del>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those will be discuss</w:t>
      </w:r>
      <w:ins w:id="5234" w:author="jie sun" w:date="2018-04-08T19:17:00Z">
        <w:r w:rsidR="00E67BD3">
          <w:t>ed</w:t>
        </w:r>
      </w:ins>
      <w:r>
        <w:t xml:space="preserve"> in this chapter.  </w:t>
      </w:r>
    </w:p>
    <w:p w:rsidR="0087014B" w:rsidRDefault="00D5184D">
      <w:pPr>
        <w:pStyle w:val="Heading2"/>
      </w:pPr>
      <w:bookmarkStart w:id="5235" w:name="_Toc12231"/>
      <w:bookmarkStart w:id="5236" w:name="_Toc29725"/>
      <w:bookmarkStart w:id="5237" w:name="_Toc29622"/>
      <w:bookmarkStart w:id="5238" w:name="_Toc2388"/>
      <w:bookmarkStart w:id="5239" w:name="_Toc19821"/>
      <w:bookmarkStart w:id="5240" w:name="_Toc21846"/>
      <w:bookmarkStart w:id="5241" w:name="_Toc3657"/>
      <w:bookmarkStart w:id="5242" w:name="_Toc20788"/>
      <w:bookmarkStart w:id="5243" w:name="_Toc17039"/>
      <w:bookmarkStart w:id="5244" w:name="_Toc517813766"/>
      <w:r>
        <w:t xml:space="preserve">Appearance </w:t>
      </w:r>
      <w:del w:id="5245" w:author="jie sun" w:date="2018-04-16T21:22:00Z">
        <w:r w:rsidDel="00495B69">
          <w:delText xml:space="preserve">and </w:delText>
        </w:r>
      </w:del>
      <w:ins w:id="5246" w:author="jie sun" w:date="2018-04-16T21:22:00Z">
        <w:r w:rsidR="00495B69">
          <w:t>And F</w:t>
        </w:r>
      </w:ins>
      <w:del w:id="5247" w:author="jie sun" w:date="2018-04-16T21:22:00Z">
        <w:r w:rsidDel="00495B69">
          <w:delText>f</w:delText>
        </w:r>
      </w:del>
      <w:r>
        <w:t xml:space="preserve">unction </w:t>
      </w:r>
      <w:ins w:id="5248" w:author="jie sun" w:date="2018-04-16T21:23:00Z">
        <w:r w:rsidR="00495B69">
          <w:t>D</w:t>
        </w:r>
      </w:ins>
      <w:del w:id="5249" w:author="jie sun" w:date="2018-04-16T21:23:00Z">
        <w:r w:rsidDel="00495B69">
          <w:delText>d</w:delText>
        </w:r>
      </w:del>
      <w:r>
        <w:t>escription</w:t>
      </w:r>
      <w:bookmarkEnd w:id="5235"/>
      <w:bookmarkEnd w:id="5236"/>
      <w:bookmarkEnd w:id="5237"/>
      <w:bookmarkEnd w:id="5238"/>
      <w:bookmarkEnd w:id="5239"/>
      <w:bookmarkEnd w:id="5240"/>
      <w:bookmarkEnd w:id="5241"/>
      <w:bookmarkEnd w:id="5242"/>
      <w:bookmarkEnd w:id="5243"/>
      <w:bookmarkEnd w:id="5244"/>
    </w:p>
    <w:p w:rsidR="0087014B" w:rsidRDefault="00D5184D">
      <w:pPr>
        <w:pStyle w:val="Heading3"/>
      </w:pPr>
      <w:bookmarkStart w:id="5250" w:name="_Toc18835"/>
      <w:bookmarkStart w:id="5251" w:name="_Toc20475"/>
      <w:bookmarkStart w:id="5252" w:name="_Toc28926"/>
      <w:bookmarkStart w:id="5253" w:name="_Toc28005"/>
      <w:bookmarkStart w:id="5254" w:name="_Toc6601"/>
      <w:bookmarkStart w:id="5255" w:name="_Toc895"/>
      <w:bookmarkStart w:id="5256" w:name="_Toc32236"/>
      <w:bookmarkStart w:id="5257" w:name="_Toc16656"/>
      <w:bookmarkStart w:id="5258" w:name="_Toc6965"/>
      <w:bookmarkStart w:id="5259" w:name="_Toc517813767"/>
      <w:r>
        <w:t xml:space="preserve">A </w:t>
      </w:r>
      <w:ins w:id="5260" w:author="jie sun" w:date="2018-04-16T21:23:00Z">
        <w:r w:rsidR="00A22A4F">
          <w:t>N</w:t>
        </w:r>
      </w:ins>
      <w:del w:id="5261" w:author="jie sun" w:date="2018-04-16T21:23:00Z">
        <w:r w:rsidDel="00A22A4F">
          <w:delText>n</w:delText>
        </w:r>
      </w:del>
      <w:r>
        <w:t xml:space="preserve">ormal </w:t>
      </w:r>
      <w:ins w:id="5262" w:author="jie sun" w:date="2018-04-16T21:23:00Z">
        <w:r w:rsidR="00A22A4F">
          <w:t>G</w:t>
        </w:r>
      </w:ins>
      <w:del w:id="5263" w:author="jie sun" w:date="2018-04-16T21:23:00Z">
        <w:r w:rsidDel="00A22A4F">
          <w:delText>g</w:delText>
        </w:r>
      </w:del>
      <w:r>
        <w:t>low</w:t>
      </w:r>
      <w:ins w:id="5264" w:author="jie sun" w:date="2018-04-10T17:53:00Z">
        <w:r w:rsidR="00E14CCF">
          <w:rPr>
            <w:rFonts w:hint="eastAsia"/>
          </w:rPr>
          <w:t>-</w:t>
        </w:r>
      </w:ins>
      <w:del w:id="5265" w:author="jie sun" w:date="2018-04-10T17:53:00Z">
        <w:r w:rsidDel="00E14CCF">
          <w:delText xml:space="preserve"> </w:delText>
        </w:r>
      </w:del>
      <w:ins w:id="5266" w:author="jie sun" w:date="2018-04-16T21:23:00Z">
        <w:r w:rsidR="00A22A4F">
          <w:t>S</w:t>
        </w:r>
      </w:ins>
      <w:del w:id="5267" w:author="jie sun" w:date="2018-04-16T21:23:00Z">
        <w:r w:rsidDel="00A22A4F">
          <w:delText>s</w:delText>
        </w:r>
      </w:del>
      <w:r>
        <w:t>tick</w:t>
      </w:r>
      <w:bookmarkEnd w:id="5250"/>
      <w:bookmarkEnd w:id="5251"/>
      <w:bookmarkEnd w:id="5252"/>
      <w:bookmarkEnd w:id="5253"/>
      <w:bookmarkEnd w:id="5254"/>
      <w:bookmarkEnd w:id="5255"/>
      <w:bookmarkEnd w:id="5256"/>
      <w:bookmarkEnd w:id="5257"/>
      <w:bookmarkEnd w:id="5258"/>
      <w:bookmarkEnd w:id="5259"/>
    </w:p>
    <w:p w:rsidR="0087014B" w:rsidRPr="0097705E" w:rsidRDefault="00D5184D">
      <w:pPr>
        <w:pStyle w:val="Caption"/>
        <w:pPrChange w:id="5268" w:author="像个男人一样" w:date="2018-03-21T02:00:00Z">
          <w:pPr/>
        </w:pPrChange>
      </w:pPr>
      <w:r w:rsidRPr="0097705E">
        <w:rPr>
          <w:iCs w:val="0"/>
          <w:color w:val="auto"/>
          <w:sz w:val="24"/>
          <w:szCs w:val="22"/>
        </w:rPr>
        <w:t>How a normal glow stick works, everyone may have some experience for that. There is a picture below, when you turn on the switch on the han</w:t>
      </w:r>
      <w:r w:rsidRPr="0097705E">
        <w:rPr>
          <w:iCs w:val="0"/>
          <w:color w:val="auto"/>
          <w:sz w:val="24"/>
          <w:szCs w:val="22"/>
          <w:rPrChange w:id="5269" w:author="jie sun" w:date="2018-04-08T15:13:00Z">
            <w:rPr>
              <w:lang w:val="en-US"/>
            </w:rPr>
          </w:rPrChange>
        </w:rPr>
        <w:t>dle</w:t>
      </w:r>
      <w:r w:rsidRPr="0097705E">
        <w:rPr>
          <w:iCs w:val="0"/>
          <w:color w:val="auto"/>
          <w:sz w:val="24"/>
          <w:szCs w:val="22"/>
        </w:rPr>
        <w:t xml:space="preserve">, a glow stick will be lit in a specific colour. </w:t>
      </w:r>
    </w:p>
    <w:p w:rsidR="0087014B" w:rsidRDefault="00D5184D">
      <w:pPr>
        <w:jc w:val="center"/>
        <w:rPr>
          <w:ins w:id="5270" w:author="像个男人一样" w:date="2018-03-21T02:00:00Z"/>
        </w:rPr>
        <w:pPrChange w:id="5271" w:author="jie sun" w:date="2018-04-16T21:41:00Z">
          <w:pPr/>
        </w:pPrChange>
      </w:pPr>
      <w:r>
        <w:rPr>
          <w:noProof/>
        </w:rPr>
        <w:drawing>
          <wp:inline distT="0" distB="0" distL="0" distR="0">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rsidR="0087014B" w:rsidRDefault="00D5184D">
      <w:pPr>
        <w:pStyle w:val="Caption"/>
        <w:jc w:val="center"/>
        <w:pPrChange w:id="5272" w:author="jie sun" w:date="2018-04-16T21:41:00Z">
          <w:pPr/>
        </w:pPrChange>
      </w:pPr>
      <w:bookmarkStart w:id="5273" w:name="_Toc517801893"/>
      <w:ins w:id="5274" w:author="像个男人一样" w:date="2018-03-21T02:00:00Z">
        <w:r>
          <w:t xml:space="preserve">Figure </w:t>
        </w:r>
      </w:ins>
      <w:ins w:id="5275" w:author="JIE  SUN" w:date="2018-06-21T13:36:00Z">
        <w:r w:rsidR="00A64E7B">
          <w:fldChar w:fldCharType="begin"/>
        </w:r>
        <w:r w:rsidR="00A64E7B">
          <w:instrText xml:space="preserve"> STYLEREF 1 \s </w:instrText>
        </w:r>
      </w:ins>
      <w:r w:rsidR="00A64E7B">
        <w:fldChar w:fldCharType="separate"/>
      </w:r>
      <w:r w:rsidR="00A64E7B">
        <w:rPr>
          <w:noProof/>
        </w:rPr>
        <w:t>4</w:t>
      </w:r>
      <w:ins w:id="527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277" w:author="JIE  SUN" w:date="2018-06-21T13:36:00Z">
        <w:r w:rsidR="00A64E7B">
          <w:rPr>
            <w:noProof/>
          </w:rPr>
          <w:t>1</w:t>
        </w:r>
        <w:r w:rsidR="00A64E7B">
          <w:fldChar w:fldCharType="end"/>
        </w:r>
      </w:ins>
      <w:ins w:id="5278" w:author="jie sun" w:date="2018-04-19T13:00:00Z">
        <w:del w:id="5279" w:author="JIE  SUN" w:date="2018-06-21T13:34:00Z">
          <w:r w:rsidR="00083FE7" w:rsidDel="00A64E7B">
            <w:fldChar w:fldCharType="begin"/>
          </w:r>
          <w:r w:rsidR="00083FE7" w:rsidDel="00A64E7B">
            <w:delInstrText xml:space="preserve"> STYLEREF 1 \s </w:delInstrText>
          </w:r>
        </w:del>
      </w:ins>
      <w:del w:id="5280" w:author="JIE  SUN" w:date="2018-06-21T13:34:00Z">
        <w:r w:rsidR="00083FE7" w:rsidDel="00A64E7B">
          <w:fldChar w:fldCharType="separate"/>
        </w:r>
        <w:r w:rsidR="00083FE7" w:rsidDel="00A64E7B">
          <w:rPr>
            <w:noProof/>
          </w:rPr>
          <w:delText>4</w:delText>
        </w:r>
      </w:del>
      <w:ins w:id="5281" w:author="jie sun" w:date="2018-04-19T13:00:00Z">
        <w:del w:id="528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283" w:author="JIE  SUN" w:date="2018-06-21T13:34:00Z">
        <w:r w:rsidR="00083FE7" w:rsidDel="00A64E7B">
          <w:fldChar w:fldCharType="separate"/>
        </w:r>
      </w:del>
      <w:ins w:id="5284" w:author="jie sun" w:date="2018-04-19T13:00:00Z">
        <w:del w:id="5285" w:author="JIE  SUN" w:date="2018-06-21T13:34:00Z">
          <w:r w:rsidR="00083FE7" w:rsidDel="00A64E7B">
            <w:rPr>
              <w:noProof/>
            </w:rPr>
            <w:delText>1</w:delText>
          </w:r>
          <w:r w:rsidR="00083FE7" w:rsidDel="00A64E7B">
            <w:fldChar w:fldCharType="end"/>
          </w:r>
        </w:del>
      </w:ins>
      <w:ins w:id="5286" w:author="像个男人一样" w:date="2018-03-21T02:00:00Z">
        <w:del w:id="5287"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288" w:author="像个男人一样" w:date="2018-03-22T11:51:00Z">
        <w:del w:id="5289" w:author="jie sun" w:date="2018-04-10T21:45:00Z">
          <w:r w:rsidDel="00454521">
            <w:delText>1</w:delText>
          </w:r>
        </w:del>
      </w:ins>
      <w:ins w:id="5290" w:author="像个男人一样" w:date="2018-03-21T02:00:00Z">
        <w:del w:id="5291" w:author="jie sun" w:date="2018-04-10T21:45:00Z">
          <w:r w:rsidDel="00454521">
            <w:fldChar w:fldCharType="end"/>
          </w:r>
        </w:del>
        <w:bookmarkStart w:id="5292" w:name="_Toc7192"/>
        <w:bookmarkStart w:id="5293" w:name="_Toc13978"/>
        <w:bookmarkStart w:id="5294" w:name="_Toc1274"/>
        <w:bookmarkStart w:id="5295" w:name="_Toc18631"/>
        <w:bookmarkStart w:id="5296" w:name="_Toc15356"/>
        <w:bookmarkStart w:id="5297" w:name="_Toc26533"/>
        <w:bookmarkStart w:id="5298" w:name="_Toc12722"/>
        <w:bookmarkStart w:id="5299" w:name="_Toc18153"/>
        <w:bookmarkStart w:id="5300" w:name="_Toc300"/>
        <w:bookmarkStart w:id="5301" w:name="_Toc23875"/>
        <w:bookmarkStart w:id="5302" w:name="_Toc261"/>
        <w:bookmarkStart w:id="5303" w:name="_Toc12738"/>
        <w:bookmarkStart w:id="5304" w:name="_Toc17816"/>
        <w:bookmarkStart w:id="5305" w:name="_Toc12967"/>
        <w:bookmarkStart w:id="5306" w:name="_Toc17107"/>
        <w:bookmarkStart w:id="5307" w:name="_Toc7044"/>
        <w:bookmarkStart w:id="5308" w:name="_Toc10551"/>
        <w:bookmarkStart w:id="5309" w:name="_Toc2580"/>
        <w:bookmarkStart w:id="5310" w:name="_Toc7833"/>
        <w:bookmarkStart w:id="5311" w:name="_Toc25118"/>
        <w:bookmarkStart w:id="5312" w:name="_Toc17817"/>
        <w:bookmarkStart w:id="5313" w:name="_Toc24170"/>
        <w:bookmarkStart w:id="5314" w:name="_Toc6737"/>
        <w:bookmarkStart w:id="5315" w:name="_Toc17372"/>
        <w:bookmarkStart w:id="5316" w:name="_Toc32166"/>
        <w:r>
          <w:rPr>
            <w:rFonts w:hint="eastAsia"/>
          </w:rPr>
          <w:t xml:space="preserve">: A </w:t>
        </w:r>
      </w:ins>
      <w:ins w:id="5317" w:author="jie sun" w:date="2018-04-16T22:30:00Z">
        <w:r w:rsidR="00DF6414">
          <w:t>K</w:t>
        </w:r>
      </w:ins>
      <w:ins w:id="5318" w:author="像个男人一样" w:date="2018-03-21T02:00:00Z">
        <w:del w:id="5319" w:author="jie sun" w:date="2018-04-16T22:30:00Z">
          <w:r w:rsidDel="00DF6414">
            <w:rPr>
              <w:rFonts w:hint="eastAsia"/>
            </w:rPr>
            <w:delText>k</w:delText>
          </w:r>
        </w:del>
        <w:r>
          <w:rPr>
            <w:rFonts w:hint="eastAsia"/>
          </w:rPr>
          <w:t xml:space="preserve">ind </w:t>
        </w:r>
      </w:ins>
      <w:ins w:id="5320" w:author="jie sun" w:date="2018-04-16T22:30:00Z">
        <w:r w:rsidR="00DF6414">
          <w:t>O</w:t>
        </w:r>
      </w:ins>
      <w:ins w:id="5321" w:author="像个男人一样" w:date="2018-03-21T02:00:00Z">
        <w:del w:id="5322" w:author="jie sun" w:date="2018-04-16T22:30:00Z">
          <w:r w:rsidDel="00DF6414">
            <w:rPr>
              <w:rFonts w:hint="eastAsia"/>
            </w:rPr>
            <w:delText>o</w:delText>
          </w:r>
        </w:del>
        <w:r>
          <w:rPr>
            <w:rFonts w:hint="eastAsia"/>
          </w:rPr>
          <w:t xml:space="preserve">f </w:t>
        </w:r>
      </w:ins>
      <w:ins w:id="5323" w:author="jie sun" w:date="2018-04-16T22:31:00Z">
        <w:r w:rsidR="00DF6414">
          <w:t>G</w:t>
        </w:r>
      </w:ins>
      <w:ins w:id="5324" w:author="像个男人一样" w:date="2018-03-21T02:00:00Z">
        <w:del w:id="5325" w:author="jie sun" w:date="2018-04-16T22:31:00Z">
          <w:r w:rsidDel="00DF6414">
            <w:rPr>
              <w:rFonts w:hint="eastAsia"/>
            </w:rPr>
            <w:delText>g</w:delText>
          </w:r>
        </w:del>
        <w:r>
          <w:rPr>
            <w:rFonts w:hint="eastAsia"/>
          </w:rPr>
          <w:t xml:space="preserve">low </w:t>
        </w:r>
      </w:ins>
      <w:ins w:id="5326" w:author="jie sun" w:date="2018-04-16T22:31:00Z">
        <w:r w:rsidR="00DF6414">
          <w:t>S</w:t>
        </w:r>
      </w:ins>
      <w:ins w:id="5327" w:author="像个男人一样" w:date="2018-03-21T02:00:00Z">
        <w:del w:id="5328" w:author="jie sun" w:date="2018-04-16T22:31:00Z">
          <w:r w:rsidDel="00DF6414">
            <w:rPr>
              <w:rFonts w:hint="eastAsia"/>
            </w:rPr>
            <w:delText>s</w:delText>
          </w:r>
        </w:del>
        <w:r>
          <w:rPr>
            <w:rFonts w:hint="eastAsia"/>
          </w:rPr>
          <w:t>ticks</w:t>
        </w:r>
      </w:ins>
      <w:bookmarkEnd w:id="5273"/>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p>
    <w:p w:rsidR="0087014B" w:rsidRDefault="00D5184D">
      <w:r>
        <w:t xml:space="preserve"> There is no doubt that it is very gorgeous in a concert when the countless light sticks come on. </w:t>
      </w:r>
    </w:p>
    <w:p w:rsidR="0087014B" w:rsidRDefault="00D5184D">
      <w:pPr>
        <w:jc w:val="center"/>
        <w:rPr>
          <w:ins w:id="5329" w:author="像个男人一样" w:date="2018-03-21T02:00:00Z"/>
        </w:rPr>
        <w:pPrChange w:id="5330" w:author="jie sun" w:date="2018-04-16T21:41:00Z">
          <w:pPr/>
        </w:pPrChange>
      </w:pPr>
      <w:r>
        <w:rPr>
          <w:noProof/>
        </w:rPr>
        <w:lastRenderedPageBreak/>
        <w:drawing>
          <wp:inline distT="0" distB="0" distL="0" distR="0">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rsidR="0087014B" w:rsidRDefault="00D5184D">
      <w:pPr>
        <w:pStyle w:val="Caption"/>
        <w:jc w:val="center"/>
        <w:rPr>
          <w:lang w:val="en-US"/>
        </w:rPr>
        <w:pPrChange w:id="5331" w:author="jie sun" w:date="2018-04-16T21:41:00Z">
          <w:pPr/>
        </w:pPrChange>
      </w:pPr>
      <w:bookmarkStart w:id="5332" w:name="_Toc517801894"/>
      <w:ins w:id="5333" w:author="像个男人一样" w:date="2018-03-21T02:01:00Z">
        <w:r>
          <w:t xml:space="preserve">Figure </w:t>
        </w:r>
      </w:ins>
      <w:ins w:id="5334" w:author="JIE  SUN" w:date="2018-06-21T13:36:00Z">
        <w:r w:rsidR="00A64E7B">
          <w:fldChar w:fldCharType="begin"/>
        </w:r>
        <w:r w:rsidR="00A64E7B">
          <w:instrText xml:space="preserve"> STYLEREF 1 \s </w:instrText>
        </w:r>
      </w:ins>
      <w:r w:rsidR="00A64E7B">
        <w:fldChar w:fldCharType="separate"/>
      </w:r>
      <w:r w:rsidR="00A64E7B">
        <w:rPr>
          <w:noProof/>
        </w:rPr>
        <w:t>4</w:t>
      </w:r>
      <w:ins w:id="533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336" w:author="JIE  SUN" w:date="2018-06-21T13:36:00Z">
        <w:r w:rsidR="00A64E7B">
          <w:rPr>
            <w:noProof/>
          </w:rPr>
          <w:t>2</w:t>
        </w:r>
        <w:r w:rsidR="00A64E7B">
          <w:fldChar w:fldCharType="end"/>
        </w:r>
      </w:ins>
      <w:ins w:id="5337" w:author="jie sun" w:date="2018-04-19T13:00:00Z">
        <w:del w:id="5338" w:author="JIE  SUN" w:date="2018-06-21T13:34:00Z">
          <w:r w:rsidR="00083FE7" w:rsidDel="00A64E7B">
            <w:fldChar w:fldCharType="begin"/>
          </w:r>
          <w:r w:rsidR="00083FE7" w:rsidDel="00A64E7B">
            <w:delInstrText xml:space="preserve"> STYLEREF 1 \s </w:delInstrText>
          </w:r>
        </w:del>
      </w:ins>
      <w:del w:id="5339" w:author="JIE  SUN" w:date="2018-06-21T13:34:00Z">
        <w:r w:rsidR="00083FE7" w:rsidDel="00A64E7B">
          <w:fldChar w:fldCharType="separate"/>
        </w:r>
        <w:r w:rsidR="00083FE7" w:rsidDel="00A64E7B">
          <w:rPr>
            <w:noProof/>
          </w:rPr>
          <w:delText>4</w:delText>
        </w:r>
      </w:del>
      <w:ins w:id="5340" w:author="jie sun" w:date="2018-04-19T13:00:00Z">
        <w:del w:id="534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342" w:author="JIE  SUN" w:date="2018-06-21T13:34:00Z">
        <w:r w:rsidR="00083FE7" w:rsidDel="00A64E7B">
          <w:fldChar w:fldCharType="separate"/>
        </w:r>
      </w:del>
      <w:ins w:id="5343" w:author="jie sun" w:date="2018-04-19T13:00:00Z">
        <w:del w:id="5344" w:author="JIE  SUN" w:date="2018-06-21T13:34:00Z">
          <w:r w:rsidR="00083FE7" w:rsidDel="00A64E7B">
            <w:rPr>
              <w:noProof/>
            </w:rPr>
            <w:delText>2</w:delText>
          </w:r>
          <w:r w:rsidR="00083FE7" w:rsidDel="00A64E7B">
            <w:fldChar w:fldCharType="end"/>
          </w:r>
        </w:del>
      </w:ins>
      <w:ins w:id="5345" w:author="像个男人一样" w:date="2018-03-21T02:01:00Z">
        <w:del w:id="534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347" w:author="像个男人一样" w:date="2018-03-22T11:51:00Z">
        <w:del w:id="5348" w:author="jie sun" w:date="2018-04-10T21:45:00Z">
          <w:r w:rsidDel="00454521">
            <w:delText>2</w:delText>
          </w:r>
        </w:del>
      </w:ins>
      <w:ins w:id="5349" w:author="像个男人一样" w:date="2018-03-21T02:01:00Z">
        <w:del w:id="5350" w:author="jie sun" w:date="2018-04-10T21:45:00Z">
          <w:r w:rsidDel="00454521">
            <w:fldChar w:fldCharType="end"/>
          </w:r>
        </w:del>
        <w:bookmarkStart w:id="5351" w:name="_Toc4119"/>
        <w:bookmarkStart w:id="5352" w:name="_Toc8964"/>
        <w:bookmarkStart w:id="5353" w:name="_Toc6961"/>
        <w:bookmarkStart w:id="5354" w:name="_Toc26234"/>
        <w:bookmarkStart w:id="5355" w:name="_Toc9340"/>
        <w:bookmarkStart w:id="5356" w:name="_Toc11775"/>
        <w:bookmarkStart w:id="5357" w:name="_Toc2359"/>
        <w:bookmarkStart w:id="5358" w:name="_Toc21751"/>
        <w:bookmarkStart w:id="5359" w:name="_Toc24520"/>
        <w:bookmarkStart w:id="5360" w:name="_Toc28252"/>
        <w:bookmarkStart w:id="5361" w:name="_Toc17269"/>
        <w:bookmarkStart w:id="5362" w:name="_Toc9457"/>
        <w:bookmarkStart w:id="5363" w:name="_Toc5779"/>
        <w:bookmarkStart w:id="5364" w:name="_Toc32695"/>
        <w:bookmarkStart w:id="5365" w:name="_Toc17119"/>
        <w:bookmarkStart w:id="5366" w:name="_Toc8762"/>
        <w:bookmarkStart w:id="5367" w:name="_Toc15130"/>
        <w:bookmarkStart w:id="5368" w:name="_Toc30531"/>
        <w:bookmarkStart w:id="5369" w:name="_Toc8764"/>
        <w:bookmarkStart w:id="5370" w:name="_Toc3642"/>
        <w:bookmarkStart w:id="5371" w:name="_Toc13086"/>
        <w:bookmarkStart w:id="5372" w:name="_Toc17226"/>
        <w:bookmarkStart w:id="5373" w:name="_Toc9267"/>
        <w:bookmarkStart w:id="5374" w:name="_Toc14230"/>
        <w:bookmarkStart w:id="5375" w:name="_Toc28858"/>
        <w:r>
          <w:rPr>
            <w:rFonts w:hint="eastAsia"/>
          </w:rPr>
          <w:t>:</w:t>
        </w:r>
        <w:r>
          <w:rPr>
            <w:rFonts w:hint="eastAsia"/>
            <w:lang w:val="en-US"/>
          </w:rPr>
          <w:t xml:space="preserve"> A </w:t>
        </w:r>
        <w:r>
          <w:rPr>
            <w:rFonts w:hint="eastAsia"/>
          </w:rPr>
          <w:t>Vocal Concert</w:t>
        </w:r>
      </w:ins>
      <w:bookmarkEnd w:id="5332"/>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p>
    <w:p w:rsidR="0087014B" w:rsidRDefault="00D5184D">
      <w:pPr>
        <w:pStyle w:val="Heading3"/>
      </w:pPr>
      <w:bookmarkStart w:id="5376" w:name="_Toc21203"/>
      <w:bookmarkStart w:id="5377" w:name="_Toc15929"/>
      <w:bookmarkStart w:id="5378" w:name="_Toc25595"/>
      <w:bookmarkStart w:id="5379" w:name="_Toc32700"/>
      <w:bookmarkStart w:id="5380" w:name="_Toc30686"/>
      <w:bookmarkStart w:id="5381" w:name="_Toc24467"/>
      <w:bookmarkStart w:id="5382" w:name="_Toc22975"/>
      <w:bookmarkStart w:id="5383" w:name="_Toc1302"/>
      <w:bookmarkStart w:id="5384" w:name="_Toc31741"/>
      <w:bookmarkStart w:id="5385" w:name="_Toc517813768"/>
      <w:r>
        <w:t xml:space="preserve">A </w:t>
      </w:r>
      <w:ins w:id="5386" w:author="jie sun" w:date="2018-04-16T21:23:00Z">
        <w:r w:rsidR="008034E7">
          <w:rPr>
            <w:lang w:val="en-US"/>
          </w:rPr>
          <w:t>M</w:t>
        </w:r>
      </w:ins>
      <w:del w:id="5387" w:author="jie sun" w:date="2018-04-16T21:23:00Z">
        <w:r w:rsidDel="008034E7">
          <w:rPr>
            <w:rFonts w:hint="eastAsia"/>
            <w:lang w:val="en-US"/>
          </w:rPr>
          <w:delText>m</w:delText>
        </w:r>
      </w:del>
      <w:r>
        <w:rPr>
          <w:rFonts w:hint="eastAsia"/>
          <w:lang w:val="en-US"/>
        </w:rPr>
        <w:t xml:space="preserve">ultifunctional </w:t>
      </w:r>
      <w:ins w:id="5388" w:author="jie sun" w:date="2018-04-16T21:23:00Z">
        <w:r w:rsidR="008034E7">
          <w:t>G</w:t>
        </w:r>
      </w:ins>
      <w:del w:id="5389" w:author="jie sun" w:date="2018-04-16T21:23:00Z">
        <w:r w:rsidDel="008034E7">
          <w:delText>g</w:delText>
        </w:r>
      </w:del>
      <w:r>
        <w:t>low</w:t>
      </w:r>
      <w:ins w:id="5390" w:author="jie sun" w:date="2018-04-08T18:33:00Z">
        <w:r w:rsidR="007301AA">
          <w:t>-</w:t>
        </w:r>
      </w:ins>
      <w:del w:id="5391" w:author="jie sun" w:date="2018-04-08T18:33:00Z">
        <w:r w:rsidDel="007301AA">
          <w:delText xml:space="preserve"> </w:delText>
        </w:r>
      </w:del>
      <w:ins w:id="5392" w:author="jie sun" w:date="2018-04-16T21:23:00Z">
        <w:r w:rsidR="008034E7">
          <w:t>S</w:t>
        </w:r>
      </w:ins>
      <w:del w:id="5393" w:author="jie sun" w:date="2018-04-16T21:23:00Z">
        <w:r w:rsidDel="008034E7">
          <w:delText>s</w:delText>
        </w:r>
      </w:del>
      <w:r>
        <w:t>tick</w:t>
      </w:r>
      <w:bookmarkEnd w:id="5376"/>
      <w:bookmarkEnd w:id="5377"/>
      <w:bookmarkEnd w:id="5378"/>
      <w:bookmarkEnd w:id="5379"/>
      <w:bookmarkEnd w:id="5380"/>
      <w:bookmarkEnd w:id="5381"/>
      <w:bookmarkEnd w:id="5382"/>
      <w:bookmarkEnd w:id="5383"/>
      <w:bookmarkEnd w:id="5384"/>
      <w:bookmarkEnd w:id="5385"/>
      <w:r>
        <w:t xml:space="preserve"> </w:t>
      </w:r>
    </w:p>
    <w:p w:rsidR="0087014B" w:rsidRDefault="00D5184D">
      <w:r>
        <w:t xml:space="preserve">What kinds of new functions can be created for a glow stick, absolutely it is related with </w:t>
      </w:r>
      <w:del w:id="5394" w:author="jie sun" w:date="2018-04-08T18:33:00Z">
        <w:r w:rsidDel="007301AA">
          <w:delText xml:space="preserve">posture or </w:delText>
        </w:r>
      </w:del>
      <w:r>
        <w:t>action recognition</w:t>
      </w:r>
      <w:r>
        <w:rPr>
          <w:rFonts w:hint="eastAsia"/>
          <w:lang w:val="en-US"/>
        </w:rPr>
        <w:t xml:space="preserve"> algorithm</w:t>
      </w:r>
      <w:r>
        <w:t xml:space="preserve">. </w:t>
      </w:r>
    </w:p>
    <w:p w:rsidR="0087014B" w:rsidRDefault="00D5184D">
      <w:r>
        <w:t xml:space="preserve">You can imagine if the light sticks </w:t>
      </w:r>
      <w:del w:id="5395" w:author="jie sun" w:date="2018-04-08T18:33:00Z">
        <w:r w:rsidDel="003C2ADD">
          <w:delText>shak</w:delText>
        </w:r>
        <w:r w:rsidDel="003C2ADD">
          <w:rPr>
            <w:rFonts w:hint="eastAsia"/>
            <w:lang w:val="en-US"/>
          </w:rPr>
          <w:delText>en</w:delText>
        </w:r>
        <w:r w:rsidDel="003C2ADD">
          <w:delText xml:space="preserve"> </w:delText>
        </w:r>
      </w:del>
      <w:ins w:id="5396" w:author="jie sun" w:date="2018-04-08T18:33:00Z">
        <w:r w:rsidR="003C2ADD">
          <w:t xml:space="preserve">moved </w:t>
        </w:r>
      </w:ins>
      <w:r>
        <w:t>in different directions will show different col</w:t>
      </w:r>
      <w:ins w:id="5397" w:author="jie sun" w:date="2018-04-08T18:34:00Z">
        <w:r w:rsidR="003C2ADD">
          <w:t>ours</w:t>
        </w:r>
      </w:ins>
      <w:del w:id="5398" w:author="jie sun" w:date="2018-04-08T18:34:00Z">
        <w:r w:rsidDel="003C2ADD">
          <w:delText>ors</w:delText>
        </w:r>
      </w:del>
      <w:r>
        <w:t xml:space="preserve"> of light, it will be a very interesting idea. For example, when you </w:t>
      </w:r>
      <w:bookmarkStart w:id="5399" w:name="OLE_LINK4"/>
      <w:r>
        <w:t xml:space="preserve">shake the light sticks in </w:t>
      </w:r>
      <w:bookmarkStart w:id="5400" w:name="OLE_LINK3"/>
      <w:r>
        <w:t xml:space="preserve">perpendicular </w:t>
      </w:r>
      <w:bookmarkEnd w:id="5400"/>
      <w:r>
        <w:t>to the body</w:t>
      </w:r>
      <w:bookmarkEnd w:id="5399"/>
      <w:r>
        <w:t xml:space="preserve">, the glow stick will display the blue colour, and in the parallel plane to body, the glow stick will show the yellow colour, or </w:t>
      </w:r>
      <w:bookmarkStart w:id="5401" w:name="OLE_LINK5"/>
      <w:r>
        <w:t>in a round way above you</w:t>
      </w:r>
      <w:ins w:id="5402" w:author="jie sun" w:date="2018-04-08T19:16:00Z">
        <w:r w:rsidR="00E67BD3">
          <w:t>r</w:t>
        </w:r>
      </w:ins>
      <w:r>
        <w:t xml:space="preserve"> body, the glow stick will show the red colour. </w:t>
      </w:r>
    </w:p>
    <w:bookmarkEnd w:id="5401"/>
    <w:p w:rsidR="0087014B" w:rsidRPr="007301AA" w:rsidRDefault="00D5184D">
      <w:pPr>
        <w:pStyle w:val="Caption"/>
        <w:pPrChange w:id="5403" w:author="像个男人一样" w:date="2018-03-21T02:02:00Z">
          <w:pPr/>
        </w:pPrChange>
      </w:pPr>
      <w:del w:id="5404" w:author="jie sun" w:date="2018-04-08T19:42:00Z">
        <w:r w:rsidRPr="007301AA" w:rsidDel="00615A34">
          <w:rPr>
            <w:iCs w:val="0"/>
            <w:color w:val="auto"/>
            <w:sz w:val="24"/>
            <w:szCs w:val="22"/>
          </w:rPr>
          <w:delText>So t</w:delText>
        </w:r>
      </w:del>
      <w:ins w:id="5405" w:author="jie sun" w:date="2018-04-08T19:42:00Z">
        <w:r w:rsidR="00615A34">
          <w:rPr>
            <w:iCs w:val="0"/>
            <w:color w:val="auto"/>
            <w:sz w:val="24"/>
            <w:szCs w:val="22"/>
          </w:rPr>
          <w:t>T</w:t>
        </w:r>
      </w:ins>
      <w:r w:rsidRPr="007301AA">
        <w:rPr>
          <w:iCs w:val="0"/>
          <w:color w:val="auto"/>
          <w:sz w:val="24"/>
          <w:szCs w:val="22"/>
        </w:rPr>
        <w:t xml:space="preserve">he automatic </w:t>
      </w:r>
      <w:del w:id="5406" w:author="jie sun" w:date="2018-04-08T19:16:00Z">
        <w:r w:rsidRPr="007301AA" w:rsidDel="00DE140D">
          <w:rPr>
            <w:iCs w:val="0"/>
            <w:color w:val="auto"/>
            <w:sz w:val="24"/>
            <w:szCs w:val="22"/>
          </w:rPr>
          <w:delText xml:space="preserve"> </w:delText>
        </w:r>
      </w:del>
      <w:r w:rsidRPr="007301AA">
        <w:rPr>
          <w:iCs w:val="0"/>
          <w:color w:val="auto"/>
          <w:sz w:val="24"/>
          <w:szCs w:val="22"/>
        </w:rPr>
        <w:t xml:space="preserve">action or posture recognition is the key </w:t>
      </w:r>
      <w:r w:rsidRPr="007301AA">
        <w:rPr>
          <w:iCs w:val="0"/>
          <w:color w:val="auto"/>
          <w:sz w:val="24"/>
          <w:szCs w:val="22"/>
          <w:rPrChange w:id="5407" w:author="jie sun" w:date="2018-04-08T18:32:00Z">
            <w:rPr>
              <w:lang w:val="en-US"/>
            </w:rPr>
          </w:rPrChange>
        </w:rPr>
        <w:t xml:space="preserve">point </w:t>
      </w:r>
      <w:r w:rsidRPr="007301AA">
        <w:rPr>
          <w:iCs w:val="0"/>
          <w:color w:val="auto"/>
          <w:sz w:val="24"/>
          <w:szCs w:val="22"/>
        </w:rPr>
        <w:t xml:space="preserve">for this function, and it is what have been mentioned above.  </w:t>
      </w:r>
    </w:p>
    <w:p w:rsidR="0087014B" w:rsidRDefault="00D5184D">
      <w:pPr>
        <w:rPr>
          <w:lang w:val="en-US"/>
        </w:rPr>
      </w:pPr>
      <w:r>
        <w:rPr>
          <w:rFonts w:hint="eastAsia"/>
          <w:lang w:val="en-US"/>
        </w:rPr>
        <w:t>On the other hand, not only the colors of light can be controlled by different postures, but also the accelerometer and gyroscope can be used to adjust the brightness of lights.</w:t>
      </w:r>
    </w:p>
    <w:p w:rsidR="0087014B" w:rsidRDefault="00D5184D">
      <w:pPr>
        <w:jc w:val="center"/>
        <w:rPr>
          <w:lang w:val="en-US"/>
        </w:rPr>
        <w:pPrChange w:id="5408" w:author="jie sun" w:date="2018-04-16T21:41:00Z">
          <w:pPr/>
        </w:pPrChange>
      </w:pPr>
      <w:r>
        <w:rPr>
          <w:rFonts w:hint="eastAsia"/>
          <w:noProof/>
        </w:rPr>
        <w:lastRenderedPageBreak/>
        <w:drawing>
          <wp:inline distT="0" distB="0" distL="114300" distR="114300">
            <wp:extent cx="5066370" cy="2955851"/>
            <wp:effectExtent l="0" t="0" r="1270" b="0"/>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43"/>
                    <a:stretch>
                      <a:fillRect/>
                    </a:stretch>
                  </pic:blipFill>
                  <pic:spPr>
                    <a:xfrm>
                      <a:off x="0" y="0"/>
                      <a:ext cx="5069886" cy="2957902"/>
                    </a:xfrm>
                    <a:prstGeom prst="rect">
                      <a:avLst/>
                    </a:prstGeom>
                  </pic:spPr>
                </pic:pic>
              </a:graphicData>
            </a:graphic>
          </wp:inline>
        </w:drawing>
      </w:r>
    </w:p>
    <w:p w:rsidR="0087014B" w:rsidRDefault="00D5184D">
      <w:pPr>
        <w:pStyle w:val="Caption"/>
        <w:jc w:val="center"/>
        <w:rPr>
          <w:lang w:val="en-US"/>
        </w:rPr>
        <w:pPrChange w:id="5409" w:author="jie sun" w:date="2018-04-16T21:41:00Z">
          <w:pPr/>
        </w:pPrChange>
      </w:pPr>
      <w:bookmarkStart w:id="5410" w:name="_Toc517801895"/>
      <w:ins w:id="5411" w:author="像个男人一样" w:date="2018-03-21T02:02:00Z">
        <w:r>
          <w:t xml:space="preserve">Figure </w:t>
        </w:r>
      </w:ins>
      <w:ins w:id="5412" w:author="JIE  SUN" w:date="2018-06-21T13:36:00Z">
        <w:r w:rsidR="00A64E7B">
          <w:fldChar w:fldCharType="begin"/>
        </w:r>
        <w:r w:rsidR="00A64E7B">
          <w:instrText xml:space="preserve"> STYLEREF 1 \s </w:instrText>
        </w:r>
      </w:ins>
      <w:r w:rsidR="00A64E7B">
        <w:fldChar w:fldCharType="separate"/>
      </w:r>
      <w:r w:rsidR="00A64E7B">
        <w:rPr>
          <w:noProof/>
        </w:rPr>
        <w:t>4</w:t>
      </w:r>
      <w:ins w:id="541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414" w:author="JIE  SUN" w:date="2018-06-21T13:36:00Z">
        <w:r w:rsidR="00A64E7B">
          <w:rPr>
            <w:noProof/>
          </w:rPr>
          <w:t>3</w:t>
        </w:r>
        <w:r w:rsidR="00A64E7B">
          <w:fldChar w:fldCharType="end"/>
        </w:r>
      </w:ins>
      <w:ins w:id="5415" w:author="jie sun" w:date="2018-04-19T13:00:00Z">
        <w:del w:id="5416" w:author="JIE  SUN" w:date="2018-06-21T13:34:00Z">
          <w:r w:rsidR="00083FE7" w:rsidDel="00A64E7B">
            <w:fldChar w:fldCharType="begin"/>
          </w:r>
          <w:r w:rsidR="00083FE7" w:rsidDel="00A64E7B">
            <w:delInstrText xml:space="preserve"> STYLEREF 1 \s </w:delInstrText>
          </w:r>
        </w:del>
      </w:ins>
      <w:del w:id="5417" w:author="JIE  SUN" w:date="2018-06-21T13:34:00Z">
        <w:r w:rsidR="00083FE7" w:rsidDel="00A64E7B">
          <w:fldChar w:fldCharType="separate"/>
        </w:r>
        <w:r w:rsidR="00083FE7" w:rsidDel="00A64E7B">
          <w:rPr>
            <w:noProof/>
          </w:rPr>
          <w:delText>4</w:delText>
        </w:r>
      </w:del>
      <w:ins w:id="5418" w:author="jie sun" w:date="2018-04-19T13:00:00Z">
        <w:del w:id="541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420" w:author="JIE  SUN" w:date="2018-06-21T13:34:00Z">
        <w:r w:rsidR="00083FE7" w:rsidDel="00A64E7B">
          <w:fldChar w:fldCharType="separate"/>
        </w:r>
      </w:del>
      <w:ins w:id="5421" w:author="jie sun" w:date="2018-04-19T13:00:00Z">
        <w:del w:id="5422" w:author="JIE  SUN" w:date="2018-06-21T13:34:00Z">
          <w:r w:rsidR="00083FE7" w:rsidDel="00A64E7B">
            <w:rPr>
              <w:noProof/>
            </w:rPr>
            <w:delText>3</w:delText>
          </w:r>
          <w:r w:rsidR="00083FE7" w:rsidDel="00A64E7B">
            <w:fldChar w:fldCharType="end"/>
          </w:r>
        </w:del>
      </w:ins>
      <w:ins w:id="5423" w:author="像个男人一样" w:date="2018-03-21T02:02:00Z">
        <w:del w:id="5424"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425" w:author="像个男人一样" w:date="2018-03-22T11:51:00Z">
        <w:del w:id="5426" w:author="jie sun" w:date="2018-04-10T21:45:00Z">
          <w:r w:rsidDel="00454521">
            <w:delText>3</w:delText>
          </w:r>
        </w:del>
      </w:ins>
      <w:ins w:id="5427" w:author="像个男人一样" w:date="2018-03-21T02:02:00Z">
        <w:del w:id="5428" w:author="jie sun" w:date="2018-04-10T21:45:00Z">
          <w:r w:rsidDel="00454521">
            <w:fldChar w:fldCharType="end"/>
          </w:r>
        </w:del>
        <w:bookmarkStart w:id="5429" w:name="_Toc28461"/>
        <w:bookmarkStart w:id="5430" w:name="_Toc22723"/>
        <w:bookmarkStart w:id="5431" w:name="_Toc5625"/>
        <w:bookmarkStart w:id="5432" w:name="_Toc19140"/>
        <w:bookmarkStart w:id="5433" w:name="_Toc22412"/>
        <w:bookmarkStart w:id="5434" w:name="_Toc8977"/>
        <w:bookmarkStart w:id="5435" w:name="_Toc2898"/>
        <w:bookmarkStart w:id="5436" w:name="_Toc14933"/>
        <w:bookmarkStart w:id="5437" w:name="_Toc12604"/>
        <w:bookmarkStart w:id="5438" w:name="_Toc9934"/>
        <w:bookmarkStart w:id="5439" w:name="_Toc21441"/>
        <w:bookmarkStart w:id="5440" w:name="_Toc21152"/>
        <w:bookmarkStart w:id="5441" w:name="_Toc32128"/>
        <w:bookmarkStart w:id="5442" w:name="_Toc14715"/>
        <w:bookmarkStart w:id="5443" w:name="_Toc18359"/>
        <w:bookmarkStart w:id="5444" w:name="_Toc24948"/>
        <w:bookmarkStart w:id="5445" w:name="_Toc30001"/>
        <w:bookmarkStart w:id="5446" w:name="_Toc30120"/>
        <w:bookmarkStart w:id="5447" w:name="_Toc5855"/>
        <w:bookmarkStart w:id="5448" w:name="_Toc5272"/>
        <w:bookmarkStart w:id="5449" w:name="_Toc13012"/>
        <w:bookmarkStart w:id="5450" w:name="_Toc15750"/>
        <w:bookmarkStart w:id="5451" w:name="_Toc17626"/>
        <w:bookmarkStart w:id="5452" w:name="_Toc27316"/>
        <w:bookmarkStart w:id="5453" w:name="_Toc9341"/>
        <w:r>
          <w:rPr>
            <w:rFonts w:hint="eastAsia"/>
          </w:rPr>
          <w:t xml:space="preserve">: Audiences </w:t>
        </w:r>
      </w:ins>
      <w:ins w:id="5454" w:author="jie sun" w:date="2018-04-16T22:31:00Z">
        <w:r w:rsidR="00D87F58">
          <w:t>S</w:t>
        </w:r>
      </w:ins>
      <w:ins w:id="5455" w:author="像个男人一样" w:date="2018-03-21T02:02:00Z">
        <w:del w:id="5456" w:author="jie sun" w:date="2018-04-16T22:31:00Z">
          <w:r w:rsidDel="00D87F58">
            <w:rPr>
              <w:rFonts w:hint="eastAsia"/>
            </w:rPr>
            <w:delText>s</w:delText>
          </w:r>
        </w:del>
        <w:r>
          <w:rPr>
            <w:rFonts w:hint="eastAsia"/>
          </w:rPr>
          <w:t xml:space="preserve">hake </w:t>
        </w:r>
      </w:ins>
      <w:ins w:id="5457" w:author="jie sun" w:date="2018-04-16T22:31:00Z">
        <w:r w:rsidR="00D87F58">
          <w:t>G</w:t>
        </w:r>
      </w:ins>
      <w:ins w:id="5458" w:author="像个男人一样" w:date="2018-03-21T02:02:00Z">
        <w:del w:id="5459" w:author="jie sun" w:date="2018-04-16T22:31:00Z">
          <w:r w:rsidDel="00D87F58">
            <w:rPr>
              <w:rFonts w:hint="eastAsia"/>
            </w:rPr>
            <w:delText>g</w:delText>
          </w:r>
        </w:del>
        <w:r>
          <w:rPr>
            <w:rFonts w:hint="eastAsia"/>
          </w:rPr>
          <w:t xml:space="preserve">low </w:t>
        </w:r>
      </w:ins>
      <w:ins w:id="5460" w:author="jie sun" w:date="2018-04-16T22:31:00Z">
        <w:r w:rsidR="00D87F58">
          <w:t>S</w:t>
        </w:r>
      </w:ins>
      <w:ins w:id="5461" w:author="像个男人一样" w:date="2018-03-21T02:02:00Z">
        <w:del w:id="5462" w:author="jie sun" w:date="2018-04-16T22:31:00Z">
          <w:r w:rsidDel="00D87F58">
            <w:rPr>
              <w:rFonts w:hint="eastAsia"/>
            </w:rPr>
            <w:delText>s</w:delText>
          </w:r>
        </w:del>
        <w:r>
          <w:rPr>
            <w:rFonts w:hint="eastAsia"/>
          </w:rPr>
          <w:t>ticks</w:t>
        </w:r>
      </w:ins>
      <w:bookmarkEnd w:id="5410"/>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p>
    <w:p w:rsidR="0087014B" w:rsidRDefault="00D5184D">
      <w:pPr>
        <w:pStyle w:val="Heading2"/>
      </w:pPr>
      <w:bookmarkStart w:id="5463" w:name="_Toc14647"/>
      <w:bookmarkStart w:id="5464" w:name="_Toc26322"/>
      <w:bookmarkStart w:id="5465" w:name="_Toc25757"/>
      <w:bookmarkStart w:id="5466" w:name="_Toc11387"/>
      <w:bookmarkStart w:id="5467" w:name="_Toc8512"/>
      <w:bookmarkStart w:id="5468" w:name="_Toc510"/>
      <w:bookmarkStart w:id="5469" w:name="_Toc13399"/>
      <w:bookmarkStart w:id="5470" w:name="_Toc11815"/>
      <w:bookmarkStart w:id="5471" w:name="_Toc3995"/>
      <w:bookmarkStart w:id="5472" w:name="_Toc517813769"/>
      <w:r>
        <w:t xml:space="preserve">How </w:t>
      </w:r>
      <w:ins w:id="5473" w:author="JIE  SUN" w:date="2018-06-22T11:54:00Z">
        <w:r w:rsidR="004B52BC">
          <w:t>a</w:t>
        </w:r>
      </w:ins>
      <w:ins w:id="5474" w:author="jie sun" w:date="2018-04-16T21:23:00Z">
        <w:del w:id="5475" w:author="JIE  SUN" w:date="2018-06-22T11:54:00Z">
          <w:r w:rsidR="003D64D6" w:rsidDel="004B52BC">
            <w:delText>A</w:delText>
          </w:r>
        </w:del>
      </w:ins>
      <w:del w:id="5476" w:author="jie sun" w:date="2018-04-16T21:23:00Z">
        <w:r w:rsidDel="003D64D6">
          <w:delText>a</w:delText>
        </w:r>
      </w:del>
      <w:r>
        <w:t xml:space="preserve">nd </w:t>
      </w:r>
      <w:ins w:id="5477" w:author="jie sun" w:date="2018-04-16T21:23:00Z">
        <w:r w:rsidR="003D64D6">
          <w:t>W</w:t>
        </w:r>
      </w:ins>
      <w:del w:id="5478" w:author="jie sun" w:date="2018-04-16T21:23:00Z">
        <w:r w:rsidDel="003D64D6">
          <w:delText>w</w:delText>
        </w:r>
      </w:del>
      <w:r>
        <w:t xml:space="preserve">hy </w:t>
      </w:r>
      <w:ins w:id="5479" w:author="jie sun" w:date="2018-04-16T21:23:00Z">
        <w:r w:rsidR="003D64D6">
          <w:t>N</w:t>
        </w:r>
      </w:ins>
      <w:del w:id="5480" w:author="jie sun" w:date="2018-04-16T21:23:00Z">
        <w:r w:rsidDel="003D64D6">
          <w:delText>n</w:delText>
        </w:r>
      </w:del>
      <w:r>
        <w:t xml:space="preserve">eed Accelerometer </w:t>
      </w:r>
      <w:ins w:id="5481" w:author="jie sun" w:date="2018-04-16T21:23:00Z">
        <w:r w:rsidR="003D64D6">
          <w:t>A</w:t>
        </w:r>
      </w:ins>
      <w:del w:id="5482" w:author="jie sun" w:date="2018-04-16T21:23:00Z">
        <w:r w:rsidDel="003D64D6">
          <w:delText>a</w:delText>
        </w:r>
      </w:del>
      <w:r>
        <w:t xml:space="preserve">nd </w:t>
      </w:r>
      <w:del w:id="5483" w:author="jie sun" w:date="2018-04-16T21:23:00Z">
        <w:r w:rsidDel="003D64D6">
          <w:delText>gyroscope</w:delText>
        </w:r>
      </w:del>
      <w:bookmarkEnd w:id="5463"/>
      <w:bookmarkEnd w:id="5464"/>
      <w:bookmarkEnd w:id="5465"/>
      <w:bookmarkEnd w:id="5466"/>
      <w:bookmarkEnd w:id="5467"/>
      <w:bookmarkEnd w:id="5468"/>
      <w:bookmarkEnd w:id="5469"/>
      <w:bookmarkEnd w:id="5470"/>
      <w:bookmarkEnd w:id="5471"/>
      <w:ins w:id="5484" w:author="jie sun" w:date="2018-04-16T21:23:00Z">
        <w:r w:rsidR="003D64D6">
          <w:t>Gyroscope</w:t>
        </w:r>
      </w:ins>
      <w:bookmarkEnd w:id="5472"/>
    </w:p>
    <w:p w:rsidR="0087014B" w:rsidRDefault="00D5184D">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rsidR="0087014B" w:rsidRDefault="00D5184D">
      <w:pPr>
        <w:pStyle w:val="Heading3"/>
        <w:rPr>
          <w:lang w:val="en-US"/>
        </w:rPr>
      </w:pPr>
      <w:bookmarkStart w:id="5485" w:name="_Toc27918"/>
      <w:bookmarkStart w:id="5486" w:name="_Toc739"/>
      <w:bookmarkStart w:id="5487" w:name="_Toc11341"/>
      <w:bookmarkStart w:id="5488" w:name="_Toc17253"/>
      <w:bookmarkStart w:id="5489" w:name="_Toc18674"/>
      <w:bookmarkStart w:id="5490" w:name="_Toc25327"/>
      <w:bookmarkStart w:id="5491" w:name="_Toc30258"/>
      <w:bookmarkStart w:id="5492" w:name="_Toc12471"/>
      <w:bookmarkStart w:id="5493" w:name="_Toc2741"/>
      <w:bookmarkStart w:id="5494" w:name="_Toc517813770"/>
      <w:r>
        <w:rPr>
          <w:rFonts w:hint="eastAsia"/>
          <w:lang w:val="en-US"/>
        </w:rPr>
        <w:t xml:space="preserve">The </w:t>
      </w:r>
      <w:ins w:id="5495" w:author="jie sun" w:date="2018-04-16T21:23:00Z">
        <w:del w:id="5496" w:author="JIE  SUN" w:date="2018-06-22T11:54:00Z">
          <w:r w:rsidR="003D64D6" w:rsidDel="004B52BC">
            <w:rPr>
              <w:lang w:val="en-US"/>
            </w:rPr>
            <w:delText>N</w:delText>
          </w:r>
        </w:del>
      </w:ins>
      <w:del w:id="5497" w:author="JIE  SUN" w:date="2018-06-22T11:54:00Z">
        <w:r w:rsidDel="004B52BC">
          <w:rPr>
            <w:rFonts w:hint="eastAsia"/>
            <w:lang w:val="en-US"/>
          </w:rPr>
          <w:delText xml:space="preserve">new </w:delText>
        </w:r>
      </w:del>
      <w:ins w:id="5498" w:author="jie sun" w:date="2018-04-16T21:23:00Z">
        <w:del w:id="5499" w:author="JIE  SUN" w:date="2018-06-22T11:54:00Z">
          <w:r w:rsidR="003D64D6" w:rsidDel="004B52BC">
            <w:rPr>
              <w:lang w:val="en-US"/>
            </w:rPr>
            <w:delText>A</w:delText>
          </w:r>
        </w:del>
      </w:ins>
      <w:del w:id="5500" w:author="JIE  SUN" w:date="2018-06-22T11:54:00Z">
        <w:r w:rsidDel="004B52BC">
          <w:rPr>
            <w:rFonts w:hint="eastAsia"/>
            <w:lang w:val="en-US"/>
          </w:rPr>
          <w:delText>action</w:delText>
        </w:r>
      </w:del>
      <w:ins w:id="5501" w:author="JIE  SUN" w:date="2018-06-22T11:54:00Z">
        <w:r w:rsidR="004B52BC">
          <w:rPr>
            <w:lang w:val="en-US"/>
          </w:rPr>
          <w:t>Gestures</w:t>
        </w:r>
      </w:ins>
      <w:r>
        <w:rPr>
          <w:rFonts w:hint="eastAsia"/>
          <w:lang w:val="en-US"/>
        </w:rPr>
        <w:t xml:space="preserve"> </w:t>
      </w:r>
      <w:ins w:id="5502" w:author="jie sun" w:date="2018-04-16T21:23:00Z">
        <w:r w:rsidR="003D64D6">
          <w:rPr>
            <w:lang w:val="en-US"/>
          </w:rPr>
          <w:t>R</w:t>
        </w:r>
      </w:ins>
      <w:del w:id="5503" w:author="jie sun" w:date="2018-04-16T21:23:00Z">
        <w:r w:rsidDel="003D64D6">
          <w:rPr>
            <w:rFonts w:hint="eastAsia"/>
            <w:lang w:val="en-US"/>
          </w:rPr>
          <w:delText>r</w:delText>
        </w:r>
      </w:del>
      <w:r>
        <w:rPr>
          <w:rFonts w:hint="eastAsia"/>
          <w:lang w:val="en-US"/>
        </w:rPr>
        <w:t>ecognition</w:t>
      </w:r>
      <w:bookmarkEnd w:id="5485"/>
      <w:bookmarkEnd w:id="5486"/>
      <w:bookmarkEnd w:id="5487"/>
      <w:bookmarkEnd w:id="5488"/>
      <w:bookmarkEnd w:id="5489"/>
      <w:bookmarkEnd w:id="5490"/>
      <w:bookmarkEnd w:id="5491"/>
      <w:bookmarkEnd w:id="5492"/>
      <w:bookmarkEnd w:id="5493"/>
      <w:bookmarkEnd w:id="5494"/>
    </w:p>
    <w:p w:rsidR="0087014B" w:rsidRDefault="00D5184D">
      <w:pPr>
        <w:rPr>
          <w:lang w:val="en-US"/>
        </w:rPr>
      </w:pPr>
      <w:r>
        <w:rPr>
          <w:rFonts w:hint="eastAsia"/>
          <w:lang w:val="en-US"/>
        </w:rPr>
        <w:t xml:space="preserve"> </w:t>
      </w:r>
      <w:ins w:id="5504" w:author="jie sun" w:date="2018-04-18T15:20:00Z">
        <w:r w:rsidR="00091B1E">
          <w:rPr>
            <w:lang w:val="en-US"/>
          </w:rPr>
          <w:t xml:space="preserve">At </w:t>
        </w:r>
      </w:ins>
      <w:r>
        <w:rPr>
          <w:rFonts w:hint="eastAsia"/>
          <w:lang w:val="en-US"/>
        </w:rPr>
        <w:t>First</w:t>
      </w:r>
      <w:del w:id="5505" w:author="jie sun" w:date="2018-04-18T15:20:00Z">
        <w:r w:rsidDel="00091B1E">
          <w:rPr>
            <w:rFonts w:hint="eastAsia"/>
            <w:lang w:val="en-US"/>
          </w:rPr>
          <w:delText xml:space="preserve"> of all</w:delText>
        </w:r>
      </w:del>
      <w:ins w:id="5506" w:author="jie sun" w:date="2018-04-14T21:24:00Z">
        <w:r w:rsidR="006740C1">
          <w:rPr>
            <w:rFonts w:hint="eastAsia"/>
            <w:lang w:val="en-US"/>
          </w:rPr>
          <w:t>,</w:t>
        </w:r>
        <w:r w:rsidR="006740C1">
          <w:rPr>
            <w:lang w:val="en-US"/>
          </w:rPr>
          <w:t xml:space="preserve"> </w:t>
        </w:r>
      </w:ins>
      <w:del w:id="5507" w:author="jie sun" w:date="2018-04-10T17:54:00Z">
        <w:r w:rsidDel="00F831B8">
          <w:rPr>
            <w:rFonts w:hint="eastAsia"/>
            <w:lang w:val="en-US"/>
          </w:rPr>
          <w:delText xml:space="preserve">, </w:delText>
        </w:r>
      </w:del>
      <w:r>
        <w:rPr>
          <w:rFonts w:hint="eastAsia"/>
          <w:lang w:val="en-US"/>
        </w:rPr>
        <w:t>function 1, shaking in different directions the glow sticks will display different colors of light. There are</w:t>
      </w:r>
      <w:ins w:id="5508" w:author="JIE  SUN" w:date="2018-06-20T15:44:00Z">
        <w:r w:rsidR="00541F27">
          <w:rPr>
            <w:rFonts w:hint="eastAsia"/>
            <w:lang w:val="en-US"/>
          </w:rPr>
          <w:t xml:space="preserve"> two kinds of </w:t>
        </w:r>
        <w:bookmarkStart w:id="5509" w:name="OLE_LINK41"/>
        <w:bookmarkStart w:id="5510" w:name="OLE_LINK42"/>
        <w:r w:rsidR="00541F27">
          <w:rPr>
            <w:rFonts w:hint="eastAsia"/>
            <w:lang w:val="en-US"/>
          </w:rPr>
          <w:t>movements</w:t>
        </w:r>
      </w:ins>
      <w:del w:id="5511" w:author="JIE  SUN" w:date="2018-06-20T15:44:00Z">
        <w:r w:rsidDel="00541F27">
          <w:rPr>
            <w:rFonts w:hint="eastAsia"/>
            <w:lang w:val="en-US"/>
          </w:rPr>
          <w:delText xml:space="preserve"> three postures</w:delText>
        </w:r>
      </w:del>
      <w:r>
        <w:rPr>
          <w:rFonts w:hint="eastAsia"/>
          <w:lang w:val="en-US"/>
        </w:rPr>
        <w:t xml:space="preserve"> </w:t>
      </w:r>
      <w:bookmarkEnd w:id="5509"/>
      <w:bookmarkEnd w:id="5510"/>
      <w:r>
        <w:rPr>
          <w:rFonts w:hint="eastAsia"/>
          <w:lang w:val="en-US"/>
        </w:rPr>
        <w:t xml:space="preserve">or </w:t>
      </w:r>
      <w:del w:id="5512" w:author="JIE  SUN" w:date="2018-06-22T11:55:00Z">
        <w:r w:rsidDel="00491D44">
          <w:rPr>
            <w:rFonts w:hint="eastAsia"/>
            <w:lang w:val="en-US"/>
          </w:rPr>
          <w:delText xml:space="preserve">actions </w:delText>
        </w:r>
      </w:del>
      <w:ins w:id="5513" w:author="JIE  SUN" w:date="2018-06-22T11:55:00Z">
        <w:r w:rsidR="00491D44">
          <w:rPr>
            <w:lang w:val="en-US"/>
          </w:rPr>
          <w:t>gestures</w:t>
        </w:r>
        <w:r w:rsidR="00491D44">
          <w:rPr>
            <w:rFonts w:hint="eastAsia"/>
            <w:lang w:val="en-US"/>
          </w:rPr>
          <w:t xml:space="preserve"> </w:t>
        </w:r>
      </w:ins>
      <w:r>
        <w:rPr>
          <w:rFonts w:hint="eastAsia"/>
          <w:lang w:val="en-US"/>
        </w:rPr>
        <w:t>those should be identified by the sticks, here the accelerometer and gyroscope can be used to analy</w:t>
      </w:r>
      <w:ins w:id="5514" w:author="jie sun" w:date="2018-04-08T19:43:00Z">
        <w:r w:rsidR="008F547B">
          <w:rPr>
            <w:lang w:val="en-US"/>
          </w:rPr>
          <w:t>z</w:t>
        </w:r>
      </w:ins>
      <w:del w:id="5515" w:author="jie sun" w:date="2018-04-08T19:43:00Z">
        <w:r w:rsidDel="008F547B">
          <w:rPr>
            <w:rFonts w:hint="eastAsia"/>
            <w:lang w:val="en-US"/>
          </w:rPr>
          <w:delText>s</w:delText>
        </w:r>
      </w:del>
      <w:r>
        <w:rPr>
          <w:rFonts w:hint="eastAsia"/>
          <w:lang w:val="en-US"/>
        </w:rPr>
        <w:t xml:space="preserve">e or recognize </w:t>
      </w:r>
      <w:r w:rsidRPr="00541F27">
        <w:rPr>
          <w:sz w:val="22"/>
          <w:lang w:val="en-US"/>
          <w:rPrChange w:id="5516" w:author="JIE  SUN" w:date="2018-06-20T15:45:00Z">
            <w:rPr>
              <w:lang w:val="en-US"/>
            </w:rPr>
          </w:rPrChange>
        </w:rPr>
        <w:t xml:space="preserve">those </w:t>
      </w:r>
      <w:ins w:id="5517" w:author="JIE  SUN" w:date="2018-06-20T15:45:00Z">
        <w:r w:rsidR="00541F27">
          <w:rPr>
            <w:rFonts w:hint="eastAsia"/>
            <w:lang w:val="en-US"/>
          </w:rPr>
          <w:t>movements</w:t>
        </w:r>
      </w:ins>
      <w:del w:id="5518" w:author="JIE  SUN" w:date="2018-06-20T15:45:00Z">
        <w:r w:rsidDel="00541F27">
          <w:rPr>
            <w:rFonts w:hint="eastAsia"/>
            <w:lang w:val="en-US"/>
          </w:rPr>
          <w:delText>postures</w:delText>
        </w:r>
      </w:del>
      <w:ins w:id="5519" w:author="JIE  SUN" w:date="2018-06-20T15:48:00Z">
        <w:r w:rsidR="00541F27">
          <w:rPr>
            <w:lang w:val="en-US"/>
          </w:rPr>
          <w:t>; at same time, recording the times of shaking.</w:t>
        </w:r>
      </w:ins>
      <w:del w:id="5520" w:author="JIE  SUN" w:date="2018-06-20T15:48:00Z">
        <w:r w:rsidDel="00541F27">
          <w:rPr>
            <w:rFonts w:hint="eastAsia"/>
            <w:lang w:val="en-US"/>
          </w:rPr>
          <w:delText>.</w:delText>
        </w:r>
      </w:del>
      <w:r>
        <w:rPr>
          <w:rFonts w:hint="eastAsia"/>
          <w:lang w:val="en-US"/>
        </w:rPr>
        <w:t xml:space="preserve"> </w:t>
      </w:r>
    </w:p>
    <w:p w:rsidR="0087014B" w:rsidRDefault="00D5184D">
      <w:pPr>
        <w:rPr>
          <w:lang w:val="en-US"/>
        </w:rPr>
      </w:pPr>
      <w:bookmarkStart w:id="5521" w:name="OLE_LINK6"/>
      <w:r>
        <w:rPr>
          <w:rFonts w:hint="eastAsia"/>
          <w:lang w:val="en-US"/>
        </w:rPr>
        <w:t xml:space="preserve">Action </w:t>
      </w:r>
      <w:bookmarkEnd w:id="5521"/>
      <w:r>
        <w:rPr>
          <w:rFonts w:hint="eastAsia"/>
          <w:lang w:val="en-US"/>
        </w:rPr>
        <w:t>1</w:t>
      </w:r>
      <w:ins w:id="5522" w:author="jie sun" w:date="2018-04-08T19:43:00Z">
        <w:r w:rsidR="008F547B">
          <w:rPr>
            <w:lang w:val="en-US"/>
          </w:rPr>
          <w:t>:</w:t>
        </w:r>
      </w:ins>
      <w:del w:id="5523" w:author="jie sun" w:date="2018-04-08T19:43:00Z">
        <w:r w:rsidDel="008F547B">
          <w:rPr>
            <w:rFonts w:hint="eastAsia"/>
            <w:lang w:val="en-US"/>
          </w:rPr>
          <w:delText>:</w:delText>
        </w:r>
      </w:del>
      <w:ins w:id="5524" w:author="jie sun" w:date="2018-04-08T19:43:00Z">
        <w:r w:rsidR="008F547B">
          <w:rPr>
            <w:lang w:val="en-US"/>
          </w:rPr>
          <w:t xml:space="preserve">  </w:t>
        </w:r>
      </w:ins>
      <w:del w:id="5525" w:author="jie sun" w:date="2018-04-08T19:43:00Z">
        <w:r w:rsidDel="008F547B">
          <w:rPr>
            <w:rFonts w:hint="eastAsia"/>
            <w:lang w:val="en-US"/>
          </w:rPr>
          <w:delText xml:space="preserve"> </w:delText>
        </w:r>
      </w:del>
      <w:bookmarkStart w:id="5526" w:name="OLE_LINK19"/>
      <w:ins w:id="5527" w:author="jie sun" w:date="2018-04-08T19:44:00Z">
        <w:r w:rsidR="003B16B7">
          <w:rPr>
            <w:lang w:val="en-US"/>
          </w:rPr>
          <w:t>shaking</w:t>
        </w:r>
      </w:ins>
      <w:del w:id="5528" w:author="jie sun" w:date="2018-04-08T19:43:00Z">
        <w:r w:rsidDel="005800C1">
          <w:delText>s</w:delText>
        </w:r>
      </w:del>
      <w:del w:id="5529" w:author="jie sun" w:date="2018-04-08T19:44:00Z">
        <w:r w:rsidDel="003B16B7">
          <w:delText>hak</w:delText>
        </w:r>
      </w:del>
      <w:del w:id="5530" w:author="jie sun" w:date="2018-04-08T19:43:00Z">
        <w:r w:rsidDel="005800C1">
          <w:rPr>
            <w:rFonts w:hint="eastAsia"/>
            <w:lang w:val="en-US"/>
          </w:rPr>
          <w:delText>ing</w:delText>
        </w:r>
        <w:r w:rsidDel="005800C1">
          <w:delText xml:space="preserve"> the </w:delText>
        </w:r>
      </w:del>
      <w:ins w:id="5531" w:author="jie sun" w:date="2018-04-08T19:43:00Z">
        <w:r w:rsidR="005800C1">
          <w:rPr>
            <w:lang w:val="en-US"/>
          </w:rPr>
          <w:t xml:space="preserve"> </w:t>
        </w:r>
      </w:ins>
      <w:r>
        <w:t>sticks in perpendicular to the body</w:t>
      </w:r>
      <w:r>
        <w:rPr>
          <w:rFonts w:hint="eastAsia"/>
          <w:lang w:val="en-US"/>
        </w:rPr>
        <w:t xml:space="preserve">, </w:t>
      </w:r>
      <w:del w:id="5532" w:author="jie sun" w:date="2018-04-08T19:44:00Z">
        <w:r w:rsidDel="003F5D5C">
          <w:rPr>
            <w:rFonts w:hint="eastAsia"/>
            <w:lang w:val="en-US"/>
          </w:rPr>
          <w:delText xml:space="preserve"> </w:delText>
        </w:r>
      </w:del>
      <w:r>
        <w:rPr>
          <w:rFonts w:hint="eastAsia"/>
          <w:lang w:val="en-US"/>
        </w:rPr>
        <w:t>the stick should display blue color.</w:t>
      </w:r>
      <w:bookmarkEnd w:id="5526"/>
      <w:ins w:id="5533" w:author="JIE  SUN" w:date="2018-06-22T11:51:00Z">
        <w:r w:rsidR="004B52BC">
          <w:rPr>
            <w:lang w:val="en-US"/>
          </w:rPr>
          <w:t xml:space="preserve"> In detail, </w:t>
        </w:r>
      </w:ins>
    </w:p>
    <w:p w:rsidR="0087014B" w:rsidRDefault="00D5184D">
      <w:pPr>
        <w:rPr>
          <w:lang w:val="en-US"/>
        </w:rPr>
      </w:pPr>
      <w:bookmarkStart w:id="5534"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rsidR="0087014B" w:rsidRDefault="00D5184D">
      <w:del w:id="5535" w:author="JIE  SUN" w:date="2018-06-20T15:47:00Z">
        <w:r w:rsidDel="00541F27">
          <w:rPr>
            <w:rFonts w:hint="eastAsia"/>
            <w:lang w:val="en-US"/>
          </w:rPr>
          <w:delText>Action 3: rotating</w:delText>
        </w:r>
        <w:r w:rsidDel="00541F27">
          <w:delText xml:space="preserve"> above you</w:delText>
        </w:r>
      </w:del>
      <w:ins w:id="5536" w:author="jie sun" w:date="2018-04-08T19:44:00Z">
        <w:del w:id="5537" w:author="JIE  SUN" w:date="2018-06-20T15:47:00Z">
          <w:r w:rsidR="000727F8" w:rsidDel="00541F27">
            <w:delText>r</w:delText>
          </w:r>
        </w:del>
      </w:ins>
      <w:del w:id="5538" w:author="JIE  SUN" w:date="2018-06-20T15:47:00Z">
        <w:r w:rsidDel="00541F27">
          <w:delText xml:space="preserve"> body, the glow stick </w:delText>
        </w:r>
        <w:r w:rsidDel="00541F27">
          <w:rPr>
            <w:rFonts w:hint="eastAsia"/>
            <w:lang w:val="en-US"/>
          </w:rPr>
          <w:delText xml:space="preserve">should </w:delText>
        </w:r>
        <w:r w:rsidDel="00541F27">
          <w:delText xml:space="preserve">show the red colour. </w:delText>
        </w:r>
      </w:del>
    </w:p>
    <w:bookmarkEnd w:id="5534"/>
    <w:p w:rsidR="0087014B" w:rsidRPr="000727F8" w:rsidRDefault="0087014B">
      <w:pPr>
        <w:rPr>
          <w:rPrChange w:id="5539" w:author="jie sun" w:date="2018-04-08T19:44:00Z">
            <w:rPr>
              <w:lang w:val="en-US"/>
            </w:rPr>
          </w:rPrChange>
        </w:rPr>
      </w:pPr>
    </w:p>
    <w:p w:rsidR="0087014B" w:rsidRDefault="00D5184D">
      <w:pPr>
        <w:pStyle w:val="Heading4"/>
        <w:rPr>
          <w:lang w:val="en-US"/>
        </w:rPr>
      </w:pPr>
      <w:r>
        <w:rPr>
          <w:rFonts w:hint="eastAsia"/>
          <w:lang w:val="en-US"/>
        </w:rPr>
        <w:lastRenderedPageBreak/>
        <w:t xml:space="preserve">Accelerometer and Gyroscope in the iPhone 6 </w:t>
      </w:r>
    </w:p>
    <w:p w:rsidR="0087014B" w:rsidRPr="00B9631D" w:rsidRDefault="00D5184D">
      <w:pPr>
        <w:pStyle w:val="Caption"/>
        <w:rPr>
          <w:lang w:val="en-US"/>
        </w:rPr>
        <w:pPrChange w:id="5540" w:author="像个男人一样" w:date="2018-03-21T02:02:00Z">
          <w:pPr/>
        </w:pPrChange>
      </w:pPr>
      <w:r w:rsidRPr="00B9631D">
        <w:rPr>
          <w:iCs w:val="0"/>
          <w:color w:val="auto"/>
          <w:sz w:val="24"/>
          <w:szCs w:val="22"/>
          <w:lang w:val="en-US"/>
        </w:rPr>
        <w:t>How the accelerometer and Gyroscope work in iPhone 6, which have mentioned in last two chapters.</w:t>
      </w:r>
      <w:ins w:id="5541" w:author="jie sun" w:date="2018-04-08T19:44:00Z">
        <w:r w:rsidR="00804717">
          <w:rPr>
            <w:iCs w:val="0"/>
            <w:color w:val="auto"/>
            <w:sz w:val="24"/>
            <w:szCs w:val="22"/>
            <w:lang w:val="en-US"/>
          </w:rPr>
          <w:t xml:space="preserve"> </w:t>
        </w:r>
      </w:ins>
      <w:r w:rsidRPr="00B9631D">
        <w:rPr>
          <w:iCs w:val="0"/>
          <w:color w:val="auto"/>
          <w:sz w:val="24"/>
          <w:szCs w:val="22"/>
          <w:lang w:val="en-US"/>
        </w:rPr>
        <w:t xml:space="preserve">In the last charter, we already got that </w:t>
      </w:r>
      <w:r w:rsidRPr="00B9631D">
        <w:rPr>
          <w:iCs w:val="0"/>
          <w:color w:val="auto"/>
          <w:sz w:val="24"/>
          <w:szCs w:val="22"/>
          <w:lang w:val="en-US"/>
          <w:rPrChange w:id="5542" w:author="jie sun" w:date="2018-04-08T15:13:00Z">
            <w:rPr>
              <w:lang w:val="en-GB"/>
            </w:rPr>
          </w:rPrChange>
        </w:rPr>
        <w:t>G</w:t>
      </w:r>
      <w:r w:rsidRPr="00B9631D">
        <w:rPr>
          <w:iCs w:val="0"/>
          <w:color w:val="auto"/>
          <w:sz w:val="24"/>
          <w:szCs w:val="22"/>
          <w:lang w:val="en-US"/>
          <w:rPrChange w:id="5543" w:author="jie sun" w:date="2018-04-08T15:13:00Z">
            <w:rPr/>
          </w:rPrChange>
        </w:rPr>
        <w:t>yroscope sense</w:t>
      </w:r>
      <w:r w:rsidRPr="00B9631D">
        <w:rPr>
          <w:iCs w:val="0"/>
          <w:color w:val="auto"/>
          <w:sz w:val="24"/>
          <w:szCs w:val="22"/>
          <w:lang w:val="en-US"/>
          <w:rPrChange w:id="5544" w:author="jie sun" w:date="2018-04-08T15:13:00Z">
            <w:rPr>
              <w:lang w:val="en-GB"/>
            </w:rPr>
          </w:rPrChange>
        </w:rPr>
        <w:t>s</w:t>
      </w:r>
      <w:r w:rsidRPr="00B9631D">
        <w:rPr>
          <w:iCs w:val="0"/>
          <w:color w:val="auto"/>
          <w:sz w:val="24"/>
          <w:szCs w:val="22"/>
          <w:lang w:val="en-US"/>
          <w:rPrChange w:id="5545" w:author="jie sun" w:date="2018-04-08T15:13:00Z">
            <w:rPr/>
          </w:rPrChange>
        </w:rPr>
        <w:t xml:space="preserve"> the rotatio</w:t>
      </w:r>
      <w:ins w:id="5546" w:author="jie sun" w:date="2018-04-10T18:03:00Z">
        <w:r w:rsidR="00057D1E">
          <w:rPr>
            <w:iCs w:val="0"/>
            <w:color w:val="auto"/>
            <w:sz w:val="24"/>
            <w:szCs w:val="22"/>
            <w:lang w:val="en-US"/>
          </w:rPr>
          <w:t>n</w:t>
        </w:r>
      </w:ins>
      <w:del w:id="5547" w:author="jie sun" w:date="2018-04-10T18:03:00Z">
        <w:r w:rsidRPr="00B9631D" w:rsidDel="00057D1E">
          <w:rPr>
            <w:iCs w:val="0"/>
            <w:color w:val="auto"/>
            <w:sz w:val="24"/>
            <w:szCs w:val="22"/>
            <w:lang w:val="en-US"/>
            <w:rPrChange w:id="5548" w:author="jie sun" w:date="2018-04-08T15:13:00Z">
              <w:rPr/>
            </w:rPrChange>
          </w:rPr>
          <w:delText>n</w:delText>
        </w:r>
      </w:del>
      <w:r w:rsidRPr="00B9631D">
        <w:rPr>
          <w:iCs w:val="0"/>
          <w:color w:val="auto"/>
          <w:sz w:val="24"/>
          <w:szCs w:val="22"/>
          <w:lang w:val="en-US"/>
          <w:rPrChange w:id="5549" w:author="jie sun" w:date="2018-04-08T15:13:00Z">
            <w:rPr/>
          </w:rPrChange>
        </w:rPr>
        <w:t xml:space="preserve">, whereas </w:t>
      </w:r>
      <w:del w:id="5550" w:author="JIE  SUN" w:date="2018-06-20T15:51:00Z">
        <w:r w:rsidRPr="00B9631D" w:rsidDel="00964728">
          <w:rPr>
            <w:iCs w:val="0"/>
            <w:color w:val="auto"/>
            <w:sz w:val="24"/>
            <w:szCs w:val="22"/>
            <w:lang w:val="en-US"/>
            <w:rPrChange w:id="5551" w:author="jie sun" w:date="2018-04-08T15:13:00Z">
              <w:rPr/>
            </w:rPrChange>
          </w:rPr>
          <w:delText xml:space="preserve">the </w:delText>
        </w:r>
      </w:del>
      <w:r w:rsidRPr="00B9631D">
        <w:rPr>
          <w:iCs w:val="0"/>
          <w:color w:val="auto"/>
          <w:sz w:val="24"/>
          <w:szCs w:val="22"/>
          <w:lang w:val="en-US"/>
          <w:rPrChange w:id="5552" w:author="jie sun" w:date="2018-04-08T15:13:00Z">
            <w:rPr>
              <w:lang w:val="en-GB"/>
            </w:rPr>
          </w:rPrChange>
        </w:rPr>
        <w:t>ano</w:t>
      </w:r>
      <w:r w:rsidRPr="00B9631D">
        <w:rPr>
          <w:iCs w:val="0"/>
          <w:color w:val="auto"/>
          <w:sz w:val="24"/>
          <w:szCs w:val="22"/>
          <w:lang w:val="en-US"/>
          <w:rPrChange w:id="5553" w:author="jie sun" w:date="2018-04-08T15:13:00Z">
            <w:rPr/>
          </w:rPrChange>
        </w:rPr>
        <w:t>ther is used to</w:t>
      </w:r>
      <w:del w:id="5554" w:author="jie sun" w:date="2018-04-10T18:03:00Z">
        <w:r w:rsidRPr="00B9631D" w:rsidDel="00057D1E">
          <w:rPr>
            <w:iCs w:val="0"/>
            <w:color w:val="auto"/>
            <w:sz w:val="24"/>
            <w:szCs w:val="22"/>
            <w:lang w:val="en-US"/>
            <w:rPrChange w:id="5555" w:author="jie sun" w:date="2018-04-08T15:13:00Z">
              <w:rPr/>
            </w:rPrChange>
          </w:rPr>
          <w:delText xml:space="preserve"> test the</w:delText>
        </w:r>
      </w:del>
      <w:del w:id="5556" w:author="jie sun" w:date="2018-04-10T17:59:00Z">
        <w:r w:rsidRPr="00B9631D" w:rsidDel="00316375">
          <w:rPr>
            <w:iCs w:val="0"/>
            <w:color w:val="auto"/>
            <w:sz w:val="24"/>
            <w:szCs w:val="22"/>
            <w:lang w:val="en-US"/>
            <w:rPrChange w:id="5557" w:author="jie sun" w:date="2018-04-08T15:13:00Z">
              <w:rPr/>
            </w:rPrChange>
          </w:rPr>
          <w:delText xml:space="preserve"> </w:delText>
        </w:r>
      </w:del>
      <w:ins w:id="5558" w:author="jie sun" w:date="2018-04-10T18:03:00Z">
        <w:r w:rsidR="00057D1E">
          <w:rPr>
            <w:iCs w:val="0"/>
            <w:color w:val="auto"/>
            <w:sz w:val="24"/>
            <w:szCs w:val="22"/>
            <w:lang w:val="en-US"/>
          </w:rPr>
          <w:t xml:space="preserve"> </w:t>
        </w:r>
      </w:ins>
      <w:ins w:id="5559" w:author="JIE  SUN" w:date="2018-06-20T15:51:00Z">
        <w:r w:rsidR="00964728">
          <w:rPr>
            <w:iCs w:val="0"/>
            <w:color w:val="auto"/>
            <w:sz w:val="24"/>
            <w:szCs w:val="22"/>
            <w:lang w:val="en-US"/>
          </w:rPr>
          <w:t xml:space="preserve">gain </w:t>
        </w:r>
      </w:ins>
      <w:ins w:id="5560" w:author="jie sun" w:date="2018-04-10T18:03:00Z">
        <w:r w:rsidR="00057D1E">
          <w:rPr>
            <w:iCs w:val="0"/>
            <w:color w:val="auto"/>
            <w:sz w:val="24"/>
            <w:szCs w:val="22"/>
            <w:lang w:val="en-US"/>
          </w:rPr>
          <w:t>acceler</w:t>
        </w:r>
      </w:ins>
      <w:ins w:id="5561" w:author="jie sun" w:date="2018-04-10T18:06:00Z">
        <w:r w:rsidR="00920DAF">
          <w:rPr>
            <w:iCs w:val="0"/>
            <w:color w:val="auto"/>
            <w:sz w:val="24"/>
            <w:szCs w:val="22"/>
            <w:lang w:val="en-US"/>
          </w:rPr>
          <w:t>ation</w:t>
        </w:r>
      </w:ins>
      <w:del w:id="5562" w:author="jie sun" w:date="2018-04-10T17:59:00Z">
        <w:r w:rsidRPr="00B9631D" w:rsidDel="00316375">
          <w:rPr>
            <w:iCs w:val="0"/>
            <w:color w:val="auto"/>
            <w:sz w:val="24"/>
            <w:szCs w:val="22"/>
            <w:lang w:val="en-US"/>
            <w:rPrChange w:id="5563" w:author="jie sun" w:date="2018-04-08T15:13:00Z">
              <w:rPr/>
            </w:rPrChange>
          </w:rPr>
          <w:delText>accelerometer</w:delText>
        </w:r>
      </w:del>
      <w:r w:rsidRPr="00B9631D">
        <w:rPr>
          <w:iCs w:val="0"/>
          <w:color w:val="auto"/>
          <w:sz w:val="24"/>
          <w:szCs w:val="22"/>
          <w:lang w:val="en-US"/>
        </w:rPr>
        <w:t>.</w:t>
      </w:r>
      <w:ins w:id="5564" w:author="jie sun" w:date="2018-04-10T18:01:00Z">
        <w:r w:rsidR="00057A58">
          <w:rPr>
            <w:iCs w:val="0"/>
            <w:color w:val="auto"/>
            <w:sz w:val="24"/>
            <w:szCs w:val="22"/>
            <w:lang w:val="en-US"/>
          </w:rPr>
          <w:t xml:space="preserve"> </w:t>
        </w:r>
      </w:ins>
      <w:r w:rsidRPr="00B9631D">
        <w:rPr>
          <w:iCs w:val="0"/>
          <w:color w:val="auto"/>
          <w:sz w:val="24"/>
          <w:szCs w:val="22"/>
          <w:lang w:val="en-US"/>
        </w:rPr>
        <w:t xml:space="preserve">And there </w:t>
      </w:r>
      <w:ins w:id="5565" w:author="jie sun" w:date="2018-04-10T18:02:00Z">
        <w:r w:rsidR="00317F10">
          <w:rPr>
            <w:iCs w:val="0"/>
            <w:color w:val="auto"/>
            <w:sz w:val="24"/>
            <w:szCs w:val="22"/>
            <w:lang w:val="en-US"/>
          </w:rPr>
          <w:t xml:space="preserve">is a </w:t>
        </w:r>
      </w:ins>
      <w:del w:id="5566" w:author="jie sun" w:date="2018-04-10T18:02:00Z">
        <w:r w:rsidRPr="00B9631D" w:rsidDel="00317F10">
          <w:rPr>
            <w:iCs w:val="0"/>
            <w:color w:val="auto"/>
            <w:sz w:val="24"/>
            <w:szCs w:val="22"/>
            <w:lang w:val="en-US"/>
          </w:rPr>
          <w:delText xml:space="preserve">are </w:delText>
        </w:r>
      </w:del>
      <w:del w:id="5567" w:author="像个男人一样" w:date="2018-03-21T23:12:00Z">
        <w:r w:rsidRPr="00B9631D">
          <w:rPr>
            <w:iCs w:val="0"/>
            <w:color w:val="auto"/>
            <w:sz w:val="24"/>
            <w:szCs w:val="22"/>
            <w:lang w:val="en-US"/>
          </w:rPr>
          <w:delText xml:space="preserve">two </w:delText>
        </w:r>
      </w:del>
      <w:ins w:id="5568" w:author="像个男人一样" w:date="2018-03-21T23:12:00Z">
        <w:del w:id="5569" w:author="jie sun" w:date="2018-04-10T18:02:00Z">
          <w:r w:rsidRPr="00B9631D" w:rsidDel="00317F10">
            <w:rPr>
              <w:iCs w:val="0"/>
              <w:color w:val="auto"/>
              <w:sz w:val="24"/>
              <w:szCs w:val="22"/>
              <w:lang w:val="en-US"/>
            </w:rPr>
            <w:delText xml:space="preserve">some </w:delText>
          </w:r>
        </w:del>
      </w:ins>
      <w:r w:rsidRPr="00B9631D">
        <w:rPr>
          <w:iCs w:val="0"/>
          <w:color w:val="auto"/>
          <w:sz w:val="24"/>
          <w:szCs w:val="22"/>
          <w:lang w:val="en-US"/>
        </w:rPr>
        <w:t>picture</w:t>
      </w:r>
      <w:del w:id="5570" w:author="jie sun" w:date="2018-04-10T18:02:00Z">
        <w:r w:rsidRPr="00B9631D" w:rsidDel="00317F10">
          <w:rPr>
            <w:iCs w:val="0"/>
            <w:color w:val="auto"/>
            <w:sz w:val="24"/>
            <w:szCs w:val="22"/>
            <w:lang w:val="en-US"/>
          </w:rPr>
          <w:delText>s</w:delText>
        </w:r>
      </w:del>
      <w:r w:rsidRPr="00B9631D">
        <w:rPr>
          <w:iCs w:val="0"/>
          <w:color w:val="auto"/>
          <w:sz w:val="24"/>
          <w:szCs w:val="22"/>
          <w:lang w:val="en-US"/>
        </w:rPr>
        <w:t xml:space="preserve"> below showing</w:t>
      </w:r>
      <w:ins w:id="5571" w:author="jie sun" w:date="2018-04-10T18:02:00Z">
        <w:r w:rsidR="00057A58">
          <w:rPr>
            <w:iCs w:val="0"/>
            <w:color w:val="auto"/>
            <w:sz w:val="24"/>
            <w:szCs w:val="22"/>
            <w:lang w:val="en-US"/>
          </w:rPr>
          <w:t xml:space="preserve"> </w:t>
        </w:r>
        <w:r w:rsidR="00057A58" w:rsidRPr="00B9631D">
          <w:rPr>
            <w:iCs w:val="0"/>
            <w:color w:val="auto"/>
            <w:sz w:val="24"/>
            <w:szCs w:val="22"/>
            <w:lang w:val="en-US"/>
          </w:rPr>
          <w:t>what</w:t>
        </w:r>
        <w:r w:rsidR="00057A58">
          <w:rPr>
            <w:iCs w:val="0"/>
            <w:color w:val="auto"/>
            <w:sz w:val="24"/>
            <w:szCs w:val="22"/>
            <w:lang w:val="en-US"/>
          </w:rPr>
          <w:t xml:space="preserve"> exactly</w:t>
        </w:r>
      </w:ins>
      <w:r w:rsidRPr="00B9631D">
        <w:rPr>
          <w:iCs w:val="0"/>
          <w:color w:val="auto"/>
          <w:sz w:val="24"/>
          <w:szCs w:val="22"/>
          <w:lang w:val="en-US"/>
        </w:rPr>
        <w:t xml:space="preserve"> </w:t>
      </w:r>
      <w:ins w:id="5572" w:author="jie sun" w:date="2018-04-10T18:02:00Z">
        <w:r w:rsidR="00057A58">
          <w:rPr>
            <w:iCs w:val="0"/>
            <w:color w:val="auto"/>
            <w:sz w:val="24"/>
            <w:szCs w:val="22"/>
            <w:lang w:val="en-US"/>
          </w:rPr>
          <w:t xml:space="preserve">those two sensors </w:t>
        </w:r>
      </w:ins>
      <w:del w:id="5573" w:author="jie sun" w:date="2018-04-10T18:02:00Z">
        <w:r w:rsidRPr="00B9631D" w:rsidDel="00057A58">
          <w:rPr>
            <w:iCs w:val="0"/>
            <w:color w:val="auto"/>
            <w:sz w:val="24"/>
            <w:szCs w:val="22"/>
            <w:lang w:val="en-US"/>
          </w:rPr>
          <w:delText xml:space="preserve">the devices going to </w:delText>
        </w:r>
      </w:del>
      <w:r w:rsidRPr="00B9631D">
        <w:rPr>
          <w:iCs w:val="0"/>
          <w:color w:val="auto"/>
          <w:sz w:val="24"/>
          <w:szCs w:val="22"/>
          <w:lang w:val="en-US"/>
        </w:rPr>
        <w:t>test</w:t>
      </w:r>
      <w:del w:id="5574" w:author="jie sun" w:date="2018-04-10T18:02:00Z">
        <w:r w:rsidRPr="00B9631D" w:rsidDel="00057A58">
          <w:rPr>
            <w:iCs w:val="0"/>
            <w:color w:val="auto"/>
            <w:sz w:val="24"/>
            <w:szCs w:val="22"/>
            <w:lang w:val="en-US"/>
          </w:rPr>
          <w:delText xml:space="preserve"> what</w:delText>
        </w:r>
      </w:del>
      <w:r w:rsidRPr="00B9631D">
        <w:rPr>
          <w:iCs w:val="0"/>
          <w:color w:val="auto"/>
          <w:sz w:val="24"/>
          <w:szCs w:val="22"/>
          <w:lang w:val="en-US"/>
        </w:rPr>
        <w:t>, Gyro tests the spinning angle and Accelerometer tests the angles in three directions relative with the gravity</w:t>
      </w:r>
      <w:del w:id="5575" w:author="jie sun" w:date="2018-04-10T18:03:00Z">
        <w:r w:rsidRPr="00B9631D" w:rsidDel="00936AFE">
          <w:rPr>
            <w:iCs w:val="0"/>
            <w:color w:val="auto"/>
            <w:sz w:val="24"/>
            <w:szCs w:val="22"/>
            <w:lang w:val="en-US"/>
          </w:rPr>
          <w:delText xml:space="preserve"> </w:delText>
        </w:r>
      </w:del>
      <w:r w:rsidRPr="00B9631D">
        <w:rPr>
          <w:iCs w:val="0"/>
          <w:color w:val="auto"/>
          <w:sz w:val="24"/>
          <w:szCs w:val="22"/>
          <w:lang w:val="en-US"/>
          <w:rPrChange w:id="5576" w:author="jie sun" w:date="2018-04-08T15:13:00Z">
            <w:rPr>
              <w:lang w:val="en-GB"/>
            </w:rPr>
          </w:rPrChange>
        </w:rPr>
        <w:t>.</w:t>
      </w:r>
      <w:r w:rsidRPr="00B9631D">
        <w:rPr>
          <w:iCs w:val="0"/>
          <w:color w:val="auto"/>
          <w:sz w:val="24"/>
          <w:szCs w:val="22"/>
          <w:lang w:val="en-US"/>
        </w:rPr>
        <w:t xml:space="preserve"> Here, we use the iPhone to simulate a multifunctional glow</w:t>
      </w:r>
      <w:ins w:id="5577" w:author="jie sun" w:date="2018-04-10T18:03:00Z">
        <w:r w:rsidR="00545E10">
          <w:rPr>
            <w:iCs w:val="0"/>
            <w:color w:val="auto"/>
            <w:sz w:val="24"/>
            <w:szCs w:val="22"/>
            <w:lang w:val="en-US"/>
          </w:rPr>
          <w:t>-</w:t>
        </w:r>
      </w:ins>
      <w:del w:id="5578" w:author="jie sun" w:date="2018-04-10T18:03:00Z">
        <w:r w:rsidRPr="00B9631D" w:rsidDel="00545E10">
          <w:rPr>
            <w:iCs w:val="0"/>
            <w:color w:val="auto"/>
            <w:sz w:val="24"/>
            <w:szCs w:val="22"/>
            <w:lang w:val="en-US"/>
          </w:rPr>
          <w:delText xml:space="preserve"> </w:delText>
        </w:r>
      </w:del>
      <w:r w:rsidRPr="00B9631D">
        <w:rPr>
          <w:iCs w:val="0"/>
          <w:color w:val="auto"/>
          <w:sz w:val="24"/>
          <w:szCs w:val="22"/>
          <w:lang w:val="en-US"/>
        </w:rPr>
        <w:t xml:space="preserve">stick and setting the screen of the iPhone 6 is parallel with my body </w:t>
      </w:r>
      <w:del w:id="5579" w:author="jie sun" w:date="2018-04-08T19:47:00Z">
        <w:r w:rsidRPr="00B9631D" w:rsidDel="007F0CCF">
          <w:rPr>
            <w:iCs w:val="0"/>
            <w:color w:val="auto"/>
            <w:sz w:val="24"/>
            <w:szCs w:val="22"/>
            <w:lang w:val="en-US"/>
          </w:rPr>
          <w:delText xml:space="preserve"> </w:delText>
        </w:r>
      </w:del>
      <w:r w:rsidRPr="00B9631D">
        <w:rPr>
          <w:iCs w:val="0"/>
          <w:color w:val="auto"/>
          <w:sz w:val="24"/>
          <w:szCs w:val="22"/>
          <w:lang w:val="en-US"/>
        </w:rPr>
        <w:t xml:space="preserve">and faces forward. </w:t>
      </w:r>
      <w:del w:id="5580" w:author="像个男人一样" w:date="2018-03-21T01:55:00Z">
        <w:r w:rsidRPr="00B9631D">
          <w:rPr>
            <w:iCs w:val="0"/>
            <w:color w:val="auto"/>
            <w:sz w:val="24"/>
            <w:szCs w:val="22"/>
            <w:lang w:val="en-US"/>
          </w:rPr>
          <w:delText>(</w:delText>
        </w:r>
        <w:r w:rsidRPr="00B9631D">
          <w:rPr>
            <w:rFonts w:hint="eastAsia"/>
            <w:iCs w:val="0"/>
            <w:color w:val="auto"/>
            <w:sz w:val="24"/>
            <w:szCs w:val="22"/>
            <w:lang w:val="en-US"/>
          </w:rPr>
          <w:delText>拍一张照片这里，人拿手机的动作</w:delText>
        </w:r>
        <w:r w:rsidRPr="00B9631D">
          <w:rPr>
            <w:iCs w:val="0"/>
            <w:color w:val="auto"/>
            <w:sz w:val="24"/>
            <w:szCs w:val="22"/>
            <w:lang w:val="en-US"/>
          </w:rPr>
          <w:delText>)</w:delText>
        </w:r>
      </w:del>
      <w:r w:rsidRPr="00B9631D">
        <w:rPr>
          <w:iCs w:val="0"/>
          <w:color w:val="auto"/>
          <w:sz w:val="24"/>
          <w:szCs w:val="22"/>
          <w:lang w:val="en-US"/>
        </w:rPr>
        <w:t xml:space="preserve"> Th</w:t>
      </w:r>
      <w:ins w:id="5581" w:author="jie sun" w:date="2018-04-10T18:05:00Z">
        <w:r w:rsidR="00EE4AC3">
          <w:rPr>
            <w:iCs w:val="0"/>
            <w:color w:val="auto"/>
            <w:sz w:val="24"/>
            <w:szCs w:val="22"/>
            <w:lang w:val="en-US"/>
          </w:rPr>
          <w:t>e figure</w:t>
        </w:r>
      </w:ins>
      <w:del w:id="5582" w:author="jie sun" w:date="2018-04-10T18:05:00Z">
        <w:r w:rsidRPr="00B9631D" w:rsidDel="00EE4AC3">
          <w:rPr>
            <w:iCs w:val="0"/>
            <w:color w:val="auto"/>
            <w:sz w:val="24"/>
            <w:szCs w:val="22"/>
            <w:lang w:val="en-US"/>
          </w:rPr>
          <w:delText>ere are two pictures</w:delText>
        </w:r>
      </w:del>
      <w:r w:rsidRPr="00B9631D">
        <w:rPr>
          <w:iCs w:val="0"/>
          <w:color w:val="auto"/>
          <w:sz w:val="24"/>
          <w:szCs w:val="22"/>
          <w:lang w:val="en-US"/>
        </w:rPr>
        <w:t xml:space="preserve"> below show</w:t>
      </w:r>
      <w:ins w:id="5583" w:author="jie sun" w:date="2018-04-10T18:05:00Z">
        <w:r w:rsidR="00EE4AC3">
          <w:rPr>
            <w:iCs w:val="0"/>
            <w:color w:val="auto"/>
            <w:sz w:val="24"/>
            <w:szCs w:val="22"/>
            <w:lang w:val="en-US"/>
          </w:rPr>
          <w:t>s</w:t>
        </w:r>
      </w:ins>
      <w:del w:id="5584" w:author="jie sun" w:date="2018-04-10T18:05:00Z">
        <w:r w:rsidRPr="00B9631D" w:rsidDel="00EE4AC3">
          <w:rPr>
            <w:iCs w:val="0"/>
            <w:color w:val="auto"/>
            <w:sz w:val="24"/>
            <w:szCs w:val="22"/>
            <w:lang w:val="en-US"/>
          </w:rPr>
          <w:delText>ing</w:delText>
        </w:r>
      </w:del>
      <w:r w:rsidRPr="00B9631D">
        <w:rPr>
          <w:iCs w:val="0"/>
          <w:color w:val="auto"/>
          <w:sz w:val="24"/>
          <w:szCs w:val="22"/>
          <w:lang w:val="en-US"/>
        </w:rPr>
        <w:t xml:space="preserve"> the x,</w:t>
      </w:r>
      <w:ins w:id="5585" w:author="jie sun" w:date="2018-04-08T19:47:00Z">
        <w:r w:rsidR="007F0CCF">
          <w:rPr>
            <w:iCs w:val="0"/>
            <w:color w:val="auto"/>
            <w:sz w:val="24"/>
            <w:szCs w:val="22"/>
            <w:lang w:val="en-US"/>
          </w:rPr>
          <w:t xml:space="preserve"> </w:t>
        </w:r>
      </w:ins>
      <w:r w:rsidRPr="00B9631D">
        <w:rPr>
          <w:iCs w:val="0"/>
          <w:color w:val="auto"/>
          <w:sz w:val="24"/>
          <w:szCs w:val="22"/>
          <w:lang w:val="en-US"/>
        </w:rPr>
        <w:t xml:space="preserve">y and z axes of Accelerometer and Pitch, roll and yaw of Gyroscope in iPhone 6. </w:t>
      </w:r>
    </w:p>
    <w:p w:rsidR="0087014B" w:rsidRDefault="00D5184D">
      <w:pPr>
        <w:rPr>
          <w:del w:id="5586" w:author="像个男人一样" w:date="2018-03-21T02:03:00Z"/>
        </w:rPr>
      </w:pPr>
      <w:bookmarkStart w:id="5587" w:name="OLE_LINK15"/>
      <w:del w:id="5588" w:author="像个男人一样" w:date="2018-03-21T02:03:00Z">
        <w:r>
          <w:rPr>
            <w:rFonts w:hint="eastAsia"/>
          </w:rPr>
          <w:delText>https://www.nomtek.com/scanning-rooms-with-an-iphone/</w:delText>
        </w:r>
      </w:del>
    </w:p>
    <w:bookmarkEnd w:id="5587"/>
    <w:p w:rsidR="0087014B" w:rsidRDefault="00D5184D">
      <w:pPr>
        <w:jc w:val="center"/>
        <w:rPr>
          <w:ins w:id="5589" w:author="像个男人一样" w:date="2018-03-21T01:55:00Z"/>
        </w:rPr>
        <w:pPrChange w:id="5590" w:author="jie sun" w:date="2018-04-16T21:41:00Z">
          <w:pPr/>
        </w:pPrChange>
      </w:pPr>
      <w:r>
        <w:rPr>
          <w:rFonts w:hint="eastAsia"/>
          <w:noProof/>
        </w:rPr>
        <w:drawing>
          <wp:inline distT="0" distB="0" distL="114300" distR="11430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44"/>
                    <a:stretch>
                      <a:fillRect/>
                    </a:stretch>
                  </pic:blipFill>
                  <pic:spPr>
                    <a:xfrm>
                      <a:off x="0" y="0"/>
                      <a:ext cx="2477135" cy="2943225"/>
                    </a:xfrm>
                    <a:prstGeom prst="rect">
                      <a:avLst/>
                    </a:prstGeom>
                  </pic:spPr>
                </pic:pic>
              </a:graphicData>
            </a:graphic>
          </wp:inline>
        </w:drawing>
      </w:r>
      <w:r>
        <w:rPr>
          <w:rFonts w:hint="eastAsia"/>
          <w:noProof/>
        </w:rPr>
        <w:drawing>
          <wp:inline distT="0" distB="0" distL="114300" distR="114300">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45"/>
                    <a:stretch>
                      <a:fillRect/>
                    </a:stretch>
                  </pic:blipFill>
                  <pic:spPr>
                    <a:xfrm>
                      <a:off x="0" y="0"/>
                      <a:ext cx="2447925" cy="3028950"/>
                    </a:xfrm>
                    <a:prstGeom prst="rect">
                      <a:avLst/>
                    </a:prstGeom>
                  </pic:spPr>
                </pic:pic>
              </a:graphicData>
            </a:graphic>
          </wp:inline>
        </w:drawing>
      </w:r>
    </w:p>
    <w:p w:rsidR="00862C44" w:rsidRPr="00FC18E4" w:rsidRDefault="00862C44">
      <w:pPr>
        <w:pStyle w:val="Caption"/>
        <w:jc w:val="center"/>
        <w:rPr>
          <w:ins w:id="5591" w:author="jie sun" w:date="2018-04-08T19:50:00Z"/>
          <w:lang w:val="en-US"/>
        </w:rPr>
        <w:pPrChange w:id="5592" w:author="jie sun" w:date="2018-04-16T21:41:00Z">
          <w:pPr>
            <w:pStyle w:val="Caption"/>
          </w:pPr>
        </w:pPrChange>
      </w:pPr>
      <w:bookmarkStart w:id="5593" w:name="_Toc517801896"/>
      <w:ins w:id="5594" w:author="jie sun" w:date="2018-04-08T19:50:00Z">
        <w:r>
          <w:t xml:space="preserve">Figure </w:t>
        </w:r>
      </w:ins>
      <w:ins w:id="5595" w:author="JIE  SUN" w:date="2018-06-21T13:36:00Z">
        <w:r w:rsidR="00A64E7B">
          <w:fldChar w:fldCharType="begin"/>
        </w:r>
        <w:r w:rsidR="00A64E7B">
          <w:instrText xml:space="preserve"> STYLEREF 1 \s </w:instrText>
        </w:r>
      </w:ins>
      <w:r w:rsidR="00A64E7B">
        <w:fldChar w:fldCharType="separate"/>
      </w:r>
      <w:r w:rsidR="00A64E7B">
        <w:rPr>
          <w:noProof/>
        </w:rPr>
        <w:t>4</w:t>
      </w:r>
      <w:ins w:id="559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597" w:author="JIE  SUN" w:date="2018-06-21T13:36:00Z">
        <w:r w:rsidR="00A64E7B">
          <w:rPr>
            <w:noProof/>
          </w:rPr>
          <w:t>4</w:t>
        </w:r>
        <w:r w:rsidR="00A64E7B">
          <w:fldChar w:fldCharType="end"/>
        </w:r>
      </w:ins>
      <w:ins w:id="5598" w:author="jie sun" w:date="2018-04-19T13:00:00Z">
        <w:del w:id="5599" w:author="JIE  SUN" w:date="2018-06-21T13:34:00Z">
          <w:r w:rsidR="00083FE7" w:rsidDel="00A64E7B">
            <w:fldChar w:fldCharType="begin"/>
          </w:r>
          <w:r w:rsidR="00083FE7" w:rsidDel="00A64E7B">
            <w:delInstrText xml:space="preserve"> STYLEREF 1 \s </w:delInstrText>
          </w:r>
        </w:del>
      </w:ins>
      <w:del w:id="5600" w:author="JIE  SUN" w:date="2018-06-21T13:34:00Z">
        <w:r w:rsidR="00083FE7" w:rsidDel="00A64E7B">
          <w:fldChar w:fldCharType="separate"/>
        </w:r>
        <w:r w:rsidR="00083FE7" w:rsidDel="00A64E7B">
          <w:rPr>
            <w:noProof/>
          </w:rPr>
          <w:delText>4</w:delText>
        </w:r>
      </w:del>
      <w:ins w:id="5601" w:author="jie sun" w:date="2018-04-19T13:00:00Z">
        <w:del w:id="560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603" w:author="JIE  SUN" w:date="2018-06-21T13:34:00Z">
        <w:r w:rsidR="00083FE7" w:rsidDel="00A64E7B">
          <w:fldChar w:fldCharType="separate"/>
        </w:r>
      </w:del>
      <w:ins w:id="5604" w:author="jie sun" w:date="2018-04-19T13:00:00Z">
        <w:del w:id="5605" w:author="JIE  SUN" w:date="2018-06-21T13:34:00Z">
          <w:r w:rsidR="00083FE7" w:rsidDel="00A64E7B">
            <w:rPr>
              <w:noProof/>
            </w:rPr>
            <w:delText>4</w:delText>
          </w:r>
          <w:r w:rsidR="00083FE7" w:rsidDel="00A64E7B">
            <w:fldChar w:fldCharType="end"/>
          </w:r>
        </w:del>
      </w:ins>
      <w:ins w:id="5606" w:author="jie sun" w:date="2018-04-08T19:50:00Z">
        <w:r>
          <w:rPr>
            <w:rFonts w:hint="eastAsia"/>
          </w:rPr>
          <w:t>:</w:t>
        </w:r>
      </w:ins>
      <w:ins w:id="5607" w:author="JIE  SUN" w:date="2018-06-22T11:55:00Z">
        <w:r w:rsidR="00491D44">
          <w:t xml:space="preserve"> </w:t>
        </w:r>
      </w:ins>
      <w:ins w:id="5608" w:author="jie sun" w:date="2018-04-08T19:50:00Z">
        <w:r>
          <w:rPr>
            <w:rFonts w:hint="eastAsia"/>
          </w:rPr>
          <w:t xml:space="preserve">Scanning </w:t>
        </w:r>
      </w:ins>
      <w:ins w:id="5609" w:author="jie sun" w:date="2018-04-16T22:31:00Z">
        <w:r w:rsidR="008A7B16">
          <w:t>R</w:t>
        </w:r>
      </w:ins>
      <w:ins w:id="5610" w:author="jie sun" w:date="2018-04-08T19:50:00Z">
        <w:r>
          <w:rPr>
            <w:rFonts w:hint="eastAsia"/>
          </w:rPr>
          <w:t xml:space="preserve">ooms </w:t>
        </w:r>
      </w:ins>
      <w:ins w:id="5611" w:author="jie sun" w:date="2018-04-16T22:31:00Z">
        <w:r w:rsidR="008A7B16">
          <w:t>W</w:t>
        </w:r>
      </w:ins>
      <w:ins w:id="5612" w:author="jie sun" w:date="2018-04-08T19:50:00Z">
        <w:r>
          <w:rPr>
            <w:rFonts w:hint="eastAsia"/>
          </w:rPr>
          <w:t xml:space="preserve">ith </w:t>
        </w:r>
      </w:ins>
      <w:ins w:id="5613" w:author="jie sun" w:date="2018-04-16T22:31:00Z">
        <w:r w:rsidR="008A7B16">
          <w:t>A</w:t>
        </w:r>
      </w:ins>
      <w:ins w:id="5614" w:author="jie sun" w:date="2018-04-08T19:50:00Z">
        <w:r>
          <w:rPr>
            <w:rFonts w:hint="eastAsia"/>
          </w:rPr>
          <w:t>n iPhone</w:t>
        </w:r>
        <w:r>
          <w:t xml:space="preserve">. </w:t>
        </w:r>
      </w:ins>
      <w:customXmlInsRangeStart w:id="5615" w:author="jie sun" w:date="2018-04-08T19:50:00Z"/>
      <w:sdt>
        <w:sdtPr>
          <w:id w:val="-1232308077"/>
          <w:citation/>
        </w:sdtPr>
        <w:sdtContent>
          <w:customXmlInsRangeEnd w:id="5615"/>
          <w:ins w:id="5616" w:author="jie sun" w:date="2018-04-08T19:50:00Z">
            <w:r>
              <w:fldChar w:fldCharType="begin"/>
            </w:r>
            <w:r>
              <w:instrText xml:space="preserve"> </w:instrText>
            </w:r>
            <w:r>
              <w:rPr>
                <w:rFonts w:hint="eastAsia"/>
              </w:rPr>
              <w:instrText>CITATION Prz14 \l 2052</w:instrText>
            </w:r>
            <w:r>
              <w:instrText xml:space="preserve"> </w:instrText>
            </w:r>
            <w:r>
              <w:fldChar w:fldCharType="separate"/>
            </w:r>
          </w:ins>
          <w:r w:rsidR="006116D1">
            <w:rPr>
              <w:noProof/>
            </w:rPr>
            <w:t>(Przemek, 2014)</w:t>
          </w:r>
          <w:ins w:id="5617" w:author="jie sun" w:date="2018-04-08T19:50:00Z">
            <w:r>
              <w:fldChar w:fldCharType="end"/>
            </w:r>
          </w:ins>
          <w:customXmlInsRangeStart w:id="5618" w:author="jie sun" w:date="2018-04-08T19:50:00Z"/>
        </w:sdtContent>
      </w:sdt>
      <w:customXmlInsRangeEnd w:id="5618"/>
      <w:bookmarkEnd w:id="5593"/>
    </w:p>
    <w:p w:rsidR="0087014B" w:rsidDel="00876951" w:rsidRDefault="0087014B">
      <w:pPr>
        <w:rPr>
          <w:del w:id="5619" w:author="jie sun" w:date="2018-04-08T19:57:00Z"/>
        </w:rPr>
      </w:pPr>
    </w:p>
    <w:p w:rsidR="0087014B" w:rsidRDefault="00D5184D">
      <w:pPr>
        <w:rPr>
          <w:ins w:id="5620" w:author="像个男人一样" w:date="2018-03-21T02:02:00Z"/>
        </w:rPr>
      </w:pPr>
      <w:del w:id="5621" w:author="jie sun" w:date="2018-04-08T19:57:00Z">
        <w:r w:rsidDel="00876951">
          <w:rPr>
            <w:rFonts w:hint="eastAsia"/>
            <w:lang w:val="en-US"/>
          </w:rPr>
          <w:delText xml:space="preserve">    </w:delText>
        </w:r>
      </w:del>
      <w:del w:id="5622" w:author="jie sun" w:date="2018-04-08T19:56:00Z">
        <w:r w:rsidDel="009279E3">
          <w:rPr>
            <w:noProof/>
          </w:rPr>
          <w:drawing>
            <wp:inline distT="0" distB="0" distL="114300" distR="114300">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46"/>
                      <a:stretch>
                        <a:fillRect/>
                      </a:stretch>
                    </pic:blipFill>
                    <pic:spPr>
                      <a:xfrm>
                        <a:off x="0" y="0"/>
                        <a:ext cx="2513965" cy="2991485"/>
                      </a:xfrm>
                      <a:prstGeom prst="rect">
                        <a:avLst/>
                      </a:prstGeom>
                      <a:noFill/>
                      <a:ln w="9525">
                        <a:noFill/>
                      </a:ln>
                    </pic:spPr>
                  </pic:pic>
                </a:graphicData>
              </a:graphic>
            </wp:inline>
          </w:drawing>
        </w:r>
        <w:r w:rsidDel="009279E3">
          <w:rPr>
            <w:rFonts w:hint="eastAsia"/>
            <w:lang w:val="en-US"/>
          </w:rPr>
          <w:delText xml:space="preserve"> </w:delText>
        </w:r>
        <w:r w:rsidDel="009279E3">
          <w:rPr>
            <w:noProof/>
          </w:rPr>
          <w:drawing>
            <wp:inline distT="0" distB="0" distL="0" distR="0">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del>
    </w:p>
    <w:p w:rsidR="0087014B" w:rsidRPr="00FF1238" w:rsidDel="00FF1238" w:rsidRDefault="00D5184D">
      <w:pPr>
        <w:pStyle w:val="Caption"/>
        <w:rPr>
          <w:del w:id="5623" w:author="jie sun" w:date="2018-04-08T19:50:00Z"/>
          <w:lang w:val="en-US"/>
          <w:rPrChange w:id="5624" w:author="jie sun" w:date="2018-04-08T19:50:00Z">
            <w:rPr>
              <w:del w:id="5625" w:author="jie sun" w:date="2018-04-08T19:50:00Z"/>
            </w:rPr>
          </w:rPrChange>
        </w:rPr>
        <w:pPrChange w:id="5626" w:author="像个男人一样" w:date="2018-03-21T02:03:00Z">
          <w:pPr/>
        </w:pPrChange>
      </w:pPr>
      <w:ins w:id="5627" w:author="像个男人一样" w:date="2018-03-21T02:02:00Z">
        <w:del w:id="5628" w:author="jie sun" w:date="2018-04-08T19:50:00Z">
          <w:r w:rsidDel="00FF1238">
            <w:delText xml:space="preserve">Figure </w:delText>
          </w:r>
          <w:r w:rsidDel="00FF1238">
            <w:fldChar w:fldCharType="begin"/>
          </w:r>
          <w:r w:rsidDel="00FF1238">
            <w:delInstrText xml:space="preserve"> STYLEREF 1 \s </w:delInstrText>
          </w:r>
          <w:r w:rsidDel="00FF1238">
            <w:fldChar w:fldCharType="separate"/>
          </w:r>
          <w:r w:rsidDel="00FF1238">
            <w:delText>4</w:delText>
          </w:r>
          <w:r w:rsidDel="00FF1238">
            <w:fldChar w:fldCharType="end"/>
          </w:r>
          <w:r w:rsidDel="00FF1238">
            <w:rPr>
              <w:rFonts w:hint="eastAsia"/>
            </w:rPr>
            <w:delText>.</w:delText>
          </w:r>
          <w:r w:rsidDel="00FF1238">
            <w:fldChar w:fldCharType="begin"/>
          </w:r>
          <w:r w:rsidDel="00FF1238">
            <w:delInstrText xml:space="preserve"> SEQ Figure \* ARABIC \s 1 </w:delInstrText>
          </w:r>
          <w:r w:rsidDel="00FF1238">
            <w:fldChar w:fldCharType="separate"/>
          </w:r>
        </w:del>
      </w:ins>
      <w:ins w:id="5629" w:author="像个男人一样" w:date="2018-03-22T11:51:00Z">
        <w:del w:id="5630" w:author="jie sun" w:date="2018-04-08T19:50:00Z">
          <w:r w:rsidDel="00FF1238">
            <w:delText>4</w:delText>
          </w:r>
        </w:del>
      </w:ins>
      <w:ins w:id="5631" w:author="像个男人一样" w:date="2018-03-21T02:02:00Z">
        <w:del w:id="5632" w:author="jie sun" w:date="2018-04-08T19:50:00Z">
          <w:r w:rsidDel="00FF1238">
            <w:fldChar w:fldCharType="end"/>
          </w:r>
          <w:bookmarkStart w:id="5633" w:name="_Toc32390"/>
          <w:bookmarkStart w:id="5634" w:name="_Toc26098"/>
          <w:bookmarkStart w:id="5635" w:name="_Toc16850"/>
          <w:bookmarkStart w:id="5636" w:name="_Toc14413"/>
          <w:bookmarkStart w:id="5637" w:name="_Toc10008"/>
          <w:bookmarkStart w:id="5638" w:name="_Toc22375"/>
          <w:bookmarkStart w:id="5639" w:name="_Toc7231"/>
          <w:bookmarkStart w:id="5640" w:name="_Toc9013"/>
          <w:bookmarkStart w:id="5641" w:name="_Toc32087"/>
          <w:bookmarkStart w:id="5642" w:name="_Toc22852"/>
          <w:bookmarkStart w:id="5643" w:name="_Toc28006"/>
          <w:bookmarkStart w:id="5644" w:name="_Toc7169"/>
          <w:bookmarkStart w:id="5645" w:name="_Toc26945"/>
          <w:bookmarkStart w:id="5646" w:name="_Toc14730"/>
          <w:bookmarkStart w:id="5647" w:name="_Toc2392"/>
          <w:bookmarkStart w:id="5648" w:name="_Toc10169"/>
          <w:bookmarkStart w:id="5649" w:name="_Toc6934"/>
          <w:bookmarkStart w:id="5650" w:name="_Toc2205"/>
          <w:bookmarkStart w:id="5651" w:name="_Toc13554"/>
          <w:bookmarkStart w:id="5652" w:name="_Toc17828"/>
          <w:bookmarkStart w:id="5653" w:name="_Toc28925"/>
          <w:bookmarkStart w:id="5654" w:name="_Toc24277"/>
          <w:bookmarkStart w:id="5655" w:name="_Toc6550"/>
          <w:bookmarkStart w:id="5656" w:name="_Toc2489"/>
          <w:bookmarkStart w:id="5657" w:name="_Toc11356"/>
          <w:r w:rsidDel="00FF1238">
            <w:rPr>
              <w:rFonts w:hint="eastAsia"/>
            </w:rPr>
            <w:delText>:Scanning rooms with an iPhone</w:delText>
          </w:r>
        </w:del>
      </w:ins>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p>
    <w:p w:rsidR="0087014B" w:rsidRDefault="00D5184D">
      <w:pPr>
        <w:pStyle w:val="Heading4"/>
        <w:rPr>
          <w:lang w:val="en-US"/>
        </w:rPr>
      </w:pPr>
      <w:r>
        <w:rPr>
          <w:rFonts w:hint="eastAsia"/>
          <w:lang w:val="en-US"/>
        </w:rPr>
        <w:t>Using Accelerometer</w:t>
      </w:r>
      <w:ins w:id="5658" w:author="JIE  SUN" w:date="2018-06-20T15:50:00Z">
        <w:r w:rsidR="00964728">
          <w:rPr>
            <w:lang w:val="en-US"/>
          </w:rPr>
          <w:t xml:space="preserve"> </w:t>
        </w:r>
      </w:ins>
      <w:del w:id="5659" w:author="JIE  SUN" w:date="2018-06-20T15:50:00Z">
        <w:r w:rsidDel="00964728">
          <w:rPr>
            <w:rFonts w:hint="eastAsia"/>
            <w:lang w:val="en-US"/>
          </w:rPr>
          <w:delText xml:space="preserve"> </w:delText>
        </w:r>
      </w:del>
      <w:ins w:id="5660" w:author="JIE  SUN" w:date="2018-06-20T15:48:00Z">
        <w:r w:rsidR="00AD2BBA">
          <w:rPr>
            <w:lang w:val="en-US"/>
          </w:rPr>
          <w:t>a</w:t>
        </w:r>
      </w:ins>
      <w:ins w:id="5661" w:author="jie sun" w:date="2018-04-16T21:24:00Z">
        <w:del w:id="5662" w:author="JIE  SUN" w:date="2018-06-20T15:48:00Z">
          <w:r w:rsidR="001E6575" w:rsidDel="00AD2BBA">
            <w:rPr>
              <w:lang w:val="en-US"/>
            </w:rPr>
            <w:delText>A</w:delText>
          </w:r>
        </w:del>
      </w:ins>
      <w:del w:id="5663" w:author="jie sun" w:date="2018-04-16T21:24:00Z">
        <w:r w:rsidDel="001E6575">
          <w:rPr>
            <w:rFonts w:hint="eastAsia"/>
            <w:lang w:val="en-US"/>
          </w:rPr>
          <w:delText>a</w:delText>
        </w:r>
      </w:del>
      <w:r>
        <w:rPr>
          <w:rFonts w:hint="eastAsia"/>
          <w:lang w:val="en-US"/>
        </w:rPr>
        <w:t xml:space="preserve">nd Gyroscope </w:t>
      </w:r>
      <w:ins w:id="5664" w:author="jie sun" w:date="2018-04-16T21:23:00Z">
        <w:r w:rsidR="001E6575">
          <w:rPr>
            <w:lang w:val="en-US"/>
          </w:rPr>
          <w:t>F</w:t>
        </w:r>
      </w:ins>
      <w:del w:id="5665" w:author="jie sun" w:date="2018-04-16T21:23:00Z">
        <w:r w:rsidDel="001E6575">
          <w:rPr>
            <w:rFonts w:hint="eastAsia"/>
            <w:lang w:val="en-US"/>
          </w:rPr>
          <w:delText>f</w:delText>
        </w:r>
      </w:del>
      <w:r>
        <w:rPr>
          <w:rFonts w:hint="eastAsia"/>
          <w:lang w:val="en-US"/>
        </w:rPr>
        <w:t xml:space="preserve">or </w:t>
      </w:r>
      <w:ins w:id="5666" w:author="jie sun" w:date="2018-04-16T21:24:00Z">
        <w:r w:rsidR="001E6575">
          <w:rPr>
            <w:lang w:val="en-US"/>
          </w:rPr>
          <w:t>T</w:t>
        </w:r>
      </w:ins>
      <w:del w:id="5667" w:author="jie sun" w:date="2018-04-16T21:23:00Z">
        <w:r w:rsidDel="001E6575">
          <w:rPr>
            <w:rFonts w:hint="eastAsia"/>
            <w:lang w:val="en-US"/>
          </w:rPr>
          <w:delText>t</w:delText>
        </w:r>
      </w:del>
      <w:r>
        <w:rPr>
          <w:rFonts w:hint="eastAsia"/>
          <w:lang w:val="en-US"/>
        </w:rPr>
        <w:t xml:space="preserve">he </w:t>
      </w:r>
      <w:ins w:id="5668" w:author="jie sun" w:date="2018-04-16T21:24:00Z">
        <w:r w:rsidR="001E6575">
          <w:rPr>
            <w:lang w:val="en-US"/>
          </w:rPr>
          <w:t>A</w:t>
        </w:r>
      </w:ins>
      <w:del w:id="5669" w:author="jie sun" w:date="2018-04-16T21:24:00Z">
        <w:r w:rsidDel="001E6575">
          <w:rPr>
            <w:rFonts w:hint="eastAsia"/>
            <w:lang w:val="en-US"/>
          </w:rPr>
          <w:delText>a</w:delText>
        </w:r>
      </w:del>
      <w:r>
        <w:rPr>
          <w:rFonts w:hint="eastAsia"/>
          <w:lang w:val="en-US"/>
        </w:rPr>
        <w:t xml:space="preserve">ngle </w:t>
      </w:r>
      <w:ins w:id="5670" w:author="jie sun" w:date="2018-04-16T21:24:00Z">
        <w:r w:rsidR="001E6575">
          <w:rPr>
            <w:lang w:val="en-US"/>
          </w:rPr>
          <w:t>R</w:t>
        </w:r>
      </w:ins>
      <w:del w:id="5671" w:author="jie sun" w:date="2018-04-16T21:24:00Z">
        <w:r w:rsidDel="001E6575">
          <w:rPr>
            <w:rFonts w:hint="eastAsia"/>
            <w:lang w:val="en-US"/>
          </w:rPr>
          <w:delText>r</w:delText>
        </w:r>
      </w:del>
      <w:r>
        <w:rPr>
          <w:rFonts w:hint="eastAsia"/>
          <w:lang w:val="en-US"/>
        </w:rPr>
        <w:t xml:space="preserve">estrictions. </w:t>
      </w:r>
    </w:p>
    <w:p w:rsidR="00527F16" w:rsidRDefault="00D5184D">
      <w:pPr>
        <w:rPr>
          <w:ins w:id="5672" w:author="jie sun" w:date="2018-04-08T19:58:00Z"/>
          <w:lang w:val="en-US"/>
        </w:rPr>
      </w:pPr>
      <w:r>
        <w:rPr>
          <w:rFonts w:hint="eastAsia"/>
          <w:lang w:val="en-US"/>
        </w:rPr>
        <w:t>For those three action</w:t>
      </w:r>
      <w:ins w:id="5673" w:author="jie sun" w:date="2018-04-08T18:32:00Z">
        <w:r w:rsidR="000A0C92">
          <w:rPr>
            <w:lang w:val="en-US"/>
          </w:rPr>
          <w:t>s</w:t>
        </w:r>
      </w:ins>
      <w:r>
        <w:rPr>
          <w:rFonts w:hint="eastAsia"/>
          <w:lang w:val="en-US"/>
        </w:rPr>
        <w:t xml:space="preserve"> recognition, exactly </w:t>
      </w:r>
      <w:del w:id="5674" w:author="jie sun" w:date="2018-04-10T17:57:00Z">
        <w:r w:rsidDel="000920EF">
          <w:rPr>
            <w:rFonts w:hint="eastAsia"/>
            <w:lang w:val="en-US"/>
          </w:rPr>
          <w:delText xml:space="preserve">maybe </w:delText>
        </w:r>
      </w:del>
      <w:r>
        <w:rPr>
          <w:rFonts w:hint="eastAsia"/>
          <w:lang w:val="en-US"/>
        </w:rPr>
        <w:t>just only using</w:t>
      </w:r>
      <w:del w:id="5675" w:author="jie sun" w:date="2018-04-08T18:32:00Z">
        <w:r w:rsidDel="00DF5794">
          <w:rPr>
            <w:rFonts w:hint="eastAsia"/>
            <w:lang w:val="en-US"/>
          </w:rPr>
          <w:delText xml:space="preserve"> </w:delText>
        </w:r>
      </w:del>
      <w:r>
        <w:rPr>
          <w:rFonts w:hint="eastAsia"/>
          <w:lang w:val="en-US"/>
        </w:rPr>
        <w:t xml:space="preserve"> the accelerometer can calculate an enough precise angle</w:t>
      </w:r>
      <w:del w:id="5676" w:author="jie sun" w:date="2018-04-08T18:32:00Z">
        <w:r w:rsidDel="007E0889">
          <w:rPr>
            <w:rFonts w:hint="eastAsia"/>
            <w:lang w:val="en-US"/>
          </w:rPr>
          <w:delText>s</w:delText>
        </w:r>
      </w:del>
      <w:r>
        <w:rPr>
          <w:rFonts w:hint="eastAsia"/>
          <w:lang w:val="en-US"/>
        </w:rPr>
        <w:t xml:space="preserve"> in three direction</w:t>
      </w:r>
      <w:ins w:id="5677" w:author="jie sun" w:date="2018-04-08T18:32:00Z">
        <w:r w:rsidR="008223C9">
          <w:rPr>
            <w:lang w:val="en-US"/>
          </w:rPr>
          <w:t>s</w:t>
        </w:r>
      </w:ins>
      <w:r>
        <w:rPr>
          <w:rFonts w:hint="eastAsia"/>
          <w:lang w:val="en-US"/>
        </w:rPr>
        <w:t xml:space="preserve"> relative with the gravity. However, it is not enough for totally identifying those three actions, since sometimes the glow stick may rotate by itself, this </w:t>
      </w:r>
      <w:ins w:id="5678" w:author="jie sun" w:date="2018-04-10T18:06:00Z">
        <w:r w:rsidR="003A3C90">
          <w:rPr>
            <w:lang w:val="en-US"/>
          </w:rPr>
          <w:t>can</w:t>
        </w:r>
      </w:ins>
      <w:del w:id="5679" w:author="jie sun" w:date="2018-04-10T18:06:00Z">
        <w:r w:rsidDel="003A3C90">
          <w:rPr>
            <w:rFonts w:hint="eastAsia"/>
            <w:lang w:val="en-US"/>
          </w:rPr>
          <w:delText xml:space="preserve">is </w:delText>
        </w:r>
      </w:del>
      <w:r>
        <w:rPr>
          <w:rFonts w:hint="eastAsia"/>
          <w:lang w:val="en-US"/>
        </w:rPr>
        <w:t xml:space="preserve">not </w:t>
      </w:r>
      <w:ins w:id="5680" w:author="jie sun" w:date="2018-04-10T18:06:00Z">
        <w:r w:rsidR="003A3C90">
          <w:rPr>
            <w:lang w:val="en-US"/>
          </w:rPr>
          <w:t xml:space="preserve">be </w:t>
        </w:r>
      </w:ins>
      <w:r>
        <w:rPr>
          <w:rFonts w:hint="eastAsia"/>
          <w:lang w:val="en-US"/>
        </w:rPr>
        <w:t>tested by an accelerometer.  In a word, the key point is to make sure the restrictions or standards for controlling a</w:t>
      </w:r>
      <w:ins w:id="5681" w:author="jie sun" w:date="2018-04-08T19:57:00Z">
        <w:r w:rsidR="00E61B69">
          <w:rPr>
            <w:lang w:val="en-US"/>
          </w:rPr>
          <w:t>n</w:t>
        </w:r>
      </w:ins>
      <w:r>
        <w:rPr>
          <w:rFonts w:hint="eastAsia"/>
          <w:lang w:val="en-US"/>
        </w:rPr>
        <w:t xml:space="preserve"> exact</w:t>
      </w:r>
      <w:ins w:id="5682" w:author="jie sun" w:date="2018-04-08T19:57:00Z">
        <w:r w:rsidR="00BA18FC">
          <w:rPr>
            <w:lang w:val="en-US"/>
          </w:rPr>
          <w:t xml:space="preserve"> </w:t>
        </w:r>
      </w:ins>
      <w:del w:id="5683" w:author="jie sun" w:date="2018-04-08T19:57:00Z">
        <w:r w:rsidDel="00BA18FC">
          <w:rPr>
            <w:rFonts w:hint="eastAsia"/>
            <w:lang w:val="en-US"/>
          </w:rPr>
          <w:delText xml:space="preserve"> and precise </w:delText>
        </w:r>
      </w:del>
      <w:r>
        <w:rPr>
          <w:rFonts w:hint="eastAsia"/>
          <w:lang w:val="en-US"/>
        </w:rPr>
        <w:t xml:space="preserve">range of the angle changes in different </w:t>
      </w:r>
      <w:r>
        <w:rPr>
          <w:rFonts w:hint="eastAsia"/>
          <w:lang w:val="en-US"/>
        </w:rPr>
        <w:lastRenderedPageBreak/>
        <w:t>directions</w:t>
      </w:r>
      <w:del w:id="5684" w:author="jie sun" w:date="2018-04-08T19:58:00Z">
        <w:r w:rsidDel="00527F16">
          <w:rPr>
            <w:rFonts w:hint="eastAsia"/>
            <w:lang w:val="en-US"/>
          </w:rPr>
          <w:delText>. So</w:delText>
        </w:r>
      </w:del>
      <w:ins w:id="5685" w:author="jie sun" w:date="2018-04-08T19:58:00Z">
        <w:r w:rsidR="00527F16">
          <w:rPr>
            <w:lang w:val="en-US"/>
          </w:rPr>
          <w:t>, so</w:t>
        </w:r>
      </w:ins>
      <w:r>
        <w:rPr>
          <w:rFonts w:hint="eastAsia"/>
          <w:lang w:val="en-US"/>
        </w:rPr>
        <w:t xml:space="preserve"> </w:t>
      </w:r>
      <w:ins w:id="5686" w:author="jie sun" w:date="2018-04-08T18:32:00Z">
        <w:r w:rsidR="005A24BD">
          <w:rPr>
            <w:lang w:val="en-US"/>
          </w:rPr>
          <w:t xml:space="preserve">at first </w:t>
        </w:r>
      </w:ins>
      <w:del w:id="5687" w:author="jie sun" w:date="2018-04-08T18:32:00Z">
        <w:r w:rsidDel="005A24BD">
          <w:rPr>
            <w:rFonts w:hint="eastAsia"/>
            <w:lang w:val="en-US"/>
          </w:rPr>
          <w:delText xml:space="preserve">first of all, </w:delText>
        </w:r>
      </w:del>
      <w:r>
        <w:rPr>
          <w:rFonts w:hint="eastAsia"/>
          <w:lang w:val="en-US"/>
        </w:rPr>
        <w:t xml:space="preserve">we need to </w:t>
      </w:r>
      <w:del w:id="5688" w:author="jie sun" w:date="2018-04-10T18:07:00Z">
        <w:r w:rsidDel="002444D0">
          <w:rPr>
            <w:rFonts w:hint="eastAsia"/>
            <w:lang w:val="en-US"/>
          </w:rPr>
          <w:delText xml:space="preserve">know </w:delText>
        </w:r>
      </w:del>
      <w:ins w:id="5689" w:author="jie sun" w:date="2018-04-10T18:07:00Z">
        <w:r w:rsidR="002444D0">
          <w:rPr>
            <w:lang w:val="en-US"/>
          </w:rPr>
          <w:t>research</w:t>
        </w:r>
        <w:r w:rsidR="002444D0">
          <w:rPr>
            <w:rFonts w:hint="eastAsia"/>
            <w:lang w:val="en-US"/>
          </w:rPr>
          <w:t xml:space="preserve"> </w:t>
        </w:r>
      </w:ins>
      <w:r>
        <w:rPr>
          <w:rFonts w:hint="eastAsia"/>
          <w:lang w:val="en-US"/>
        </w:rPr>
        <w:t xml:space="preserve">how </w:t>
      </w:r>
      <w:ins w:id="5690" w:author="jie sun" w:date="2018-04-10T18:07:00Z">
        <w:r w:rsidR="002444D0">
          <w:rPr>
            <w:lang w:val="en-US"/>
          </w:rPr>
          <w:t xml:space="preserve">to use </w:t>
        </w:r>
      </w:ins>
      <w:r>
        <w:rPr>
          <w:rFonts w:hint="eastAsia"/>
          <w:lang w:val="en-US"/>
        </w:rPr>
        <w:t>those two devices calculate the useful angles.</w:t>
      </w:r>
    </w:p>
    <w:p w:rsidR="00527F16" w:rsidRDefault="00527F16">
      <w:pPr>
        <w:rPr>
          <w:ins w:id="5691" w:author="jie sun" w:date="2018-04-08T19:58:00Z"/>
          <w:lang w:val="en-US"/>
        </w:rPr>
      </w:pPr>
    </w:p>
    <w:p w:rsidR="0087014B" w:rsidDel="00527F16" w:rsidRDefault="00527F16">
      <w:pPr>
        <w:rPr>
          <w:del w:id="5692" w:author="jie sun" w:date="2018-04-08T19:58:00Z"/>
          <w:lang w:val="en-US"/>
        </w:rPr>
      </w:pPr>
      <w:ins w:id="5693" w:author="jie sun" w:date="2018-04-08T19:58:00Z">
        <w:r>
          <w:rPr>
            <w:lang w:val="en-US"/>
          </w:rPr>
          <w:t xml:space="preserve"> </w:t>
        </w:r>
      </w:ins>
    </w:p>
    <w:p w:rsidR="0087014B" w:rsidRDefault="00D5184D">
      <w:pPr>
        <w:rPr>
          <w:lang w:val="en-US"/>
        </w:rPr>
      </w:pPr>
      <w:r>
        <w:rPr>
          <w:rFonts w:hint="eastAsia"/>
          <w:lang w:val="en-US"/>
        </w:rPr>
        <w:t xml:space="preserve">The last chapter mentions only using gyroscope </w:t>
      </w:r>
      <w:del w:id="5694" w:author="jie sun" w:date="2018-04-08T18:31:00Z">
        <w:r w:rsidDel="005A24BD">
          <w:rPr>
            <w:rFonts w:hint="eastAsia"/>
            <w:lang w:val="en-US"/>
          </w:rPr>
          <w:delText xml:space="preserve"> </w:delText>
        </w:r>
      </w:del>
      <w:r>
        <w:rPr>
          <w:rFonts w:hint="eastAsia"/>
          <w:lang w:val="en-US"/>
        </w:rPr>
        <w:t>to calculate the angle of the rotation around pitch axis in Racing Game. However,</w:t>
      </w:r>
      <w:ins w:id="5695" w:author="jie sun" w:date="2018-04-08T18:31:00Z">
        <w:r w:rsidR="005A24BD">
          <w:rPr>
            <w:lang w:val="en-US"/>
          </w:rPr>
          <w:t xml:space="preserve"> </w:t>
        </w:r>
      </w:ins>
      <w:r>
        <w:rPr>
          <w:rFonts w:hint="eastAsia"/>
          <w:lang w:val="en-US"/>
        </w:rPr>
        <w:t>the angle calculated in this way</w:t>
      </w:r>
      <w:del w:id="5696" w:author="jie sun" w:date="2018-04-08T19:58:00Z">
        <w:r w:rsidDel="00527F16">
          <w:rPr>
            <w:rFonts w:hint="eastAsia"/>
            <w:lang w:val="en-US"/>
          </w:rPr>
          <w:delText xml:space="preserve"> </w:delText>
        </w:r>
      </w:del>
      <w:r>
        <w:rPr>
          <w:rFonts w:hint="eastAsia"/>
          <w:lang w:val="en-US"/>
        </w:rPr>
        <w:t xml:space="preserve"> is inaccurate</w:t>
      </w:r>
      <w:del w:id="5697" w:author="jie sun" w:date="2018-04-08T20:00:00Z">
        <w:r w:rsidDel="000A6221">
          <w:rPr>
            <w:rFonts w:hint="eastAsia"/>
            <w:lang w:val="en-US"/>
          </w:rPr>
          <w:delText xml:space="preserve"> (the reasons have been mentioned in previous chapter),</w:delText>
        </w:r>
      </w:del>
      <w:ins w:id="5698" w:author="jie sun" w:date="2018-04-08T20:00:00Z">
        <w:r w:rsidR="000A6221">
          <w:rPr>
            <w:lang w:val="en-US"/>
          </w:rPr>
          <w:t>,</w:t>
        </w:r>
      </w:ins>
      <w:r>
        <w:rPr>
          <w:rFonts w:hint="eastAsia"/>
          <w:lang w:val="en-US"/>
        </w:rPr>
        <w:t xml:space="preserve"> there is </w:t>
      </w:r>
      <w:ins w:id="5699" w:author="jie sun" w:date="2018-04-10T18:09:00Z">
        <w:r w:rsidR="00CF7802">
          <w:rPr>
            <w:lang w:val="en-US"/>
          </w:rPr>
          <w:t xml:space="preserve">an algorithm </w:t>
        </w:r>
      </w:ins>
      <w:del w:id="5700" w:author="jie sun" w:date="2018-04-10T18:09:00Z">
        <w:r w:rsidDel="00CF7802">
          <w:rPr>
            <w:rFonts w:hint="eastAsia"/>
            <w:lang w:val="en-US"/>
          </w:rPr>
          <w:delText>another way</w:delText>
        </w:r>
      </w:del>
      <w:ins w:id="5701" w:author="jie sun" w:date="2018-04-10T18:09:00Z">
        <w:r w:rsidR="00CF7802">
          <w:rPr>
            <w:lang w:val="en-US"/>
          </w:rPr>
          <w:t>which can be used</w:t>
        </w:r>
      </w:ins>
      <w:r>
        <w:rPr>
          <w:rFonts w:hint="eastAsia"/>
          <w:lang w:val="en-US"/>
        </w:rPr>
        <w:t xml:space="preserve"> to </w:t>
      </w:r>
      <w:del w:id="5702" w:author="jie sun" w:date="2018-04-10T18:09:00Z">
        <w:r w:rsidDel="00CF7802">
          <w:rPr>
            <w:rFonts w:hint="eastAsia"/>
            <w:lang w:val="en-US"/>
          </w:rPr>
          <w:delText xml:space="preserve">get </w:delText>
        </w:r>
      </w:del>
      <w:ins w:id="5703" w:author="jie sun" w:date="2018-04-10T18:09:00Z">
        <w:r w:rsidR="00CF7802">
          <w:rPr>
            <w:lang w:val="en-US"/>
          </w:rPr>
          <w:t>increase</w:t>
        </w:r>
        <w:r w:rsidR="00CF7802">
          <w:rPr>
            <w:rFonts w:hint="eastAsia"/>
            <w:lang w:val="en-US"/>
          </w:rPr>
          <w:t xml:space="preserve"> </w:t>
        </w:r>
      </w:ins>
      <w:del w:id="5704" w:author="jie sun" w:date="2018-04-10T18:09:00Z">
        <w:r w:rsidDel="00711D8E">
          <w:rPr>
            <w:rFonts w:hint="eastAsia"/>
            <w:lang w:val="en-US"/>
          </w:rPr>
          <w:delText xml:space="preserve">an </w:delText>
        </w:r>
      </w:del>
      <w:ins w:id="5705" w:author="jie sun" w:date="2018-04-10T18:09:00Z">
        <w:r w:rsidR="00711D8E">
          <w:rPr>
            <w:lang w:val="en-US"/>
          </w:rPr>
          <w:t>the</w:t>
        </w:r>
        <w:r w:rsidR="00711D8E">
          <w:rPr>
            <w:rFonts w:hint="eastAsia"/>
            <w:lang w:val="en-US"/>
          </w:rPr>
          <w:t xml:space="preserve"> </w:t>
        </w:r>
      </w:ins>
      <w:r>
        <w:rPr>
          <w:rFonts w:hint="eastAsia"/>
          <w:lang w:val="en-US"/>
        </w:rPr>
        <w:t>accura</w:t>
      </w:r>
      <w:ins w:id="5706" w:author="jie sun" w:date="2018-04-10T18:09:00Z">
        <w:r w:rsidR="002F3B5C">
          <w:rPr>
            <w:lang w:val="en-US"/>
          </w:rPr>
          <w:t>cy</w:t>
        </w:r>
      </w:ins>
      <w:del w:id="5707" w:author="jie sun" w:date="2018-04-10T18:09:00Z">
        <w:r w:rsidDel="002F3B5C">
          <w:rPr>
            <w:rFonts w:hint="eastAsia"/>
            <w:lang w:val="en-US"/>
          </w:rPr>
          <w:delText>te angle</w:delText>
        </w:r>
      </w:del>
      <w:del w:id="5708" w:author="jie sun" w:date="2018-04-08T19:59:00Z">
        <w:r w:rsidDel="00193282">
          <w:rPr>
            <w:rFonts w:hint="eastAsia"/>
            <w:lang w:val="en-US"/>
          </w:rPr>
          <w:delText xml:space="preserve"> </w:delText>
        </w:r>
      </w:del>
      <w:del w:id="5709" w:author="jie sun" w:date="2018-04-10T18:08:00Z">
        <w:r w:rsidDel="00CF7802">
          <w:rPr>
            <w:rFonts w:hint="eastAsia"/>
            <w:lang w:val="en-US"/>
          </w:rPr>
          <w:delText>, which needs to use Accelerometer and Gyroscope both</w:delText>
        </w:r>
      </w:del>
      <w:r>
        <w:rPr>
          <w:rFonts w:hint="eastAsia"/>
          <w:lang w:val="en-US"/>
        </w:rPr>
        <w:t>.</w:t>
      </w:r>
    </w:p>
    <w:p w:rsidR="0087014B" w:rsidRDefault="00D47B03">
      <w:pPr>
        <w:pStyle w:val="Heading4"/>
        <w:rPr>
          <w:szCs w:val="24"/>
          <w:lang w:val="en-US"/>
        </w:rPr>
      </w:pPr>
      <w:ins w:id="5710" w:author="JIE  SUN" w:date="2018-06-20T22:02:00Z">
        <w:r>
          <w:rPr>
            <w:szCs w:val="24"/>
            <w:lang w:val="en-US"/>
          </w:rPr>
          <w:t xml:space="preserve">Using </w:t>
        </w:r>
      </w:ins>
      <w:del w:id="5711" w:author="jie sun" w:date="2018-04-10T20:19:00Z">
        <w:r w:rsidR="00D5184D" w:rsidDel="005F160F">
          <w:rPr>
            <w:rFonts w:hint="eastAsia"/>
            <w:szCs w:val="24"/>
            <w:lang w:val="en-US"/>
          </w:rPr>
          <w:delText>Low-pass filtering</w:delText>
        </w:r>
      </w:del>
      <w:ins w:id="5712" w:author="jie sun" w:date="2018-04-10T20:19:00Z">
        <w:del w:id="5713" w:author="JIE  SUN" w:date="2018-06-20T21:45:00Z">
          <w:r w:rsidR="005F160F" w:rsidDel="00C22316">
            <w:rPr>
              <w:szCs w:val="24"/>
              <w:lang w:val="en-US"/>
            </w:rPr>
            <w:delText>Merging Algorithm</w:delText>
          </w:r>
        </w:del>
      </w:ins>
      <w:del w:id="5714" w:author="JIE  SUN" w:date="2018-06-20T21:45:00Z">
        <w:r w:rsidR="00D5184D" w:rsidDel="00C22316">
          <w:rPr>
            <w:rFonts w:hint="eastAsia"/>
            <w:szCs w:val="24"/>
            <w:lang w:val="en-US"/>
          </w:rPr>
          <w:delText xml:space="preserve"> </w:delText>
        </w:r>
      </w:del>
      <w:ins w:id="5715" w:author="jie sun" w:date="2018-04-16T21:24:00Z">
        <w:del w:id="5716" w:author="JIE  SUN" w:date="2018-06-20T21:45:00Z">
          <w:r w:rsidR="00231287" w:rsidDel="00C22316">
            <w:rPr>
              <w:szCs w:val="24"/>
              <w:lang w:val="en-US"/>
            </w:rPr>
            <w:delText>F</w:delText>
          </w:r>
        </w:del>
      </w:ins>
      <w:del w:id="5717" w:author="JIE  SUN" w:date="2018-06-20T21:45:00Z">
        <w:r w:rsidR="00D5184D" w:rsidDel="00C22316">
          <w:rPr>
            <w:rFonts w:hint="eastAsia"/>
            <w:szCs w:val="24"/>
            <w:lang w:val="en-US"/>
          </w:rPr>
          <w:delText xml:space="preserve">for Gyro </w:delText>
        </w:r>
      </w:del>
      <w:ins w:id="5718" w:author="jie sun" w:date="2018-04-16T21:24:00Z">
        <w:del w:id="5719" w:author="JIE  SUN" w:date="2018-06-20T21:45:00Z">
          <w:r w:rsidR="00231287" w:rsidDel="00C22316">
            <w:rPr>
              <w:szCs w:val="24"/>
              <w:lang w:val="en-US"/>
            </w:rPr>
            <w:delText>C</w:delText>
          </w:r>
        </w:del>
      </w:ins>
      <w:del w:id="5720" w:author="JIE  SUN" w:date="2018-06-20T21:45:00Z">
        <w:r w:rsidR="00D5184D" w:rsidDel="00C22316">
          <w:rPr>
            <w:rFonts w:hint="eastAsia"/>
            <w:szCs w:val="24"/>
            <w:lang w:val="en-US"/>
          </w:rPr>
          <w:delText xml:space="preserve">calculating </w:delText>
        </w:r>
      </w:del>
      <w:ins w:id="5721" w:author="jie sun" w:date="2018-04-16T21:24:00Z">
        <w:del w:id="5722" w:author="JIE  SUN" w:date="2018-06-20T21:45:00Z">
          <w:r w:rsidR="00231287" w:rsidDel="00C22316">
            <w:rPr>
              <w:szCs w:val="24"/>
              <w:lang w:val="en-US"/>
            </w:rPr>
            <w:delText>L</w:delText>
          </w:r>
        </w:del>
      </w:ins>
      <w:del w:id="5723" w:author="JIE  SUN" w:date="2018-06-20T21:45:00Z">
        <w:r w:rsidR="00D5184D" w:rsidDel="00C22316">
          <w:rPr>
            <w:rFonts w:hint="eastAsia"/>
            <w:szCs w:val="24"/>
            <w:lang w:val="en-US"/>
          </w:rPr>
          <w:delText xml:space="preserve">a long </w:delText>
        </w:r>
      </w:del>
      <w:ins w:id="5724" w:author="jie sun" w:date="2018-04-16T21:24:00Z">
        <w:del w:id="5725" w:author="JIE  SUN" w:date="2018-06-20T21:45:00Z">
          <w:r w:rsidR="00231287" w:rsidDel="00C22316">
            <w:rPr>
              <w:szCs w:val="24"/>
              <w:lang w:val="en-US"/>
            </w:rPr>
            <w:delText>T</w:delText>
          </w:r>
        </w:del>
      </w:ins>
      <w:del w:id="5726" w:author="JIE  SUN" w:date="2018-06-20T21:45:00Z">
        <w:r w:rsidR="00D5184D" w:rsidDel="00C22316">
          <w:rPr>
            <w:rFonts w:hint="eastAsia"/>
            <w:szCs w:val="24"/>
            <w:lang w:val="en-US"/>
          </w:rPr>
          <w:delText xml:space="preserve">term </w:delText>
        </w:r>
      </w:del>
      <w:ins w:id="5727" w:author="jie sun" w:date="2018-04-16T21:24:00Z">
        <w:del w:id="5728" w:author="JIE  SUN" w:date="2018-06-20T21:45:00Z">
          <w:r w:rsidR="00231287" w:rsidDel="00C22316">
            <w:rPr>
              <w:szCs w:val="24"/>
              <w:lang w:val="en-US"/>
            </w:rPr>
            <w:delText>S</w:delText>
          </w:r>
        </w:del>
      </w:ins>
      <w:del w:id="5729" w:author="JIE  SUN" w:date="2018-06-20T21:45:00Z">
        <w:r w:rsidR="00D5184D" w:rsidDel="00C22316">
          <w:rPr>
            <w:rFonts w:hint="eastAsia"/>
            <w:szCs w:val="24"/>
            <w:lang w:val="en-US"/>
          </w:rPr>
          <w:delText xml:space="preserve">spinning </w:delText>
        </w:r>
      </w:del>
      <w:ins w:id="5730" w:author="jie sun" w:date="2018-04-16T21:24:00Z">
        <w:del w:id="5731" w:author="JIE  SUN" w:date="2018-06-20T21:45:00Z">
          <w:r w:rsidR="00231287" w:rsidDel="00C22316">
            <w:rPr>
              <w:szCs w:val="24"/>
              <w:lang w:val="en-US"/>
            </w:rPr>
            <w:delText>A</w:delText>
          </w:r>
        </w:del>
      </w:ins>
      <w:del w:id="5732" w:author="JIE  SUN" w:date="2018-06-20T21:45:00Z">
        <w:r w:rsidR="00D5184D" w:rsidDel="00C22316">
          <w:rPr>
            <w:rFonts w:hint="eastAsia"/>
            <w:szCs w:val="24"/>
            <w:lang w:val="en-US"/>
          </w:rPr>
          <w:delText>angle</w:delText>
        </w:r>
      </w:del>
      <w:bookmarkStart w:id="5733" w:name="OLE_LINK54"/>
      <w:bookmarkStart w:id="5734" w:name="OLE_LINK55"/>
      <w:ins w:id="5735" w:author="JIE  SUN" w:date="2018-06-20T21:45:00Z">
        <w:r w:rsidR="00C22316">
          <w:rPr>
            <w:szCs w:val="24"/>
            <w:lang w:val="en-US"/>
          </w:rPr>
          <w:t xml:space="preserve">Complementary Filter </w:t>
        </w:r>
        <w:bookmarkEnd w:id="5733"/>
        <w:bookmarkEnd w:id="5734"/>
        <w:r w:rsidR="00C22316">
          <w:rPr>
            <w:szCs w:val="24"/>
            <w:lang w:val="en-US"/>
          </w:rPr>
          <w:t xml:space="preserve">Algorithm </w:t>
        </w:r>
      </w:ins>
      <w:ins w:id="5736" w:author="JIE  SUN" w:date="2018-06-20T22:02:00Z">
        <w:r>
          <w:rPr>
            <w:szCs w:val="24"/>
            <w:lang w:val="en-US"/>
          </w:rPr>
          <w:t xml:space="preserve">to </w:t>
        </w:r>
      </w:ins>
      <w:ins w:id="5737" w:author="JIE  SUN" w:date="2018-06-21T13:24:00Z">
        <w:r w:rsidR="008512DD">
          <w:rPr>
            <w:szCs w:val="24"/>
            <w:lang w:val="en-US"/>
          </w:rPr>
          <w:t>Eliminate</w:t>
        </w:r>
      </w:ins>
      <w:ins w:id="5738" w:author="JIE  SUN" w:date="2018-06-20T22:02:00Z">
        <w:r>
          <w:rPr>
            <w:szCs w:val="24"/>
            <w:lang w:val="en-US"/>
          </w:rPr>
          <w:t xml:space="preserve"> </w:t>
        </w:r>
      </w:ins>
      <w:ins w:id="5739" w:author="JIE  SUN" w:date="2018-06-20T22:03:00Z">
        <w:r>
          <w:rPr>
            <w:szCs w:val="24"/>
            <w:lang w:val="en-US"/>
          </w:rPr>
          <w:t>Drift of Gyro</w:t>
        </w:r>
      </w:ins>
      <w:r w:rsidR="00D5184D">
        <w:rPr>
          <w:rFonts w:hint="eastAsia"/>
          <w:szCs w:val="24"/>
          <w:lang w:val="en-US"/>
        </w:rPr>
        <w:t>.</w:t>
      </w:r>
    </w:p>
    <w:p w:rsidR="0087014B" w:rsidRDefault="00D5184D">
      <w:pPr>
        <w:rPr>
          <w:lang w:val="en-US"/>
        </w:rPr>
      </w:pPr>
      <w:r>
        <w:rPr>
          <w:rFonts w:hint="eastAsia"/>
          <w:lang w:val="en-US"/>
        </w:rPr>
        <w:t xml:space="preserve">What is </w:t>
      </w:r>
      <w:ins w:id="5740" w:author="JIE  SUN" w:date="2018-06-20T22:03:00Z">
        <w:r w:rsidR="009C0CE5">
          <w:rPr>
            <w:szCs w:val="24"/>
            <w:lang w:val="en-US"/>
          </w:rPr>
          <w:t xml:space="preserve">Complementary Filter </w:t>
        </w:r>
      </w:ins>
      <w:del w:id="5741" w:author="JIE  SUN" w:date="2018-06-20T22:03:00Z">
        <w:r w:rsidDel="009C0CE5">
          <w:rPr>
            <w:rFonts w:hint="eastAsia"/>
            <w:lang w:val="en-US"/>
          </w:rPr>
          <w:delText xml:space="preserve">low-pass filtering </w:delText>
        </w:r>
      </w:del>
      <w:r>
        <w:rPr>
          <w:rFonts w:hint="eastAsia"/>
          <w:lang w:val="en-US"/>
        </w:rPr>
        <w:t>algorithm it can be searched in lots of websites and it is easy to understand. Since the two device</w:t>
      </w:r>
      <w:ins w:id="5742" w:author="jie sun" w:date="2018-04-08T18:31:00Z">
        <w:r w:rsidR="003E7610">
          <w:rPr>
            <w:lang w:val="en-US"/>
          </w:rPr>
          <w:t>s</w:t>
        </w:r>
      </w:ins>
      <w:r>
        <w:rPr>
          <w:rFonts w:hint="eastAsia"/>
          <w:lang w:val="en-US"/>
        </w:rPr>
        <w:t xml:space="preserve"> reflect oppositely in long term and short term running, for example, when Gyro runs for a long time, the drift will increase and at the same time the accuracy of angle calculating will decrease.  Here, we can use </w:t>
      </w:r>
      <w:ins w:id="5743" w:author="JIE  SUN" w:date="2018-06-21T13:07:00Z">
        <w:r w:rsidR="00864B17">
          <w:rPr>
            <w:szCs w:val="24"/>
            <w:lang w:val="en-US"/>
          </w:rPr>
          <w:t xml:space="preserve">Complementary Filter </w:t>
        </w:r>
      </w:ins>
      <w:del w:id="5744" w:author="JIE  SUN" w:date="2018-06-21T13:07:00Z">
        <w:r w:rsidDel="00864B17">
          <w:rPr>
            <w:rFonts w:hint="eastAsia"/>
            <w:lang w:val="en-US"/>
          </w:rPr>
          <w:delText xml:space="preserve">low-pass filtering </w:delText>
        </w:r>
      </w:del>
      <w:r>
        <w:rPr>
          <w:rFonts w:hint="eastAsia"/>
          <w:lang w:val="en-US"/>
        </w:rPr>
        <w:t>algorithm to m</w:t>
      </w:r>
      <w:ins w:id="5745" w:author="jie sun" w:date="2018-04-08T18:31:00Z">
        <w:r w:rsidR="009D7EE4">
          <w:rPr>
            <w:lang w:val="en-US"/>
          </w:rPr>
          <w:t>e</w:t>
        </w:r>
      </w:ins>
      <w:del w:id="5746" w:author="jie sun" w:date="2018-04-08T18:31:00Z">
        <w:r w:rsidDel="009D7EE4">
          <w:rPr>
            <w:rFonts w:hint="eastAsia"/>
            <w:lang w:val="en-US"/>
          </w:rPr>
          <w:delText>a</w:delText>
        </w:r>
      </w:del>
      <w:r>
        <w:rPr>
          <w:rFonts w:hint="eastAsia"/>
          <w:lang w:val="en-US"/>
        </w:rPr>
        <w:t>rge the acceleration value with gyroscope value, which can reduce the drifting error.  There is a formula for merging the two kinds of values and with a diagram showing the function of the Merging Algorithm.</w:t>
      </w:r>
    </w:p>
    <w:p w:rsidR="0087014B" w:rsidRDefault="00D5184D">
      <w:pPr>
        <w:rPr>
          <w:lang w:val="en-US"/>
        </w:rPr>
      </w:pPr>
      <w:bookmarkStart w:id="5747" w:name="OLE_LINK30"/>
      <w:r>
        <w:rPr>
          <w:rFonts w:hint="eastAsia"/>
          <w:lang w:val="en-US"/>
        </w:rPr>
        <w:t>Mgyro = K1 * Cgyro</w:t>
      </w:r>
      <w:ins w:id="5748" w:author="JIE  SUN" w:date="2018-06-21T13:20:00Z">
        <w:r w:rsidR="008512DD">
          <w:rPr>
            <w:lang w:val="en-US"/>
          </w:rPr>
          <w:t xml:space="preserve"> * Dt</w:t>
        </w:r>
      </w:ins>
      <w:r>
        <w:rPr>
          <w:rFonts w:hint="eastAsia"/>
          <w:lang w:val="en-US"/>
        </w:rPr>
        <w:t xml:space="preserve"> + K2 * Caccel;</w:t>
      </w:r>
    </w:p>
    <w:bookmarkEnd w:id="5747"/>
    <w:p w:rsidR="0087014B" w:rsidRDefault="00D5184D">
      <w:pPr>
        <w:rPr>
          <w:lang w:val="en-US"/>
        </w:rPr>
      </w:pPr>
      <w:r>
        <w:rPr>
          <w:rFonts w:hint="eastAsia"/>
          <w:lang w:val="en-US"/>
        </w:rPr>
        <w:t>Rgyro: the angular velocity after merging algorithm.</w:t>
      </w:r>
    </w:p>
    <w:p w:rsidR="0087014B" w:rsidRDefault="00D5184D">
      <w:pPr>
        <w:rPr>
          <w:ins w:id="5749" w:author="JIE  SUN" w:date="2018-06-21T13:20:00Z"/>
          <w:lang w:val="en-US"/>
        </w:rPr>
      </w:pPr>
      <w:r>
        <w:rPr>
          <w:rFonts w:hint="eastAsia"/>
          <w:lang w:val="en-US"/>
        </w:rPr>
        <w:t>Cgyro:</w:t>
      </w:r>
      <w:ins w:id="5750" w:author="jie sun" w:date="2018-04-08T18:30:00Z">
        <w:r w:rsidR="009D7EE4">
          <w:rPr>
            <w:lang w:val="en-US"/>
          </w:rPr>
          <w:t xml:space="preserve"> </w:t>
        </w:r>
      </w:ins>
      <w:r>
        <w:rPr>
          <w:rFonts w:hint="eastAsia"/>
          <w:lang w:val="en-US"/>
        </w:rPr>
        <w:t>the real-time angular velocity.</w:t>
      </w:r>
    </w:p>
    <w:p w:rsidR="008512DD" w:rsidRDefault="008512DD">
      <w:pPr>
        <w:rPr>
          <w:lang w:val="en-US"/>
        </w:rPr>
      </w:pPr>
      <w:ins w:id="5751" w:author="JIE  SUN" w:date="2018-06-21T13:20:00Z">
        <w:r>
          <w:rPr>
            <w:lang w:val="en-US"/>
          </w:rPr>
          <w:t>Dt</w:t>
        </w:r>
      </w:ins>
      <w:ins w:id="5752" w:author="JIE  SUN" w:date="2018-06-21T13:21:00Z">
        <w:r>
          <w:rPr>
            <w:lang w:val="en-US"/>
          </w:rPr>
          <w:t xml:space="preserve">: </w:t>
        </w:r>
      </w:ins>
      <w:ins w:id="5753" w:author="JIE  SUN" w:date="2018-06-21T13:25:00Z">
        <w:r>
          <w:rPr>
            <w:lang w:val="en-US"/>
          </w:rPr>
          <w:t>Using to integrate the angle in a period.</w:t>
        </w:r>
      </w:ins>
    </w:p>
    <w:p w:rsidR="0087014B" w:rsidRDefault="00D5184D">
      <w:pPr>
        <w:rPr>
          <w:lang w:val="en-US"/>
        </w:rPr>
      </w:pPr>
      <w:r>
        <w:rPr>
          <w:rFonts w:hint="eastAsia"/>
          <w:lang w:val="en-US"/>
        </w:rPr>
        <w:t>Caccel: the real-time acceleration.</w:t>
      </w:r>
    </w:p>
    <w:p w:rsidR="0087014B" w:rsidRDefault="00D5184D">
      <w:pPr>
        <w:rPr>
          <w:lang w:val="en-US"/>
        </w:rPr>
      </w:pPr>
      <w:r>
        <w:rPr>
          <w:rFonts w:hint="eastAsia"/>
          <w:lang w:val="en-US"/>
        </w:rPr>
        <w:t>K1: here is 0.9</w:t>
      </w:r>
      <w:ins w:id="5754" w:author="JIE  SUN" w:date="2018-06-21T13:25:00Z">
        <w:r w:rsidR="008512DD">
          <w:rPr>
            <w:lang w:val="en-US"/>
          </w:rPr>
          <w:t>8</w:t>
        </w:r>
      </w:ins>
      <w:del w:id="5755" w:author="JIE  SUN" w:date="2018-06-21T13:25:00Z">
        <w:r w:rsidDel="008512DD">
          <w:rPr>
            <w:rFonts w:hint="eastAsia"/>
            <w:lang w:val="en-US"/>
          </w:rPr>
          <w:delText>5</w:delText>
        </w:r>
      </w:del>
      <w:r>
        <w:rPr>
          <w:rFonts w:hint="eastAsia"/>
          <w:lang w:val="en-US"/>
        </w:rPr>
        <w:t>.</w:t>
      </w:r>
    </w:p>
    <w:p w:rsidR="0087014B" w:rsidRDefault="00D5184D">
      <w:pPr>
        <w:rPr>
          <w:lang w:val="en-US"/>
        </w:rPr>
      </w:pPr>
      <w:r>
        <w:rPr>
          <w:rFonts w:hint="eastAsia"/>
          <w:lang w:val="en-US"/>
        </w:rPr>
        <w:t>K2: here is 0.0</w:t>
      </w:r>
      <w:ins w:id="5756" w:author="JIE  SUN" w:date="2018-06-21T13:26:00Z">
        <w:r w:rsidR="008512DD">
          <w:rPr>
            <w:lang w:val="en-US"/>
          </w:rPr>
          <w:t>2</w:t>
        </w:r>
      </w:ins>
      <w:del w:id="5757" w:author="JIE  SUN" w:date="2018-06-21T13:26:00Z">
        <w:r w:rsidDel="008512DD">
          <w:rPr>
            <w:rFonts w:hint="eastAsia"/>
            <w:lang w:val="en-US"/>
          </w:rPr>
          <w:delText>5</w:delText>
        </w:r>
      </w:del>
      <w:r>
        <w:rPr>
          <w:rFonts w:hint="eastAsia"/>
          <w:lang w:val="en-US"/>
        </w:rPr>
        <w:t>.</w:t>
      </w:r>
    </w:p>
    <w:p w:rsidR="0087014B" w:rsidRDefault="00D5184D" w:rsidP="00747724">
      <w:pPr>
        <w:rPr>
          <w:ins w:id="5758" w:author="像个男人一样" w:date="2018-03-21T23:07:00Z"/>
          <w:lang w:val="en-US"/>
        </w:rPr>
      </w:pPr>
      <w:r>
        <w:rPr>
          <w:rFonts w:hint="eastAsia"/>
          <w:lang w:val="en-US"/>
        </w:rPr>
        <w:t xml:space="preserve">The </w:t>
      </w:r>
      <w:del w:id="5759" w:author="JIE  SUN" w:date="2018-06-21T13:26:00Z">
        <w:r w:rsidDel="008512DD">
          <w:rPr>
            <w:rFonts w:hint="eastAsia"/>
            <w:lang w:val="en-US"/>
          </w:rPr>
          <w:delText>parameter K1,K2 is parameters for reducing the fluctuations in the short term.</w:delText>
        </w:r>
      </w:del>
      <w:ins w:id="5760" w:author="JIE  SUN" w:date="2018-06-21T13:26:00Z">
        <w:r w:rsidR="008512DD">
          <w:rPr>
            <w:lang w:val="en-US"/>
          </w:rPr>
          <w:t>function aims to remove the noise from accelerometer and eliminate the drift of Gyro</w:t>
        </w:r>
      </w:ins>
      <w:ins w:id="5761" w:author="JIE  SUN" w:date="2018-06-22T21:21:00Z">
        <w:r w:rsidR="00747724">
          <w:rPr>
            <w:lang w:val="en-US"/>
          </w:rPr>
          <w:t xml:space="preserve">, and there are two figures </w:t>
        </w:r>
      </w:ins>
      <w:ins w:id="5762" w:author="JIE  SUN" w:date="2018-06-22T21:23:00Z">
        <w:r w:rsidR="00747724">
          <w:rPr>
            <w:lang w:val="en-US"/>
          </w:rPr>
          <w:t xml:space="preserve">below </w:t>
        </w:r>
      </w:ins>
      <w:ins w:id="5763" w:author="JIE  SUN" w:date="2018-06-22T21:21:00Z">
        <w:r w:rsidR="00747724">
          <w:rPr>
            <w:lang w:val="en-US"/>
          </w:rPr>
          <w:t xml:space="preserve">showing the difference between the </w:t>
        </w:r>
      </w:ins>
      <w:ins w:id="5764" w:author="JIE  SUN" w:date="2018-06-22T21:22:00Z">
        <w:r w:rsidR="00747724">
          <w:rPr>
            <w:lang w:val="en-US"/>
          </w:rPr>
          <w:t xml:space="preserve">change of </w:t>
        </w:r>
      </w:ins>
      <w:ins w:id="5765" w:author="JIE  SUN" w:date="2018-06-22T21:24:00Z">
        <w:r w:rsidR="00747724">
          <w:rPr>
            <w:lang w:val="en-US"/>
          </w:rPr>
          <w:t xml:space="preserve">the </w:t>
        </w:r>
      </w:ins>
      <w:ins w:id="5766" w:author="JIE  SUN" w:date="2018-06-22T21:22:00Z">
        <w:r w:rsidR="00747724">
          <w:rPr>
            <w:lang w:val="en-US"/>
          </w:rPr>
          <w:t xml:space="preserve">spinning angle without using </w:t>
        </w:r>
      </w:ins>
      <w:ins w:id="5767" w:author="JIE  SUN" w:date="2018-06-22T21:23:00Z">
        <w:r w:rsidR="00747724">
          <w:rPr>
            <w:szCs w:val="24"/>
            <w:lang w:val="en-US"/>
          </w:rPr>
          <w:t xml:space="preserve">Complementary Filter </w:t>
        </w:r>
        <w:r w:rsidR="00747724">
          <w:rPr>
            <w:rFonts w:hint="eastAsia"/>
            <w:lang w:val="en-US"/>
          </w:rPr>
          <w:t>algorithm</w:t>
        </w:r>
      </w:ins>
      <w:ins w:id="5768" w:author="JIE  SUN" w:date="2018-06-22T21:24:00Z">
        <w:r w:rsidR="00747724">
          <w:rPr>
            <w:lang w:val="en-US"/>
          </w:rPr>
          <w:t xml:space="preserve"> in first figure and the change of the spinning angle after using Complementary Filter in </w:t>
        </w:r>
      </w:ins>
      <w:ins w:id="5769" w:author="JIE  SUN" w:date="2018-06-22T21:25:00Z">
        <w:r w:rsidR="00747724">
          <w:rPr>
            <w:lang w:val="en-US"/>
          </w:rPr>
          <w:t xml:space="preserve">the </w:t>
        </w:r>
      </w:ins>
      <w:ins w:id="5770" w:author="JIE  SUN" w:date="2018-06-22T21:24:00Z">
        <w:r w:rsidR="00747724">
          <w:rPr>
            <w:lang w:val="en-US"/>
          </w:rPr>
          <w:t>second figure</w:t>
        </w:r>
      </w:ins>
      <w:ins w:id="5771" w:author="JIE  SUN" w:date="2018-06-22T21:25:00Z">
        <w:r w:rsidR="00747724">
          <w:rPr>
            <w:lang w:val="en-US"/>
          </w:rPr>
          <w:t>.</w:t>
        </w:r>
        <w:r w:rsidR="004A577E">
          <w:rPr>
            <w:lang w:val="en-US"/>
          </w:rPr>
          <w:t xml:space="preserve"> It is absolutely that </w:t>
        </w:r>
      </w:ins>
      <w:ins w:id="5772" w:author="JIE  SUN" w:date="2018-06-22T21:26:00Z">
        <w:r w:rsidR="004A577E">
          <w:rPr>
            <w:lang w:val="en-US"/>
          </w:rPr>
          <w:t>using Complementary Filter Algorithm can almost eliminate the drift of Gyroscope data.</w:t>
        </w:r>
      </w:ins>
    </w:p>
    <w:p w:rsidR="0087014B" w:rsidRDefault="00D5184D">
      <w:pPr>
        <w:jc w:val="center"/>
        <w:rPr>
          <w:ins w:id="5773" w:author="像个男人一样" w:date="2018-03-21T23:07:00Z"/>
        </w:rPr>
        <w:pPrChange w:id="5774" w:author="jie sun" w:date="2018-04-16T21:41:00Z">
          <w:pPr/>
        </w:pPrChange>
      </w:pPr>
      <w:ins w:id="5775" w:author="像个男人一样" w:date="2018-03-21T23:07:00Z">
        <w:del w:id="5776" w:author="JIE  SUN" w:date="2018-06-21T13:29:00Z">
          <w:r w:rsidDel="008512DD">
            <w:rPr>
              <w:noProof/>
            </w:rPr>
            <w:lastRenderedPageBreak/>
            <w:drawing>
              <wp:inline distT="0" distB="0" distL="114300" distR="114300">
                <wp:extent cx="5231219" cy="2966484"/>
                <wp:effectExtent l="0" t="0" r="7620"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del>
      </w:ins>
      <w:ins w:id="5777" w:author="JIE  SUN" w:date="2018-06-21T13:29:00Z">
        <w:r w:rsidR="008512DD" w:rsidRPr="008512DD">
          <w:rPr>
            <w:noProof/>
          </w:rPr>
          <w:t xml:space="preserve"> </w:t>
        </w:r>
        <w:r w:rsidR="008512DD">
          <w:rPr>
            <w:noProof/>
          </w:rPr>
          <w:drawing>
            <wp:inline distT="0" distB="0" distL="0" distR="0" wp14:anchorId="514D5E1A" wp14:editId="041622E6">
              <wp:extent cx="4572000" cy="27432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ins>
    </w:p>
    <w:p w:rsidR="0087014B" w:rsidDel="00C0161E" w:rsidRDefault="00D5184D">
      <w:pPr>
        <w:jc w:val="center"/>
        <w:rPr>
          <w:del w:id="5778" w:author="像个男人一样" w:date="2018-03-21T02:03:00Z"/>
          <w:iCs/>
          <w:color w:val="44546A" w:themeColor="text2"/>
          <w:sz w:val="21"/>
          <w:szCs w:val="18"/>
        </w:rPr>
        <w:pPrChange w:id="5779" w:author="jie sun" w:date="2018-04-16T21:41:00Z">
          <w:pPr/>
        </w:pPrChange>
      </w:pPr>
      <w:bookmarkStart w:id="5780" w:name="_Toc517801897"/>
      <w:ins w:id="5781" w:author="像个男人一样" w:date="2018-03-21T23:10:00Z">
        <w:r w:rsidRPr="00454521">
          <w:rPr>
            <w:iCs/>
            <w:color w:val="44546A" w:themeColor="text2"/>
            <w:sz w:val="21"/>
            <w:szCs w:val="18"/>
            <w:rPrChange w:id="5782" w:author="jie sun" w:date="2018-04-10T21:45:00Z">
              <w:rPr/>
            </w:rPrChange>
          </w:rPr>
          <w:t xml:space="preserve">Figure </w:t>
        </w:r>
      </w:ins>
      <w:ins w:id="5783" w:author="JIE  SUN" w:date="2018-06-21T13:36:00Z">
        <w:r w:rsidR="00A64E7B">
          <w:fldChar w:fldCharType="begin"/>
        </w:r>
        <w:r w:rsidR="00A64E7B">
          <w:instrText xml:space="preserve"> STYLEREF 1 \s </w:instrText>
        </w:r>
      </w:ins>
      <w:r w:rsidR="00A64E7B">
        <w:fldChar w:fldCharType="separate"/>
      </w:r>
      <w:r w:rsidR="00A64E7B">
        <w:rPr>
          <w:noProof/>
        </w:rPr>
        <w:t>4</w:t>
      </w:r>
      <w:ins w:id="578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785" w:author="JIE  SUN" w:date="2018-06-21T13:36:00Z">
        <w:r w:rsidR="00A64E7B">
          <w:rPr>
            <w:noProof/>
          </w:rPr>
          <w:t>5</w:t>
        </w:r>
        <w:r w:rsidR="00A64E7B">
          <w:fldChar w:fldCharType="end"/>
        </w:r>
      </w:ins>
      <w:ins w:id="5786" w:author="jie sun" w:date="2018-04-19T13:00:00Z">
        <w:del w:id="5787" w:author="JIE  SUN" w:date="2018-06-21T13:34:00Z">
          <w:r w:rsidR="00083FE7" w:rsidDel="00A64E7B">
            <w:fldChar w:fldCharType="begin"/>
          </w:r>
          <w:r w:rsidR="00083FE7" w:rsidDel="00A64E7B">
            <w:delInstrText xml:space="preserve"> STYLEREF 1 \s </w:delInstrText>
          </w:r>
        </w:del>
      </w:ins>
      <w:del w:id="5788" w:author="JIE  SUN" w:date="2018-06-21T13:34:00Z">
        <w:r w:rsidR="00083FE7" w:rsidDel="00A64E7B">
          <w:fldChar w:fldCharType="separate"/>
        </w:r>
        <w:r w:rsidR="00083FE7" w:rsidDel="00A64E7B">
          <w:rPr>
            <w:noProof/>
          </w:rPr>
          <w:delText>4</w:delText>
        </w:r>
      </w:del>
      <w:ins w:id="5789" w:author="jie sun" w:date="2018-04-19T13:00:00Z">
        <w:del w:id="579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791" w:author="JIE  SUN" w:date="2018-06-21T13:34:00Z">
        <w:r w:rsidR="00083FE7" w:rsidDel="00A64E7B">
          <w:fldChar w:fldCharType="separate"/>
        </w:r>
      </w:del>
      <w:ins w:id="5792" w:author="jie sun" w:date="2018-04-19T13:00:00Z">
        <w:del w:id="5793" w:author="JIE  SUN" w:date="2018-06-21T13:34:00Z">
          <w:r w:rsidR="00083FE7" w:rsidDel="00A64E7B">
            <w:rPr>
              <w:noProof/>
            </w:rPr>
            <w:delText>5</w:delText>
          </w:r>
          <w:r w:rsidR="00083FE7" w:rsidDel="00A64E7B">
            <w:fldChar w:fldCharType="end"/>
          </w:r>
        </w:del>
      </w:ins>
      <w:ins w:id="5794" w:author="像个男人一样" w:date="2018-03-21T23:10:00Z">
        <w:del w:id="5795" w:author="jie sun" w:date="2018-04-10T21:45:00Z">
          <w:r w:rsidRPr="00454521" w:rsidDel="00454521">
            <w:rPr>
              <w:iCs/>
              <w:color w:val="44546A" w:themeColor="text2"/>
              <w:sz w:val="21"/>
              <w:szCs w:val="18"/>
              <w:rPrChange w:id="5796" w:author="jie sun" w:date="2018-04-10T21:45:00Z">
                <w:rPr/>
              </w:rPrChange>
            </w:rPr>
            <w:fldChar w:fldCharType="begin"/>
          </w:r>
          <w:r w:rsidRPr="00454521" w:rsidDel="00454521">
            <w:rPr>
              <w:iCs/>
              <w:color w:val="44546A" w:themeColor="text2"/>
              <w:sz w:val="21"/>
              <w:szCs w:val="18"/>
              <w:rPrChange w:id="5797" w:author="jie sun" w:date="2018-04-10T21:45:00Z">
                <w:rPr/>
              </w:rPrChange>
            </w:rPr>
            <w:delInstrText xml:space="preserve"> STYLEREF 1 \s </w:delInstrText>
          </w:r>
          <w:r w:rsidRPr="00454521" w:rsidDel="00454521">
            <w:rPr>
              <w:iCs/>
              <w:color w:val="44546A" w:themeColor="text2"/>
              <w:sz w:val="21"/>
              <w:szCs w:val="18"/>
              <w:rPrChange w:id="5798" w:author="jie sun" w:date="2018-04-10T21:45:00Z">
                <w:rPr/>
              </w:rPrChange>
            </w:rPr>
            <w:fldChar w:fldCharType="separate"/>
          </w:r>
          <w:r w:rsidRPr="00454521" w:rsidDel="00454521">
            <w:rPr>
              <w:iCs/>
              <w:color w:val="44546A" w:themeColor="text2"/>
              <w:sz w:val="21"/>
              <w:szCs w:val="18"/>
              <w:rPrChange w:id="5799" w:author="jie sun" w:date="2018-04-10T21:45:00Z">
                <w:rPr/>
              </w:rPrChange>
            </w:rPr>
            <w:delText>4</w:delText>
          </w:r>
          <w:r w:rsidRPr="00454521" w:rsidDel="00454521">
            <w:rPr>
              <w:iCs/>
              <w:color w:val="44546A" w:themeColor="text2"/>
              <w:sz w:val="21"/>
              <w:szCs w:val="18"/>
              <w:rPrChange w:id="5800" w:author="jie sun" w:date="2018-04-10T21:45:00Z">
                <w:rPr/>
              </w:rPrChange>
            </w:rPr>
            <w:fldChar w:fldCharType="end"/>
          </w:r>
          <w:r w:rsidRPr="00454521" w:rsidDel="00454521">
            <w:rPr>
              <w:iCs/>
              <w:color w:val="44546A" w:themeColor="text2"/>
              <w:sz w:val="21"/>
              <w:szCs w:val="18"/>
              <w:rPrChange w:id="5801" w:author="jie sun" w:date="2018-04-10T21:45:00Z">
                <w:rPr/>
              </w:rPrChange>
            </w:rPr>
            <w:delText>.</w:delText>
          </w:r>
          <w:r w:rsidRPr="00454521" w:rsidDel="00454521">
            <w:rPr>
              <w:iCs/>
              <w:color w:val="44546A" w:themeColor="text2"/>
              <w:sz w:val="21"/>
              <w:szCs w:val="18"/>
              <w:rPrChange w:id="5802" w:author="jie sun" w:date="2018-04-10T21:45:00Z">
                <w:rPr/>
              </w:rPrChange>
            </w:rPr>
            <w:fldChar w:fldCharType="begin"/>
          </w:r>
          <w:r w:rsidRPr="00454521" w:rsidDel="00454521">
            <w:rPr>
              <w:iCs/>
              <w:color w:val="44546A" w:themeColor="text2"/>
              <w:sz w:val="21"/>
              <w:szCs w:val="18"/>
              <w:rPrChange w:id="5803" w:author="jie sun" w:date="2018-04-10T21:45:00Z">
                <w:rPr/>
              </w:rPrChange>
            </w:rPr>
            <w:delInstrText xml:space="preserve"> SEQ Figure \* ARABIC \s 1 </w:delInstrText>
          </w:r>
          <w:r w:rsidRPr="00454521" w:rsidDel="00454521">
            <w:rPr>
              <w:iCs/>
              <w:color w:val="44546A" w:themeColor="text2"/>
              <w:sz w:val="21"/>
              <w:szCs w:val="18"/>
              <w:rPrChange w:id="5804" w:author="jie sun" w:date="2018-04-10T21:45:00Z">
                <w:rPr/>
              </w:rPrChange>
            </w:rPr>
            <w:fldChar w:fldCharType="separate"/>
          </w:r>
        </w:del>
      </w:ins>
      <w:ins w:id="5805" w:author="像个男人一样" w:date="2018-03-22T11:51:00Z">
        <w:del w:id="5806" w:author="jie sun" w:date="2018-04-10T21:45:00Z">
          <w:r w:rsidRPr="00454521" w:rsidDel="00454521">
            <w:rPr>
              <w:iCs/>
              <w:color w:val="44546A" w:themeColor="text2"/>
              <w:sz w:val="21"/>
              <w:szCs w:val="18"/>
              <w:rPrChange w:id="5807" w:author="jie sun" w:date="2018-04-10T21:45:00Z">
                <w:rPr/>
              </w:rPrChange>
            </w:rPr>
            <w:delText>5</w:delText>
          </w:r>
        </w:del>
      </w:ins>
      <w:ins w:id="5808" w:author="像个男人一样" w:date="2018-03-21T23:10:00Z">
        <w:del w:id="5809" w:author="jie sun" w:date="2018-04-10T21:45:00Z">
          <w:r w:rsidRPr="00454521" w:rsidDel="00454521">
            <w:rPr>
              <w:iCs/>
              <w:color w:val="44546A" w:themeColor="text2"/>
              <w:sz w:val="21"/>
              <w:szCs w:val="18"/>
              <w:rPrChange w:id="5810" w:author="jie sun" w:date="2018-04-10T21:45:00Z">
                <w:rPr/>
              </w:rPrChange>
            </w:rPr>
            <w:fldChar w:fldCharType="end"/>
          </w:r>
        </w:del>
        <w:bookmarkStart w:id="5811" w:name="_Toc26719"/>
        <w:bookmarkStart w:id="5812" w:name="_Toc10515"/>
        <w:bookmarkStart w:id="5813" w:name="_Toc32037"/>
        <w:bookmarkStart w:id="5814" w:name="_Toc32748"/>
        <w:bookmarkStart w:id="5815" w:name="_Toc32491"/>
        <w:bookmarkStart w:id="5816" w:name="_Toc8124"/>
        <w:bookmarkStart w:id="5817" w:name="_Toc2282"/>
        <w:bookmarkStart w:id="5818" w:name="_Toc31925"/>
        <w:bookmarkStart w:id="5819" w:name="_Toc21773"/>
        <w:bookmarkStart w:id="5820" w:name="_Toc15520"/>
        <w:bookmarkStart w:id="5821" w:name="_Toc31887"/>
        <w:bookmarkStart w:id="5822" w:name="_Toc21276"/>
        <w:bookmarkStart w:id="5823" w:name="_Toc18432"/>
        <w:bookmarkStart w:id="5824" w:name="_Toc25943"/>
        <w:bookmarkStart w:id="5825" w:name="_Toc9487"/>
        <w:bookmarkStart w:id="5826" w:name="_Toc16401"/>
        <w:r w:rsidRPr="00454521">
          <w:rPr>
            <w:iCs/>
            <w:color w:val="44546A" w:themeColor="text2"/>
            <w:sz w:val="21"/>
            <w:szCs w:val="18"/>
            <w:rPrChange w:id="5827" w:author="jie sun" w:date="2018-04-10T21:45:00Z">
              <w:rPr/>
            </w:rPrChange>
          </w:rPr>
          <w:t>:</w:t>
        </w:r>
        <w:del w:id="5828" w:author="JIE  SUN" w:date="2018-06-21T13:29:00Z">
          <w:r w:rsidRPr="00454521" w:rsidDel="008512DD">
            <w:rPr>
              <w:iCs/>
              <w:color w:val="44546A" w:themeColor="text2"/>
              <w:sz w:val="21"/>
              <w:szCs w:val="18"/>
              <w:rPrChange w:id="5829" w:author="jie sun" w:date="2018-04-10T21:45:00Z">
                <w:rPr/>
              </w:rPrChange>
            </w:rPr>
            <w:delText xml:space="preserve">Spinning Angle </w:delText>
          </w:r>
        </w:del>
      </w:ins>
      <w:ins w:id="5830" w:author="jie sun" w:date="2018-04-16T22:31:00Z">
        <w:del w:id="5831" w:author="JIE  SUN" w:date="2018-06-21T13:29:00Z">
          <w:r w:rsidR="00365076" w:rsidDel="008512DD">
            <w:delText>A</w:delText>
          </w:r>
        </w:del>
      </w:ins>
      <w:ins w:id="5832" w:author="像个男人一样" w:date="2018-03-21T23:10:00Z">
        <w:del w:id="5833" w:author="JIE  SUN" w:date="2018-06-21T13:29:00Z">
          <w:r w:rsidRPr="00454521" w:rsidDel="008512DD">
            <w:rPr>
              <w:iCs/>
              <w:color w:val="44546A" w:themeColor="text2"/>
              <w:sz w:val="21"/>
              <w:szCs w:val="18"/>
              <w:rPrChange w:id="5834" w:author="jie sun" w:date="2018-04-10T21:45:00Z">
                <w:rPr/>
              </w:rPrChange>
            </w:rPr>
            <w:delText xml:space="preserve">after High-pass </w:delText>
          </w:r>
        </w:del>
      </w:ins>
      <w:ins w:id="5835" w:author="jie sun" w:date="2018-04-16T22:31:00Z">
        <w:del w:id="5836" w:author="JIE  SUN" w:date="2018-06-21T13:29:00Z">
          <w:r w:rsidR="00365076" w:rsidDel="008512DD">
            <w:delText>A</w:delText>
          </w:r>
        </w:del>
      </w:ins>
      <w:ins w:id="5837" w:author="像个男人一样" w:date="2018-03-21T23:10:00Z">
        <w:del w:id="5838" w:author="JIE  SUN" w:date="2018-06-21T13:29:00Z">
          <w:r w:rsidRPr="00454521" w:rsidDel="008512DD">
            <w:rPr>
              <w:iCs/>
              <w:color w:val="44546A" w:themeColor="text2"/>
              <w:sz w:val="21"/>
              <w:szCs w:val="18"/>
              <w:rPrChange w:id="5839" w:author="jie sun" w:date="2018-04-10T21:45:00Z">
                <w:rPr/>
              </w:rPrChange>
            </w:rPr>
            <w:delText>algorithm</w:delText>
          </w:r>
        </w:del>
      </w:ins>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ins w:id="5840" w:author="JIE  SUN" w:date="2018-06-21T13:29:00Z">
        <w:r w:rsidR="008512DD">
          <w:t>The angle change putting the phone on the flat table</w:t>
        </w:r>
      </w:ins>
      <w:bookmarkEnd w:id="5780"/>
      <w:ins w:id="5841" w:author="JIE  SUN" w:date="2018-06-21T13:30:00Z">
        <w:r w:rsidR="008512DD">
          <w:t xml:space="preserve"> </w:t>
        </w:r>
      </w:ins>
    </w:p>
    <w:p w:rsidR="00C0161E" w:rsidRPr="00454521" w:rsidRDefault="00C0161E">
      <w:pPr>
        <w:pStyle w:val="Caption"/>
        <w:jc w:val="center"/>
        <w:rPr>
          <w:ins w:id="5842" w:author="jie sun" w:date="2018-04-10T21:53:00Z"/>
          <w:rPrChange w:id="5843" w:author="jie sun" w:date="2018-04-10T21:45:00Z">
            <w:rPr>
              <w:ins w:id="5844" w:author="jie sun" w:date="2018-04-10T21:53:00Z"/>
              <w:lang w:val="en-US"/>
            </w:rPr>
          </w:rPrChange>
        </w:rPr>
        <w:pPrChange w:id="5845" w:author="jie sun" w:date="2018-04-16T21:41:00Z">
          <w:pPr/>
        </w:pPrChange>
      </w:pPr>
    </w:p>
    <w:p w:rsidR="0087014B" w:rsidRDefault="008512DD">
      <w:pPr>
        <w:jc w:val="center"/>
        <w:rPr>
          <w:ins w:id="5846" w:author="JIE  SUN" w:date="2018-06-21T13:31:00Z"/>
          <w:lang w:val="en-US"/>
        </w:rPr>
        <w:pPrChange w:id="5847" w:author="JIE  SUN" w:date="2018-06-21T13:31:00Z">
          <w:pPr/>
        </w:pPrChange>
      </w:pPr>
      <w:ins w:id="5848" w:author="JIE  SUN" w:date="2018-06-21T13:31:00Z">
        <w:r>
          <w:rPr>
            <w:noProof/>
          </w:rPr>
          <w:drawing>
            <wp:inline distT="0" distB="0" distL="0" distR="0" wp14:anchorId="1B869FB5" wp14:editId="05E6453A">
              <wp:extent cx="4572000" cy="27432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ins>
    </w:p>
    <w:p w:rsidR="008512DD" w:rsidRDefault="00A64E7B">
      <w:pPr>
        <w:pStyle w:val="Caption"/>
        <w:jc w:val="center"/>
        <w:rPr>
          <w:ins w:id="5849" w:author="JIE  SUN" w:date="2018-06-21T13:31:00Z"/>
          <w:lang w:val="en-US"/>
        </w:rPr>
        <w:pPrChange w:id="5850" w:author="JIE  SUN" w:date="2018-06-21T13:36:00Z">
          <w:pPr/>
        </w:pPrChange>
      </w:pPr>
      <w:bookmarkStart w:id="5851" w:name="_Toc517801898"/>
      <w:ins w:id="5852" w:author="JIE  SUN" w:date="2018-06-21T13:36:00Z">
        <w:r>
          <w:t xml:space="preserve">Figure </w:t>
        </w:r>
        <w:r>
          <w:fldChar w:fldCharType="begin"/>
        </w:r>
        <w:r>
          <w:instrText xml:space="preserve"> STYLEREF 1 \s </w:instrText>
        </w:r>
      </w:ins>
      <w:r>
        <w:fldChar w:fldCharType="separate"/>
      </w:r>
      <w:r>
        <w:rPr>
          <w:noProof/>
        </w:rPr>
        <w:t>4</w:t>
      </w:r>
      <w:ins w:id="5853" w:author="JIE  SUN" w:date="2018-06-21T13:36:00Z">
        <w:r>
          <w:fldChar w:fldCharType="end"/>
        </w:r>
        <w:r>
          <w:noBreakHyphen/>
        </w:r>
        <w:r>
          <w:fldChar w:fldCharType="begin"/>
        </w:r>
        <w:r>
          <w:instrText xml:space="preserve"> SEQ Figure \* ARABIC \s 1 </w:instrText>
        </w:r>
      </w:ins>
      <w:r>
        <w:fldChar w:fldCharType="separate"/>
      </w:r>
      <w:ins w:id="5854" w:author="JIE  SUN" w:date="2018-06-21T13:36:00Z">
        <w:r>
          <w:rPr>
            <w:noProof/>
          </w:rPr>
          <w:t>6</w:t>
        </w:r>
        <w:r>
          <w:fldChar w:fldCharType="end"/>
        </w:r>
        <w:r>
          <w:t>: Removing drift after Complementary Filter</w:t>
        </w:r>
      </w:ins>
      <w:bookmarkEnd w:id="5851"/>
    </w:p>
    <w:p w:rsidR="008512DD" w:rsidRDefault="008512DD">
      <w:pPr>
        <w:rPr>
          <w:lang w:val="en-US"/>
        </w:rPr>
      </w:pPr>
    </w:p>
    <w:p w:rsidR="0087014B" w:rsidRDefault="00D5184D">
      <w:pPr>
        <w:pStyle w:val="Heading4"/>
        <w:rPr>
          <w:lang w:val="en-GB"/>
        </w:rPr>
      </w:pPr>
      <w:bookmarkStart w:id="5855" w:name="OLE_LINK17"/>
      <w:r>
        <w:rPr>
          <w:lang w:val="en-GB"/>
        </w:rPr>
        <w:t xml:space="preserve">Calculating </w:t>
      </w:r>
      <w:del w:id="5856" w:author="jie sun" w:date="2018-04-16T21:24:00Z">
        <w:r w:rsidDel="007870B0">
          <w:rPr>
            <w:rFonts w:hint="eastAsia"/>
            <w:lang w:val="en-US"/>
          </w:rPr>
          <w:delText xml:space="preserve">a </w:delText>
        </w:r>
      </w:del>
      <w:ins w:id="5857" w:author="jie sun" w:date="2018-04-16T21:24:00Z">
        <w:r w:rsidR="007870B0">
          <w:rPr>
            <w:lang w:val="en-US"/>
          </w:rPr>
          <w:t>A</w:t>
        </w:r>
        <w:r w:rsidR="007870B0">
          <w:rPr>
            <w:rFonts w:hint="eastAsia"/>
            <w:lang w:val="en-US"/>
          </w:rPr>
          <w:t xml:space="preserve"> </w:t>
        </w:r>
        <w:r w:rsidR="007870B0">
          <w:rPr>
            <w:lang w:val="en-US"/>
          </w:rPr>
          <w:t>S</w:t>
        </w:r>
      </w:ins>
      <w:del w:id="5858" w:author="jie sun" w:date="2018-04-16T21:24:00Z">
        <w:r w:rsidDel="007870B0">
          <w:rPr>
            <w:rFonts w:hint="eastAsia"/>
            <w:lang w:val="en-US"/>
          </w:rPr>
          <w:delText>s</w:delText>
        </w:r>
      </w:del>
      <w:r>
        <w:rPr>
          <w:rFonts w:hint="eastAsia"/>
          <w:lang w:val="en-US"/>
        </w:rPr>
        <w:t xml:space="preserve">lant </w:t>
      </w:r>
      <w:ins w:id="5859" w:author="jie sun" w:date="2018-04-16T21:24:00Z">
        <w:r w:rsidR="007870B0">
          <w:rPr>
            <w:lang w:val="en-US"/>
          </w:rPr>
          <w:t>A</w:t>
        </w:r>
      </w:ins>
      <w:del w:id="5860" w:author="jie sun" w:date="2018-04-16T21:24:00Z">
        <w:r w:rsidDel="007870B0">
          <w:rPr>
            <w:rFonts w:hint="eastAsia"/>
            <w:lang w:val="en-US"/>
          </w:rPr>
          <w:delText>a</w:delText>
        </w:r>
      </w:del>
      <w:r>
        <w:rPr>
          <w:rFonts w:hint="eastAsia"/>
          <w:lang w:val="en-US"/>
        </w:rPr>
        <w:t xml:space="preserve">ngle </w:t>
      </w:r>
      <w:ins w:id="5861" w:author="jie sun" w:date="2018-04-16T21:24:00Z">
        <w:r w:rsidR="007870B0">
          <w:rPr>
            <w:lang w:val="en-GB"/>
          </w:rPr>
          <w:t>T</w:t>
        </w:r>
      </w:ins>
      <w:del w:id="5862" w:author="jie sun" w:date="2018-04-16T21:24:00Z">
        <w:r w:rsidDel="007870B0">
          <w:rPr>
            <w:lang w:val="en-GB"/>
          </w:rPr>
          <w:delText>t</w:delText>
        </w:r>
      </w:del>
      <w:r>
        <w:rPr>
          <w:lang w:val="en-GB"/>
        </w:rPr>
        <w:t xml:space="preserve">he </w:t>
      </w:r>
      <w:ins w:id="5863" w:author="jie sun" w:date="2018-04-16T21:24:00Z">
        <w:r w:rsidR="007870B0">
          <w:rPr>
            <w:lang w:val="en-GB"/>
          </w:rPr>
          <w:t>B</w:t>
        </w:r>
      </w:ins>
      <w:del w:id="5864" w:author="jie sun" w:date="2018-04-16T21:24:00Z">
        <w:r w:rsidDel="007870B0">
          <w:rPr>
            <w:lang w:val="en-GB"/>
          </w:rPr>
          <w:delText>b</w:delText>
        </w:r>
      </w:del>
      <w:r>
        <w:rPr>
          <w:lang w:val="en-GB"/>
        </w:rPr>
        <w:t xml:space="preserve">y </w:t>
      </w:r>
      <w:r>
        <w:rPr>
          <w:rFonts w:hint="eastAsia"/>
          <w:lang w:val="en-US"/>
        </w:rPr>
        <w:t xml:space="preserve">Accelerometer </w:t>
      </w:r>
    </w:p>
    <w:bookmarkEnd w:id="5855"/>
    <w:p w:rsidR="0087014B" w:rsidRDefault="00D5184D">
      <w:pPr>
        <w:rPr>
          <w:del w:id="5865" w:author="像个男人一样" w:date="2018-03-21T02:03:00Z"/>
          <w:lang w:val="en-GB"/>
        </w:rPr>
      </w:pPr>
      <w:r>
        <w:rPr>
          <w:lang w:val="en-GB"/>
        </w:rPr>
        <w:t>At first,</w:t>
      </w:r>
      <w:r>
        <w:rPr>
          <w:rFonts w:hint="eastAsia"/>
          <w:lang w:val="en-US"/>
        </w:rPr>
        <w:t xml:space="preserve"> </w:t>
      </w:r>
      <w:del w:id="5866" w:author="JIE  SUN" w:date="2018-06-21T13:37:00Z">
        <w:r w:rsidDel="001540FD">
          <w:rPr>
            <w:rFonts w:hint="eastAsia"/>
            <w:lang w:val="en-US"/>
          </w:rPr>
          <w:delText xml:space="preserve">let us </w:delText>
        </w:r>
        <w:r w:rsidDel="001540FD">
          <w:rPr>
            <w:lang w:val="en-GB"/>
          </w:rPr>
          <w:delText xml:space="preserve">try to </w:delText>
        </w:r>
      </w:del>
      <w:ins w:id="5867" w:author="JIE  SUN" w:date="2018-06-21T13:37:00Z">
        <w:r w:rsidR="003566E5">
          <w:rPr>
            <w:lang w:val="en-GB"/>
          </w:rPr>
          <w:t xml:space="preserve">it </w:t>
        </w:r>
      </w:ins>
      <w:del w:id="5868" w:author="JIE  SUN" w:date="2018-06-21T13:37:00Z">
        <w:r w:rsidDel="001540FD">
          <w:rPr>
            <w:lang w:val="en-GB"/>
          </w:rPr>
          <w:delText xml:space="preserve">only </w:delText>
        </w:r>
      </w:del>
      <w:r>
        <w:rPr>
          <w:lang w:val="en-GB"/>
        </w:rPr>
        <w:t>use</w:t>
      </w:r>
      <w:ins w:id="5869" w:author="JIE  SUN" w:date="2018-06-21T13:37:00Z">
        <w:r w:rsidR="003566E5">
          <w:rPr>
            <w:lang w:val="en-GB"/>
          </w:rPr>
          <w:t>s</w:t>
        </w:r>
      </w:ins>
      <w:r>
        <w:rPr>
          <w:lang w:val="en-GB"/>
        </w:rPr>
        <w:t xml:space="preserv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w:t>
      </w:r>
      <w:del w:id="5870" w:author="jie sun" w:date="2018-04-08T18:29:00Z">
        <w:r w:rsidDel="00AA37F6">
          <w:rPr>
            <w:rFonts w:hint="eastAsia"/>
            <w:lang w:val="en-US"/>
          </w:rPr>
          <w:delText xml:space="preserve"> </w:delText>
        </w:r>
      </w:del>
      <w:r>
        <w:rPr>
          <w:rFonts w:hint="eastAsia"/>
          <w:lang w:val="en-US"/>
        </w:rPr>
        <w:t>Z axis acceleration will change during the shaking period.</w:t>
      </w:r>
    </w:p>
    <w:p w:rsidR="0087014B" w:rsidRDefault="0087014B">
      <w:pPr>
        <w:rPr>
          <w:lang w:val="en-GB"/>
        </w:rPr>
      </w:pPr>
    </w:p>
    <w:p w:rsidR="0087014B" w:rsidRDefault="00D5184D">
      <w:pPr>
        <w:rPr>
          <w:lang w:val="en-US"/>
        </w:rPr>
      </w:pPr>
      <w:r>
        <w:rPr>
          <w:rFonts w:hint="eastAsia"/>
          <w:lang w:val="en-US"/>
        </w:rPr>
        <w:t>How can we calculate the angle value by only accelerometer?</w:t>
      </w:r>
    </w:p>
    <w:p w:rsidR="0087014B" w:rsidRDefault="00D5184D">
      <w:pPr>
        <w:rPr>
          <w:lang w:val="en-US"/>
        </w:rPr>
      </w:pPr>
      <w:r>
        <w:rPr>
          <w:lang w:val="en-US"/>
        </w:rPr>
        <w:lastRenderedPageBreak/>
        <w:t xml:space="preserve">We should use the gravity during this process. </w:t>
      </w:r>
      <w:del w:id="5871" w:author="jie sun" w:date="2018-04-08T18:30:00Z">
        <w:r w:rsidDel="001E419C">
          <w:rPr>
            <w:lang w:val="en-US"/>
          </w:rPr>
          <w:delText>First of all</w:delText>
        </w:r>
      </w:del>
      <w:ins w:id="5872" w:author="jie sun" w:date="2018-04-08T18:30:00Z">
        <w:r w:rsidR="001E419C">
          <w:rPr>
            <w:lang w:val="en-US"/>
          </w:rPr>
          <w:t xml:space="preserve">Firstly </w:t>
        </w:r>
      </w:ins>
      <w:del w:id="5873" w:author="jie sun" w:date="2018-04-08T18:30:00Z">
        <w:r w:rsidDel="001E419C">
          <w:rPr>
            <w:lang w:val="en-US"/>
          </w:rPr>
          <w:delText xml:space="preserve">, </w:delText>
        </w:r>
      </w:del>
      <w:r>
        <w:rPr>
          <w:lang w:val="en-US"/>
        </w:rPr>
        <w:t xml:space="preserve">let us see a </w:t>
      </w:r>
      <w:del w:id="5874" w:author="jie sun" w:date="2018-04-10T21:36:00Z">
        <w:r w:rsidDel="009564EA">
          <w:rPr>
            <w:rFonts w:hint="eastAsia"/>
            <w:lang w:val="en-US"/>
          </w:rPr>
          <w:delText xml:space="preserve">picture </w:delText>
        </w:r>
      </w:del>
      <w:ins w:id="5875" w:author="jie sun" w:date="2018-04-10T21:36:00Z">
        <w:r w:rsidR="009564EA">
          <w:rPr>
            <w:rFonts w:hint="eastAsia"/>
            <w:lang w:val="en-US"/>
          </w:rPr>
          <w:t>f</w:t>
        </w:r>
        <w:r w:rsidR="009564EA">
          <w:rPr>
            <w:lang w:val="en-US"/>
          </w:rPr>
          <w:t xml:space="preserve">igure </w:t>
        </w:r>
      </w:ins>
      <w:r>
        <w:rPr>
          <w:lang w:val="en-US"/>
        </w:rPr>
        <w:t xml:space="preserve">below, imagine that is a phone put on the </w:t>
      </w:r>
      <w:del w:id="5876" w:author="jie sun" w:date="2018-04-08T18:29:00Z">
        <w:r w:rsidDel="00AA37F6">
          <w:rPr>
            <w:lang w:val="en-US"/>
          </w:rPr>
          <w:delText xml:space="preserve"> </w:delText>
        </w:r>
      </w:del>
      <w:r>
        <w:rPr>
          <w:lang w:val="en-US"/>
        </w:rPr>
        <w:t>horizontal desk and the g means gravitational acceleration which is g=9.80665 m/s^2</w:t>
      </w:r>
      <w:del w:id="5877" w:author="jie sun" w:date="2018-04-10T20:55:00Z">
        <w:r w:rsidDel="004E123B">
          <w:rPr>
            <w:lang w:val="en-US"/>
          </w:rPr>
          <w:delText>, which should not be taken much time to explain more</w:delText>
        </w:r>
      </w:del>
      <w:r>
        <w:rPr>
          <w:lang w:val="en-US"/>
        </w:rPr>
        <w:t>.</w:t>
      </w:r>
      <w:del w:id="5878" w:author="像个男人一样" w:date="2018-03-21T21:24:00Z">
        <w:r>
          <w:rPr>
            <w:rFonts w:hint="eastAsia"/>
            <w:lang w:val="en-US"/>
          </w:rPr>
          <w:delText xml:space="preserve"> </w:delText>
        </w:r>
      </w:del>
    </w:p>
    <w:p w:rsidR="0087014B" w:rsidRDefault="00D5184D">
      <w:pPr>
        <w:rPr>
          <w:del w:id="5879" w:author="像个男人一样" w:date="2018-03-21T02:09:00Z"/>
          <w:lang w:val="en-US"/>
        </w:rPr>
      </w:pPr>
      <w:del w:id="5880" w:author="像个男人一样" w:date="2018-03-21T02:09:00Z">
        <w:r>
          <w:rPr>
            <w:rFonts w:hint="eastAsia"/>
            <w:lang w:val="en-US"/>
          </w:rPr>
          <w:delText>(</w:delText>
        </w:r>
        <w:bookmarkStart w:id="5881" w:name="OLE_LINK22"/>
        <w:r>
          <w:rPr>
            <w:rFonts w:hint="eastAsia"/>
            <w:lang w:val="en-US"/>
          </w:rPr>
          <w:delText>http://blog.csdn.net/u010389437/article/details/38541561</w:delText>
        </w:r>
        <w:bookmarkEnd w:id="5881"/>
        <w:r>
          <w:rPr>
            <w:rFonts w:hint="eastAsia"/>
            <w:lang w:val="en-US"/>
          </w:rPr>
          <w:delText>)</w:delText>
        </w:r>
      </w:del>
    </w:p>
    <w:p w:rsidR="0087014B" w:rsidRDefault="00D5184D">
      <w:pPr>
        <w:pStyle w:val="Caption"/>
        <w:jc w:val="center"/>
        <w:rPr>
          <w:ins w:id="5882" w:author="像个男人一样" w:date="2018-03-22T11:50:00Z"/>
        </w:rPr>
        <w:pPrChange w:id="5883" w:author="jie sun" w:date="2018-04-16T21:41:00Z">
          <w:pPr/>
        </w:pPrChange>
      </w:pPr>
      <w:r>
        <w:rPr>
          <w:rFonts w:ascii="SimSun" w:eastAsia="SimSun" w:hAnsi="SimSun" w:cs="SimSun"/>
          <w:noProof/>
          <w:szCs w:val="24"/>
        </w:rPr>
        <w:drawing>
          <wp:inline distT="0" distB="0" distL="114300" distR="114300">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50"/>
                    <a:stretch>
                      <a:fillRect/>
                    </a:stretch>
                  </pic:blipFill>
                  <pic:spPr>
                    <a:xfrm>
                      <a:off x="0" y="0"/>
                      <a:ext cx="2857500" cy="1714500"/>
                    </a:xfrm>
                    <a:prstGeom prst="rect">
                      <a:avLst/>
                    </a:prstGeom>
                    <a:noFill/>
                    <a:ln w="9525">
                      <a:noFill/>
                    </a:ln>
                  </pic:spPr>
                </pic:pic>
              </a:graphicData>
            </a:graphic>
          </wp:inline>
        </w:drawing>
      </w:r>
    </w:p>
    <w:p w:rsidR="0087014B" w:rsidRDefault="00D5184D">
      <w:pPr>
        <w:pStyle w:val="Caption"/>
        <w:jc w:val="center"/>
        <w:pPrChange w:id="5884" w:author="jie sun" w:date="2018-04-16T21:41:00Z">
          <w:pPr/>
        </w:pPrChange>
      </w:pPr>
      <w:bookmarkStart w:id="5885" w:name="_Toc517801899"/>
      <w:ins w:id="5886" w:author="像个男人一样" w:date="2018-03-22T11:51:00Z">
        <w:r>
          <w:t xml:space="preserve">Figure </w:t>
        </w:r>
      </w:ins>
      <w:ins w:id="5887" w:author="JIE  SUN" w:date="2018-06-21T13:36:00Z">
        <w:r w:rsidR="00A64E7B">
          <w:fldChar w:fldCharType="begin"/>
        </w:r>
        <w:r w:rsidR="00A64E7B">
          <w:instrText xml:space="preserve"> STYLEREF 1 \s </w:instrText>
        </w:r>
      </w:ins>
      <w:r w:rsidR="00A64E7B">
        <w:fldChar w:fldCharType="separate"/>
      </w:r>
      <w:r w:rsidR="00A64E7B">
        <w:rPr>
          <w:noProof/>
        </w:rPr>
        <w:t>4</w:t>
      </w:r>
      <w:ins w:id="588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889" w:author="JIE  SUN" w:date="2018-06-21T13:36:00Z">
        <w:r w:rsidR="00A64E7B">
          <w:rPr>
            <w:noProof/>
          </w:rPr>
          <w:t>7</w:t>
        </w:r>
        <w:r w:rsidR="00A64E7B">
          <w:fldChar w:fldCharType="end"/>
        </w:r>
      </w:ins>
      <w:ins w:id="5890" w:author="jie sun" w:date="2018-04-19T13:00:00Z">
        <w:del w:id="5891" w:author="JIE  SUN" w:date="2018-06-21T13:34:00Z">
          <w:r w:rsidR="00083FE7" w:rsidDel="00A64E7B">
            <w:fldChar w:fldCharType="begin"/>
          </w:r>
          <w:r w:rsidR="00083FE7" w:rsidDel="00A64E7B">
            <w:delInstrText xml:space="preserve"> STYLEREF 1 \s </w:delInstrText>
          </w:r>
        </w:del>
      </w:ins>
      <w:del w:id="5892" w:author="JIE  SUN" w:date="2018-06-21T13:34:00Z">
        <w:r w:rsidR="00083FE7" w:rsidDel="00A64E7B">
          <w:fldChar w:fldCharType="separate"/>
        </w:r>
        <w:r w:rsidR="00083FE7" w:rsidDel="00A64E7B">
          <w:rPr>
            <w:noProof/>
          </w:rPr>
          <w:delText>4</w:delText>
        </w:r>
      </w:del>
      <w:ins w:id="5893" w:author="jie sun" w:date="2018-04-19T13:00:00Z">
        <w:del w:id="589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895" w:author="JIE  SUN" w:date="2018-06-21T13:34:00Z">
        <w:r w:rsidR="00083FE7" w:rsidDel="00A64E7B">
          <w:fldChar w:fldCharType="separate"/>
        </w:r>
      </w:del>
      <w:ins w:id="5896" w:author="jie sun" w:date="2018-04-19T13:00:00Z">
        <w:del w:id="5897" w:author="JIE  SUN" w:date="2018-06-21T13:34:00Z">
          <w:r w:rsidR="00083FE7" w:rsidDel="00A64E7B">
            <w:rPr>
              <w:noProof/>
            </w:rPr>
            <w:delText>6</w:delText>
          </w:r>
          <w:r w:rsidR="00083FE7" w:rsidDel="00A64E7B">
            <w:fldChar w:fldCharType="end"/>
          </w:r>
        </w:del>
      </w:ins>
      <w:ins w:id="5898" w:author="像个男人一样" w:date="2018-03-22T11:51:00Z">
        <w:del w:id="589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r w:rsidDel="00454521">
            <w:delText>6</w:delText>
          </w:r>
          <w:r w:rsidDel="00454521">
            <w:fldChar w:fldCharType="end"/>
          </w:r>
        </w:del>
        <w:bookmarkStart w:id="5900" w:name="_Toc8037"/>
        <w:bookmarkStart w:id="5901" w:name="_Toc12839"/>
        <w:bookmarkStart w:id="5902" w:name="_Toc19197"/>
        <w:bookmarkStart w:id="5903" w:name="_Toc2749"/>
        <w:bookmarkStart w:id="5904" w:name="_Toc19543"/>
        <w:bookmarkStart w:id="5905" w:name="_Toc24611"/>
        <w:r>
          <w:rPr>
            <w:rFonts w:hint="eastAsia"/>
          </w:rPr>
          <w:t xml:space="preserve">: The </w:t>
        </w:r>
      </w:ins>
      <w:ins w:id="5906" w:author="jie sun" w:date="2018-04-16T22:31:00Z">
        <w:r w:rsidR="00BE610E">
          <w:t>D</w:t>
        </w:r>
      </w:ins>
      <w:ins w:id="5907" w:author="像个男人一样" w:date="2018-03-22T11:51:00Z">
        <w:del w:id="5908" w:author="jie sun" w:date="2018-04-16T22:31:00Z">
          <w:r w:rsidDel="00BE610E">
            <w:rPr>
              <w:rFonts w:hint="eastAsia"/>
            </w:rPr>
            <w:delText>d</w:delText>
          </w:r>
        </w:del>
        <w:r>
          <w:rPr>
            <w:rFonts w:hint="eastAsia"/>
          </w:rPr>
          <w:t xml:space="preserve">irection </w:t>
        </w:r>
      </w:ins>
      <w:ins w:id="5909" w:author="jie sun" w:date="2018-04-16T22:31:00Z">
        <w:r w:rsidR="00BE610E">
          <w:t>O</w:t>
        </w:r>
      </w:ins>
      <w:ins w:id="5910" w:author="像个男人一样" w:date="2018-03-22T11:51:00Z">
        <w:del w:id="5911" w:author="jie sun" w:date="2018-04-16T22:31:00Z">
          <w:r w:rsidDel="00BE610E">
            <w:rPr>
              <w:rFonts w:hint="eastAsia"/>
            </w:rPr>
            <w:delText>o</w:delText>
          </w:r>
        </w:del>
        <w:r>
          <w:rPr>
            <w:rFonts w:hint="eastAsia"/>
          </w:rPr>
          <w:t xml:space="preserve">f </w:t>
        </w:r>
      </w:ins>
      <w:ins w:id="5912" w:author="jie sun" w:date="2018-04-16T22:32:00Z">
        <w:r w:rsidR="00BE610E">
          <w:t>T</w:t>
        </w:r>
      </w:ins>
      <w:ins w:id="5913" w:author="像个男人一样" w:date="2018-03-22T11:51:00Z">
        <w:del w:id="5914" w:author="jie sun" w:date="2018-04-16T22:32:00Z">
          <w:r w:rsidDel="00BE610E">
            <w:rPr>
              <w:rFonts w:hint="eastAsia"/>
            </w:rPr>
            <w:delText>t</w:delText>
          </w:r>
        </w:del>
        <w:r>
          <w:rPr>
            <w:rFonts w:hint="eastAsia"/>
          </w:rPr>
          <w:t xml:space="preserve">he </w:t>
        </w:r>
      </w:ins>
      <w:ins w:id="5915" w:author="jie sun" w:date="2018-04-16T22:32:00Z">
        <w:r w:rsidR="00BE610E">
          <w:t>G</w:t>
        </w:r>
      </w:ins>
      <w:ins w:id="5916" w:author="像个男人一样" w:date="2018-03-22T11:51:00Z">
        <w:del w:id="5917" w:author="jie sun" w:date="2018-04-16T22:32:00Z">
          <w:r w:rsidDel="00BE610E">
            <w:rPr>
              <w:rFonts w:hint="eastAsia"/>
            </w:rPr>
            <w:delText>g</w:delText>
          </w:r>
        </w:del>
        <w:r>
          <w:rPr>
            <w:rFonts w:hint="eastAsia"/>
          </w:rPr>
          <w:t xml:space="preserve">ravitational </w:t>
        </w:r>
      </w:ins>
      <w:ins w:id="5918" w:author="jie sun" w:date="2018-04-16T22:32:00Z">
        <w:r w:rsidR="00BE610E">
          <w:t>A</w:t>
        </w:r>
      </w:ins>
      <w:ins w:id="5919" w:author="像个男人一样" w:date="2018-03-22T11:51:00Z">
        <w:del w:id="5920" w:author="jie sun" w:date="2018-04-16T22:32:00Z">
          <w:r w:rsidDel="00BE610E">
            <w:rPr>
              <w:rFonts w:hint="eastAsia"/>
            </w:rPr>
            <w:delText>a</w:delText>
          </w:r>
        </w:del>
        <w:r>
          <w:rPr>
            <w:rFonts w:hint="eastAsia"/>
          </w:rPr>
          <w:t xml:space="preserve">cceleration </w:t>
        </w:r>
      </w:ins>
      <w:ins w:id="5921" w:author="jie sun" w:date="2018-04-16T22:32:00Z">
        <w:r w:rsidR="00BE610E">
          <w:t>O</w:t>
        </w:r>
      </w:ins>
      <w:ins w:id="5922" w:author="像个男人一样" w:date="2018-03-22T11:51:00Z">
        <w:del w:id="5923" w:author="jie sun" w:date="2018-04-16T22:32:00Z">
          <w:r w:rsidDel="00BE610E">
            <w:rPr>
              <w:rFonts w:hint="eastAsia"/>
            </w:rPr>
            <w:delText>o</w:delText>
          </w:r>
        </w:del>
        <w:r>
          <w:rPr>
            <w:rFonts w:hint="eastAsia"/>
          </w:rPr>
          <w:t xml:space="preserve">f </w:t>
        </w:r>
      </w:ins>
      <w:ins w:id="5924" w:author="jie sun" w:date="2018-04-16T22:32:00Z">
        <w:r w:rsidR="00BE610E">
          <w:t>A</w:t>
        </w:r>
      </w:ins>
      <w:ins w:id="5925" w:author="像个男人一样" w:date="2018-03-22T11:51:00Z">
        <w:del w:id="5926" w:author="jie sun" w:date="2018-04-16T22:32:00Z">
          <w:r w:rsidDel="00BE610E">
            <w:rPr>
              <w:rFonts w:hint="eastAsia"/>
            </w:rPr>
            <w:delText>a</w:delText>
          </w:r>
        </w:del>
        <w:r>
          <w:rPr>
            <w:rFonts w:hint="eastAsia"/>
          </w:rPr>
          <w:t xml:space="preserve">n </w:t>
        </w:r>
      </w:ins>
      <w:ins w:id="5927" w:author="jie sun" w:date="2018-04-16T22:32:00Z">
        <w:r w:rsidR="00BE610E">
          <w:t>O</w:t>
        </w:r>
      </w:ins>
      <w:ins w:id="5928" w:author="像个男人一样" w:date="2018-03-22T11:51:00Z">
        <w:del w:id="5929" w:author="jie sun" w:date="2018-04-16T22:32:00Z">
          <w:r w:rsidDel="00BE610E">
            <w:rPr>
              <w:rFonts w:hint="eastAsia"/>
            </w:rPr>
            <w:delText>o</w:delText>
          </w:r>
        </w:del>
        <w:r>
          <w:rPr>
            <w:rFonts w:hint="eastAsia"/>
          </w:rPr>
          <w:t>bject</w:t>
        </w:r>
      </w:ins>
      <w:bookmarkEnd w:id="5900"/>
      <w:bookmarkEnd w:id="5901"/>
      <w:bookmarkEnd w:id="5902"/>
      <w:bookmarkEnd w:id="5903"/>
      <w:bookmarkEnd w:id="5904"/>
      <w:bookmarkEnd w:id="5905"/>
      <w:customXmlInsRangeStart w:id="5930" w:author="jie sun" w:date="2018-04-10T21:44:00Z"/>
      <w:sdt>
        <w:sdtPr>
          <w:rPr>
            <w:rFonts w:hint="eastAsia"/>
          </w:rPr>
          <w:id w:val="2082944928"/>
          <w:citation/>
        </w:sdtPr>
        <w:sdtContent>
          <w:customXmlInsRangeEnd w:id="5930"/>
          <w:ins w:id="5931" w:author="jie sun" w:date="2018-04-10T21:44:00Z">
            <w:r w:rsidR="00C65215">
              <w:fldChar w:fldCharType="begin"/>
            </w:r>
            <w:r w:rsidR="00C65215">
              <w:instrText xml:space="preserve"> </w:instrText>
            </w:r>
            <w:r w:rsidR="00C65215">
              <w:rPr>
                <w:rFonts w:hint="eastAsia"/>
              </w:rPr>
              <w:instrText>CITATION CSD14 \l 2052</w:instrText>
            </w:r>
            <w:r w:rsidR="00C65215">
              <w:instrText xml:space="preserve"> </w:instrText>
            </w:r>
          </w:ins>
          <w:r w:rsidR="00C65215">
            <w:fldChar w:fldCharType="separate"/>
          </w:r>
          <w:r w:rsidR="006116D1">
            <w:rPr>
              <w:rFonts w:hint="eastAsia"/>
              <w:noProof/>
            </w:rPr>
            <w:t xml:space="preserve"> (CSDN Blogs, 2014)</w:t>
          </w:r>
          <w:ins w:id="5932" w:author="jie sun" w:date="2018-04-10T21:44:00Z">
            <w:r w:rsidR="00C65215">
              <w:fldChar w:fldCharType="end"/>
            </w:r>
          </w:ins>
          <w:customXmlInsRangeStart w:id="5933" w:author="jie sun" w:date="2018-04-10T21:44:00Z"/>
        </w:sdtContent>
      </w:sdt>
      <w:customXmlInsRangeEnd w:id="5933"/>
      <w:bookmarkEnd w:id="5885"/>
    </w:p>
    <w:p w:rsidR="0087014B" w:rsidRDefault="00D5184D">
      <w:pPr>
        <w:rPr>
          <w:lang w:val="en-US"/>
        </w:rPr>
      </w:pPr>
      <w:r>
        <w:rPr>
          <w:rFonts w:hint="eastAsia"/>
          <w:lang w:val="en-US"/>
        </w:rPr>
        <w:t xml:space="preserve">When the position changes like the picture below, and what information we can get is that  the acceleration of X , Y and Z are Ax, Ay and Az respectively, and  the value of radian: </w:t>
      </w:r>
      <w:r>
        <w:rPr>
          <w:rFonts w:hint="eastAsia"/>
          <w:lang w:val="en-US"/>
        </w:rPr>
        <w:t>α</w:t>
      </w:r>
      <w:r>
        <w:rPr>
          <w:rFonts w:hint="eastAsia"/>
          <w:lang w:val="en-US"/>
        </w:rPr>
        <w:t xml:space="preserve">1 </w:t>
      </w:r>
      <w:r>
        <w:rPr>
          <w:rFonts w:hint="eastAsia"/>
          <w:lang w:val="en-US"/>
        </w:rPr>
        <w:t>、β</w:t>
      </w:r>
      <w:r>
        <w:rPr>
          <w:rFonts w:hint="eastAsia"/>
          <w:lang w:val="en-US"/>
        </w:rPr>
        <w:t xml:space="preserve">1 </w:t>
      </w:r>
      <w:r>
        <w:rPr>
          <w:rFonts w:hint="eastAsia"/>
          <w:lang w:val="en-US"/>
        </w:rPr>
        <w:t>、γ</w:t>
      </w:r>
      <w:r>
        <w:rPr>
          <w:rFonts w:hint="eastAsia"/>
          <w:lang w:val="en-US"/>
        </w:rPr>
        <w:t xml:space="preserve">1 are the angles between X, Y and Z with horizontal line  respectively and  absolutely </w:t>
      </w:r>
      <w:r>
        <w:rPr>
          <w:rFonts w:hint="eastAsia"/>
          <w:lang w:val="en-US"/>
        </w:rPr>
        <w:t>α</w:t>
      </w:r>
      <w:r>
        <w:rPr>
          <w:rFonts w:hint="eastAsia"/>
          <w:lang w:val="en-US"/>
        </w:rPr>
        <w:t xml:space="preserve"> </w:t>
      </w:r>
      <w:r>
        <w:rPr>
          <w:rFonts w:hint="eastAsia"/>
          <w:lang w:val="en-US"/>
        </w:rPr>
        <w:t>、β</w:t>
      </w:r>
      <w:r>
        <w:rPr>
          <w:rFonts w:hint="eastAsia"/>
          <w:lang w:val="en-US"/>
        </w:rPr>
        <w:t xml:space="preserve"> </w:t>
      </w:r>
      <w:r>
        <w:rPr>
          <w:rFonts w:hint="eastAsia"/>
          <w:lang w:val="en-US"/>
        </w:rPr>
        <w:t>、γ</w:t>
      </w:r>
      <w:r>
        <w:rPr>
          <w:rFonts w:hint="eastAsia"/>
          <w:lang w:val="en-US"/>
        </w:rPr>
        <w:t xml:space="preserve"> are the angles between X,Y and Z with g line:  </w:t>
      </w:r>
      <w:r>
        <w:rPr>
          <w:rFonts w:hint="eastAsia"/>
          <w:lang w:val="en-US"/>
        </w:rPr>
        <w:t>α</w:t>
      </w:r>
      <w:r>
        <w:rPr>
          <w:rFonts w:hint="eastAsia"/>
          <w:lang w:val="en-US"/>
        </w:rPr>
        <w:t xml:space="preserve"> = 90</w:t>
      </w:r>
      <w:r>
        <w:rPr>
          <w:rFonts w:hint="eastAsia"/>
          <w:lang w:val="en-US"/>
        </w:rPr>
        <w:t>°</w:t>
      </w:r>
      <w:r>
        <w:rPr>
          <w:rFonts w:hint="eastAsia"/>
          <w:lang w:val="en-US"/>
        </w:rPr>
        <w:t xml:space="preserve">- </w:t>
      </w:r>
      <w:r>
        <w:rPr>
          <w:rFonts w:hint="eastAsia"/>
          <w:lang w:val="en-US"/>
        </w:rPr>
        <w:t>α</w:t>
      </w:r>
      <w:r>
        <w:rPr>
          <w:rFonts w:hint="eastAsia"/>
          <w:lang w:val="en-US"/>
        </w:rPr>
        <w:t>1</w:t>
      </w:r>
      <w:r>
        <w:rPr>
          <w:rFonts w:hint="eastAsia"/>
          <w:lang w:val="en-US"/>
        </w:rPr>
        <w:t>，</w:t>
      </w:r>
      <w:r>
        <w:rPr>
          <w:rFonts w:hint="eastAsia"/>
          <w:lang w:val="en-US"/>
        </w:rPr>
        <w:t xml:space="preserve"> </w:t>
      </w:r>
      <w:r>
        <w:rPr>
          <w:rFonts w:hint="eastAsia"/>
          <w:lang w:val="en-US"/>
        </w:rPr>
        <w:t>β</w:t>
      </w:r>
      <w:r>
        <w:rPr>
          <w:rFonts w:hint="eastAsia"/>
          <w:lang w:val="en-US"/>
        </w:rPr>
        <w:t xml:space="preserve"> = 90</w:t>
      </w:r>
      <w:r>
        <w:rPr>
          <w:rFonts w:hint="eastAsia"/>
          <w:lang w:val="en-US"/>
        </w:rPr>
        <w:t>°</w:t>
      </w:r>
      <w:r>
        <w:rPr>
          <w:rFonts w:hint="eastAsia"/>
          <w:lang w:val="en-US"/>
        </w:rPr>
        <w:t xml:space="preserve">- </w:t>
      </w:r>
      <w:r>
        <w:rPr>
          <w:rFonts w:hint="eastAsia"/>
          <w:lang w:val="en-US"/>
        </w:rPr>
        <w:t>β</w:t>
      </w:r>
      <w:r>
        <w:rPr>
          <w:rFonts w:hint="eastAsia"/>
          <w:lang w:val="en-US"/>
        </w:rPr>
        <w:t xml:space="preserve">1 </w:t>
      </w:r>
      <w:r>
        <w:rPr>
          <w:rFonts w:hint="eastAsia"/>
          <w:lang w:val="en-US"/>
        </w:rPr>
        <w:t>，</w:t>
      </w:r>
      <w:r>
        <w:rPr>
          <w:rFonts w:hint="eastAsia"/>
          <w:lang w:val="en-US"/>
        </w:rPr>
        <w:t xml:space="preserve"> </w:t>
      </w:r>
      <w:r>
        <w:rPr>
          <w:rFonts w:hint="eastAsia"/>
          <w:lang w:val="en-US"/>
        </w:rPr>
        <w:t>γ</w:t>
      </w:r>
      <w:r>
        <w:rPr>
          <w:rFonts w:hint="eastAsia"/>
          <w:lang w:val="en-US"/>
        </w:rPr>
        <w:t xml:space="preserve"> =</w:t>
      </w:r>
      <w:bookmarkStart w:id="5934" w:name="OLE_LINK9"/>
      <w:r>
        <w:rPr>
          <w:rFonts w:hint="eastAsia"/>
          <w:lang w:val="en-US"/>
        </w:rPr>
        <w:t xml:space="preserve"> 90</w:t>
      </w:r>
      <w:r>
        <w:rPr>
          <w:rFonts w:hint="eastAsia"/>
          <w:lang w:val="en-US"/>
        </w:rPr>
        <w:t>°</w:t>
      </w:r>
      <w:bookmarkEnd w:id="5934"/>
      <w:r>
        <w:rPr>
          <w:rFonts w:hint="eastAsia"/>
          <w:lang w:val="en-US"/>
        </w:rPr>
        <w:t xml:space="preserve">- </w:t>
      </w:r>
      <w:bookmarkStart w:id="5935" w:name="OLE_LINK16"/>
      <w:r>
        <w:rPr>
          <w:rFonts w:hint="eastAsia"/>
          <w:lang w:val="en-US"/>
        </w:rPr>
        <w:t>γ</w:t>
      </w:r>
      <w:ins w:id="5936" w:author="jie sun" w:date="2018-04-11T17:31:00Z">
        <w:r w:rsidR="00264CC3">
          <w:rPr>
            <w:rFonts w:hint="eastAsia"/>
            <w:lang w:val="en-US"/>
          </w:rPr>
          <w:t>1.</w:t>
        </w:r>
        <w:r w:rsidR="00264CC3">
          <w:rPr>
            <w:lang w:val="en-US"/>
          </w:rPr>
          <w:t xml:space="preserve"> </w:t>
        </w:r>
      </w:ins>
      <w:del w:id="5937" w:author="jie sun" w:date="2018-04-11T17:31:00Z">
        <w:r w:rsidDel="00264CC3">
          <w:rPr>
            <w:rFonts w:hint="eastAsia"/>
            <w:lang w:val="en-US"/>
          </w:rPr>
          <w:delText>1</w:delText>
        </w:r>
        <w:bookmarkEnd w:id="5935"/>
        <w:r w:rsidDel="00264CC3">
          <w:rPr>
            <w:rFonts w:hint="eastAsia"/>
            <w:lang w:val="en-US"/>
          </w:rPr>
          <w:delText>。</w:delText>
        </w:r>
      </w:del>
      <w:r>
        <w:rPr>
          <w:rFonts w:hint="eastAsia"/>
          <w:lang w:val="en-US"/>
        </w:rPr>
        <w:t>We can get: Ax = gcos</w:t>
      </w:r>
      <w:r>
        <w:rPr>
          <w:rFonts w:hint="eastAsia"/>
          <w:lang w:val="en-US"/>
        </w:rPr>
        <w:t>α，</w:t>
      </w:r>
      <w:r>
        <w:rPr>
          <w:rFonts w:hint="eastAsia"/>
          <w:lang w:val="en-US"/>
        </w:rPr>
        <w:t xml:space="preserve"> Ay = gcos</w:t>
      </w:r>
      <w:r>
        <w:rPr>
          <w:rFonts w:hint="eastAsia"/>
          <w:lang w:val="en-US"/>
        </w:rPr>
        <w:t>β</w:t>
      </w:r>
      <w:r>
        <w:rPr>
          <w:rFonts w:hint="eastAsia"/>
          <w:lang w:val="en-US"/>
        </w:rPr>
        <w:t xml:space="preserve"> </w:t>
      </w:r>
      <w:r>
        <w:rPr>
          <w:rFonts w:hint="eastAsia"/>
          <w:lang w:val="en-US"/>
        </w:rPr>
        <w:t>，</w:t>
      </w:r>
      <w:r>
        <w:rPr>
          <w:rFonts w:hint="eastAsia"/>
          <w:lang w:val="en-US"/>
        </w:rPr>
        <w:t xml:space="preserve"> Az = gcos</w:t>
      </w:r>
      <w:r>
        <w:rPr>
          <w:rFonts w:hint="eastAsia"/>
          <w:lang w:val="en-US"/>
        </w:rPr>
        <w:t>γ</w:t>
      </w:r>
      <w:ins w:id="5938" w:author="jie sun" w:date="2018-04-11T17:31:00Z">
        <w:r w:rsidR="0028136C">
          <w:rPr>
            <w:lang w:val="en-US"/>
          </w:rPr>
          <w:t xml:space="preserve"> </w:t>
        </w:r>
      </w:ins>
      <w:del w:id="5939" w:author="jie sun" w:date="2018-04-11T17:31:00Z">
        <w:r w:rsidDel="0028136C">
          <w:rPr>
            <w:rFonts w:hint="eastAsia"/>
            <w:lang w:val="en-US"/>
          </w:rPr>
          <w:delText xml:space="preserve">, </w:delText>
        </w:r>
        <w:r w:rsidDel="00ED183B">
          <w:rPr>
            <w:rFonts w:hint="eastAsia"/>
            <w:lang w:val="en-US"/>
          </w:rPr>
          <w:delText xml:space="preserve"> </w:delText>
        </w:r>
      </w:del>
      <w:r>
        <w:rPr>
          <w:rFonts w:hint="eastAsia"/>
          <w:lang w:val="en-US"/>
        </w:rPr>
        <w:t>and  changing a formula to Ax = gcos</w:t>
      </w:r>
      <w:r>
        <w:rPr>
          <w:rFonts w:hint="eastAsia"/>
          <w:lang w:val="en-US"/>
        </w:rPr>
        <w:t>α</w:t>
      </w:r>
      <w:r>
        <w:rPr>
          <w:rFonts w:hint="eastAsia"/>
          <w:lang w:val="en-US"/>
        </w:rPr>
        <w:t xml:space="preserve"> = gcos( 90</w:t>
      </w:r>
      <w:r>
        <w:rPr>
          <w:rFonts w:hint="eastAsia"/>
          <w:lang w:val="en-US"/>
        </w:rPr>
        <w:t>°</w:t>
      </w:r>
      <w:r>
        <w:rPr>
          <w:rFonts w:hint="eastAsia"/>
          <w:lang w:val="en-US"/>
        </w:rPr>
        <w:t xml:space="preserve">- </w:t>
      </w:r>
      <w:bookmarkStart w:id="5940" w:name="OLE_LINK10"/>
      <w:r>
        <w:rPr>
          <w:rFonts w:hint="eastAsia"/>
          <w:lang w:val="en-US"/>
        </w:rPr>
        <w:t>α</w:t>
      </w:r>
      <w:r>
        <w:rPr>
          <w:rFonts w:hint="eastAsia"/>
          <w:lang w:val="en-US"/>
        </w:rPr>
        <w:t>1</w:t>
      </w:r>
      <w:bookmarkEnd w:id="5940"/>
      <w:r>
        <w:rPr>
          <w:rFonts w:hint="eastAsia"/>
          <w:lang w:val="en-US"/>
        </w:rPr>
        <w:t>) =gsin</w:t>
      </w:r>
      <w:r>
        <w:rPr>
          <w:rFonts w:hint="eastAsia"/>
          <w:lang w:val="en-US"/>
        </w:rPr>
        <w:t>α</w:t>
      </w:r>
      <w:r>
        <w:rPr>
          <w:rFonts w:hint="eastAsia"/>
          <w:lang w:val="en-US"/>
        </w:rPr>
        <w:t>1 and also Ay = gsin</w:t>
      </w:r>
      <w:r>
        <w:rPr>
          <w:rFonts w:hint="eastAsia"/>
          <w:lang w:val="en-US"/>
        </w:rPr>
        <w:t>β</w:t>
      </w:r>
      <w:r>
        <w:rPr>
          <w:rFonts w:hint="eastAsia"/>
          <w:lang w:val="en-US"/>
        </w:rPr>
        <w:t xml:space="preserve">1 </w:t>
      </w:r>
      <w:r>
        <w:rPr>
          <w:rFonts w:hint="eastAsia"/>
          <w:lang w:val="en-US"/>
        </w:rPr>
        <w:t>，</w:t>
      </w:r>
      <w:r>
        <w:rPr>
          <w:rFonts w:hint="eastAsia"/>
          <w:lang w:val="en-US"/>
        </w:rPr>
        <w:t xml:space="preserve"> Az = gsin </w:t>
      </w:r>
      <w:r>
        <w:rPr>
          <w:rFonts w:hint="eastAsia"/>
          <w:lang w:val="en-US"/>
        </w:rPr>
        <w:t>γ</w:t>
      </w:r>
      <w:r>
        <w:rPr>
          <w:rFonts w:hint="eastAsia"/>
          <w:lang w:val="en-US"/>
        </w:rPr>
        <w:t xml:space="preserve">1. </w:t>
      </w:r>
    </w:p>
    <w:p w:rsidR="0087014B" w:rsidRDefault="001444AF">
      <w:pPr>
        <w:jc w:val="center"/>
        <w:rPr>
          <w:ins w:id="5941" w:author="jie sun" w:date="2018-04-10T21:44:00Z"/>
          <w:lang w:val="en-US"/>
        </w:rPr>
        <w:pPrChange w:id="5942" w:author="jie sun" w:date="2018-04-16T21:41:00Z">
          <w:pPr/>
        </w:pPrChange>
      </w:pPr>
      <w:ins w:id="5943" w:author="jie sun" w:date="2018-04-10T21:52:00Z">
        <w:r>
          <w:rPr>
            <w:rFonts w:ascii="SimSun" w:eastAsia="SimSun" w:hAnsi="SimSun" w:cs="SimSun"/>
            <w:noProof/>
            <w:szCs w:val="24"/>
          </w:rPr>
          <w:drawing>
            <wp:inline distT="0" distB="0" distL="114300" distR="114300" wp14:anchorId="4C32DFC1" wp14:editId="56BED623">
              <wp:extent cx="3801110" cy="3181985"/>
              <wp:effectExtent l="0" t="0" r="8890" b="18415"/>
              <wp:docPr id="6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1"/>
                      <a:stretch>
                        <a:fillRect/>
                      </a:stretch>
                    </pic:blipFill>
                    <pic:spPr>
                      <a:xfrm>
                        <a:off x="0" y="0"/>
                        <a:ext cx="3801110" cy="3181985"/>
                      </a:xfrm>
                      <a:prstGeom prst="rect">
                        <a:avLst/>
                      </a:prstGeom>
                      <a:noFill/>
                      <a:ln w="9525">
                        <a:noFill/>
                      </a:ln>
                    </pic:spPr>
                  </pic:pic>
                </a:graphicData>
              </a:graphic>
            </wp:inline>
          </w:drawing>
        </w:r>
      </w:ins>
      <w:del w:id="5944" w:author="jie sun" w:date="2018-04-10T21:52:00Z">
        <w:r w:rsidR="00D5184D" w:rsidDel="001444AF">
          <w:rPr>
            <w:rFonts w:ascii="SimSun" w:eastAsia="SimSun" w:hAnsi="SimSun" w:cs="SimSun"/>
            <w:noProof/>
            <w:szCs w:val="24"/>
          </w:rPr>
          <w:drawing>
            <wp:inline distT="0" distB="0" distL="114300" distR="11430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2"/>
                      <a:stretch>
                        <a:fillRect/>
                      </a:stretch>
                    </pic:blipFill>
                    <pic:spPr>
                      <a:xfrm>
                        <a:off x="0" y="0"/>
                        <a:ext cx="3362325" cy="3295650"/>
                      </a:xfrm>
                      <a:prstGeom prst="rect">
                        <a:avLst/>
                      </a:prstGeom>
                      <a:noFill/>
                      <a:ln w="9525">
                        <a:noFill/>
                      </a:ln>
                    </pic:spPr>
                  </pic:pic>
                </a:graphicData>
              </a:graphic>
            </wp:inline>
          </w:drawing>
        </w:r>
      </w:del>
    </w:p>
    <w:p w:rsidR="00C65215" w:rsidRDefault="00C77F65">
      <w:pPr>
        <w:pStyle w:val="Caption"/>
        <w:jc w:val="center"/>
        <w:rPr>
          <w:lang w:val="en-US"/>
        </w:rPr>
        <w:pPrChange w:id="5945" w:author="jie sun" w:date="2018-04-16T21:41:00Z">
          <w:pPr/>
        </w:pPrChange>
      </w:pPr>
      <w:bookmarkStart w:id="5946" w:name="_Toc517801900"/>
      <w:ins w:id="5947" w:author="jie sun" w:date="2018-04-10T21:49:00Z">
        <w:r>
          <w:lastRenderedPageBreak/>
          <w:t xml:space="preserve">Figure </w:t>
        </w:r>
      </w:ins>
      <w:ins w:id="5948" w:author="JIE  SUN" w:date="2018-06-21T13:36:00Z">
        <w:r w:rsidR="00A64E7B">
          <w:fldChar w:fldCharType="begin"/>
        </w:r>
        <w:r w:rsidR="00A64E7B">
          <w:instrText xml:space="preserve"> STYLEREF 1 \s </w:instrText>
        </w:r>
      </w:ins>
      <w:r w:rsidR="00A64E7B">
        <w:fldChar w:fldCharType="separate"/>
      </w:r>
      <w:r w:rsidR="00A64E7B">
        <w:rPr>
          <w:noProof/>
        </w:rPr>
        <w:t>4</w:t>
      </w:r>
      <w:ins w:id="594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950" w:author="JIE  SUN" w:date="2018-06-21T13:36:00Z">
        <w:r w:rsidR="00A64E7B">
          <w:rPr>
            <w:noProof/>
          </w:rPr>
          <w:t>8</w:t>
        </w:r>
        <w:r w:rsidR="00A64E7B">
          <w:fldChar w:fldCharType="end"/>
        </w:r>
      </w:ins>
      <w:ins w:id="5951" w:author="jie sun" w:date="2018-04-19T13:00:00Z">
        <w:del w:id="5952" w:author="JIE  SUN" w:date="2018-06-21T13:34:00Z">
          <w:r w:rsidR="00083FE7" w:rsidDel="00A64E7B">
            <w:fldChar w:fldCharType="begin"/>
          </w:r>
          <w:r w:rsidR="00083FE7" w:rsidDel="00A64E7B">
            <w:delInstrText xml:space="preserve"> STYLEREF 1 \s </w:delInstrText>
          </w:r>
        </w:del>
      </w:ins>
      <w:del w:id="5953" w:author="JIE  SUN" w:date="2018-06-21T13:34:00Z">
        <w:r w:rsidR="00083FE7" w:rsidDel="00A64E7B">
          <w:fldChar w:fldCharType="separate"/>
        </w:r>
        <w:r w:rsidR="00083FE7" w:rsidDel="00A64E7B">
          <w:rPr>
            <w:noProof/>
          </w:rPr>
          <w:delText>4</w:delText>
        </w:r>
      </w:del>
      <w:ins w:id="5954" w:author="jie sun" w:date="2018-04-19T13:00:00Z">
        <w:del w:id="595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956" w:author="JIE  SUN" w:date="2018-06-21T13:34:00Z">
        <w:r w:rsidR="00083FE7" w:rsidDel="00A64E7B">
          <w:fldChar w:fldCharType="separate"/>
        </w:r>
      </w:del>
      <w:ins w:id="5957" w:author="jie sun" w:date="2018-04-19T13:00:00Z">
        <w:del w:id="5958" w:author="JIE  SUN" w:date="2018-06-21T13:34:00Z">
          <w:r w:rsidR="00083FE7" w:rsidDel="00A64E7B">
            <w:rPr>
              <w:noProof/>
            </w:rPr>
            <w:delText>7</w:delText>
          </w:r>
          <w:r w:rsidR="00083FE7" w:rsidDel="00A64E7B">
            <w:fldChar w:fldCharType="end"/>
          </w:r>
        </w:del>
      </w:ins>
      <w:ins w:id="5959" w:author="jie sun" w:date="2018-04-10T21:49:00Z">
        <w:r>
          <w:t xml:space="preserve"> </w:t>
        </w:r>
        <w:r w:rsidRPr="000A7409">
          <w:t xml:space="preserve">The </w:t>
        </w:r>
      </w:ins>
      <w:ins w:id="5960" w:author="jie sun" w:date="2018-04-16T22:32:00Z">
        <w:r w:rsidR="00EE21C7">
          <w:t>I</w:t>
        </w:r>
      </w:ins>
      <w:ins w:id="5961" w:author="jie sun" w:date="2018-04-10T21:49:00Z">
        <w:r w:rsidRPr="000A7409">
          <w:t xml:space="preserve">nclination </w:t>
        </w:r>
      </w:ins>
      <w:ins w:id="5962" w:author="jie sun" w:date="2018-04-16T22:32:00Z">
        <w:r w:rsidR="00EE21C7">
          <w:t>O</w:t>
        </w:r>
      </w:ins>
      <w:ins w:id="5963" w:author="jie sun" w:date="2018-04-10T21:49:00Z">
        <w:r w:rsidRPr="000A7409">
          <w:t xml:space="preserve">f </w:t>
        </w:r>
      </w:ins>
      <w:ins w:id="5964" w:author="jie sun" w:date="2018-04-16T22:32:00Z">
        <w:r w:rsidR="00EE21C7">
          <w:t>E</w:t>
        </w:r>
      </w:ins>
      <w:ins w:id="5965" w:author="jie sun" w:date="2018-04-10T21:49:00Z">
        <w:r w:rsidRPr="000A7409">
          <w:t xml:space="preserve">ach </w:t>
        </w:r>
      </w:ins>
      <w:ins w:id="5966" w:author="jie sun" w:date="2018-04-16T22:32:00Z">
        <w:r w:rsidR="00EE21C7">
          <w:rPr>
            <w:rFonts w:hint="eastAsia"/>
          </w:rPr>
          <w:t>A</w:t>
        </w:r>
      </w:ins>
      <w:ins w:id="5967" w:author="jie sun" w:date="2018-04-10T21:49:00Z">
        <w:r w:rsidRPr="000A7409">
          <w:t xml:space="preserve">xis </w:t>
        </w:r>
      </w:ins>
      <w:ins w:id="5968" w:author="jie sun" w:date="2018-04-16T22:32:00Z">
        <w:r w:rsidR="008E64F9">
          <w:rPr>
            <w:rFonts w:hint="eastAsia"/>
          </w:rPr>
          <w:t>W</w:t>
        </w:r>
      </w:ins>
      <w:ins w:id="5969" w:author="jie sun" w:date="2018-04-10T21:49:00Z">
        <w:r>
          <w:t>ith</w:t>
        </w:r>
        <w:r w:rsidRPr="000A7409">
          <w:t xml:space="preserve"> </w:t>
        </w:r>
      </w:ins>
      <w:ins w:id="5970" w:author="jie sun" w:date="2018-04-16T22:32:00Z">
        <w:r w:rsidR="008E64F9">
          <w:rPr>
            <w:rFonts w:hint="eastAsia"/>
          </w:rPr>
          <w:t>T</w:t>
        </w:r>
      </w:ins>
      <w:ins w:id="5971" w:author="jie sun" w:date="2018-04-10T21:49:00Z">
        <w:r w:rsidRPr="000A7409">
          <w:t xml:space="preserve">he </w:t>
        </w:r>
      </w:ins>
      <w:ins w:id="5972" w:author="jie sun" w:date="2018-04-16T22:32:00Z">
        <w:r w:rsidR="008E64F9">
          <w:rPr>
            <w:rFonts w:hint="eastAsia"/>
          </w:rPr>
          <w:t>D</w:t>
        </w:r>
      </w:ins>
      <w:ins w:id="5973" w:author="jie sun" w:date="2018-04-10T21:49:00Z">
        <w:r w:rsidRPr="000A7409">
          <w:t xml:space="preserve">irection </w:t>
        </w:r>
      </w:ins>
      <w:ins w:id="5974" w:author="jie sun" w:date="2018-04-16T22:33:00Z">
        <w:r w:rsidR="008E64F9">
          <w:rPr>
            <w:rFonts w:hint="eastAsia"/>
          </w:rPr>
          <w:t>O</w:t>
        </w:r>
      </w:ins>
      <w:ins w:id="5975" w:author="jie sun" w:date="2018-04-10T21:49:00Z">
        <w:r w:rsidRPr="000A7409">
          <w:t xml:space="preserve">f </w:t>
        </w:r>
      </w:ins>
      <w:ins w:id="5976" w:author="jie sun" w:date="2018-04-16T22:33:00Z">
        <w:r w:rsidR="008E64F9">
          <w:rPr>
            <w:rFonts w:hint="eastAsia"/>
          </w:rPr>
          <w:t>G</w:t>
        </w:r>
      </w:ins>
      <w:ins w:id="5977" w:author="jie sun" w:date="2018-04-10T21:49:00Z">
        <w:r w:rsidRPr="000A7409">
          <w:t>ravity</w:t>
        </w:r>
        <w:r w:rsidR="00B73AE1">
          <w:t xml:space="preserve"> </w:t>
        </w:r>
      </w:ins>
      <w:customXmlInsRangeStart w:id="5978" w:author="jie sun" w:date="2018-04-10T21:49:00Z"/>
      <w:sdt>
        <w:sdtPr>
          <w:id w:val="28927661"/>
          <w:citation/>
        </w:sdtPr>
        <w:sdtContent>
          <w:customXmlInsRangeEnd w:id="5978"/>
          <w:ins w:id="5979" w:author="jie sun" w:date="2018-04-10T21:49:00Z">
            <w:r w:rsidR="00B73AE1">
              <w:fldChar w:fldCharType="begin"/>
            </w:r>
            <w:r w:rsidR="00B73AE1">
              <w:instrText xml:space="preserve"> </w:instrText>
            </w:r>
            <w:r w:rsidR="00B73AE1">
              <w:rPr>
                <w:rFonts w:hint="eastAsia"/>
              </w:rPr>
              <w:instrText>CITATION CSD14 \l 2052</w:instrText>
            </w:r>
            <w:r w:rsidR="00B73AE1">
              <w:instrText xml:space="preserve"> </w:instrText>
            </w:r>
          </w:ins>
          <w:r w:rsidR="00B73AE1">
            <w:fldChar w:fldCharType="separate"/>
          </w:r>
          <w:r w:rsidR="006116D1">
            <w:rPr>
              <w:rFonts w:hint="eastAsia"/>
              <w:noProof/>
            </w:rPr>
            <w:t>(CSDN Blogs, 2014)</w:t>
          </w:r>
          <w:ins w:id="5980" w:author="jie sun" w:date="2018-04-10T21:49:00Z">
            <w:r w:rsidR="00B73AE1">
              <w:fldChar w:fldCharType="end"/>
            </w:r>
          </w:ins>
          <w:customXmlInsRangeStart w:id="5981" w:author="jie sun" w:date="2018-04-10T21:49:00Z"/>
        </w:sdtContent>
      </w:sdt>
      <w:customXmlInsRangeEnd w:id="5981"/>
      <w:bookmarkEnd w:id="5946"/>
    </w:p>
    <w:p w:rsidR="0087014B" w:rsidRDefault="00D5184D">
      <w:pPr>
        <w:rPr>
          <w:lang w:val="en-US"/>
        </w:rPr>
      </w:pPr>
      <w:r>
        <w:rPr>
          <w:rFonts w:hint="eastAsia"/>
          <w:lang w:val="en-US"/>
        </w:rPr>
        <w:t>Following the picture below and using Pythagorean proposition, we can get g*g = Ax*Ax + gcos</w:t>
      </w:r>
      <w:r>
        <w:rPr>
          <w:rFonts w:hint="eastAsia"/>
          <w:lang w:val="en-US"/>
        </w:rPr>
        <w:t>α</w:t>
      </w:r>
      <w:r>
        <w:rPr>
          <w:rFonts w:hint="eastAsia"/>
          <w:lang w:val="en-US"/>
        </w:rPr>
        <w:t>1*gcos</w:t>
      </w:r>
      <w:r>
        <w:rPr>
          <w:rFonts w:hint="eastAsia"/>
          <w:lang w:val="en-US"/>
        </w:rPr>
        <w:t>α</w:t>
      </w:r>
      <w:r>
        <w:rPr>
          <w:rFonts w:hint="eastAsia"/>
          <w:lang w:val="en-US"/>
        </w:rPr>
        <w:t>1, so other equations can be got using Trigonometric function theorem at same time: gcos</w:t>
      </w:r>
      <w:r>
        <w:rPr>
          <w:rFonts w:hint="eastAsia"/>
          <w:lang w:val="en-US"/>
        </w:rPr>
        <w:t>α</w:t>
      </w:r>
      <w:r>
        <w:rPr>
          <w:rFonts w:hint="eastAsia"/>
          <w:lang w:val="en-US"/>
        </w:rPr>
        <w:t>1 = sqrt(g*g - Ax*Ax) </w:t>
      </w:r>
      <w:r>
        <w:rPr>
          <w:rFonts w:hint="eastAsia"/>
          <w:lang w:val="en-US"/>
        </w:rPr>
        <w:t>，</w:t>
      </w:r>
      <w:r>
        <w:rPr>
          <w:rFonts w:hint="eastAsia"/>
          <w:lang w:val="en-US"/>
        </w:rPr>
        <w:t>gcos</w:t>
      </w:r>
      <w:r>
        <w:rPr>
          <w:rFonts w:hint="eastAsia"/>
          <w:lang w:val="en-US"/>
        </w:rPr>
        <w:t>β</w:t>
      </w:r>
      <w:r>
        <w:rPr>
          <w:rFonts w:hint="eastAsia"/>
          <w:lang w:val="en-US"/>
        </w:rPr>
        <w:t>1 =sqrt(g*g - Ay*Ay )</w:t>
      </w:r>
      <w:r>
        <w:rPr>
          <w:rFonts w:hint="eastAsia"/>
          <w:lang w:val="en-US"/>
        </w:rPr>
        <w:t>，</w:t>
      </w:r>
      <w:r>
        <w:rPr>
          <w:rFonts w:hint="eastAsia"/>
          <w:lang w:val="en-US"/>
        </w:rPr>
        <w:t>gcos</w:t>
      </w:r>
      <w:r>
        <w:rPr>
          <w:rFonts w:hint="eastAsia"/>
          <w:lang w:val="en-US"/>
        </w:rPr>
        <w:t>γ</w:t>
      </w:r>
      <w:r>
        <w:rPr>
          <w:rFonts w:hint="eastAsia"/>
          <w:lang w:val="en-US"/>
        </w:rPr>
        <w:t>1 =sqrt(g*g - Az*Az )). There is another equation got by  </w:t>
      </w:r>
      <w:hyperlink r:id="rId53" w:history="1"/>
      <w:hyperlink r:id="rId54" w:history="1">
        <w:r>
          <w:rPr>
            <w:lang w:val="en-US"/>
          </w:rPr>
          <w:t>principle </w:t>
        </w:r>
      </w:hyperlink>
      <w:hyperlink r:id="rId55" w:history="1"/>
      <w:hyperlink r:id="rId56" w:history="1">
        <w:r>
          <w:rPr>
            <w:lang w:val="en-US"/>
          </w:rPr>
          <w:t>of </w:t>
        </w:r>
      </w:hyperlink>
      <w:hyperlink r:id="rId57" w:history="1"/>
      <w:hyperlink r:id="rId58" w:history="1">
        <w:r>
          <w:rPr>
            <w:lang w:val="en-US"/>
          </w:rPr>
          <w:t>equilibrium</w:t>
        </w:r>
      </w:hyperlink>
      <w:r>
        <w:rPr>
          <w:rFonts w:hint="eastAsia"/>
          <w:lang w:val="en-US"/>
        </w:rPr>
        <w:t xml:space="preserve">: Ax*Ax + Ay*Ay + Az*Az = g*g. </w:t>
      </w:r>
      <w:customXmlInsRangeStart w:id="5982" w:author="jie sun" w:date="2018-04-10T21:49:00Z"/>
      <w:sdt>
        <w:sdtPr>
          <w:rPr>
            <w:rFonts w:hint="eastAsia"/>
            <w:lang w:val="en-US"/>
          </w:rPr>
          <w:id w:val="-1585530573"/>
          <w:citation/>
        </w:sdtPr>
        <w:sdtContent>
          <w:customXmlInsRangeEnd w:id="5982"/>
          <w:ins w:id="5983" w:author="jie sun" w:date="2018-04-10T21:49:00Z">
            <w:r w:rsidR="00B73AE1">
              <w:rPr>
                <w:lang w:val="en-US"/>
              </w:rPr>
              <w:fldChar w:fldCharType="begin"/>
            </w:r>
            <w:r w:rsidR="00B73AE1">
              <w:rPr>
                <w:lang w:val="en-US"/>
              </w:rPr>
              <w:instrText xml:space="preserve"> </w:instrText>
            </w:r>
            <w:r w:rsidR="00B73AE1">
              <w:rPr>
                <w:rFonts w:hint="eastAsia"/>
                <w:lang w:val="en-US"/>
              </w:rPr>
              <w:instrText>CITATION CSD14 \l 2052</w:instrText>
            </w:r>
            <w:r w:rsidR="00B73AE1">
              <w:rPr>
                <w:lang w:val="en-US"/>
              </w:rPr>
              <w:instrText xml:space="preserve"> </w:instrText>
            </w:r>
          </w:ins>
          <w:r w:rsidR="00B73AE1">
            <w:rPr>
              <w:lang w:val="en-US"/>
            </w:rPr>
            <w:fldChar w:fldCharType="separate"/>
          </w:r>
          <w:r w:rsidR="006116D1" w:rsidRPr="006116D1">
            <w:rPr>
              <w:rFonts w:hint="eastAsia"/>
              <w:noProof/>
              <w:lang w:val="en-US"/>
            </w:rPr>
            <w:t>(CSDN Blogs, 2014)</w:t>
          </w:r>
          <w:ins w:id="5984" w:author="jie sun" w:date="2018-04-10T21:49:00Z">
            <w:r w:rsidR="00B73AE1">
              <w:rPr>
                <w:lang w:val="en-US"/>
              </w:rPr>
              <w:fldChar w:fldCharType="end"/>
            </w:r>
          </w:ins>
          <w:customXmlInsRangeStart w:id="5985" w:author="jie sun" w:date="2018-04-10T21:49:00Z"/>
        </w:sdtContent>
      </w:sdt>
      <w:customXmlInsRangeEnd w:id="5985"/>
    </w:p>
    <w:p w:rsidR="0087014B" w:rsidRDefault="0087014B">
      <w:pPr>
        <w:pStyle w:val="NormalWeb"/>
        <w:shd w:val="clear" w:color="auto" w:fill="FFFFFF"/>
        <w:spacing w:after="240" w:line="390" w:lineRule="atLeast"/>
        <w:jc w:val="both"/>
        <w:rPr>
          <w:lang w:val="en-US"/>
        </w:rPr>
      </w:pPr>
    </w:p>
    <w:p w:rsidR="0087014B" w:rsidRDefault="00D5184D">
      <w:pPr>
        <w:pStyle w:val="NormalWeb"/>
        <w:shd w:val="clear" w:color="auto" w:fill="FFFFFF"/>
        <w:spacing w:after="240" w:line="390" w:lineRule="atLeast"/>
        <w:jc w:val="both"/>
        <w:rPr>
          <w:lang w:val="en-US"/>
        </w:rPr>
      </w:pPr>
      <w:r>
        <w:rPr>
          <w:rFonts w:hint="eastAsia"/>
          <w:lang w:val="en-US"/>
        </w:rPr>
        <w:t>Here, using the equations we already got: sin</w:t>
      </w:r>
      <w:r>
        <w:rPr>
          <w:rFonts w:hint="eastAsia"/>
          <w:lang w:val="en-US"/>
        </w:rPr>
        <w:t>α</w:t>
      </w:r>
      <w:r>
        <w:rPr>
          <w:rFonts w:hint="eastAsia"/>
          <w:lang w:val="en-US"/>
        </w:rPr>
        <w:t>1 = Ax/g</w:t>
      </w:r>
      <w:r>
        <w:rPr>
          <w:rFonts w:hint="eastAsia"/>
          <w:lang w:val="en-US"/>
        </w:rPr>
        <w:t>，</w:t>
      </w:r>
      <w:r>
        <w:rPr>
          <w:rFonts w:hint="eastAsia"/>
          <w:lang w:val="en-US"/>
        </w:rPr>
        <w:t xml:space="preserve"> cos</w:t>
      </w:r>
      <w:r>
        <w:rPr>
          <w:rFonts w:hint="eastAsia"/>
          <w:lang w:val="en-US"/>
        </w:rPr>
        <w:t>α</w:t>
      </w:r>
      <w:r>
        <w:rPr>
          <w:rFonts w:hint="eastAsia"/>
          <w:lang w:val="en-US"/>
        </w:rPr>
        <w:t>1 = sqrt(g*g - Ax*Ax) / g. And another changing equation is tan</w:t>
      </w:r>
      <w:r>
        <w:rPr>
          <w:rFonts w:hint="eastAsia"/>
          <w:lang w:val="en-US"/>
        </w:rPr>
        <w:t>α</w:t>
      </w:r>
      <w:r>
        <w:rPr>
          <w:rFonts w:hint="eastAsia"/>
          <w:lang w:val="en-US"/>
        </w:rPr>
        <w:t>1 =  Ax / sqrt(Ay*Ay + Az*Az)</w:t>
      </w:r>
      <w:r>
        <w:rPr>
          <w:lang w:val="en-US"/>
        </w:rPr>
        <w:t> </w:t>
      </w:r>
      <w:r>
        <w:rPr>
          <w:rFonts w:hint="eastAsia"/>
          <w:lang w:val="en-US"/>
        </w:rPr>
        <w:t xml:space="preserve">.  In the same way, we can get </w:t>
      </w:r>
      <w:r>
        <w:rPr>
          <w:rFonts w:ascii="PingFang SC" w:eastAsia="PingFang SC" w:hAnsi="PingFang SC" w:cs="PingFang SC"/>
          <w:color w:val="4F4F4F"/>
          <w:szCs w:val="24"/>
          <w:shd w:val="clear" w:color="auto" w:fill="FFFFFF"/>
        </w:rPr>
        <w:t> </w:t>
      </w:r>
      <w:r>
        <w:rPr>
          <w:lang w:val="en-US"/>
        </w:rPr>
        <w:t xml:space="preserve"> tanβ1 =  Ay / sqrt(Ax*Ax</w:t>
      </w:r>
      <w:ins w:id="5986" w:author="jie sun" w:date="2018-04-08T18:46:00Z">
        <w:r w:rsidR="00E64FB4">
          <w:rPr>
            <w:lang w:val="en-US"/>
          </w:rPr>
          <w:t xml:space="preserve"> </w:t>
        </w:r>
      </w:ins>
      <w:r>
        <w:rPr>
          <w:lang w:val="en-US"/>
        </w:rPr>
        <w:t>+</w:t>
      </w:r>
      <w:ins w:id="5987" w:author="jie sun" w:date="2018-04-08T18:46:00Z">
        <w:r w:rsidR="00E64FB4">
          <w:rPr>
            <w:lang w:val="en-US"/>
          </w:rPr>
          <w:t xml:space="preserve"> </w:t>
        </w:r>
      </w:ins>
      <w:r>
        <w:rPr>
          <w:lang w:val="en-US"/>
        </w:rPr>
        <w:t xml:space="preserve">Az*Az) </w:t>
      </w:r>
      <w:r>
        <w:rPr>
          <w:lang w:val="en-US"/>
        </w:rPr>
        <w:t>，</w:t>
      </w:r>
      <w:r>
        <w:rPr>
          <w:lang w:val="en-US"/>
        </w:rPr>
        <w:t>tanγ1 =  Az / sqrt(Ax*Ax +Ay*Ay)</w:t>
      </w:r>
      <w:r>
        <w:rPr>
          <w:lang w:val="en-US"/>
        </w:rPr>
        <w:t>。</w:t>
      </w:r>
    </w:p>
    <w:p w:rsidR="0087014B" w:rsidRDefault="00D5184D">
      <w:pPr>
        <w:pStyle w:val="NormalWeb"/>
        <w:shd w:val="clear" w:color="auto" w:fill="FFFFFF"/>
        <w:spacing w:after="240" w:line="390" w:lineRule="atLeast"/>
        <w:jc w:val="both"/>
        <w:rPr>
          <w:lang w:val="en-US"/>
        </w:rPr>
      </w:pPr>
      <w:r>
        <w:rPr>
          <w:rFonts w:hint="eastAsia"/>
          <w:lang w:val="en-US"/>
        </w:rPr>
        <w:t>The Radian respectively:</w:t>
      </w:r>
    </w:p>
    <w:p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α</w:t>
      </w:r>
      <w:r>
        <w:rPr>
          <w:rFonts w:hint="eastAsia"/>
          <w:lang w:val="en-US"/>
        </w:rPr>
        <w:t>1</w:t>
      </w:r>
      <w:r>
        <w:rPr>
          <w:lang w:val="en-US"/>
        </w:rPr>
        <w:t xml:space="preserve"> = arctan(Ax / sqrt(Ay*Ay + Az*Az))</w:t>
      </w:r>
    </w:p>
    <w:p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β</w:t>
      </w:r>
      <w:r>
        <w:rPr>
          <w:rFonts w:hint="eastAsia"/>
          <w:lang w:val="en-US"/>
        </w:rPr>
        <w:t>1</w:t>
      </w:r>
      <w:r>
        <w:rPr>
          <w:lang w:val="en-US"/>
        </w:rPr>
        <w:t>= arctan(Ay / sqrt(Ax*Ax</w:t>
      </w:r>
      <w:ins w:id="5988" w:author="jie sun" w:date="2018-04-08T18:46:00Z">
        <w:r w:rsidR="00E64FB4">
          <w:rPr>
            <w:lang w:val="en-US"/>
          </w:rPr>
          <w:t xml:space="preserve"> </w:t>
        </w:r>
      </w:ins>
      <w:r>
        <w:rPr>
          <w:lang w:val="en-US"/>
        </w:rPr>
        <w:t>+</w:t>
      </w:r>
      <w:ins w:id="5989" w:author="jie sun" w:date="2018-04-08T18:46:00Z">
        <w:r w:rsidR="00E64FB4">
          <w:rPr>
            <w:lang w:val="en-US"/>
          </w:rPr>
          <w:t xml:space="preserve"> </w:t>
        </w:r>
      </w:ins>
      <w:r>
        <w:rPr>
          <w:lang w:val="en-US"/>
        </w:rPr>
        <w:t>Az*Az))</w:t>
      </w:r>
    </w:p>
    <w:p w:rsidR="0087014B" w:rsidRDefault="00D5184D">
      <w:pPr>
        <w:pStyle w:val="NormalWeb"/>
        <w:shd w:val="clear" w:color="auto" w:fill="FFFFFF"/>
        <w:spacing w:after="240" w:line="390" w:lineRule="atLeast"/>
        <w:jc w:val="both"/>
        <w:rPr>
          <w:lang w:val="en-US"/>
        </w:rPr>
      </w:pPr>
      <w:r>
        <w:rPr>
          <w:rFonts w:hint="eastAsia"/>
          <w:lang w:val="en-US"/>
        </w:rPr>
        <w:t>γ</w:t>
      </w:r>
      <w:r>
        <w:rPr>
          <w:rFonts w:hint="eastAsia"/>
          <w:lang w:val="en-US"/>
        </w:rPr>
        <w:t>1</w:t>
      </w:r>
      <w:r>
        <w:rPr>
          <w:lang w:val="en-US"/>
        </w:rPr>
        <w:t>= arctan(Az / sqrt(Ax*Ax +Ay*Ay))</w:t>
      </w:r>
    </w:p>
    <w:p w:rsidR="0087014B" w:rsidRDefault="00D5184D">
      <w:pPr>
        <w:pStyle w:val="NormalWeb"/>
        <w:shd w:val="clear" w:color="auto" w:fill="FFFFFF"/>
        <w:spacing w:after="240" w:line="390" w:lineRule="atLeast"/>
        <w:jc w:val="both"/>
        <w:rPr>
          <w:lang w:val="en-US"/>
        </w:rPr>
      </w:pPr>
      <w:r>
        <w:rPr>
          <w:rFonts w:hint="eastAsia"/>
          <w:lang w:val="en-US"/>
        </w:rPr>
        <w:t xml:space="preserve">And </w:t>
      </w:r>
      <w:del w:id="5990" w:author="jie sun" w:date="2018-04-10T21:53:00Z">
        <w:r w:rsidDel="001444AF">
          <w:rPr>
            <w:rFonts w:hint="eastAsia"/>
            <w:lang w:val="en-US"/>
          </w:rPr>
          <w:delText xml:space="preserve">also </w:delText>
        </w:r>
      </w:del>
      <w:r>
        <w:rPr>
          <w:rFonts w:hint="eastAsia"/>
          <w:lang w:val="en-US"/>
        </w:rPr>
        <w:t xml:space="preserve">using </w:t>
      </w:r>
      <w:del w:id="5991" w:author="jie sun" w:date="2018-04-10T21:52:00Z">
        <w:r w:rsidDel="001444AF">
          <w:rPr>
            <w:rFonts w:hint="eastAsia"/>
            <w:lang w:val="en-US"/>
          </w:rPr>
          <w:delText xml:space="preserve"> </w:delText>
        </w:r>
      </w:del>
      <w:r>
        <w:rPr>
          <w:rFonts w:hint="eastAsia"/>
          <w:lang w:val="en-US"/>
        </w:rPr>
        <w:t xml:space="preserve">Radian = </w:t>
      </w:r>
      <w:r>
        <w:rPr>
          <w:rFonts w:hint="eastAsia"/>
          <w:lang w:val="en-US"/>
        </w:rPr>
        <w:t>θπ</w:t>
      </w:r>
      <w:r>
        <w:rPr>
          <w:rFonts w:hint="eastAsia"/>
          <w:lang w:val="en-US"/>
        </w:rPr>
        <w:t>R/180 formula to get the real angle value:</w:t>
      </w:r>
      <w:customXmlInsRangeStart w:id="5992" w:author="jie sun" w:date="2018-04-10T21:53:00Z"/>
      <w:sdt>
        <w:sdtPr>
          <w:rPr>
            <w:rFonts w:hint="eastAsia"/>
            <w:lang w:val="en-US"/>
          </w:rPr>
          <w:id w:val="1333955881"/>
          <w:citation/>
        </w:sdtPr>
        <w:sdtContent>
          <w:customXmlInsRangeEnd w:id="5992"/>
          <w:ins w:id="5993" w:author="jie sun" w:date="2018-04-10T21:53:00Z">
            <w:r w:rsidR="004404E0">
              <w:rPr>
                <w:lang w:val="en-US"/>
              </w:rPr>
              <w:fldChar w:fldCharType="begin"/>
            </w:r>
            <w:r w:rsidR="004404E0">
              <w:rPr>
                <w:lang w:val="en-US"/>
              </w:rPr>
              <w:instrText xml:space="preserve"> </w:instrText>
            </w:r>
            <w:r w:rsidR="004404E0">
              <w:rPr>
                <w:rFonts w:hint="eastAsia"/>
                <w:lang w:val="en-US"/>
              </w:rPr>
              <w:instrText>CITATION CSD14 \l 2052</w:instrText>
            </w:r>
            <w:r w:rsidR="004404E0">
              <w:rPr>
                <w:lang w:val="en-US"/>
              </w:rPr>
              <w:instrText xml:space="preserve"> </w:instrText>
            </w:r>
          </w:ins>
          <w:r w:rsidR="004404E0">
            <w:rPr>
              <w:lang w:val="en-US"/>
            </w:rPr>
            <w:fldChar w:fldCharType="separate"/>
          </w:r>
          <w:r w:rsidR="006116D1">
            <w:rPr>
              <w:rFonts w:hint="eastAsia"/>
              <w:noProof/>
              <w:lang w:val="en-US"/>
            </w:rPr>
            <w:t xml:space="preserve"> </w:t>
          </w:r>
          <w:r w:rsidR="006116D1" w:rsidRPr="006116D1">
            <w:rPr>
              <w:rFonts w:hint="eastAsia"/>
              <w:noProof/>
              <w:lang w:val="en-US"/>
            </w:rPr>
            <w:t>(CSDN Blogs, 2014)</w:t>
          </w:r>
          <w:ins w:id="5994" w:author="jie sun" w:date="2018-04-10T21:53:00Z">
            <w:r w:rsidR="004404E0">
              <w:rPr>
                <w:lang w:val="en-US"/>
              </w:rPr>
              <w:fldChar w:fldCharType="end"/>
            </w:r>
          </w:ins>
          <w:customXmlInsRangeStart w:id="5995" w:author="jie sun" w:date="2018-04-10T21:53:00Z"/>
        </w:sdtContent>
      </w:sdt>
      <w:customXmlInsRangeEnd w:id="5995"/>
    </w:p>
    <w:p w:rsidR="0087014B" w:rsidRDefault="00D5184D">
      <w:pPr>
        <w:pStyle w:val="NormalWeb"/>
        <w:shd w:val="clear" w:color="auto" w:fill="FFFFFF"/>
        <w:spacing w:after="240" w:line="390" w:lineRule="atLeast"/>
        <w:jc w:val="both"/>
        <w:rPr>
          <w:lang w:val="en-US"/>
        </w:rPr>
      </w:pPr>
      <w:r>
        <w:rPr>
          <w:lang w:val="en-US"/>
        </w:rPr>
        <w:t>θx = α1*180/π = [arctan(Ax / sqrt(Ay*Ay + Az*Az))] *180/π</w:t>
      </w:r>
    </w:p>
    <w:p w:rsidR="0087014B" w:rsidRDefault="00D5184D">
      <w:pPr>
        <w:pStyle w:val="NormalWeb"/>
        <w:shd w:val="clear" w:color="auto" w:fill="FFFFFF"/>
        <w:spacing w:after="240" w:line="390" w:lineRule="atLeast"/>
        <w:jc w:val="both"/>
        <w:rPr>
          <w:lang w:val="en-US"/>
        </w:rPr>
      </w:pPr>
      <w:r>
        <w:rPr>
          <w:lang w:val="en-US"/>
        </w:rPr>
        <w:t>θy =β1*180/π = [arctan(Ay / sqrt(Ax*Ax+Az*Az))]*180/π</w:t>
      </w:r>
    </w:p>
    <w:p w:rsidR="0087014B" w:rsidDel="009277DC" w:rsidRDefault="00D5184D">
      <w:pPr>
        <w:pStyle w:val="NormalWeb"/>
        <w:shd w:val="clear" w:color="auto" w:fill="FFFFFF"/>
        <w:spacing w:after="240" w:line="390" w:lineRule="atLeast"/>
        <w:jc w:val="both"/>
        <w:rPr>
          <w:del w:id="5996" w:author="jie sun" w:date="2018-04-10T21:53:00Z"/>
          <w:lang w:val="en-US"/>
        </w:rPr>
      </w:pPr>
      <w:r>
        <w:rPr>
          <w:lang w:val="en-US"/>
        </w:rPr>
        <w:t>θz =γ1*180/π = [arctan( Az / sqrt(Ax*Ax +Ay*Ay))]*180/π     </w:t>
      </w:r>
      <w:del w:id="5997" w:author="JIE  SUN" w:date="2018-06-21T18:47:00Z">
        <w:r w:rsidDel="00FF6AFA">
          <w:rPr>
            <w:lang w:val="en-US"/>
          </w:rPr>
          <w:delText> </w:delText>
        </w:r>
      </w:del>
      <w:r>
        <w:rPr>
          <w:lang w:val="en-US"/>
        </w:rPr>
        <w:t>      </w:t>
      </w:r>
    </w:p>
    <w:p w:rsidR="0087014B" w:rsidDel="001444AF" w:rsidRDefault="00D5184D">
      <w:pPr>
        <w:rPr>
          <w:ins w:id="5998" w:author="像个男人一样" w:date="2018-03-21T02:13:00Z"/>
          <w:del w:id="5999" w:author="jie sun" w:date="2018-04-10T21:52:00Z"/>
          <w:rFonts w:ascii="SimSun" w:eastAsia="SimSun" w:hAnsi="SimSun" w:cs="SimSun"/>
          <w:szCs w:val="24"/>
        </w:rPr>
      </w:pPr>
      <w:del w:id="6000" w:author="jie sun" w:date="2018-04-10T21:52:00Z">
        <w:r w:rsidDel="001444AF">
          <w:rPr>
            <w:rFonts w:ascii="SimSun" w:eastAsia="SimSun" w:hAnsi="SimSun" w:cs="SimSun"/>
            <w:noProof/>
            <w:szCs w:val="24"/>
          </w:rPr>
          <w:drawing>
            <wp:inline distT="0" distB="0" distL="114300" distR="114300">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1"/>
                      <a:stretch>
                        <a:fillRect/>
                      </a:stretch>
                    </pic:blipFill>
                    <pic:spPr>
                      <a:xfrm>
                        <a:off x="0" y="0"/>
                        <a:ext cx="3801110" cy="3181985"/>
                      </a:xfrm>
                      <a:prstGeom prst="rect">
                        <a:avLst/>
                      </a:prstGeom>
                      <a:noFill/>
                      <a:ln w="9525">
                        <a:noFill/>
                      </a:ln>
                    </pic:spPr>
                  </pic:pic>
                </a:graphicData>
              </a:graphic>
            </wp:inline>
          </w:drawing>
        </w:r>
      </w:del>
    </w:p>
    <w:p w:rsidR="0087014B" w:rsidRPr="0087014B" w:rsidRDefault="0087014B">
      <w:pPr>
        <w:pStyle w:val="NormalWeb"/>
        <w:shd w:val="clear" w:color="auto" w:fill="FFFFFF"/>
        <w:spacing w:after="240" w:line="390" w:lineRule="atLeast"/>
        <w:jc w:val="both"/>
        <w:rPr>
          <w:rPrChange w:id="6001" w:author="像个男人一样" w:date="2018-03-21T21:23:00Z">
            <w:rPr>
              <w:rFonts w:ascii="SimSun" w:eastAsia="SimSun" w:hAnsi="SimSun" w:cs="SimSun"/>
              <w:szCs w:val="24"/>
            </w:rPr>
          </w:rPrChange>
        </w:rPr>
        <w:pPrChange w:id="6002" w:author="jie sun" w:date="2018-04-10T21:53:00Z">
          <w:pPr/>
        </w:pPrChange>
      </w:pPr>
    </w:p>
    <w:p w:rsidR="0087014B" w:rsidRDefault="00D5184D">
      <w:pPr>
        <w:pStyle w:val="Caption"/>
        <w:rPr>
          <w:ins w:id="6003" w:author="JIE  SUN" w:date="2018-06-21T18:47:00Z"/>
          <w:color w:val="000000" w:themeColor="text1"/>
          <w:lang w:val="en-US"/>
        </w:rPr>
        <w:pPrChange w:id="6004" w:author="像个男人一样" w:date="2018-03-21T02:12:00Z">
          <w:pPr/>
        </w:pPrChange>
      </w:pPr>
      <w:r>
        <w:rPr>
          <w:iCs w:val="0"/>
          <w:color w:val="000000" w:themeColor="text1"/>
          <w:sz w:val="24"/>
          <w:szCs w:val="22"/>
          <w:lang w:val="en-US"/>
          <w:rPrChange w:id="6005" w:author="像个男人一样" w:date="2018-03-21T21:23:00Z">
            <w:rPr>
              <w:lang w:val="en-US"/>
            </w:rPr>
          </w:rPrChange>
        </w:rPr>
        <w:t>Using the angle calculation formula, we can get a diagram below</w:t>
      </w:r>
      <w:ins w:id="6006" w:author="JIE  SUN" w:date="2018-06-21T19:36:00Z">
        <w:r w:rsidR="00C57347">
          <w:rPr>
            <w:iCs w:val="0"/>
            <w:color w:val="000000" w:themeColor="text1"/>
            <w:sz w:val="24"/>
            <w:szCs w:val="22"/>
            <w:lang w:val="en-US"/>
          </w:rPr>
          <w:t xml:space="preserve">, </w:t>
        </w:r>
      </w:ins>
      <w:bookmarkStart w:id="6007" w:name="OLE_LINK62"/>
      <w:ins w:id="6008" w:author="JIE  SUN" w:date="2018-06-21T19:37:00Z">
        <w:r w:rsidR="00C57347">
          <w:rPr>
            <w:rFonts w:hint="eastAsia"/>
            <w:iCs w:val="0"/>
            <w:color w:val="000000" w:themeColor="text1"/>
            <w:sz w:val="24"/>
            <w:szCs w:val="22"/>
            <w:lang w:val="en-US"/>
          </w:rPr>
          <w:t>hor</w:t>
        </w:r>
        <w:r w:rsidR="00C57347">
          <w:rPr>
            <w:iCs w:val="0"/>
            <w:color w:val="000000" w:themeColor="text1"/>
            <w:sz w:val="24"/>
            <w:szCs w:val="22"/>
            <w:lang w:val="en-US"/>
          </w:rPr>
          <w:t>izontal ordinate is time that the unit is 0.</w:t>
        </w:r>
      </w:ins>
      <w:ins w:id="6009" w:author="JIE  SUN" w:date="2018-06-21T19:39:00Z">
        <w:r w:rsidR="00C57347">
          <w:rPr>
            <w:iCs w:val="0"/>
            <w:color w:val="000000" w:themeColor="text1"/>
            <w:sz w:val="24"/>
            <w:szCs w:val="22"/>
            <w:lang w:val="en-US"/>
          </w:rPr>
          <w:t>01 s</w:t>
        </w:r>
      </w:ins>
      <w:ins w:id="6010" w:author="JIE  SUN" w:date="2018-06-21T19:37:00Z">
        <w:r w:rsidR="00C57347">
          <w:rPr>
            <w:iCs w:val="0"/>
            <w:color w:val="000000" w:themeColor="text1"/>
            <w:sz w:val="24"/>
            <w:szCs w:val="22"/>
            <w:lang w:val="en-US"/>
          </w:rPr>
          <w:t xml:space="preserve"> and vertical ordinate is the angle the unit is one degree</w:t>
        </w:r>
        <w:bookmarkEnd w:id="6007"/>
        <w:r w:rsidR="00C57347">
          <w:rPr>
            <w:iCs w:val="0"/>
            <w:color w:val="000000" w:themeColor="text1"/>
            <w:sz w:val="24"/>
            <w:szCs w:val="22"/>
            <w:lang w:val="en-US"/>
          </w:rPr>
          <w:t xml:space="preserve">, </w:t>
        </w:r>
      </w:ins>
      <w:del w:id="6011" w:author="JIE  SUN" w:date="2018-06-21T19:36:00Z">
        <w:r w:rsidDel="00C57347">
          <w:rPr>
            <w:iCs w:val="0"/>
            <w:color w:val="000000" w:themeColor="text1"/>
            <w:sz w:val="24"/>
            <w:szCs w:val="22"/>
            <w:lang w:val="en-US"/>
            <w:rPrChange w:id="6012" w:author="像个男人一样" w:date="2018-03-21T21:23:00Z">
              <w:rPr>
                <w:lang w:val="en-US"/>
              </w:rPr>
            </w:rPrChange>
          </w:rPr>
          <w:delText xml:space="preserve"> </w:delText>
        </w:r>
      </w:del>
      <w:r>
        <w:rPr>
          <w:iCs w:val="0"/>
          <w:color w:val="000000" w:themeColor="text1"/>
          <w:sz w:val="24"/>
          <w:szCs w:val="22"/>
          <w:lang w:val="en-US"/>
          <w:rPrChange w:id="6013" w:author="像个男人一样" w:date="2018-03-21T21:23:00Z">
            <w:rPr>
              <w:lang w:val="en-US"/>
            </w:rPr>
          </w:rPrChange>
        </w:rPr>
        <w:t xml:space="preserve">shows an iPhone is </w:t>
      </w:r>
      <w:ins w:id="6014" w:author="JIE  SUN" w:date="2018-06-21T19:33:00Z">
        <w:r w:rsidR="00984F18">
          <w:rPr>
            <w:iCs w:val="0"/>
            <w:color w:val="000000" w:themeColor="text1"/>
            <w:sz w:val="24"/>
            <w:szCs w:val="22"/>
            <w:lang w:val="en-US"/>
          </w:rPr>
          <w:t xml:space="preserve">vertically </w:t>
        </w:r>
      </w:ins>
      <w:r>
        <w:rPr>
          <w:iCs w:val="0"/>
          <w:color w:val="000000" w:themeColor="text1"/>
          <w:sz w:val="24"/>
          <w:szCs w:val="22"/>
          <w:lang w:val="en-US"/>
          <w:rPrChange w:id="6015" w:author="像个男人一样" w:date="2018-03-21T21:23:00Z">
            <w:rPr>
              <w:lang w:val="en-US"/>
            </w:rPr>
          </w:rPrChange>
        </w:rPr>
        <w:t xml:space="preserve">put up from a desk. The </w:t>
      </w:r>
      <w:del w:id="6016" w:author="JIE  SUN" w:date="2018-06-21T19:33:00Z">
        <w:r w:rsidDel="00984F18">
          <w:rPr>
            <w:iCs w:val="0"/>
            <w:color w:val="000000" w:themeColor="text1"/>
            <w:sz w:val="24"/>
            <w:szCs w:val="22"/>
            <w:lang w:val="en-US"/>
            <w:rPrChange w:id="6017" w:author="像个男人一样" w:date="2018-03-21T21:23:00Z">
              <w:rPr>
                <w:lang w:val="en-US"/>
              </w:rPr>
            </w:rPrChange>
          </w:rPr>
          <w:delText xml:space="preserve">angle </w:delText>
        </w:r>
      </w:del>
      <w:ins w:id="6018" w:author="JIE  SUN" w:date="2018-06-21T19:33:00Z">
        <w:r w:rsidR="00984F18">
          <w:rPr>
            <w:iCs w:val="0"/>
            <w:color w:val="000000" w:themeColor="text1"/>
            <w:sz w:val="24"/>
            <w:szCs w:val="22"/>
            <w:lang w:val="en-US"/>
          </w:rPr>
          <w:t>inclination</w:t>
        </w:r>
        <w:r w:rsidR="00984F18">
          <w:rPr>
            <w:iCs w:val="0"/>
            <w:color w:val="000000" w:themeColor="text1"/>
            <w:sz w:val="24"/>
            <w:szCs w:val="22"/>
            <w:lang w:val="en-US"/>
            <w:rPrChange w:id="6019" w:author="像个男人一样" w:date="2018-03-21T21:23:00Z">
              <w:rPr>
                <w:lang w:val="en-US"/>
              </w:rPr>
            </w:rPrChange>
          </w:rPr>
          <w:t xml:space="preserve"> </w:t>
        </w:r>
      </w:ins>
      <w:r>
        <w:rPr>
          <w:iCs w:val="0"/>
          <w:color w:val="000000" w:themeColor="text1"/>
          <w:sz w:val="24"/>
          <w:szCs w:val="22"/>
          <w:lang w:val="en-US"/>
          <w:rPrChange w:id="6020" w:author="像个男人一样" w:date="2018-03-21T21:23:00Z">
            <w:rPr>
              <w:lang w:val="en-US"/>
            </w:rPr>
          </w:rPrChange>
        </w:rPr>
        <w:t xml:space="preserve">changes below in </w:t>
      </w:r>
      <w:del w:id="6021" w:author="JIE  SUN" w:date="2018-06-21T19:34:00Z">
        <w:r w:rsidDel="00984F18">
          <w:rPr>
            <w:iCs w:val="0"/>
            <w:color w:val="000000" w:themeColor="text1"/>
            <w:sz w:val="24"/>
            <w:szCs w:val="22"/>
            <w:lang w:val="en-US"/>
            <w:rPrChange w:id="6022" w:author="像个男人一样" w:date="2018-03-21T21:23:00Z">
              <w:rPr>
                <w:lang w:val="en-US"/>
              </w:rPr>
            </w:rPrChange>
          </w:rPr>
          <w:delText xml:space="preserve">three directions, </w:delText>
        </w:r>
      </w:del>
      <w:r>
        <w:rPr>
          <w:iCs w:val="0"/>
          <w:color w:val="000000" w:themeColor="text1"/>
          <w:sz w:val="24"/>
          <w:szCs w:val="22"/>
          <w:lang w:val="en-US"/>
          <w:rPrChange w:id="6023" w:author="像个男人一样" w:date="2018-03-21T21:23:00Z">
            <w:rPr>
              <w:lang w:val="en-US"/>
            </w:rPr>
          </w:rPrChange>
        </w:rPr>
        <w:t>X, Y and Z</w:t>
      </w:r>
      <w:ins w:id="6024" w:author="JIE  SUN" w:date="2018-06-21T19:34:00Z">
        <w:r w:rsidR="00984F18">
          <w:rPr>
            <w:iCs w:val="0"/>
            <w:color w:val="000000" w:themeColor="text1"/>
            <w:sz w:val="24"/>
            <w:szCs w:val="22"/>
            <w:lang w:val="en-US"/>
          </w:rPr>
          <w:t xml:space="preserve"> axes</w:t>
        </w:r>
      </w:ins>
      <w:r>
        <w:rPr>
          <w:iCs w:val="0"/>
          <w:color w:val="000000" w:themeColor="text1"/>
          <w:sz w:val="24"/>
          <w:szCs w:val="22"/>
          <w:lang w:val="en-US"/>
          <w:rPrChange w:id="6025" w:author="像个男人一样" w:date="2018-03-21T21:23:00Z">
            <w:rPr>
              <w:lang w:val="en-US"/>
            </w:rPr>
          </w:rPrChange>
        </w:rPr>
        <w:t xml:space="preserve">, Y axis changes from </w:t>
      </w:r>
      <w:ins w:id="6026" w:author="JIE  SUN" w:date="2018-06-21T19:36:00Z">
        <w:r w:rsidR="00C57347">
          <w:rPr>
            <w:iCs w:val="0"/>
            <w:color w:val="000000" w:themeColor="text1"/>
            <w:sz w:val="24"/>
            <w:szCs w:val="22"/>
            <w:lang w:val="en-US"/>
          </w:rPr>
          <w:t>0</w:t>
        </w:r>
      </w:ins>
      <w:del w:id="6027" w:author="JIE  SUN" w:date="2018-06-21T19:36:00Z">
        <w:r w:rsidDel="00C57347">
          <w:rPr>
            <w:iCs w:val="0"/>
            <w:color w:val="000000" w:themeColor="text1"/>
            <w:sz w:val="24"/>
            <w:szCs w:val="22"/>
            <w:lang w:val="en-US"/>
            <w:rPrChange w:id="6028" w:author="像个男人一样" w:date="2018-03-21T21:23:00Z">
              <w:rPr>
                <w:lang w:val="en-US"/>
              </w:rPr>
            </w:rPrChange>
          </w:rPr>
          <w:delText>-90</w:delText>
        </w:r>
      </w:del>
      <w:r>
        <w:rPr>
          <w:iCs w:val="0"/>
          <w:color w:val="000000" w:themeColor="text1"/>
          <w:sz w:val="24"/>
          <w:szCs w:val="22"/>
          <w:lang w:val="en-US"/>
          <w:rPrChange w:id="6029" w:author="像个男人一样" w:date="2018-03-21T21:23:00Z">
            <w:rPr>
              <w:lang w:val="en-US"/>
            </w:rPr>
          </w:rPrChange>
        </w:rPr>
        <w:t xml:space="preserve">° to </w:t>
      </w:r>
      <w:ins w:id="6030" w:author="JIE  SUN" w:date="2018-06-21T19:36:00Z">
        <w:r w:rsidR="00C57347">
          <w:rPr>
            <w:iCs w:val="0"/>
            <w:color w:val="000000" w:themeColor="text1"/>
            <w:sz w:val="24"/>
            <w:szCs w:val="22"/>
            <w:lang w:val="en-US"/>
          </w:rPr>
          <w:t>-9</w:t>
        </w:r>
      </w:ins>
      <w:r>
        <w:rPr>
          <w:iCs w:val="0"/>
          <w:color w:val="000000" w:themeColor="text1"/>
          <w:sz w:val="24"/>
          <w:szCs w:val="22"/>
          <w:lang w:val="en-US"/>
          <w:rPrChange w:id="6031" w:author="像个男人一样" w:date="2018-03-21T21:23:00Z">
            <w:rPr>
              <w:lang w:val="en-US"/>
            </w:rPr>
          </w:rPrChange>
        </w:rPr>
        <w:t xml:space="preserve">0° and Z axis </w:t>
      </w:r>
      <w:r>
        <w:rPr>
          <w:iCs w:val="0"/>
          <w:color w:val="000000" w:themeColor="text1"/>
          <w:sz w:val="24"/>
          <w:szCs w:val="22"/>
          <w:lang w:val="en-US"/>
          <w:rPrChange w:id="6032" w:author="像个男人一样" w:date="2018-03-21T21:23:00Z">
            <w:rPr>
              <w:lang w:val="en-US"/>
            </w:rPr>
          </w:rPrChange>
        </w:rPr>
        <w:lastRenderedPageBreak/>
        <w:t xml:space="preserve">changes oppositely from </w:t>
      </w:r>
      <w:ins w:id="6033" w:author="JIE  SUN" w:date="2018-06-21T19:36:00Z">
        <w:r w:rsidR="00C57347">
          <w:rPr>
            <w:iCs w:val="0"/>
            <w:color w:val="000000" w:themeColor="text1"/>
            <w:sz w:val="24"/>
            <w:szCs w:val="22"/>
            <w:lang w:val="en-US"/>
          </w:rPr>
          <w:t>-9</w:t>
        </w:r>
      </w:ins>
      <w:r>
        <w:rPr>
          <w:iCs w:val="0"/>
          <w:color w:val="000000" w:themeColor="text1"/>
          <w:sz w:val="24"/>
          <w:szCs w:val="22"/>
          <w:lang w:val="en-US"/>
          <w:rPrChange w:id="6034" w:author="像个男人一样" w:date="2018-03-21T21:23:00Z">
            <w:rPr>
              <w:lang w:val="en-US"/>
            </w:rPr>
          </w:rPrChange>
        </w:rPr>
        <w:t xml:space="preserve">0° to </w:t>
      </w:r>
      <w:del w:id="6035" w:author="JIE  SUN" w:date="2018-06-21T19:36:00Z">
        <w:r w:rsidDel="00C57347">
          <w:rPr>
            <w:iCs w:val="0"/>
            <w:color w:val="000000" w:themeColor="text1"/>
            <w:sz w:val="24"/>
            <w:szCs w:val="22"/>
            <w:lang w:val="en-US"/>
            <w:rPrChange w:id="6036" w:author="像个男人一样" w:date="2018-03-21T21:23:00Z">
              <w:rPr>
                <w:lang w:val="en-US"/>
              </w:rPr>
            </w:rPrChange>
          </w:rPr>
          <w:delText>9</w:delText>
        </w:r>
      </w:del>
      <w:r>
        <w:rPr>
          <w:iCs w:val="0"/>
          <w:color w:val="000000" w:themeColor="text1"/>
          <w:sz w:val="24"/>
          <w:szCs w:val="22"/>
          <w:lang w:val="en-US"/>
          <w:rPrChange w:id="6037" w:author="像个男人一样" w:date="2018-03-21T21:23:00Z">
            <w:rPr>
              <w:lang w:val="en-US"/>
            </w:rPr>
          </w:rPrChange>
        </w:rPr>
        <w:t>0°</w:t>
      </w:r>
      <w:r>
        <w:rPr>
          <w:iCs w:val="0"/>
          <w:color w:val="000000" w:themeColor="text1"/>
          <w:sz w:val="24"/>
          <w:szCs w:val="22"/>
          <w:lang w:val="en-US"/>
          <w:rPrChange w:id="6038" w:author="像个男人一样" w:date="2018-03-21T21:23:00Z">
            <w:rPr>
              <w:lang w:val="en-US"/>
            </w:rPr>
          </w:rPrChange>
        </w:rPr>
        <w:t>，</w:t>
      </w:r>
      <w:r>
        <w:rPr>
          <w:iCs w:val="0"/>
          <w:color w:val="000000" w:themeColor="text1"/>
          <w:sz w:val="24"/>
          <w:szCs w:val="22"/>
          <w:lang w:val="en-US"/>
          <w:rPrChange w:id="6039" w:author="像个男人一样" w:date="2018-03-21T21:23:00Z">
            <w:rPr>
              <w:lang w:val="en-US"/>
            </w:rPr>
          </w:rPrChange>
        </w:rPr>
        <w:t>and absolutely the X almost does not change since the X axis is alway</w:t>
      </w:r>
      <w:ins w:id="6040" w:author="jie sun" w:date="2018-04-08T18:29:00Z">
        <w:r w:rsidR="00B15199">
          <w:rPr>
            <w:iCs w:val="0"/>
            <w:color w:val="000000" w:themeColor="text1"/>
            <w:sz w:val="24"/>
            <w:szCs w:val="22"/>
            <w:lang w:val="en-US"/>
          </w:rPr>
          <w:t>s</w:t>
        </w:r>
      </w:ins>
      <w:r>
        <w:rPr>
          <w:iCs w:val="0"/>
          <w:color w:val="000000" w:themeColor="text1"/>
          <w:sz w:val="24"/>
          <w:szCs w:val="22"/>
          <w:lang w:val="en-US"/>
          <w:rPrChange w:id="6041" w:author="像个男人一样" w:date="2018-03-21T21:23:00Z">
            <w:rPr>
              <w:lang w:val="en-US"/>
            </w:rPr>
          </w:rPrChange>
        </w:rPr>
        <w:t xml:space="preserve"> parallel with </w:t>
      </w:r>
      <w:del w:id="6042" w:author="jie sun" w:date="2018-04-10T21:39:00Z">
        <w:r w:rsidDel="00DD6B32">
          <w:rPr>
            <w:iCs w:val="0"/>
            <w:color w:val="000000" w:themeColor="text1"/>
            <w:sz w:val="24"/>
            <w:szCs w:val="22"/>
            <w:lang w:val="en-US"/>
            <w:rPrChange w:id="6043" w:author="像个男人一样" w:date="2018-03-21T21:23:00Z">
              <w:rPr>
                <w:lang w:val="en-US"/>
              </w:rPr>
            </w:rPrChange>
          </w:rPr>
          <w:delText xml:space="preserve"> </w:delText>
        </w:r>
      </w:del>
      <w:r>
        <w:rPr>
          <w:iCs w:val="0"/>
          <w:color w:val="000000" w:themeColor="text1"/>
          <w:sz w:val="24"/>
          <w:szCs w:val="22"/>
          <w:lang w:val="en-US"/>
          <w:rPrChange w:id="6044" w:author="像个男人一样" w:date="2018-03-21T21:23:00Z">
            <w:rPr>
              <w:lang w:val="en-US"/>
            </w:rPr>
          </w:rPrChange>
        </w:rPr>
        <w:t>the desk level.</w:t>
      </w:r>
    </w:p>
    <w:p w:rsidR="00FF6AFA" w:rsidRPr="00FF6AFA" w:rsidRDefault="00FF6AFA">
      <w:pPr>
        <w:rPr>
          <w:lang w:val="en-US"/>
        </w:rPr>
      </w:pPr>
    </w:p>
    <w:p w:rsidR="0087014B" w:rsidRDefault="00D5184D">
      <w:pPr>
        <w:jc w:val="center"/>
        <w:rPr>
          <w:ins w:id="6045" w:author="像个男人一样" w:date="2018-03-21T02:12:00Z"/>
          <w:lang w:val="en-US"/>
        </w:rPr>
        <w:pPrChange w:id="6046" w:author="jie sun" w:date="2018-04-16T21:41:00Z">
          <w:pPr/>
        </w:pPrChange>
      </w:pPr>
      <w:r>
        <w:rPr>
          <w:rFonts w:hint="eastAsia"/>
          <w:noProof/>
        </w:rPr>
        <w:drawing>
          <wp:inline distT="0" distB="0" distL="114300" distR="114300">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59"/>
                    <a:stretch>
                      <a:fillRect/>
                    </a:stretch>
                  </pic:blipFill>
                  <pic:spPr>
                    <a:xfrm rot="5400000">
                      <a:off x="0" y="0"/>
                      <a:ext cx="2547620" cy="2477770"/>
                    </a:xfrm>
                    <a:prstGeom prst="rect">
                      <a:avLst/>
                    </a:prstGeom>
                  </pic:spPr>
                </pic:pic>
              </a:graphicData>
            </a:graphic>
          </wp:inline>
        </w:drawing>
      </w:r>
      <w:del w:id="6047" w:author="像个男人一样" w:date="2018-03-21T02:12:00Z">
        <w:r>
          <w:rPr>
            <w:rFonts w:hint="eastAsia"/>
            <w:noProof/>
          </w:rPr>
          <w:drawing>
            <wp:inline distT="0" distB="0" distL="114300" distR="11430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60"/>
                      <a:stretch>
                        <a:fillRect/>
                      </a:stretch>
                    </pic:blipFill>
                    <pic:spPr>
                      <a:xfrm rot="5400000">
                        <a:off x="0" y="0"/>
                        <a:ext cx="2567940" cy="2581910"/>
                      </a:xfrm>
                      <a:prstGeom prst="rect">
                        <a:avLst/>
                      </a:prstGeom>
                    </pic:spPr>
                  </pic:pic>
                </a:graphicData>
              </a:graphic>
            </wp:inline>
          </w:drawing>
        </w:r>
      </w:del>
      <w:ins w:id="6048" w:author="像个男人一样" w:date="2018-03-21T02:12:00Z">
        <w:r>
          <w:rPr>
            <w:rFonts w:hint="eastAsia"/>
            <w:noProof/>
          </w:rPr>
          <w:drawing>
            <wp:inline distT="0" distB="0" distL="114300" distR="114300">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60"/>
                      <a:stretch>
                        <a:fillRect/>
                      </a:stretch>
                    </pic:blipFill>
                    <pic:spPr>
                      <a:xfrm rot="5400000">
                        <a:off x="0" y="0"/>
                        <a:ext cx="2567940" cy="2581910"/>
                      </a:xfrm>
                      <a:prstGeom prst="rect">
                        <a:avLst/>
                      </a:prstGeom>
                    </pic:spPr>
                  </pic:pic>
                </a:graphicData>
              </a:graphic>
            </wp:inline>
          </w:drawing>
        </w:r>
      </w:ins>
    </w:p>
    <w:p w:rsidR="00984F18" w:rsidRPr="00984F18" w:rsidRDefault="00D5184D">
      <w:pPr>
        <w:pStyle w:val="Caption"/>
        <w:jc w:val="center"/>
        <w:rPr>
          <w:rPrChange w:id="6049" w:author="JIE  SUN" w:date="2018-06-21T19:35:00Z">
            <w:rPr>
              <w:lang w:val="en-US"/>
            </w:rPr>
          </w:rPrChange>
        </w:rPr>
        <w:pPrChange w:id="6050" w:author="JIE  SUN" w:date="2018-06-21T19:36:00Z">
          <w:pPr/>
        </w:pPrChange>
      </w:pPr>
      <w:bookmarkStart w:id="6051" w:name="_Toc517801901"/>
      <w:ins w:id="6052" w:author="像个男人一样" w:date="2018-03-21T02:12:00Z">
        <w:r>
          <w:t xml:space="preserve">Figure </w:t>
        </w:r>
      </w:ins>
      <w:ins w:id="6053" w:author="JIE  SUN" w:date="2018-06-21T13:36:00Z">
        <w:r w:rsidR="00A64E7B">
          <w:fldChar w:fldCharType="begin"/>
        </w:r>
        <w:r w:rsidR="00A64E7B">
          <w:instrText xml:space="preserve"> STYLEREF 1 \s </w:instrText>
        </w:r>
      </w:ins>
      <w:r w:rsidR="00A64E7B">
        <w:fldChar w:fldCharType="separate"/>
      </w:r>
      <w:r w:rsidR="00A64E7B">
        <w:rPr>
          <w:noProof/>
        </w:rPr>
        <w:t>4</w:t>
      </w:r>
      <w:ins w:id="605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055" w:author="JIE  SUN" w:date="2018-06-21T13:36:00Z">
        <w:r w:rsidR="00A64E7B">
          <w:rPr>
            <w:noProof/>
          </w:rPr>
          <w:t>9</w:t>
        </w:r>
        <w:r w:rsidR="00A64E7B">
          <w:fldChar w:fldCharType="end"/>
        </w:r>
      </w:ins>
      <w:ins w:id="6056" w:author="jie sun" w:date="2018-04-19T13:00:00Z">
        <w:del w:id="6057" w:author="JIE  SUN" w:date="2018-06-21T13:34:00Z">
          <w:r w:rsidR="00083FE7" w:rsidDel="00A64E7B">
            <w:fldChar w:fldCharType="begin"/>
          </w:r>
          <w:r w:rsidR="00083FE7" w:rsidDel="00A64E7B">
            <w:delInstrText xml:space="preserve"> STYLEREF 1 \s </w:delInstrText>
          </w:r>
        </w:del>
      </w:ins>
      <w:del w:id="6058" w:author="JIE  SUN" w:date="2018-06-21T13:34:00Z">
        <w:r w:rsidR="00083FE7" w:rsidDel="00A64E7B">
          <w:fldChar w:fldCharType="separate"/>
        </w:r>
        <w:r w:rsidR="00083FE7" w:rsidDel="00A64E7B">
          <w:rPr>
            <w:noProof/>
          </w:rPr>
          <w:delText>4</w:delText>
        </w:r>
      </w:del>
      <w:ins w:id="6059" w:author="jie sun" w:date="2018-04-19T13:00:00Z">
        <w:del w:id="606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061" w:author="JIE  SUN" w:date="2018-06-21T13:34:00Z">
        <w:r w:rsidR="00083FE7" w:rsidDel="00A64E7B">
          <w:fldChar w:fldCharType="separate"/>
        </w:r>
      </w:del>
      <w:ins w:id="6062" w:author="jie sun" w:date="2018-04-19T13:00:00Z">
        <w:del w:id="6063" w:author="JIE  SUN" w:date="2018-06-21T13:34:00Z">
          <w:r w:rsidR="00083FE7" w:rsidDel="00A64E7B">
            <w:rPr>
              <w:noProof/>
            </w:rPr>
            <w:delText>8</w:delText>
          </w:r>
          <w:r w:rsidR="00083FE7" w:rsidDel="00A64E7B">
            <w:fldChar w:fldCharType="end"/>
          </w:r>
        </w:del>
      </w:ins>
      <w:ins w:id="6064" w:author="像个男人一样" w:date="2018-03-21T02:12:00Z">
        <w:del w:id="606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066" w:author="像个男人一样" w:date="2018-03-22T11:51:00Z">
        <w:del w:id="6067" w:author="jie sun" w:date="2018-04-10T21:45:00Z">
          <w:r w:rsidDel="00454521">
            <w:delText>7</w:delText>
          </w:r>
        </w:del>
      </w:ins>
      <w:ins w:id="6068" w:author="像个男人一样" w:date="2018-03-21T02:12:00Z">
        <w:del w:id="6069" w:author="jie sun" w:date="2018-04-10T21:45:00Z">
          <w:r w:rsidDel="00454521">
            <w:fldChar w:fldCharType="end"/>
          </w:r>
        </w:del>
        <w:bookmarkStart w:id="6070" w:name="_Toc22714"/>
        <w:bookmarkStart w:id="6071" w:name="_Toc28984"/>
        <w:bookmarkStart w:id="6072" w:name="_Toc27541"/>
        <w:bookmarkStart w:id="6073" w:name="_Toc32269"/>
        <w:bookmarkStart w:id="6074" w:name="_Toc21966"/>
        <w:bookmarkStart w:id="6075" w:name="_Toc25368"/>
        <w:bookmarkStart w:id="6076" w:name="_Toc8907"/>
        <w:bookmarkStart w:id="6077" w:name="_Toc18244"/>
        <w:bookmarkStart w:id="6078" w:name="_Toc32529"/>
        <w:bookmarkStart w:id="6079" w:name="_Toc13612"/>
        <w:bookmarkStart w:id="6080" w:name="_Toc20295"/>
        <w:bookmarkStart w:id="6081" w:name="_Toc6588"/>
        <w:bookmarkStart w:id="6082" w:name="_Toc27096"/>
        <w:bookmarkStart w:id="6083" w:name="_Toc28655"/>
        <w:bookmarkStart w:id="6084" w:name="_Toc9499"/>
        <w:bookmarkStart w:id="6085" w:name="_Toc16993"/>
        <w:bookmarkStart w:id="6086" w:name="_Toc18839"/>
        <w:bookmarkStart w:id="6087" w:name="_Toc18376"/>
        <w:bookmarkStart w:id="6088" w:name="_Toc28242"/>
        <w:bookmarkStart w:id="6089" w:name="_Toc26471"/>
        <w:bookmarkStart w:id="6090" w:name="_Toc5050"/>
        <w:bookmarkStart w:id="6091" w:name="_Toc22932"/>
        <w:bookmarkStart w:id="6092" w:name="_Toc26101"/>
        <w:bookmarkStart w:id="6093" w:name="_Toc28679"/>
        <w:bookmarkStart w:id="6094" w:name="_Toc29040"/>
        <w:r>
          <w:rPr>
            <w:rFonts w:hint="eastAsia"/>
          </w:rPr>
          <w:t>:</w:t>
        </w:r>
      </w:ins>
      <w:ins w:id="6095" w:author="JIE  SUN" w:date="2018-06-21T14:55:00Z">
        <w:r w:rsidR="00CE7862">
          <w:t xml:space="preserve"> </w:t>
        </w:r>
      </w:ins>
      <w:ins w:id="6096" w:author="像个男人一样" w:date="2018-03-21T02:12:00Z">
        <w:r>
          <w:rPr>
            <w:rFonts w:hint="eastAsia"/>
          </w:rPr>
          <w:t xml:space="preserve">Put </w:t>
        </w:r>
      </w:ins>
      <w:ins w:id="6097" w:author="jie sun" w:date="2018-04-16T22:33:00Z">
        <w:r w:rsidR="002126F1">
          <w:rPr>
            <w:rFonts w:hint="eastAsia"/>
          </w:rPr>
          <w:t>T</w:t>
        </w:r>
      </w:ins>
      <w:ins w:id="6098" w:author="像个男人一样" w:date="2018-03-21T02:12:00Z">
        <w:del w:id="6099" w:author="jie sun" w:date="2018-04-16T22:33:00Z">
          <w:r w:rsidDel="002126F1">
            <w:rPr>
              <w:rFonts w:hint="eastAsia"/>
            </w:rPr>
            <w:delText>t</w:delText>
          </w:r>
        </w:del>
        <w:r>
          <w:rPr>
            <w:rFonts w:hint="eastAsia"/>
          </w:rPr>
          <w:t xml:space="preserve">he </w:t>
        </w:r>
      </w:ins>
      <w:ins w:id="6100" w:author="jie sun" w:date="2018-04-16T22:33:00Z">
        <w:r w:rsidR="002126F1">
          <w:rPr>
            <w:rFonts w:hint="eastAsia"/>
          </w:rPr>
          <w:t>P</w:t>
        </w:r>
      </w:ins>
      <w:ins w:id="6101" w:author="像个男人一样" w:date="2018-03-21T02:12:00Z">
        <w:del w:id="6102" w:author="jie sun" w:date="2018-04-16T22:33:00Z">
          <w:r w:rsidDel="002126F1">
            <w:rPr>
              <w:rFonts w:hint="eastAsia"/>
            </w:rPr>
            <w:delText>p</w:delText>
          </w:r>
        </w:del>
        <w:r>
          <w:rPr>
            <w:rFonts w:hint="eastAsia"/>
          </w:rPr>
          <w:t xml:space="preserve">hone </w:t>
        </w:r>
      </w:ins>
      <w:ins w:id="6103" w:author="jie sun" w:date="2018-04-16T22:33:00Z">
        <w:r w:rsidR="002126F1">
          <w:rPr>
            <w:rFonts w:hint="eastAsia"/>
          </w:rPr>
          <w:t>U</w:t>
        </w:r>
      </w:ins>
      <w:ins w:id="6104" w:author="像个男人一样" w:date="2018-03-21T02:12:00Z">
        <w:del w:id="6105" w:author="jie sun" w:date="2018-04-16T22:33:00Z">
          <w:r w:rsidDel="002126F1">
            <w:rPr>
              <w:rFonts w:hint="eastAsia"/>
            </w:rPr>
            <w:delText>u</w:delText>
          </w:r>
        </w:del>
        <w:r>
          <w:rPr>
            <w:rFonts w:hint="eastAsia"/>
          </w:rPr>
          <w:t>p</w:t>
        </w:r>
      </w:ins>
      <w:bookmarkEnd w:id="6051"/>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p>
    <w:p w:rsidR="0087014B" w:rsidRDefault="00D5184D">
      <w:pPr>
        <w:jc w:val="center"/>
        <w:rPr>
          <w:lang w:val="en-US"/>
        </w:rPr>
        <w:pPrChange w:id="6106" w:author="jie sun" w:date="2018-04-16T21:42:00Z">
          <w:pPr/>
        </w:pPrChange>
      </w:pPr>
      <w:del w:id="6107" w:author="JIE  SUN" w:date="2018-06-21T19:30:00Z">
        <w:r w:rsidDel="00D16A7B">
          <w:rPr>
            <w:noProof/>
          </w:rPr>
          <w:drawing>
            <wp:inline distT="0" distB="0" distL="114300" distR="114300">
              <wp:extent cx="5429250" cy="2743200"/>
              <wp:effectExtent l="0" t="0" r="0" b="0"/>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del>
      <w:ins w:id="6108" w:author="JIE  SUN" w:date="2018-06-21T19:30:00Z">
        <w:r w:rsidR="00D16A7B" w:rsidRPr="00D16A7B">
          <w:rPr>
            <w:noProof/>
          </w:rPr>
          <w:t xml:space="preserve"> </w:t>
        </w:r>
        <w:r w:rsidR="00D16A7B">
          <w:rPr>
            <w:noProof/>
          </w:rPr>
          <w:drawing>
            <wp:inline distT="0" distB="0" distL="0" distR="0" wp14:anchorId="4B89CE68" wp14:editId="6E3B33E7">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ins>
    </w:p>
    <w:p w:rsidR="0087014B" w:rsidRDefault="00D5184D">
      <w:pPr>
        <w:pStyle w:val="Caption"/>
        <w:jc w:val="center"/>
        <w:rPr>
          <w:ins w:id="6109" w:author="JIE  SUN" w:date="2018-06-21T18:48:00Z"/>
        </w:rPr>
        <w:pPrChange w:id="6110" w:author="jie sun" w:date="2018-04-16T21:42:00Z">
          <w:pPr/>
        </w:pPrChange>
      </w:pPr>
      <w:bookmarkStart w:id="6111" w:name="_Toc517801902"/>
      <w:ins w:id="6112" w:author="像个男人一样" w:date="2018-03-21T02:13:00Z">
        <w:r>
          <w:t xml:space="preserve">Figure </w:t>
        </w:r>
      </w:ins>
      <w:ins w:id="6113" w:author="JIE  SUN" w:date="2018-06-21T13:36:00Z">
        <w:r w:rsidR="00A64E7B">
          <w:fldChar w:fldCharType="begin"/>
        </w:r>
        <w:r w:rsidR="00A64E7B">
          <w:instrText xml:space="preserve"> STYLEREF 1 \s </w:instrText>
        </w:r>
      </w:ins>
      <w:r w:rsidR="00A64E7B">
        <w:fldChar w:fldCharType="separate"/>
      </w:r>
      <w:r w:rsidR="00A64E7B">
        <w:rPr>
          <w:noProof/>
        </w:rPr>
        <w:t>4</w:t>
      </w:r>
      <w:ins w:id="611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115" w:author="JIE  SUN" w:date="2018-06-21T13:36:00Z">
        <w:r w:rsidR="00A64E7B">
          <w:rPr>
            <w:noProof/>
          </w:rPr>
          <w:t>10</w:t>
        </w:r>
        <w:r w:rsidR="00A64E7B">
          <w:fldChar w:fldCharType="end"/>
        </w:r>
      </w:ins>
      <w:ins w:id="6116" w:author="jie sun" w:date="2018-04-19T13:00:00Z">
        <w:del w:id="6117" w:author="JIE  SUN" w:date="2018-06-21T13:34:00Z">
          <w:r w:rsidR="00083FE7" w:rsidDel="00A64E7B">
            <w:fldChar w:fldCharType="begin"/>
          </w:r>
          <w:r w:rsidR="00083FE7" w:rsidDel="00A64E7B">
            <w:delInstrText xml:space="preserve"> STYLEREF 1 \s </w:delInstrText>
          </w:r>
        </w:del>
      </w:ins>
      <w:del w:id="6118" w:author="JIE  SUN" w:date="2018-06-21T13:34:00Z">
        <w:r w:rsidR="00083FE7" w:rsidDel="00A64E7B">
          <w:fldChar w:fldCharType="separate"/>
        </w:r>
        <w:r w:rsidR="00083FE7" w:rsidDel="00A64E7B">
          <w:rPr>
            <w:noProof/>
          </w:rPr>
          <w:delText>4</w:delText>
        </w:r>
      </w:del>
      <w:ins w:id="6119" w:author="jie sun" w:date="2018-04-19T13:00:00Z">
        <w:del w:id="612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121" w:author="JIE  SUN" w:date="2018-06-21T13:34:00Z">
        <w:r w:rsidR="00083FE7" w:rsidDel="00A64E7B">
          <w:fldChar w:fldCharType="separate"/>
        </w:r>
      </w:del>
      <w:ins w:id="6122" w:author="jie sun" w:date="2018-04-19T13:00:00Z">
        <w:del w:id="6123" w:author="JIE  SUN" w:date="2018-06-21T13:34:00Z">
          <w:r w:rsidR="00083FE7" w:rsidDel="00A64E7B">
            <w:rPr>
              <w:noProof/>
            </w:rPr>
            <w:delText>9</w:delText>
          </w:r>
          <w:r w:rsidR="00083FE7" w:rsidDel="00A64E7B">
            <w:fldChar w:fldCharType="end"/>
          </w:r>
        </w:del>
      </w:ins>
      <w:ins w:id="6124" w:author="像个男人一样" w:date="2018-03-21T02:13:00Z">
        <w:del w:id="612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126" w:author="像个男人一样" w:date="2018-03-22T11:51:00Z">
        <w:del w:id="6127" w:author="jie sun" w:date="2018-04-10T21:45:00Z">
          <w:r w:rsidDel="00454521">
            <w:delText>8</w:delText>
          </w:r>
        </w:del>
      </w:ins>
      <w:ins w:id="6128" w:author="像个男人一样" w:date="2018-03-21T02:13:00Z">
        <w:del w:id="6129" w:author="jie sun" w:date="2018-04-10T21:45:00Z">
          <w:r w:rsidDel="00454521">
            <w:fldChar w:fldCharType="end"/>
          </w:r>
        </w:del>
        <w:bookmarkStart w:id="6130" w:name="_Toc14279"/>
        <w:bookmarkStart w:id="6131" w:name="_Toc18927"/>
        <w:bookmarkStart w:id="6132" w:name="_Toc8031"/>
        <w:bookmarkStart w:id="6133" w:name="_Toc1339"/>
        <w:bookmarkStart w:id="6134" w:name="_Toc16360"/>
        <w:bookmarkStart w:id="6135" w:name="_Toc25257"/>
        <w:bookmarkStart w:id="6136" w:name="_Toc25174"/>
        <w:bookmarkStart w:id="6137" w:name="_Toc11224"/>
        <w:bookmarkStart w:id="6138" w:name="_Toc25728"/>
        <w:bookmarkStart w:id="6139" w:name="_Toc17899"/>
        <w:bookmarkStart w:id="6140" w:name="_Toc24165"/>
        <w:bookmarkStart w:id="6141" w:name="_Toc23831"/>
        <w:bookmarkStart w:id="6142" w:name="_Toc24696"/>
        <w:bookmarkStart w:id="6143" w:name="_Toc22495"/>
        <w:bookmarkStart w:id="6144" w:name="_Toc1025"/>
        <w:bookmarkStart w:id="6145" w:name="_Toc17834"/>
        <w:bookmarkStart w:id="6146" w:name="_Toc11652"/>
        <w:bookmarkStart w:id="6147" w:name="_Toc28936"/>
        <w:bookmarkStart w:id="6148" w:name="_Toc16187"/>
        <w:bookmarkStart w:id="6149" w:name="_Toc31736"/>
        <w:bookmarkStart w:id="6150" w:name="_Toc12071"/>
        <w:bookmarkStart w:id="6151" w:name="_Toc4838"/>
        <w:bookmarkStart w:id="6152" w:name="_Toc6686"/>
        <w:bookmarkStart w:id="6153" w:name="_Toc18227"/>
        <w:bookmarkStart w:id="6154" w:name="_Toc4648"/>
        <w:r>
          <w:rPr>
            <w:rFonts w:hint="eastAsia"/>
          </w:rPr>
          <w:t>:</w:t>
        </w:r>
      </w:ins>
      <w:ins w:id="6155" w:author="JIE  SUN" w:date="2018-06-21T19:30:00Z">
        <w:r w:rsidR="00D16A7B">
          <w:t xml:space="preserve"> Testing the</w:t>
        </w:r>
      </w:ins>
      <w:ins w:id="6156" w:author="JIE  SUN" w:date="2018-06-21T19:31:00Z">
        <w:r w:rsidR="00D16A7B">
          <w:t xml:space="preserve"> change of the</w:t>
        </w:r>
      </w:ins>
      <w:ins w:id="6157" w:author="JIE  SUN" w:date="2018-06-21T19:30:00Z">
        <w:r w:rsidR="00D16A7B">
          <w:t xml:space="preserve"> </w:t>
        </w:r>
      </w:ins>
      <w:ins w:id="6158" w:author="JIE  SUN" w:date="2018-06-21T19:31:00Z">
        <w:r w:rsidR="00D16A7B">
          <w:t>in</w:t>
        </w:r>
      </w:ins>
      <w:ins w:id="6159" w:author="JIE  SUN" w:date="2018-06-21T19:30:00Z">
        <w:r w:rsidR="00D16A7B">
          <w:t xml:space="preserve">clination </w:t>
        </w:r>
      </w:ins>
      <w:ins w:id="6160" w:author="jie sun" w:date="2018-04-19T15:39:00Z">
        <w:del w:id="6161" w:author="JIE  SUN" w:date="2018-06-21T19:32:00Z">
          <w:r w:rsidR="005034E6" w:rsidDel="00D16A7B">
            <w:delText xml:space="preserve"> </w:delText>
          </w:r>
        </w:del>
      </w:ins>
      <w:ins w:id="6162" w:author="JIE  SUN" w:date="2018-06-21T19:31:00Z">
        <w:r w:rsidR="00D16A7B">
          <w:t xml:space="preserve">when </w:t>
        </w:r>
      </w:ins>
      <w:ins w:id="6163" w:author="jie sun" w:date="2018-04-19T15:39:00Z">
        <w:del w:id="6164" w:author="JIE  SUN" w:date="2018-06-21T19:30:00Z">
          <w:r w:rsidR="005034E6" w:rsidDel="00D16A7B">
            <w:delText>Accelerometer</w:delText>
          </w:r>
        </w:del>
      </w:ins>
      <w:ins w:id="6165" w:author="像个男人一样" w:date="2018-03-21T02:13:00Z">
        <w:del w:id="6166" w:author="JIE  SUN" w:date="2018-06-21T19:30:00Z">
          <w:r w:rsidDel="00D16A7B">
            <w:rPr>
              <w:rFonts w:hint="eastAsia"/>
            </w:rPr>
            <w:delText xml:space="preserve">Gyro </w:delText>
          </w:r>
        </w:del>
      </w:ins>
      <w:ins w:id="6167" w:author="jie sun" w:date="2018-04-16T22:33:00Z">
        <w:del w:id="6168" w:author="JIE  SUN" w:date="2018-06-21T19:30:00Z">
          <w:r w:rsidR="00CB3BAA" w:rsidDel="00D16A7B">
            <w:rPr>
              <w:rFonts w:hint="eastAsia"/>
            </w:rPr>
            <w:delText>D</w:delText>
          </w:r>
        </w:del>
      </w:ins>
      <w:ins w:id="6169" w:author="像个男人一样" w:date="2018-03-21T02:13:00Z">
        <w:del w:id="6170" w:author="JIE  SUN" w:date="2018-06-21T19:30:00Z">
          <w:r w:rsidDel="00D16A7B">
            <w:rPr>
              <w:rFonts w:hint="eastAsia"/>
            </w:rPr>
            <w:delText xml:space="preserve">data </w:delText>
          </w:r>
        </w:del>
      </w:ins>
      <w:ins w:id="6171" w:author="jie sun" w:date="2018-04-16T22:33:00Z">
        <w:del w:id="6172" w:author="JIE  SUN" w:date="2018-06-21T19:30:00Z">
          <w:r w:rsidR="00CB3BAA" w:rsidDel="00D16A7B">
            <w:rPr>
              <w:rFonts w:hint="eastAsia"/>
            </w:rPr>
            <w:delText>C</w:delText>
          </w:r>
        </w:del>
      </w:ins>
      <w:ins w:id="6173" w:author="像个男人一样" w:date="2018-03-21T02:13:00Z">
        <w:del w:id="6174" w:author="JIE  SUN" w:date="2018-06-21T19:30:00Z">
          <w:r w:rsidDel="00D16A7B">
            <w:rPr>
              <w:rFonts w:hint="eastAsia"/>
            </w:rPr>
            <w:delText>chang</w:delText>
          </w:r>
        </w:del>
      </w:ins>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ins w:id="6175" w:author="jie sun" w:date="2018-04-15T21:07:00Z">
        <w:del w:id="6176" w:author="JIE  SUN" w:date="2018-06-21T19:30:00Z">
          <w:r w:rsidR="00585C85" w:rsidDel="00D16A7B">
            <w:delText>e</w:delText>
          </w:r>
          <w:r w:rsidR="00521540" w:rsidDel="00D16A7B">
            <w:delText>s</w:delText>
          </w:r>
        </w:del>
      </w:ins>
      <w:ins w:id="6177" w:author="JIE  SUN" w:date="2018-06-21T19:30:00Z">
        <w:r w:rsidR="00D16A7B">
          <w:t>put</w:t>
        </w:r>
      </w:ins>
      <w:ins w:id="6178" w:author="JIE  SUN" w:date="2018-06-21T19:32:00Z">
        <w:r w:rsidR="00D16A7B">
          <w:t>ting</w:t>
        </w:r>
      </w:ins>
      <w:ins w:id="6179" w:author="JIE  SUN" w:date="2018-06-21T19:33:00Z">
        <w:r w:rsidR="00984F18">
          <w:t>c</w:t>
        </w:r>
      </w:ins>
      <w:ins w:id="6180" w:author="JIE  SUN" w:date="2018-06-21T19:30:00Z">
        <w:r w:rsidR="00D16A7B">
          <w:t xml:space="preserve"> the phone up vertically</w:t>
        </w:r>
      </w:ins>
      <w:bookmarkEnd w:id="6111"/>
    </w:p>
    <w:p w:rsidR="009C7BD8" w:rsidRDefault="009C7BD8">
      <w:pPr>
        <w:rPr>
          <w:ins w:id="6181" w:author="JIE  SUN" w:date="2018-06-21T18:51:00Z"/>
        </w:rPr>
      </w:pPr>
      <w:ins w:id="6182" w:author="JIE  SUN" w:date="2018-06-21T18:48:00Z">
        <w:r>
          <w:rPr>
            <w:rFonts w:hint="eastAsia"/>
          </w:rPr>
          <w:t>This</w:t>
        </w:r>
        <w:r>
          <w:t xml:space="preserve"> </w:t>
        </w:r>
      </w:ins>
      <w:ins w:id="6183" w:author="JIE  SUN" w:date="2018-06-21T18:49:00Z">
        <w:r>
          <w:t xml:space="preserve">angle value calculated by the raw data from accelerometer can be achieved </w:t>
        </w:r>
      </w:ins>
      <w:ins w:id="6184" w:author="JIE  SUN" w:date="2018-06-21T18:50:00Z">
        <w:r>
          <w:t>through</w:t>
        </w:r>
      </w:ins>
      <w:ins w:id="6185" w:author="JIE  SUN" w:date="2018-06-21T18:49:00Z">
        <w:r>
          <w:t xml:space="preserve"> </w:t>
        </w:r>
      </w:ins>
      <w:ins w:id="6186" w:author="JIE  SUN" w:date="2018-06-21T18:50:00Z">
        <w:r>
          <w:t>a piece of code below</w:t>
        </w:r>
      </w:ins>
      <w:ins w:id="6187" w:author="JIE  SUN" w:date="2018-06-21T18:51:00Z">
        <w:r w:rsidR="00860477">
          <w:t xml:space="preserve">, </w:t>
        </w:r>
      </w:ins>
      <w:ins w:id="6188" w:author="JIE  SUN" w:date="2018-06-21T18:52:00Z">
        <w:r w:rsidR="00860477" w:rsidRPr="00845B5B">
          <w:rPr>
            <w:rPrChange w:id="6189" w:author="JIE  SUN" w:date="2018-06-21T19:21:00Z">
              <w:rPr>
                <w:rFonts w:ascii="NSimSun" w:eastAsia="NSimSun" w:hAnsi="Times New Roman" w:cs="NSimSun"/>
                <w:color w:val="808080"/>
                <w:sz w:val="19"/>
                <w:szCs w:val="19"/>
              </w:rPr>
            </w:rPrChange>
          </w:rPr>
          <w:t>Accel</w:t>
        </w:r>
        <w:r w:rsidR="00860477" w:rsidRPr="00845B5B">
          <w:rPr>
            <w:rPrChange w:id="6190" w:author="JIE  SUN" w:date="2018-06-21T19:21:00Z">
              <w:rPr>
                <w:rFonts w:ascii="NSimSun" w:eastAsia="NSimSun" w:hAnsi="Times New Roman" w:cs="NSimSun"/>
                <w:color w:val="000000"/>
                <w:sz w:val="19"/>
                <w:szCs w:val="19"/>
              </w:rPr>
            </w:rPrChange>
          </w:rPr>
          <w:t xml:space="preserve">.Daccel_x, </w:t>
        </w:r>
        <w:r w:rsidR="00860477" w:rsidRPr="00845B5B">
          <w:rPr>
            <w:rPrChange w:id="6191" w:author="JIE  SUN" w:date="2018-06-21T19:21:00Z">
              <w:rPr>
                <w:rFonts w:ascii="NSimSun" w:eastAsia="NSimSun" w:hAnsi="Times New Roman" w:cs="NSimSun"/>
                <w:color w:val="808080"/>
                <w:sz w:val="19"/>
                <w:szCs w:val="19"/>
              </w:rPr>
            </w:rPrChange>
          </w:rPr>
          <w:t>Accel</w:t>
        </w:r>
        <w:r w:rsidR="00860477" w:rsidRPr="00845B5B">
          <w:rPr>
            <w:rPrChange w:id="6192" w:author="JIE  SUN" w:date="2018-06-21T19:21:00Z">
              <w:rPr>
                <w:rFonts w:ascii="NSimSun" w:eastAsia="NSimSun" w:hAnsi="Times New Roman" w:cs="NSimSun"/>
                <w:color w:val="000000"/>
                <w:sz w:val="19"/>
                <w:szCs w:val="19"/>
              </w:rPr>
            </w:rPrChange>
          </w:rPr>
          <w:t>.Daccel_y and</w:t>
        </w:r>
        <w:r w:rsidR="00860477" w:rsidRPr="00845B5B">
          <w:rPr>
            <w:rPrChange w:id="6193" w:author="JIE  SUN" w:date="2018-06-21T19:21:00Z">
              <w:rPr>
                <w:rFonts w:ascii="NSimSun" w:eastAsia="NSimSun" w:hAnsi="Times New Roman" w:cs="NSimSun"/>
                <w:color w:val="808080"/>
                <w:sz w:val="19"/>
                <w:szCs w:val="19"/>
              </w:rPr>
            </w:rPrChange>
          </w:rPr>
          <w:t xml:space="preserve"> Accel</w:t>
        </w:r>
        <w:r w:rsidR="00860477" w:rsidRPr="00845B5B">
          <w:rPr>
            <w:rPrChange w:id="6194" w:author="JIE  SUN" w:date="2018-06-21T19:21:00Z">
              <w:rPr>
                <w:rFonts w:ascii="NSimSun" w:eastAsia="NSimSun" w:hAnsi="Times New Roman" w:cs="NSimSun"/>
                <w:color w:val="000000"/>
                <w:sz w:val="19"/>
                <w:szCs w:val="19"/>
              </w:rPr>
            </w:rPrChange>
          </w:rPr>
          <w:t xml:space="preserve">.Daccel_z are raw data caught from accelerometer and </w:t>
        </w:r>
      </w:ins>
      <w:ins w:id="6195" w:author="JIE  SUN" w:date="2018-06-21T18:53:00Z">
        <w:r w:rsidR="00860477" w:rsidRPr="00845B5B">
          <w:rPr>
            <w:rPrChange w:id="6196" w:author="JIE  SUN" w:date="2018-06-21T19:21:00Z">
              <w:rPr>
                <w:rFonts w:ascii="NSimSun" w:eastAsia="NSimSun" w:hAnsi="Times New Roman" w:cs="NSimSun"/>
                <w:color w:val="808080"/>
                <w:sz w:val="19"/>
                <w:szCs w:val="19"/>
              </w:rPr>
            </w:rPrChange>
          </w:rPr>
          <w:t>Accel</w:t>
        </w:r>
        <w:r w:rsidR="00860477" w:rsidRPr="00845B5B">
          <w:rPr>
            <w:rPrChange w:id="6197" w:author="JIE  SUN" w:date="2018-06-21T19:21:00Z">
              <w:rPr>
                <w:rFonts w:ascii="NSimSun" w:eastAsia="NSimSun" w:hAnsi="Times New Roman" w:cs="NSimSun"/>
                <w:color w:val="000000"/>
                <w:sz w:val="19"/>
                <w:szCs w:val="19"/>
              </w:rPr>
            </w:rPrChange>
          </w:rPr>
          <w:t xml:space="preserve">.A_angle_x, </w:t>
        </w:r>
        <w:r w:rsidR="00860477" w:rsidRPr="00845B5B">
          <w:rPr>
            <w:rPrChange w:id="6198" w:author="JIE  SUN" w:date="2018-06-21T19:21:00Z">
              <w:rPr>
                <w:rFonts w:ascii="NSimSun" w:eastAsia="NSimSun" w:hAnsi="Times New Roman" w:cs="NSimSun"/>
                <w:color w:val="808080"/>
                <w:sz w:val="19"/>
                <w:szCs w:val="19"/>
              </w:rPr>
            </w:rPrChange>
          </w:rPr>
          <w:t>Accel</w:t>
        </w:r>
        <w:r w:rsidR="00860477" w:rsidRPr="00845B5B">
          <w:rPr>
            <w:rPrChange w:id="6199" w:author="JIE  SUN" w:date="2018-06-21T19:21:00Z">
              <w:rPr>
                <w:rFonts w:ascii="NSimSun" w:eastAsia="NSimSun" w:hAnsi="Times New Roman" w:cs="NSimSun"/>
                <w:color w:val="000000"/>
                <w:sz w:val="19"/>
                <w:szCs w:val="19"/>
              </w:rPr>
            </w:rPrChange>
          </w:rPr>
          <w:t xml:space="preserve">.A_angle_y and </w:t>
        </w:r>
        <w:r w:rsidR="00860477" w:rsidRPr="00845B5B">
          <w:rPr>
            <w:rPrChange w:id="6200" w:author="JIE  SUN" w:date="2018-06-21T19:21:00Z">
              <w:rPr>
                <w:rFonts w:ascii="NSimSun" w:eastAsia="NSimSun" w:hAnsi="Times New Roman" w:cs="NSimSun"/>
                <w:color w:val="808080"/>
                <w:sz w:val="19"/>
                <w:szCs w:val="19"/>
              </w:rPr>
            </w:rPrChange>
          </w:rPr>
          <w:t>Accel</w:t>
        </w:r>
        <w:r w:rsidR="00860477" w:rsidRPr="00845B5B">
          <w:rPr>
            <w:rPrChange w:id="6201" w:author="JIE  SUN" w:date="2018-06-21T19:21:00Z">
              <w:rPr>
                <w:rFonts w:ascii="NSimSun" w:eastAsia="NSimSun" w:hAnsi="Times New Roman" w:cs="NSimSun"/>
                <w:color w:val="000000"/>
                <w:sz w:val="19"/>
                <w:szCs w:val="19"/>
              </w:rPr>
            </w:rPrChange>
          </w:rPr>
          <w:t xml:space="preserve">.A_angle_z </w:t>
        </w:r>
      </w:ins>
      <w:ins w:id="6202" w:author="JIE  SUN" w:date="2018-06-21T19:20:00Z">
        <w:r w:rsidR="00845B5B" w:rsidRPr="00845B5B">
          <w:rPr>
            <w:rPrChange w:id="6203" w:author="JIE  SUN" w:date="2018-06-21T19:21:00Z">
              <w:rPr>
                <w:rFonts w:ascii="NSimSun" w:eastAsia="NSimSun" w:hAnsi="Times New Roman" w:cs="NSimSun"/>
                <w:color w:val="000000"/>
                <w:sz w:val="19"/>
                <w:szCs w:val="19"/>
              </w:rPr>
            </w:rPrChange>
          </w:rPr>
          <w:t xml:space="preserve">are the inclination angles with X, Y and Z axes </w:t>
        </w:r>
      </w:ins>
      <w:ins w:id="6204" w:author="JIE  SUN" w:date="2018-06-21T19:21:00Z">
        <w:r w:rsidR="00845B5B" w:rsidRPr="00845B5B">
          <w:rPr>
            <w:rPrChange w:id="6205" w:author="JIE  SUN" w:date="2018-06-21T19:21:00Z">
              <w:rPr>
                <w:rFonts w:ascii="NSimSun" w:eastAsia="NSimSun" w:hAnsi="Times New Roman" w:cs="NSimSun"/>
                <w:color w:val="000000"/>
                <w:sz w:val="19"/>
                <w:szCs w:val="19"/>
              </w:rPr>
            </w:rPrChange>
          </w:rPr>
          <w:t>respectively</w:t>
        </w:r>
      </w:ins>
      <w:ins w:id="6206" w:author="JIE  SUN" w:date="2018-06-21T19:20:00Z">
        <w:r w:rsidR="00845B5B" w:rsidRPr="00845B5B">
          <w:rPr>
            <w:rPrChange w:id="6207" w:author="JIE  SUN" w:date="2018-06-21T19:21:00Z">
              <w:rPr>
                <w:rFonts w:ascii="NSimSun" w:eastAsia="NSimSun" w:hAnsi="Times New Roman" w:cs="NSimSun"/>
                <w:color w:val="000000"/>
                <w:sz w:val="19"/>
                <w:szCs w:val="19"/>
              </w:rPr>
            </w:rPrChange>
          </w:rPr>
          <w:t>.</w:t>
        </w:r>
      </w:ins>
    </w:p>
    <w:p w:rsidR="00AF12D7" w:rsidRPr="009C7BD8" w:rsidRDefault="00AF12D7">
      <w:pPr>
        <w:ind w:firstLine="720"/>
        <w:rPr>
          <w:ins w:id="6208" w:author="JIE  SUN" w:date="2018-06-21T18:48:00Z"/>
        </w:rPr>
        <w:pPrChange w:id="6209" w:author="JIE  SUN" w:date="2018-06-21T18:51:00Z">
          <w:pPr/>
        </w:pPrChange>
      </w:pPr>
      <w:ins w:id="6210" w:author="JIE  SUN" w:date="2018-06-21T18:51:00Z">
        <w:r>
          <w:rPr>
            <w:rFonts w:ascii="NSimSun" w:eastAsia="NSimSun" w:hAnsi="Times New Roman" w:cs="NSimSun"/>
            <w:color w:val="808080"/>
            <w:sz w:val="19"/>
            <w:szCs w:val="19"/>
          </w:rPr>
          <w:lastRenderedPageBreak/>
          <w:t>#define</w:t>
        </w:r>
        <w:r>
          <w:rPr>
            <w:rFonts w:ascii="NSimSun" w:eastAsia="NSimSun" w:hAnsi="Times New Roman" w:cs="NSimSun"/>
            <w:color w:val="000000"/>
            <w:sz w:val="19"/>
            <w:szCs w:val="19"/>
          </w:rPr>
          <w:t xml:space="preserve"> </w:t>
        </w:r>
        <w:r>
          <w:rPr>
            <w:rFonts w:ascii="NSimSun" w:eastAsia="NSimSun" w:hAnsi="Times New Roman" w:cs="NSimSun"/>
            <w:color w:val="6F008A"/>
            <w:sz w:val="19"/>
            <w:szCs w:val="19"/>
          </w:rPr>
          <w:t>PI</w:t>
        </w:r>
        <w:r>
          <w:rPr>
            <w:rFonts w:ascii="NSimSun" w:eastAsia="NSimSun" w:hAnsi="Times New Roman" w:cs="NSimSun"/>
            <w:color w:val="000000"/>
            <w:sz w:val="19"/>
            <w:szCs w:val="19"/>
          </w:rPr>
          <w:t xml:space="preserve"> 3.14159265358979323846</w:t>
        </w:r>
      </w:ins>
    </w:p>
    <w:p w:rsidR="009C7BD8" w:rsidRDefault="009C7BD8" w:rsidP="009C7BD8">
      <w:pPr>
        <w:autoSpaceDE w:val="0"/>
        <w:autoSpaceDN w:val="0"/>
        <w:adjustRightInd w:val="0"/>
        <w:spacing w:after="0"/>
        <w:rPr>
          <w:ins w:id="6211" w:author="JIE  SUN" w:date="2018-06-21T18:48:00Z"/>
          <w:rFonts w:ascii="NSimSun" w:eastAsia="NSimSun" w:hAnsi="Times New Roman" w:cs="NSimSun"/>
          <w:color w:val="000000"/>
          <w:sz w:val="19"/>
          <w:szCs w:val="19"/>
        </w:rPr>
      </w:pPr>
      <w:ins w:id="6212"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Sqrt_x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rsidR="009C7BD8" w:rsidRDefault="009C7BD8" w:rsidP="009C7BD8">
      <w:pPr>
        <w:autoSpaceDE w:val="0"/>
        <w:autoSpaceDN w:val="0"/>
        <w:adjustRightInd w:val="0"/>
        <w:spacing w:after="0"/>
        <w:rPr>
          <w:ins w:id="6213" w:author="JIE  SUN" w:date="2018-06-21T18:48:00Z"/>
          <w:rFonts w:ascii="NSimSun" w:eastAsia="NSimSun" w:hAnsi="Times New Roman" w:cs="NSimSun"/>
          <w:color w:val="000000"/>
          <w:sz w:val="19"/>
          <w:szCs w:val="19"/>
        </w:rPr>
      </w:pPr>
      <w:ins w:id="6214"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Sqrt_y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rsidR="009C7BD8" w:rsidRDefault="009C7BD8" w:rsidP="009C7BD8">
      <w:pPr>
        <w:autoSpaceDE w:val="0"/>
        <w:autoSpaceDN w:val="0"/>
        <w:adjustRightInd w:val="0"/>
        <w:spacing w:after="0"/>
        <w:rPr>
          <w:ins w:id="6215" w:author="JIE  SUN" w:date="2018-06-21T18:48:00Z"/>
          <w:rFonts w:ascii="NSimSun" w:eastAsia="NSimSun" w:hAnsi="Times New Roman" w:cs="NSimSun"/>
          <w:color w:val="000000"/>
          <w:sz w:val="19"/>
          <w:szCs w:val="19"/>
        </w:rPr>
      </w:pPr>
      <w:ins w:id="6216"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Sqrt_z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ins>
    </w:p>
    <w:p w:rsidR="009C7BD8" w:rsidRDefault="009C7BD8" w:rsidP="009C7BD8">
      <w:pPr>
        <w:autoSpaceDE w:val="0"/>
        <w:autoSpaceDN w:val="0"/>
        <w:adjustRightInd w:val="0"/>
        <w:spacing w:after="0"/>
        <w:rPr>
          <w:ins w:id="6217" w:author="JIE  SUN" w:date="2018-06-21T18:48:00Z"/>
          <w:rFonts w:ascii="NSimSun" w:eastAsia="NSimSun" w:hAnsi="Times New Roman" w:cs="NSimSun"/>
          <w:color w:val="000000"/>
          <w:sz w:val="19"/>
          <w:szCs w:val="19"/>
        </w:rPr>
      </w:pPr>
    </w:p>
    <w:p w:rsidR="009C7BD8" w:rsidRDefault="009C7BD8" w:rsidP="009C7BD8">
      <w:pPr>
        <w:autoSpaceDE w:val="0"/>
        <w:autoSpaceDN w:val="0"/>
        <w:adjustRightInd w:val="0"/>
        <w:spacing w:after="0"/>
        <w:rPr>
          <w:ins w:id="6218" w:author="JIE  SUN" w:date="2018-06-21T18:48:00Z"/>
          <w:rFonts w:ascii="NSimSun" w:eastAsia="NSimSun" w:hAnsi="Times New Roman" w:cs="NSimSun"/>
          <w:color w:val="000000"/>
          <w:sz w:val="19"/>
          <w:szCs w:val="19"/>
        </w:rPr>
      </w:pPr>
      <w:ins w:id="6219"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Sqrt_x)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rsidR="009C7BD8" w:rsidRDefault="009C7BD8" w:rsidP="009C7BD8">
      <w:pPr>
        <w:autoSpaceDE w:val="0"/>
        <w:autoSpaceDN w:val="0"/>
        <w:adjustRightInd w:val="0"/>
        <w:spacing w:after="0"/>
        <w:rPr>
          <w:ins w:id="6220" w:author="JIE  SUN" w:date="2018-06-21T18:48:00Z"/>
          <w:rFonts w:ascii="NSimSun" w:eastAsia="NSimSun" w:hAnsi="Times New Roman" w:cs="NSimSun"/>
          <w:color w:val="000000"/>
          <w:sz w:val="19"/>
          <w:szCs w:val="19"/>
        </w:rPr>
      </w:pPr>
    </w:p>
    <w:p w:rsidR="009C7BD8" w:rsidRDefault="009C7BD8" w:rsidP="009C7BD8">
      <w:pPr>
        <w:autoSpaceDE w:val="0"/>
        <w:autoSpaceDN w:val="0"/>
        <w:adjustRightInd w:val="0"/>
        <w:spacing w:after="0"/>
        <w:rPr>
          <w:ins w:id="6221" w:author="JIE  SUN" w:date="2018-06-21T18:48:00Z"/>
          <w:rFonts w:ascii="NSimSun" w:eastAsia="NSimSun" w:hAnsi="Times New Roman" w:cs="NSimSun"/>
          <w:color w:val="000000"/>
          <w:sz w:val="19"/>
          <w:szCs w:val="19"/>
        </w:rPr>
      </w:pPr>
      <w:ins w:id="6222"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Sqrt_y)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rsidR="009C7BD8" w:rsidRDefault="009C7BD8" w:rsidP="009C7BD8">
      <w:pPr>
        <w:autoSpaceDE w:val="0"/>
        <w:autoSpaceDN w:val="0"/>
        <w:adjustRightInd w:val="0"/>
        <w:spacing w:after="0"/>
        <w:rPr>
          <w:ins w:id="6223" w:author="JIE  SUN" w:date="2018-06-21T18:48:00Z"/>
          <w:rFonts w:ascii="NSimSun" w:eastAsia="NSimSun" w:hAnsi="Times New Roman" w:cs="NSimSun"/>
          <w:color w:val="000000"/>
          <w:sz w:val="19"/>
          <w:szCs w:val="19"/>
        </w:rPr>
      </w:pPr>
    </w:p>
    <w:p w:rsidR="009C7BD8" w:rsidRPr="009C7BD8" w:rsidRDefault="009C7BD8">
      <w:ins w:id="6224" w:author="JIE  SUN" w:date="2018-06-21T18:48:00Z">
        <w:r>
          <w:rPr>
            <w:rFonts w:ascii="NSimSun" w:eastAsia="NSimSun" w:hAnsi="Times New Roman" w:cs="NSimSun"/>
            <w:color w:val="000000"/>
            <w:sz w:val="19"/>
            <w:szCs w:val="19"/>
          </w:rPr>
          <w:tab/>
        </w:r>
        <w:bookmarkStart w:id="6225" w:name="OLE_LINK61"/>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w:t>
        </w:r>
        <w:bookmarkEnd w:id="6225"/>
        <w:r>
          <w:rPr>
            <w:rFonts w:ascii="NSimSun" w:eastAsia="NSimSun" w:hAnsi="Times New Roman" w:cs="NSimSun"/>
            <w:color w:val="000000"/>
            <w:sz w:val="19"/>
            <w:szCs w:val="19"/>
          </w:rPr>
          <w:t>=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Sqrt_z)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rsidR="0087014B" w:rsidRDefault="0087014B">
      <w:pPr>
        <w:rPr>
          <w:ins w:id="6226" w:author="jie sun" w:date="2018-04-18T21:05:00Z"/>
          <w:lang w:val="en-GB"/>
        </w:rPr>
      </w:pPr>
    </w:p>
    <w:p w:rsidR="004739A5" w:rsidRPr="004739A5" w:rsidDel="00D6606E" w:rsidRDefault="004739A5">
      <w:pPr>
        <w:pStyle w:val="Heading2"/>
        <w:rPr>
          <w:ins w:id="6227" w:author="jie sun" w:date="2018-04-18T21:05:00Z"/>
          <w:del w:id="6228" w:author="JIE  SUN" w:date="2018-06-21T19:22:00Z"/>
          <w:lang w:val="en-US"/>
          <w:rPrChange w:id="6229" w:author="jie sun" w:date="2018-04-18T21:05:00Z">
            <w:rPr>
              <w:ins w:id="6230" w:author="jie sun" w:date="2018-04-18T21:05:00Z"/>
              <w:del w:id="6231" w:author="JIE  SUN" w:date="2018-06-21T19:22:00Z"/>
            </w:rPr>
          </w:rPrChange>
        </w:rPr>
        <w:pPrChange w:id="6232" w:author="jie sun" w:date="2018-04-18T21:05:00Z">
          <w:pPr>
            <w:pStyle w:val="Heading3"/>
          </w:pPr>
        </w:pPrChange>
      </w:pPr>
      <w:bookmarkStart w:id="6233" w:name="_Toc517813771"/>
      <w:ins w:id="6234" w:author="jie sun" w:date="2018-04-18T21:05:00Z">
        <w:r w:rsidRPr="004739A5">
          <w:rPr>
            <w:b w:val="0"/>
            <w:lang w:val="en-US"/>
            <w:rPrChange w:id="6235" w:author="jie sun" w:date="2018-04-18T21:05:00Z">
              <w:rPr>
                <w:b w:val="0"/>
              </w:rPr>
            </w:rPrChange>
          </w:rPr>
          <w:t>Action Recognition Algorithms</w:t>
        </w:r>
        <w:bookmarkEnd w:id="6233"/>
      </w:ins>
    </w:p>
    <w:p w:rsidR="004739A5" w:rsidRPr="00D6606E" w:rsidRDefault="004739A5">
      <w:pPr>
        <w:pStyle w:val="Heading2"/>
        <w:rPr>
          <w:lang w:val="en-GB"/>
          <w:rPrChange w:id="6236" w:author="JIE  SUN" w:date="2018-06-21T19:22:00Z">
            <w:rPr>
              <w:lang w:val="en-GB"/>
            </w:rPr>
          </w:rPrChange>
        </w:rPr>
        <w:pPrChange w:id="6237" w:author="JIE  SUN" w:date="2018-06-21T19:22:00Z">
          <w:pPr/>
        </w:pPrChange>
      </w:pPr>
      <w:bookmarkStart w:id="6238" w:name="_Toc517813772"/>
      <w:bookmarkEnd w:id="6238"/>
    </w:p>
    <w:p w:rsidR="0087014B" w:rsidRDefault="00D5184D">
      <w:pPr>
        <w:pStyle w:val="Heading3"/>
        <w:pPrChange w:id="6239" w:author="jie sun" w:date="2018-04-18T21:05:00Z">
          <w:pPr>
            <w:pStyle w:val="Heading2"/>
          </w:pPr>
        </w:pPrChange>
      </w:pPr>
      <w:bookmarkStart w:id="6240" w:name="_Toc14651"/>
      <w:bookmarkStart w:id="6241" w:name="_Toc23301"/>
      <w:bookmarkStart w:id="6242" w:name="_Toc322"/>
      <w:bookmarkStart w:id="6243" w:name="_Toc7006"/>
      <w:bookmarkStart w:id="6244" w:name="_Toc26236"/>
      <w:bookmarkStart w:id="6245" w:name="_Toc98"/>
      <w:bookmarkStart w:id="6246" w:name="_Toc21278"/>
      <w:bookmarkStart w:id="6247" w:name="_Toc28662"/>
      <w:bookmarkStart w:id="6248" w:name="_Toc27348"/>
      <w:bookmarkStart w:id="6249" w:name="_Toc517813773"/>
      <w:r>
        <w:rPr>
          <w:rFonts w:hint="eastAsia"/>
          <w:lang w:val="en-US"/>
        </w:rPr>
        <w:t xml:space="preserve">Using </w:t>
      </w:r>
      <w:ins w:id="6250" w:author="jie sun" w:date="2018-04-16T21:24:00Z">
        <w:r w:rsidR="009679C1">
          <w:rPr>
            <w:lang w:val="en-US"/>
          </w:rPr>
          <w:t>T</w:t>
        </w:r>
      </w:ins>
      <w:del w:id="6251" w:author="jie sun" w:date="2018-04-16T21:24:00Z">
        <w:r w:rsidDel="009679C1">
          <w:rPr>
            <w:rFonts w:hint="eastAsia"/>
            <w:lang w:val="en-US"/>
          </w:rPr>
          <w:delText>t</w:delText>
        </w:r>
      </w:del>
      <w:r>
        <w:rPr>
          <w:rFonts w:hint="eastAsia"/>
          <w:lang w:val="en-US"/>
        </w:rPr>
        <w:t xml:space="preserve">hose </w:t>
      </w:r>
      <w:ins w:id="6252" w:author="jie sun" w:date="2018-04-16T21:24:00Z">
        <w:r w:rsidR="009679C1">
          <w:rPr>
            <w:lang w:val="en-US"/>
          </w:rPr>
          <w:t>T</w:t>
        </w:r>
      </w:ins>
      <w:del w:id="6253" w:author="jie sun" w:date="2018-04-16T21:24:00Z">
        <w:r w:rsidDel="009679C1">
          <w:rPr>
            <w:rFonts w:hint="eastAsia"/>
            <w:lang w:val="en-US"/>
          </w:rPr>
          <w:delText>t</w:delText>
        </w:r>
      </w:del>
      <w:r>
        <w:rPr>
          <w:rFonts w:hint="eastAsia"/>
          <w:lang w:val="en-US"/>
        </w:rPr>
        <w:t xml:space="preserve">wo </w:t>
      </w:r>
      <w:ins w:id="6254" w:author="jie sun" w:date="2018-04-16T21:24:00Z">
        <w:r w:rsidR="009679C1">
          <w:rPr>
            <w:lang w:val="en-US"/>
          </w:rPr>
          <w:t>K</w:t>
        </w:r>
      </w:ins>
      <w:del w:id="6255" w:author="jie sun" w:date="2018-04-16T21:24:00Z">
        <w:r w:rsidDel="009679C1">
          <w:rPr>
            <w:rFonts w:hint="eastAsia"/>
            <w:lang w:val="en-US"/>
          </w:rPr>
          <w:delText>k</w:delText>
        </w:r>
      </w:del>
      <w:r>
        <w:rPr>
          <w:rFonts w:hint="eastAsia"/>
          <w:lang w:val="en-US"/>
        </w:rPr>
        <w:t xml:space="preserve">inds </w:t>
      </w:r>
      <w:ins w:id="6256" w:author="jie sun" w:date="2018-04-16T21:24:00Z">
        <w:r w:rsidR="009679C1">
          <w:rPr>
            <w:lang w:val="en-US"/>
          </w:rPr>
          <w:t>O</w:t>
        </w:r>
      </w:ins>
      <w:del w:id="6257" w:author="jie sun" w:date="2018-04-16T21:24:00Z">
        <w:r w:rsidDel="009679C1">
          <w:rPr>
            <w:rFonts w:hint="eastAsia"/>
            <w:lang w:val="en-US"/>
          </w:rPr>
          <w:delText>o</w:delText>
        </w:r>
      </w:del>
      <w:r>
        <w:rPr>
          <w:rFonts w:hint="eastAsia"/>
          <w:lang w:val="en-US"/>
        </w:rPr>
        <w:t xml:space="preserve">f </w:t>
      </w:r>
      <w:ins w:id="6258" w:author="jie sun" w:date="2018-04-16T21:24:00Z">
        <w:r w:rsidR="009679C1">
          <w:rPr>
            <w:lang w:val="en-US"/>
          </w:rPr>
          <w:t>A</w:t>
        </w:r>
      </w:ins>
      <w:del w:id="6259" w:author="jie sun" w:date="2018-04-16T21:24:00Z">
        <w:r w:rsidDel="009679C1">
          <w:rPr>
            <w:rFonts w:hint="eastAsia"/>
            <w:lang w:val="en-US"/>
          </w:rPr>
          <w:delText>a</w:delText>
        </w:r>
      </w:del>
      <w:r>
        <w:rPr>
          <w:rFonts w:hint="eastAsia"/>
          <w:lang w:val="en-US"/>
        </w:rPr>
        <w:t xml:space="preserve">ngle </w:t>
      </w:r>
      <w:ins w:id="6260" w:author="jie sun" w:date="2018-04-16T21:24:00Z">
        <w:r w:rsidR="009679C1">
          <w:rPr>
            <w:lang w:val="en-US"/>
          </w:rPr>
          <w:t>R</w:t>
        </w:r>
      </w:ins>
      <w:del w:id="6261" w:author="jie sun" w:date="2018-04-16T21:24:00Z">
        <w:r w:rsidDel="009679C1">
          <w:rPr>
            <w:rFonts w:hint="eastAsia"/>
            <w:lang w:val="en-US"/>
          </w:rPr>
          <w:delText>r</w:delText>
        </w:r>
      </w:del>
      <w:r>
        <w:rPr>
          <w:rFonts w:hint="eastAsia"/>
          <w:lang w:val="en-US"/>
        </w:rPr>
        <w:t xml:space="preserve">estriction </w:t>
      </w:r>
      <w:ins w:id="6262" w:author="jie sun" w:date="2018-04-16T21:25:00Z">
        <w:r w:rsidR="009679C1">
          <w:rPr>
            <w:lang w:val="en-US"/>
          </w:rPr>
          <w:t>T</w:t>
        </w:r>
      </w:ins>
      <w:del w:id="6263" w:author="jie sun" w:date="2018-04-16T21:24:00Z">
        <w:r w:rsidDel="009679C1">
          <w:rPr>
            <w:rFonts w:hint="eastAsia"/>
            <w:lang w:val="en-US"/>
          </w:rPr>
          <w:delText>t</w:delText>
        </w:r>
      </w:del>
      <w:r>
        <w:rPr>
          <w:rFonts w:hint="eastAsia"/>
          <w:lang w:val="en-US"/>
        </w:rPr>
        <w:t xml:space="preserve">ogether </w:t>
      </w:r>
      <w:ins w:id="6264" w:author="JIE  SUN" w:date="2018-06-21T21:38:00Z">
        <w:r w:rsidR="0039577D">
          <w:rPr>
            <w:lang w:val="en-US"/>
          </w:rPr>
          <w:t>t</w:t>
        </w:r>
      </w:ins>
      <w:ins w:id="6265" w:author="jie sun" w:date="2018-04-16T21:28:00Z">
        <w:del w:id="6266" w:author="JIE  SUN" w:date="2018-06-21T21:38:00Z">
          <w:r w:rsidR="007C7533" w:rsidDel="0039577D">
            <w:rPr>
              <w:lang w:val="en-US"/>
            </w:rPr>
            <w:delText>T</w:delText>
          </w:r>
        </w:del>
      </w:ins>
      <w:del w:id="6267" w:author="jie sun" w:date="2018-04-16T21:27:00Z">
        <w:r w:rsidDel="007C7533">
          <w:rPr>
            <w:rFonts w:hint="eastAsia"/>
            <w:lang w:val="en-US"/>
          </w:rPr>
          <w:delText>t</w:delText>
        </w:r>
      </w:del>
      <w:r>
        <w:rPr>
          <w:rFonts w:hint="eastAsia"/>
          <w:lang w:val="en-US"/>
        </w:rPr>
        <w:t xml:space="preserve">o </w:t>
      </w:r>
      <w:ins w:id="6268" w:author="jie sun" w:date="2018-04-16T21:28:00Z">
        <w:r w:rsidR="007C7533">
          <w:rPr>
            <w:lang w:val="en-US"/>
          </w:rPr>
          <w:t>C</w:t>
        </w:r>
      </w:ins>
      <w:del w:id="6269" w:author="jie sun" w:date="2018-04-16T21:28:00Z">
        <w:r w:rsidDel="007C7533">
          <w:rPr>
            <w:rFonts w:hint="eastAsia"/>
            <w:lang w:val="en-US"/>
          </w:rPr>
          <w:delText>c</w:delText>
        </w:r>
      </w:del>
      <w:r>
        <w:rPr>
          <w:rFonts w:hint="eastAsia"/>
          <w:lang w:val="en-US"/>
        </w:rPr>
        <w:t xml:space="preserve">ontrol </w:t>
      </w:r>
      <w:ins w:id="6270" w:author="JIE  SUN" w:date="2018-06-21T13:49:00Z">
        <w:r w:rsidR="00463E38">
          <w:rPr>
            <w:lang w:val="en-US"/>
          </w:rPr>
          <w:t>o</w:t>
        </w:r>
      </w:ins>
      <w:ins w:id="6271" w:author="jie sun" w:date="2018-04-16T21:28:00Z">
        <w:del w:id="6272" w:author="JIE  SUN" w:date="2018-06-21T13:49:00Z">
          <w:r w:rsidR="007C7533" w:rsidDel="00463E38">
            <w:rPr>
              <w:lang w:val="en-US"/>
            </w:rPr>
            <w:delText>O</w:delText>
          </w:r>
        </w:del>
      </w:ins>
      <w:del w:id="6273" w:author="jie sun" w:date="2018-04-16T21:28:00Z">
        <w:r w:rsidDel="007C7533">
          <w:rPr>
            <w:rFonts w:hint="eastAsia"/>
            <w:lang w:val="en-US"/>
          </w:rPr>
          <w:delText>o</w:delText>
        </w:r>
      </w:del>
      <w:r>
        <w:rPr>
          <w:rFonts w:hint="eastAsia"/>
          <w:lang w:val="en-US"/>
        </w:rPr>
        <w:t xml:space="preserve">r </w:t>
      </w:r>
      <w:ins w:id="6274" w:author="jie sun" w:date="2018-04-16T21:28:00Z">
        <w:r w:rsidR="007C7533">
          <w:rPr>
            <w:lang w:val="en-US"/>
          </w:rPr>
          <w:t>I</w:t>
        </w:r>
      </w:ins>
      <w:del w:id="6275" w:author="jie sun" w:date="2018-04-16T21:28:00Z">
        <w:r w:rsidDel="007C7533">
          <w:rPr>
            <w:rFonts w:hint="eastAsia"/>
            <w:lang w:val="en-US"/>
          </w:rPr>
          <w:delText>i</w:delText>
        </w:r>
      </w:del>
      <w:r>
        <w:rPr>
          <w:rFonts w:hint="eastAsia"/>
          <w:lang w:val="en-US"/>
        </w:rPr>
        <w:t xml:space="preserve">dentify </w:t>
      </w:r>
      <w:ins w:id="6276" w:author="jie sun" w:date="2018-04-16T21:28:00Z">
        <w:r w:rsidR="007C7533">
          <w:rPr>
            <w:lang w:val="en-US"/>
          </w:rPr>
          <w:t>T</w:t>
        </w:r>
      </w:ins>
      <w:del w:id="6277" w:author="jie sun" w:date="2018-04-16T21:28:00Z">
        <w:r w:rsidDel="007C7533">
          <w:rPr>
            <w:rFonts w:hint="eastAsia"/>
            <w:lang w:val="en-US"/>
          </w:rPr>
          <w:delText>t</w:delText>
        </w:r>
      </w:del>
      <w:r>
        <w:rPr>
          <w:rFonts w:hint="eastAsia"/>
          <w:lang w:val="en-US"/>
        </w:rPr>
        <w:t xml:space="preserve">hose </w:t>
      </w:r>
      <w:ins w:id="6278" w:author="jie sun" w:date="2018-04-16T21:27:00Z">
        <w:del w:id="6279" w:author="JIE  SUN" w:date="2018-06-21T13:49:00Z">
          <w:r w:rsidR="007C7533" w:rsidDel="00D81616">
            <w:rPr>
              <w:lang w:val="en-US"/>
            </w:rPr>
            <w:delText>T</w:delText>
          </w:r>
        </w:del>
      </w:ins>
      <w:del w:id="6280" w:author="JIE  SUN" w:date="2018-06-21T13:49:00Z">
        <w:r w:rsidDel="00D81616">
          <w:rPr>
            <w:rFonts w:hint="eastAsia"/>
            <w:lang w:val="en-US"/>
          </w:rPr>
          <w:delText xml:space="preserve">three </w:delText>
        </w:r>
      </w:del>
      <w:ins w:id="6281" w:author="jie sun" w:date="2018-04-16T21:27:00Z">
        <w:del w:id="6282" w:author="JIE  SUN" w:date="2018-06-21T13:49:00Z">
          <w:r w:rsidR="007C7533" w:rsidDel="00D81616">
            <w:rPr>
              <w:lang w:val="en-US"/>
            </w:rPr>
            <w:delText>A</w:delText>
          </w:r>
        </w:del>
      </w:ins>
      <w:del w:id="6283" w:author="JIE  SUN" w:date="2018-06-21T13:49:00Z">
        <w:r w:rsidDel="00D81616">
          <w:rPr>
            <w:rFonts w:hint="eastAsia"/>
            <w:lang w:val="en-US"/>
          </w:rPr>
          <w:delText>actions</w:delText>
        </w:r>
      </w:del>
      <w:bookmarkEnd w:id="6240"/>
      <w:bookmarkEnd w:id="6241"/>
      <w:bookmarkEnd w:id="6242"/>
      <w:bookmarkEnd w:id="6243"/>
      <w:bookmarkEnd w:id="6244"/>
      <w:bookmarkEnd w:id="6245"/>
      <w:bookmarkEnd w:id="6246"/>
      <w:bookmarkEnd w:id="6247"/>
      <w:bookmarkEnd w:id="6248"/>
      <w:ins w:id="6284" w:author="JIE  SUN" w:date="2018-06-21T13:49:00Z">
        <w:r w:rsidR="00D81616">
          <w:rPr>
            <w:lang w:val="en-US"/>
          </w:rPr>
          <w:t>Two Gestures</w:t>
        </w:r>
      </w:ins>
      <w:bookmarkEnd w:id="6249"/>
    </w:p>
    <w:p w:rsidR="00F42978" w:rsidRDefault="002258D4">
      <w:pPr>
        <w:rPr>
          <w:ins w:id="6285" w:author="JIE  SUN" w:date="2018-06-21T22:14:00Z"/>
          <w:lang w:val="en-US"/>
        </w:rPr>
      </w:pPr>
      <w:ins w:id="6286" w:author="JIE  SUN" w:date="2018-06-21T21:29:00Z">
        <w:r>
          <w:rPr>
            <w:lang w:val="en-US"/>
          </w:rPr>
          <w:t xml:space="preserve">Basing on the </w:t>
        </w:r>
      </w:ins>
      <w:ins w:id="6287" w:author="JIE  SUN" w:date="2018-06-21T21:31:00Z">
        <w:r>
          <w:rPr>
            <w:lang w:val="en-US"/>
          </w:rPr>
          <w:t xml:space="preserve">last two sections, we can get the spinning angle </w:t>
        </w:r>
      </w:ins>
      <w:ins w:id="6288" w:author="JIE  SUN" w:date="2018-06-21T21:41:00Z">
        <w:r w:rsidR="0039577D">
          <w:rPr>
            <w:lang w:val="en-US"/>
          </w:rPr>
          <w:t xml:space="preserve">and the </w:t>
        </w:r>
      </w:ins>
      <w:ins w:id="6289" w:author="JIE  SUN" w:date="2018-06-21T21:31:00Z">
        <w:r>
          <w:rPr>
            <w:lang w:val="en-US"/>
          </w:rPr>
          <w:t>inclination angle in three axes.</w:t>
        </w:r>
      </w:ins>
      <w:ins w:id="6290" w:author="JIE  SUN" w:date="2018-06-21T21:34:00Z">
        <w:r>
          <w:rPr>
            <w:lang w:val="en-US"/>
          </w:rPr>
          <w:t xml:space="preserve"> In this section,</w:t>
        </w:r>
      </w:ins>
      <w:ins w:id="6291" w:author="JIE  SUN" w:date="2018-06-21T21:31:00Z">
        <w:r>
          <w:rPr>
            <w:lang w:val="en-US"/>
          </w:rPr>
          <w:t xml:space="preserve"> </w:t>
        </w:r>
      </w:ins>
      <w:ins w:id="6292" w:author="JIE  SUN" w:date="2018-06-21T21:50:00Z">
        <w:r w:rsidR="00B90B9F">
          <w:rPr>
            <w:lang w:val="en-US"/>
          </w:rPr>
          <w:t>first of all,</w:t>
        </w:r>
      </w:ins>
      <w:ins w:id="6293" w:author="JIE  SUN" w:date="2018-06-21T21:55:00Z">
        <w:r w:rsidR="00B90B9F">
          <w:rPr>
            <w:lang w:val="en-US"/>
          </w:rPr>
          <w:t xml:space="preserve"> </w:t>
        </w:r>
      </w:ins>
      <w:ins w:id="6294" w:author="JIE  SUN" w:date="2018-06-21T21:57:00Z">
        <w:r w:rsidR="00B90B9F">
          <w:rPr>
            <w:lang w:val="en-US"/>
          </w:rPr>
          <w:t xml:space="preserve">it is to </w:t>
        </w:r>
      </w:ins>
      <w:ins w:id="6295" w:author="JIE  SUN" w:date="2018-06-21T21:55:00Z">
        <w:r w:rsidR="00B90B9F">
          <w:rPr>
            <w:lang w:val="en-US"/>
          </w:rPr>
          <w:t>analyze the changes of the angles during a movement to</w:t>
        </w:r>
      </w:ins>
      <w:ins w:id="6296" w:author="JIE  SUN" w:date="2018-06-21T21:50:00Z">
        <w:r w:rsidR="00B90B9F">
          <w:rPr>
            <w:lang w:val="en-US"/>
          </w:rPr>
          <w:t xml:space="preserve"> </w:t>
        </w:r>
      </w:ins>
      <w:ins w:id="6297" w:author="JIE  SUN" w:date="2018-06-21T21:46:00Z">
        <w:r w:rsidR="00B90B9F">
          <w:rPr>
            <w:lang w:val="en-US"/>
          </w:rPr>
          <w:t>find</w:t>
        </w:r>
        <w:r w:rsidR="0039577D">
          <w:rPr>
            <w:lang w:val="en-US"/>
          </w:rPr>
          <w:t xml:space="preserve"> the regulation</w:t>
        </w:r>
      </w:ins>
      <w:ins w:id="6298" w:author="JIE  SUN" w:date="2018-06-21T21:49:00Z">
        <w:r w:rsidR="00B90B9F">
          <w:rPr>
            <w:lang w:val="en-US"/>
          </w:rPr>
          <w:t>s</w:t>
        </w:r>
      </w:ins>
      <w:ins w:id="6299" w:author="JIE  SUN" w:date="2018-06-21T21:56:00Z">
        <w:r w:rsidR="00B90B9F">
          <w:rPr>
            <w:lang w:val="en-US"/>
          </w:rPr>
          <w:t>; and then</w:t>
        </w:r>
      </w:ins>
      <w:ins w:id="6300" w:author="JIE  SUN" w:date="2018-06-21T21:57:00Z">
        <w:r w:rsidR="00B90B9F">
          <w:rPr>
            <w:lang w:val="en-US"/>
          </w:rPr>
          <w:t xml:space="preserve">, </w:t>
        </w:r>
      </w:ins>
      <w:ins w:id="6301" w:author="JIE  SUN" w:date="2018-06-21T21:59:00Z">
        <w:r w:rsidR="00F42978">
          <w:rPr>
            <w:lang w:val="en-US"/>
          </w:rPr>
          <w:t>the next step is to make the restriction conditions</w:t>
        </w:r>
      </w:ins>
      <w:ins w:id="6302" w:author="JIE  SUN" w:date="2018-06-21T22:02:00Z">
        <w:r w:rsidR="00F42978">
          <w:rPr>
            <w:lang w:val="en-US"/>
          </w:rPr>
          <w:t xml:space="preserve"> of the</w:t>
        </w:r>
      </w:ins>
      <w:ins w:id="6303" w:author="JIE  SUN" w:date="2018-06-21T22:03:00Z">
        <w:r w:rsidR="00F42978">
          <w:rPr>
            <w:lang w:val="en-US"/>
          </w:rPr>
          <w:t xml:space="preserve"> change</w:t>
        </w:r>
      </w:ins>
      <w:ins w:id="6304" w:author="JIE  SUN" w:date="2018-06-21T21:59:00Z">
        <w:r w:rsidR="00F42978">
          <w:rPr>
            <w:lang w:val="en-US"/>
          </w:rPr>
          <w:t xml:space="preserve"> scope of </w:t>
        </w:r>
      </w:ins>
      <w:ins w:id="6305" w:author="JIE  SUN" w:date="2018-06-21T22:03:00Z">
        <w:r w:rsidR="00F42978">
          <w:rPr>
            <w:lang w:val="en-US"/>
          </w:rPr>
          <w:t xml:space="preserve">those two kinds of angles. </w:t>
        </w:r>
      </w:ins>
    </w:p>
    <w:p w:rsidR="0087014B" w:rsidDel="00F42978" w:rsidRDefault="00D5184D">
      <w:pPr>
        <w:rPr>
          <w:del w:id="6306" w:author="JIE  SUN" w:date="2018-06-21T22:05:00Z"/>
          <w:lang w:val="en-US"/>
        </w:rPr>
      </w:pPr>
      <w:del w:id="6307" w:author="JIE  SUN" w:date="2018-06-21T21:34:00Z">
        <w:r w:rsidDel="002258D4">
          <w:rPr>
            <w:rFonts w:hint="eastAsia"/>
            <w:lang w:val="en-US"/>
          </w:rPr>
          <w:delText>T</w:delText>
        </w:r>
      </w:del>
      <w:del w:id="6308" w:author="JIE  SUN" w:date="2018-06-21T21:46:00Z">
        <w:r w:rsidDel="0039577D">
          <w:rPr>
            <w:rFonts w:hint="eastAsia"/>
            <w:lang w:val="en-US"/>
          </w:rPr>
          <w:delText>he standards for the definition of restrictions</w:delText>
        </w:r>
      </w:del>
      <w:del w:id="6309" w:author="JIE  SUN" w:date="2018-06-21T21:56:00Z">
        <w:r w:rsidDel="00B90B9F">
          <w:rPr>
            <w:rFonts w:hint="eastAsia"/>
            <w:lang w:val="en-US"/>
          </w:rPr>
          <w:delText xml:space="preserve"> </w:delText>
        </w:r>
      </w:del>
      <w:del w:id="6310" w:author="JIE  SUN" w:date="2018-06-21T22:05:00Z">
        <w:r w:rsidDel="00F42978">
          <w:rPr>
            <w:rFonts w:hint="eastAsia"/>
            <w:lang w:val="en-US"/>
          </w:rPr>
          <w:delText xml:space="preserve">for the spinning angle and the deflection angle are to control those two kinds of angles together to </w:delText>
        </w:r>
      </w:del>
      <w:del w:id="6311" w:author="JIE  SUN" w:date="2018-06-21T21:29:00Z">
        <w:r w:rsidDel="002258D4">
          <w:rPr>
            <w:rFonts w:hint="eastAsia"/>
            <w:lang w:val="en-US"/>
          </w:rPr>
          <w:delText xml:space="preserve">control </w:delText>
        </w:r>
      </w:del>
      <w:del w:id="6312" w:author="JIE  SUN" w:date="2018-06-21T22:05:00Z">
        <w:r w:rsidDel="00F42978">
          <w:rPr>
            <w:rFonts w:hint="eastAsia"/>
            <w:lang w:val="en-US"/>
          </w:rPr>
          <w:delText>the glow stick lighting a specified color in a fixing area or a fixing action. So here for making the restriction of angle range of the action we should catch the real data and think a</w:delText>
        </w:r>
      </w:del>
      <w:ins w:id="6313" w:author="jie sun" w:date="2018-04-11T17:32:00Z">
        <w:del w:id="6314" w:author="JIE  SUN" w:date="2018-06-21T22:05:00Z">
          <w:r w:rsidR="00C91EA7" w:rsidDel="00F42978">
            <w:rPr>
              <w:lang w:val="en-US"/>
            </w:rPr>
            <w:delText>n</w:delText>
          </w:r>
        </w:del>
      </w:ins>
      <w:del w:id="6315" w:author="JIE  SUN" w:date="2018-06-21T22:05:00Z">
        <w:r w:rsidDel="00F42978">
          <w:rPr>
            <w:rFonts w:hint="eastAsia"/>
            <w:lang w:val="en-US"/>
          </w:rPr>
          <w:delText xml:space="preserve"> abstract space diagram to make sure a useful standards or restrictions.</w:delText>
        </w:r>
      </w:del>
    </w:p>
    <w:p w:rsidR="0087014B" w:rsidRPr="00606542" w:rsidRDefault="00D5184D">
      <w:pPr>
        <w:pStyle w:val="Caption"/>
        <w:rPr>
          <w:color w:val="auto"/>
          <w:lang w:val="en-US"/>
          <w:rPrChange w:id="6316" w:author="jie sun" w:date="2018-04-08T14:40:00Z">
            <w:rPr>
              <w:color w:val="44546A" w:themeColor="text2"/>
              <w:lang w:val="en-US"/>
            </w:rPr>
          </w:rPrChange>
        </w:rPr>
        <w:pPrChange w:id="6317" w:author="像个男人一样" w:date="2018-03-21T02:14:00Z">
          <w:pPr/>
        </w:pPrChange>
      </w:pPr>
      <w:r w:rsidRPr="00606542">
        <w:rPr>
          <w:iCs w:val="0"/>
          <w:color w:val="auto"/>
          <w:sz w:val="24"/>
          <w:szCs w:val="22"/>
          <w:lang w:val="en-US"/>
        </w:rPr>
        <w:t xml:space="preserve">There are two ranges of self-spinning angle and </w:t>
      </w:r>
      <w:del w:id="6318" w:author="JIE  SUN" w:date="2018-06-21T22:06:00Z">
        <w:r w:rsidRPr="00606542" w:rsidDel="00F42978">
          <w:rPr>
            <w:iCs w:val="0"/>
            <w:color w:val="auto"/>
            <w:sz w:val="24"/>
            <w:szCs w:val="22"/>
            <w:lang w:val="en-US"/>
          </w:rPr>
          <w:delText xml:space="preserve">deflection </w:delText>
        </w:r>
      </w:del>
      <w:ins w:id="6319" w:author="JIE  SUN" w:date="2018-06-21T22:06:00Z">
        <w:r w:rsidR="00F42978">
          <w:rPr>
            <w:iCs w:val="0"/>
            <w:color w:val="auto"/>
            <w:sz w:val="24"/>
            <w:szCs w:val="22"/>
            <w:lang w:val="en-US"/>
          </w:rPr>
          <w:t>inclination</w:t>
        </w:r>
        <w:r w:rsidR="00F42978" w:rsidRPr="00606542">
          <w:rPr>
            <w:iCs w:val="0"/>
            <w:color w:val="auto"/>
            <w:sz w:val="24"/>
            <w:szCs w:val="22"/>
            <w:lang w:val="en-US"/>
          </w:rPr>
          <w:t xml:space="preserve"> </w:t>
        </w:r>
      </w:ins>
      <w:r w:rsidRPr="00606542">
        <w:rPr>
          <w:iCs w:val="0"/>
          <w:color w:val="auto"/>
          <w:sz w:val="24"/>
          <w:szCs w:val="22"/>
          <w:lang w:val="en-US"/>
        </w:rPr>
        <w:t xml:space="preserve">angle from gyro and accelerometer, which be used together to identify </w:t>
      </w:r>
      <w:ins w:id="6320" w:author="JIE  SUN" w:date="2018-06-21T22:07:00Z">
        <w:r w:rsidR="00F42978">
          <w:rPr>
            <w:iCs w:val="0"/>
            <w:color w:val="auto"/>
            <w:sz w:val="24"/>
            <w:szCs w:val="22"/>
            <w:lang w:val="en-US"/>
          </w:rPr>
          <w:t xml:space="preserve">two </w:t>
        </w:r>
      </w:ins>
      <w:del w:id="6321" w:author="JIE  SUN" w:date="2018-06-21T22:07:00Z">
        <w:r w:rsidRPr="00606542" w:rsidDel="00F42978">
          <w:rPr>
            <w:iCs w:val="0"/>
            <w:color w:val="auto"/>
            <w:sz w:val="24"/>
            <w:szCs w:val="22"/>
            <w:lang w:val="en-US"/>
          </w:rPr>
          <w:delText>actions</w:delText>
        </w:r>
      </w:del>
      <w:ins w:id="6322" w:author="JIE  SUN" w:date="2018-06-21T22:07:00Z">
        <w:r w:rsidR="00F42978">
          <w:rPr>
            <w:iCs w:val="0"/>
            <w:color w:val="auto"/>
            <w:sz w:val="24"/>
            <w:szCs w:val="22"/>
            <w:lang w:val="en-US"/>
          </w:rPr>
          <w:t>gestures</w:t>
        </w:r>
      </w:ins>
      <w:r w:rsidRPr="00606542">
        <w:rPr>
          <w:iCs w:val="0"/>
          <w:color w:val="auto"/>
          <w:sz w:val="24"/>
          <w:szCs w:val="22"/>
          <w:lang w:val="en-US"/>
        </w:rPr>
        <w:t xml:space="preserve">. For example, the action1, when you rotate the glow sticks </w:t>
      </w:r>
      <w:ins w:id="6323" w:author="JIE  SUN" w:date="2018-06-21T22:08:00Z">
        <w:r w:rsidR="00F42978">
          <w:rPr>
            <w:iCs w:val="0"/>
            <w:color w:val="auto"/>
            <w:sz w:val="24"/>
            <w:szCs w:val="22"/>
            <w:lang w:val="en-US"/>
          </w:rPr>
          <w:t xml:space="preserve">in three axes </w:t>
        </w:r>
      </w:ins>
      <w:r w:rsidRPr="00606542">
        <w:rPr>
          <w:iCs w:val="0"/>
          <w:color w:val="auto"/>
          <w:sz w:val="24"/>
          <w:szCs w:val="22"/>
          <w:lang w:val="en-US"/>
        </w:rPr>
        <w:t>over the range</w:t>
      </w:r>
      <w:ins w:id="6324" w:author="JIE  SUN" w:date="2018-06-21T22:09:00Z">
        <w:r w:rsidR="0092652C">
          <w:rPr>
            <w:iCs w:val="0"/>
            <w:color w:val="auto"/>
            <w:sz w:val="24"/>
            <w:szCs w:val="22"/>
            <w:lang w:val="en-US"/>
          </w:rPr>
          <w:t xml:space="preserve"> tested by Gyro</w:t>
        </w:r>
      </w:ins>
      <w:r w:rsidRPr="00606542">
        <w:rPr>
          <w:iCs w:val="0"/>
          <w:color w:val="auto"/>
          <w:sz w:val="24"/>
          <w:szCs w:val="22"/>
          <w:lang w:val="en-US"/>
        </w:rPr>
        <w:t>, it will</w:t>
      </w:r>
      <w:ins w:id="6325" w:author="JIE  SUN" w:date="2018-06-21T22:10:00Z">
        <w:r w:rsidR="0092652C">
          <w:rPr>
            <w:iCs w:val="0"/>
            <w:color w:val="auto"/>
            <w:sz w:val="24"/>
            <w:szCs w:val="22"/>
            <w:lang w:val="en-US"/>
          </w:rPr>
          <w:t xml:space="preserve"> be</w:t>
        </w:r>
      </w:ins>
      <w:r w:rsidRPr="00606542">
        <w:rPr>
          <w:iCs w:val="0"/>
          <w:color w:val="auto"/>
          <w:sz w:val="24"/>
          <w:szCs w:val="22"/>
          <w:lang w:val="en-US"/>
        </w:rPr>
        <w:t xml:space="preserve"> judge</w:t>
      </w:r>
      <w:ins w:id="6326" w:author="JIE  SUN" w:date="2018-06-21T22:10:00Z">
        <w:r w:rsidR="0092652C">
          <w:rPr>
            <w:iCs w:val="0"/>
            <w:color w:val="auto"/>
            <w:sz w:val="24"/>
            <w:szCs w:val="22"/>
            <w:lang w:val="en-US"/>
          </w:rPr>
          <w:t>d</w:t>
        </w:r>
      </w:ins>
      <w:r w:rsidRPr="00606542">
        <w:rPr>
          <w:iCs w:val="0"/>
          <w:color w:val="auto"/>
          <w:sz w:val="24"/>
          <w:szCs w:val="22"/>
          <w:lang w:val="en-US"/>
        </w:rPr>
        <w:t xml:space="preserve"> </w:t>
      </w:r>
      <w:del w:id="6327" w:author="jie sun" w:date="2018-04-11T17:33:00Z">
        <w:r w:rsidRPr="00606542" w:rsidDel="001668E1">
          <w:rPr>
            <w:iCs w:val="0"/>
            <w:color w:val="auto"/>
            <w:sz w:val="24"/>
            <w:szCs w:val="22"/>
            <w:lang w:val="en-US"/>
          </w:rPr>
          <w:delText>you in</w:delText>
        </w:r>
      </w:del>
      <w:ins w:id="6328" w:author="JIE  SUN" w:date="2018-06-21T22:10:00Z">
        <w:r w:rsidR="0092652C">
          <w:rPr>
            <w:iCs w:val="0"/>
            <w:color w:val="auto"/>
            <w:sz w:val="24"/>
            <w:szCs w:val="22"/>
            <w:lang w:val="en-US"/>
          </w:rPr>
          <w:t>as</w:t>
        </w:r>
      </w:ins>
      <w:ins w:id="6329" w:author="jie sun" w:date="2018-04-11T17:33:00Z">
        <w:del w:id="6330" w:author="JIE  SUN" w:date="2018-06-21T22:10:00Z">
          <w:r w:rsidR="001668E1" w:rsidDel="0092652C">
            <w:rPr>
              <w:iCs w:val="0"/>
              <w:color w:val="auto"/>
              <w:sz w:val="24"/>
              <w:szCs w:val="22"/>
              <w:lang w:val="en-US"/>
            </w:rPr>
            <w:delText>it</w:delText>
          </w:r>
        </w:del>
        <w:r w:rsidR="001668E1">
          <w:rPr>
            <w:iCs w:val="0"/>
            <w:color w:val="auto"/>
            <w:sz w:val="24"/>
            <w:szCs w:val="22"/>
            <w:lang w:val="en-US"/>
          </w:rPr>
          <w:t xml:space="preserve"> </w:t>
        </w:r>
      </w:ins>
      <w:del w:id="6331" w:author="jie sun" w:date="2018-04-11T17:33:00Z">
        <w:r w:rsidRPr="00606542" w:rsidDel="001668E1">
          <w:rPr>
            <w:iCs w:val="0"/>
            <w:color w:val="auto"/>
            <w:sz w:val="24"/>
            <w:szCs w:val="22"/>
            <w:lang w:val="en-US"/>
          </w:rPr>
          <w:delText xml:space="preserve"> </w:delText>
        </w:r>
      </w:del>
      <w:r w:rsidRPr="00606542">
        <w:rPr>
          <w:iCs w:val="0"/>
          <w:color w:val="auto"/>
          <w:sz w:val="24"/>
          <w:szCs w:val="22"/>
          <w:lang w:val="en-US"/>
        </w:rPr>
        <w:t>a wrong action or not action1</w:t>
      </w:r>
      <w:ins w:id="6332" w:author="JIE  SUN" w:date="2018-06-21T22:08:00Z">
        <w:r w:rsidR="00F42978">
          <w:rPr>
            <w:iCs w:val="0"/>
            <w:color w:val="auto"/>
            <w:sz w:val="24"/>
            <w:szCs w:val="22"/>
            <w:lang w:val="en-US"/>
          </w:rPr>
          <w:t xml:space="preserve"> even the inclination can meet the standards</w:t>
        </w:r>
      </w:ins>
      <w:del w:id="6333" w:author="JIE  SUN" w:date="2018-06-21T22:08:00Z">
        <w:r w:rsidRPr="00606542" w:rsidDel="00F42978">
          <w:rPr>
            <w:iCs w:val="0"/>
            <w:color w:val="auto"/>
            <w:sz w:val="24"/>
            <w:szCs w:val="22"/>
            <w:lang w:val="en-US"/>
          </w:rPr>
          <w:delText>, this can be tested by gyro</w:delText>
        </w:r>
      </w:del>
      <w:r w:rsidRPr="00606542">
        <w:rPr>
          <w:iCs w:val="0"/>
          <w:color w:val="auto"/>
          <w:sz w:val="24"/>
          <w:szCs w:val="22"/>
          <w:lang w:val="en-US"/>
        </w:rPr>
        <w:t xml:space="preserve">. </w:t>
      </w:r>
      <w:del w:id="6334" w:author="JIE  SUN" w:date="2018-06-21T22:10:00Z">
        <w:r w:rsidRPr="00606542" w:rsidDel="0092652C">
          <w:rPr>
            <w:iCs w:val="0"/>
            <w:color w:val="auto"/>
            <w:sz w:val="24"/>
            <w:szCs w:val="22"/>
            <w:lang w:val="en-US"/>
          </w:rPr>
          <w:delText xml:space="preserve">And </w:delText>
        </w:r>
      </w:del>
      <w:ins w:id="6335" w:author="JIE  SUN" w:date="2018-06-21T22:10:00Z">
        <w:r w:rsidR="0092652C">
          <w:rPr>
            <w:iCs w:val="0"/>
            <w:color w:val="auto"/>
            <w:sz w:val="24"/>
            <w:szCs w:val="22"/>
            <w:lang w:val="en-US"/>
          </w:rPr>
          <w:t>On the other hand,</w:t>
        </w:r>
        <w:r w:rsidR="0092652C" w:rsidRPr="00606542">
          <w:rPr>
            <w:iCs w:val="0"/>
            <w:color w:val="auto"/>
            <w:sz w:val="24"/>
            <w:szCs w:val="22"/>
            <w:lang w:val="en-US"/>
          </w:rPr>
          <w:t xml:space="preserve"> </w:t>
        </w:r>
      </w:ins>
      <w:del w:id="6336" w:author="jie sun" w:date="2018-04-08T14:41:00Z">
        <w:r w:rsidRPr="00606542" w:rsidDel="00B24F58">
          <w:rPr>
            <w:iCs w:val="0"/>
            <w:color w:val="auto"/>
            <w:sz w:val="24"/>
            <w:szCs w:val="22"/>
            <w:lang w:val="en-US"/>
          </w:rPr>
          <w:delText xml:space="preserve">also, </w:delText>
        </w:r>
      </w:del>
      <w:r w:rsidRPr="00606542">
        <w:rPr>
          <w:iCs w:val="0"/>
          <w:color w:val="auto"/>
          <w:sz w:val="24"/>
          <w:szCs w:val="22"/>
          <w:lang w:val="en-US"/>
        </w:rPr>
        <w:t xml:space="preserve">when you shake the glow stick in a very small angle </w:t>
      </w:r>
      <w:ins w:id="6337" w:author="JIE  SUN" w:date="2018-06-21T22:09:00Z">
        <w:r w:rsidR="00F42978">
          <w:rPr>
            <w:iCs w:val="0"/>
            <w:color w:val="auto"/>
            <w:sz w:val="24"/>
            <w:szCs w:val="22"/>
            <w:lang w:val="en-US"/>
          </w:rPr>
          <w:t xml:space="preserve">change </w:t>
        </w:r>
      </w:ins>
      <w:r w:rsidRPr="00606542">
        <w:rPr>
          <w:iCs w:val="0"/>
          <w:color w:val="auto"/>
          <w:sz w:val="24"/>
          <w:szCs w:val="22"/>
          <w:lang w:val="en-US"/>
        </w:rPr>
        <w:t xml:space="preserve">range </w:t>
      </w:r>
      <w:del w:id="6338" w:author="JIE  SUN" w:date="2018-06-21T22:11:00Z">
        <w:r w:rsidRPr="00606542" w:rsidDel="0092652C">
          <w:rPr>
            <w:iCs w:val="0"/>
            <w:color w:val="auto"/>
            <w:sz w:val="24"/>
            <w:szCs w:val="22"/>
            <w:lang w:val="en-US"/>
          </w:rPr>
          <w:delText>relative with the gravity</w:delText>
        </w:r>
      </w:del>
      <w:ins w:id="6339" w:author="JIE  SUN" w:date="2018-06-21T22:11:00Z">
        <w:r w:rsidR="0092652C">
          <w:rPr>
            <w:iCs w:val="0"/>
            <w:color w:val="auto"/>
            <w:sz w:val="24"/>
            <w:szCs w:val="22"/>
            <w:lang w:val="en-US"/>
          </w:rPr>
          <w:t>tested by accelerometer</w:t>
        </w:r>
      </w:ins>
      <w:r w:rsidRPr="00606542">
        <w:rPr>
          <w:iCs w:val="0"/>
          <w:color w:val="auto"/>
          <w:sz w:val="24"/>
          <w:szCs w:val="22"/>
          <w:lang w:val="en-US"/>
        </w:rPr>
        <w:t>, it can</w:t>
      </w:r>
      <w:ins w:id="6340" w:author="jie sun" w:date="2018-04-08T14:41:00Z">
        <w:r w:rsidR="00B24F58">
          <w:rPr>
            <w:rFonts w:hint="eastAsia"/>
            <w:iCs w:val="0"/>
            <w:color w:val="auto"/>
            <w:sz w:val="24"/>
            <w:szCs w:val="22"/>
            <w:lang w:val="en-US"/>
          </w:rPr>
          <w:t>no</w:t>
        </w:r>
        <w:r w:rsidR="00B24F58">
          <w:rPr>
            <w:iCs w:val="0"/>
            <w:color w:val="auto"/>
            <w:sz w:val="24"/>
            <w:szCs w:val="22"/>
            <w:lang w:val="en-US"/>
          </w:rPr>
          <w:t>t</w:t>
        </w:r>
      </w:ins>
      <w:r w:rsidRPr="00606542">
        <w:rPr>
          <w:iCs w:val="0"/>
          <w:color w:val="auto"/>
          <w:sz w:val="24"/>
          <w:szCs w:val="22"/>
          <w:lang w:val="en-US"/>
        </w:rPr>
        <w:t xml:space="preserve"> be identified since the angle change </w:t>
      </w:r>
      <w:del w:id="6341" w:author="JIE  SUN" w:date="2018-06-21T13:53:00Z">
        <w:r w:rsidRPr="00606542" w:rsidDel="00252560">
          <w:rPr>
            <w:iCs w:val="0"/>
            <w:color w:val="auto"/>
            <w:sz w:val="24"/>
            <w:szCs w:val="22"/>
            <w:lang w:val="en-US"/>
          </w:rPr>
          <w:delText>are not satisfied with</w:delText>
        </w:r>
      </w:del>
      <w:ins w:id="6342" w:author="JIE  SUN" w:date="2018-06-21T13:53:00Z">
        <w:r w:rsidR="00252560">
          <w:rPr>
            <w:iCs w:val="0"/>
            <w:color w:val="auto"/>
            <w:sz w:val="24"/>
            <w:szCs w:val="22"/>
            <w:lang w:val="en-US"/>
          </w:rPr>
          <w:t>does not meet the</w:t>
        </w:r>
      </w:ins>
      <w:r w:rsidRPr="00606542">
        <w:rPr>
          <w:iCs w:val="0"/>
          <w:color w:val="auto"/>
          <w:sz w:val="24"/>
          <w:szCs w:val="22"/>
          <w:lang w:val="en-US"/>
        </w:rPr>
        <w:t xml:space="preserve"> standards</w:t>
      </w:r>
      <w:del w:id="6343" w:author="JIE  SUN" w:date="2018-06-21T22:11:00Z">
        <w:r w:rsidRPr="00606542" w:rsidDel="0092652C">
          <w:rPr>
            <w:iCs w:val="0"/>
            <w:color w:val="auto"/>
            <w:sz w:val="24"/>
            <w:szCs w:val="22"/>
            <w:lang w:val="en-US"/>
          </w:rPr>
          <w:delText xml:space="preserve"> which can be tested by Accelerometer.</w:delText>
        </w:r>
      </w:del>
      <w:ins w:id="6344" w:author="JIE  SUN" w:date="2018-06-21T22:11:00Z">
        <w:r w:rsidR="0092652C">
          <w:rPr>
            <w:iCs w:val="0"/>
            <w:color w:val="auto"/>
            <w:sz w:val="24"/>
            <w:szCs w:val="22"/>
            <w:lang w:val="en-US"/>
          </w:rPr>
          <w:t>.</w:t>
        </w:r>
      </w:ins>
    </w:p>
    <w:p w:rsidR="0087014B" w:rsidDel="00936904" w:rsidRDefault="00D5184D">
      <w:pPr>
        <w:pStyle w:val="Caption"/>
        <w:rPr>
          <w:ins w:id="6345" w:author="jie sun" w:date="2018-04-18T21:06:00Z"/>
          <w:del w:id="6346" w:author="JIE  SUN" w:date="2018-06-21T22:18:00Z"/>
          <w:iCs w:val="0"/>
          <w:color w:val="auto"/>
          <w:sz w:val="24"/>
          <w:szCs w:val="22"/>
          <w:lang w:val="en-US"/>
        </w:rPr>
      </w:pPr>
      <w:del w:id="6347" w:author="JIE  SUN" w:date="2018-06-21T22:18:00Z">
        <w:r w:rsidRPr="00606542" w:rsidDel="00936904">
          <w:rPr>
            <w:iCs w:val="0"/>
            <w:color w:val="auto"/>
            <w:sz w:val="24"/>
            <w:szCs w:val="22"/>
            <w:lang w:val="en-US"/>
          </w:rPr>
          <w:delText>There are some angle range restriction</w:delText>
        </w:r>
      </w:del>
      <w:ins w:id="6348" w:author="jie sun" w:date="2018-04-08T18:29:00Z">
        <w:del w:id="6349" w:author="JIE  SUN" w:date="2018-06-21T22:18:00Z">
          <w:r w:rsidR="009E530B" w:rsidDel="00936904">
            <w:rPr>
              <w:iCs w:val="0"/>
              <w:color w:val="auto"/>
              <w:sz w:val="24"/>
              <w:szCs w:val="22"/>
              <w:lang w:val="en-US"/>
            </w:rPr>
            <w:delText>s</w:delText>
          </w:r>
        </w:del>
      </w:ins>
      <w:del w:id="6350" w:author="JIE  SUN" w:date="2018-06-21T22:18:00Z">
        <w:r w:rsidRPr="00606542" w:rsidDel="00936904">
          <w:rPr>
            <w:iCs w:val="0"/>
            <w:color w:val="auto"/>
            <w:sz w:val="24"/>
            <w:szCs w:val="22"/>
            <w:lang w:val="en-US"/>
          </w:rPr>
          <w:delText xml:space="preserve"> below for </w:delText>
        </w:r>
      </w:del>
      <w:del w:id="6351" w:author="JIE  SUN" w:date="2018-06-21T13:50:00Z">
        <w:r w:rsidRPr="00606542" w:rsidDel="00D81616">
          <w:rPr>
            <w:iCs w:val="0"/>
            <w:color w:val="auto"/>
            <w:sz w:val="24"/>
            <w:szCs w:val="22"/>
            <w:lang w:val="en-US"/>
          </w:rPr>
          <w:delText xml:space="preserve">three different </w:delText>
        </w:r>
      </w:del>
      <w:del w:id="6352" w:author="JIE  SUN" w:date="2018-06-21T22:18:00Z">
        <w:r w:rsidRPr="00606542" w:rsidDel="00936904">
          <w:rPr>
            <w:iCs w:val="0"/>
            <w:color w:val="auto"/>
            <w:sz w:val="24"/>
            <w:szCs w:val="22"/>
            <w:lang w:val="en-US"/>
          </w:rPr>
          <w:delText>actions.</w:delText>
        </w:r>
      </w:del>
    </w:p>
    <w:p w:rsidR="00BD66EE" w:rsidRDefault="00AB4D3D" w:rsidP="00BD66EE">
      <w:pPr>
        <w:pStyle w:val="Heading4"/>
        <w:rPr>
          <w:ins w:id="6353" w:author="jie sun" w:date="2018-04-18T21:06:00Z"/>
        </w:rPr>
      </w:pPr>
      <w:ins w:id="6354" w:author="JIE  SUN" w:date="2018-06-21T21:02:00Z">
        <w:r>
          <w:t xml:space="preserve">The </w:t>
        </w:r>
      </w:ins>
      <w:ins w:id="6355" w:author="jie sun" w:date="2018-04-18T21:06:00Z">
        <w:r w:rsidR="00BD66EE">
          <w:t xml:space="preserve">Period </w:t>
        </w:r>
      </w:ins>
      <w:ins w:id="6356" w:author="JIE  SUN" w:date="2018-06-21T21:03:00Z">
        <w:r>
          <w:t>of Data Collection</w:t>
        </w:r>
      </w:ins>
      <w:ins w:id="6357" w:author="JIE  SUN" w:date="2018-06-21T22:18:00Z">
        <w:r w:rsidR="00936904">
          <w:t xml:space="preserve"> </w:t>
        </w:r>
      </w:ins>
      <w:ins w:id="6358" w:author="JIE  SUN" w:date="2018-06-24T21:34:00Z">
        <w:r w:rsidR="003973E0">
          <w:t xml:space="preserve">and Faltering Noise </w:t>
        </w:r>
      </w:ins>
      <w:ins w:id="6359" w:author="jie sun" w:date="2018-04-18T21:09:00Z">
        <w:del w:id="6360" w:author="JIE  SUN" w:date="2018-06-21T21:03:00Z">
          <w:r w:rsidR="00ED76F7" w:rsidDel="00AB4D3D">
            <w:delText>w</w:delText>
          </w:r>
        </w:del>
      </w:ins>
      <w:ins w:id="6361" w:author="jie sun" w:date="2018-04-18T21:06:00Z">
        <w:del w:id="6362" w:author="JIE  SUN" w:date="2018-06-21T21:03:00Z">
          <w:r w:rsidR="00BD66EE" w:rsidDel="00AB4D3D">
            <w:delText xml:space="preserve">ith </w:delText>
          </w:r>
        </w:del>
        <w:del w:id="6363" w:author="JIE  SUN" w:date="2018-06-21T21:02:00Z">
          <w:r w:rsidR="00BD66EE" w:rsidDel="00AB4D3D">
            <w:delText>One Action</w:delText>
          </w:r>
        </w:del>
      </w:ins>
    </w:p>
    <w:p w:rsidR="00936904" w:rsidRDefault="00936904" w:rsidP="00BD66EE">
      <w:pPr>
        <w:rPr>
          <w:ins w:id="6364" w:author="JIE  SUN" w:date="2018-06-24T21:34:00Z"/>
        </w:rPr>
      </w:pPr>
      <w:ins w:id="6365" w:author="JIE  SUN" w:date="2018-06-21T22:17:00Z">
        <w:r>
          <w:t>The testing frequency is always 100 Hz during collecting data, which means the collection period is 0.01s</w:t>
        </w:r>
        <w:r w:rsidR="00A41C79">
          <w:t xml:space="preserve">, so </w:t>
        </w:r>
      </w:ins>
      <w:ins w:id="6366" w:author="JIE  SUN" w:date="2018-06-21T22:20:00Z">
        <w:r w:rsidR="00A41C79">
          <w:t xml:space="preserve">the unit of </w:t>
        </w:r>
      </w:ins>
      <w:ins w:id="6367" w:author="JIE  SUN" w:date="2018-06-21T22:17:00Z">
        <w:r w:rsidR="00A41C79">
          <w:t xml:space="preserve">the horizontal ordinate </w:t>
        </w:r>
      </w:ins>
      <w:ins w:id="6368" w:author="JIE  SUN" w:date="2018-06-21T22:20:00Z">
        <w:r w:rsidR="00A41C79">
          <w:t>is 0.01s in the figures of the data of the spinning angle or inclination angle in three axes.</w:t>
        </w:r>
      </w:ins>
    </w:p>
    <w:p w:rsidR="003973E0" w:rsidRDefault="003973E0">
      <w:pPr>
        <w:pStyle w:val="Heading3"/>
        <w:numPr>
          <w:ilvl w:val="0"/>
          <w:numId w:val="0"/>
        </w:numPr>
        <w:ind w:left="720" w:hanging="720"/>
        <w:rPr>
          <w:ins w:id="6369" w:author="JIE  SUN" w:date="2018-06-24T21:38:00Z"/>
          <w:rFonts w:eastAsiaTheme="minorEastAsia" w:cstheme="minorBidi"/>
          <w:b w:val="0"/>
          <w:sz w:val="24"/>
          <w:szCs w:val="22"/>
        </w:rPr>
        <w:pPrChange w:id="6370" w:author="JIE  SUN" w:date="2018-06-24T21:38:00Z">
          <w:pPr>
            <w:pStyle w:val="Heading3"/>
          </w:pPr>
        </w:pPrChange>
      </w:pPr>
    </w:p>
    <w:p w:rsidR="003973E0" w:rsidRDefault="003973E0">
      <w:pPr>
        <w:pStyle w:val="Heading3"/>
        <w:numPr>
          <w:ilvl w:val="0"/>
          <w:numId w:val="0"/>
        </w:numPr>
        <w:ind w:left="720" w:hanging="720"/>
        <w:rPr>
          <w:ins w:id="6371" w:author="JIE  SUN" w:date="2018-06-24T21:39:00Z"/>
          <w:rFonts w:eastAsiaTheme="minorEastAsia" w:cstheme="minorBidi"/>
          <w:b w:val="0"/>
          <w:sz w:val="24"/>
          <w:szCs w:val="22"/>
        </w:rPr>
        <w:pPrChange w:id="6372" w:author="JIE  SUN" w:date="2018-06-24T21:39:00Z">
          <w:pPr>
            <w:pStyle w:val="Heading3"/>
          </w:pPr>
        </w:pPrChange>
      </w:pPr>
      <w:bookmarkStart w:id="6373" w:name="_Toc517813774"/>
      <w:ins w:id="6374" w:author="JIE  SUN" w:date="2018-06-24T21:35:00Z">
        <w:r w:rsidRPr="003973E0">
          <w:rPr>
            <w:rFonts w:eastAsiaTheme="minorEastAsia" w:cstheme="minorBidi"/>
            <w:b w:val="0"/>
            <w:sz w:val="24"/>
            <w:szCs w:val="22"/>
            <w:rPrChange w:id="6375" w:author="JIE  SUN" w:date="2018-06-24T21:38:00Z">
              <w:rPr/>
            </w:rPrChange>
          </w:rPr>
          <w:t>We can use the fastest duration between two movement</w:t>
        </w:r>
      </w:ins>
      <w:ins w:id="6376" w:author="JIE  SUN" w:date="2018-06-24T21:39:00Z">
        <w:r>
          <w:rPr>
            <w:rFonts w:eastAsiaTheme="minorEastAsia" w:cstheme="minorBidi"/>
            <w:b w:val="0"/>
            <w:sz w:val="24"/>
            <w:szCs w:val="22"/>
          </w:rPr>
          <w:t>s</w:t>
        </w:r>
      </w:ins>
      <w:ins w:id="6377" w:author="JIE  SUN" w:date="2018-06-24T21:35:00Z">
        <w:r w:rsidRPr="003973E0">
          <w:rPr>
            <w:rFonts w:eastAsiaTheme="minorEastAsia" w:cstheme="minorBidi"/>
            <w:b w:val="0"/>
            <w:sz w:val="24"/>
            <w:szCs w:val="22"/>
            <w:rPrChange w:id="6378" w:author="JIE  SUN" w:date="2018-06-24T21:38:00Z">
              <w:rPr/>
            </w:rPrChange>
          </w:rPr>
          <w:t xml:space="preserve"> to falter the noise</w:t>
        </w:r>
        <w:r>
          <w:rPr>
            <w:rFonts w:eastAsiaTheme="minorEastAsia" w:cstheme="minorBidi"/>
            <w:b w:val="0"/>
            <w:sz w:val="24"/>
            <w:szCs w:val="22"/>
          </w:rPr>
          <w:t>,</w:t>
        </w:r>
      </w:ins>
      <w:bookmarkEnd w:id="6373"/>
    </w:p>
    <w:p w:rsidR="003973E0" w:rsidRDefault="003973E0">
      <w:pPr>
        <w:pStyle w:val="Heading3"/>
        <w:numPr>
          <w:ilvl w:val="0"/>
          <w:numId w:val="0"/>
        </w:numPr>
        <w:ind w:left="720" w:hanging="720"/>
        <w:rPr>
          <w:ins w:id="6379" w:author="JIE  SUN" w:date="2018-06-24T21:39:00Z"/>
          <w:rFonts w:eastAsiaTheme="minorEastAsia" w:cstheme="minorBidi"/>
          <w:b w:val="0"/>
          <w:sz w:val="24"/>
          <w:szCs w:val="22"/>
        </w:rPr>
        <w:pPrChange w:id="6380" w:author="JIE  SUN" w:date="2018-06-24T21:39:00Z">
          <w:pPr>
            <w:pStyle w:val="Heading3"/>
          </w:pPr>
        </w:pPrChange>
      </w:pPr>
      <w:bookmarkStart w:id="6381" w:name="_Toc517813775"/>
      <w:ins w:id="6382" w:author="JIE  SUN" w:date="2018-06-24T21:36:00Z">
        <w:r w:rsidRPr="003973E0">
          <w:rPr>
            <w:rFonts w:eastAsiaTheme="minorEastAsia" w:cstheme="minorBidi"/>
            <w:b w:val="0"/>
            <w:sz w:val="24"/>
            <w:szCs w:val="22"/>
            <w:rPrChange w:id="6383" w:author="JIE  SUN" w:date="2018-06-24T21:38:00Z">
              <w:rPr/>
            </w:rPrChange>
          </w:rPr>
          <w:t>which</w:t>
        </w:r>
      </w:ins>
      <w:ins w:id="6384" w:author="JIE  SUN" w:date="2018-06-24T21:35:00Z">
        <w:r w:rsidRPr="003973E0">
          <w:rPr>
            <w:rFonts w:eastAsiaTheme="minorEastAsia" w:cstheme="minorBidi"/>
            <w:b w:val="0"/>
            <w:sz w:val="24"/>
            <w:szCs w:val="22"/>
            <w:rPrChange w:id="6385" w:author="JIE  SUN" w:date="2018-06-24T21:38:00Z">
              <w:rPr/>
            </w:rPrChange>
          </w:rPr>
          <w:t xml:space="preserve"> </w:t>
        </w:r>
      </w:ins>
      <w:ins w:id="6386" w:author="JIE  SUN" w:date="2018-06-24T21:36:00Z">
        <w:r w:rsidRPr="003973E0">
          <w:rPr>
            <w:rFonts w:eastAsiaTheme="minorEastAsia" w:cstheme="minorBidi"/>
            <w:b w:val="0"/>
            <w:sz w:val="24"/>
            <w:szCs w:val="22"/>
            <w:rPrChange w:id="6387" w:author="JIE  SUN" w:date="2018-06-24T21:38:00Z">
              <w:rPr/>
            </w:rPrChange>
          </w:rPr>
          <w:t xml:space="preserve">has been maintained in the </w:t>
        </w:r>
      </w:ins>
      <w:ins w:id="6388" w:author="JIE  SUN" w:date="2018-06-24T21:37:00Z">
        <w:r w:rsidRPr="003973E0">
          <w:rPr>
            <w:rFonts w:eastAsiaTheme="minorEastAsia" w:cstheme="minorBidi"/>
            <w:b w:val="0"/>
            <w:sz w:val="24"/>
            <w:szCs w:val="22"/>
            <w:rPrChange w:id="6389" w:author="JIE  SUN" w:date="2018-06-24T21:38:00Z">
              <w:rPr/>
            </w:rPrChange>
          </w:rPr>
          <w:t xml:space="preserve">Charter 2.3.2 as </w:t>
        </w:r>
      </w:ins>
      <w:ins w:id="6390" w:author="JIE  SUN" w:date="2018-06-24T21:38:00Z">
        <w:r w:rsidRPr="003973E0">
          <w:rPr>
            <w:rFonts w:eastAsiaTheme="minorEastAsia" w:cstheme="minorBidi"/>
            <w:b w:val="0"/>
            <w:sz w:val="24"/>
            <w:szCs w:val="22"/>
            <w:rPrChange w:id="6391" w:author="JIE  SUN" w:date="2018-06-24T21:38:00Z">
              <w:rPr>
                <w:lang w:val="en-US"/>
              </w:rPr>
            </w:rPrChange>
          </w:rPr>
          <w:t>Transform Domain Algorithm</w:t>
        </w:r>
      </w:ins>
      <w:ins w:id="6392" w:author="JIE  SUN" w:date="2018-06-24T21:39:00Z">
        <w:r>
          <w:rPr>
            <w:rFonts w:eastAsiaTheme="minorEastAsia" w:cstheme="minorBidi"/>
            <w:b w:val="0"/>
            <w:sz w:val="24"/>
            <w:szCs w:val="22"/>
          </w:rPr>
          <w:t>.</w:t>
        </w:r>
        <w:bookmarkEnd w:id="6381"/>
      </w:ins>
    </w:p>
    <w:p w:rsidR="00100CE8" w:rsidRDefault="00323B61">
      <w:pPr>
        <w:jc w:val="center"/>
        <w:rPr>
          <w:ins w:id="6393" w:author="JIE  SUN" w:date="2018-06-24T22:00:00Z"/>
          <w:lang w:val="en-US"/>
        </w:rPr>
        <w:pPrChange w:id="6394" w:author="JIE  SUN" w:date="2018-06-24T22:02:00Z">
          <w:pPr>
            <w:numPr>
              <w:numId w:val="12"/>
            </w:numPr>
            <w:ind w:left="720" w:hanging="360"/>
          </w:pPr>
        </w:pPrChange>
      </w:pPr>
      <w:ins w:id="6395" w:author="JIE  SUN" w:date="2018-06-24T21:44:00Z">
        <w:r>
          <w:t>From</w:t>
        </w:r>
        <w:r>
          <w:rPr>
            <w:lang w:val="en-US"/>
          </w:rPr>
          <w:t xml:space="preserve"> this kind movements, </w:t>
        </w:r>
      </w:ins>
      <w:ins w:id="6396" w:author="JIE  SUN" w:date="2018-06-24T21:43:00Z">
        <w:r>
          <w:rPr>
            <w:lang w:val="en-US"/>
          </w:rPr>
          <w:t xml:space="preserve">we can get that </w:t>
        </w:r>
      </w:ins>
      <w:ins w:id="6397" w:author="JIE  SUN" w:date="2018-06-24T21:45:00Z">
        <w:r>
          <w:rPr>
            <w:lang w:val="en-US"/>
          </w:rPr>
          <w:t xml:space="preserve">the </w:t>
        </w:r>
      </w:ins>
      <w:ins w:id="6398" w:author="JIE  SUN" w:date="2018-06-24T21:43:00Z">
        <w:r w:rsidR="00100CE8">
          <w:rPr>
            <w:lang w:val="en-US"/>
          </w:rPr>
          <w:t xml:space="preserve">duration of two effective adjacent peaks </w:t>
        </w:r>
      </w:ins>
      <w:ins w:id="6399" w:author="JIE  SUN" w:date="2018-06-24T21:45:00Z">
        <w:r>
          <w:rPr>
            <w:lang w:val="en-US"/>
          </w:rPr>
          <w:t xml:space="preserve">or movement </w:t>
        </w:r>
      </w:ins>
      <w:ins w:id="6400" w:author="JIE  SUN" w:date="2018-06-24T21:43:00Z">
        <w:r w:rsidR="00290E4B">
          <w:rPr>
            <w:lang w:val="en-US"/>
          </w:rPr>
          <w:t>must be longer than 0.04</w:t>
        </w:r>
        <w:r w:rsidR="005661D1">
          <w:rPr>
            <w:lang w:val="en-US"/>
          </w:rPr>
          <w:t>S and shorter than 2.5</w:t>
        </w:r>
        <w:r>
          <w:rPr>
            <w:lang w:val="en-US"/>
          </w:rPr>
          <w:t>s.</w:t>
        </w:r>
      </w:ins>
    </w:p>
    <w:p w:rsidR="0036186A" w:rsidRPr="00437182" w:rsidRDefault="0036186A">
      <w:pPr>
        <w:rPr>
          <w:ins w:id="6401" w:author="JIE  SUN" w:date="2018-06-24T21:43:00Z"/>
          <w:lang w:val="en-US"/>
        </w:rPr>
        <w:pPrChange w:id="6402" w:author="JIE  SUN" w:date="2018-06-24T21:43:00Z">
          <w:pPr>
            <w:numPr>
              <w:numId w:val="12"/>
            </w:numPr>
            <w:ind w:left="720" w:hanging="360"/>
          </w:pPr>
        </w:pPrChange>
      </w:pPr>
      <w:ins w:id="6403" w:author="JIE  SUN" w:date="2018-06-24T22:00:00Z">
        <w:r>
          <w:rPr>
            <w:lang w:val="en-US"/>
          </w:rPr>
          <w:t xml:space="preserve">There is piece of code below, </w:t>
        </w:r>
      </w:ins>
      <w:ins w:id="6404" w:author="JIE  SUN" w:date="2018-06-24T22:01:00Z">
        <w:r>
          <w:rPr>
            <w:lang w:val="en-US"/>
          </w:rPr>
          <w:t xml:space="preserve">the </w:t>
        </w:r>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 xml:space="preserve">Domain_Num </w:t>
        </w:r>
        <w:r w:rsidRPr="0036186A">
          <w:rPr>
            <w:lang w:val="en-US"/>
            <w:rPrChange w:id="6405" w:author="JIE  SUN" w:date="2018-06-24T22:02:00Z">
              <w:rPr>
                <w:rFonts w:ascii="NSimSun" w:eastAsia="NSimSun" w:hAnsi="Times New Roman" w:cs="NSimSun"/>
                <w:color w:val="2B91AF"/>
                <w:sz w:val="19"/>
                <w:szCs w:val="19"/>
              </w:rPr>
            </w:rPrChange>
          </w:rPr>
          <w:t>recording the number of the last time datum and</w:t>
        </w:r>
        <w:r>
          <w:rPr>
            <w:rFonts w:ascii="NSimSun" w:eastAsia="NSimSun" w:hAnsi="Times New Roman" w:cs="NSimSun"/>
            <w:color w:val="2B91AF"/>
            <w:sz w:val="19"/>
            <w:szCs w:val="19"/>
          </w:rPr>
          <w:t xml:space="preserve"> numi </w:t>
        </w:r>
        <w:r w:rsidRPr="0036186A">
          <w:rPr>
            <w:lang w:val="en-US"/>
            <w:rPrChange w:id="6406" w:author="JIE  SUN" w:date="2018-06-24T22:02:00Z">
              <w:rPr>
                <w:rFonts w:ascii="NSimSun" w:eastAsia="NSimSun" w:hAnsi="Times New Roman" w:cs="NSimSun"/>
                <w:color w:val="2B91AF"/>
                <w:sz w:val="19"/>
                <w:szCs w:val="19"/>
              </w:rPr>
            </w:rPrChange>
          </w:rPr>
          <w:t xml:space="preserve">recording the </w:t>
        </w:r>
      </w:ins>
      <w:ins w:id="6407" w:author="JIE  SUN" w:date="2018-06-24T22:02:00Z">
        <w:r w:rsidRPr="0036186A">
          <w:rPr>
            <w:lang w:val="en-US"/>
            <w:rPrChange w:id="6408" w:author="JIE  SUN" w:date="2018-06-24T22:02:00Z">
              <w:rPr>
                <w:rFonts w:ascii="NSimSun" w:eastAsia="NSimSun" w:hAnsi="Times New Roman" w:cs="NSimSun"/>
                <w:color w:val="2B91AF"/>
                <w:sz w:val="19"/>
                <w:szCs w:val="19"/>
              </w:rPr>
            </w:rPrChange>
          </w:rPr>
          <w:t xml:space="preserve">number of </w:t>
        </w:r>
      </w:ins>
      <w:ins w:id="6409" w:author="JIE  SUN" w:date="2018-06-24T22:05:00Z">
        <w:r w:rsidR="00273D37">
          <w:rPr>
            <w:lang w:val="en-US"/>
          </w:rPr>
          <w:t xml:space="preserve">the </w:t>
        </w:r>
      </w:ins>
      <w:ins w:id="6410" w:author="JIE  SUN" w:date="2018-06-24T22:02:00Z">
        <w:r w:rsidRPr="0036186A">
          <w:rPr>
            <w:lang w:val="en-US"/>
            <w:rPrChange w:id="6411" w:author="JIE  SUN" w:date="2018-06-24T22:02:00Z">
              <w:rPr>
                <w:rFonts w:ascii="NSimSun" w:eastAsia="NSimSun" w:hAnsi="Times New Roman" w:cs="NSimSun"/>
                <w:color w:val="2B91AF"/>
                <w:sz w:val="19"/>
                <w:szCs w:val="19"/>
              </w:rPr>
            </w:rPrChange>
          </w:rPr>
          <w:t>current datum</w:t>
        </w:r>
        <w:r>
          <w:rPr>
            <w:lang w:val="en-US"/>
          </w:rPr>
          <w:t xml:space="preserve">, and the following piece of code realizes the </w:t>
        </w:r>
      </w:ins>
      <w:ins w:id="6412" w:author="JIE  SUN" w:date="2018-06-24T22:03:00Z">
        <w:r>
          <w:rPr>
            <w:lang w:val="en-US"/>
          </w:rPr>
          <w:t>transform</w:t>
        </w:r>
      </w:ins>
      <w:ins w:id="6413" w:author="JIE  SUN" w:date="2018-06-24T22:02:00Z">
        <w:r>
          <w:rPr>
            <w:lang w:val="en-US"/>
          </w:rPr>
          <w:t xml:space="preserve"> </w:t>
        </w:r>
      </w:ins>
      <w:ins w:id="6414" w:author="JIE  SUN" w:date="2018-06-24T22:03:00Z">
        <w:r>
          <w:rPr>
            <w:lang w:val="en-US"/>
          </w:rPr>
          <w:t>domain algorithm to filer the noise.</w:t>
        </w:r>
      </w:ins>
    </w:p>
    <w:p w:rsidR="00D147D0" w:rsidRDefault="0036186A">
      <w:pPr>
        <w:autoSpaceDE w:val="0"/>
        <w:autoSpaceDN w:val="0"/>
        <w:adjustRightInd w:val="0"/>
        <w:spacing w:after="0"/>
        <w:ind w:left="720"/>
        <w:rPr>
          <w:ins w:id="6415" w:author="JIE  SUN" w:date="2018-06-24T22:00:00Z"/>
          <w:rFonts w:ascii="NSimSun" w:eastAsia="NSimSun" w:hAnsi="Times New Roman" w:cs="NSimSun"/>
          <w:color w:val="000000"/>
          <w:sz w:val="19"/>
          <w:szCs w:val="19"/>
        </w:rPr>
        <w:pPrChange w:id="6416" w:author="JIE  SUN" w:date="2018-06-24T22:00:00Z">
          <w:pPr>
            <w:autoSpaceDE w:val="0"/>
            <w:autoSpaceDN w:val="0"/>
            <w:adjustRightInd w:val="0"/>
            <w:spacing w:after="0"/>
          </w:pPr>
        </w:pPrChange>
      </w:pPr>
      <w:ins w:id="6417" w:author="JIE  SUN" w:date="2018-06-24T22:01:00Z">
        <w:r>
          <w:rPr>
            <w:rFonts w:ascii="NSimSun" w:eastAsia="NSimSun" w:hAnsi="Times New Roman" w:cs="NSimSun"/>
            <w:color w:val="008000"/>
            <w:sz w:val="19"/>
            <w:szCs w:val="19"/>
            <w:lang w:val="en-US"/>
          </w:rPr>
          <w:t xml:space="preserve"> </w:t>
        </w:r>
      </w:ins>
      <w:ins w:id="6418" w:author="JIE  SUN" w:date="2018-06-24T22:00:00Z">
        <w:r w:rsidR="00D147D0">
          <w:rPr>
            <w:rFonts w:ascii="NSimSun" w:eastAsia="NSimSun" w:hAnsi="Times New Roman" w:cs="NSimSun"/>
            <w:color w:val="008000"/>
            <w:sz w:val="19"/>
            <w:szCs w:val="19"/>
          </w:rPr>
          <w:t>//Transform Domain Algorithm</w:t>
        </w:r>
      </w:ins>
    </w:p>
    <w:p w:rsidR="00D147D0" w:rsidRDefault="00D147D0">
      <w:pPr>
        <w:autoSpaceDE w:val="0"/>
        <w:autoSpaceDN w:val="0"/>
        <w:adjustRightInd w:val="0"/>
        <w:spacing w:after="0"/>
        <w:ind w:left="720"/>
        <w:rPr>
          <w:ins w:id="6419" w:author="JIE  SUN" w:date="2018-06-24T22:00:00Z"/>
          <w:rFonts w:ascii="NSimSun" w:eastAsia="NSimSun" w:hAnsi="Times New Roman" w:cs="NSimSun"/>
          <w:color w:val="000000"/>
          <w:sz w:val="19"/>
          <w:szCs w:val="19"/>
        </w:rPr>
        <w:pPrChange w:id="6420" w:author="JIE  SUN" w:date="2018-06-24T22:00:00Z">
          <w:pPr>
            <w:autoSpaceDE w:val="0"/>
            <w:autoSpaceDN w:val="0"/>
            <w:adjustRightInd w:val="0"/>
            <w:spacing w:after="0"/>
          </w:pPr>
        </w:pPrChange>
      </w:pPr>
      <w:ins w:id="6421" w:author="JIE  SUN" w:date="2018-06-24T22:00:00Z">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Domain_Num</w:t>
        </w:r>
        <w:r>
          <w:rPr>
            <w:rFonts w:ascii="NSimSun" w:eastAsia="NSimSun" w:hAnsi="Times New Roman" w:cs="NSimSun"/>
            <w:color w:val="000000"/>
            <w:sz w:val="19"/>
            <w:szCs w:val="19"/>
          </w:rPr>
          <w:t xml:space="preserve"> {</w:t>
        </w:r>
      </w:ins>
    </w:p>
    <w:p w:rsidR="00D147D0" w:rsidRDefault="00D147D0">
      <w:pPr>
        <w:autoSpaceDE w:val="0"/>
        <w:autoSpaceDN w:val="0"/>
        <w:adjustRightInd w:val="0"/>
        <w:spacing w:after="0"/>
        <w:ind w:left="720" w:firstLine="720"/>
        <w:rPr>
          <w:ins w:id="6422" w:author="JIE  SUN" w:date="2018-06-24T22:00:00Z"/>
          <w:rFonts w:ascii="NSimSun" w:eastAsia="NSimSun" w:hAnsi="Times New Roman" w:cs="NSimSun"/>
          <w:color w:val="000000"/>
          <w:sz w:val="19"/>
          <w:szCs w:val="19"/>
        </w:rPr>
        <w:pPrChange w:id="6423" w:author="JIE  SUN" w:date="2018-06-24T22:00:00Z">
          <w:pPr>
            <w:autoSpaceDE w:val="0"/>
            <w:autoSpaceDN w:val="0"/>
            <w:adjustRightInd w:val="0"/>
            <w:spacing w:after="0"/>
          </w:pPr>
        </w:pPrChange>
      </w:pPr>
      <w:ins w:id="6424"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w:t>
        </w:r>
      </w:ins>
    </w:p>
    <w:p w:rsidR="00D147D0" w:rsidRDefault="00D147D0">
      <w:pPr>
        <w:autoSpaceDE w:val="0"/>
        <w:autoSpaceDN w:val="0"/>
        <w:adjustRightInd w:val="0"/>
        <w:spacing w:after="0"/>
        <w:ind w:left="720" w:firstLine="720"/>
        <w:rPr>
          <w:ins w:id="6425" w:author="JIE  SUN" w:date="2018-06-24T22:00:00Z"/>
          <w:rFonts w:ascii="NSimSun" w:eastAsia="NSimSun" w:hAnsi="Times New Roman" w:cs="NSimSun"/>
          <w:color w:val="000000"/>
          <w:sz w:val="19"/>
          <w:szCs w:val="19"/>
        </w:rPr>
        <w:pPrChange w:id="6426" w:author="JIE  SUN" w:date="2018-06-24T22:00:00Z">
          <w:pPr>
            <w:autoSpaceDE w:val="0"/>
            <w:autoSpaceDN w:val="0"/>
            <w:adjustRightInd w:val="0"/>
            <w:spacing w:after="0"/>
          </w:pPr>
        </w:pPrChange>
      </w:pPr>
      <w:ins w:id="6427"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numi_last;</w:t>
        </w:r>
      </w:ins>
    </w:p>
    <w:p w:rsidR="003973E0" w:rsidRPr="003973E0" w:rsidRDefault="00D147D0">
      <w:pPr>
        <w:ind w:left="720"/>
        <w:rPr>
          <w:ins w:id="6428" w:author="JIE  SUN" w:date="2018-06-21T22:18:00Z"/>
          <w:lang w:val="en-US"/>
          <w:rPrChange w:id="6429" w:author="JIE  SUN" w:date="2018-06-24T21:38:00Z">
            <w:rPr>
              <w:ins w:id="6430" w:author="JIE  SUN" w:date="2018-06-21T22:18:00Z"/>
            </w:rPr>
          </w:rPrChange>
        </w:rPr>
        <w:pPrChange w:id="6431" w:author="JIE  SUN" w:date="2018-06-24T22:00:00Z">
          <w:pPr/>
        </w:pPrChange>
      </w:pPr>
      <w:ins w:id="6432" w:author="JIE  SUN" w:date="2018-06-24T22:00:00Z">
        <w:r>
          <w:rPr>
            <w:rFonts w:ascii="NSimSun" w:eastAsia="NSimSun" w:hAnsi="Times New Roman" w:cs="NSimSun"/>
            <w:color w:val="000000"/>
            <w:sz w:val="19"/>
            <w:szCs w:val="19"/>
          </w:rPr>
          <w:t>};</w:t>
        </w:r>
      </w:ins>
    </w:p>
    <w:p w:rsidR="0036186A" w:rsidRDefault="0036186A">
      <w:pPr>
        <w:autoSpaceDE w:val="0"/>
        <w:autoSpaceDN w:val="0"/>
        <w:adjustRightInd w:val="0"/>
        <w:spacing w:after="0"/>
        <w:jc w:val="both"/>
        <w:rPr>
          <w:ins w:id="6433" w:author="JIE  SUN" w:date="2018-06-24T22:02:00Z"/>
          <w:rFonts w:ascii="NSimSun" w:eastAsia="NSimSun" w:hAnsi="Times New Roman" w:cs="NSimSun"/>
          <w:color w:val="000000"/>
          <w:sz w:val="19"/>
          <w:szCs w:val="19"/>
        </w:rPr>
        <w:pPrChange w:id="6434" w:author="JIE  SUN" w:date="2018-06-24T22:03:00Z">
          <w:pPr>
            <w:autoSpaceDE w:val="0"/>
            <w:autoSpaceDN w:val="0"/>
            <w:adjustRightInd w:val="0"/>
            <w:spacing w:after="0"/>
          </w:pPr>
        </w:pPrChange>
      </w:pPr>
      <w:ins w:id="6435" w:author="JIE  SUN" w:date="2018-06-24T22:02:00Z">
        <w:r>
          <w:rPr>
            <w:rFonts w:ascii="NSimSun" w:eastAsia="NSimSun" w:hAnsi="Times New Roman" w:cs="NSimSun"/>
            <w:color w:val="000000"/>
            <w:sz w:val="19"/>
            <w:szCs w:val="19"/>
          </w:rPr>
          <w:tab/>
        </w:r>
        <w:r w:rsidR="002E0B5A">
          <w:rPr>
            <w:rFonts w:ascii="NSimSun" w:eastAsia="NSimSun" w:hAnsi="Times New Roman" w:cs="NSimSun"/>
            <w:color w:val="008000"/>
            <w:sz w:val="19"/>
            <w:szCs w:val="19"/>
          </w:rPr>
          <w:t>// bewtween 0.</w:t>
        </w:r>
      </w:ins>
      <w:ins w:id="6436" w:author="JIE  SUN" w:date="2018-06-24T22:07:00Z">
        <w:r w:rsidR="00CA4CC7">
          <w:rPr>
            <w:rFonts w:ascii="NSimSun" w:eastAsia="NSimSun" w:hAnsi="Times New Roman" w:cs="NSimSun"/>
            <w:color w:val="008000"/>
            <w:sz w:val="19"/>
            <w:szCs w:val="19"/>
          </w:rPr>
          <w:t>0</w:t>
        </w:r>
      </w:ins>
      <w:ins w:id="6437" w:author="JIE  SUN" w:date="2018-06-24T22:02:00Z">
        <w:r>
          <w:rPr>
            <w:rFonts w:ascii="NSimSun" w:eastAsia="NSimSun" w:hAnsi="Times New Roman" w:cs="NSimSun"/>
            <w:color w:val="008000"/>
            <w:sz w:val="19"/>
            <w:szCs w:val="19"/>
          </w:rPr>
          <w:t>8s and 2</w:t>
        </w:r>
      </w:ins>
      <w:ins w:id="6438" w:author="JIE  SUN" w:date="2018-06-24T22:04:00Z">
        <w:r w:rsidR="00C85A4B">
          <w:rPr>
            <w:rFonts w:ascii="NSimSun" w:eastAsia="NSimSun" w:hAnsi="Times New Roman" w:cs="NSimSun"/>
            <w:color w:val="008000"/>
            <w:sz w:val="19"/>
            <w:szCs w:val="19"/>
          </w:rPr>
          <w:t>.</w:t>
        </w:r>
      </w:ins>
      <w:ins w:id="6439" w:author="JIE  SUN" w:date="2018-06-24T22:02:00Z">
        <w:r>
          <w:rPr>
            <w:rFonts w:ascii="NSimSun" w:eastAsia="NSimSun" w:hAnsi="Times New Roman" w:cs="NSimSun"/>
            <w:color w:val="008000"/>
            <w:sz w:val="19"/>
            <w:szCs w:val="19"/>
          </w:rPr>
          <w:t>50s</w:t>
        </w:r>
      </w:ins>
    </w:p>
    <w:p w:rsidR="0036186A" w:rsidRDefault="0036186A">
      <w:pPr>
        <w:autoSpaceDE w:val="0"/>
        <w:autoSpaceDN w:val="0"/>
        <w:adjustRightInd w:val="0"/>
        <w:spacing w:after="0"/>
        <w:jc w:val="both"/>
        <w:rPr>
          <w:ins w:id="6440" w:author="JIE  SUN" w:date="2018-06-24T22:02:00Z"/>
          <w:rFonts w:ascii="NSimSun" w:eastAsia="NSimSun" w:hAnsi="Times New Roman" w:cs="NSimSun"/>
          <w:color w:val="000000"/>
          <w:sz w:val="19"/>
          <w:szCs w:val="19"/>
        </w:rPr>
        <w:pPrChange w:id="6441" w:author="JIE  SUN" w:date="2018-06-24T22:03:00Z">
          <w:pPr>
            <w:autoSpaceDE w:val="0"/>
            <w:autoSpaceDN w:val="0"/>
            <w:adjustRightInd w:val="0"/>
            <w:spacing w:after="0"/>
          </w:pPr>
        </w:pPrChange>
      </w:pPr>
      <w:ins w:id="6442"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((Domain.numi - Domain.numi_last) &gt; </w:t>
        </w:r>
      </w:ins>
      <w:ins w:id="6443" w:author="JIE  SUN" w:date="2018-06-24T22:06:00Z">
        <w:r w:rsidR="00290E4B">
          <w:rPr>
            <w:rFonts w:ascii="NSimSun" w:eastAsia="NSimSun" w:hAnsi="Times New Roman" w:cs="NSimSun"/>
            <w:color w:val="000000"/>
            <w:sz w:val="19"/>
            <w:szCs w:val="19"/>
          </w:rPr>
          <w:t>4</w:t>
        </w:r>
        <w:r w:rsidR="00A71744">
          <w:rPr>
            <w:rFonts w:ascii="NSimSun" w:eastAsia="NSimSun" w:hAnsi="Times New Roman" w:cs="NSimSun"/>
            <w:color w:val="000000"/>
            <w:sz w:val="19"/>
            <w:szCs w:val="19"/>
          </w:rPr>
          <w:t>0</w:t>
        </w:r>
      </w:ins>
      <w:ins w:id="6444" w:author="JIE  SUN" w:date="2018-06-24T22:02:00Z">
        <w:r>
          <w:rPr>
            <w:rFonts w:ascii="NSimSun" w:eastAsia="NSimSun" w:hAnsi="Times New Roman" w:cs="NSimSun"/>
            <w:color w:val="000000"/>
            <w:sz w:val="19"/>
            <w:szCs w:val="19"/>
          </w:rPr>
          <w:t xml:space="preserve"> &amp;&amp; (Domain.numi - Domain.numi_last) &lt; 25</w:t>
        </w:r>
      </w:ins>
      <w:ins w:id="6445" w:author="JIE  SUN" w:date="2018-06-24T22:06:00Z">
        <w:r w:rsidR="002462E7">
          <w:rPr>
            <w:rFonts w:ascii="NSimSun" w:eastAsia="NSimSun" w:hAnsi="Times New Roman" w:cs="NSimSun"/>
            <w:color w:val="000000"/>
            <w:sz w:val="19"/>
            <w:szCs w:val="19"/>
          </w:rPr>
          <w:t>0</w:t>
        </w:r>
      </w:ins>
      <w:ins w:id="6446" w:author="JIE  SUN" w:date="2018-06-24T22:02:00Z">
        <w:r>
          <w:rPr>
            <w:rFonts w:ascii="NSimSun" w:eastAsia="NSimSun" w:hAnsi="Times New Roman" w:cs="NSimSun"/>
            <w:color w:val="000000"/>
            <w:sz w:val="19"/>
            <w:szCs w:val="19"/>
          </w:rPr>
          <w:t>0)</w:t>
        </w:r>
      </w:ins>
    </w:p>
    <w:p w:rsidR="0036186A" w:rsidRDefault="0036186A">
      <w:pPr>
        <w:autoSpaceDE w:val="0"/>
        <w:autoSpaceDN w:val="0"/>
        <w:adjustRightInd w:val="0"/>
        <w:spacing w:after="0"/>
        <w:jc w:val="both"/>
        <w:rPr>
          <w:ins w:id="6447" w:author="JIE  SUN" w:date="2018-06-24T22:02:00Z"/>
          <w:rFonts w:ascii="NSimSun" w:eastAsia="NSimSun" w:hAnsi="Times New Roman" w:cs="NSimSun"/>
          <w:color w:val="000000"/>
          <w:sz w:val="19"/>
          <w:szCs w:val="19"/>
        </w:rPr>
        <w:pPrChange w:id="6448" w:author="JIE  SUN" w:date="2018-06-24T22:03:00Z">
          <w:pPr>
            <w:autoSpaceDE w:val="0"/>
            <w:autoSpaceDN w:val="0"/>
            <w:adjustRightInd w:val="0"/>
            <w:spacing w:after="0"/>
          </w:pPr>
        </w:pPrChange>
      </w:pPr>
      <w:ins w:id="6449"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rsidR="0036186A" w:rsidRDefault="0036186A">
      <w:pPr>
        <w:autoSpaceDE w:val="0"/>
        <w:autoSpaceDN w:val="0"/>
        <w:adjustRightInd w:val="0"/>
        <w:spacing w:after="0"/>
        <w:jc w:val="both"/>
        <w:rPr>
          <w:ins w:id="6450" w:author="JIE  SUN" w:date="2018-06-24T22:02:00Z"/>
          <w:rFonts w:ascii="NSimSun" w:eastAsia="NSimSun" w:hAnsi="Times New Roman" w:cs="NSimSun"/>
          <w:color w:val="000000"/>
          <w:sz w:val="19"/>
          <w:szCs w:val="19"/>
        </w:rPr>
        <w:pPrChange w:id="6451" w:author="JIE  SUN" w:date="2018-06-24T22:03:00Z">
          <w:pPr>
            <w:autoSpaceDE w:val="0"/>
            <w:autoSpaceDN w:val="0"/>
            <w:adjustRightInd w:val="0"/>
            <w:spacing w:after="0"/>
          </w:pPr>
        </w:pPrChange>
      </w:pPr>
      <w:ins w:id="6452"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else</w:t>
        </w:r>
      </w:ins>
    </w:p>
    <w:p w:rsidR="0036186A" w:rsidRDefault="0036186A">
      <w:pPr>
        <w:autoSpaceDE w:val="0"/>
        <w:autoSpaceDN w:val="0"/>
        <w:adjustRightInd w:val="0"/>
        <w:spacing w:after="0"/>
        <w:jc w:val="both"/>
        <w:rPr>
          <w:ins w:id="6453" w:author="JIE  SUN" w:date="2018-06-24T22:02:00Z"/>
          <w:rFonts w:ascii="NSimSun" w:eastAsia="NSimSun" w:hAnsi="Times New Roman" w:cs="NSimSun"/>
          <w:color w:val="000000"/>
          <w:sz w:val="19"/>
          <w:szCs w:val="19"/>
        </w:rPr>
        <w:pPrChange w:id="6454" w:author="JIE  SUN" w:date="2018-06-24T22:03:00Z">
          <w:pPr>
            <w:autoSpaceDE w:val="0"/>
            <w:autoSpaceDN w:val="0"/>
            <w:adjustRightInd w:val="0"/>
            <w:spacing w:after="0"/>
          </w:pPr>
        </w:pPrChange>
      </w:pPr>
      <w:ins w:id="6455"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rsidR="0036186A" w:rsidRDefault="0036186A">
      <w:pPr>
        <w:autoSpaceDE w:val="0"/>
        <w:autoSpaceDN w:val="0"/>
        <w:adjustRightInd w:val="0"/>
        <w:spacing w:after="0"/>
        <w:jc w:val="both"/>
        <w:rPr>
          <w:ins w:id="6456" w:author="JIE  SUN" w:date="2018-06-24T22:02:00Z"/>
          <w:rFonts w:ascii="NSimSun" w:eastAsia="NSimSun" w:hAnsi="Times New Roman" w:cs="NSimSun"/>
          <w:color w:val="000000"/>
          <w:sz w:val="19"/>
          <w:szCs w:val="19"/>
        </w:rPr>
        <w:pPrChange w:id="6457" w:author="JIE  SUN" w:date="2018-06-24T22:03:00Z">
          <w:pPr>
            <w:autoSpaceDE w:val="0"/>
            <w:autoSpaceDN w:val="0"/>
            <w:adjustRightInd w:val="0"/>
            <w:spacing w:after="0"/>
          </w:pPr>
        </w:pPrChange>
      </w:pPr>
      <w:ins w:id="6458"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ins>
    </w:p>
    <w:p w:rsidR="00936904" w:rsidRDefault="0036186A">
      <w:pPr>
        <w:jc w:val="both"/>
        <w:rPr>
          <w:ins w:id="6459" w:author="JIE  SUN" w:date="2018-06-21T22:18:00Z"/>
        </w:rPr>
        <w:pPrChange w:id="6460" w:author="JIE  SUN" w:date="2018-06-24T22:03:00Z">
          <w:pPr/>
        </w:pPrChange>
      </w:pPr>
      <w:ins w:id="6461" w:author="JIE  SUN" w:date="2018-06-24T22:02:00Z">
        <w:r>
          <w:rPr>
            <w:rFonts w:ascii="NSimSun" w:eastAsia="NSimSun" w:hAnsi="Times New Roman" w:cs="NSimSun"/>
            <w:color w:val="000000"/>
            <w:sz w:val="19"/>
            <w:szCs w:val="19"/>
          </w:rPr>
          <w:tab/>
          <w:t>Domain.numi_last = Domain.numi;</w:t>
        </w:r>
      </w:ins>
    </w:p>
    <w:p w:rsidR="00936904" w:rsidRDefault="00BD66EE" w:rsidP="00BD66EE">
      <w:pPr>
        <w:rPr>
          <w:ins w:id="6462" w:author="JIE  SUN" w:date="2018-06-21T22:18:00Z"/>
        </w:rPr>
      </w:pPr>
      <w:ins w:id="6463" w:author="jie sun" w:date="2018-04-18T21:06:00Z">
        <w:del w:id="6464" w:author="JIE  SUN" w:date="2018-06-21T21:07:00Z">
          <w:r w:rsidDel="002244F1">
            <w:delText>Here, t</w:delText>
          </w:r>
        </w:del>
        <w:del w:id="6465" w:author="JIE  SUN" w:date="2018-06-21T22:14:00Z">
          <w:r w:rsidDel="00936904">
            <w:delText xml:space="preserve">he frequency is </w:delText>
          </w:r>
        </w:del>
        <w:del w:id="6466" w:author="JIE  SUN" w:date="2018-06-21T13:50:00Z">
          <w:r w:rsidDel="00D81616">
            <w:delText>5</w:delText>
          </w:r>
        </w:del>
        <w:del w:id="6467" w:author="JIE  SUN" w:date="2018-06-21T22:14:00Z">
          <w:r w:rsidDel="00936904">
            <w:delText>0 Hz, that means the collection period is 0.0</w:delText>
          </w:r>
        </w:del>
        <w:del w:id="6468" w:author="JIE  SUN" w:date="2018-06-21T13:53:00Z">
          <w:r w:rsidDel="008C02A1">
            <w:delText>2</w:delText>
          </w:r>
        </w:del>
        <w:del w:id="6469" w:author="JIE  SUN" w:date="2018-06-21T22:14:00Z">
          <w:r w:rsidDel="00936904">
            <w:delText xml:space="preserve">s.  </w:delText>
          </w:r>
        </w:del>
        <w:del w:id="6470" w:author="JIE  SUN" w:date="2018-06-21T22:23:00Z">
          <w:r w:rsidDel="00A41C79">
            <w:delText xml:space="preserve">Here the standard of judging the action happened is the angle monitored in the effective range lasting for more than 3 times, in another word, the effective period is 0.06s. </w:delText>
          </w:r>
        </w:del>
      </w:ins>
    </w:p>
    <w:p w:rsidR="00936904" w:rsidRPr="00936904" w:rsidRDefault="00936904" w:rsidP="00BD66EE">
      <w:pPr>
        <w:rPr>
          <w:ins w:id="6471" w:author="jie sun" w:date="2018-04-18T21:06:00Z"/>
          <w:lang w:val="en-US"/>
          <w:rPrChange w:id="6472" w:author="JIE  SUN" w:date="2018-06-21T22:18:00Z">
            <w:rPr>
              <w:ins w:id="6473" w:author="jie sun" w:date="2018-04-18T21:06:00Z"/>
            </w:rPr>
          </w:rPrChange>
        </w:rPr>
      </w:pPr>
    </w:p>
    <w:p w:rsidR="00215C91" w:rsidRDefault="00215C91" w:rsidP="00215C91">
      <w:pPr>
        <w:pStyle w:val="Heading4"/>
        <w:rPr>
          <w:ins w:id="6474" w:author="jie sun" w:date="2018-04-18T21:06:00Z"/>
        </w:rPr>
      </w:pPr>
      <w:bookmarkStart w:id="6475" w:name="OLE_LINK63"/>
      <w:ins w:id="6476" w:author="jie sun" w:date="2018-04-18T21:06:00Z">
        <w:del w:id="6477" w:author="JIE  SUN" w:date="2018-06-22T11:39:00Z">
          <w:r w:rsidRPr="00E01906" w:rsidDel="00DF7562">
            <w:delText xml:space="preserve">Synchronization </w:delText>
          </w:r>
          <w:r w:rsidDel="00DF7562">
            <w:delText>P</w:delText>
          </w:r>
          <w:r w:rsidRPr="00E01906" w:rsidDel="00DF7562">
            <w:delText>rinciple</w:delText>
          </w:r>
          <w:r w:rsidDel="00DF7562">
            <w:delText xml:space="preserve"> Using Accelerometer </w:delText>
          </w:r>
        </w:del>
      </w:ins>
      <w:ins w:id="6478" w:author="JIE  SUN" w:date="2018-06-22T11:39:00Z">
        <w:r w:rsidR="00DF7562">
          <w:t xml:space="preserve">Collecting </w:t>
        </w:r>
        <w:r w:rsidR="00DF7562">
          <w:rPr>
            <w:rFonts w:hint="eastAsia"/>
          </w:rPr>
          <w:t>Data</w:t>
        </w:r>
        <w:r w:rsidR="00DF7562">
          <w:t xml:space="preserve"> and Making Standards</w:t>
        </w:r>
      </w:ins>
    </w:p>
    <w:bookmarkEnd w:id="6475"/>
    <w:p w:rsidR="00215C91" w:rsidDel="004E3F09" w:rsidRDefault="00215C91" w:rsidP="00215C91">
      <w:pPr>
        <w:rPr>
          <w:ins w:id="6479" w:author="jie sun" w:date="2018-04-18T21:06:00Z"/>
          <w:del w:id="6480" w:author="JIE  SUN" w:date="2018-06-22T11:50:00Z"/>
        </w:rPr>
      </w:pPr>
      <w:ins w:id="6481" w:author="jie sun" w:date="2018-04-18T21:06:00Z">
        <w:r>
          <w:rPr>
            <w:rFonts w:hint="eastAsia"/>
          </w:rPr>
          <w:t>There</w:t>
        </w:r>
        <w:r>
          <w:t xml:space="preserve"> </w:t>
        </w:r>
        <w:r>
          <w:rPr>
            <w:rFonts w:hint="eastAsia"/>
          </w:rPr>
          <w:t>is</w:t>
        </w:r>
        <w:r>
          <w:t xml:space="preserve"> an example already mentioned in 4.</w:t>
        </w:r>
      </w:ins>
      <w:ins w:id="6482" w:author="jie sun" w:date="2018-04-18T21:09:00Z">
        <w:r w:rsidR="00C85512">
          <w:t>2 chapter,</w:t>
        </w:r>
      </w:ins>
      <w:ins w:id="6483" w:author="jie sun" w:date="2018-04-18T21:06:00Z">
        <w:r>
          <w:t xml:space="preserve"> when put the phone up from the desk level, the Z-axis angle </w:t>
        </w:r>
      </w:ins>
      <w:ins w:id="6484" w:author="JIE  SUN" w:date="2018-06-21T21:06:00Z">
        <w:r w:rsidR="002244F1">
          <w:t>in</w:t>
        </w:r>
      </w:ins>
      <w:ins w:id="6485" w:author="jie sun" w:date="2018-04-18T21:06:00Z">
        <w:del w:id="6486" w:author="JIE  SUN" w:date="2018-06-21T21:06:00Z">
          <w:r w:rsidDel="002244F1">
            <w:delText>de</w:delText>
          </w:r>
        </w:del>
        <w:r>
          <w:t xml:space="preserve">creases when Y-axis </w:t>
        </w:r>
      </w:ins>
      <w:ins w:id="6487" w:author="JIE  SUN" w:date="2018-06-21T21:06:00Z">
        <w:r w:rsidR="002244F1">
          <w:t>de</w:t>
        </w:r>
      </w:ins>
      <w:ins w:id="6488" w:author="jie sun" w:date="2018-04-18T21:06:00Z">
        <w:del w:id="6489" w:author="JIE  SUN" w:date="2018-06-21T21:06:00Z">
          <w:r w:rsidDel="002244F1">
            <w:delText>in</w:delText>
          </w:r>
        </w:del>
        <w:r>
          <w:t xml:space="preserve">creases. Using this principle </w:t>
        </w:r>
        <w:del w:id="6490" w:author="JIE  SUN" w:date="2018-06-22T11:47:00Z">
          <w:r w:rsidDel="004E3F09">
            <w:delText>can identify those three actions generally</w:delText>
          </w:r>
        </w:del>
      </w:ins>
      <w:ins w:id="6491" w:author="JIE  SUN" w:date="2018-06-22T11:47:00Z">
        <w:r w:rsidR="004E3F09">
          <w:t>can make a set of algorithms to identify gestures and also count the times of the gesture happened</w:t>
        </w:r>
      </w:ins>
      <w:ins w:id="6492" w:author="jie sun" w:date="2018-04-18T21:06:00Z">
        <w:r>
          <w:t>,</w:t>
        </w:r>
        <w:del w:id="6493" w:author="JIE  SUN" w:date="2018-06-22T11:49:00Z">
          <w:r w:rsidDel="004E3F09">
            <w:delText xml:space="preserve"> </w:delText>
          </w:r>
        </w:del>
      </w:ins>
      <w:ins w:id="6494" w:author="JIE  SUN" w:date="2018-06-22T11:49:00Z">
        <w:r w:rsidR="004E3F09">
          <w:t xml:space="preserve"> since there are some differences</w:t>
        </w:r>
      </w:ins>
      <w:ins w:id="6495" w:author="JIE  SUN" w:date="2018-06-22T11:50:00Z">
        <w:r w:rsidR="004E3F09">
          <w:t xml:space="preserve"> of the tendency of the angle change</w:t>
        </w:r>
      </w:ins>
      <w:ins w:id="6496" w:author="JIE  SUN" w:date="2018-06-22T11:49:00Z">
        <w:r w:rsidR="004E3F09">
          <w:t xml:space="preserve"> between </w:t>
        </w:r>
      </w:ins>
      <w:ins w:id="6497" w:author="JIE  SUN" w:date="2018-06-22T11:50:00Z">
        <w:r w:rsidR="004E3F09">
          <w:t>those two gestures</w:t>
        </w:r>
      </w:ins>
      <w:ins w:id="6498" w:author="jie sun" w:date="2018-04-18T21:06:00Z">
        <w:del w:id="6499" w:author="JIE  SUN" w:date="2018-06-22T11:49:00Z">
          <w:r w:rsidDel="004E3F09">
            <w:delText>since during those actions X, Y and Z axes, the change regulations of the angle with three axes tested by G-sensor are different</w:delText>
          </w:r>
        </w:del>
        <w:r>
          <w:t>. Let illustrate one by one:</w:t>
        </w:r>
      </w:ins>
    </w:p>
    <w:p w:rsidR="00BD66EE" w:rsidRPr="00BD66EE" w:rsidRDefault="00BD66EE">
      <w:pPr>
        <w:rPr>
          <w:rPrChange w:id="6500" w:author="jie sun" w:date="2018-04-18T21:06:00Z">
            <w:rPr>
              <w:color w:val="44546A" w:themeColor="text2"/>
              <w:lang w:val="en-US"/>
            </w:rPr>
          </w:rPrChange>
        </w:rPr>
      </w:pPr>
    </w:p>
    <w:p w:rsidR="00125910" w:rsidRDefault="00D5184D">
      <w:pPr>
        <w:rPr>
          <w:ins w:id="6501" w:author="JIE  SUN" w:date="2018-06-22T15:11:00Z"/>
          <w:lang w:val="en-US"/>
        </w:rPr>
      </w:pPr>
      <w:del w:id="6502" w:author="JIE  SUN" w:date="2018-06-22T12:22:00Z">
        <w:r w:rsidDel="00861881">
          <w:rPr>
            <w:rFonts w:hint="eastAsia"/>
            <w:lang w:val="en-US"/>
          </w:rPr>
          <w:delText>Action1</w:delText>
        </w:r>
      </w:del>
      <w:ins w:id="6503" w:author="JIE  SUN" w:date="2018-06-22T12:22:00Z">
        <w:r w:rsidR="00861881">
          <w:rPr>
            <w:lang w:val="en-US"/>
          </w:rPr>
          <w:t>Gesture 1</w:t>
        </w:r>
      </w:ins>
      <w:r>
        <w:rPr>
          <w:rFonts w:hint="eastAsia"/>
          <w:lang w:val="en-US"/>
        </w:rPr>
        <w:t xml:space="preserve">:  </w:t>
      </w:r>
      <w:ins w:id="6504" w:author="jie sun" w:date="2018-04-08T14:41:00Z">
        <w:r w:rsidR="00677487">
          <w:t>S</w:t>
        </w:r>
      </w:ins>
      <w:del w:id="6505" w:author="jie sun" w:date="2018-04-08T14:41:00Z">
        <w:r w:rsidDel="00677487">
          <w:delText>s</w:delText>
        </w:r>
      </w:del>
      <w:r>
        <w:t>hak</w:t>
      </w:r>
      <w:ins w:id="6506" w:author="jie sun" w:date="2018-04-08T14:41:00Z">
        <w:r w:rsidR="00677487">
          <w:rPr>
            <w:lang w:val="en-US"/>
          </w:rPr>
          <w:t>e</w:t>
        </w:r>
      </w:ins>
      <w:del w:id="6507" w:author="jie sun" w:date="2018-04-08T14:41:00Z">
        <w:r w:rsidDel="00677487">
          <w:rPr>
            <w:rFonts w:hint="eastAsia"/>
            <w:lang w:val="en-US"/>
          </w:rPr>
          <w:delText>ing</w:delText>
        </w:r>
      </w:del>
      <w:r>
        <w:t xml:space="preserve"> the sticks in perpendicular to the body</w:t>
      </w:r>
      <w:r>
        <w:rPr>
          <w:rFonts w:hint="eastAsia"/>
          <w:lang w:val="en-US"/>
        </w:rPr>
        <w:t xml:space="preserve">, </w:t>
      </w:r>
      <w:del w:id="6508" w:author="jie sun" w:date="2018-04-10T21:54:00Z">
        <w:r w:rsidDel="00DE417E">
          <w:rPr>
            <w:rFonts w:hint="eastAsia"/>
            <w:lang w:val="en-US"/>
          </w:rPr>
          <w:delText xml:space="preserve"> </w:delText>
        </w:r>
      </w:del>
      <w:r>
        <w:rPr>
          <w:rFonts w:hint="eastAsia"/>
          <w:lang w:val="en-US"/>
        </w:rPr>
        <w:t>the stick should display blue color.</w:t>
      </w:r>
      <w:ins w:id="6509" w:author="jie sun" w:date="2018-04-14T21:32:00Z">
        <w:r w:rsidR="00CD51E2">
          <w:rPr>
            <w:lang w:val="en-US"/>
          </w:rPr>
          <w:t xml:space="preserve"> </w:t>
        </w:r>
      </w:ins>
      <w:ins w:id="6510" w:author="JIE  SUN" w:date="2018-06-22T12:18:00Z">
        <w:r w:rsidR="00FC2A81">
          <w:rPr>
            <w:lang w:val="en-US"/>
          </w:rPr>
          <w:t xml:space="preserve"> Holding the phone </w:t>
        </w:r>
      </w:ins>
      <w:ins w:id="6511" w:author="JIE  SUN" w:date="2018-06-22T12:21:00Z">
        <w:r w:rsidR="00FC2A81">
          <w:rPr>
            <w:lang w:val="en-US"/>
          </w:rPr>
          <w:t>makes the screen facing the same direction with you and shake</w:t>
        </w:r>
      </w:ins>
      <w:ins w:id="6512" w:author="JIE  SUN" w:date="2018-06-22T12:22:00Z">
        <w:r w:rsidR="00FC2A81">
          <w:rPr>
            <w:lang w:val="en-US"/>
          </w:rPr>
          <w:t>s</w:t>
        </w:r>
      </w:ins>
      <w:ins w:id="6513" w:author="JIE  SUN" w:date="2018-06-22T12:21:00Z">
        <w:r w:rsidR="00FC2A81">
          <w:rPr>
            <w:lang w:val="en-US"/>
          </w:rPr>
          <w:t xml:space="preserve"> forward and behind</w:t>
        </w:r>
      </w:ins>
      <w:ins w:id="6514" w:author="JIE  SUN" w:date="2018-06-22T12:22:00Z">
        <w:r w:rsidR="00FC2A81">
          <w:rPr>
            <w:lang w:val="en-US"/>
          </w:rPr>
          <w:t>.</w:t>
        </w:r>
      </w:ins>
    </w:p>
    <w:p w:rsidR="0087014B" w:rsidDel="00125910" w:rsidRDefault="00CD51E2">
      <w:pPr>
        <w:rPr>
          <w:del w:id="6515" w:author="JIE  SUN" w:date="2018-06-22T15:12:00Z"/>
          <w:lang w:val="en-US"/>
        </w:rPr>
      </w:pPr>
      <w:ins w:id="6516" w:author="jie sun" w:date="2018-04-14T21:32:00Z">
        <w:del w:id="6517" w:author="JIE  SUN" w:date="2018-06-21T21:15:00Z">
          <w:r w:rsidDel="006F6BA4">
            <w:rPr>
              <w:lang w:val="en-US"/>
            </w:rPr>
            <w:lastRenderedPageBreak/>
            <w:delText>(</w:delText>
          </w:r>
          <w:r w:rsidR="001C566E" w:rsidDel="006F6BA4">
            <w:rPr>
              <w:lang w:val="en-US"/>
            </w:rPr>
            <w:delText>All Frequenc</w:delText>
          </w:r>
        </w:del>
      </w:ins>
      <w:ins w:id="6518" w:author="jie sun" w:date="2018-04-14T21:33:00Z">
        <w:del w:id="6519" w:author="JIE  SUN" w:date="2018-06-21T21:15:00Z">
          <w:r w:rsidR="001C566E" w:rsidDel="006F6BA4">
            <w:rPr>
              <w:lang w:val="en-US"/>
            </w:rPr>
            <w:delText xml:space="preserve">ies below: </w:delText>
          </w:r>
        </w:del>
      </w:ins>
      <w:ins w:id="6520" w:author="jie sun" w:date="2018-04-14T21:32:00Z">
        <w:del w:id="6521" w:author="JIE  SUN" w:date="2018-06-21T13:54:00Z">
          <w:r w:rsidDel="008C02A1">
            <w:rPr>
              <w:lang w:val="en-US"/>
            </w:rPr>
            <w:delText>5</w:delText>
          </w:r>
        </w:del>
        <w:del w:id="6522" w:author="JIE  SUN" w:date="2018-06-21T21:15:00Z">
          <w:r w:rsidDel="006F6BA4">
            <w:rPr>
              <w:lang w:val="en-US"/>
            </w:rPr>
            <w:delText>0 Hz)</w:delText>
          </w:r>
        </w:del>
      </w:ins>
    </w:p>
    <w:p w:rsidR="0087014B" w:rsidRDefault="00D5184D">
      <w:pPr>
        <w:jc w:val="center"/>
        <w:rPr>
          <w:ins w:id="6523" w:author="像个男人一样" w:date="2018-03-21T02:14:00Z"/>
          <w:lang w:val="en-US"/>
        </w:rPr>
        <w:pPrChange w:id="6524" w:author="jie sun" w:date="2018-04-16T21:42:00Z">
          <w:pPr/>
        </w:pPrChange>
      </w:pPr>
      <w:r>
        <w:rPr>
          <w:rFonts w:hint="eastAsia"/>
          <w:noProof/>
        </w:rPr>
        <w:drawing>
          <wp:inline distT="0" distB="0" distL="114300" distR="114300">
            <wp:extent cx="4882551" cy="1923415"/>
            <wp:effectExtent l="0" t="0" r="0" b="63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63"/>
                    <a:srcRect r="9113" b="22730"/>
                    <a:stretch>
                      <a:fillRect/>
                    </a:stretch>
                  </pic:blipFill>
                  <pic:spPr>
                    <a:xfrm>
                      <a:off x="0" y="0"/>
                      <a:ext cx="4887838" cy="1925498"/>
                    </a:xfrm>
                    <a:prstGeom prst="rect">
                      <a:avLst/>
                    </a:prstGeom>
                  </pic:spPr>
                </pic:pic>
              </a:graphicData>
            </a:graphic>
          </wp:inline>
        </w:drawing>
      </w:r>
    </w:p>
    <w:p w:rsidR="00125910" w:rsidRDefault="00D5184D">
      <w:pPr>
        <w:pStyle w:val="Caption"/>
        <w:jc w:val="center"/>
        <w:rPr>
          <w:ins w:id="6525" w:author="JIE  SUN" w:date="2018-06-22T15:13:00Z"/>
        </w:rPr>
        <w:pPrChange w:id="6526" w:author="jie sun" w:date="2018-04-16T21:42:00Z">
          <w:pPr/>
        </w:pPrChange>
      </w:pPr>
      <w:bookmarkStart w:id="6527" w:name="_Toc517801903"/>
      <w:ins w:id="6528" w:author="像个男人一样" w:date="2018-03-21T02:14:00Z">
        <w:r>
          <w:t xml:space="preserve">Figure </w:t>
        </w:r>
      </w:ins>
      <w:ins w:id="6529" w:author="JIE  SUN" w:date="2018-06-21T13:36:00Z">
        <w:r w:rsidR="00A64E7B">
          <w:fldChar w:fldCharType="begin"/>
        </w:r>
        <w:r w:rsidR="00A64E7B">
          <w:instrText xml:space="preserve"> STYLEREF 1 \s </w:instrText>
        </w:r>
      </w:ins>
      <w:r w:rsidR="00A64E7B">
        <w:fldChar w:fldCharType="separate"/>
      </w:r>
      <w:r w:rsidR="00A64E7B">
        <w:rPr>
          <w:noProof/>
        </w:rPr>
        <w:t>4</w:t>
      </w:r>
      <w:ins w:id="653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531" w:author="JIE  SUN" w:date="2018-06-21T13:36:00Z">
        <w:r w:rsidR="00A64E7B">
          <w:rPr>
            <w:noProof/>
          </w:rPr>
          <w:t>11</w:t>
        </w:r>
        <w:r w:rsidR="00A64E7B">
          <w:fldChar w:fldCharType="end"/>
        </w:r>
      </w:ins>
      <w:ins w:id="6532" w:author="jie sun" w:date="2018-04-19T13:00:00Z">
        <w:del w:id="6533" w:author="JIE  SUN" w:date="2018-06-21T13:34:00Z">
          <w:r w:rsidR="00083FE7" w:rsidDel="00A64E7B">
            <w:fldChar w:fldCharType="begin"/>
          </w:r>
          <w:r w:rsidR="00083FE7" w:rsidDel="00A64E7B">
            <w:delInstrText xml:space="preserve"> STYLEREF 1 \s </w:delInstrText>
          </w:r>
        </w:del>
      </w:ins>
      <w:del w:id="6534" w:author="JIE  SUN" w:date="2018-06-21T13:34:00Z">
        <w:r w:rsidR="00083FE7" w:rsidDel="00A64E7B">
          <w:fldChar w:fldCharType="separate"/>
        </w:r>
        <w:r w:rsidR="00083FE7" w:rsidDel="00A64E7B">
          <w:rPr>
            <w:noProof/>
          </w:rPr>
          <w:delText>4</w:delText>
        </w:r>
      </w:del>
      <w:ins w:id="6535" w:author="jie sun" w:date="2018-04-19T13:00:00Z">
        <w:del w:id="653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537" w:author="JIE  SUN" w:date="2018-06-21T13:34:00Z">
        <w:r w:rsidR="00083FE7" w:rsidDel="00A64E7B">
          <w:fldChar w:fldCharType="separate"/>
        </w:r>
      </w:del>
      <w:ins w:id="6538" w:author="jie sun" w:date="2018-04-19T13:00:00Z">
        <w:del w:id="6539" w:author="JIE  SUN" w:date="2018-06-21T13:34:00Z">
          <w:r w:rsidR="00083FE7" w:rsidDel="00A64E7B">
            <w:rPr>
              <w:noProof/>
            </w:rPr>
            <w:delText>10</w:delText>
          </w:r>
          <w:r w:rsidR="00083FE7" w:rsidDel="00A64E7B">
            <w:fldChar w:fldCharType="end"/>
          </w:r>
        </w:del>
      </w:ins>
      <w:ins w:id="6540" w:author="像个男人一样" w:date="2018-03-21T02:14:00Z">
        <w:del w:id="654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542" w:author="像个男人一样" w:date="2018-03-22T11:51:00Z">
        <w:del w:id="6543" w:author="jie sun" w:date="2018-04-10T21:45:00Z">
          <w:r w:rsidDel="00454521">
            <w:delText>9</w:delText>
          </w:r>
        </w:del>
      </w:ins>
      <w:ins w:id="6544" w:author="像个男人一样" w:date="2018-03-21T02:14:00Z">
        <w:del w:id="6545" w:author="jie sun" w:date="2018-04-10T21:45:00Z">
          <w:r w:rsidDel="00454521">
            <w:fldChar w:fldCharType="end"/>
          </w:r>
        </w:del>
        <w:bookmarkStart w:id="6546" w:name="_Toc13665"/>
        <w:bookmarkStart w:id="6547" w:name="_Toc3253"/>
        <w:bookmarkStart w:id="6548" w:name="_Toc30291"/>
        <w:bookmarkStart w:id="6549" w:name="_Toc5203"/>
        <w:bookmarkStart w:id="6550" w:name="_Toc7885"/>
        <w:bookmarkStart w:id="6551" w:name="_Toc9703"/>
        <w:bookmarkStart w:id="6552" w:name="_Toc20146"/>
        <w:bookmarkStart w:id="6553" w:name="_Toc18384"/>
        <w:bookmarkStart w:id="6554" w:name="_Toc22028"/>
        <w:bookmarkStart w:id="6555" w:name="_Toc27708"/>
        <w:bookmarkStart w:id="6556" w:name="_Toc9096"/>
        <w:bookmarkStart w:id="6557" w:name="_Toc24577"/>
        <w:bookmarkStart w:id="6558" w:name="_Toc10608"/>
        <w:bookmarkStart w:id="6559" w:name="_Toc6050"/>
        <w:bookmarkStart w:id="6560" w:name="_Toc31888"/>
        <w:bookmarkStart w:id="6561" w:name="_Toc12510"/>
        <w:bookmarkStart w:id="6562" w:name="_Toc23863"/>
        <w:bookmarkStart w:id="6563" w:name="_Toc12797"/>
        <w:bookmarkStart w:id="6564" w:name="_Toc5373"/>
        <w:bookmarkStart w:id="6565" w:name="_Toc17157"/>
        <w:bookmarkStart w:id="6566" w:name="_Toc25493"/>
        <w:bookmarkStart w:id="6567" w:name="_Toc540"/>
        <w:bookmarkStart w:id="6568" w:name="_Toc21264"/>
        <w:bookmarkStart w:id="6569" w:name="_Toc24219"/>
        <w:bookmarkStart w:id="6570" w:name="_Toc21826"/>
        <w:r>
          <w:rPr>
            <w:rFonts w:hint="eastAsia"/>
          </w:rPr>
          <w:t xml:space="preserve">: Shank </w:t>
        </w:r>
      </w:ins>
      <w:ins w:id="6571" w:author="jie sun" w:date="2018-04-16T22:33:00Z">
        <w:r w:rsidR="00AA4800">
          <w:rPr>
            <w:rFonts w:hint="eastAsia"/>
          </w:rPr>
          <w:t>T</w:t>
        </w:r>
      </w:ins>
      <w:ins w:id="6572" w:author="像个男人一样" w:date="2018-03-21T02:14:00Z">
        <w:del w:id="6573" w:author="jie sun" w:date="2018-04-16T22:33:00Z">
          <w:r w:rsidDel="00AA4800">
            <w:rPr>
              <w:rFonts w:hint="eastAsia"/>
            </w:rPr>
            <w:delText>t</w:delText>
          </w:r>
        </w:del>
        <w:r>
          <w:rPr>
            <w:rFonts w:hint="eastAsia"/>
          </w:rPr>
          <w:t xml:space="preserve">he Phone </w:t>
        </w:r>
      </w:ins>
      <w:ins w:id="6574" w:author="jie sun" w:date="2018-04-16T22:33:00Z">
        <w:r w:rsidR="00AA4800">
          <w:rPr>
            <w:rFonts w:hint="eastAsia"/>
          </w:rPr>
          <w:t>I</w:t>
        </w:r>
      </w:ins>
      <w:ins w:id="6575" w:author="像个男人一样" w:date="2018-03-21T02:14:00Z">
        <w:del w:id="6576" w:author="jie sun" w:date="2018-04-16T22:33:00Z">
          <w:r w:rsidDel="00AA4800">
            <w:rPr>
              <w:rFonts w:hint="eastAsia"/>
            </w:rPr>
            <w:delText>i</w:delText>
          </w:r>
        </w:del>
        <w:r>
          <w:rPr>
            <w:rFonts w:hint="eastAsia"/>
          </w:rPr>
          <w:t xml:space="preserve">n </w:t>
        </w:r>
      </w:ins>
      <w:ins w:id="6577" w:author="JIE  SUN" w:date="2018-06-22T12:22:00Z">
        <w:r w:rsidR="00861881">
          <w:t>Gesture1</w:t>
        </w:r>
      </w:ins>
      <w:bookmarkEnd w:id="6527"/>
    </w:p>
    <w:p w:rsidR="00125910" w:rsidRDefault="00125910" w:rsidP="00125910">
      <w:pPr>
        <w:rPr>
          <w:ins w:id="6578" w:author="JIE  SUN" w:date="2018-06-22T15:20:00Z"/>
          <w:lang w:val="en-US"/>
        </w:rPr>
      </w:pPr>
      <w:ins w:id="6579" w:author="JIE  SUN" w:date="2018-06-22T15:13:00Z">
        <w:r>
          <w:rPr>
            <w:lang w:val="en-US"/>
          </w:rPr>
          <w:t>There are two basic conditions to judge a valid gesture 1.</w:t>
        </w:r>
      </w:ins>
      <w:ins w:id="6580" w:author="JIE  SUN" w:date="2018-06-22T15:14:00Z">
        <w:r>
          <w:rPr>
            <w:lang w:val="en-US"/>
          </w:rPr>
          <w:t xml:space="preserve"> </w:t>
        </w:r>
      </w:ins>
    </w:p>
    <w:p w:rsidR="00125910" w:rsidRDefault="00125910" w:rsidP="00125910">
      <w:pPr>
        <w:rPr>
          <w:ins w:id="6581" w:author="JIE  SUN" w:date="2018-06-22T15:13:00Z"/>
          <w:lang w:val="en-US"/>
        </w:rPr>
      </w:pPr>
      <w:ins w:id="6582" w:author="JIE  SUN" w:date="2018-06-22T15:20:00Z">
        <w:r>
          <w:rPr>
            <w:lang w:val="en-US"/>
          </w:rPr>
          <w:t xml:space="preserve">Condition 1: </w:t>
        </w:r>
      </w:ins>
      <w:ins w:id="6583" w:author="JIE  SUN" w:date="2018-06-22T15:14:00Z">
        <w:r>
          <w:rPr>
            <w:lang w:val="en-US"/>
          </w:rPr>
          <w:t xml:space="preserve">First is to analyze the self-rotation angle change to make </w:t>
        </w:r>
      </w:ins>
      <w:ins w:id="6584" w:author="JIE  SUN" w:date="2018-06-22T15:15:00Z">
        <w:r>
          <w:rPr>
            <w:lang w:val="en-US"/>
          </w:rPr>
          <w:t xml:space="preserve">threshold values of </w:t>
        </w:r>
      </w:ins>
      <w:ins w:id="6585" w:author="JIE  SUN" w:date="2018-06-22T15:14:00Z">
        <w:r>
          <w:rPr>
            <w:lang w:val="en-US"/>
          </w:rPr>
          <w:t>restrictions in three axes</w:t>
        </w:r>
      </w:ins>
      <w:ins w:id="6586" w:author="JIE  SUN" w:date="2018-06-22T15:19:00Z">
        <w:r>
          <w:rPr>
            <w:lang w:val="en-US"/>
          </w:rPr>
          <w:t xml:space="preserve"> </w:t>
        </w:r>
        <w:r>
          <w:rPr>
            <w:rFonts w:hint="eastAsia"/>
            <w:lang w:val="en-US"/>
          </w:rPr>
          <w:t>which</w:t>
        </w:r>
        <w:r>
          <w:rPr>
            <w:lang w:val="en-US"/>
          </w:rPr>
          <w:t xml:space="preserve"> are defined in Table 1 below</w:t>
        </w:r>
      </w:ins>
      <w:ins w:id="6587" w:author="JIE  SUN" w:date="2018-06-22T15:14:00Z">
        <w:r>
          <w:rPr>
            <w:lang w:val="en-US"/>
          </w:rPr>
          <w:t xml:space="preserve">. </w:t>
        </w:r>
      </w:ins>
      <w:ins w:id="6588" w:author="JIE  SUN" w:date="2018-06-22T15:20:00Z">
        <w:r>
          <w:rPr>
            <w:lang w:val="en-US"/>
          </w:rPr>
          <w:t>W</w:t>
        </w:r>
      </w:ins>
      <w:ins w:id="6589" w:author="JIE  SUN" w:date="2018-06-22T15:14:00Z">
        <w:r>
          <w:rPr>
            <w:lang w:val="en-US"/>
          </w:rPr>
          <w:t>hen the</w:t>
        </w:r>
      </w:ins>
      <w:ins w:id="6590" w:author="JIE  SUN" w:date="2018-06-22T15:17:00Z">
        <w:r>
          <w:rPr>
            <w:lang w:val="en-US"/>
          </w:rPr>
          <w:t xml:space="preserve"> values of self-rotation angle in</w:t>
        </w:r>
      </w:ins>
      <w:ins w:id="6591" w:author="JIE  SUN" w:date="2018-06-22T15:14:00Z">
        <w:r>
          <w:rPr>
            <w:lang w:val="en-US"/>
          </w:rPr>
          <w:t xml:space="preserve"> </w:t>
        </w:r>
      </w:ins>
      <w:ins w:id="6592" w:author="JIE  SUN" w:date="2018-06-22T15:16:00Z">
        <w:r>
          <w:rPr>
            <w:lang w:val="en-US"/>
          </w:rPr>
          <w:t>three</w:t>
        </w:r>
      </w:ins>
      <w:ins w:id="6593" w:author="JIE  SUN" w:date="2018-06-22T15:14:00Z">
        <w:r>
          <w:rPr>
            <w:lang w:val="en-US"/>
          </w:rPr>
          <w:t xml:space="preserve"> </w:t>
        </w:r>
      </w:ins>
      <w:ins w:id="6594" w:author="JIE  SUN" w:date="2018-06-22T15:16:00Z">
        <w:r>
          <w:rPr>
            <w:lang w:val="en-US"/>
          </w:rPr>
          <w:t>directions can meet</w:t>
        </w:r>
      </w:ins>
      <w:ins w:id="6595" w:author="JIE  SUN" w:date="2018-06-22T15:17:00Z">
        <w:r>
          <w:rPr>
            <w:lang w:val="en-US"/>
          </w:rPr>
          <w:t xml:space="preserve"> the threshold values, it means the data satisfy this cond</w:t>
        </w:r>
      </w:ins>
      <w:ins w:id="6596" w:author="JIE  SUN" w:date="2018-06-22T15:18:00Z">
        <w:r>
          <w:rPr>
            <w:lang w:val="en-US"/>
          </w:rPr>
          <w:t>i</w:t>
        </w:r>
      </w:ins>
      <w:ins w:id="6597" w:author="JIE  SUN" w:date="2018-06-22T15:17:00Z">
        <w:r>
          <w:rPr>
            <w:lang w:val="en-US"/>
          </w:rPr>
          <w:t>tion</w:t>
        </w:r>
      </w:ins>
      <w:ins w:id="6598" w:author="JIE  SUN" w:date="2018-06-22T15:19:00Z">
        <w:r>
          <w:rPr>
            <w:lang w:val="en-US"/>
          </w:rPr>
          <w:t>.</w:t>
        </w:r>
      </w:ins>
      <w:ins w:id="6599" w:author="JIE  SUN" w:date="2018-06-22T15:16:00Z">
        <w:r>
          <w:rPr>
            <w:lang w:val="en-US"/>
          </w:rPr>
          <w:t xml:space="preserve"> </w:t>
        </w:r>
      </w:ins>
    </w:p>
    <w:p w:rsidR="00125910" w:rsidRPr="00125910" w:rsidRDefault="00125910">
      <w:pPr>
        <w:rPr>
          <w:ins w:id="6600" w:author="JIE  SUN" w:date="2018-06-22T15:12:00Z"/>
        </w:rPr>
      </w:pPr>
    </w:p>
    <w:p w:rsidR="0087014B" w:rsidDel="00AF72A5" w:rsidRDefault="00F94CD9">
      <w:pPr>
        <w:pStyle w:val="Caption"/>
        <w:jc w:val="center"/>
        <w:rPr>
          <w:ins w:id="6601" w:author="像个男人一样" w:date="2018-03-21T02:13:00Z"/>
          <w:del w:id="6602" w:author="JIE  SUN" w:date="2018-06-22T17:24:00Z"/>
          <w:lang w:val="en-US"/>
        </w:rPr>
        <w:pPrChange w:id="6603" w:author="jie sun" w:date="2018-04-16T21:42:00Z">
          <w:pPr/>
        </w:pPrChange>
      </w:pPr>
      <w:ins w:id="6604" w:author="JIE  SUN" w:date="2018-06-22T16:39:00Z">
        <w:r>
          <w:rPr>
            <w:iCs w:val="0"/>
            <w:noProof/>
          </w:rPr>
          <w:drawing>
            <wp:inline distT="0" distB="0" distL="0" distR="0" wp14:anchorId="1044F071" wp14:editId="1732CBDB">
              <wp:extent cx="4572000" cy="27432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ins>
      <w:ins w:id="6605" w:author="jie sun" w:date="2018-04-16T22:33:00Z">
        <w:del w:id="6606" w:author="JIE  SUN" w:date="2018-06-22T12:22:00Z">
          <w:r w:rsidR="00AA4800" w:rsidDel="00861881">
            <w:rPr>
              <w:rFonts w:hint="eastAsia"/>
            </w:rPr>
            <w:delText>A</w:delText>
          </w:r>
        </w:del>
      </w:ins>
      <w:ins w:id="6607" w:author="像个男人一样" w:date="2018-03-21T02:14:00Z">
        <w:del w:id="6608" w:author="jie sun" w:date="2018-04-16T22:33:00Z">
          <w:r w:rsidR="00D5184D" w:rsidDel="00AA4800">
            <w:rPr>
              <w:rFonts w:hint="eastAsia"/>
            </w:rPr>
            <w:delText>a</w:delText>
          </w:r>
        </w:del>
        <w:del w:id="6609" w:author="JIE  SUN" w:date="2018-06-22T12:22:00Z">
          <w:r w:rsidR="00D5184D" w:rsidDel="00861881">
            <w:rPr>
              <w:rFonts w:hint="eastAsia"/>
            </w:rPr>
            <w:delText>ction1</w:delText>
          </w:r>
        </w:del>
      </w:ins>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p>
    <w:p w:rsidR="0087014B" w:rsidRDefault="00D5184D">
      <w:pPr>
        <w:pStyle w:val="Caption"/>
        <w:jc w:val="center"/>
        <w:rPr>
          <w:ins w:id="6610" w:author="像个男人一样" w:date="2018-03-21T02:14:00Z"/>
        </w:rPr>
        <w:pPrChange w:id="6611" w:author="JIE  SUN" w:date="2018-06-22T17:24:00Z">
          <w:pPr/>
        </w:pPrChange>
      </w:pPr>
      <w:del w:id="6612" w:author="JIE  SUN" w:date="2018-06-21T15:24:00Z">
        <w:r w:rsidDel="00B71F5C">
          <w:rPr>
            <w:noProof/>
          </w:rPr>
          <w:drawing>
            <wp:inline distT="0" distB="0" distL="114300" distR="114300">
              <wp:extent cx="4572000" cy="2743200"/>
              <wp:effectExtent l="0" t="0" r="0" b="0"/>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p>
    <w:p w:rsidR="00AF72A5" w:rsidRDefault="00D5184D">
      <w:pPr>
        <w:pStyle w:val="Caption"/>
        <w:jc w:val="center"/>
        <w:rPr>
          <w:ins w:id="6613" w:author="JIE  SUN" w:date="2018-06-22T17:24:00Z"/>
          <w:lang w:val="en-US"/>
        </w:rPr>
        <w:pPrChange w:id="6614" w:author="jie sun" w:date="2018-04-16T21:42:00Z">
          <w:pPr/>
        </w:pPrChange>
      </w:pPr>
      <w:bookmarkStart w:id="6615" w:name="_Toc517801904"/>
      <w:ins w:id="6616" w:author="像个男人一样" w:date="2018-03-21T02:15:00Z">
        <w:r>
          <w:t xml:space="preserve">Figure </w:t>
        </w:r>
      </w:ins>
      <w:ins w:id="6617" w:author="JIE  SUN" w:date="2018-06-21T13:36:00Z">
        <w:r w:rsidR="00A64E7B">
          <w:fldChar w:fldCharType="begin"/>
        </w:r>
        <w:r w:rsidR="00A64E7B">
          <w:instrText xml:space="preserve"> STYLEREF 1 \s </w:instrText>
        </w:r>
      </w:ins>
      <w:r w:rsidR="00A64E7B">
        <w:fldChar w:fldCharType="separate"/>
      </w:r>
      <w:r w:rsidR="00A64E7B">
        <w:rPr>
          <w:noProof/>
        </w:rPr>
        <w:t>4</w:t>
      </w:r>
      <w:ins w:id="661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619" w:author="JIE  SUN" w:date="2018-06-21T13:36:00Z">
        <w:r w:rsidR="00A64E7B">
          <w:rPr>
            <w:noProof/>
          </w:rPr>
          <w:t>12</w:t>
        </w:r>
        <w:r w:rsidR="00A64E7B">
          <w:fldChar w:fldCharType="end"/>
        </w:r>
      </w:ins>
      <w:ins w:id="6620" w:author="jie sun" w:date="2018-04-19T13:00:00Z">
        <w:del w:id="6621" w:author="JIE  SUN" w:date="2018-06-21T13:34:00Z">
          <w:r w:rsidR="00083FE7" w:rsidDel="00A64E7B">
            <w:fldChar w:fldCharType="begin"/>
          </w:r>
          <w:r w:rsidR="00083FE7" w:rsidDel="00A64E7B">
            <w:delInstrText xml:space="preserve"> STYLEREF 1 \s </w:delInstrText>
          </w:r>
        </w:del>
      </w:ins>
      <w:del w:id="6622" w:author="JIE  SUN" w:date="2018-06-21T13:34:00Z">
        <w:r w:rsidR="00083FE7" w:rsidDel="00A64E7B">
          <w:fldChar w:fldCharType="separate"/>
        </w:r>
        <w:r w:rsidR="00083FE7" w:rsidDel="00A64E7B">
          <w:rPr>
            <w:noProof/>
          </w:rPr>
          <w:delText>4</w:delText>
        </w:r>
      </w:del>
      <w:ins w:id="6623" w:author="jie sun" w:date="2018-04-19T13:00:00Z">
        <w:del w:id="662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625" w:author="JIE  SUN" w:date="2018-06-21T13:34:00Z">
        <w:r w:rsidR="00083FE7" w:rsidDel="00A64E7B">
          <w:fldChar w:fldCharType="separate"/>
        </w:r>
      </w:del>
      <w:ins w:id="6626" w:author="jie sun" w:date="2018-04-19T13:00:00Z">
        <w:del w:id="6627" w:author="JIE  SUN" w:date="2018-06-21T13:34:00Z">
          <w:r w:rsidR="00083FE7" w:rsidDel="00A64E7B">
            <w:rPr>
              <w:noProof/>
            </w:rPr>
            <w:delText>11</w:delText>
          </w:r>
          <w:r w:rsidR="00083FE7" w:rsidDel="00A64E7B">
            <w:fldChar w:fldCharType="end"/>
          </w:r>
        </w:del>
      </w:ins>
      <w:ins w:id="6628" w:author="像个男人一样" w:date="2018-03-21T02:15:00Z">
        <w:del w:id="662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630" w:author="像个男人一样" w:date="2018-03-22T11:51:00Z">
        <w:del w:id="6631" w:author="jie sun" w:date="2018-04-10T21:45:00Z">
          <w:r w:rsidDel="00454521">
            <w:delText>10</w:delText>
          </w:r>
        </w:del>
      </w:ins>
      <w:ins w:id="6632" w:author="像个男人一样" w:date="2018-03-21T02:15:00Z">
        <w:del w:id="6633" w:author="jie sun" w:date="2018-04-10T21:45:00Z">
          <w:r w:rsidDel="00454521">
            <w:fldChar w:fldCharType="end"/>
          </w:r>
        </w:del>
        <w:bookmarkStart w:id="6634" w:name="_Toc13477"/>
        <w:bookmarkStart w:id="6635" w:name="_Toc3312"/>
        <w:bookmarkStart w:id="6636" w:name="_Toc30415"/>
        <w:bookmarkStart w:id="6637" w:name="_Toc15406"/>
        <w:bookmarkStart w:id="6638" w:name="_Toc22349"/>
        <w:bookmarkStart w:id="6639" w:name="_Toc14586"/>
        <w:bookmarkStart w:id="6640" w:name="_Toc11282"/>
        <w:bookmarkStart w:id="6641" w:name="_Toc19089"/>
        <w:bookmarkStart w:id="6642" w:name="_Toc21668"/>
        <w:bookmarkStart w:id="6643" w:name="_Toc20962"/>
        <w:bookmarkStart w:id="6644" w:name="_Toc22628"/>
        <w:bookmarkStart w:id="6645" w:name="_Toc6265"/>
        <w:bookmarkStart w:id="6646" w:name="_Toc27747"/>
        <w:bookmarkStart w:id="6647" w:name="_Toc24094"/>
        <w:bookmarkStart w:id="6648" w:name="_Toc257"/>
        <w:bookmarkStart w:id="6649" w:name="_Toc14481"/>
        <w:bookmarkStart w:id="6650" w:name="_Toc24361"/>
        <w:bookmarkStart w:id="6651" w:name="_Toc461"/>
        <w:bookmarkStart w:id="6652" w:name="_Toc7552"/>
        <w:bookmarkStart w:id="6653" w:name="_Toc4361"/>
        <w:bookmarkStart w:id="6654" w:name="_Toc23374"/>
        <w:bookmarkStart w:id="6655" w:name="_Toc27015"/>
        <w:bookmarkStart w:id="6656" w:name="_Toc18197"/>
        <w:bookmarkStart w:id="6657" w:name="_Toc18563"/>
        <w:bookmarkStart w:id="6658" w:name="_Toc18731"/>
        <w:r>
          <w:rPr>
            <w:rFonts w:hint="eastAsia"/>
          </w:rPr>
          <w:t>:</w:t>
        </w:r>
      </w:ins>
      <w:ins w:id="6659" w:author="JIE  SUN" w:date="2018-06-22T15:10:00Z">
        <w:r w:rsidR="0012193D">
          <w:t xml:space="preserve"> </w:t>
        </w:r>
      </w:ins>
      <w:ins w:id="6660" w:author="像个男人一样" w:date="2018-03-21T02:15:00Z">
        <w:r>
          <w:rPr>
            <w:rFonts w:hint="eastAsia"/>
          </w:rPr>
          <w:t xml:space="preserve">Spinning </w:t>
        </w:r>
      </w:ins>
      <w:ins w:id="6661" w:author="jie sun" w:date="2018-04-16T22:33:00Z">
        <w:r w:rsidR="00AA4800">
          <w:rPr>
            <w:rFonts w:hint="eastAsia"/>
          </w:rPr>
          <w:t>A</w:t>
        </w:r>
      </w:ins>
      <w:ins w:id="6662" w:author="像个男人一样" w:date="2018-03-21T02:15:00Z">
        <w:del w:id="6663" w:author="jie sun" w:date="2018-04-16T22:33:00Z">
          <w:r w:rsidDel="00AA4800">
            <w:rPr>
              <w:rFonts w:hint="eastAsia"/>
            </w:rPr>
            <w:delText>a</w:delText>
          </w:r>
        </w:del>
        <w:r>
          <w:rPr>
            <w:rFonts w:hint="eastAsia"/>
          </w:rPr>
          <w:t xml:space="preserve">ngle </w:t>
        </w:r>
      </w:ins>
      <w:ins w:id="6664" w:author="jie sun" w:date="2018-04-16T22:33:00Z">
        <w:r w:rsidR="00AA4800">
          <w:t>C</w:t>
        </w:r>
      </w:ins>
      <w:ins w:id="6665" w:author="像个男人一样" w:date="2018-03-21T02:15:00Z">
        <w:del w:id="6666" w:author="jie sun" w:date="2018-04-16T22:33:00Z">
          <w:r w:rsidDel="00AA4800">
            <w:rPr>
              <w:rFonts w:hint="eastAsia"/>
            </w:rPr>
            <w:delText>c</w:delText>
          </w:r>
        </w:del>
        <w:r>
          <w:rPr>
            <w:rFonts w:hint="eastAsia"/>
          </w:rPr>
          <w:t>hanges</w:t>
        </w:r>
      </w:ins>
      <w:ins w:id="6667" w:author="像个男人一样" w:date="2018-03-21T02:18:00Z">
        <w:r>
          <w:rPr>
            <w:rFonts w:hint="eastAsia"/>
            <w:lang w:val="en-US"/>
          </w:rPr>
          <w:t xml:space="preserve"> </w:t>
        </w:r>
      </w:ins>
      <w:ins w:id="6668" w:author="JIE  SUN" w:date="2018-06-22T15:10:00Z">
        <w:r w:rsidR="0012193D">
          <w:rPr>
            <w:rFonts w:hint="eastAsia"/>
            <w:lang w:val="en-US"/>
          </w:rPr>
          <w:t>in Gesture 1</w:t>
        </w:r>
      </w:ins>
      <w:bookmarkEnd w:id="6615"/>
    </w:p>
    <w:p w:rsidR="0087014B" w:rsidDel="0045059A" w:rsidRDefault="00AA4800">
      <w:pPr>
        <w:pStyle w:val="Caption"/>
        <w:jc w:val="center"/>
        <w:rPr>
          <w:ins w:id="6669" w:author="像个男人一样" w:date="2018-03-22T11:49:00Z"/>
          <w:del w:id="6670" w:author="jie sun" w:date="2018-04-11T17:34:00Z"/>
          <w:lang w:val="en-US"/>
        </w:rPr>
        <w:pPrChange w:id="6671" w:author="jie sun" w:date="2018-04-16T21:42:00Z">
          <w:pPr/>
        </w:pPrChange>
      </w:pPr>
      <w:ins w:id="6672" w:author="jie sun" w:date="2018-04-16T22:33:00Z">
        <w:del w:id="6673" w:author="JIE  SUN" w:date="2018-06-22T15:10:00Z">
          <w:r w:rsidDel="0012193D">
            <w:rPr>
              <w:lang w:val="en-US"/>
            </w:rPr>
            <w:delText>I</w:delText>
          </w:r>
        </w:del>
      </w:ins>
      <w:ins w:id="6674" w:author="像个男人一样" w:date="2018-03-21T02:18:00Z">
        <w:del w:id="6675" w:author="jie sun" w:date="2018-04-16T22:33:00Z">
          <w:r w:rsidR="00D5184D" w:rsidDel="00AA4800">
            <w:rPr>
              <w:rFonts w:hint="eastAsia"/>
              <w:lang w:val="en-US"/>
            </w:rPr>
            <w:delText>i</w:delText>
          </w:r>
        </w:del>
        <w:del w:id="6676" w:author="JIE  SUN" w:date="2018-06-22T15:10:00Z">
          <w:r w:rsidR="00D5184D" w:rsidDel="0012193D">
            <w:rPr>
              <w:rFonts w:hint="eastAsia"/>
              <w:lang w:val="en-US"/>
            </w:rPr>
            <w:delText xml:space="preserve">n </w:delText>
          </w:r>
        </w:del>
      </w:ins>
      <w:ins w:id="6677" w:author="jie sun" w:date="2018-04-16T22:33:00Z">
        <w:del w:id="6678" w:author="JIE  SUN" w:date="2018-06-22T15:10:00Z">
          <w:r w:rsidDel="0012193D">
            <w:rPr>
              <w:lang w:val="en-US"/>
            </w:rPr>
            <w:delText>A</w:delText>
          </w:r>
        </w:del>
      </w:ins>
      <w:ins w:id="6679" w:author="像个男人一样" w:date="2018-03-21T02:18:00Z">
        <w:del w:id="6680" w:author="jie sun" w:date="2018-04-16T22:33:00Z">
          <w:r w:rsidR="00D5184D" w:rsidDel="00AA4800">
            <w:rPr>
              <w:rFonts w:hint="eastAsia"/>
              <w:lang w:val="en-US"/>
            </w:rPr>
            <w:delText>a</w:delText>
          </w:r>
        </w:del>
        <w:del w:id="6681" w:author="JIE  SUN" w:date="2018-06-22T15:10:00Z">
          <w:r w:rsidR="00D5184D" w:rsidDel="0012193D">
            <w:rPr>
              <w:rFonts w:hint="eastAsia"/>
              <w:lang w:val="en-US"/>
            </w:rPr>
            <w:delText>ction 1</w:delText>
          </w:r>
        </w:del>
      </w:ins>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p>
    <w:p w:rsidR="0087014B" w:rsidRDefault="0087014B">
      <w:pPr>
        <w:pStyle w:val="Caption"/>
        <w:jc w:val="center"/>
        <w:rPr>
          <w:ins w:id="6682" w:author="像个男人一样" w:date="2018-03-22T11:49:00Z"/>
          <w:lang w:val="en-US"/>
        </w:rPr>
        <w:pPrChange w:id="6683" w:author="jie sun" w:date="2018-04-16T21:42:00Z">
          <w:pPr/>
        </w:pPrChange>
      </w:pPr>
    </w:p>
    <w:p w:rsidR="0087014B" w:rsidRDefault="00D5184D">
      <w:pPr>
        <w:pStyle w:val="Caption"/>
        <w:jc w:val="center"/>
        <w:pPrChange w:id="6684" w:author="jie sun" w:date="2018-04-16T21:42:00Z">
          <w:pPr/>
        </w:pPrChange>
      </w:pPr>
      <w:bookmarkStart w:id="6685" w:name="_Toc511906362"/>
      <w:ins w:id="6686" w:author="像个男人一样" w:date="2018-03-22T11:49: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6687" w:author="像个男人一样" w:date="2018-03-22T11:51:00Z">
        <w:r>
          <w:t>1</w:t>
        </w:r>
      </w:ins>
      <w:ins w:id="6688" w:author="像个男人一样" w:date="2018-03-22T11:49:00Z">
        <w:r>
          <w:fldChar w:fldCharType="end"/>
        </w:r>
        <w:bookmarkStart w:id="6689" w:name="_Toc1586"/>
        <w:bookmarkStart w:id="6690" w:name="_Toc13604"/>
        <w:bookmarkStart w:id="6691" w:name="_Toc11826"/>
        <w:bookmarkStart w:id="6692" w:name="_Toc6370"/>
        <w:bookmarkStart w:id="6693" w:name="_Toc23558"/>
        <w:bookmarkStart w:id="6694" w:name="_Toc1415"/>
        <w:bookmarkStart w:id="6695" w:name="_Toc5468"/>
        <w:bookmarkStart w:id="6696" w:name="_Toc6966"/>
        <w:bookmarkStart w:id="6697" w:name="_Toc26981"/>
        <w:bookmarkStart w:id="6698" w:name="_Toc8212"/>
        <w:bookmarkStart w:id="6699" w:name="_Toc8327"/>
        <w:bookmarkStart w:id="6700" w:name="_Toc9037"/>
        <w:bookmarkStart w:id="6701" w:name="_Toc9978"/>
        <w:bookmarkStart w:id="6702" w:name="_Toc15683"/>
        <w:bookmarkStart w:id="6703" w:name="_Toc5215"/>
        <w:bookmarkStart w:id="6704" w:name="_Toc1333"/>
        <w:bookmarkStart w:id="6705" w:name="_Toc1699"/>
        <w:bookmarkStart w:id="6706" w:name="_Toc13622"/>
        <w:bookmarkStart w:id="6707" w:name="_Toc3651"/>
        <w:bookmarkStart w:id="6708" w:name="_Toc31873"/>
        <w:bookmarkStart w:id="6709" w:name="_Toc21583"/>
        <w:r>
          <w:rPr>
            <w:rFonts w:hint="eastAsia"/>
          </w:rPr>
          <w:t>:</w:t>
        </w:r>
      </w:ins>
      <w:ins w:id="6710" w:author="JIE  SUN" w:date="2018-06-22T15:10:00Z">
        <w:r w:rsidR="008E4085">
          <w:t xml:space="preserve"> </w:t>
        </w:r>
      </w:ins>
      <w:ins w:id="6711" w:author="像个男人一样" w:date="2018-03-22T11:49:00Z">
        <w:r>
          <w:rPr>
            <w:rFonts w:hint="eastAsia"/>
          </w:rPr>
          <w:t xml:space="preserve">Spinning </w:t>
        </w:r>
      </w:ins>
      <w:ins w:id="6712" w:author="jie sun" w:date="2018-04-16T22:33:00Z">
        <w:r w:rsidR="00B33DC8">
          <w:t>A</w:t>
        </w:r>
      </w:ins>
      <w:ins w:id="6713" w:author="像个男人一样" w:date="2018-03-22T11:49:00Z">
        <w:del w:id="6714" w:author="jie sun" w:date="2018-04-16T22:33:00Z">
          <w:r w:rsidDel="00B33DC8">
            <w:rPr>
              <w:rFonts w:hint="eastAsia"/>
            </w:rPr>
            <w:delText>a</w:delText>
          </w:r>
        </w:del>
        <w:r>
          <w:rPr>
            <w:rFonts w:hint="eastAsia"/>
          </w:rPr>
          <w:t xml:space="preserve">ngle </w:t>
        </w:r>
        <w:del w:id="6715" w:author="jie sun" w:date="2018-04-08T14:42:00Z">
          <w:r w:rsidDel="00677487">
            <w:rPr>
              <w:rFonts w:hint="eastAsia"/>
            </w:rPr>
            <w:delText>restri</w:delText>
          </w:r>
          <w:r w:rsidDel="00677487">
            <w:rPr>
              <w:rFonts w:hint="eastAsia"/>
              <w:lang w:val="en-US"/>
            </w:rPr>
            <w:delText>c</w:delText>
          </w:r>
          <w:r w:rsidDel="00677487">
            <w:rPr>
              <w:rFonts w:hint="eastAsia"/>
            </w:rPr>
            <w:delText>tion</w:delText>
          </w:r>
        </w:del>
      </w:ins>
      <w:ins w:id="6716" w:author="jie sun" w:date="2018-04-08T14:42:00Z">
        <w:del w:id="6717" w:author="JIE  SUN" w:date="2018-06-22T15:10:00Z">
          <w:r w:rsidR="00677487" w:rsidRPr="00677487" w:rsidDel="00CB6E76">
            <w:rPr>
              <w:rFonts w:hint="eastAsia"/>
            </w:rPr>
            <w:delText xml:space="preserve"> </w:delText>
          </w:r>
        </w:del>
      </w:ins>
      <w:ins w:id="6718" w:author="jie sun" w:date="2018-04-16T22:33:00Z">
        <w:r w:rsidR="00B33DC8">
          <w:t>R</w:t>
        </w:r>
      </w:ins>
      <w:ins w:id="6719" w:author="jie sun" w:date="2018-04-08T14:42:00Z">
        <w:r w:rsidR="00677487">
          <w:rPr>
            <w:rFonts w:hint="eastAsia"/>
          </w:rPr>
          <w:t xml:space="preserve">estrictions </w:t>
        </w:r>
      </w:ins>
      <w:ins w:id="6720" w:author="像个男人一样" w:date="2018-03-22T11:49:00Z">
        <w:del w:id="6721" w:author="jie sun" w:date="2018-04-08T14:42:00Z">
          <w:r w:rsidDel="00677487">
            <w:rPr>
              <w:rFonts w:hint="eastAsia"/>
            </w:rPr>
            <w:delText>s</w:delText>
          </w:r>
          <w:r w:rsidDel="00677487">
            <w:rPr>
              <w:rFonts w:hint="eastAsia"/>
              <w:lang w:val="en-US"/>
            </w:rPr>
            <w:delText xml:space="preserve"> </w:delText>
          </w:r>
        </w:del>
      </w:ins>
      <w:ins w:id="6722" w:author="JIE  SUN" w:date="2018-06-22T15:10:00Z">
        <w:r w:rsidR="008E4085">
          <w:rPr>
            <w:lang w:val="en-US"/>
          </w:rPr>
          <w:t>in Gesture 1</w:t>
        </w:r>
      </w:ins>
      <w:ins w:id="6723" w:author="jie sun" w:date="2018-04-16T22:33:00Z">
        <w:del w:id="6724" w:author="JIE  SUN" w:date="2018-06-22T15:10:00Z">
          <w:r w:rsidR="00FF356E" w:rsidDel="008E4085">
            <w:rPr>
              <w:lang w:val="en-US"/>
            </w:rPr>
            <w:delText>I</w:delText>
          </w:r>
        </w:del>
      </w:ins>
      <w:ins w:id="6725" w:author="像个男人一样" w:date="2018-03-22T11:49:00Z">
        <w:del w:id="6726" w:author="jie sun" w:date="2018-04-16T22:33:00Z">
          <w:r w:rsidDel="00FF356E">
            <w:rPr>
              <w:rFonts w:hint="eastAsia"/>
              <w:lang w:val="en-US"/>
            </w:rPr>
            <w:delText>i</w:delText>
          </w:r>
        </w:del>
        <w:del w:id="6727" w:author="JIE  SUN" w:date="2018-06-22T15:10:00Z">
          <w:r w:rsidDel="008E4085">
            <w:rPr>
              <w:rFonts w:hint="eastAsia"/>
              <w:lang w:val="en-US"/>
            </w:rPr>
            <w:delText xml:space="preserve">n </w:delText>
          </w:r>
        </w:del>
      </w:ins>
      <w:ins w:id="6728" w:author="jie sun" w:date="2018-04-16T22:33:00Z">
        <w:del w:id="6729" w:author="JIE  SUN" w:date="2018-06-22T15:10:00Z">
          <w:r w:rsidR="00FF356E" w:rsidDel="008E4085">
            <w:rPr>
              <w:lang w:val="en-US"/>
            </w:rPr>
            <w:delText>A</w:delText>
          </w:r>
        </w:del>
      </w:ins>
      <w:ins w:id="6730" w:author="像个男人一样" w:date="2018-03-22T11:49:00Z">
        <w:del w:id="6731" w:author="jie sun" w:date="2018-04-16T22:33:00Z">
          <w:r w:rsidDel="00FF356E">
            <w:rPr>
              <w:rFonts w:hint="eastAsia"/>
              <w:lang w:val="en-US"/>
            </w:rPr>
            <w:delText>a</w:delText>
          </w:r>
        </w:del>
        <w:del w:id="6732" w:author="JIE  SUN" w:date="2018-06-22T15:10:00Z">
          <w:r w:rsidDel="008E4085">
            <w:rPr>
              <w:rFonts w:hint="eastAsia"/>
              <w:lang w:val="en-US"/>
            </w:rPr>
            <w:delText>ction 1</w:delText>
          </w:r>
        </w:del>
      </w:ins>
      <w:bookmarkEnd w:id="6685"/>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6733" w:author="JIE  SUN" w:date="2018-06-22T18:33: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2379"/>
        <w:gridCol w:w="1873"/>
        <w:gridCol w:w="1985"/>
        <w:tblGridChange w:id="6734">
          <w:tblGrid>
            <w:gridCol w:w="2067"/>
            <w:gridCol w:w="703"/>
            <w:gridCol w:w="1650"/>
          </w:tblGrid>
        </w:tblGridChange>
      </w:tblGrid>
      <w:tr w:rsidR="0087014B" w:rsidTr="002A37FC">
        <w:trPr>
          <w:trHeight w:val="396"/>
          <w:trPrChange w:id="6735" w:author="JIE  SUN" w:date="2018-06-22T18:33:00Z">
            <w:trPr>
              <w:trHeight w:val="396"/>
            </w:trPr>
          </w:trPrChange>
        </w:trPr>
        <w:tc>
          <w:tcPr>
            <w:tcW w:w="2379" w:type="dxa"/>
            <w:shd w:val="clear" w:color="auto" w:fill="auto"/>
            <w:vAlign w:val="center"/>
            <w:tcPrChange w:id="6736"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 xml:space="preserve">Gyro </w:t>
            </w:r>
            <w:del w:id="6737" w:author="JIE  SUN" w:date="2018-06-22T18:34:00Z">
              <w:r w:rsidDel="002A37FC">
                <w:rPr>
                  <w:rFonts w:ascii="SimSun" w:eastAsia="SimSun" w:hAnsi="SimSun" w:cs="SimSun" w:hint="eastAsia"/>
                  <w:color w:val="000000"/>
                  <w:sz w:val="22"/>
                  <w:lang w:val="en-US" w:bidi="ar"/>
                </w:rPr>
                <w:delText>valid rang</w:delText>
              </w:r>
            </w:del>
            <w:ins w:id="6738" w:author="JIE  SUN" w:date="2018-06-22T18:34:00Z">
              <w:r w:rsidR="002A37FC">
                <w:rPr>
                  <w:rFonts w:ascii="SimSun" w:eastAsia="SimSun" w:hAnsi="SimSun" w:cs="SimSun"/>
                  <w:color w:val="000000"/>
                  <w:sz w:val="22"/>
                  <w:lang w:val="en-US" w:bidi="ar"/>
                </w:rPr>
                <w:t>testing angle</w:t>
              </w:r>
            </w:ins>
          </w:p>
        </w:tc>
        <w:tc>
          <w:tcPr>
            <w:tcW w:w="1873" w:type="dxa"/>
            <w:shd w:val="clear" w:color="auto" w:fill="auto"/>
            <w:vAlign w:val="center"/>
            <w:tcPrChange w:id="6739" w:author="JIE  SUN" w:date="2018-06-22T18:33:00Z">
              <w:tcPr>
                <w:tcW w:w="703"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del w:id="6740" w:author="JIE  SUN" w:date="2018-06-22T18:32:00Z">
              <w:r w:rsidDel="002A37FC">
                <w:rPr>
                  <w:rFonts w:ascii="SimSun" w:eastAsia="SimSun" w:hAnsi="SimSun" w:cs="SimSun" w:hint="eastAsia"/>
                  <w:color w:val="000000"/>
                  <w:sz w:val="22"/>
                  <w:lang w:val="en-US" w:bidi="ar"/>
                </w:rPr>
                <w:delText>One sid</w:delText>
              </w:r>
            </w:del>
            <w:ins w:id="6741" w:author="JIE  SUN" w:date="2018-06-22T18:33:00Z">
              <w:r w:rsidR="002A37FC">
                <w:rPr>
                  <w:rFonts w:ascii="SimSun" w:eastAsia="SimSun" w:hAnsi="SimSun" w:cs="SimSun" w:hint="eastAsia"/>
                  <w:color w:val="000000"/>
                  <w:sz w:val="22"/>
                  <w:lang w:val="en-US" w:bidi="ar"/>
                </w:rPr>
                <w:t>Minimum</w:t>
              </w:r>
            </w:ins>
            <w:del w:id="6742" w:author="JIE  SUN" w:date="2018-06-22T18:32:00Z">
              <w:r w:rsidDel="002A37FC">
                <w:rPr>
                  <w:rFonts w:ascii="SimSun" w:eastAsia="SimSun" w:hAnsi="SimSun" w:cs="SimSun" w:hint="eastAsia"/>
                  <w:color w:val="000000"/>
                  <w:sz w:val="22"/>
                  <w:lang w:val="en-US" w:bidi="ar"/>
                </w:rPr>
                <w:delText>e</w:delText>
              </w:r>
            </w:del>
          </w:p>
        </w:tc>
        <w:tc>
          <w:tcPr>
            <w:tcW w:w="1985" w:type="dxa"/>
            <w:shd w:val="clear" w:color="auto" w:fill="auto"/>
            <w:vAlign w:val="center"/>
            <w:tcPrChange w:id="6743" w:author="JIE  SUN" w:date="2018-06-22T18:33:00Z">
              <w:tcPr>
                <w:tcW w:w="1650"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87014B" w:rsidTr="002A37FC">
        <w:trPr>
          <w:trHeight w:val="286"/>
          <w:trPrChange w:id="6744" w:author="JIE  SUN" w:date="2018-06-22T18:33:00Z">
            <w:trPr>
              <w:trHeight w:val="286"/>
            </w:trPr>
          </w:trPrChange>
        </w:trPr>
        <w:tc>
          <w:tcPr>
            <w:tcW w:w="2379" w:type="dxa"/>
            <w:shd w:val="clear" w:color="auto" w:fill="auto"/>
            <w:vAlign w:val="center"/>
            <w:tcPrChange w:id="6745"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lastRenderedPageBreak/>
              <w:t>X-axis</w:t>
            </w:r>
            <w:ins w:id="6746" w:author="JIE  SUN" w:date="2018-06-22T18:33:00Z">
              <w:r w:rsidR="002A37FC">
                <w:rPr>
                  <w:rFonts w:ascii="SimSun" w:eastAsia="SimSun" w:hAnsi="SimSun" w:cs="SimSun"/>
                  <w:color w:val="000000"/>
                  <w:sz w:val="22"/>
                  <w:lang w:val="en-US" w:bidi="ar"/>
                </w:rPr>
                <w:t xml:space="preserve"> </w:t>
              </w:r>
              <w:r w:rsidR="002A37FC">
                <w:rPr>
                  <w:rFonts w:ascii="SimSun" w:eastAsia="SimSun" w:hAnsi="SimSun" w:cs="SimSun" w:hint="eastAsia"/>
                  <w:color w:val="000000"/>
                  <w:sz w:val="22"/>
                  <w:lang w:val="en-US" w:bidi="ar"/>
                </w:rPr>
                <w:t>Sp</w:t>
              </w:r>
              <w:r w:rsidR="002A37FC">
                <w:rPr>
                  <w:rFonts w:ascii="SimSun" w:eastAsia="SimSun" w:hAnsi="SimSun" w:cs="SimSun"/>
                  <w:color w:val="000000"/>
                  <w:sz w:val="22"/>
                  <w:lang w:val="en-US" w:bidi="ar"/>
                </w:rPr>
                <w:t>inning Angle</w:t>
              </w:r>
            </w:ins>
          </w:p>
        </w:tc>
        <w:tc>
          <w:tcPr>
            <w:tcW w:w="1873" w:type="dxa"/>
            <w:shd w:val="clear" w:color="auto" w:fill="auto"/>
            <w:vAlign w:val="center"/>
            <w:tcPrChange w:id="6747" w:author="JIE  SUN" w:date="2018-06-22T18:33:00Z">
              <w:tcPr>
                <w:tcW w:w="703" w:type="dxa"/>
                <w:shd w:val="clear" w:color="auto" w:fill="auto"/>
                <w:vAlign w:val="center"/>
              </w:tcPr>
            </w:tcPrChange>
          </w:tcPr>
          <w:p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6748" w:author="JIE  SUN" w:date="2018-06-21T15:24:00Z">
              <w:r w:rsidR="004A05BF">
                <w:rPr>
                  <w:rFonts w:ascii="SimSun" w:eastAsia="SimSun" w:hAnsi="SimSun" w:cs="SimSun"/>
                  <w:color w:val="000000"/>
                  <w:sz w:val="22"/>
                  <w:lang w:val="en-US"/>
                </w:rPr>
                <w:t>150</w:t>
              </w:r>
            </w:ins>
            <w:del w:id="6749" w:author="JIE  SUN" w:date="2018-06-21T15:24:00Z">
              <w:r w:rsidDel="004A05BF">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985" w:type="dxa"/>
            <w:shd w:val="clear" w:color="auto" w:fill="auto"/>
            <w:vAlign w:val="center"/>
            <w:tcPrChange w:id="6750" w:author="JIE  SUN" w:date="2018-06-22T18:33:00Z">
              <w:tcPr>
                <w:tcW w:w="1650" w:type="dxa"/>
                <w:shd w:val="clear" w:color="auto" w:fill="auto"/>
                <w:vAlign w:val="center"/>
              </w:tcPr>
            </w:tcPrChange>
          </w:tcPr>
          <w:p w:rsidR="0087014B" w:rsidRDefault="004A05BF">
            <w:pPr>
              <w:jc w:val="center"/>
              <w:rPr>
                <w:rFonts w:ascii="SimSun" w:eastAsia="SimSun" w:hAnsi="SimSun" w:cs="SimSun"/>
                <w:color w:val="000000"/>
                <w:sz w:val="22"/>
                <w:lang w:val="en-US"/>
              </w:rPr>
            </w:pPr>
            <w:ins w:id="6751" w:author="JIE  SUN" w:date="2018-06-21T15:24:00Z">
              <w:r>
                <w:rPr>
                  <w:rFonts w:ascii="SimSun" w:eastAsia="SimSun" w:hAnsi="SimSun" w:cs="SimSun"/>
                  <w:color w:val="000000"/>
                  <w:sz w:val="22"/>
                  <w:lang w:val="en-US"/>
                </w:rPr>
                <w:t>150</w:t>
              </w:r>
            </w:ins>
            <w:del w:id="6752" w:author="JIE  SUN" w:date="2018-06-21T15:24:00Z">
              <w:r w:rsidR="00D5184D" w:rsidDel="004A05BF">
                <w:rPr>
                  <w:rFonts w:ascii="SimSun" w:eastAsia="SimSun" w:hAnsi="SimSun" w:cs="SimSun" w:hint="eastAsia"/>
                  <w:color w:val="000000"/>
                  <w:sz w:val="22"/>
                  <w:lang w:val="en-US"/>
                </w:rPr>
                <w:delText>30</w:delText>
              </w:r>
            </w:del>
            <w:r w:rsidR="00D5184D">
              <w:rPr>
                <w:rFonts w:ascii="SimSun" w:eastAsia="SimSun" w:hAnsi="SimSun" w:cs="SimSun" w:hint="eastAsia"/>
                <w:color w:val="000000"/>
                <w:sz w:val="22"/>
                <w:lang w:val="en-US"/>
              </w:rPr>
              <w:t>°</w:t>
            </w:r>
          </w:p>
        </w:tc>
      </w:tr>
      <w:tr w:rsidR="0087014B" w:rsidTr="002A37FC">
        <w:trPr>
          <w:trHeight w:val="286"/>
          <w:trPrChange w:id="6753" w:author="JIE  SUN" w:date="2018-06-22T18:33:00Z">
            <w:trPr>
              <w:trHeight w:val="286"/>
            </w:trPr>
          </w:trPrChange>
        </w:trPr>
        <w:tc>
          <w:tcPr>
            <w:tcW w:w="2379" w:type="dxa"/>
            <w:shd w:val="clear" w:color="auto" w:fill="auto"/>
            <w:vAlign w:val="center"/>
            <w:tcPrChange w:id="6754"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Y-aixs</w:t>
            </w:r>
            <w:ins w:id="6755" w:author="JIE  SUN" w:date="2018-06-22T18:33:00Z">
              <w:r w:rsidR="002A37FC">
                <w:rPr>
                  <w:rFonts w:ascii="SimSun" w:eastAsia="SimSun" w:hAnsi="SimSun" w:cs="SimSun"/>
                  <w:color w:val="000000"/>
                  <w:sz w:val="22"/>
                  <w:lang w:val="en-US" w:bidi="ar"/>
                </w:rPr>
                <w:t xml:space="preserve"> Spinning Angle</w:t>
              </w:r>
            </w:ins>
          </w:p>
        </w:tc>
        <w:tc>
          <w:tcPr>
            <w:tcW w:w="1873" w:type="dxa"/>
            <w:shd w:val="clear" w:color="auto" w:fill="auto"/>
            <w:vAlign w:val="center"/>
            <w:tcPrChange w:id="6756" w:author="JIE  SUN" w:date="2018-06-22T18:33:00Z">
              <w:tcPr>
                <w:tcW w:w="703" w:type="dxa"/>
                <w:shd w:val="clear" w:color="auto" w:fill="auto"/>
                <w:vAlign w:val="center"/>
              </w:tcPr>
            </w:tcPrChange>
          </w:tcPr>
          <w:p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6757" w:author="JIE  SUN" w:date="2018-06-21T15:24:00Z">
              <w:r w:rsidR="00BD3A93">
                <w:rPr>
                  <w:rFonts w:ascii="SimSun" w:eastAsia="SimSun" w:hAnsi="SimSun" w:cs="SimSun"/>
                  <w:color w:val="000000"/>
                  <w:sz w:val="22"/>
                  <w:lang w:val="en-US"/>
                </w:rPr>
                <w:t>6</w:t>
              </w:r>
            </w:ins>
            <w:del w:id="6758"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6759" w:author="JIE  SUN" w:date="2018-06-22T18:33:00Z">
              <w:tcPr>
                <w:tcW w:w="1650" w:type="dxa"/>
                <w:shd w:val="clear" w:color="auto" w:fill="auto"/>
                <w:vAlign w:val="center"/>
              </w:tcPr>
            </w:tcPrChange>
          </w:tcPr>
          <w:p w:rsidR="0087014B" w:rsidRDefault="00BD3A93">
            <w:pPr>
              <w:jc w:val="center"/>
              <w:rPr>
                <w:rFonts w:ascii="SimSun" w:eastAsia="SimSun" w:hAnsi="SimSun" w:cs="SimSun"/>
                <w:color w:val="000000"/>
                <w:sz w:val="22"/>
                <w:lang w:val="en-US"/>
              </w:rPr>
            </w:pPr>
            <w:ins w:id="6760" w:author="JIE  SUN" w:date="2018-06-21T15:24:00Z">
              <w:r>
                <w:rPr>
                  <w:rFonts w:ascii="SimSun" w:eastAsia="SimSun" w:hAnsi="SimSun" w:cs="SimSun"/>
                  <w:color w:val="000000"/>
                  <w:sz w:val="22"/>
                  <w:lang w:val="en-US"/>
                </w:rPr>
                <w:t>6</w:t>
              </w:r>
            </w:ins>
            <w:del w:id="6761"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r w:rsidR="0087014B" w:rsidTr="002A37FC">
        <w:trPr>
          <w:trHeight w:val="286"/>
          <w:trPrChange w:id="6762" w:author="JIE  SUN" w:date="2018-06-22T18:33:00Z">
            <w:trPr>
              <w:trHeight w:val="286"/>
            </w:trPr>
          </w:trPrChange>
        </w:trPr>
        <w:tc>
          <w:tcPr>
            <w:tcW w:w="2379" w:type="dxa"/>
            <w:shd w:val="clear" w:color="auto" w:fill="auto"/>
            <w:vAlign w:val="center"/>
            <w:tcPrChange w:id="6763"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Z-aixs</w:t>
            </w:r>
            <w:ins w:id="6764" w:author="JIE  SUN" w:date="2018-06-22T18:34:00Z">
              <w:r w:rsidR="002A37FC">
                <w:rPr>
                  <w:rFonts w:ascii="SimSun" w:eastAsia="SimSun" w:hAnsi="SimSun" w:cs="SimSun"/>
                  <w:color w:val="000000"/>
                  <w:sz w:val="22"/>
                  <w:lang w:val="en-US" w:bidi="ar"/>
                </w:rPr>
                <w:t xml:space="preserve"> Spining Angle</w:t>
              </w:r>
            </w:ins>
          </w:p>
        </w:tc>
        <w:tc>
          <w:tcPr>
            <w:tcW w:w="1873" w:type="dxa"/>
            <w:shd w:val="clear" w:color="auto" w:fill="auto"/>
            <w:vAlign w:val="center"/>
            <w:tcPrChange w:id="6765" w:author="JIE  SUN" w:date="2018-06-22T18:33:00Z">
              <w:tcPr>
                <w:tcW w:w="703" w:type="dxa"/>
                <w:shd w:val="clear" w:color="auto" w:fill="auto"/>
                <w:vAlign w:val="center"/>
              </w:tcPr>
            </w:tcPrChange>
          </w:tcPr>
          <w:p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6766" w:author="JIE  SUN" w:date="2018-06-21T15:24:00Z">
              <w:r w:rsidR="00BD3A93">
                <w:rPr>
                  <w:rFonts w:ascii="SimSun" w:eastAsia="SimSun" w:hAnsi="SimSun" w:cs="SimSun"/>
                  <w:color w:val="000000"/>
                  <w:sz w:val="22"/>
                  <w:lang w:val="en-US"/>
                </w:rPr>
                <w:t>6</w:t>
              </w:r>
            </w:ins>
            <w:del w:id="6767"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6768" w:author="JIE  SUN" w:date="2018-06-22T18:33:00Z">
              <w:tcPr>
                <w:tcW w:w="1650" w:type="dxa"/>
                <w:shd w:val="clear" w:color="auto" w:fill="auto"/>
                <w:vAlign w:val="center"/>
              </w:tcPr>
            </w:tcPrChange>
          </w:tcPr>
          <w:p w:rsidR="0087014B" w:rsidRDefault="00BD3A93">
            <w:pPr>
              <w:jc w:val="center"/>
              <w:rPr>
                <w:rFonts w:ascii="SimSun" w:eastAsia="SimSun" w:hAnsi="SimSun" w:cs="SimSun"/>
                <w:color w:val="000000"/>
                <w:sz w:val="22"/>
                <w:lang w:val="en-US"/>
              </w:rPr>
            </w:pPr>
            <w:ins w:id="6769" w:author="JIE  SUN" w:date="2018-06-21T15:24:00Z">
              <w:r>
                <w:rPr>
                  <w:rFonts w:ascii="SimSun" w:eastAsia="SimSun" w:hAnsi="SimSun" w:cs="SimSun"/>
                  <w:color w:val="000000"/>
                  <w:sz w:val="22"/>
                  <w:lang w:val="en-US"/>
                </w:rPr>
                <w:t>6</w:t>
              </w:r>
            </w:ins>
            <w:del w:id="6770"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bl>
    <w:p w:rsidR="00D6695F" w:rsidRDefault="00D6695F">
      <w:pPr>
        <w:rPr>
          <w:ins w:id="6771" w:author="JIE  SUN" w:date="2018-06-22T20:42:00Z"/>
        </w:rPr>
      </w:pPr>
      <w:ins w:id="6772" w:author="JIE  SUN" w:date="2018-06-22T18:47:00Z">
        <w:r>
          <w:t>The piece of code below realize this a judgement.</w:t>
        </w:r>
      </w:ins>
    </w:p>
    <w:p w:rsidR="00CF4761" w:rsidRDefault="00CF4761">
      <w:pPr>
        <w:rPr>
          <w:ins w:id="6773" w:author="JIE  SUN" w:date="2018-06-22T20:43:00Z"/>
        </w:rPr>
      </w:pPr>
      <w:ins w:id="6774" w:author="JIE  SUN" w:date="2018-06-22T20:42: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CF4761">
          <w:rPr>
            <w:rPrChange w:id="6775" w:author="JIE  SUN" w:date="2018-06-22T20:43:00Z">
              <w:rPr>
                <w:rFonts w:ascii="NSimSun" w:eastAsia="NSimSun" w:hAnsi="Times New Roman" w:cs="NSimSun"/>
                <w:color w:val="000000" w:themeColor="text1"/>
                <w:sz w:val="19"/>
                <w:szCs w:val="19"/>
              </w:rPr>
            </w:rPrChange>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action_123[0].gyro_x[1]</w:t>
        </w:r>
        <w:r>
          <w:rPr>
            <w:rFonts w:ascii="NSimSun" w:eastAsia="NSimSun" w:hAnsi="Times New Roman" w:cs="NSimSun"/>
            <w:color w:val="000000" w:themeColor="text1"/>
            <w:sz w:val="19"/>
            <w:szCs w:val="19"/>
          </w:rPr>
          <w:t xml:space="preserve"> </w:t>
        </w:r>
        <w:r w:rsidRPr="00CF4761">
          <w:rPr>
            <w:rPrChange w:id="6776" w:author="JIE  SUN" w:date="2018-06-22T20:43:00Z">
              <w:rPr>
                <w:rFonts w:ascii="NSimSun" w:eastAsia="NSimSun" w:hAnsi="Times New Roman" w:cs="NSimSun"/>
                <w:color w:val="000000" w:themeColor="text1"/>
                <w:sz w:val="19"/>
                <w:szCs w:val="19"/>
              </w:rPr>
            </w:rPrChange>
          </w:rPr>
          <w:t>represent the threshold data</w:t>
        </w:r>
      </w:ins>
      <w:ins w:id="6777" w:author="JIE  SUN" w:date="2018-06-22T20:44:00Z">
        <w:r>
          <w:t xml:space="preserve"> of spinning angle with X-axis</w:t>
        </w:r>
      </w:ins>
      <w:ins w:id="6778" w:author="JIE  SUN" w:date="2018-06-22T20:43:00Z">
        <w:r>
          <w:t>.</w:t>
        </w:r>
      </w:ins>
    </w:p>
    <w:p w:rsidR="00CF4761" w:rsidRDefault="00CF4761" w:rsidP="00CF4761">
      <w:pPr>
        <w:rPr>
          <w:ins w:id="6779" w:author="JIE  SUN" w:date="2018-06-22T20:45:00Z"/>
        </w:rPr>
      </w:pPr>
      <w:ins w:id="6780"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rsidR="00CF4761" w:rsidRDefault="00CF4761" w:rsidP="00CF4761">
      <w:pPr>
        <w:rPr>
          <w:ins w:id="6781" w:author="JIE  SUN" w:date="2018-06-22T20:45:00Z"/>
        </w:rPr>
      </w:pPr>
      <w:ins w:id="6782"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rsidR="00D6695F" w:rsidRPr="00D6695F" w:rsidRDefault="00D6695F" w:rsidP="00D6695F">
      <w:pPr>
        <w:autoSpaceDE w:val="0"/>
        <w:autoSpaceDN w:val="0"/>
        <w:adjustRightInd w:val="0"/>
        <w:spacing w:after="0"/>
        <w:rPr>
          <w:ins w:id="6783" w:author="JIE  SUN" w:date="2018-06-22T18:47:00Z"/>
          <w:rFonts w:ascii="NSimSun" w:eastAsia="NSimSun" w:hAnsi="Times New Roman" w:cs="NSimSun"/>
          <w:color w:val="000000" w:themeColor="text1"/>
          <w:sz w:val="19"/>
          <w:szCs w:val="19"/>
          <w:rPrChange w:id="6784" w:author="JIE  SUN" w:date="2018-06-22T18:47:00Z">
            <w:rPr>
              <w:ins w:id="6785" w:author="JIE  SUN" w:date="2018-06-22T18:47:00Z"/>
              <w:rFonts w:ascii="NSimSun" w:eastAsia="NSimSun" w:hAnsi="Times New Roman" w:cs="NSimSun"/>
              <w:color w:val="000000"/>
              <w:sz w:val="19"/>
              <w:szCs w:val="19"/>
            </w:rPr>
          </w:rPrChange>
        </w:rPr>
      </w:pPr>
      <w:ins w:id="6786" w:author="JIE  SUN" w:date="2018-06-22T18:47:00Z">
        <w:r w:rsidRPr="00D6695F">
          <w:rPr>
            <w:rFonts w:ascii="NSimSun" w:eastAsia="NSimSun" w:hAnsi="Times New Roman" w:cs="NSimSun"/>
            <w:color w:val="000000" w:themeColor="text1"/>
            <w:sz w:val="19"/>
            <w:szCs w:val="19"/>
            <w:rPrChange w:id="6787"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(Gyro.G_angle_x &gt; action_123[0</w:t>
        </w:r>
        <w:r w:rsidRPr="00D6695F">
          <w:rPr>
            <w:rFonts w:ascii="NSimSun" w:eastAsia="NSimSun" w:hAnsi="Times New Roman" w:cs="NSimSun"/>
            <w:color w:val="000000" w:themeColor="text1"/>
            <w:sz w:val="19"/>
            <w:szCs w:val="19"/>
            <w:rPrChange w:id="6788" w:author="JIE  SUN" w:date="2018-06-22T18:47:00Z">
              <w:rPr>
                <w:rFonts w:ascii="NSimSun" w:eastAsia="NSimSun" w:hAnsi="Times New Roman" w:cs="NSimSun"/>
                <w:color w:val="008000"/>
                <w:sz w:val="19"/>
                <w:szCs w:val="19"/>
              </w:rPr>
            </w:rPrChange>
          </w:rPr>
          <w:t>].gyro_x[1] || Gyro.G_angle_x &lt;  action_123[</w:t>
        </w:r>
      </w:ins>
      <w:ins w:id="6789" w:author="JIE  SUN" w:date="2018-06-22T20:42:00Z">
        <w:r w:rsidR="00CF4761">
          <w:rPr>
            <w:rFonts w:ascii="NSimSun" w:eastAsia="NSimSun" w:hAnsi="Times New Roman" w:cs="NSimSun"/>
            <w:color w:val="000000" w:themeColor="text1"/>
            <w:sz w:val="19"/>
            <w:szCs w:val="19"/>
          </w:rPr>
          <w:t>0</w:t>
        </w:r>
      </w:ins>
      <w:ins w:id="6790" w:author="JIE  SUN" w:date="2018-06-22T18:47:00Z">
        <w:r w:rsidRPr="00D6695F">
          <w:rPr>
            <w:rFonts w:ascii="NSimSun" w:eastAsia="NSimSun" w:hAnsi="Times New Roman" w:cs="NSimSun"/>
            <w:color w:val="000000" w:themeColor="text1"/>
            <w:sz w:val="19"/>
            <w:szCs w:val="19"/>
            <w:rPrChange w:id="6791" w:author="JIE  SUN" w:date="2018-06-22T18:47:00Z">
              <w:rPr>
                <w:rFonts w:ascii="NSimSun" w:eastAsia="NSimSun" w:hAnsi="Times New Roman" w:cs="NSimSun"/>
                <w:color w:val="008000"/>
                <w:sz w:val="19"/>
                <w:szCs w:val="19"/>
              </w:rPr>
            </w:rPrChange>
          </w:rPr>
          <w:t>].gyro_x[0])</w:t>
        </w:r>
      </w:ins>
    </w:p>
    <w:p w:rsidR="00D6695F" w:rsidRPr="00D6695F" w:rsidRDefault="00D6695F" w:rsidP="00D6695F">
      <w:pPr>
        <w:autoSpaceDE w:val="0"/>
        <w:autoSpaceDN w:val="0"/>
        <w:adjustRightInd w:val="0"/>
        <w:spacing w:after="0"/>
        <w:rPr>
          <w:ins w:id="6792" w:author="JIE  SUN" w:date="2018-06-22T18:47:00Z"/>
          <w:rFonts w:ascii="NSimSun" w:eastAsia="NSimSun" w:hAnsi="Times New Roman" w:cs="NSimSun"/>
          <w:color w:val="000000" w:themeColor="text1"/>
          <w:sz w:val="19"/>
          <w:szCs w:val="19"/>
          <w:rPrChange w:id="6793" w:author="JIE  SUN" w:date="2018-06-22T18:47:00Z">
            <w:rPr>
              <w:ins w:id="6794" w:author="JIE  SUN" w:date="2018-06-22T18:47:00Z"/>
              <w:rFonts w:ascii="NSimSun" w:eastAsia="NSimSun" w:hAnsi="Times New Roman" w:cs="NSimSun"/>
              <w:color w:val="000000"/>
              <w:sz w:val="19"/>
              <w:szCs w:val="19"/>
            </w:rPr>
          </w:rPrChange>
        </w:rPr>
      </w:pPr>
      <w:ins w:id="6795" w:author="JIE  SUN" w:date="2018-06-22T18:47:00Z">
        <w:r w:rsidRPr="00D6695F">
          <w:rPr>
            <w:rFonts w:ascii="NSimSun" w:eastAsia="NSimSun" w:hAnsi="Times New Roman" w:cs="NSimSun"/>
            <w:color w:val="000000" w:themeColor="text1"/>
            <w:sz w:val="19"/>
            <w:szCs w:val="19"/>
            <w:rPrChange w:id="6796"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6797"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6798" w:author="JIE  SUN" w:date="2018-06-22T18:47:00Z">
              <w:rPr>
                <w:rFonts w:ascii="NSimSun" w:eastAsia="NSimSun" w:hAnsi="Times New Roman" w:cs="NSimSun"/>
                <w:color w:val="008000"/>
                <w:sz w:val="19"/>
                <w:szCs w:val="19"/>
              </w:rPr>
            </w:rPrChange>
          </w:rPr>
          <w:tab/>
          <w:t>continue;</w:t>
        </w:r>
      </w:ins>
    </w:p>
    <w:p w:rsidR="00D6695F" w:rsidRPr="00D6695F" w:rsidRDefault="00D6695F" w:rsidP="00D6695F">
      <w:pPr>
        <w:autoSpaceDE w:val="0"/>
        <w:autoSpaceDN w:val="0"/>
        <w:adjustRightInd w:val="0"/>
        <w:spacing w:after="0"/>
        <w:rPr>
          <w:ins w:id="6799" w:author="JIE  SUN" w:date="2018-06-22T18:47:00Z"/>
          <w:rFonts w:ascii="NSimSun" w:eastAsia="NSimSun" w:hAnsi="Times New Roman" w:cs="NSimSun"/>
          <w:color w:val="000000" w:themeColor="text1"/>
          <w:sz w:val="19"/>
          <w:szCs w:val="19"/>
          <w:rPrChange w:id="6800" w:author="JIE  SUN" w:date="2018-06-22T18:47:00Z">
            <w:rPr>
              <w:ins w:id="6801" w:author="JIE  SUN" w:date="2018-06-22T18:47:00Z"/>
              <w:rFonts w:ascii="NSimSun" w:eastAsia="NSimSun" w:hAnsi="Times New Roman" w:cs="NSimSun"/>
              <w:color w:val="000000"/>
              <w:sz w:val="19"/>
              <w:szCs w:val="19"/>
            </w:rPr>
          </w:rPrChange>
        </w:rPr>
      </w:pPr>
      <w:ins w:id="6802" w:author="JIE  SUN" w:date="2018-06-22T18:47:00Z">
        <w:r w:rsidRPr="00D6695F">
          <w:rPr>
            <w:rFonts w:ascii="NSimSun" w:eastAsia="NSimSun" w:hAnsi="Times New Roman" w:cs="NSimSun"/>
            <w:color w:val="000000" w:themeColor="text1"/>
            <w:sz w:val="19"/>
            <w:szCs w:val="19"/>
            <w:rPrChange w:id="6803"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(Gyro.G_angle_y &gt; action_123[</w:t>
        </w:r>
      </w:ins>
      <w:ins w:id="6804" w:author="JIE  SUN" w:date="2018-06-22T20:41:00Z">
        <w:r w:rsidR="00CF4761">
          <w:rPr>
            <w:rFonts w:ascii="NSimSun" w:eastAsia="NSimSun" w:hAnsi="Times New Roman" w:cs="NSimSun"/>
            <w:color w:val="000000" w:themeColor="text1"/>
            <w:sz w:val="19"/>
            <w:szCs w:val="19"/>
          </w:rPr>
          <w:t>0</w:t>
        </w:r>
      </w:ins>
      <w:ins w:id="6805" w:author="JIE  SUN" w:date="2018-06-22T18:47:00Z">
        <w:r w:rsidRPr="00D6695F">
          <w:rPr>
            <w:rFonts w:ascii="NSimSun" w:eastAsia="NSimSun" w:hAnsi="Times New Roman" w:cs="NSimSun"/>
            <w:color w:val="000000" w:themeColor="text1"/>
            <w:sz w:val="19"/>
            <w:szCs w:val="19"/>
            <w:rPrChange w:id="6806" w:author="JIE  SUN" w:date="2018-06-22T18:47:00Z">
              <w:rPr>
                <w:rFonts w:ascii="NSimSun" w:eastAsia="NSimSun" w:hAnsi="Times New Roman" w:cs="NSimSun"/>
                <w:color w:val="008000"/>
                <w:sz w:val="19"/>
                <w:szCs w:val="19"/>
              </w:rPr>
            </w:rPrChange>
          </w:rPr>
          <w:t>].gyro_y[1] || Gyro.G_angle_y &lt; action_123[</w:t>
        </w:r>
      </w:ins>
      <w:ins w:id="6807" w:author="JIE  SUN" w:date="2018-06-22T20:42:00Z">
        <w:r w:rsidR="00CF4761">
          <w:rPr>
            <w:rFonts w:ascii="NSimSun" w:eastAsia="NSimSun" w:hAnsi="Times New Roman" w:cs="NSimSun"/>
            <w:color w:val="000000" w:themeColor="text1"/>
            <w:sz w:val="19"/>
            <w:szCs w:val="19"/>
          </w:rPr>
          <w:t>0</w:t>
        </w:r>
      </w:ins>
      <w:ins w:id="6808" w:author="JIE  SUN" w:date="2018-06-22T18:47:00Z">
        <w:r w:rsidRPr="00D6695F">
          <w:rPr>
            <w:rFonts w:ascii="NSimSun" w:eastAsia="NSimSun" w:hAnsi="Times New Roman" w:cs="NSimSun"/>
            <w:color w:val="000000" w:themeColor="text1"/>
            <w:sz w:val="19"/>
            <w:szCs w:val="19"/>
            <w:rPrChange w:id="6809" w:author="JIE  SUN" w:date="2018-06-22T18:47:00Z">
              <w:rPr>
                <w:rFonts w:ascii="NSimSun" w:eastAsia="NSimSun" w:hAnsi="Times New Roman" w:cs="NSimSun"/>
                <w:color w:val="008000"/>
                <w:sz w:val="19"/>
                <w:szCs w:val="19"/>
              </w:rPr>
            </w:rPrChange>
          </w:rPr>
          <w:t>].gyro_y[0])</w:t>
        </w:r>
      </w:ins>
    </w:p>
    <w:p w:rsidR="00D6695F" w:rsidRPr="00D6695F" w:rsidRDefault="00D6695F" w:rsidP="00D6695F">
      <w:pPr>
        <w:autoSpaceDE w:val="0"/>
        <w:autoSpaceDN w:val="0"/>
        <w:adjustRightInd w:val="0"/>
        <w:spacing w:after="0"/>
        <w:rPr>
          <w:ins w:id="6810" w:author="JIE  SUN" w:date="2018-06-22T18:47:00Z"/>
          <w:rFonts w:ascii="NSimSun" w:eastAsia="NSimSun" w:hAnsi="Times New Roman" w:cs="NSimSun"/>
          <w:color w:val="000000" w:themeColor="text1"/>
          <w:sz w:val="19"/>
          <w:szCs w:val="19"/>
          <w:rPrChange w:id="6811" w:author="JIE  SUN" w:date="2018-06-22T18:47:00Z">
            <w:rPr>
              <w:ins w:id="6812" w:author="JIE  SUN" w:date="2018-06-22T18:47:00Z"/>
              <w:rFonts w:ascii="NSimSun" w:eastAsia="NSimSun" w:hAnsi="Times New Roman" w:cs="NSimSun"/>
              <w:color w:val="000000"/>
              <w:sz w:val="19"/>
              <w:szCs w:val="19"/>
            </w:rPr>
          </w:rPrChange>
        </w:rPr>
      </w:pPr>
      <w:ins w:id="6813" w:author="JIE  SUN" w:date="2018-06-22T18:47:00Z">
        <w:r w:rsidRPr="00D6695F">
          <w:rPr>
            <w:rFonts w:ascii="NSimSun" w:eastAsia="NSimSun" w:hAnsi="Times New Roman" w:cs="NSimSun"/>
            <w:color w:val="000000" w:themeColor="text1"/>
            <w:sz w:val="19"/>
            <w:szCs w:val="19"/>
            <w:rPrChange w:id="6814"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6815"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6816" w:author="JIE  SUN" w:date="2018-06-22T18:47:00Z">
              <w:rPr>
                <w:rFonts w:ascii="NSimSun" w:eastAsia="NSimSun" w:hAnsi="Times New Roman" w:cs="NSimSun"/>
                <w:color w:val="008000"/>
                <w:sz w:val="19"/>
                <w:szCs w:val="19"/>
              </w:rPr>
            </w:rPrChange>
          </w:rPr>
          <w:tab/>
          <w:t>continue;</w:t>
        </w:r>
      </w:ins>
    </w:p>
    <w:p w:rsidR="00D6695F" w:rsidRPr="00D6695F" w:rsidRDefault="00D6695F" w:rsidP="00D6695F">
      <w:pPr>
        <w:autoSpaceDE w:val="0"/>
        <w:autoSpaceDN w:val="0"/>
        <w:adjustRightInd w:val="0"/>
        <w:spacing w:after="0"/>
        <w:rPr>
          <w:ins w:id="6817" w:author="JIE  SUN" w:date="2018-06-22T18:47:00Z"/>
          <w:rFonts w:ascii="NSimSun" w:eastAsia="NSimSun" w:hAnsi="Times New Roman" w:cs="NSimSun"/>
          <w:color w:val="000000" w:themeColor="text1"/>
          <w:sz w:val="19"/>
          <w:szCs w:val="19"/>
          <w:rPrChange w:id="6818" w:author="JIE  SUN" w:date="2018-06-22T18:47:00Z">
            <w:rPr>
              <w:ins w:id="6819" w:author="JIE  SUN" w:date="2018-06-22T18:47:00Z"/>
              <w:rFonts w:ascii="NSimSun" w:eastAsia="NSimSun" w:hAnsi="Times New Roman" w:cs="NSimSun"/>
              <w:color w:val="000000"/>
              <w:sz w:val="19"/>
              <w:szCs w:val="19"/>
            </w:rPr>
          </w:rPrChange>
        </w:rPr>
      </w:pPr>
      <w:ins w:id="6820" w:author="JIE  SUN" w:date="2018-06-22T18:47:00Z">
        <w:r w:rsidRPr="00D6695F">
          <w:rPr>
            <w:rFonts w:ascii="NSimSun" w:eastAsia="NSimSun" w:hAnsi="Times New Roman" w:cs="NSimSun"/>
            <w:color w:val="000000" w:themeColor="text1"/>
            <w:sz w:val="19"/>
            <w:szCs w:val="19"/>
            <w:rPrChange w:id="6821" w:author="JIE  SUN" w:date="2018-06-22T18:47:00Z">
              <w:rPr>
                <w:rFonts w:ascii="NSimSun" w:eastAsia="NSimSun" w:hAnsi="Times New Roman" w:cs="NSimSun"/>
                <w:color w:val="008000"/>
                <w:sz w:val="19"/>
                <w:szCs w:val="19"/>
              </w:rPr>
            </w:rPrChange>
          </w:rPr>
          <w:t>if (Gyro.G_angle_z &gt; action_123[</w:t>
        </w:r>
      </w:ins>
      <w:ins w:id="6822" w:author="JIE  SUN" w:date="2018-06-22T20:42:00Z">
        <w:r w:rsidR="00CF4761">
          <w:rPr>
            <w:rFonts w:ascii="NSimSun" w:eastAsia="NSimSun" w:hAnsi="Times New Roman" w:cs="NSimSun"/>
            <w:color w:val="000000" w:themeColor="text1"/>
            <w:sz w:val="19"/>
            <w:szCs w:val="19"/>
          </w:rPr>
          <w:t>0</w:t>
        </w:r>
      </w:ins>
      <w:ins w:id="6823" w:author="JIE  SUN" w:date="2018-06-22T18:47:00Z">
        <w:r w:rsidRPr="00D6695F">
          <w:rPr>
            <w:rFonts w:ascii="NSimSun" w:eastAsia="NSimSun" w:hAnsi="Times New Roman" w:cs="NSimSun"/>
            <w:color w:val="000000" w:themeColor="text1"/>
            <w:sz w:val="19"/>
            <w:szCs w:val="19"/>
            <w:rPrChange w:id="6824" w:author="JIE  SUN" w:date="2018-06-22T18:47:00Z">
              <w:rPr>
                <w:rFonts w:ascii="NSimSun" w:eastAsia="NSimSun" w:hAnsi="Times New Roman" w:cs="NSimSun"/>
                <w:color w:val="008000"/>
                <w:sz w:val="19"/>
                <w:szCs w:val="19"/>
              </w:rPr>
            </w:rPrChange>
          </w:rPr>
          <w:t>].gyro_z[1] || Gyro.G_angle_z &lt; action_123[</w:t>
        </w:r>
      </w:ins>
      <w:ins w:id="6825" w:author="JIE  SUN" w:date="2018-06-22T20:42:00Z">
        <w:r w:rsidR="00CF4761">
          <w:rPr>
            <w:rFonts w:ascii="NSimSun" w:eastAsia="NSimSun" w:hAnsi="Times New Roman" w:cs="NSimSun"/>
            <w:color w:val="000000" w:themeColor="text1"/>
            <w:sz w:val="19"/>
            <w:szCs w:val="19"/>
          </w:rPr>
          <w:t>0</w:t>
        </w:r>
      </w:ins>
      <w:ins w:id="6826" w:author="JIE  SUN" w:date="2018-06-22T18:47:00Z">
        <w:r w:rsidRPr="00D6695F">
          <w:rPr>
            <w:rFonts w:ascii="NSimSun" w:eastAsia="NSimSun" w:hAnsi="Times New Roman" w:cs="NSimSun"/>
            <w:color w:val="000000" w:themeColor="text1"/>
            <w:sz w:val="19"/>
            <w:szCs w:val="19"/>
            <w:rPrChange w:id="6827" w:author="JIE  SUN" w:date="2018-06-22T18:47:00Z">
              <w:rPr>
                <w:rFonts w:ascii="NSimSun" w:eastAsia="NSimSun" w:hAnsi="Times New Roman" w:cs="NSimSun"/>
                <w:color w:val="008000"/>
                <w:sz w:val="19"/>
                <w:szCs w:val="19"/>
              </w:rPr>
            </w:rPrChange>
          </w:rPr>
          <w:t>].gyro_z[0])</w:t>
        </w:r>
      </w:ins>
    </w:p>
    <w:p w:rsidR="00125910" w:rsidRPr="00D6695F" w:rsidRDefault="00D6695F">
      <w:pPr>
        <w:rPr>
          <w:ins w:id="6828" w:author="JIE  SUN" w:date="2018-06-22T18:47:00Z"/>
          <w:color w:val="000000" w:themeColor="text1"/>
          <w:rPrChange w:id="6829" w:author="JIE  SUN" w:date="2018-06-22T18:47:00Z">
            <w:rPr>
              <w:ins w:id="6830" w:author="JIE  SUN" w:date="2018-06-22T18:47:00Z"/>
            </w:rPr>
          </w:rPrChange>
        </w:rPr>
      </w:pPr>
      <w:ins w:id="6831" w:author="JIE  SUN" w:date="2018-06-22T18:47:00Z">
        <w:r w:rsidRPr="00D6695F">
          <w:rPr>
            <w:rFonts w:ascii="NSimSun" w:eastAsia="NSimSun" w:hAnsi="Times New Roman" w:cs="NSimSun"/>
            <w:color w:val="000000" w:themeColor="text1"/>
            <w:sz w:val="19"/>
            <w:szCs w:val="19"/>
            <w:rPrChange w:id="6832"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6833"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6834" w:author="JIE  SUN" w:date="2018-06-22T18:47:00Z">
              <w:rPr>
                <w:rFonts w:ascii="NSimSun" w:eastAsia="NSimSun" w:hAnsi="Times New Roman" w:cs="NSimSun"/>
                <w:color w:val="008000"/>
                <w:sz w:val="19"/>
                <w:szCs w:val="19"/>
              </w:rPr>
            </w:rPrChange>
          </w:rPr>
          <w:tab/>
          <w:t>continue;</w:t>
        </w:r>
        <w:r w:rsidRPr="00D6695F">
          <w:rPr>
            <w:color w:val="000000" w:themeColor="text1"/>
            <w:rPrChange w:id="6835" w:author="JIE  SUN" w:date="2018-06-22T18:47:00Z">
              <w:rPr/>
            </w:rPrChange>
          </w:rPr>
          <w:t xml:space="preserve"> </w:t>
        </w:r>
      </w:ins>
    </w:p>
    <w:p w:rsidR="00D6695F" w:rsidRDefault="00D6695F">
      <w:pPr>
        <w:rPr>
          <w:ins w:id="6836" w:author="JIE  SUN" w:date="2018-06-22T18:47:00Z"/>
        </w:rPr>
      </w:pPr>
    </w:p>
    <w:p w:rsidR="00D6695F" w:rsidRDefault="00D6695F">
      <w:pPr>
        <w:rPr>
          <w:ins w:id="6837" w:author="JIE  SUN" w:date="2018-06-22T15:21:00Z"/>
        </w:rPr>
      </w:pPr>
    </w:p>
    <w:p w:rsidR="00125910" w:rsidRDefault="00125910">
      <w:pPr>
        <w:rPr>
          <w:ins w:id="6838" w:author="JIE  SUN" w:date="2018-06-22T17:23:00Z"/>
        </w:rPr>
      </w:pPr>
      <w:ins w:id="6839" w:author="JIE  SUN" w:date="2018-06-22T15:21:00Z">
        <w:r>
          <w:t>Condition 2:</w:t>
        </w:r>
      </w:ins>
      <w:ins w:id="6840" w:author="JIE  SUN" w:date="2018-06-22T15:31:00Z">
        <w:r w:rsidR="00EA6424">
          <w:t xml:space="preserve"> Restricting a range of the change of inclination </w:t>
        </w:r>
      </w:ins>
      <w:ins w:id="6841" w:author="JIE  SUN" w:date="2018-06-22T15:32:00Z">
        <w:r w:rsidR="00EA6424">
          <w:t>angles with three direction axes,</w:t>
        </w:r>
      </w:ins>
      <w:ins w:id="6842" w:author="JIE  SUN" w:date="2018-06-22T15:33:00Z">
        <w:r w:rsidR="00EA6424">
          <w:t xml:space="preserve"> which can be seen in Table 4.2 below, when the three direction data can all meet the standards, which means those data are </w:t>
        </w:r>
      </w:ins>
      <w:ins w:id="6843" w:author="JIE  SUN" w:date="2018-06-22T15:35:00Z">
        <w:r w:rsidR="00EA6424">
          <w:t>available</w:t>
        </w:r>
      </w:ins>
      <w:ins w:id="6844" w:author="JIE  SUN" w:date="2018-06-22T15:33:00Z">
        <w:r w:rsidR="00EA6424">
          <w:t xml:space="preserve"> </w:t>
        </w:r>
      </w:ins>
      <w:ins w:id="6845" w:author="JIE  SUN" w:date="2018-06-22T15:35:00Z">
        <w:r w:rsidR="00EA6424">
          <w:t>data.</w:t>
        </w:r>
      </w:ins>
      <w:ins w:id="6846" w:author="JIE  SUN" w:date="2018-06-22T15:33:00Z">
        <w:r w:rsidR="00EA6424">
          <w:t xml:space="preserve"> </w:t>
        </w:r>
      </w:ins>
      <w:ins w:id="6847" w:author="JIE  SUN" w:date="2018-06-22T15:32:00Z">
        <w:r w:rsidR="00EA6424">
          <w:t xml:space="preserve"> </w:t>
        </w:r>
      </w:ins>
    </w:p>
    <w:p w:rsidR="0087014B" w:rsidRDefault="006254B9">
      <w:pPr>
        <w:jc w:val="center"/>
        <w:rPr>
          <w:del w:id="6848" w:author="像个男人一样" w:date="2018-03-21T02:17:00Z"/>
        </w:rPr>
        <w:pPrChange w:id="6849" w:author="JIE  SUN" w:date="2018-06-22T17:24:00Z">
          <w:pPr/>
        </w:pPrChange>
      </w:pPr>
      <w:ins w:id="6850" w:author="JIE  SUN" w:date="2018-06-22T17:23:00Z">
        <w:r>
          <w:rPr>
            <w:noProof/>
          </w:rPr>
          <w:drawing>
            <wp:inline distT="0" distB="0" distL="0" distR="0" wp14:anchorId="15D748AB" wp14:editId="7A5742CC">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ins>
    </w:p>
    <w:p w:rsidR="0087014B" w:rsidRDefault="00D5184D">
      <w:pPr>
        <w:jc w:val="center"/>
        <w:rPr>
          <w:ins w:id="6851" w:author="像个男人一样" w:date="2018-03-21T02:18:00Z"/>
        </w:rPr>
        <w:pPrChange w:id="6852" w:author="JIE  SUN" w:date="2018-06-22T17:24:00Z">
          <w:pPr/>
        </w:pPrChange>
      </w:pPr>
      <w:del w:id="6853" w:author="JIE  SUN" w:date="2018-06-21T15:33:00Z">
        <w:r w:rsidDel="00CC26B7">
          <w:rPr>
            <w:noProof/>
          </w:rPr>
          <w:drawing>
            <wp:inline distT="0" distB="0" distL="114300" distR="11430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del>
    </w:p>
    <w:p w:rsidR="0087014B" w:rsidRDefault="00D5184D">
      <w:pPr>
        <w:pStyle w:val="Caption"/>
        <w:jc w:val="center"/>
        <w:pPrChange w:id="6854" w:author="jie sun" w:date="2018-04-16T21:42:00Z">
          <w:pPr/>
        </w:pPrChange>
      </w:pPr>
      <w:bookmarkStart w:id="6855" w:name="_Toc517801905"/>
      <w:ins w:id="6856" w:author="像个男人一样" w:date="2018-03-21T02:24:00Z">
        <w:r>
          <w:lastRenderedPageBreak/>
          <w:t xml:space="preserve">Figure </w:t>
        </w:r>
      </w:ins>
      <w:ins w:id="6857" w:author="JIE  SUN" w:date="2018-06-21T13:36:00Z">
        <w:r w:rsidR="00A64E7B">
          <w:fldChar w:fldCharType="begin"/>
        </w:r>
        <w:r w:rsidR="00A64E7B">
          <w:instrText xml:space="preserve"> STYLEREF 1 \s </w:instrText>
        </w:r>
      </w:ins>
      <w:r w:rsidR="00A64E7B">
        <w:fldChar w:fldCharType="separate"/>
      </w:r>
      <w:r w:rsidR="00A64E7B">
        <w:rPr>
          <w:noProof/>
        </w:rPr>
        <w:t>4</w:t>
      </w:r>
      <w:ins w:id="685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859" w:author="JIE  SUN" w:date="2018-06-21T13:36:00Z">
        <w:r w:rsidR="00A64E7B">
          <w:rPr>
            <w:noProof/>
          </w:rPr>
          <w:t>13</w:t>
        </w:r>
        <w:r w:rsidR="00A64E7B">
          <w:fldChar w:fldCharType="end"/>
        </w:r>
      </w:ins>
      <w:ins w:id="6860" w:author="jie sun" w:date="2018-04-19T13:00:00Z">
        <w:del w:id="6861" w:author="JIE  SUN" w:date="2018-06-21T13:34:00Z">
          <w:r w:rsidR="00083FE7" w:rsidDel="00A64E7B">
            <w:fldChar w:fldCharType="begin"/>
          </w:r>
          <w:r w:rsidR="00083FE7" w:rsidDel="00A64E7B">
            <w:delInstrText xml:space="preserve"> STYLEREF 1 \s </w:delInstrText>
          </w:r>
        </w:del>
      </w:ins>
      <w:del w:id="6862" w:author="JIE  SUN" w:date="2018-06-21T13:34:00Z">
        <w:r w:rsidR="00083FE7" w:rsidDel="00A64E7B">
          <w:fldChar w:fldCharType="separate"/>
        </w:r>
        <w:r w:rsidR="00083FE7" w:rsidDel="00A64E7B">
          <w:rPr>
            <w:noProof/>
          </w:rPr>
          <w:delText>4</w:delText>
        </w:r>
      </w:del>
      <w:ins w:id="6863" w:author="jie sun" w:date="2018-04-19T13:00:00Z">
        <w:del w:id="686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865" w:author="JIE  SUN" w:date="2018-06-21T13:34:00Z">
        <w:r w:rsidR="00083FE7" w:rsidDel="00A64E7B">
          <w:fldChar w:fldCharType="separate"/>
        </w:r>
      </w:del>
      <w:ins w:id="6866" w:author="jie sun" w:date="2018-04-19T13:00:00Z">
        <w:del w:id="6867" w:author="JIE  SUN" w:date="2018-06-21T13:34:00Z">
          <w:r w:rsidR="00083FE7" w:rsidDel="00A64E7B">
            <w:rPr>
              <w:noProof/>
            </w:rPr>
            <w:delText>12</w:delText>
          </w:r>
          <w:r w:rsidR="00083FE7" w:rsidDel="00A64E7B">
            <w:fldChar w:fldCharType="end"/>
          </w:r>
        </w:del>
      </w:ins>
      <w:ins w:id="6868" w:author="像个男人一样" w:date="2018-03-21T02:24:00Z">
        <w:del w:id="686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870" w:author="像个男人一样" w:date="2018-03-22T11:51:00Z">
        <w:del w:id="6871" w:author="jie sun" w:date="2018-04-10T21:45:00Z">
          <w:r w:rsidDel="00454521">
            <w:delText>11</w:delText>
          </w:r>
        </w:del>
      </w:ins>
      <w:ins w:id="6872" w:author="像个男人一样" w:date="2018-03-21T02:24:00Z">
        <w:del w:id="6873" w:author="jie sun" w:date="2018-04-10T21:45:00Z">
          <w:r w:rsidDel="00454521">
            <w:fldChar w:fldCharType="end"/>
          </w:r>
        </w:del>
        <w:bookmarkStart w:id="6874" w:name="_Toc13849"/>
        <w:bookmarkStart w:id="6875" w:name="_Toc32717"/>
        <w:bookmarkStart w:id="6876" w:name="_Toc11609"/>
        <w:bookmarkStart w:id="6877" w:name="_Toc8246"/>
        <w:bookmarkStart w:id="6878" w:name="_Toc7010"/>
        <w:bookmarkStart w:id="6879" w:name="_Toc14342"/>
        <w:bookmarkStart w:id="6880" w:name="_Toc24981"/>
        <w:bookmarkStart w:id="6881" w:name="_Toc15375"/>
        <w:bookmarkStart w:id="6882" w:name="_Toc2368"/>
        <w:bookmarkStart w:id="6883" w:name="_Toc3398"/>
        <w:bookmarkStart w:id="6884" w:name="_Toc1006"/>
        <w:bookmarkStart w:id="6885" w:name="_Toc6135"/>
        <w:bookmarkStart w:id="6886" w:name="_Toc4731"/>
        <w:bookmarkStart w:id="6887" w:name="_Toc16626"/>
        <w:bookmarkStart w:id="6888" w:name="_Toc19911"/>
        <w:bookmarkStart w:id="6889" w:name="_Toc6386"/>
        <w:bookmarkStart w:id="6890" w:name="_Toc13498"/>
        <w:bookmarkStart w:id="6891" w:name="_Toc13235"/>
        <w:bookmarkStart w:id="6892" w:name="_Toc17204"/>
        <w:bookmarkStart w:id="6893" w:name="_Toc13777"/>
        <w:bookmarkStart w:id="6894" w:name="_Toc18709"/>
        <w:bookmarkStart w:id="6895" w:name="_Toc12095"/>
        <w:bookmarkStart w:id="6896" w:name="_Toc704"/>
        <w:bookmarkStart w:id="6897" w:name="_Toc19833"/>
        <w:bookmarkStart w:id="6898" w:name="_Toc17613"/>
        <w:r>
          <w:rPr>
            <w:rFonts w:hint="eastAsia"/>
          </w:rPr>
          <w:t xml:space="preserve">: </w:t>
        </w:r>
        <w:del w:id="6899" w:author="JIE  SUN" w:date="2018-06-22T15:11:00Z">
          <w:r w:rsidDel="00CB6E76">
            <w:rPr>
              <w:rFonts w:hint="eastAsia"/>
            </w:rPr>
            <w:delText xml:space="preserve">Angles </w:delText>
          </w:r>
        </w:del>
      </w:ins>
      <w:ins w:id="6900" w:author="jie sun" w:date="2018-04-16T22:34:00Z">
        <w:del w:id="6901" w:author="JIE  SUN" w:date="2018-06-22T15:11:00Z">
          <w:r w:rsidR="00D5763B" w:rsidDel="00CB6E76">
            <w:delText>W</w:delText>
          </w:r>
        </w:del>
      </w:ins>
      <w:ins w:id="6902" w:author="像个男人一样" w:date="2018-03-21T02:24:00Z">
        <w:del w:id="6903" w:author="JIE  SUN" w:date="2018-06-22T15:11:00Z">
          <w:r w:rsidDel="00CB6E76">
            <w:rPr>
              <w:rFonts w:hint="eastAsia"/>
            </w:rPr>
            <w:delText xml:space="preserve">with </w:delText>
          </w:r>
        </w:del>
      </w:ins>
      <w:ins w:id="6904" w:author="jie sun" w:date="2018-04-16T22:34:00Z">
        <w:del w:id="6905" w:author="JIE  SUN" w:date="2018-06-22T15:11:00Z">
          <w:r w:rsidR="00D5763B" w:rsidDel="00CB6E76">
            <w:delText>T</w:delText>
          </w:r>
        </w:del>
      </w:ins>
      <w:ins w:id="6906" w:author="像个男人一样" w:date="2018-03-21T02:24:00Z">
        <w:del w:id="6907" w:author="JIE  SUN" w:date="2018-06-22T15:11:00Z">
          <w:r w:rsidDel="00CB6E76">
            <w:rPr>
              <w:rFonts w:hint="eastAsia"/>
            </w:rPr>
            <w:delText xml:space="preserve">the </w:delText>
          </w:r>
        </w:del>
      </w:ins>
      <w:ins w:id="6908" w:author="jie sun" w:date="2018-04-16T22:34:00Z">
        <w:del w:id="6909" w:author="JIE  SUN" w:date="2018-06-22T15:11:00Z">
          <w:r w:rsidR="00D5763B" w:rsidDel="00CB6E76">
            <w:delText>G</w:delText>
          </w:r>
        </w:del>
      </w:ins>
      <w:ins w:id="6910" w:author="像个男人一样" w:date="2018-03-21T02:24:00Z">
        <w:del w:id="6911" w:author="JIE  SUN" w:date="2018-06-22T15:11:00Z">
          <w:r w:rsidDel="00CB6E76">
            <w:rPr>
              <w:rFonts w:hint="eastAsia"/>
            </w:rPr>
            <w:delText xml:space="preserve">gravity </w:delText>
          </w:r>
        </w:del>
      </w:ins>
      <w:ins w:id="6912" w:author="jie sun" w:date="2018-04-16T22:34:00Z">
        <w:del w:id="6913" w:author="JIE  SUN" w:date="2018-06-22T15:11:00Z">
          <w:r w:rsidR="00D5763B" w:rsidDel="00CB6E76">
            <w:delText>C</w:delText>
          </w:r>
        </w:del>
      </w:ins>
      <w:ins w:id="6914" w:author="像个男人一样" w:date="2018-03-21T02:24:00Z">
        <w:del w:id="6915" w:author="JIE  SUN" w:date="2018-06-22T15:11:00Z">
          <w:r w:rsidDel="00CB6E76">
            <w:rPr>
              <w:rFonts w:hint="eastAsia"/>
            </w:rPr>
            <w:delText>changes</w:delText>
          </w:r>
          <w:r w:rsidDel="00CB6E76">
            <w:rPr>
              <w:rFonts w:hint="eastAsia"/>
              <w:lang w:val="en-US"/>
            </w:rPr>
            <w:delText xml:space="preserve"> </w:delText>
          </w:r>
        </w:del>
      </w:ins>
      <w:ins w:id="6916" w:author="jie sun" w:date="2018-04-16T22:34:00Z">
        <w:del w:id="6917" w:author="JIE  SUN" w:date="2018-06-22T15:11:00Z">
          <w:r w:rsidR="00D5763B" w:rsidDel="00CB6E76">
            <w:rPr>
              <w:lang w:val="en-US"/>
            </w:rPr>
            <w:delText>I</w:delText>
          </w:r>
        </w:del>
      </w:ins>
      <w:ins w:id="6918" w:author="像个男人一样" w:date="2018-03-21T02:24:00Z">
        <w:del w:id="6919" w:author="JIE  SUN" w:date="2018-06-22T15:11:00Z">
          <w:r w:rsidDel="00CB6E76">
            <w:rPr>
              <w:rFonts w:hint="eastAsia"/>
              <w:lang w:val="en-US"/>
            </w:rPr>
            <w:delText xml:space="preserve">in </w:delText>
          </w:r>
        </w:del>
      </w:ins>
      <w:ins w:id="6920" w:author="jie sun" w:date="2018-04-16T22:34:00Z">
        <w:del w:id="6921" w:author="JIE  SUN" w:date="2018-06-22T15:11:00Z">
          <w:r w:rsidR="00D5763B" w:rsidDel="00CB6E76">
            <w:rPr>
              <w:lang w:val="en-US"/>
            </w:rPr>
            <w:delText>A</w:delText>
          </w:r>
        </w:del>
      </w:ins>
      <w:ins w:id="6922" w:author="像个男人一样" w:date="2018-03-21T02:24:00Z">
        <w:del w:id="6923" w:author="JIE  SUN" w:date="2018-06-22T15:11:00Z">
          <w:r w:rsidDel="00CB6E76">
            <w:rPr>
              <w:rFonts w:hint="eastAsia"/>
              <w:lang w:val="en-US"/>
            </w:rPr>
            <w:delText>action1</w:delText>
          </w:r>
        </w:del>
      </w:ins>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ins w:id="6924" w:author="JIE  SUN" w:date="2018-06-22T15:11:00Z">
        <w:r w:rsidR="00CB6E76">
          <w:t xml:space="preserve"> The Inclination angle change in Gesture 1</w:t>
        </w:r>
      </w:ins>
      <w:bookmarkEnd w:id="6855"/>
    </w:p>
    <w:p w:rsidR="0087014B" w:rsidRPr="00677487" w:rsidDel="00125910" w:rsidRDefault="00D5184D">
      <w:pPr>
        <w:pStyle w:val="Caption"/>
        <w:rPr>
          <w:ins w:id="6925" w:author="像个男人一样" w:date="2018-03-22T11:49:00Z"/>
          <w:del w:id="6926" w:author="JIE  SUN" w:date="2018-06-22T15:11:00Z"/>
          <w:color w:val="auto"/>
          <w:rPrChange w:id="6927" w:author="jie sun" w:date="2018-04-08T14:43:00Z">
            <w:rPr>
              <w:ins w:id="6928" w:author="像个男人一样" w:date="2018-03-22T11:49:00Z"/>
              <w:del w:id="6929" w:author="JIE  SUN" w:date="2018-06-22T15:11:00Z"/>
              <w:color w:val="44546A" w:themeColor="text2"/>
              <w:lang w:val="en-US"/>
            </w:rPr>
          </w:rPrChange>
        </w:rPr>
        <w:pPrChange w:id="6930" w:author="像个男人一样" w:date="2018-03-21T02:25:00Z">
          <w:pPr/>
        </w:pPrChange>
      </w:pPr>
      <w:del w:id="6931" w:author="JIE  SUN" w:date="2018-06-22T15:11:00Z">
        <w:r w:rsidRPr="00677487" w:rsidDel="00125910">
          <w:rPr>
            <w:iCs w:val="0"/>
            <w:rPrChange w:id="6932" w:author="jie sun" w:date="2018-04-08T14:43:00Z">
              <w:rPr>
                <w:iCs/>
                <w:lang w:val="en-US"/>
              </w:rPr>
            </w:rPrChange>
          </w:rPr>
          <w:delText xml:space="preserve">Predicting the angle </w:delText>
        </w:r>
      </w:del>
      <w:del w:id="6933" w:author="JIE  SUN" w:date="2018-06-21T15:34:00Z">
        <w:r w:rsidRPr="00677487" w:rsidDel="00036E98">
          <w:rPr>
            <w:iCs w:val="0"/>
            <w:rPrChange w:id="6934" w:author="jie sun" w:date="2018-04-08T14:43:00Z">
              <w:rPr>
                <w:iCs/>
                <w:lang w:val="en-US"/>
              </w:rPr>
            </w:rPrChange>
          </w:rPr>
          <w:delText xml:space="preserve">range </w:delText>
        </w:r>
      </w:del>
      <w:del w:id="6935" w:author="JIE  SUN" w:date="2018-06-22T15:11:00Z">
        <w:r w:rsidRPr="00677487" w:rsidDel="00125910">
          <w:rPr>
            <w:iCs w:val="0"/>
            <w:rPrChange w:id="6936" w:author="jie sun" w:date="2018-04-08T14:43:00Z">
              <w:rPr>
                <w:iCs/>
                <w:lang w:val="en-US"/>
              </w:rPr>
            </w:rPrChange>
          </w:rPr>
          <w:delText xml:space="preserve">by Accelerometer data, keeping in this range for a long time, when getting the large angle to show </w:delText>
        </w:r>
        <w:bookmarkStart w:id="6937" w:name="OLE_LINK18"/>
        <w:r w:rsidRPr="00677487" w:rsidDel="00125910">
          <w:rPr>
            <w:iCs w:val="0"/>
            <w:rPrChange w:id="6938" w:author="jie sun" w:date="2018-04-08T14:43:00Z">
              <w:rPr>
                <w:iCs/>
                <w:lang w:val="en-US"/>
              </w:rPr>
            </w:rPrChange>
          </w:rPr>
          <w:delText>a stronger light</w:delText>
        </w:r>
        <w:bookmarkEnd w:id="6937"/>
        <w:r w:rsidRPr="00677487" w:rsidDel="00125910">
          <w:rPr>
            <w:iCs w:val="0"/>
            <w:rPrChange w:id="6939" w:author="jie sun" w:date="2018-04-08T14:43:00Z">
              <w:rPr>
                <w:iCs/>
                <w:lang w:val="en-US"/>
              </w:rPr>
            </w:rPrChange>
          </w:rPr>
          <w:delText>.</w:delText>
        </w:r>
      </w:del>
    </w:p>
    <w:p w:rsidR="0087014B" w:rsidRDefault="0087014B">
      <w:pPr>
        <w:rPr>
          <w:ins w:id="6940" w:author="像个男人一样" w:date="2018-03-22T11:49:00Z"/>
          <w:lang w:val="en-US"/>
        </w:rPr>
      </w:pPr>
    </w:p>
    <w:p w:rsidR="0087014B" w:rsidRDefault="00D5184D">
      <w:pPr>
        <w:pStyle w:val="Caption"/>
        <w:jc w:val="center"/>
        <w:rPr>
          <w:ins w:id="6941" w:author="jie sun" w:date="2018-04-18T21:07:00Z"/>
        </w:rPr>
      </w:pPr>
      <w:bookmarkStart w:id="6942" w:name="_Toc511906363"/>
      <w:ins w:id="6943" w:author="像个男人一样" w:date="2018-03-22T11:49: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6944" w:author="像个男人一样" w:date="2018-03-22T11:51:00Z">
        <w:r>
          <w:t>2</w:t>
        </w:r>
      </w:ins>
      <w:ins w:id="6945" w:author="像个男人一样" w:date="2018-03-22T11:49:00Z">
        <w:r>
          <w:fldChar w:fldCharType="end"/>
        </w:r>
        <w:bookmarkStart w:id="6946" w:name="_Toc7759"/>
        <w:bookmarkStart w:id="6947" w:name="_Toc18308"/>
        <w:bookmarkStart w:id="6948" w:name="_Toc8218"/>
        <w:bookmarkStart w:id="6949" w:name="_Toc15389"/>
        <w:bookmarkStart w:id="6950" w:name="_Toc5363"/>
        <w:bookmarkStart w:id="6951" w:name="_Toc26874"/>
        <w:bookmarkStart w:id="6952" w:name="_Toc5248"/>
        <w:bookmarkStart w:id="6953" w:name="_Toc26946"/>
        <w:bookmarkStart w:id="6954" w:name="_Toc2727"/>
        <w:bookmarkStart w:id="6955" w:name="_Toc13230"/>
        <w:bookmarkStart w:id="6956" w:name="_Toc24763"/>
        <w:bookmarkStart w:id="6957" w:name="_Toc21724"/>
        <w:bookmarkStart w:id="6958" w:name="_Toc32446"/>
        <w:bookmarkStart w:id="6959" w:name="_Toc14924"/>
        <w:bookmarkStart w:id="6960" w:name="_Toc26218"/>
        <w:bookmarkStart w:id="6961" w:name="_Toc22717"/>
        <w:bookmarkStart w:id="6962" w:name="_Toc15613"/>
        <w:bookmarkStart w:id="6963" w:name="_Toc10914"/>
        <w:bookmarkStart w:id="6964" w:name="_Toc31757"/>
        <w:bookmarkStart w:id="6965" w:name="_Toc12027"/>
        <w:bookmarkStart w:id="6966" w:name="_Toc3057"/>
        <w:r>
          <w:rPr>
            <w:rFonts w:hint="eastAsia"/>
          </w:rPr>
          <w:t xml:space="preserve">: Angles </w:t>
        </w:r>
      </w:ins>
      <w:ins w:id="6967" w:author="jie sun" w:date="2018-04-16T22:34:00Z">
        <w:r w:rsidR="00F310AF">
          <w:t>W</w:t>
        </w:r>
      </w:ins>
      <w:ins w:id="6968" w:author="像个男人一样" w:date="2018-03-22T11:49:00Z">
        <w:del w:id="6969" w:author="jie sun" w:date="2018-04-16T22:34:00Z">
          <w:r w:rsidDel="00F310AF">
            <w:rPr>
              <w:rFonts w:hint="eastAsia"/>
            </w:rPr>
            <w:delText>w</w:delText>
          </w:r>
        </w:del>
        <w:r>
          <w:rPr>
            <w:rFonts w:hint="eastAsia"/>
          </w:rPr>
          <w:t xml:space="preserve">ith </w:t>
        </w:r>
      </w:ins>
      <w:ins w:id="6970" w:author="jie sun" w:date="2018-04-16T22:34:00Z">
        <w:r w:rsidR="00F310AF">
          <w:t>T</w:t>
        </w:r>
      </w:ins>
      <w:ins w:id="6971" w:author="像个男人一样" w:date="2018-03-22T11:49:00Z">
        <w:del w:id="6972" w:author="jie sun" w:date="2018-04-16T22:34:00Z">
          <w:r w:rsidDel="00F310AF">
            <w:rPr>
              <w:rFonts w:hint="eastAsia"/>
            </w:rPr>
            <w:delText>t</w:delText>
          </w:r>
        </w:del>
        <w:r>
          <w:rPr>
            <w:rFonts w:hint="eastAsia"/>
          </w:rPr>
          <w:t xml:space="preserve">he </w:t>
        </w:r>
      </w:ins>
      <w:ins w:id="6973" w:author="jie sun" w:date="2018-04-16T22:34:00Z">
        <w:r w:rsidR="00F310AF">
          <w:t>G</w:t>
        </w:r>
      </w:ins>
      <w:ins w:id="6974" w:author="像个男人一样" w:date="2018-03-22T11:49:00Z">
        <w:del w:id="6975" w:author="jie sun" w:date="2018-04-16T22:34:00Z">
          <w:r w:rsidDel="00F310AF">
            <w:rPr>
              <w:rFonts w:hint="eastAsia"/>
            </w:rPr>
            <w:delText>g</w:delText>
          </w:r>
        </w:del>
        <w:r>
          <w:rPr>
            <w:rFonts w:hint="eastAsia"/>
          </w:rPr>
          <w:t xml:space="preserve">ravity </w:t>
        </w:r>
      </w:ins>
      <w:ins w:id="6976" w:author="jie sun" w:date="2018-04-16T22:34:00Z">
        <w:r w:rsidR="00F310AF">
          <w:t>R</w:t>
        </w:r>
      </w:ins>
      <w:ins w:id="6977" w:author="像个男人一样" w:date="2018-03-22T11:49:00Z">
        <w:del w:id="6978" w:author="jie sun" w:date="2018-04-16T22:34:00Z">
          <w:r w:rsidDel="00F310AF">
            <w:rPr>
              <w:rFonts w:hint="eastAsia"/>
            </w:rPr>
            <w:delText>r</w:delText>
          </w:r>
        </w:del>
        <w:r>
          <w:rPr>
            <w:rFonts w:hint="eastAsia"/>
          </w:rPr>
          <w:t xml:space="preserve">estrictions </w:t>
        </w:r>
      </w:ins>
      <w:ins w:id="6979" w:author="jie sun" w:date="2018-04-16T22:34:00Z">
        <w:r w:rsidR="00F310AF">
          <w:t>I</w:t>
        </w:r>
      </w:ins>
      <w:ins w:id="6980" w:author="像个男人一样" w:date="2018-03-22T11:49:00Z">
        <w:del w:id="6981" w:author="jie sun" w:date="2018-04-16T22:34:00Z">
          <w:r w:rsidDel="00F310AF">
            <w:rPr>
              <w:rFonts w:hint="eastAsia"/>
            </w:rPr>
            <w:delText>i</w:delText>
          </w:r>
        </w:del>
        <w:r>
          <w:rPr>
            <w:rFonts w:hint="eastAsia"/>
          </w:rPr>
          <w:t xml:space="preserve">n </w:t>
        </w:r>
      </w:ins>
      <w:ins w:id="6982" w:author="jie sun" w:date="2018-04-16T22:34:00Z">
        <w:r w:rsidR="00F310AF">
          <w:t>A</w:t>
        </w:r>
      </w:ins>
      <w:ins w:id="6983" w:author="像个男人一样" w:date="2018-03-22T11:49:00Z">
        <w:del w:id="6984" w:author="jie sun" w:date="2018-04-16T22:34:00Z">
          <w:r w:rsidDel="00F310AF">
            <w:rPr>
              <w:rFonts w:hint="eastAsia"/>
            </w:rPr>
            <w:delText>a</w:delText>
          </w:r>
        </w:del>
        <w:r>
          <w:rPr>
            <w:rFonts w:hint="eastAsia"/>
          </w:rPr>
          <w:t>ction 1</w:t>
        </w:r>
      </w:ins>
      <w:bookmarkEnd w:id="6942"/>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p>
    <w:tbl>
      <w:tblPr>
        <w:tblStyle w:val="TableGrid"/>
        <w:tblW w:w="8359" w:type="dxa"/>
        <w:jc w:val="center"/>
        <w:tblLook w:val="04A0" w:firstRow="1" w:lastRow="0" w:firstColumn="1" w:lastColumn="0" w:noHBand="0" w:noVBand="1"/>
        <w:tblPrChange w:id="6985" w:author="JIE  SUN" w:date="2018-06-22T18:40:00Z">
          <w:tblPr>
            <w:tblStyle w:val="TableGrid"/>
            <w:tblW w:w="6091" w:type="dxa"/>
            <w:jc w:val="center"/>
            <w:tblLook w:val="04A0" w:firstRow="1" w:lastRow="0" w:firstColumn="1" w:lastColumn="0" w:noHBand="0" w:noVBand="1"/>
          </w:tblPr>
        </w:tblPrChange>
      </w:tblPr>
      <w:tblGrid>
        <w:gridCol w:w="2372"/>
        <w:gridCol w:w="1789"/>
        <w:gridCol w:w="4198"/>
        <w:tblGridChange w:id="6986">
          <w:tblGrid>
            <w:gridCol w:w="2372"/>
            <w:gridCol w:w="1789"/>
            <w:gridCol w:w="1930"/>
          </w:tblGrid>
        </w:tblGridChange>
      </w:tblGrid>
      <w:tr w:rsidR="009B1D3F" w:rsidTr="009B1D3F">
        <w:trPr>
          <w:jc w:val="center"/>
          <w:ins w:id="6987" w:author="jie sun" w:date="2018-04-18T21:07:00Z"/>
          <w:trPrChange w:id="6988" w:author="JIE  SUN" w:date="2018-06-22T18:40:00Z">
            <w:trPr>
              <w:jc w:val="center"/>
            </w:trPr>
          </w:trPrChange>
        </w:trPr>
        <w:tc>
          <w:tcPr>
            <w:tcW w:w="2372" w:type="dxa"/>
            <w:tcPrChange w:id="6989" w:author="JIE  SUN" w:date="2018-06-22T18:40:00Z">
              <w:tcPr>
                <w:tcW w:w="2405" w:type="dxa"/>
              </w:tcPr>
            </w:tcPrChange>
          </w:tcPr>
          <w:p w:rsidR="009B1D3F" w:rsidRDefault="009B1D3F" w:rsidP="009B1D3F">
            <w:pPr>
              <w:rPr>
                <w:ins w:id="6990" w:author="JIE  SUN" w:date="2018-06-22T18:39:00Z"/>
              </w:rPr>
            </w:pPr>
            <w:ins w:id="6991" w:author="JIE  SUN" w:date="2018-06-22T18:39:00Z">
              <w:r>
                <w:t xml:space="preserve">Accelerometer </w:t>
              </w:r>
              <w:r>
                <w:rPr>
                  <w:rFonts w:hint="eastAsia"/>
                </w:rPr>
                <w:t>Testing</w:t>
              </w:r>
            </w:ins>
          </w:p>
        </w:tc>
        <w:tc>
          <w:tcPr>
            <w:tcW w:w="1789" w:type="dxa"/>
            <w:tcPrChange w:id="6992" w:author="JIE  SUN" w:date="2018-06-22T18:40:00Z">
              <w:tcPr>
                <w:tcW w:w="1843" w:type="dxa"/>
              </w:tcPr>
            </w:tcPrChange>
          </w:tcPr>
          <w:p w:rsidR="009B1D3F" w:rsidRDefault="009B1D3F" w:rsidP="009B1D3F">
            <w:pPr>
              <w:rPr>
                <w:ins w:id="6993" w:author="jie sun" w:date="2018-04-18T21:07:00Z"/>
              </w:rPr>
            </w:pPr>
            <w:ins w:id="6994" w:author="JIE  SUN" w:date="2018-06-22T18:29:00Z">
              <w:r>
                <w:t xml:space="preserve">Valid </w:t>
              </w:r>
            </w:ins>
            <w:ins w:id="6995" w:author="jie sun" w:date="2018-04-18T21:07:00Z">
              <w:r>
                <w:t>Range</w:t>
              </w:r>
            </w:ins>
          </w:p>
        </w:tc>
        <w:tc>
          <w:tcPr>
            <w:tcW w:w="4198" w:type="dxa"/>
            <w:tcPrChange w:id="6996" w:author="JIE  SUN" w:date="2018-06-22T18:40:00Z">
              <w:tcPr>
                <w:tcW w:w="1843" w:type="dxa"/>
              </w:tcPr>
            </w:tcPrChange>
          </w:tcPr>
          <w:p w:rsidR="009B1D3F" w:rsidRDefault="009B1D3F" w:rsidP="009B1D3F">
            <w:pPr>
              <w:rPr>
                <w:ins w:id="6997" w:author="JIE  SUN" w:date="2018-06-22T18:40:00Z"/>
              </w:rPr>
            </w:pPr>
            <w:ins w:id="6998" w:author="JIE  SUN" w:date="2018-06-22T18:40:00Z">
              <w:r>
                <w:t>Regulation</w:t>
              </w:r>
            </w:ins>
          </w:p>
        </w:tc>
      </w:tr>
      <w:tr w:rsidR="009B1D3F" w:rsidTr="009B1D3F">
        <w:trPr>
          <w:jc w:val="center"/>
          <w:ins w:id="6999" w:author="jie sun" w:date="2018-04-18T21:07:00Z"/>
          <w:trPrChange w:id="7000" w:author="JIE  SUN" w:date="2018-06-22T18:40:00Z">
            <w:trPr>
              <w:jc w:val="center"/>
            </w:trPr>
          </w:trPrChange>
        </w:trPr>
        <w:tc>
          <w:tcPr>
            <w:tcW w:w="2372" w:type="dxa"/>
            <w:tcPrChange w:id="7001" w:author="JIE  SUN" w:date="2018-06-22T18:40:00Z">
              <w:tcPr>
                <w:tcW w:w="2405" w:type="dxa"/>
              </w:tcPr>
            </w:tcPrChange>
          </w:tcPr>
          <w:p w:rsidR="009B1D3F" w:rsidRDefault="009B1D3F" w:rsidP="009B1D3F">
            <w:pPr>
              <w:rPr>
                <w:ins w:id="7002" w:author="JIE  SUN" w:date="2018-06-22T18:40:00Z"/>
              </w:rPr>
            </w:pPr>
            <w:ins w:id="7003" w:author="JIE  SUN" w:date="2018-06-22T18:40:00Z">
              <w:r>
                <w:rPr>
                  <w:rFonts w:hint="eastAsia"/>
                </w:rPr>
                <w:t>Inclination</w:t>
              </w:r>
              <w:r>
                <w:t xml:space="preserve"> – Z-axis</w:t>
              </w:r>
            </w:ins>
          </w:p>
          <w:p w:rsidR="009B1D3F" w:rsidRDefault="009B1D3F">
            <w:pPr>
              <w:rPr>
                <w:ins w:id="7004" w:author="JIE  SUN" w:date="2018-06-22T18:39:00Z"/>
              </w:rPr>
            </w:pPr>
            <w:ins w:id="7005" w:author="JIE  SUN" w:date="2018-06-22T18:40:00Z">
              <w:r>
                <w:t>(Centre axis)</w:t>
              </w:r>
            </w:ins>
          </w:p>
        </w:tc>
        <w:tc>
          <w:tcPr>
            <w:tcW w:w="1789" w:type="dxa"/>
            <w:tcPrChange w:id="7006" w:author="JIE  SUN" w:date="2018-06-22T18:40:00Z">
              <w:tcPr>
                <w:tcW w:w="1843" w:type="dxa"/>
              </w:tcPr>
            </w:tcPrChange>
          </w:tcPr>
          <w:p w:rsidR="009B1D3F" w:rsidRDefault="009B1D3F" w:rsidP="009B1D3F">
            <w:pPr>
              <w:rPr>
                <w:ins w:id="7007" w:author="JIE  SUN" w:date="2018-06-22T18:40:00Z"/>
              </w:rPr>
            </w:pPr>
            <w:ins w:id="7008" w:author="JIE  SUN" w:date="2018-06-22T18:40:00Z">
              <w:r>
                <w:t>&lt; -60</w:t>
              </w:r>
              <w:r>
                <w:rPr>
                  <w:rFonts w:hint="eastAsia"/>
                </w:rPr>
                <w:t>°</w:t>
              </w:r>
              <w:r>
                <w:rPr>
                  <w:rFonts w:hint="eastAsia"/>
                </w:rPr>
                <w:t>or</w:t>
              </w:r>
            </w:ins>
          </w:p>
          <w:p w:rsidR="009B1D3F" w:rsidRDefault="009B1D3F" w:rsidP="009B1D3F">
            <w:pPr>
              <w:rPr>
                <w:ins w:id="7009" w:author="jie sun" w:date="2018-04-18T21:07:00Z"/>
              </w:rPr>
            </w:pPr>
            <w:ins w:id="7010" w:author="JIE  SUN" w:date="2018-06-22T18:40:00Z">
              <w:r>
                <w:rPr>
                  <w:rFonts w:hint="eastAsia"/>
                </w:rPr>
                <w:t>&gt;62</w:t>
              </w:r>
              <w:r>
                <w:rPr>
                  <w:rFonts w:hint="eastAsia"/>
                </w:rPr>
                <w:t>°</w:t>
              </w:r>
            </w:ins>
            <w:ins w:id="7011" w:author="jie sun" w:date="2018-04-18T21:07:00Z">
              <w:del w:id="7012" w:author="JIE  SUN" w:date="2018-06-22T18:40:00Z">
                <w:r w:rsidDel="009B1D3F">
                  <w:delText>-</w:delText>
                </w:r>
              </w:del>
              <w:del w:id="7013" w:author="JIE  SUN" w:date="2018-06-21T15:47:00Z">
                <w:r w:rsidDel="00410E0A">
                  <w:delText>2</w:delText>
                </w:r>
              </w:del>
              <w:del w:id="7014" w:author="JIE  SUN" w:date="2018-06-22T18:40:00Z">
                <w:r w:rsidDel="009B1D3F">
                  <w:delText>5</w:delText>
                </w:r>
                <w:r w:rsidDel="009B1D3F">
                  <w:rPr>
                    <w:rFonts w:hint="eastAsia"/>
                  </w:rPr>
                  <w:delText>°</w:delText>
                </w:r>
                <w:r w:rsidDel="009B1D3F">
                  <w:rPr>
                    <w:rFonts w:hint="eastAsia"/>
                  </w:rPr>
                  <w:delText>to</w:delText>
                </w:r>
              </w:del>
              <w:del w:id="7015" w:author="JIE  SUN" w:date="2018-06-21T15:47:00Z">
                <w:r w:rsidDel="00410E0A">
                  <w:delText>2</w:delText>
                </w:r>
              </w:del>
              <w:del w:id="7016" w:author="JIE  SUN" w:date="2018-06-22T18:40:00Z">
                <w:r w:rsidDel="009B1D3F">
                  <w:delText>5</w:delText>
                </w:r>
                <w:r w:rsidDel="009B1D3F">
                  <w:rPr>
                    <w:rFonts w:hint="eastAsia"/>
                  </w:rPr>
                  <w:delText>°</w:delText>
                </w:r>
              </w:del>
            </w:ins>
          </w:p>
        </w:tc>
        <w:tc>
          <w:tcPr>
            <w:tcW w:w="4198" w:type="dxa"/>
            <w:tcPrChange w:id="7017" w:author="JIE  SUN" w:date="2018-06-22T18:40:00Z">
              <w:tcPr>
                <w:tcW w:w="1843" w:type="dxa"/>
              </w:tcPr>
            </w:tcPrChange>
          </w:tcPr>
          <w:p w:rsidR="009B1D3F" w:rsidRDefault="009B1D3F" w:rsidP="009B1D3F">
            <w:pPr>
              <w:rPr>
                <w:ins w:id="7018" w:author="JIE  SUN" w:date="2018-06-22T18:40:00Z"/>
              </w:rPr>
            </w:pPr>
            <w:ins w:id="7019" w:author="JIE  SUN" w:date="2018-06-22T18:41:00Z">
              <w:r>
                <w:rPr>
                  <w:rFonts w:hint="eastAsia"/>
                </w:rPr>
                <w:t>F</w:t>
              </w:r>
              <w:r>
                <w:t>o</w:t>
              </w:r>
              <w:r>
                <w:rPr>
                  <w:rFonts w:hint="eastAsia"/>
                </w:rPr>
                <w:t>r</w:t>
              </w:r>
              <w:r>
                <w:t xml:space="preserve"> </w:t>
              </w:r>
              <w:r>
                <w:rPr>
                  <w:rFonts w:hint="eastAsia"/>
                </w:rPr>
                <w:t>Gesture</w:t>
              </w:r>
              <w:r>
                <w:t xml:space="preserve"> 1</w:t>
              </w:r>
              <w:r>
                <w:rPr>
                  <w:rFonts w:hint="eastAsia"/>
                </w:rPr>
                <w:t xml:space="preserve">, first </w:t>
              </w:r>
              <w:r>
                <w:t>and foremost ,</w:t>
              </w:r>
              <w:r>
                <w:rPr>
                  <w:rFonts w:hint="eastAsia"/>
                </w:rPr>
                <w:t xml:space="preserve">the </w:t>
              </w:r>
              <w:r>
                <w:t>inclination</w:t>
              </w:r>
              <w:r>
                <w:rPr>
                  <w:rFonts w:hint="eastAsia"/>
                </w:rPr>
                <w:t xml:space="preserve"> </w:t>
              </w:r>
              <w:r>
                <w:t>with Z axis should be in the valid range</w:t>
              </w:r>
            </w:ins>
          </w:p>
        </w:tc>
      </w:tr>
      <w:tr w:rsidR="009B1D3F" w:rsidTr="009B1D3F">
        <w:trPr>
          <w:jc w:val="center"/>
          <w:ins w:id="7020" w:author="jie sun" w:date="2018-04-18T21:07:00Z"/>
          <w:trPrChange w:id="7021" w:author="JIE  SUN" w:date="2018-06-22T18:40:00Z">
            <w:trPr>
              <w:jc w:val="center"/>
            </w:trPr>
          </w:trPrChange>
        </w:trPr>
        <w:tc>
          <w:tcPr>
            <w:tcW w:w="2372" w:type="dxa"/>
            <w:tcPrChange w:id="7022" w:author="JIE  SUN" w:date="2018-06-22T18:40:00Z">
              <w:tcPr>
                <w:tcW w:w="2405" w:type="dxa"/>
              </w:tcPr>
            </w:tcPrChange>
          </w:tcPr>
          <w:p w:rsidR="009B1D3F" w:rsidRDefault="009B1D3F" w:rsidP="009B1D3F">
            <w:pPr>
              <w:rPr>
                <w:ins w:id="7023" w:author="JIE  SUN" w:date="2018-06-22T18:39:00Z"/>
              </w:rPr>
            </w:pPr>
            <w:ins w:id="7024" w:author="JIE  SUN" w:date="2018-06-22T18:40:00Z">
              <w:r>
                <w:rPr>
                  <w:rFonts w:hint="eastAsia"/>
                </w:rPr>
                <w:t>Inclination</w:t>
              </w:r>
              <w:r>
                <w:t xml:space="preserve"> – X-axis </w:t>
              </w:r>
            </w:ins>
          </w:p>
        </w:tc>
        <w:tc>
          <w:tcPr>
            <w:tcW w:w="1789" w:type="dxa"/>
            <w:tcPrChange w:id="7025" w:author="JIE  SUN" w:date="2018-06-22T18:40:00Z">
              <w:tcPr>
                <w:tcW w:w="1843" w:type="dxa"/>
              </w:tcPr>
            </w:tcPrChange>
          </w:tcPr>
          <w:p w:rsidR="009B1D3F" w:rsidRDefault="009B1D3F" w:rsidP="009B1D3F">
            <w:pPr>
              <w:rPr>
                <w:ins w:id="7026" w:author="JIE  SUN" w:date="2018-06-22T18:40:00Z"/>
              </w:rPr>
            </w:pPr>
            <w:ins w:id="7027" w:author="JIE  SUN" w:date="2018-06-22T18:40:00Z">
              <w:r>
                <w:t>-15</w:t>
              </w:r>
              <w:r>
                <w:rPr>
                  <w:rFonts w:hint="eastAsia"/>
                </w:rPr>
                <w:t>°</w:t>
              </w:r>
              <w:r>
                <w:rPr>
                  <w:rFonts w:hint="eastAsia"/>
                </w:rPr>
                <w:t>to</w:t>
              </w:r>
            </w:ins>
          </w:p>
          <w:p w:rsidR="009B1D3F" w:rsidRDefault="009B1D3F" w:rsidP="009B1D3F">
            <w:pPr>
              <w:rPr>
                <w:ins w:id="7028" w:author="jie sun" w:date="2018-04-18T21:07:00Z"/>
              </w:rPr>
            </w:pPr>
            <w:ins w:id="7029" w:author="JIE  SUN" w:date="2018-06-22T18:40:00Z">
              <w:r>
                <w:t>5</w:t>
              </w:r>
              <w:r>
                <w:rPr>
                  <w:rFonts w:hint="eastAsia"/>
                </w:rPr>
                <w:t>°</w:t>
              </w:r>
            </w:ins>
            <w:ins w:id="7030" w:author="jie sun" w:date="2018-04-18T21:07:00Z">
              <w:del w:id="7031" w:author="JIE  SUN" w:date="2018-06-22T18:40:00Z">
                <w:r w:rsidDel="009B1D3F">
                  <w:delText>-</w:delText>
                </w:r>
              </w:del>
            </w:ins>
            <w:ins w:id="7032" w:author="jie sun" w:date="2018-04-18T21:08:00Z">
              <w:del w:id="7033" w:author="JIE  SUN" w:date="2018-06-21T15:46:00Z">
                <w:r w:rsidDel="00410E0A">
                  <w:delText>40</w:delText>
                </w:r>
              </w:del>
            </w:ins>
            <w:ins w:id="7034" w:author="jie sun" w:date="2018-04-18T21:07:00Z">
              <w:del w:id="7035" w:author="JIE  SUN" w:date="2018-06-22T18:40:00Z">
                <w:r w:rsidDel="009B1D3F">
                  <w:rPr>
                    <w:rFonts w:hint="eastAsia"/>
                  </w:rPr>
                  <w:delText>°</w:delText>
                </w:r>
                <w:r w:rsidDel="009B1D3F">
                  <w:rPr>
                    <w:rFonts w:hint="eastAsia"/>
                  </w:rPr>
                  <w:delText>to</w:delText>
                </w:r>
              </w:del>
            </w:ins>
            <w:ins w:id="7036" w:author="jie sun" w:date="2018-04-18T21:09:00Z">
              <w:del w:id="7037" w:author="JIE  SUN" w:date="2018-06-21T15:46:00Z">
                <w:r w:rsidDel="00410E0A">
                  <w:delText>4</w:delText>
                </w:r>
              </w:del>
            </w:ins>
            <w:ins w:id="7038" w:author="jie sun" w:date="2018-04-18T21:08:00Z">
              <w:del w:id="7039" w:author="JIE  SUN" w:date="2018-06-21T15:46:00Z">
                <w:r w:rsidDel="00410E0A">
                  <w:delText>0</w:delText>
                </w:r>
              </w:del>
            </w:ins>
            <w:ins w:id="7040" w:author="jie sun" w:date="2018-04-18T21:07:00Z">
              <w:del w:id="7041" w:author="JIE  SUN" w:date="2018-06-22T18:40:00Z">
                <w:r w:rsidDel="009B1D3F">
                  <w:rPr>
                    <w:rFonts w:hint="eastAsia"/>
                  </w:rPr>
                  <w:delText>°</w:delText>
                </w:r>
              </w:del>
            </w:ins>
          </w:p>
        </w:tc>
        <w:tc>
          <w:tcPr>
            <w:tcW w:w="4198" w:type="dxa"/>
            <w:tcPrChange w:id="7042" w:author="JIE  SUN" w:date="2018-06-22T18:40:00Z">
              <w:tcPr>
                <w:tcW w:w="1843" w:type="dxa"/>
              </w:tcPr>
            </w:tcPrChange>
          </w:tcPr>
          <w:p w:rsidR="009B1D3F" w:rsidRDefault="009B1D3F">
            <w:pPr>
              <w:rPr>
                <w:ins w:id="7043" w:author="JIE  SUN" w:date="2018-06-22T18:40:00Z"/>
              </w:rPr>
            </w:pPr>
            <w:ins w:id="7044" w:author="JIE  SUN" w:date="2018-06-22T18:43:00Z">
              <w:r>
                <w:t xml:space="preserve">And then, </w:t>
              </w:r>
            </w:ins>
            <w:ins w:id="7045" w:author="JIE  SUN" w:date="2018-06-22T18:46:00Z">
              <w:r>
                <w:t>control</w:t>
              </w:r>
              <w:r w:rsidR="00F37585">
                <w:t xml:space="preserve"> </w:t>
              </w:r>
            </w:ins>
            <w:ins w:id="7046" w:author="JIE  SUN" w:date="2018-06-22T18:43:00Z">
              <w:r w:rsidR="00F37585">
                <w:t>the</w:t>
              </w:r>
            </w:ins>
            <w:ins w:id="7047" w:author="JIE  SUN" w:date="2018-06-22T18:46:00Z">
              <w:r w:rsidR="00F37585">
                <w:t xml:space="preserve"> </w:t>
              </w:r>
            </w:ins>
            <w:ins w:id="7048" w:author="JIE  SUN" w:date="2018-06-22T18:43:00Z">
              <w:r w:rsidR="00F37585">
                <w:t xml:space="preserve">inclination </w:t>
              </w:r>
            </w:ins>
            <w:ins w:id="7049" w:author="JIE  SUN" w:date="2018-06-22T18:46:00Z">
              <w:r w:rsidR="00D6695F">
                <w:t>s</w:t>
              </w:r>
            </w:ins>
            <w:ins w:id="7050" w:author="JIE  SUN" w:date="2018-06-22T18:43:00Z">
              <w:r>
                <w:t xml:space="preserve">with X axis. </w:t>
              </w:r>
            </w:ins>
          </w:p>
        </w:tc>
      </w:tr>
      <w:tr w:rsidR="009B1D3F" w:rsidTr="009B1D3F">
        <w:tblPrEx>
          <w:jc w:val="left"/>
          <w:tblPrExChange w:id="7051" w:author="JIE  SUN" w:date="2018-06-22T18:40:00Z">
            <w:tblPrEx>
              <w:jc w:val="left"/>
            </w:tblPrEx>
          </w:tblPrExChange>
        </w:tblPrEx>
        <w:trPr>
          <w:ins w:id="7052" w:author="jie sun" w:date="2018-04-18T21:08:00Z"/>
        </w:trPr>
        <w:tc>
          <w:tcPr>
            <w:tcW w:w="2372" w:type="dxa"/>
            <w:tcPrChange w:id="7053" w:author="JIE  SUN" w:date="2018-06-22T18:40:00Z">
              <w:tcPr>
                <w:tcW w:w="2405" w:type="dxa"/>
              </w:tcPr>
            </w:tcPrChange>
          </w:tcPr>
          <w:p w:rsidR="009B1D3F" w:rsidRDefault="009B1D3F" w:rsidP="009B1D3F">
            <w:pPr>
              <w:rPr>
                <w:ins w:id="7054" w:author="JIE  SUN" w:date="2018-06-22T18:39:00Z"/>
              </w:rPr>
            </w:pPr>
            <w:ins w:id="7055" w:author="JIE  SUN" w:date="2018-06-22T18:40:00Z">
              <w:r>
                <w:rPr>
                  <w:rFonts w:hint="eastAsia"/>
                </w:rPr>
                <w:t>Inclination</w:t>
              </w:r>
              <w:r>
                <w:t xml:space="preserve"> – Y-axis</w:t>
              </w:r>
            </w:ins>
          </w:p>
        </w:tc>
        <w:tc>
          <w:tcPr>
            <w:tcW w:w="1789" w:type="dxa"/>
            <w:tcPrChange w:id="7056" w:author="JIE  SUN" w:date="2018-06-22T18:40:00Z">
              <w:tcPr>
                <w:tcW w:w="1843" w:type="dxa"/>
              </w:tcPr>
            </w:tcPrChange>
          </w:tcPr>
          <w:p w:rsidR="009B1D3F" w:rsidRDefault="009B1D3F" w:rsidP="009B1D3F">
            <w:pPr>
              <w:rPr>
                <w:ins w:id="7057" w:author="JIE  SUN" w:date="2018-06-22T18:40:00Z"/>
              </w:rPr>
            </w:pPr>
            <w:ins w:id="7058" w:author="JIE  SUN" w:date="2018-06-22T18:40:00Z">
              <w:r>
                <w:t>-10</w:t>
              </w:r>
              <w:r>
                <w:rPr>
                  <w:rFonts w:hint="eastAsia"/>
                </w:rPr>
                <w:t>°</w:t>
              </w:r>
              <w:r>
                <w:rPr>
                  <w:rFonts w:hint="eastAsia"/>
                </w:rPr>
                <w:t>to</w:t>
              </w:r>
            </w:ins>
          </w:p>
          <w:p w:rsidR="009B1D3F" w:rsidDel="009B1D3F" w:rsidRDefault="009B1D3F" w:rsidP="009B1D3F">
            <w:pPr>
              <w:rPr>
                <w:ins w:id="7059" w:author="jie sun" w:date="2018-04-18T21:18:00Z"/>
                <w:del w:id="7060" w:author="JIE  SUN" w:date="2018-06-22T18:40:00Z"/>
              </w:rPr>
            </w:pPr>
            <w:ins w:id="7061" w:author="JIE  SUN" w:date="2018-06-22T18:40:00Z">
              <w:r>
                <w:t>13</w:t>
              </w:r>
              <w:r>
                <w:rPr>
                  <w:rFonts w:hint="eastAsia"/>
                </w:rPr>
                <w:t>°</w:t>
              </w:r>
            </w:ins>
            <w:ins w:id="7062" w:author="jie sun" w:date="2018-04-18T21:18:00Z">
              <w:del w:id="7063" w:author="JIE  SUN" w:date="2018-06-21T15:46:00Z">
                <w:r w:rsidDel="00410E0A">
                  <w:delText>-80</w:delText>
                </w:r>
                <w:r w:rsidDel="00410E0A">
                  <w:rPr>
                    <w:rFonts w:hint="eastAsia"/>
                  </w:rPr>
                  <w:delText>°</w:delText>
                </w:r>
                <w:r w:rsidDel="00410E0A">
                  <w:rPr>
                    <w:rFonts w:hint="eastAsia"/>
                  </w:rPr>
                  <w:delText>-</w:delText>
                </w:r>
                <w:r w:rsidDel="00410E0A">
                  <w:delText>-4</w:delText>
                </w:r>
              </w:del>
              <w:del w:id="7064" w:author="JIE  SUN" w:date="2018-06-22T18:40:00Z">
                <w:r w:rsidDel="009B1D3F">
                  <w:delText>0</w:delText>
                </w:r>
                <w:bookmarkStart w:id="7065" w:name="OLE_LINK56"/>
                <w:r w:rsidDel="009B1D3F">
                  <w:rPr>
                    <w:rFonts w:hint="eastAsia"/>
                  </w:rPr>
                  <w:delText>°</w:delText>
                </w:r>
                <w:bookmarkEnd w:id="7065"/>
              </w:del>
            </w:ins>
          </w:p>
          <w:p w:rsidR="009B1D3F" w:rsidRDefault="009B1D3F" w:rsidP="009B1D3F">
            <w:pPr>
              <w:rPr>
                <w:ins w:id="7066" w:author="jie sun" w:date="2018-04-18T21:08:00Z"/>
              </w:rPr>
            </w:pPr>
            <w:ins w:id="7067" w:author="jie sun" w:date="2018-04-18T21:18:00Z">
              <w:del w:id="7068" w:author="JIE  SUN" w:date="2018-06-21T15:46:00Z">
                <w:r w:rsidDel="00410E0A">
                  <w:delText>40</w:delText>
                </w:r>
                <w:r w:rsidDel="00410E0A">
                  <w:rPr>
                    <w:rFonts w:hint="eastAsia"/>
                  </w:rPr>
                  <w:delText>°</w:delText>
                </w:r>
                <w:r w:rsidDel="00410E0A">
                  <w:rPr>
                    <w:rFonts w:hint="eastAsia"/>
                  </w:rPr>
                  <w:delText>-</w:delText>
                </w:r>
                <w:r w:rsidDel="00410E0A">
                  <w:delText>80</w:delText>
                </w:r>
                <w:r w:rsidDel="00410E0A">
                  <w:rPr>
                    <w:rFonts w:hint="eastAsia"/>
                  </w:rPr>
                  <w:delText>°</w:delText>
                </w:r>
              </w:del>
            </w:ins>
          </w:p>
        </w:tc>
        <w:tc>
          <w:tcPr>
            <w:tcW w:w="4198" w:type="dxa"/>
            <w:tcPrChange w:id="7069" w:author="JIE  SUN" w:date="2018-06-22T18:40:00Z">
              <w:tcPr>
                <w:tcW w:w="1843" w:type="dxa"/>
              </w:tcPr>
            </w:tcPrChange>
          </w:tcPr>
          <w:p w:rsidR="009B1D3F" w:rsidRDefault="009B1D3F">
            <w:pPr>
              <w:rPr>
                <w:ins w:id="7070" w:author="JIE  SUN" w:date="2018-06-22T18:40:00Z"/>
              </w:rPr>
            </w:pPr>
            <w:ins w:id="7071" w:author="JIE  SUN" w:date="2018-06-22T18:46:00Z">
              <w:r>
                <w:t>Finally, control</w:t>
              </w:r>
              <w:r w:rsidR="00F37585">
                <w:t xml:space="preserve"> the inclination </w:t>
              </w:r>
              <w:r>
                <w:t xml:space="preserve">with Z axis. </w:t>
              </w:r>
            </w:ins>
          </w:p>
        </w:tc>
      </w:tr>
    </w:tbl>
    <w:p w:rsidR="00DA3737" w:rsidRDefault="00DA3737">
      <w:pPr>
        <w:autoSpaceDE w:val="0"/>
        <w:autoSpaceDN w:val="0"/>
        <w:adjustRightInd w:val="0"/>
        <w:spacing w:after="0"/>
        <w:rPr>
          <w:ins w:id="7072" w:author="JIE  SUN" w:date="2018-06-22T20:47:00Z"/>
          <w:rFonts w:ascii="NSimSun" w:eastAsia="NSimSun" w:hAnsi="Times New Roman" w:cs="NSimSun"/>
          <w:color w:val="0000FF"/>
          <w:sz w:val="19"/>
          <w:szCs w:val="19"/>
        </w:rPr>
      </w:pPr>
      <w:bookmarkStart w:id="7073" w:name="OLE_LINK72"/>
    </w:p>
    <w:p w:rsidR="00DA3737" w:rsidRDefault="00DA3737">
      <w:pPr>
        <w:autoSpaceDE w:val="0"/>
        <w:autoSpaceDN w:val="0"/>
        <w:adjustRightInd w:val="0"/>
        <w:spacing w:after="0"/>
        <w:rPr>
          <w:ins w:id="7074" w:author="JIE  SUN" w:date="2018-06-22T20:47:00Z"/>
          <w:rFonts w:ascii="NSimSun" w:eastAsia="NSimSun" w:hAnsi="Times New Roman" w:cs="NSimSun"/>
          <w:color w:val="0000FF"/>
          <w:sz w:val="19"/>
          <w:szCs w:val="19"/>
        </w:rPr>
      </w:pPr>
    </w:p>
    <w:p w:rsidR="00DA3737" w:rsidRDefault="00DA3737">
      <w:pPr>
        <w:autoSpaceDE w:val="0"/>
        <w:autoSpaceDN w:val="0"/>
        <w:adjustRightInd w:val="0"/>
        <w:spacing w:after="0"/>
        <w:rPr>
          <w:ins w:id="7075" w:author="JIE  SUN" w:date="2018-06-22T20:47:00Z"/>
          <w:rFonts w:ascii="NSimSun" w:eastAsia="NSimSun" w:hAnsi="Times New Roman" w:cs="NSimSun"/>
          <w:color w:val="0000FF"/>
          <w:sz w:val="19"/>
          <w:szCs w:val="19"/>
        </w:rPr>
      </w:pPr>
    </w:p>
    <w:p w:rsidR="00B10569" w:rsidRPr="00B10569" w:rsidRDefault="00DA3737">
      <w:pPr>
        <w:pStyle w:val="Caption"/>
        <w:rPr>
          <w:ins w:id="7076" w:author="JIE  SUN" w:date="2018-06-22T20:47:00Z"/>
          <w:color w:val="auto"/>
          <w:sz w:val="24"/>
          <w:szCs w:val="22"/>
          <w:lang w:val="en-US"/>
          <w:rPrChange w:id="7077" w:author="JIE  SUN" w:date="2018-06-22T20:49:00Z">
            <w:rPr>
              <w:ins w:id="7078" w:author="JIE  SUN" w:date="2018-06-22T20:47:00Z"/>
              <w:rFonts w:ascii="NSimSun" w:eastAsia="NSimSun" w:hAnsi="Times New Roman" w:cs="NSimSun"/>
              <w:color w:val="0000FF"/>
              <w:sz w:val="19"/>
              <w:szCs w:val="19"/>
            </w:rPr>
          </w:rPrChange>
        </w:rPr>
        <w:pPrChange w:id="7079" w:author="JIE  SUN" w:date="2018-06-22T20:49:00Z">
          <w:pPr>
            <w:autoSpaceDE w:val="0"/>
            <w:autoSpaceDN w:val="0"/>
            <w:adjustRightInd w:val="0"/>
            <w:spacing w:after="0"/>
          </w:pPr>
        </w:pPrChange>
      </w:pPr>
      <w:ins w:id="7080" w:author="JIE  SUN" w:date="2018-06-22T20:48:00Z">
        <w:r>
          <w:rPr>
            <w:iCs w:val="0"/>
            <w:color w:val="auto"/>
            <w:sz w:val="24"/>
            <w:szCs w:val="22"/>
            <w:lang w:val="en-US"/>
          </w:rPr>
          <w:t xml:space="preserve">There is a piece of code below realizes </w:t>
        </w:r>
        <w:r w:rsidR="00353E0A">
          <w:rPr>
            <w:iCs w:val="0"/>
            <w:color w:val="auto"/>
            <w:sz w:val="24"/>
            <w:szCs w:val="22"/>
            <w:lang w:val="en-US"/>
          </w:rPr>
          <w:t xml:space="preserve">the judgement of </w:t>
        </w:r>
        <w:r>
          <w:rPr>
            <w:iCs w:val="0"/>
            <w:color w:val="auto"/>
            <w:sz w:val="24"/>
            <w:szCs w:val="22"/>
            <w:lang w:val="en-US"/>
          </w:rPr>
          <w:t xml:space="preserve">the </w:t>
        </w:r>
        <w:r w:rsidR="00353E0A">
          <w:rPr>
            <w:iCs w:val="0"/>
            <w:color w:val="auto"/>
            <w:sz w:val="24"/>
            <w:szCs w:val="22"/>
            <w:lang w:val="en-US"/>
          </w:rPr>
          <w:t>threshold data of the inclination in three axes</w:t>
        </w:r>
        <w:r>
          <w:rPr>
            <w:iCs w:val="0"/>
            <w:color w:val="auto"/>
            <w:sz w:val="24"/>
            <w:szCs w:val="22"/>
            <w:lang w:val="en-US"/>
          </w:rPr>
          <w:t>.</w:t>
        </w:r>
      </w:ins>
      <w:ins w:id="7081" w:author="JIE  SUN" w:date="2018-06-22T20:49:00Z">
        <w:r w:rsidR="00B10569">
          <w:rPr>
            <w:iCs w:val="0"/>
            <w:color w:val="auto"/>
            <w:sz w:val="24"/>
            <w:szCs w:val="22"/>
            <w:lang w:val="en-US"/>
          </w:rPr>
          <w:t xml:space="preserve"> When </w:t>
        </w:r>
        <w:r w:rsidR="00B10569">
          <w:rPr>
            <w:rFonts w:ascii="NSimSun" w:eastAsia="NSimSun" w:hAnsi="Times New Roman" w:cs="NSimSun"/>
            <w:color w:val="000000"/>
            <w:sz w:val="19"/>
            <w:szCs w:val="19"/>
          </w:rPr>
          <w:t>i == 0</w:t>
        </w:r>
        <w:r w:rsidR="00B10569" w:rsidRPr="00B10569">
          <w:rPr>
            <w:iCs w:val="0"/>
            <w:color w:val="auto"/>
            <w:sz w:val="24"/>
            <w:szCs w:val="22"/>
            <w:lang w:val="en-US"/>
            <w:rPrChange w:id="7082" w:author="JIE  SUN" w:date="2018-06-22T20:52:00Z">
              <w:rPr>
                <w:rFonts w:ascii="NSimSun" w:eastAsia="NSimSun" w:hAnsi="Times New Roman" w:cs="NSimSun"/>
                <w:iCs/>
                <w:color w:val="000000"/>
                <w:sz w:val="19"/>
                <w:szCs w:val="19"/>
              </w:rPr>
            </w:rPrChange>
          </w:rPr>
          <w:t xml:space="preserve">, which means here using the </w:t>
        </w:r>
      </w:ins>
      <w:ins w:id="7083" w:author="JIE  SUN" w:date="2018-06-22T20:50:00Z">
        <w:r w:rsidR="00B10569" w:rsidRPr="00B10569">
          <w:rPr>
            <w:iCs w:val="0"/>
            <w:color w:val="auto"/>
            <w:sz w:val="24"/>
            <w:szCs w:val="22"/>
            <w:lang w:val="en-US"/>
            <w:rPrChange w:id="7084" w:author="JIE  SUN" w:date="2018-06-22T20:52:00Z">
              <w:rPr>
                <w:rFonts w:ascii="NSimSun" w:eastAsia="NSimSun" w:hAnsi="Times New Roman" w:cs="NSimSun"/>
                <w:iCs/>
                <w:color w:val="000000"/>
                <w:sz w:val="19"/>
                <w:szCs w:val="19"/>
              </w:rPr>
            </w:rPrChange>
          </w:rPr>
          <w:t xml:space="preserve">threshold data of gesture 1, </w:t>
        </w:r>
      </w:ins>
      <w:ins w:id="7085" w:author="JIE  SUN" w:date="2018-06-22T20:51:00Z">
        <w:r w:rsidR="00B10569" w:rsidRPr="00B10569">
          <w:rPr>
            <w:iCs w:val="0"/>
            <w:color w:val="auto"/>
            <w:sz w:val="24"/>
            <w:szCs w:val="22"/>
            <w:lang w:val="en-US"/>
            <w:rPrChange w:id="7086" w:author="JIE  SUN" w:date="2018-06-22T20:52:00Z">
              <w:rPr>
                <w:rFonts w:ascii="NSimSun" w:eastAsia="NSimSun" w:hAnsi="Times New Roman" w:cs="NSimSun"/>
                <w:iCs/>
                <w:color w:val="000000"/>
                <w:sz w:val="19"/>
                <w:szCs w:val="19"/>
              </w:rPr>
            </w:rPrChange>
          </w:rPr>
          <w:t>and this code</w:t>
        </w:r>
        <w:r w:rsidR="00B10569" w:rsidRPr="00B10569">
          <w:rPr>
            <w:iCs w:val="0"/>
            <w:color w:val="auto"/>
            <w:sz w:val="24"/>
            <w:szCs w:val="22"/>
            <w:lang w:val="en-US"/>
            <w:rPrChange w:id="7087" w:author="JIE  SUN" w:date="2018-06-22T20:52:00Z">
              <w:rPr>
                <w:rFonts w:ascii="NSimSun" w:eastAsia="NSimSun" w:hAnsi="Times New Roman" w:cs="NSimSun"/>
                <w:iCs/>
                <w:color w:val="0000FF"/>
                <w:sz w:val="19"/>
                <w:szCs w:val="19"/>
              </w:rPr>
            </w:rPrChange>
          </w:rPr>
          <w:t xml:space="preserve"> if</w:t>
        </w:r>
        <w:r w:rsidR="00B10569">
          <w:rPr>
            <w:rFonts w:ascii="NSimSun" w:eastAsia="NSimSun" w:hAnsi="Times New Roman" w:cs="NSimSun"/>
            <w:color w:val="000000"/>
            <w:sz w:val="19"/>
            <w:szCs w:val="19"/>
          </w:rPr>
          <w:t xml:space="preserve">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&lt;  action_123[i].accel_z[0] ||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&gt;action_123[i].accel_z[1]) </w:t>
        </w:r>
        <w:r w:rsidR="00B10569" w:rsidRPr="00B10569">
          <w:rPr>
            <w:iCs w:val="0"/>
            <w:color w:val="auto"/>
            <w:sz w:val="24"/>
            <w:szCs w:val="22"/>
            <w:lang w:val="en-US"/>
            <w:rPrChange w:id="7088" w:author="JIE  SUN" w:date="2018-06-22T20:52:00Z">
              <w:rPr>
                <w:rFonts w:ascii="NSimSun" w:eastAsia="NSimSun" w:hAnsi="Times New Roman" w:cs="NSimSun"/>
                <w:iCs/>
                <w:color w:val="000000"/>
                <w:sz w:val="19"/>
                <w:szCs w:val="19"/>
              </w:rPr>
            </w:rPrChange>
          </w:rPr>
          <w:t>is used to restrict the inclination angle in Z-axis.</w:t>
        </w:r>
      </w:ins>
    </w:p>
    <w:p w:rsidR="004368A6" w:rsidRDefault="004368A6">
      <w:pPr>
        <w:autoSpaceDE w:val="0"/>
        <w:autoSpaceDN w:val="0"/>
        <w:adjustRightInd w:val="0"/>
        <w:spacing w:after="0"/>
        <w:rPr>
          <w:ins w:id="7089" w:author="JIE  SUN" w:date="2018-06-22T18:48:00Z"/>
          <w:rFonts w:ascii="NSimSun" w:eastAsia="NSimSun" w:hAnsi="Times New Roman" w:cs="NSimSun"/>
          <w:color w:val="000000"/>
          <w:sz w:val="19"/>
          <w:szCs w:val="19"/>
        </w:rPr>
      </w:pPr>
      <w:ins w:id="7090"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0)</w:t>
        </w:r>
      </w:ins>
    </w:p>
    <w:bookmarkEnd w:id="7073"/>
    <w:p w:rsidR="004368A6" w:rsidRDefault="004368A6">
      <w:pPr>
        <w:autoSpaceDE w:val="0"/>
        <w:autoSpaceDN w:val="0"/>
        <w:adjustRightInd w:val="0"/>
        <w:spacing w:after="0"/>
        <w:rPr>
          <w:ins w:id="7091" w:author="JIE  SUN" w:date="2018-06-22T18:48:00Z"/>
          <w:rFonts w:ascii="NSimSun" w:eastAsia="NSimSun" w:hAnsi="Times New Roman" w:cs="NSimSun"/>
          <w:color w:val="000000"/>
          <w:sz w:val="19"/>
          <w:szCs w:val="19"/>
        </w:rPr>
      </w:pPr>
      <w:ins w:id="7092" w:author="JIE  SUN" w:date="2018-06-22T18:48:00Z">
        <w:r>
          <w:rPr>
            <w:rFonts w:ascii="NSimSun" w:eastAsia="NSimSun" w:hAnsi="Times New Roman" w:cs="NSimSun"/>
            <w:color w:val="000000"/>
            <w:sz w:val="19"/>
            <w:szCs w:val="19"/>
          </w:rPr>
          <w:t>{</w:t>
        </w:r>
      </w:ins>
    </w:p>
    <w:p w:rsidR="004368A6" w:rsidRDefault="004368A6">
      <w:pPr>
        <w:autoSpaceDE w:val="0"/>
        <w:autoSpaceDN w:val="0"/>
        <w:adjustRightInd w:val="0"/>
        <w:spacing w:after="0"/>
        <w:rPr>
          <w:ins w:id="7093" w:author="JIE  SUN" w:date="2018-06-22T18:48:00Z"/>
          <w:rFonts w:ascii="NSimSun" w:eastAsia="NSimSun" w:hAnsi="Times New Roman" w:cs="NSimSun"/>
          <w:color w:val="000000"/>
          <w:sz w:val="19"/>
          <w:szCs w:val="19"/>
        </w:rPr>
      </w:pPr>
      <w:ins w:id="7094" w:author="JIE  SUN" w:date="2018-06-22T18:50:00Z">
        <w:r>
          <w:rPr>
            <w:rFonts w:ascii="NSimSun" w:eastAsia="NSimSun" w:hAnsi="Times New Roman" w:cs="NSimSun"/>
            <w:color w:val="0000FF"/>
            <w:sz w:val="19"/>
            <w:szCs w:val="19"/>
          </w:rPr>
          <w:t xml:space="preserve">  </w:t>
        </w:r>
      </w:ins>
      <w:ins w:id="7095"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&lt;  action_123[i].accel_z[0]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&gt;action_123[i].accel_z[1])</w:t>
        </w:r>
      </w:ins>
    </w:p>
    <w:p w:rsidR="004368A6" w:rsidRDefault="004368A6">
      <w:pPr>
        <w:autoSpaceDE w:val="0"/>
        <w:autoSpaceDN w:val="0"/>
        <w:adjustRightInd w:val="0"/>
        <w:spacing w:after="0"/>
        <w:rPr>
          <w:ins w:id="7096" w:author="JIE  SUN" w:date="2018-06-22T18:48:00Z"/>
          <w:rFonts w:ascii="NSimSun" w:eastAsia="NSimSun" w:hAnsi="Times New Roman" w:cs="NSimSun"/>
          <w:color w:val="000000"/>
          <w:sz w:val="19"/>
          <w:szCs w:val="19"/>
        </w:rPr>
      </w:pPr>
      <w:ins w:id="7097" w:author="JIE  SUN" w:date="2018-06-22T18:50:00Z">
        <w:r>
          <w:rPr>
            <w:rFonts w:ascii="NSimSun" w:eastAsia="NSimSun" w:hAnsi="Times New Roman" w:cs="NSimSun"/>
            <w:color w:val="0000FF"/>
            <w:sz w:val="19"/>
            <w:szCs w:val="19"/>
          </w:rPr>
          <w:t xml:space="preserve">  </w:t>
        </w:r>
      </w:ins>
      <w:ins w:id="7098"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.A_angle_y&lt; action_123[i].accel_y[1]))</w:t>
        </w:r>
      </w:ins>
    </w:p>
    <w:p w:rsidR="004368A6" w:rsidRDefault="004368A6">
      <w:pPr>
        <w:autoSpaceDE w:val="0"/>
        <w:autoSpaceDN w:val="0"/>
        <w:adjustRightInd w:val="0"/>
        <w:spacing w:after="0"/>
        <w:rPr>
          <w:ins w:id="7099" w:author="JIE  SUN" w:date="2018-06-22T18:48:00Z"/>
          <w:rFonts w:ascii="NSimSun" w:eastAsia="NSimSun" w:hAnsi="Times New Roman" w:cs="NSimSun"/>
          <w:color w:val="000000"/>
          <w:sz w:val="19"/>
          <w:szCs w:val="19"/>
        </w:rPr>
      </w:pPr>
      <w:ins w:id="7100" w:author="JIE  SUN" w:date="2018-06-22T18:50:00Z">
        <w:r>
          <w:rPr>
            <w:rFonts w:ascii="NSimSun" w:eastAsia="NSimSun" w:hAnsi="Times New Roman" w:cs="NSimSun"/>
            <w:color w:val="0000FF"/>
            <w:sz w:val="19"/>
            <w:szCs w:val="19"/>
          </w:rPr>
          <w:t xml:space="preserve">  </w:t>
        </w:r>
      </w:ins>
      <w:ins w:id="7101"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&gt; action_123[i].accel_x[0]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&lt; action_123[i].accel_x[1])</w:t>
        </w:r>
      </w:ins>
    </w:p>
    <w:p w:rsidR="004368A6" w:rsidRDefault="004368A6">
      <w:pPr>
        <w:autoSpaceDE w:val="0"/>
        <w:autoSpaceDN w:val="0"/>
        <w:adjustRightInd w:val="0"/>
        <w:spacing w:after="0"/>
        <w:rPr>
          <w:ins w:id="7102" w:author="JIE  SUN" w:date="2018-06-22T18:48:00Z"/>
          <w:rFonts w:ascii="NSimSun" w:eastAsia="NSimSun" w:hAnsi="Times New Roman" w:cs="NSimSun"/>
          <w:color w:val="000000"/>
          <w:sz w:val="19"/>
          <w:szCs w:val="19"/>
        </w:rPr>
      </w:pPr>
      <w:ins w:id="7103" w:author="JIE  SUN" w:date="2018-06-22T18:50:00Z">
        <w:r>
          <w:rPr>
            <w:rFonts w:ascii="NSimSun" w:eastAsia="NSimSun" w:hAnsi="Times New Roman" w:cs="NSimSun"/>
            <w:color w:val="000000"/>
            <w:sz w:val="19"/>
            <w:szCs w:val="19"/>
          </w:rPr>
          <w:t xml:space="preserve">  </w:t>
        </w:r>
        <w:r>
          <w:rPr>
            <w:rFonts w:ascii="NSimSun" w:eastAsia="NSimSun" w:hAnsi="Times New Roman" w:cs="NSimSun"/>
            <w:color w:val="000000"/>
            <w:sz w:val="19"/>
            <w:szCs w:val="19"/>
          </w:rPr>
          <w:tab/>
        </w:r>
      </w:ins>
      <w:ins w:id="7104" w:author="JIE  SUN" w:date="2018-06-22T18:48: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rsidR="00DF48E0" w:rsidRDefault="004368A6">
      <w:pPr>
        <w:rPr>
          <w:ins w:id="7105" w:author="JIE  SUN" w:date="2018-06-22T18:39:00Z"/>
        </w:rPr>
      </w:pPr>
      <w:ins w:id="7106" w:author="JIE  SUN" w:date="2018-06-22T18:48:00Z">
        <w:r>
          <w:rPr>
            <w:rFonts w:ascii="NSimSun" w:eastAsia="NSimSun" w:hAnsi="Times New Roman" w:cs="NSimSun"/>
            <w:color w:val="000000"/>
            <w:sz w:val="19"/>
            <w:szCs w:val="19"/>
          </w:rPr>
          <w:t>}</w:t>
        </w:r>
      </w:ins>
    </w:p>
    <w:p w:rsidR="009B1D3F" w:rsidRPr="00DF48E0" w:rsidRDefault="009B1D3F">
      <w:pPr>
        <w:jc w:val="center"/>
        <w:rPr>
          <w:rPrChange w:id="7107" w:author="jie sun" w:date="2018-04-18T21:07:00Z">
            <w:rPr>
              <w:lang w:val="en-US"/>
            </w:rPr>
          </w:rPrChange>
        </w:rPr>
        <w:pPrChange w:id="7108" w:author="jie sun" w:date="2018-04-18T21:07:00Z">
          <w:pPr/>
        </w:pPrChange>
      </w:pPr>
    </w:p>
    <w:p w:rsidR="0087014B" w:rsidRDefault="0087014B">
      <w:pPr>
        <w:rPr>
          <w:del w:id="7109" w:author="像个男人一样" w:date="2018-03-21T02:28:00Z"/>
        </w:rPr>
      </w:pPr>
    </w:p>
    <w:p w:rsidR="0087014B" w:rsidDel="00887A51" w:rsidRDefault="00D5184D">
      <w:pPr>
        <w:rPr>
          <w:del w:id="7110" w:author="JIE  SUN" w:date="2018-06-22T14:03:00Z"/>
          <w:lang w:val="en-US"/>
        </w:rPr>
      </w:pPr>
      <w:del w:id="7111" w:author="JIE  SUN" w:date="2018-06-22T12:23:00Z">
        <w:r w:rsidDel="0040790A">
          <w:rPr>
            <w:rFonts w:hint="eastAsia"/>
            <w:lang w:val="en-US"/>
          </w:rPr>
          <w:delText>Action</w:delText>
        </w:r>
      </w:del>
      <w:ins w:id="7112" w:author="JIE  SUN" w:date="2018-06-22T12:23:00Z">
        <w:r w:rsidR="0040790A">
          <w:rPr>
            <w:lang w:val="en-US"/>
          </w:rPr>
          <w:t>Gesture</w:t>
        </w:r>
      </w:ins>
      <w:r>
        <w:rPr>
          <w:rFonts w:hint="eastAsia"/>
          <w:lang w:val="en-US"/>
        </w:rPr>
        <w:t xml:space="preserve">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rsidR="0087014B" w:rsidRDefault="00D5184D">
      <w:pPr>
        <w:rPr>
          <w:ins w:id="7113" w:author="JIE  SUN" w:date="2018-06-22T14:02:00Z"/>
          <w:noProof/>
        </w:rPr>
      </w:pPr>
      <w:del w:id="7114" w:author="JIE  SUN" w:date="2018-06-22T13:20:00Z">
        <w:r w:rsidDel="00D53513">
          <w:rPr>
            <w:noProof/>
          </w:rPr>
          <w:drawing>
            <wp:inline distT="0" distB="0" distL="114300" distR="114300">
              <wp:extent cx="4572000" cy="2743200"/>
              <wp:effectExtent l="0" t="0" r="0" b="0"/>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del>
    </w:p>
    <w:p w:rsidR="00887A51" w:rsidRDefault="00887A51">
      <w:pPr>
        <w:jc w:val="center"/>
        <w:rPr>
          <w:ins w:id="7115" w:author="像个男人一样" w:date="2018-03-21T02:25:00Z"/>
        </w:rPr>
        <w:pPrChange w:id="7116" w:author="jie sun" w:date="2018-04-16T21:42:00Z">
          <w:pPr/>
        </w:pPrChange>
      </w:pPr>
      <w:ins w:id="7117" w:author="JIE  SUN" w:date="2018-06-22T14:02:00Z">
        <w:r>
          <w:rPr>
            <w:noProof/>
          </w:rPr>
          <w:lastRenderedPageBreak/>
          <w:drawing>
            <wp:inline distT="0" distB="0" distL="0" distR="0" wp14:anchorId="46DBCC56" wp14:editId="63AF14E4">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ins>
    </w:p>
    <w:p w:rsidR="0087014B" w:rsidRDefault="00D5184D">
      <w:pPr>
        <w:pStyle w:val="Caption"/>
        <w:jc w:val="center"/>
        <w:rPr>
          <w:ins w:id="7118" w:author="JIE  SUN" w:date="2018-06-22T17:24:00Z"/>
          <w:lang w:val="en-US"/>
        </w:rPr>
        <w:pPrChange w:id="7119" w:author="jie sun" w:date="2018-04-16T21:42:00Z">
          <w:pPr/>
        </w:pPrChange>
      </w:pPr>
      <w:bookmarkStart w:id="7120" w:name="_Toc517801906"/>
      <w:ins w:id="7121" w:author="像个男人一样" w:date="2018-03-21T02:26:00Z">
        <w:r>
          <w:t xml:space="preserve">Figure </w:t>
        </w:r>
      </w:ins>
      <w:ins w:id="7122" w:author="JIE  SUN" w:date="2018-06-21T13:36:00Z">
        <w:r w:rsidR="00A64E7B">
          <w:fldChar w:fldCharType="begin"/>
        </w:r>
        <w:r w:rsidR="00A64E7B">
          <w:instrText xml:space="preserve"> STYLEREF 1 \s </w:instrText>
        </w:r>
      </w:ins>
      <w:r w:rsidR="00A64E7B">
        <w:fldChar w:fldCharType="separate"/>
      </w:r>
      <w:r w:rsidR="00A64E7B">
        <w:rPr>
          <w:noProof/>
        </w:rPr>
        <w:t>4</w:t>
      </w:r>
      <w:ins w:id="712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124" w:author="JIE  SUN" w:date="2018-06-21T13:36:00Z">
        <w:r w:rsidR="00A64E7B">
          <w:rPr>
            <w:noProof/>
          </w:rPr>
          <w:t>14</w:t>
        </w:r>
        <w:r w:rsidR="00A64E7B">
          <w:fldChar w:fldCharType="end"/>
        </w:r>
      </w:ins>
      <w:ins w:id="7125" w:author="jie sun" w:date="2018-04-19T13:00:00Z">
        <w:del w:id="7126" w:author="JIE  SUN" w:date="2018-06-21T13:34:00Z">
          <w:r w:rsidR="00083FE7" w:rsidDel="00A64E7B">
            <w:fldChar w:fldCharType="begin"/>
          </w:r>
          <w:r w:rsidR="00083FE7" w:rsidDel="00A64E7B">
            <w:delInstrText xml:space="preserve"> STYLEREF 1 \s </w:delInstrText>
          </w:r>
        </w:del>
      </w:ins>
      <w:del w:id="7127" w:author="JIE  SUN" w:date="2018-06-21T13:34:00Z">
        <w:r w:rsidR="00083FE7" w:rsidDel="00A64E7B">
          <w:fldChar w:fldCharType="separate"/>
        </w:r>
        <w:r w:rsidR="00083FE7" w:rsidDel="00A64E7B">
          <w:rPr>
            <w:noProof/>
          </w:rPr>
          <w:delText>4</w:delText>
        </w:r>
      </w:del>
      <w:ins w:id="7128" w:author="jie sun" w:date="2018-04-19T13:00:00Z">
        <w:del w:id="712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130" w:author="JIE  SUN" w:date="2018-06-21T13:34:00Z">
        <w:r w:rsidR="00083FE7" w:rsidDel="00A64E7B">
          <w:fldChar w:fldCharType="separate"/>
        </w:r>
      </w:del>
      <w:ins w:id="7131" w:author="jie sun" w:date="2018-04-19T13:00:00Z">
        <w:del w:id="7132" w:author="JIE  SUN" w:date="2018-06-21T13:34:00Z">
          <w:r w:rsidR="00083FE7" w:rsidDel="00A64E7B">
            <w:rPr>
              <w:noProof/>
            </w:rPr>
            <w:delText>13</w:delText>
          </w:r>
          <w:r w:rsidR="00083FE7" w:rsidDel="00A64E7B">
            <w:fldChar w:fldCharType="end"/>
          </w:r>
        </w:del>
      </w:ins>
      <w:ins w:id="7133" w:author="像个男人一样" w:date="2018-03-21T02:26:00Z">
        <w:del w:id="7134"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135" w:author="像个男人一样" w:date="2018-03-22T11:51:00Z">
        <w:del w:id="7136" w:author="jie sun" w:date="2018-04-10T21:45:00Z">
          <w:r w:rsidDel="00454521">
            <w:delText>12</w:delText>
          </w:r>
        </w:del>
      </w:ins>
      <w:ins w:id="7137" w:author="像个男人一样" w:date="2018-03-21T02:26:00Z">
        <w:del w:id="7138" w:author="jie sun" w:date="2018-04-10T21:45:00Z">
          <w:r w:rsidDel="00454521">
            <w:fldChar w:fldCharType="end"/>
          </w:r>
        </w:del>
        <w:bookmarkStart w:id="7139" w:name="_Toc13264"/>
        <w:bookmarkStart w:id="7140" w:name="_Toc13993"/>
        <w:bookmarkStart w:id="7141" w:name="_Toc1796"/>
        <w:bookmarkStart w:id="7142" w:name="_Toc7085"/>
        <w:bookmarkStart w:id="7143" w:name="_Toc16182"/>
        <w:bookmarkStart w:id="7144" w:name="_Toc117"/>
        <w:bookmarkStart w:id="7145" w:name="_Toc12706"/>
        <w:bookmarkStart w:id="7146" w:name="_Toc717"/>
        <w:bookmarkStart w:id="7147" w:name="_Toc10343"/>
        <w:bookmarkStart w:id="7148" w:name="_Toc30444"/>
        <w:bookmarkStart w:id="7149" w:name="_Toc2876"/>
        <w:bookmarkStart w:id="7150" w:name="_Toc17910"/>
        <w:bookmarkStart w:id="7151" w:name="_Toc22615"/>
        <w:bookmarkStart w:id="7152" w:name="_Toc25709"/>
        <w:bookmarkStart w:id="7153" w:name="_Toc24988"/>
        <w:bookmarkStart w:id="7154" w:name="_Toc3193"/>
        <w:bookmarkStart w:id="7155" w:name="_Toc13372"/>
        <w:bookmarkStart w:id="7156" w:name="_Toc4279"/>
        <w:bookmarkStart w:id="7157" w:name="_Toc5856"/>
        <w:bookmarkStart w:id="7158" w:name="_Toc25915"/>
        <w:bookmarkStart w:id="7159" w:name="_Toc12864"/>
        <w:bookmarkStart w:id="7160" w:name="_Toc27590"/>
        <w:bookmarkStart w:id="7161" w:name="_Toc10601"/>
        <w:bookmarkStart w:id="7162" w:name="_Toc6810"/>
        <w:bookmarkStart w:id="7163" w:name="_Toc32658"/>
        <w:r>
          <w:rPr>
            <w:rFonts w:hint="eastAsia"/>
          </w:rPr>
          <w:t>:</w:t>
        </w:r>
      </w:ins>
      <w:ins w:id="7164" w:author="JIE  SUN" w:date="2018-06-22T17:24:00Z">
        <w:r w:rsidR="003D2952">
          <w:t xml:space="preserve"> </w:t>
        </w:r>
      </w:ins>
      <w:ins w:id="7165" w:author="像个男人一样" w:date="2018-03-21T02:26:00Z">
        <w:r>
          <w:rPr>
            <w:rFonts w:hint="eastAsia"/>
          </w:rPr>
          <w:t xml:space="preserve">Spinning </w:t>
        </w:r>
      </w:ins>
      <w:ins w:id="7166" w:author="jie sun" w:date="2018-04-16T22:34:00Z">
        <w:r w:rsidR="00417FAA">
          <w:t>A</w:t>
        </w:r>
      </w:ins>
      <w:ins w:id="7167" w:author="像个男人一样" w:date="2018-03-21T02:26:00Z">
        <w:del w:id="7168" w:author="jie sun" w:date="2018-04-16T22:34:00Z">
          <w:r w:rsidDel="00417FAA">
            <w:rPr>
              <w:rFonts w:hint="eastAsia"/>
            </w:rPr>
            <w:delText>a</w:delText>
          </w:r>
        </w:del>
        <w:r>
          <w:rPr>
            <w:rFonts w:hint="eastAsia"/>
          </w:rPr>
          <w:t xml:space="preserve">ngle </w:t>
        </w:r>
      </w:ins>
      <w:ins w:id="7169" w:author="jie sun" w:date="2018-04-16T22:34:00Z">
        <w:r w:rsidR="00417FAA">
          <w:t>C</w:t>
        </w:r>
      </w:ins>
      <w:ins w:id="7170" w:author="像个男人一样" w:date="2018-03-21T02:26:00Z">
        <w:del w:id="7171" w:author="jie sun" w:date="2018-04-16T22:34:00Z">
          <w:r w:rsidDel="00417FAA">
            <w:rPr>
              <w:rFonts w:hint="eastAsia"/>
            </w:rPr>
            <w:delText>c</w:delText>
          </w:r>
        </w:del>
        <w:r>
          <w:rPr>
            <w:rFonts w:hint="eastAsia"/>
          </w:rPr>
          <w:t xml:space="preserve">hanges </w:t>
        </w:r>
      </w:ins>
      <w:ins w:id="7172" w:author="jie sun" w:date="2018-04-16T22:34:00Z">
        <w:r w:rsidR="00417FAA">
          <w:t>I</w:t>
        </w:r>
      </w:ins>
      <w:ins w:id="7173" w:author="像个男人一样" w:date="2018-03-21T02:26:00Z">
        <w:del w:id="7174" w:author="jie sun" w:date="2018-04-16T22:34:00Z">
          <w:r w:rsidDel="00417FAA">
            <w:rPr>
              <w:rFonts w:hint="eastAsia"/>
            </w:rPr>
            <w:delText>i</w:delText>
          </w:r>
        </w:del>
        <w:r>
          <w:rPr>
            <w:rFonts w:hint="eastAsia"/>
          </w:rPr>
          <w:t xml:space="preserve">n </w:t>
        </w:r>
      </w:ins>
      <w:ins w:id="7175" w:author="jie sun" w:date="2018-04-16T22:34:00Z">
        <w:r w:rsidR="00417FAA">
          <w:t>A</w:t>
        </w:r>
      </w:ins>
      <w:ins w:id="7176" w:author="像个男人一样" w:date="2018-03-21T02:26:00Z">
        <w:del w:id="7177" w:author="jie sun" w:date="2018-04-16T22:34:00Z">
          <w:r w:rsidDel="00417FAA">
            <w:rPr>
              <w:rFonts w:hint="eastAsia"/>
            </w:rPr>
            <w:delText>a</w:delText>
          </w:r>
        </w:del>
        <w:r>
          <w:rPr>
            <w:rFonts w:hint="eastAsia"/>
          </w:rPr>
          <w:t xml:space="preserve">ction </w:t>
        </w:r>
        <w:r>
          <w:rPr>
            <w:rFonts w:hint="eastAsia"/>
            <w:lang w:val="en-US"/>
          </w:rPr>
          <w:t>2</w:t>
        </w:r>
      </w:ins>
      <w:bookmarkEnd w:id="7120"/>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p>
    <w:p w:rsidR="00744319" w:rsidRPr="00744319" w:rsidRDefault="00744319">
      <w:pPr>
        <w:rPr>
          <w:ins w:id="7178" w:author="像个男人一样" w:date="2018-03-22T11:48:00Z"/>
          <w:lang w:val="en-US"/>
        </w:rPr>
      </w:pPr>
    </w:p>
    <w:p w:rsidR="0087014B" w:rsidRDefault="00D5184D">
      <w:pPr>
        <w:pStyle w:val="Caption"/>
        <w:jc w:val="center"/>
        <w:rPr>
          <w:lang w:val="en-US"/>
        </w:rPr>
        <w:pPrChange w:id="7179" w:author="jie sun" w:date="2018-04-16T21:42:00Z">
          <w:pPr/>
        </w:pPrChange>
      </w:pPr>
      <w:bookmarkStart w:id="7180" w:name="_Toc511906364"/>
      <w:ins w:id="7181" w:author="像个男人一样" w:date="2018-03-22T11:48: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182" w:author="像个男人一样" w:date="2018-03-22T11:51:00Z">
        <w:r>
          <w:t>3</w:t>
        </w:r>
      </w:ins>
      <w:ins w:id="7183" w:author="像个男人一样" w:date="2018-03-22T11:48:00Z">
        <w:r>
          <w:fldChar w:fldCharType="end"/>
        </w:r>
        <w:bookmarkStart w:id="7184" w:name="_Toc5128"/>
        <w:bookmarkStart w:id="7185" w:name="_Toc1256"/>
        <w:bookmarkStart w:id="7186" w:name="_Toc1821"/>
        <w:bookmarkStart w:id="7187" w:name="_Toc11777"/>
        <w:bookmarkStart w:id="7188" w:name="_Toc31941"/>
        <w:bookmarkStart w:id="7189" w:name="_Toc20153"/>
        <w:bookmarkStart w:id="7190" w:name="_Toc5617"/>
        <w:bookmarkStart w:id="7191" w:name="_Toc2108"/>
        <w:bookmarkStart w:id="7192" w:name="_Toc25260"/>
        <w:bookmarkStart w:id="7193" w:name="_Toc23972"/>
        <w:bookmarkStart w:id="7194" w:name="_Toc14751"/>
        <w:bookmarkStart w:id="7195" w:name="_Toc28375"/>
        <w:bookmarkStart w:id="7196" w:name="_Toc18595"/>
        <w:bookmarkStart w:id="7197" w:name="_Toc13108"/>
        <w:bookmarkStart w:id="7198" w:name="_Toc31345"/>
        <w:bookmarkStart w:id="7199" w:name="_Toc935"/>
        <w:bookmarkStart w:id="7200" w:name="_Toc6263"/>
        <w:bookmarkStart w:id="7201" w:name="_Toc6731"/>
        <w:bookmarkStart w:id="7202" w:name="_Toc2939"/>
        <w:bookmarkStart w:id="7203" w:name="_Toc6203"/>
        <w:bookmarkStart w:id="7204" w:name="_Toc17457"/>
        <w:r>
          <w:rPr>
            <w:rFonts w:hint="eastAsia"/>
          </w:rPr>
          <w:t>:</w:t>
        </w:r>
      </w:ins>
      <w:ins w:id="7205" w:author="JIE  SUN" w:date="2018-06-22T17:24:00Z">
        <w:r w:rsidR="003D2952">
          <w:t xml:space="preserve"> </w:t>
        </w:r>
      </w:ins>
      <w:ins w:id="7206" w:author="像个男人一样" w:date="2018-03-22T11:48:00Z">
        <w:r>
          <w:rPr>
            <w:rFonts w:hint="eastAsia"/>
          </w:rPr>
          <w:t xml:space="preserve">Spinning </w:t>
        </w:r>
      </w:ins>
      <w:ins w:id="7207" w:author="jie sun" w:date="2018-04-16T22:34:00Z">
        <w:r w:rsidR="005D6150">
          <w:t>A</w:t>
        </w:r>
      </w:ins>
      <w:ins w:id="7208" w:author="像个男人一样" w:date="2018-03-22T11:48:00Z">
        <w:del w:id="7209" w:author="jie sun" w:date="2018-04-16T22:34:00Z">
          <w:r w:rsidDel="005D6150">
            <w:rPr>
              <w:rFonts w:hint="eastAsia"/>
            </w:rPr>
            <w:delText>a</w:delText>
          </w:r>
        </w:del>
        <w:r>
          <w:rPr>
            <w:rFonts w:hint="eastAsia"/>
          </w:rPr>
          <w:t xml:space="preserve">ngle </w:t>
        </w:r>
      </w:ins>
      <w:ins w:id="7210" w:author="jie sun" w:date="2018-04-16T22:34:00Z">
        <w:r w:rsidR="005D6150">
          <w:t>R</w:t>
        </w:r>
      </w:ins>
      <w:ins w:id="7211" w:author="像个男人一样" w:date="2018-03-22T11:48:00Z">
        <w:del w:id="7212" w:author="jie sun" w:date="2018-04-16T22:34:00Z">
          <w:r w:rsidDel="005D6150">
            <w:rPr>
              <w:rFonts w:hint="eastAsia"/>
            </w:rPr>
            <w:delText>r</w:delText>
          </w:r>
        </w:del>
        <w:r>
          <w:rPr>
            <w:rFonts w:hint="eastAsia"/>
          </w:rPr>
          <w:t xml:space="preserve">estrictions </w:t>
        </w:r>
      </w:ins>
      <w:ins w:id="7213" w:author="jie sun" w:date="2018-04-16T22:34:00Z">
        <w:r w:rsidR="005D6150">
          <w:t>I</w:t>
        </w:r>
      </w:ins>
      <w:ins w:id="7214" w:author="像个男人一样" w:date="2018-03-22T11:48:00Z">
        <w:del w:id="7215" w:author="jie sun" w:date="2018-04-16T22:34:00Z">
          <w:r w:rsidDel="005D6150">
            <w:rPr>
              <w:rFonts w:hint="eastAsia"/>
            </w:rPr>
            <w:delText>i</w:delText>
          </w:r>
        </w:del>
        <w:r>
          <w:rPr>
            <w:rFonts w:hint="eastAsia"/>
          </w:rPr>
          <w:t xml:space="preserve">n </w:t>
        </w:r>
      </w:ins>
      <w:ins w:id="7216" w:author="jie sun" w:date="2018-04-16T22:34:00Z">
        <w:r w:rsidR="005D6150">
          <w:t>A</w:t>
        </w:r>
      </w:ins>
      <w:ins w:id="7217" w:author="像个男人一样" w:date="2018-03-22T11:48:00Z">
        <w:del w:id="7218" w:author="jie sun" w:date="2018-04-16T22:34:00Z">
          <w:r w:rsidDel="005D6150">
            <w:rPr>
              <w:rFonts w:hint="eastAsia"/>
            </w:rPr>
            <w:delText>a</w:delText>
          </w:r>
        </w:del>
        <w:r>
          <w:rPr>
            <w:rFonts w:hint="eastAsia"/>
          </w:rPr>
          <w:t xml:space="preserve">ction </w:t>
        </w:r>
        <w:r>
          <w:rPr>
            <w:rFonts w:hint="eastAsia"/>
            <w:lang w:val="en-US"/>
          </w:rPr>
          <w:t>2</w:t>
        </w:r>
      </w:ins>
      <w:bookmarkEnd w:id="7180"/>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p>
    <w:tbl>
      <w:tblPr>
        <w:tblW w:w="6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7219" w:author="JIE  SUN" w:date="2018-06-22T18:36:00Z">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PrChange>
      </w:tblPr>
      <w:tblGrid>
        <w:gridCol w:w="2582"/>
        <w:gridCol w:w="1961"/>
        <w:gridCol w:w="1701"/>
        <w:tblGridChange w:id="7220">
          <w:tblGrid>
            <w:gridCol w:w="1862"/>
            <w:gridCol w:w="908"/>
            <w:gridCol w:w="1650"/>
          </w:tblGrid>
        </w:tblGridChange>
      </w:tblGrid>
      <w:tr w:rsidR="002A37FC" w:rsidTr="002A37FC">
        <w:trPr>
          <w:trHeight w:val="396"/>
          <w:jc w:val="center"/>
          <w:trPrChange w:id="7221" w:author="JIE  SUN" w:date="2018-06-22T18:36:00Z">
            <w:trPr>
              <w:trHeight w:val="396"/>
              <w:jc w:val="center"/>
            </w:trPr>
          </w:trPrChange>
        </w:trPr>
        <w:tc>
          <w:tcPr>
            <w:tcW w:w="2582" w:type="dxa"/>
            <w:vAlign w:val="center"/>
            <w:tcPrChange w:id="7222" w:author="JIE  SUN" w:date="2018-06-22T18:36:00Z">
              <w:tcPr>
                <w:tcW w:w="1862" w:type="dxa"/>
                <w:vAlign w:val="center"/>
              </w:tcPr>
            </w:tcPrChange>
          </w:tcPr>
          <w:p w:rsidR="002A37FC" w:rsidRDefault="002A37FC" w:rsidP="002A37FC">
            <w:pPr>
              <w:jc w:val="center"/>
              <w:textAlignment w:val="center"/>
              <w:rPr>
                <w:ins w:id="7223" w:author="JIE  SUN" w:date="2018-06-22T18:35:00Z"/>
                <w:rFonts w:ascii="SimSun" w:eastAsia="SimSun" w:hAnsi="SimSun" w:cs="SimSun"/>
                <w:color w:val="000000"/>
                <w:sz w:val="22"/>
                <w:lang w:val="en-US" w:bidi="ar"/>
              </w:rPr>
            </w:pPr>
            <w:ins w:id="7224" w:author="JIE  SUN" w:date="2018-06-22T18:35:00Z">
              <w:r>
                <w:rPr>
                  <w:rFonts w:ascii="SimSun" w:eastAsia="SimSun" w:hAnsi="SimSun" w:cs="SimSun" w:hint="eastAsia"/>
                  <w:color w:val="000000"/>
                  <w:sz w:val="22"/>
                  <w:lang w:val="en-US" w:bidi="ar"/>
                </w:rPr>
                <w:t xml:space="preserve">Gyro </w:t>
              </w:r>
              <w:r>
                <w:rPr>
                  <w:rFonts w:ascii="SimSun" w:eastAsia="SimSun" w:hAnsi="SimSun" w:cs="SimSun"/>
                  <w:color w:val="000000"/>
                  <w:sz w:val="22"/>
                  <w:lang w:val="en-US" w:bidi="ar"/>
                </w:rPr>
                <w:t>testing angle</w:t>
              </w:r>
            </w:ins>
          </w:p>
        </w:tc>
        <w:tc>
          <w:tcPr>
            <w:tcW w:w="1961" w:type="dxa"/>
            <w:shd w:val="clear" w:color="auto" w:fill="auto"/>
            <w:vAlign w:val="center"/>
            <w:tcPrChange w:id="7225" w:author="JIE  SUN" w:date="2018-06-22T18:36:00Z">
              <w:tcPr>
                <w:tcW w:w="908" w:type="dxa"/>
                <w:shd w:val="clear" w:color="auto" w:fill="auto"/>
                <w:vAlign w:val="center"/>
              </w:tcPr>
            </w:tcPrChange>
          </w:tcPr>
          <w:p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Minimum</w:t>
            </w:r>
          </w:p>
        </w:tc>
        <w:tc>
          <w:tcPr>
            <w:tcW w:w="1701" w:type="dxa"/>
            <w:shd w:val="clear" w:color="auto" w:fill="auto"/>
            <w:vAlign w:val="center"/>
            <w:tcPrChange w:id="7226" w:author="JIE  SUN" w:date="2018-06-22T18:36:00Z">
              <w:tcPr>
                <w:tcW w:w="1650" w:type="dxa"/>
                <w:shd w:val="clear" w:color="auto" w:fill="auto"/>
                <w:vAlign w:val="center"/>
              </w:tcPr>
            </w:tcPrChange>
          </w:tcPr>
          <w:p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2A37FC" w:rsidTr="002A37FC">
        <w:trPr>
          <w:trHeight w:val="286"/>
          <w:jc w:val="center"/>
          <w:trPrChange w:id="7227" w:author="JIE  SUN" w:date="2018-06-22T18:36:00Z">
            <w:trPr>
              <w:trHeight w:val="286"/>
              <w:jc w:val="center"/>
            </w:trPr>
          </w:trPrChange>
        </w:trPr>
        <w:tc>
          <w:tcPr>
            <w:tcW w:w="2582" w:type="dxa"/>
            <w:vAlign w:val="center"/>
            <w:tcPrChange w:id="7228" w:author="JIE  SUN" w:date="2018-06-22T18:36:00Z">
              <w:tcPr>
                <w:tcW w:w="1862" w:type="dxa"/>
                <w:vAlign w:val="center"/>
              </w:tcPr>
            </w:tcPrChange>
          </w:tcPr>
          <w:p w:rsidR="002A37FC" w:rsidRDefault="002A37FC" w:rsidP="002A37FC">
            <w:pPr>
              <w:jc w:val="center"/>
              <w:textAlignment w:val="center"/>
              <w:rPr>
                <w:ins w:id="7229" w:author="JIE  SUN" w:date="2018-06-22T18:35:00Z"/>
                <w:rFonts w:ascii="SimSun" w:eastAsia="SimSun" w:hAnsi="SimSun" w:cs="SimSun"/>
                <w:color w:val="000000"/>
                <w:sz w:val="22"/>
                <w:lang w:val="en-US" w:bidi="ar"/>
              </w:rPr>
            </w:pPr>
            <w:ins w:id="7230" w:author="JIE  SUN" w:date="2018-06-22T18:35:00Z">
              <w:r>
                <w:rPr>
                  <w:rFonts w:ascii="SimSun" w:eastAsia="SimSun" w:hAnsi="SimSun" w:cs="SimSun" w:hint="eastAsia"/>
                  <w:color w:val="000000"/>
                  <w:sz w:val="22"/>
                  <w:lang w:val="en-US" w:bidi="ar"/>
                </w:rPr>
                <w:t>X-axis</w:t>
              </w:r>
              <w:r>
                <w:rPr>
                  <w:rFonts w:ascii="SimSun" w:eastAsia="SimSun" w:hAnsi="SimSun" w:cs="SimSun"/>
                  <w:color w:val="000000"/>
                  <w:sz w:val="22"/>
                  <w:lang w:val="en-US" w:bidi="ar"/>
                </w:rPr>
                <w:t xml:space="preserve"> </w:t>
              </w:r>
              <w:r>
                <w:rPr>
                  <w:rFonts w:ascii="SimSun" w:eastAsia="SimSun" w:hAnsi="SimSun" w:cs="SimSun" w:hint="eastAsia"/>
                  <w:color w:val="000000"/>
                  <w:sz w:val="22"/>
                  <w:lang w:val="en-US" w:bidi="ar"/>
                </w:rPr>
                <w:t>Sp</w:t>
              </w:r>
              <w:r>
                <w:rPr>
                  <w:rFonts w:ascii="SimSun" w:eastAsia="SimSun" w:hAnsi="SimSun" w:cs="SimSun"/>
                  <w:color w:val="000000"/>
                  <w:sz w:val="22"/>
                  <w:lang w:val="en-US" w:bidi="ar"/>
                </w:rPr>
                <w:t>inning Angle</w:t>
              </w:r>
            </w:ins>
          </w:p>
        </w:tc>
        <w:tc>
          <w:tcPr>
            <w:tcW w:w="1961" w:type="dxa"/>
            <w:shd w:val="clear" w:color="auto" w:fill="auto"/>
            <w:vAlign w:val="center"/>
            <w:tcPrChange w:id="7231" w:author="JIE  SUN" w:date="2018-06-22T18:36:00Z">
              <w:tcPr>
                <w:tcW w:w="908"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232" w:author="JIE  SUN" w:date="2018-06-22T13:21:00Z">
              <w:r>
                <w:rPr>
                  <w:rFonts w:ascii="SimSun" w:eastAsia="SimSun" w:hAnsi="SimSun" w:cs="SimSun"/>
                  <w:color w:val="000000"/>
                  <w:sz w:val="22"/>
                  <w:lang w:val="en-US"/>
                </w:rPr>
                <w:t>50</w:t>
              </w:r>
            </w:ins>
            <w:del w:id="7233"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7234" w:author="JIE  SUN" w:date="2018-06-22T18:36:00Z">
              <w:tcPr>
                <w:tcW w:w="1650"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ins w:id="7235" w:author="JIE  SUN" w:date="2018-06-22T13:21:00Z">
              <w:r>
                <w:rPr>
                  <w:rFonts w:ascii="SimSun" w:eastAsia="SimSun" w:hAnsi="SimSun" w:cs="SimSun"/>
                  <w:color w:val="000000"/>
                  <w:sz w:val="22"/>
                  <w:lang w:val="en-US"/>
                </w:rPr>
                <w:t>50</w:t>
              </w:r>
            </w:ins>
            <w:del w:id="7236"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rsidTr="002A37FC">
        <w:trPr>
          <w:trHeight w:val="286"/>
          <w:jc w:val="center"/>
          <w:trPrChange w:id="7237" w:author="JIE  SUN" w:date="2018-06-22T18:36:00Z">
            <w:trPr>
              <w:trHeight w:val="286"/>
              <w:jc w:val="center"/>
            </w:trPr>
          </w:trPrChange>
        </w:trPr>
        <w:tc>
          <w:tcPr>
            <w:tcW w:w="2582" w:type="dxa"/>
            <w:vAlign w:val="center"/>
            <w:tcPrChange w:id="7238" w:author="JIE  SUN" w:date="2018-06-22T18:36:00Z">
              <w:tcPr>
                <w:tcW w:w="1862" w:type="dxa"/>
                <w:vAlign w:val="center"/>
              </w:tcPr>
            </w:tcPrChange>
          </w:tcPr>
          <w:p w:rsidR="002A37FC" w:rsidRDefault="002A37FC">
            <w:pPr>
              <w:textAlignment w:val="center"/>
              <w:rPr>
                <w:ins w:id="7239" w:author="JIE  SUN" w:date="2018-06-22T18:35:00Z"/>
                <w:rFonts w:ascii="SimSun" w:eastAsia="SimSun" w:hAnsi="SimSun" w:cs="SimSun"/>
                <w:color w:val="000000"/>
                <w:sz w:val="22"/>
                <w:lang w:val="en-US" w:bidi="ar"/>
              </w:rPr>
              <w:pPrChange w:id="7240" w:author="JIE  SUN" w:date="2018-06-22T18:36:00Z">
                <w:pPr>
                  <w:jc w:val="center"/>
                  <w:textAlignment w:val="center"/>
                </w:pPr>
              </w:pPrChange>
            </w:pPr>
            <w:ins w:id="7241" w:author="JIE  SUN" w:date="2018-06-22T18:35:00Z">
              <w:r>
                <w:rPr>
                  <w:rFonts w:ascii="SimSun" w:eastAsia="SimSun" w:hAnsi="SimSun" w:cs="SimSun" w:hint="eastAsia"/>
                  <w:color w:val="000000"/>
                  <w:sz w:val="22"/>
                  <w:lang w:val="en-US" w:bidi="ar"/>
                </w:rPr>
                <w:t>Y-aixs</w:t>
              </w:r>
              <w:r>
                <w:rPr>
                  <w:rFonts w:ascii="SimSun" w:eastAsia="SimSun" w:hAnsi="SimSun" w:cs="SimSun"/>
                  <w:color w:val="000000"/>
                  <w:sz w:val="22"/>
                  <w:lang w:val="en-US" w:bidi="ar"/>
                </w:rPr>
                <w:t xml:space="preserve"> Spinning Angle</w:t>
              </w:r>
            </w:ins>
          </w:p>
        </w:tc>
        <w:tc>
          <w:tcPr>
            <w:tcW w:w="1961" w:type="dxa"/>
            <w:shd w:val="clear" w:color="auto" w:fill="auto"/>
            <w:vAlign w:val="center"/>
            <w:tcPrChange w:id="7242" w:author="JIE  SUN" w:date="2018-06-22T18:36:00Z">
              <w:tcPr>
                <w:tcW w:w="908"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243" w:author="JIE  SUN" w:date="2018-06-22T13:21:00Z">
              <w:r>
                <w:rPr>
                  <w:rFonts w:ascii="SimSun" w:eastAsia="SimSun" w:hAnsi="SimSun" w:cs="SimSun"/>
                  <w:color w:val="000000"/>
                  <w:sz w:val="22"/>
                  <w:lang w:val="en-US"/>
                </w:rPr>
                <w:t>50</w:t>
              </w:r>
            </w:ins>
            <w:del w:id="7244"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7245" w:author="JIE  SUN" w:date="2018-06-22T18:36:00Z">
              <w:tcPr>
                <w:tcW w:w="1650"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ins w:id="7246" w:author="JIE  SUN" w:date="2018-06-22T13:21:00Z">
              <w:r>
                <w:rPr>
                  <w:rFonts w:ascii="SimSun" w:eastAsia="SimSun" w:hAnsi="SimSun" w:cs="SimSun"/>
                  <w:color w:val="000000"/>
                  <w:sz w:val="22"/>
                  <w:lang w:val="en-US"/>
                </w:rPr>
                <w:t>50</w:t>
              </w:r>
            </w:ins>
            <w:del w:id="7247"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rsidTr="002A37FC">
        <w:trPr>
          <w:trHeight w:val="286"/>
          <w:jc w:val="center"/>
          <w:trPrChange w:id="7248" w:author="JIE  SUN" w:date="2018-06-22T18:36:00Z">
            <w:trPr>
              <w:trHeight w:val="286"/>
              <w:jc w:val="center"/>
            </w:trPr>
          </w:trPrChange>
        </w:trPr>
        <w:tc>
          <w:tcPr>
            <w:tcW w:w="2582" w:type="dxa"/>
            <w:vAlign w:val="center"/>
            <w:tcPrChange w:id="7249" w:author="JIE  SUN" w:date="2018-06-22T18:36:00Z">
              <w:tcPr>
                <w:tcW w:w="1862" w:type="dxa"/>
                <w:vAlign w:val="center"/>
              </w:tcPr>
            </w:tcPrChange>
          </w:tcPr>
          <w:p w:rsidR="002A37FC" w:rsidRDefault="002A37FC" w:rsidP="002A37FC">
            <w:pPr>
              <w:jc w:val="center"/>
              <w:textAlignment w:val="center"/>
              <w:rPr>
                <w:ins w:id="7250" w:author="JIE  SUN" w:date="2018-06-22T18:35:00Z"/>
                <w:rFonts w:ascii="SimSun" w:eastAsia="SimSun" w:hAnsi="SimSun" w:cs="SimSun"/>
                <w:color w:val="000000"/>
                <w:sz w:val="22"/>
                <w:lang w:val="en-US" w:bidi="ar"/>
              </w:rPr>
            </w:pPr>
            <w:ins w:id="7251" w:author="JIE  SUN" w:date="2018-06-22T18:35:00Z">
              <w:r>
                <w:rPr>
                  <w:rFonts w:ascii="SimSun" w:eastAsia="SimSun" w:hAnsi="SimSun" w:cs="SimSun" w:hint="eastAsia"/>
                  <w:color w:val="000000"/>
                  <w:sz w:val="22"/>
                  <w:lang w:val="en-US" w:bidi="ar"/>
                </w:rPr>
                <w:t>Z-aixs</w:t>
              </w:r>
              <w:r>
                <w:rPr>
                  <w:rFonts w:ascii="SimSun" w:eastAsia="SimSun" w:hAnsi="SimSun" w:cs="SimSun"/>
                  <w:color w:val="000000"/>
                  <w:sz w:val="22"/>
                  <w:lang w:val="en-US" w:bidi="ar"/>
                </w:rPr>
                <w:t xml:space="preserve"> Spining Angle</w:t>
              </w:r>
            </w:ins>
          </w:p>
        </w:tc>
        <w:tc>
          <w:tcPr>
            <w:tcW w:w="1961" w:type="dxa"/>
            <w:shd w:val="clear" w:color="auto" w:fill="auto"/>
            <w:vAlign w:val="center"/>
            <w:tcPrChange w:id="7252" w:author="JIE  SUN" w:date="2018-06-22T18:36:00Z">
              <w:tcPr>
                <w:tcW w:w="908"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253" w:author="JIE  SUN" w:date="2018-06-22T13:21:00Z">
              <w:r>
                <w:rPr>
                  <w:rFonts w:ascii="SimSun" w:eastAsia="SimSun" w:hAnsi="SimSun" w:cs="SimSun"/>
                  <w:color w:val="000000"/>
                  <w:sz w:val="22"/>
                  <w:lang w:val="en-US"/>
                </w:rPr>
                <w:t>150</w:t>
              </w:r>
            </w:ins>
            <w:del w:id="7254"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701" w:type="dxa"/>
            <w:shd w:val="clear" w:color="auto" w:fill="auto"/>
            <w:vAlign w:val="center"/>
            <w:tcPrChange w:id="7255" w:author="JIE  SUN" w:date="2018-06-22T18:36:00Z">
              <w:tcPr>
                <w:tcW w:w="1650"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ins w:id="7256" w:author="JIE  SUN" w:date="2018-06-22T13:21:00Z">
              <w:r>
                <w:rPr>
                  <w:rFonts w:ascii="SimSun" w:eastAsia="SimSun" w:hAnsi="SimSun" w:cs="SimSun"/>
                  <w:color w:val="000000"/>
                  <w:sz w:val="22"/>
                  <w:lang w:val="en-US"/>
                </w:rPr>
                <w:t>150</w:t>
              </w:r>
            </w:ins>
            <w:del w:id="7257"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r>
    </w:tbl>
    <w:p w:rsidR="00CC71BA" w:rsidRDefault="00CC71BA" w:rsidP="00CC71BA">
      <w:pPr>
        <w:rPr>
          <w:ins w:id="7258" w:author="JIE  SUN" w:date="2018-06-22T20:46:00Z"/>
        </w:rPr>
      </w:pPr>
      <w:ins w:id="7259"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r w:rsidRPr="00B056CD">
          <w:rPr>
            <w:rFonts w:ascii="NSimSun" w:eastAsia="NSimSun" w:hAnsi="Times New Roman" w:cs="NSimSun"/>
            <w:color w:val="000000" w:themeColor="text1"/>
            <w:sz w:val="19"/>
            <w:szCs w:val="19"/>
          </w:rPr>
          <w:t>].gyro_x[1]</w:t>
        </w:r>
        <w:r>
          <w:rPr>
            <w:rFonts w:ascii="NSimSun" w:eastAsia="NSimSun" w:hAnsi="Times New Roman" w:cs="NSimSun"/>
            <w:color w:val="000000" w:themeColor="text1"/>
            <w:sz w:val="19"/>
            <w:szCs w:val="19"/>
          </w:rPr>
          <w:t xml:space="preserve"> </w:t>
        </w:r>
        <w:r w:rsidRPr="00B056CD">
          <w:t>represent the threshold data</w:t>
        </w:r>
        <w:r>
          <w:t xml:space="preserve"> of spinning angle with X-axis.</w:t>
        </w:r>
      </w:ins>
    </w:p>
    <w:p w:rsidR="00CC71BA" w:rsidRDefault="00CC71BA" w:rsidP="00CC71BA">
      <w:pPr>
        <w:rPr>
          <w:ins w:id="7260" w:author="JIE  SUN" w:date="2018-06-22T20:46:00Z"/>
        </w:rPr>
      </w:pPr>
      <w:ins w:id="7261"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rsidR="00CC71BA" w:rsidRDefault="00CC71BA" w:rsidP="00CC71BA">
      <w:pPr>
        <w:rPr>
          <w:ins w:id="7262" w:author="JIE  SUN" w:date="2018-06-22T20:46:00Z"/>
        </w:rPr>
      </w:pPr>
      <w:ins w:id="7263"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rsidR="00CC71BA" w:rsidRPr="00B056CD" w:rsidRDefault="00CC71BA" w:rsidP="00CC71BA">
      <w:pPr>
        <w:autoSpaceDE w:val="0"/>
        <w:autoSpaceDN w:val="0"/>
        <w:adjustRightInd w:val="0"/>
        <w:spacing w:after="0"/>
        <w:rPr>
          <w:ins w:id="7264" w:author="JIE  SUN" w:date="2018-06-22T20:46:00Z"/>
          <w:rFonts w:ascii="NSimSun" w:eastAsia="NSimSun" w:hAnsi="Times New Roman" w:cs="NSimSun"/>
          <w:color w:val="000000" w:themeColor="text1"/>
          <w:sz w:val="19"/>
          <w:szCs w:val="19"/>
        </w:rPr>
      </w:pPr>
      <w:ins w:id="7265" w:author="JIE  SUN" w:date="2018-06-22T20:46:00Z">
        <w:r w:rsidRPr="00B056CD">
          <w:rPr>
            <w:rFonts w:ascii="NSimSun" w:eastAsia="NSimSun" w:hAnsi="Times New Roman" w:cs="NSimSun"/>
            <w:color w:val="000000" w:themeColor="text1"/>
            <w:sz w:val="19"/>
            <w:szCs w:val="19"/>
          </w:rPr>
          <w:t>if (Gyro.G_angle_x &gt; action_123[0].gyro_x[1] || Gyro.G_angle_x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ins>
    </w:p>
    <w:p w:rsidR="00CC71BA" w:rsidRPr="00B056CD" w:rsidRDefault="00CC71BA" w:rsidP="00CC71BA">
      <w:pPr>
        <w:autoSpaceDE w:val="0"/>
        <w:autoSpaceDN w:val="0"/>
        <w:adjustRightInd w:val="0"/>
        <w:spacing w:after="0"/>
        <w:rPr>
          <w:ins w:id="7266" w:author="JIE  SUN" w:date="2018-06-22T20:46:00Z"/>
          <w:rFonts w:ascii="NSimSun" w:eastAsia="NSimSun" w:hAnsi="Times New Roman" w:cs="NSimSun"/>
          <w:color w:val="000000" w:themeColor="text1"/>
          <w:sz w:val="19"/>
          <w:szCs w:val="19"/>
        </w:rPr>
      </w:pPr>
      <w:ins w:id="7267"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rsidR="00CC71BA" w:rsidRPr="00B056CD" w:rsidRDefault="00CC71BA" w:rsidP="00CC71BA">
      <w:pPr>
        <w:autoSpaceDE w:val="0"/>
        <w:autoSpaceDN w:val="0"/>
        <w:adjustRightInd w:val="0"/>
        <w:spacing w:after="0"/>
        <w:rPr>
          <w:ins w:id="7268" w:author="JIE  SUN" w:date="2018-06-22T20:46:00Z"/>
          <w:rFonts w:ascii="NSimSun" w:eastAsia="NSimSun" w:hAnsi="Times New Roman" w:cs="NSimSun"/>
          <w:color w:val="000000" w:themeColor="text1"/>
          <w:sz w:val="19"/>
          <w:szCs w:val="19"/>
        </w:rPr>
      </w:pPr>
      <w:ins w:id="7269" w:author="JIE  SUN" w:date="2018-06-22T20:46:00Z">
        <w:r w:rsidRPr="00B056CD">
          <w:rPr>
            <w:rFonts w:ascii="NSimSun" w:eastAsia="NSimSun" w:hAnsi="Times New Roman" w:cs="NSimSun"/>
            <w:color w:val="000000" w:themeColor="text1"/>
            <w:sz w:val="19"/>
            <w:szCs w:val="19"/>
          </w:rPr>
          <w:t>if (Gyro.G_angle_y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].gyro_y[1] || Gyro.G_angle_y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].gyro_y[0])</w:t>
        </w:r>
      </w:ins>
    </w:p>
    <w:p w:rsidR="00CC71BA" w:rsidRPr="00B056CD" w:rsidRDefault="00CC71BA" w:rsidP="00CC71BA">
      <w:pPr>
        <w:autoSpaceDE w:val="0"/>
        <w:autoSpaceDN w:val="0"/>
        <w:adjustRightInd w:val="0"/>
        <w:spacing w:after="0"/>
        <w:rPr>
          <w:ins w:id="7270" w:author="JIE  SUN" w:date="2018-06-22T20:46:00Z"/>
          <w:rFonts w:ascii="NSimSun" w:eastAsia="NSimSun" w:hAnsi="Times New Roman" w:cs="NSimSun"/>
          <w:color w:val="000000" w:themeColor="text1"/>
          <w:sz w:val="19"/>
          <w:szCs w:val="19"/>
        </w:rPr>
      </w:pPr>
      <w:ins w:id="7271"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rsidR="00CC71BA" w:rsidRPr="00B056CD" w:rsidRDefault="00CC71BA" w:rsidP="00CC71BA">
      <w:pPr>
        <w:autoSpaceDE w:val="0"/>
        <w:autoSpaceDN w:val="0"/>
        <w:adjustRightInd w:val="0"/>
        <w:spacing w:after="0"/>
        <w:rPr>
          <w:ins w:id="7272" w:author="JIE  SUN" w:date="2018-06-22T20:46:00Z"/>
          <w:rFonts w:ascii="NSimSun" w:eastAsia="NSimSun" w:hAnsi="Times New Roman" w:cs="NSimSun"/>
          <w:color w:val="000000" w:themeColor="text1"/>
          <w:sz w:val="19"/>
          <w:szCs w:val="19"/>
        </w:rPr>
      </w:pPr>
      <w:ins w:id="7273" w:author="JIE  SUN" w:date="2018-06-22T20:46:00Z">
        <w:r w:rsidRPr="00B056CD">
          <w:rPr>
            <w:rFonts w:ascii="NSimSun" w:eastAsia="NSimSun" w:hAnsi="Times New Roman" w:cs="NSimSun"/>
            <w:color w:val="000000" w:themeColor="text1"/>
            <w:sz w:val="19"/>
            <w:szCs w:val="19"/>
          </w:rPr>
          <w:t>if (Gyro.G_angle_z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].gyro_z[1] || Gyro.G_angle_z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].gyro_z[0])</w:t>
        </w:r>
      </w:ins>
    </w:p>
    <w:p w:rsidR="00CC71BA" w:rsidRPr="00B056CD" w:rsidRDefault="00CC71BA" w:rsidP="00CC71BA">
      <w:pPr>
        <w:rPr>
          <w:ins w:id="7274" w:author="JIE  SUN" w:date="2018-06-22T20:46:00Z"/>
          <w:color w:val="000000" w:themeColor="text1"/>
        </w:rPr>
      </w:pPr>
      <w:ins w:id="7275"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r w:rsidRPr="00B056CD">
          <w:rPr>
            <w:color w:val="000000" w:themeColor="text1"/>
          </w:rPr>
          <w:t xml:space="preserve"> </w:t>
        </w:r>
      </w:ins>
    </w:p>
    <w:p w:rsidR="0087014B" w:rsidRDefault="0087014B">
      <w:pPr>
        <w:pStyle w:val="Caption"/>
        <w:rPr>
          <w:del w:id="7276" w:author="像个男人一样" w:date="2018-03-22T11:48:00Z"/>
          <w:lang w:val="en-US"/>
        </w:rPr>
        <w:pPrChange w:id="7277" w:author="像个男人一样" w:date="2018-03-21T02:23:00Z">
          <w:pPr/>
        </w:pPrChange>
      </w:pPr>
    </w:p>
    <w:p w:rsidR="0087014B" w:rsidRDefault="0087014B">
      <w:pPr>
        <w:rPr>
          <w:ins w:id="7278" w:author="像个男人一样" w:date="2018-03-22T11:48:00Z"/>
        </w:rPr>
      </w:pPr>
    </w:p>
    <w:p w:rsidR="0087014B" w:rsidRDefault="00983345">
      <w:pPr>
        <w:jc w:val="center"/>
        <w:rPr>
          <w:ins w:id="7279" w:author="像个男人一样" w:date="2018-03-21T02:28:00Z"/>
        </w:rPr>
        <w:pPrChange w:id="7280" w:author="jie sun" w:date="2018-04-16T21:42:00Z">
          <w:pPr/>
        </w:pPrChange>
      </w:pPr>
      <w:ins w:id="7281" w:author="JIE  SUN" w:date="2018-06-22T13:59:00Z">
        <w:r>
          <w:rPr>
            <w:noProof/>
          </w:rPr>
          <w:lastRenderedPageBreak/>
          <w:drawing>
            <wp:inline distT="0" distB="0" distL="0" distR="0" wp14:anchorId="1CD9E432" wp14:editId="1456B1A7">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ins>
      <w:del w:id="7282" w:author="JIE  SUN" w:date="2018-06-22T13:59:00Z">
        <w:r w:rsidR="00D5184D" w:rsidDel="00983345">
          <w:rPr>
            <w:noProof/>
          </w:rPr>
          <w:drawing>
            <wp:inline distT="0" distB="0" distL="114300" distR="114300">
              <wp:extent cx="4572000" cy="2743200"/>
              <wp:effectExtent l="0" t="0" r="0" b="0"/>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rsidR="0087014B" w:rsidRDefault="00D5184D">
      <w:pPr>
        <w:pStyle w:val="Caption"/>
        <w:jc w:val="center"/>
        <w:rPr>
          <w:ins w:id="7283" w:author="像个男人一样" w:date="2018-03-22T11:48:00Z"/>
        </w:rPr>
        <w:pPrChange w:id="7284" w:author="jie sun" w:date="2018-04-16T21:42:00Z">
          <w:pPr/>
        </w:pPrChange>
      </w:pPr>
      <w:bookmarkStart w:id="7285" w:name="_Toc517801907"/>
      <w:ins w:id="7286" w:author="像个男人一样" w:date="2018-03-21T02:30:00Z">
        <w:r>
          <w:t xml:space="preserve">Figure </w:t>
        </w:r>
      </w:ins>
      <w:ins w:id="7287" w:author="JIE  SUN" w:date="2018-06-21T13:36:00Z">
        <w:r w:rsidR="00A64E7B">
          <w:fldChar w:fldCharType="begin"/>
        </w:r>
        <w:r w:rsidR="00A64E7B">
          <w:instrText xml:space="preserve"> STYLEREF 1 \s </w:instrText>
        </w:r>
      </w:ins>
      <w:r w:rsidR="00A64E7B">
        <w:fldChar w:fldCharType="separate"/>
      </w:r>
      <w:r w:rsidR="00A64E7B">
        <w:rPr>
          <w:noProof/>
        </w:rPr>
        <w:t>4</w:t>
      </w:r>
      <w:ins w:id="728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289" w:author="JIE  SUN" w:date="2018-06-21T13:36:00Z">
        <w:r w:rsidR="00A64E7B">
          <w:rPr>
            <w:noProof/>
          </w:rPr>
          <w:t>15</w:t>
        </w:r>
        <w:r w:rsidR="00A64E7B">
          <w:fldChar w:fldCharType="end"/>
        </w:r>
      </w:ins>
      <w:ins w:id="7290" w:author="jie sun" w:date="2018-04-19T13:00:00Z">
        <w:del w:id="7291" w:author="JIE  SUN" w:date="2018-06-21T13:34:00Z">
          <w:r w:rsidR="00083FE7" w:rsidDel="00A64E7B">
            <w:fldChar w:fldCharType="begin"/>
          </w:r>
          <w:r w:rsidR="00083FE7" w:rsidDel="00A64E7B">
            <w:delInstrText xml:space="preserve"> STYLEREF 1 \s </w:delInstrText>
          </w:r>
        </w:del>
      </w:ins>
      <w:del w:id="7292" w:author="JIE  SUN" w:date="2018-06-21T13:34:00Z">
        <w:r w:rsidR="00083FE7" w:rsidDel="00A64E7B">
          <w:fldChar w:fldCharType="separate"/>
        </w:r>
        <w:r w:rsidR="00083FE7" w:rsidDel="00A64E7B">
          <w:rPr>
            <w:noProof/>
          </w:rPr>
          <w:delText>4</w:delText>
        </w:r>
      </w:del>
      <w:ins w:id="7293" w:author="jie sun" w:date="2018-04-19T13:00:00Z">
        <w:del w:id="729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295" w:author="JIE  SUN" w:date="2018-06-21T13:34:00Z">
        <w:r w:rsidR="00083FE7" w:rsidDel="00A64E7B">
          <w:fldChar w:fldCharType="separate"/>
        </w:r>
      </w:del>
      <w:ins w:id="7296" w:author="jie sun" w:date="2018-04-19T13:00:00Z">
        <w:del w:id="7297" w:author="JIE  SUN" w:date="2018-06-21T13:34:00Z">
          <w:r w:rsidR="00083FE7" w:rsidDel="00A64E7B">
            <w:rPr>
              <w:noProof/>
            </w:rPr>
            <w:delText>14</w:delText>
          </w:r>
          <w:r w:rsidR="00083FE7" w:rsidDel="00A64E7B">
            <w:fldChar w:fldCharType="end"/>
          </w:r>
        </w:del>
      </w:ins>
      <w:ins w:id="7298" w:author="像个男人一样" w:date="2018-03-21T02:30:00Z">
        <w:del w:id="729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300" w:author="像个男人一样" w:date="2018-03-22T11:51:00Z">
        <w:del w:id="7301" w:author="jie sun" w:date="2018-04-10T21:45:00Z">
          <w:r w:rsidDel="00454521">
            <w:delText>13</w:delText>
          </w:r>
        </w:del>
      </w:ins>
      <w:ins w:id="7302" w:author="像个男人一样" w:date="2018-03-21T02:30:00Z">
        <w:del w:id="7303" w:author="jie sun" w:date="2018-04-10T21:45:00Z">
          <w:r w:rsidDel="00454521">
            <w:fldChar w:fldCharType="end"/>
          </w:r>
        </w:del>
        <w:bookmarkStart w:id="7304" w:name="_Toc11542"/>
        <w:bookmarkStart w:id="7305" w:name="_Toc6434"/>
        <w:bookmarkStart w:id="7306" w:name="_Toc25122"/>
        <w:bookmarkStart w:id="7307" w:name="_Toc24221"/>
        <w:bookmarkStart w:id="7308" w:name="_Toc1741"/>
        <w:bookmarkStart w:id="7309" w:name="_Toc19022"/>
        <w:bookmarkStart w:id="7310" w:name="_Toc30918"/>
        <w:bookmarkStart w:id="7311" w:name="_Toc2556"/>
        <w:bookmarkStart w:id="7312" w:name="_Toc10130"/>
        <w:bookmarkStart w:id="7313" w:name="_Toc24890"/>
        <w:bookmarkStart w:id="7314" w:name="_Toc23208"/>
        <w:bookmarkStart w:id="7315" w:name="_Toc27905"/>
        <w:bookmarkStart w:id="7316" w:name="_Toc28570"/>
        <w:bookmarkStart w:id="7317" w:name="_Toc2598"/>
        <w:bookmarkStart w:id="7318" w:name="_Toc6189"/>
        <w:bookmarkStart w:id="7319" w:name="_Toc28452"/>
        <w:bookmarkStart w:id="7320" w:name="_Toc1305"/>
        <w:bookmarkStart w:id="7321" w:name="_Toc31051"/>
        <w:bookmarkStart w:id="7322" w:name="_Toc25729"/>
        <w:bookmarkStart w:id="7323" w:name="_Toc31728"/>
        <w:bookmarkStart w:id="7324" w:name="_Toc12381"/>
        <w:bookmarkStart w:id="7325" w:name="_Toc1781"/>
        <w:bookmarkStart w:id="7326" w:name="_Toc7718"/>
        <w:bookmarkStart w:id="7327" w:name="_Toc4101"/>
        <w:bookmarkStart w:id="7328" w:name="_Toc20570"/>
        <w:r>
          <w:rPr>
            <w:rFonts w:hint="eastAsia"/>
          </w:rPr>
          <w:t xml:space="preserve">: </w:t>
        </w:r>
        <w:del w:id="7329" w:author="JIE  SUN" w:date="2018-06-22T17:45:00Z">
          <w:r w:rsidDel="00DD09CC">
            <w:rPr>
              <w:rFonts w:hint="eastAsia"/>
            </w:rPr>
            <w:delText xml:space="preserve">Angles </w:delText>
          </w:r>
        </w:del>
      </w:ins>
      <w:ins w:id="7330" w:author="jie sun" w:date="2018-04-16T22:35:00Z">
        <w:del w:id="7331" w:author="JIE  SUN" w:date="2018-06-22T17:45:00Z">
          <w:r w:rsidR="005D6150" w:rsidDel="00DD09CC">
            <w:delText>W</w:delText>
          </w:r>
        </w:del>
      </w:ins>
      <w:ins w:id="7332" w:author="像个男人一样" w:date="2018-03-21T02:30:00Z">
        <w:del w:id="7333" w:author="JIE  SUN" w:date="2018-06-22T17:45:00Z">
          <w:r w:rsidDel="00DD09CC">
            <w:rPr>
              <w:rFonts w:hint="eastAsia"/>
            </w:rPr>
            <w:delText xml:space="preserve">with </w:delText>
          </w:r>
        </w:del>
      </w:ins>
      <w:ins w:id="7334" w:author="jie sun" w:date="2018-04-16T22:35:00Z">
        <w:del w:id="7335" w:author="JIE  SUN" w:date="2018-06-22T17:45:00Z">
          <w:r w:rsidR="005D6150" w:rsidDel="00DD09CC">
            <w:delText>T</w:delText>
          </w:r>
        </w:del>
      </w:ins>
      <w:ins w:id="7336" w:author="像个男人一样" w:date="2018-03-21T02:30:00Z">
        <w:del w:id="7337" w:author="JIE  SUN" w:date="2018-06-22T17:45:00Z">
          <w:r w:rsidDel="00DD09CC">
            <w:rPr>
              <w:rFonts w:hint="eastAsia"/>
            </w:rPr>
            <w:delText xml:space="preserve">the </w:delText>
          </w:r>
        </w:del>
      </w:ins>
      <w:ins w:id="7338" w:author="jie sun" w:date="2018-04-16T22:35:00Z">
        <w:del w:id="7339" w:author="JIE  SUN" w:date="2018-06-22T17:45:00Z">
          <w:r w:rsidR="005D6150" w:rsidDel="00DD09CC">
            <w:delText>G</w:delText>
          </w:r>
        </w:del>
      </w:ins>
      <w:ins w:id="7340" w:author="像个男人一样" w:date="2018-03-21T02:30:00Z">
        <w:del w:id="7341" w:author="JIE  SUN" w:date="2018-06-22T17:45:00Z">
          <w:r w:rsidDel="00DD09CC">
            <w:rPr>
              <w:rFonts w:hint="eastAsia"/>
            </w:rPr>
            <w:delText xml:space="preserve">gravity </w:delText>
          </w:r>
        </w:del>
      </w:ins>
      <w:ins w:id="7342" w:author="jie sun" w:date="2018-04-16T22:35:00Z">
        <w:del w:id="7343" w:author="JIE  SUN" w:date="2018-06-22T17:45:00Z">
          <w:r w:rsidR="005D6150" w:rsidDel="00DD09CC">
            <w:delText>C</w:delText>
          </w:r>
        </w:del>
      </w:ins>
      <w:ins w:id="7344" w:author="像个男人一样" w:date="2018-03-21T02:30:00Z">
        <w:del w:id="7345" w:author="JIE  SUN" w:date="2018-06-22T17:45:00Z">
          <w:r w:rsidDel="00DD09CC">
            <w:rPr>
              <w:rFonts w:hint="eastAsia"/>
            </w:rPr>
            <w:delText xml:space="preserve">changes </w:delText>
          </w:r>
        </w:del>
      </w:ins>
      <w:ins w:id="7346" w:author="JIE  SUN" w:date="2018-06-22T17:45:00Z">
        <w:r w:rsidR="00DD09CC">
          <w:t xml:space="preserve">The Change of </w:t>
        </w:r>
      </w:ins>
      <w:ins w:id="7347" w:author="JIE  SUN" w:date="2018-06-22T17:46:00Z">
        <w:r w:rsidR="00DD09CC">
          <w:rPr>
            <w:rFonts w:hint="eastAsia"/>
          </w:rPr>
          <w:t>I</w:t>
        </w:r>
      </w:ins>
      <w:ins w:id="7348" w:author="JIE  SUN" w:date="2018-06-22T17:45:00Z">
        <w:r w:rsidR="00DD09CC">
          <w:t xml:space="preserve">nclination </w:t>
        </w:r>
      </w:ins>
      <w:ins w:id="7349" w:author="JIE  SUN" w:date="2018-06-22T17:46:00Z">
        <w:r w:rsidR="00DD09CC">
          <w:rPr>
            <w:rFonts w:hint="eastAsia"/>
          </w:rPr>
          <w:t>A</w:t>
        </w:r>
      </w:ins>
      <w:ins w:id="7350" w:author="JIE  SUN" w:date="2018-06-22T17:45:00Z">
        <w:r w:rsidR="00DD09CC">
          <w:t xml:space="preserve">ngles </w:t>
        </w:r>
      </w:ins>
      <w:ins w:id="7351" w:author="jie sun" w:date="2018-04-16T22:35:00Z">
        <w:del w:id="7352" w:author="JIE  SUN" w:date="2018-06-22T17:46:00Z">
          <w:r w:rsidR="005D6150" w:rsidDel="00DD09CC">
            <w:delText>I</w:delText>
          </w:r>
        </w:del>
      </w:ins>
      <w:ins w:id="7353" w:author="像个男人一样" w:date="2018-03-21T02:30:00Z">
        <w:del w:id="7354" w:author="JIE  SUN" w:date="2018-06-22T17:46:00Z">
          <w:r w:rsidDel="00DD09CC">
            <w:rPr>
              <w:rFonts w:hint="eastAsia"/>
            </w:rPr>
            <w:delText xml:space="preserve">in </w:delText>
          </w:r>
        </w:del>
      </w:ins>
      <w:ins w:id="7355" w:author="jie sun" w:date="2018-04-16T22:35:00Z">
        <w:del w:id="7356" w:author="JIE  SUN" w:date="2018-06-22T17:46:00Z">
          <w:r w:rsidR="005D6150" w:rsidDel="00DD09CC">
            <w:delText>A</w:delText>
          </w:r>
        </w:del>
      </w:ins>
      <w:ins w:id="7357" w:author="像个男人一样" w:date="2018-03-21T02:30:00Z">
        <w:del w:id="7358" w:author="JIE  SUN" w:date="2018-06-22T17:46:00Z">
          <w:r w:rsidDel="00DD09CC">
            <w:rPr>
              <w:rFonts w:hint="eastAsia"/>
            </w:rPr>
            <w:delText>action 2</w:delText>
          </w:r>
        </w:del>
      </w:ins>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ins w:id="7359" w:author="JIE  SUN" w:date="2018-06-22T17:46:00Z">
        <w:r w:rsidR="00DD09CC">
          <w:t>in Gesture 2</w:t>
        </w:r>
      </w:ins>
      <w:bookmarkEnd w:id="7285"/>
    </w:p>
    <w:p w:rsidR="0087014B" w:rsidRDefault="00D5184D">
      <w:pPr>
        <w:pStyle w:val="Caption"/>
        <w:jc w:val="center"/>
        <w:pPrChange w:id="7360" w:author="jie sun" w:date="2018-04-16T21:42:00Z">
          <w:pPr/>
        </w:pPrChange>
      </w:pPr>
      <w:bookmarkStart w:id="7361" w:name="_Toc511906365"/>
      <w:ins w:id="7362" w:author="像个男人一样" w:date="2018-03-22T11:48: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363" w:author="像个男人一样" w:date="2018-03-22T11:51:00Z">
        <w:r>
          <w:t>4</w:t>
        </w:r>
      </w:ins>
      <w:ins w:id="7364" w:author="像个男人一样" w:date="2018-03-22T11:48:00Z">
        <w:r>
          <w:fldChar w:fldCharType="end"/>
        </w:r>
        <w:bookmarkStart w:id="7365" w:name="_Toc11886"/>
        <w:bookmarkStart w:id="7366" w:name="_Toc31001"/>
        <w:bookmarkStart w:id="7367" w:name="_Toc21101"/>
        <w:bookmarkStart w:id="7368" w:name="_Toc17458"/>
        <w:bookmarkStart w:id="7369" w:name="_Toc26962"/>
        <w:bookmarkStart w:id="7370" w:name="_Toc10246"/>
        <w:bookmarkStart w:id="7371" w:name="_Toc8205"/>
        <w:bookmarkStart w:id="7372" w:name="_Toc3325"/>
        <w:bookmarkStart w:id="7373" w:name="_Toc29775"/>
        <w:bookmarkStart w:id="7374" w:name="_Toc6746"/>
        <w:bookmarkStart w:id="7375" w:name="_Toc23664"/>
        <w:bookmarkStart w:id="7376" w:name="_Toc19198"/>
        <w:bookmarkStart w:id="7377" w:name="_Toc836"/>
        <w:bookmarkStart w:id="7378" w:name="_Toc21652"/>
        <w:bookmarkStart w:id="7379" w:name="_Toc27311"/>
        <w:bookmarkStart w:id="7380" w:name="_Toc19761"/>
        <w:bookmarkStart w:id="7381" w:name="_Toc1799"/>
        <w:bookmarkStart w:id="7382" w:name="_Toc25791"/>
        <w:bookmarkStart w:id="7383" w:name="_Toc5174"/>
        <w:bookmarkStart w:id="7384" w:name="_Toc29856"/>
        <w:bookmarkStart w:id="7385" w:name="_Toc7679"/>
        <w:r>
          <w:rPr>
            <w:rFonts w:hint="eastAsia"/>
          </w:rPr>
          <w:t>:</w:t>
        </w:r>
      </w:ins>
      <w:ins w:id="7386" w:author="JIE  SUN" w:date="2018-06-22T17:44:00Z">
        <w:r w:rsidR="00DD09CC">
          <w:t xml:space="preserve"> </w:t>
        </w:r>
      </w:ins>
      <w:ins w:id="7387" w:author="像个男人一样" w:date="2018-03-22T11:48:00Z">
        <w:del w:id="7388" w:author="JIE  SUN" w:date="2018-06-22T17:44:00Z">
          <w:r w:rsidDel="00DD09CC">
            <w:rPr>
              <w:rFonts w:hint="eastAsia"/>
            </w:rPr>
            <w:delText xml:space="preserve">Angles </w:delText>
          </w:r>
        </w:del>
      </w:ins>
      <w:ins w:id="7389" w:author="jie sun" w:date="2018-04-16T22:35:00Z">
        <w:del w:id="7390" w:author="JIE  SUN" w:date="2018-06-22T17:44:00Z">
          <w:r w:rsidR="005D6150" w:rsidDel="00DD09CC">
            <w:delText>W</w:delText>
          </w:r>
        </w:del>
      </w:ins>
      <w:ins w:id="7391" w:author="像个男人一样" w:date="2018-03-22T11:48:00Z">
        <w:del w:id="7392" w:author="JIE  SUN" w:date="2018-06-22T17:44:00Z">
          <w:r w:rsidDel="00DD09CC">
            <w:rPr>
              <w:rFonts w:hint="eastAsia"/>
            </w:rPr>
            <w:delText xml:space="preserve">with </w:delText>
          </w:r>
        </w:del>
      </w:ins>
      <w:ins w:id="7393" w:author="jie sun" w:date="2018-04-16T22:35:00Z">
        <w:del w:id="7394" w:author="JIE  SUN" w:date="2018-06-22T17:44:00Z">
          <w:r w:rsidR="005D6150" w:rsidDel="00DD09CC">
            <w:delText>T</w:delText>
          </w:r>
        </w:del>
      </w:ins>
      <w:ins w:id="7395" w:author="像个男人一样" w:date="2018-03-22T11:48:00Z">
        <w:del w:id="7396" w:author="JIE  SUN" w:date="2018-06-22T17:44:00Z">
          <w:r w:rsidDel="00DD09CC">
            <w:rPr>
              <w:rFonts w:hint="eastAsia"/>
            </w:rPr>
            <w:delText xml:space="preserve">the </w:delText>
          </w:r>
        </w:del>
      </w:ins>
      <w:ins w:id="7397" w:author="jie sun" w:date="2018-04-16T22:35:00Z">
        <w:del w:id="7398" w:author="JIE  SUN" w:date="2018-06-22T17:44:00Z">
          <w:r w:rsidR="005D6150" w:rsidDel="00DD09CC">
            <w:delText>G</w:delText>
          </w:r>
        </w:del>
      </w:ins>
      <w:ins w:id="7399" w:author="像个男人一样" w:date="2018-03-22T11:48:00Z">
        <w:del w:id="7400" w:author="JIE  SUN" w:date="2018-06-22T17:44:00Z">
          <w:r w:rsidDel="00DD09CC">
            <w:rPr>
              <w:rFonts w:hint="eastAsia"/>
            </w:rPr>
            <w:delText xml:space="preserve">gravity </w:delText>
          </w:r>
        </w:del>
      </w:ins>
      <w:ins w:id="7401" w:author="jie sun" w:date="2018-04-16T22:35:00Z">
        <w:del w:id="7402" w:author="JIE  SUN" w:date="2018-06-22T17:44:00Z">
          <w:r w:rsidR="005D6150" w:rsidDel="00DD09CC">
            <w:delText>R</w:delText>
          </w:r>
        </w:del>
      </w:ins>
      <w:ins w:id="7403" w:author="像个男人一样" w:date="2018-03-22T11:48:00Z">
        <w:del w:id="7404" w:author="JIE  SUN" w:date="2018-06-22T17:44:00Z">
          <w:r w:rsidDel="00DD09CC">
            <w:rPr>
              <w:rFonts w:hint="eastAsia"/>
            </w:rPr>
            <w:delText>restrictions</w:delText>
          </w:r>
        </w:del>
      </w:ins>
      <w:ins w:id="7405" w:author="JIE  SUN" w:date="2018-06-22T17:44:00Z">
        <w:r w:rsidR="00DD09CC">
          <w:t xml:space="preserve">The Range of </w:t>
        </w:r>
        <w:r w:rsidR="00DD09CC">
          <w:rPr>
            <w:rFonts w:hint="eastAsia"/>
          </w:rPr>
          <w:t>the</w:t>
        </w:r>
        <w:r w:rsidR="00DD09CC">
          <w:t xml:space="preserve"> Inclination Angle in Gesture </w:t>
        </w:r>
      </w:ins>
      <w:ins w:id="7406" w:author="像个男人一样" w:date="2018-03-22T11:48:00Z">
        <w:del w:id="7407" w:author="JIE  SUN" w:date="2018-06-22T17:46:00Z">
          <w:r w:rsidDel="00DD09CC">
            <w:rPr>
              <w:rFonts w:hint="eastAsia"/>
            </w:rPr>
            <w:delText xml:space="preserve"> </w:delText>
          </w:r>
        </w:del>
      </w:ins>
      <w:ins w:id="7408" w:author="jie sun" w:date="2018-04-16T22:35:00Z">
        <w:del w:id="7409" w:author="JIE  SUN" w:date="2018-06-22T17:46:00Z">
          <w:r w:rsidR="005D6150" w:rsidDel="00DD09CC">
            <w:delText>I</w:delText>
          </w:r>
        </w:del>
      </w:ins>
      <w:ins w:id="7410" w:author="像个男人一样" w:date="2018-03-22T11:48:00Z">
        <w:del w:id="7411" w:author="jie sun" w:date="2018-04-16T22:35:00Z">
          <w:r w:rsidDel="005D6150">
            <w:rPr>
              <w:rFonts w:hint="eastAsia"/>
            </w:rPr>
            <w:delText>i</w:delText>
          </w:r>
        </w:del>
        <w:del w:id="7412" w:author="JIE  SUN" w:date="2018-06-22T17:46:00Z">
          <w:r w:rsidDel="00DD09CC">
            <w:rPr>
              <w:rFonts w:hint="eastAsia"/>
            </w:rPr>
            <w:delText xml:space="preserve">n </w:delText>
          </w:r>
        </w:del>
      </w:ins>
      <w:ins w:id="7413" w:author="jie sun" w:date="2018-04-16T22:35:00Z">
        <w:del w:id="7414" w:author="JIE  SUN" w:date="2018-06-22T17:46:00Z">
          <w:r w:rsidR="005D6150" w:rsidDel="00DD09CC">
            <w:delText>A</w:delText>
          </w:r>
        </w:del>
      </w:ins>
      <w:ins w:id="7415" w:author="像个男人一样" w:date="2018-03-22T11:48:00Z">
        <w:del w:id="7416" w:author="JIE  SUN" w:date="2018-06-22T17:46:00Z">
          <w:r w:rsidDel="00DD09CC">
            <w:rPr>
              <w:rFonts w:hint="eastAsia"/>
            </w:rPr>
            <w:delText>action</w:delText>
          </w:r>
          <w:r w:rsidDel="00DD09CC">
            <w:rPr>
              <w:rFonts w:hint="eastAsia"/>
              <w:lang w:val="en-US"/>
            </w:rPr>
            <w:delText xml:space="preserve"> </w:delText>
          </w:r>
        </w:del>
        <w:r>
          <w:rPr>
            <w:rFonts w:hint="eastAsia"/>
            <w:lang w:val="en-US"/>
          </w:rPr>
          <w:t>2</w:t>
        </w:r>
      </w:ins>
      <w:bookmarkEnd w:id="7361"/>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p>
    <w:tbl>
      <w:tblPr>
        <w:tblStyle w:val="TableGrid"/>
        <w:tblW w:w="0" w:type="auto"/>
        <w:jc w:val="center"/>
        <w:tblLook w:val="04A0" w:firstRow="1" w:lastRow="0" w:firstColumn="1" w:lastColumn="0" w:noHBand="0" w:noVBand="1"/>
        <w:tblPrChange w:id="7417" w:author="JIE  SUN" w:date="2018-06-22T18:31:00Z">
          <w:tblPr>
            <w:tblStyle w:val="TableGrid"/>
            <w:tblW w:w="0" w:type="auto"/>
            <w:jc w:val="center"/>
            <w:tblLook w:val="04A0" w:firstRow="1" w:lastRow="0" w:firstColumn="1" w:lastColumn="0" w:noHBand="0" w:noVBand="1"/>
          </w:tblPr>
        </w:tblPrChange>
      </w:tblPr>
      <w:tblGrid>
        <w:gridCol w:w="3119"/>
        <w:gridCol w:w="3397"/>
        <w:tblGridChange w:id="7418">
          <w:tblGrid>
            <w:gridCol w:w="2405"/>
            <w:gridCol w:w="1855"/>
          </w:tblGrid>
        </w:tblGridChange>
      </w:tblGrid>
      <w:tr w:rsidR="00EE0436" w:rsidTr="00EE0436">
        <w:trPr>
          <w:jc w:val="center"/>
          <w:ins w:id="7419" w:author="jie sun" w:date="2018-04-18T21:14:00Z"/>
          <w:trPrChange w:id="7420" w:author="JIE  SUN" w:date="2018-06-22T18:31:00Z">
            <w:trPr>
              <w:jc w:val="center"/>
            </w:trPr>
          </w:trPrChange>
        </w:trPr>
        <w:tc>
          <w:tcPr>
            <w:tcW w:w="3119" w:type="dxa"/>
            <w:tcPrChange w:id="7421" w:author="JIE  SUN" w:date="2018-06-22T18:31:00Z">
              <w:tcPr>
                <w:tcW w:w="2405" w:type="dxa"/>
              </w:tcPr>
            </w:tcPrChange>
          </w:tcPr>
          <w:p w:rsidR="00EE0436" w:rsidRDefault="00EE0436" w:rsidP="009306FF">
            <w:pPr>
              <w:rPr>
                <w:ins w:id="7422" w:author="jie sun" w:date="2018-04-18T21:14:00Z"/>
              </w:rPr>
            </w:pPr>
            <w:ins w:id="7423" w:author="jie sun" w:date="2018-04-18T21:14:00Z">
              <w:del w:id="7424" w:author="JIE  SUN" w:date="2018-06-22T18:37:00Z">
                <w:r w:rsidDel="00FF2136">
                  <w:rPr>
                    <w:rFonts w:hint="eastAsia"/>
                  </w:rPr>
                  <w:delText>Angle</w:delText>
                </w:r>
                <w:r w:rsidDel="00FF2136">
                  <w:delText xml:space="preserve"> with X/Y/</w:delText>
                </w:r>
                <w:r w:rsidDel="00FF2136">
                  <w:rPr>
                    <w:rFonts w:hint="eastAsia"/>
                  </w:rPr>
                  <w:delText>Z</w:delText>
                </w:r>
              </w:del>
            </w:ins>
            <w:ins w:id="7425" w:author="JIE  SUN" w:date="2018-06-22T18:37:00Z">
              <w:r w:rsidR="00FF2136">
                <w:t xml:space="preserve">Accelerometer </w:t>
              </w:r>
              <w:r w:rsidR="00FF2136">
                <w:rPr>
                  <w:rFonts w:hint="eastAsia"/>
                </w:rPr>
                <w:t>Testing</w:t>
              </w:r>
            </w:ins>
          </w:p>
        </w:tc>
        <w:tc>
          <w:tcPr>
            <w:tcW w:w="3397" w:type="dxa"/>
            <w:tcPrChange w:id="7426" w:author="JIE  SUN" w:date="2018-06-22T18:31:00Z">
              <w:tcPr>
                <w:tcW w:w="1855" w:type="dxa"/>
              </w:tcPr>
            </w:tcPrChange>
          </w:tcPr>
          <w:p w:rsidR="00EE0436" w:rsidRDefault="00EE0436" w:rsidP="009306FF">
            <w:pPr>
              <w:rPr>
                <w:ins w:id="7427" w:author="jie sun" w:date="2018-04-18T21:14:00Z"/>
              </w:rPr>
            </w:pPr>
            <w:ins w:id="7428" w:author="JIE  SUN" w:date="2018-06-22T18:29:00Z">
              <w:r>
                <w:t xml:space="preserve">Valid </w:t>
              </w:r>
            </w:ins>
            <w:ins w:id="7429" w:author="jie sun" w:date="2018-04-18T21:14:00Z">
              <w:r>
                <w:t>Range</w:t>
              </w:r>
            </w:ins>
          </w:p>
        </w:tc>
      </w:tr>
      <w:tr w:rsidR="00EE0436" w:rsidTr="00EE0436">
        <w:trPr>
          <w:jc w:val="center"/>
          <w:ins w:id="7430" w:author="jie sun" w:date="2018-04-18T21:14:00Z"/>
          <w:trPrChange w:id="7431" w:author="JIE  SUN" w:date="2018-06-22T18:31:00Z">
            <w:trPr>
              <w:jc w:val="center"/>
            </w:trPr>
          </w:trPrChange>
        </w:trPr>
        <w:tc>
          <w:tcPr>
            <w:tcW w:w="3119" w:type="dxa"/>
            <w:tcPrChange w:id="7432" w:author="JIE  SUN" w:date="2018-06-22T18:31:00Z">
              <w:tcPr>
                <w:tcW w:w="2405" w:type="dxa"/>
              </w:tcPr>
            </w:tcPrChange>
          </w:tcPr>
          <w:p w:rsidR="00EE0436" w:rsidRDefault="00EE0436" w:rsidP="009306FF">
            <w:pPr>
              <w:rPr>
                <w:ins w:id="7433" w:author="jie sun" w:date="2018-04-18T21:14:00Z"/>
              </w:rPr>
            </w:pPr>
            <w:ins w:id="7434" w:author="JIE  SUN" w:date="2018-06-22T18:30:00Z">
              <w:r>
                <w:rPr>
                  <w:rFonts w:hint="eastAsia"/>
                </w:rPr>
                <w:t>Inclination</w:t>
              </w:r>
              <w:r>
                <w:t xml:space="preserve"> </w:t>
              </w:r>
            </w:ins>
            <w:ins w:id="7435" w:author="jie sun" w:date="2018-04-18T21:14:00Z">
              <w:del w:id="7436" w:author="JIE  SUN" w:date="2018-06-22T18:30:00Z">
                <w:r w:rsidDel="00EE0436">
                  <w:delText xml:space="preserve">Angle </w:delText>
                </w:r>
              </w:del>
              <w:r>
                <w:t>– X-axis</w:t>
              </w:r>
            </w:ins>
            <w:ins w:id="7437" w:author="jie sun" w:date="2018-04-18T21:18:00Z">
              <w:r>
                <w:t xml:space="preserve"> (Centre axis)</w:t>
              </w:r>
            </w:ins>
          </w:p>
        </w:tc>
        <w:tc>
          <w:tcPr>
            <w:tcW w:w="3397" w:type="dxa"/>
            <w:tcPrChange w:id="7438" w:author="JIE  SUN" w:date="2018-06-22T18:31:00Z">
              <w:tcPr>
                <w:tcW w:w="1855" w:type="dxa"/>
              </w:tcPr>
            </w:tcPrChange>
          </w:tcPr>
          <w:p w:rsidR="00EE0436" w:rsidDel="00EE0436" w:rsidRDefault="00EE0436" w:rsidP="009306FF">
            <w:pPr>
              <w:rPr>
                <w:ins w:id="7439" w:author="jie sun" w:date="2018-04-18T21:17:00Z"/>
                <w:del w:id="7440" w:author="JIE  SUN" w:date="2018-06-22T18:31:00Z"/>
              </w:rPr>
            </w:pPr>
            <w:ins w:id="7441" w:author="JIE  SUN" w:date="2018-06-22T18:20:00Z">
              <w:r>
                <w:t>&lt;-63</w:t>
              </w:r>
              <w:r>
                <w:rPr>
                  <w:rFonts w:hint="eastAsia"/>
                </w:rPr>
                <w:t>°</w:t>
              </w:r>
              <w:r>
                <w:rPr>
                  <w:rFonts w:hint="eastAsia"/>
                </w:rPr>
                <w:t>or</w:t>
              </w:r>
            </w:ins>
            <w:ins w:id="7442" w:author="jie sun" w:date="2018-04-18T21:14:00Z">
              <w:del w:id="7443" w:author="JIE  SUN" w:date="2018-06-22T18:20:00Z">
                <w:r w:rsidDel="009926D7">
                  <w:delText>-</w:delText>
                </w:r>
              </w:del>
            </w:ins>
            <w:ins w:id="7444" w:author="jie sun" w:date="2018-04-18T21:16:00Z">
              <w:del w:id="7445" w:author="JIE  SUN" w:date="2018-06-22T18:20:00Z">
                <w:r w:rsidDel="009926D7">
                  <w:delText>80</w:delText>
                </w:r>
              </w:del>
            </w:ins>
            <w:ins w:id="7446" w:author="jie sun" w:date="2018-04-18T21:14:00Z">
              <w:del w:id="7447" w:author="JIE  SUN" w:date="2018-06-22T18:20:00Z">
                <w:r w:rsidDel="009926D7">
                  <w:rPr>
                    <w:rFonts w:hint="eastAsia"/>
                  </w:rPr>
                  <w:delText>°</w:delText>
                </w:r>
              </w:del>
            </w:ins>
            <w:ins w:id="7448" w:author="jie sun" w:date="2018-04-18T21:17:00Z">
              <w:del w:id="7449" w:author="JIE  SUN" w:date="2018-06-22T18:20:00Z">
                <w:r w:rsidDel="009926D7">
                  <w:rPr>
                    <w:rFonts w:hint="eastAsia"/>
                  </w:rPr>
                  <w:delText>-</w:delText>
                </w:r>
                <w:r w:rsidDel="009926D7">
                  <w:delText>-40</w:delText>
                </w:r>
                <w:r w:rsidDel="009926D7">
                  <w:rPr>
                    <w:rFonts w:hint="eastAsia"/>
                  </w:rPr>
                  <w:delText>°</w:delText>
                </w:r>
              </w:del>
            </w:ins>
            <w:ins w:id="7450" w:author="JIE  SUN" w:date="2018-06-22T18:31:00Z">
              <w:r>
                <w:t xml:space="preserve">   </w:t>
              </w:r>
            </w:ins>
          </w:p>
          <w:p w:rsidR="00EE0436" w:rsidRDefault="00EE0436" w:rsidP="009306FF">
            <w:pPr>
              <w:rPr>
                <w:ins w:id="7451" w:author="jie sun" w:date="2018-04-18T21:14:00Z"/>
              </w:rPr>
            </w:pPr>
            <w:ins w:id="7452" w:author="jie sun" w:date="2018-04-18T21:17:00Z">
              <w:del w:id="7453" w:author="JIE  SUN" w:date="2018-06-22T18:21:00Z">
                <w:r w:rsidDel="009926D7">
                  <w:delText>40</w:delText>
                </w:r>
                <w:r w:rsidDel="009926D7">
                  <w:rPr>
                    <w:rFonts w:hint="eastAsia"/>
                  </w:rPr>
                  <w:delText>°</w:delText>
                </w:r>
                <w:r w:rsidDel="009926D7">
                  <w:rPr>
                    <w:rFonts w:hint="eastAsia"/>
                  </w:rPr>
                  <w:delText>-</w:delText>
                </w:r>
              </w:del>
            </w:ins>
            <w:ins w:id="7454" w:author="jie sun" w:date="2018-04-18T21:16:00Z">
              <w:del w:id="7455" w:author="JIE  SUN" w:date="2018-06-22T18:21:00Z">
                <w:r w:rsidDel="009926D7">
                  <w:delText>80</w:delText>
                </w:r>
              </w:del>
            </w:ins>
            <w:ins w:id="7456" w:author="jie sun" w:date="2018-04-18T21:14:00Z">
              <w:del w:id="7457" w:author="JIE  SUN" w:date="2018-06-22T18:21:00Z">
                <w:r w:rsidDel="009926D7">
                  <w:rPr>
                    <w:rFonts w:hint="eastAsia"/>
                  </w:rPr>
                  <w:delText>°</w:delText>
                </w:r>
              </w:del>
            </w:ins>
            <w:ins w:id="7458" w:author="JIE  SUN" w:date="2018-06-22T18:21:00Z">
              <w:r>
                <w:t>&gt;63</w:t>
              </w:r>
              <w:r>
                <w:rPr>
                  <w:rFonts w:hint="eastAsia"/>
                </w:rPr>
                <w:t>°</w:t>
              </w:r>
            </w:ins>
          </w:p>
        </w:tc>
      </w:tr>
      <w:tr w:rsidR="00EE0436" w:rsidTr="00EE0436">
        <w:trPr>
          <w:jc w:val="center"/>
          <w:ins w:id="7459" w:author="jie sun" w:date="2018-04-18T21:14:00Z"/>
          <w:trPrChange w:id="7460" w:author="JIE  SUN" w:date="2018-06-22T18:31:00Z">
            <w:trPr>
              <w:jc w:val="center"/>
            </w:trPr>
          </w:trPrChange>
        </w:trPr>
        <w:tc>
          <w:tcPr>
            <w:tcW w:w="3119" w:type="dxa"/>
            <w:tcPrChange w:id="7461" w:author="JIE  SUN" w:date="2018-06-22T18:31:00Z">
              <w:tcPr>
                <w:tcW w:w="2405" w:type="dxa"/>
              </w:tcPr>
            </w:tcPrChange>
          </w:tcPr>
          <w:p w:rsidR="00EE0436" w:rsidRDefault="00EE0436" w:rsidP="009306FF">
            <w:pPr>
              <w:rPr>
                <w:ins w:id="7462" w:author="jie sun" w:date="2018-04-18T21:14:00Z"/>
              </w:rPr>
            </w:pPr>
            <w:ins w:id="7463" w:author="JIE  SUN" w:date="2018-06-22T18:30:00Z">
              <w:r>
                <w:rPr>
                  <w:rFonts w:hint="eastAsia"/>
                </w:rPr>
                <w:t>Inclination</w:t>
              </w:r>
              <w:r>
                <w:t xml:space="preserve"> </w:t>
              </w:r>
            </w:ins>
            <w:ins w:id="7464" w:author="jie sun" w:date="2018-04-18T21:14:00Z">
              <w:del w:id="7465" w:author="JIE  SUN" w:date="2018-06-22T18:30:00Z">
                <w:r w:rsidDel="00EE0436">
                  <w:delText xml:space="preserve">Angle </w:delText>
                </w:r>
              </w:del>
              <w:r>
                <w:t>– Y-axis</w:t>
              </w:r>
            </w:ins>
          </w:p>
        </w:tc>
        <w:tc>
          <w:tcPr>
            <w:tcW w:w="3397" w:type="dxa"/>
            <w:tcPrChange w:id="7466" w:author="JIE  SUN" w:date="2018-06-22T18:31:00Z">
              <w:tcPr>
                <w:tcW w:w="1855" w:type="dxa"/>
              </w:tcPr>
            </w:tcPrChange>
          </w:tcPr>
          <w:p w:rsidR="00EE0436" w:rsidRDefault="00EE0436" w:rsidP="009306FF">
            <w:pPr>
              <w:rPr>
                <w:ins w:id="7467" w:author="jie sun" w:date="2018-04-18T21:14:00Z"/>
              </w:rPr>
            </w:pPr>
            <w:ins w:id="7468" w:author="jie sun" w:date="2018-04-18T21:14:00Z">
              <w:r>
                <w:t>-</w:t>
              </w:r>
            </w:ins>
            <w:ins w:id="7469" w:author="JIE  SUN" w:date="2018-06-22T18:21:00Z">
              <w:r>
                <w:t>10</w:t>
              </w:r>
            </w:ins>
            <w:ins w:id="7470" w:author="jie sun" w:date="2018-04-18T21:14:00Z">
              <w:del w:id="7471" w:author="JIE  SUN" w:date="2018-06-22T18:21:00Z">
                <w:r w:rsidDel="009926D7">
                  <w:delText>40</w:delText>
                </w:r>
              </w:del>
              <w:r>
                <w:rPr>
                  <w:rFonts w:hint="eastAsia"/>
                </w:rPr>
                <w:t>°</w:t>
              </w:r>
              <w:r>
                <w:rPr>
                  <w:rFonts w:hint="eastAsia"/>
                </w:rPr>
                <w:t>t</w:t>
              </w:r>
            </w:ins>
            <w:ins w:id="7472" w:author="JIE  SUN" w:date="2018-06-22T18:21:00Z">
              <w:r>
                <w:t>o  30</w:t>
              </w:r>
            </w:ins>
            <w:ins w:id="7473" w:author="jie sun" w:date="2018-04-18T21:14:00Z">
              <w:del w:id="7474" w:author="JIE  SUN" w:date="2018-06-22T18:21:00Z">
                <w:r w:rsidDel="009926D7">
                  <w:rPr>
                    <w:rFonts w:hint="eastAsia"/>
                  </w:rPr>
                  <w:delText>o</w:delText>
                </w:r>
                <w:r w:rsidDel="009926D7">
                  <w:delText>40</w:delText>
                </w:r>
              </w:del>
              <w:r>
                <w:rPr>
                  <w:rFonts w:hint="eastAsia"/>
                </w:rPr>
                <w:t>°</w:t>
              </w:r>
            </w:ins>
          </w:p>
        </w:tc>
      </w:tr>
      <w:tr w:rsidR="00EE0436" w:rsidTr="00EE0436">
        <w:tblPrEx>
          <w:jc w:val="left"/>
          <w:tblPrExChange w:id="7475" w:author="JIE  SUN" w:date="2018-06-22T18:31:00Z">
            <w:tblPrEx>
              <w:jc w:val="left"/>
            </w:tblPrEx>
          </w:tblPrExChange>
        </w:tblPrEx>
        <w:trPr>
          <w:ins w:id="7476" w:author="jie sun" w:date="2018-04-18T21:14:00Z"/>
        </w:trPr>
        <w:tc>
          <w:tcPr>
            <w:tcW w:w="3119" w:type="dxa"/>
            <w:tcPrChange w:id="7477" w:author="JIE  SUN" w:date="2018-06-22T18:31:00Z">
              <w:tcPr>
                <w:tcW w:w="2405" w:type="dxa"/>
              </w:tcPr>
            </w:tcPrChange>
          </w:tcPr>
          <w:p w:rsidR="00EE0436" w:rsidRDefault="00EE0436" w:rsidP="009306FF">
            <w:pPr>
              <w:rPr>
                <w:ins w:id="7478" w:author="jie sun" w:date="2018-04-18T21:14:00Z"/>
              </w:rPr>
            </w:pPr>
            <w:ins w:id="7479" w:author="jie sun" w:date="2018-04-18T21:14:00Z">
              <w:del w:id="7480" w:author="JIE  SUN" w:date="2018-06-22T18:30:00Z">
                <w:r w:rsidDel="00EE0436">
                  <w:rPr>
                    <w:rFonts w:hint="eastAsia"/>
                  </w:rPr>
                  <w:delText xml:space="preserve">Angle </w:delText>
                </w:r>
              </w:del>
            </w:ins>
            <w:ins w:id="7481" w:author="JIE  SUN" w:date="2018-06-22T18:30:00Z">
              <w:r>
                <w:rPr>
                  <w:rFonts w:hint="eastAsia"/>
                </w:rPr>
                <w:t>Inclination</w:t>
              </w:r>
              <w:r>
                <w:t xml:space="preserve"> </w:t>
              </w:r>
            </w:ins>
            <w:ins w:id="7482" w:author="jie sun" w:date="2018-04-18T21:14:00Z">
              <w:r>
                <w:t>– Z-axis</w:t>
              </w:r>
            </w:ins>
          </w:p>
        </w:tc>
        <w:tc>
          <w:tcPr>
            <w:tcW w:w="3397" w:type="dxa"/>
            <w:tcPrChange w:id="7483" w:author="JIE  SUN" w:date="2018-06-22T18:31:00Z">
              <w:tcPr>
                <w:tcW w:w="1855" w:type="dxa"/>
              </w:tcPr>
            </w:tcPrChange>
          </w:tcPr>
          <w:p w:rsidR="00EE0436" w:rsidRDefault="00EE0436" w:rsidP="009306FF">
            <w:pPr>
              <w:rPr>
                <w:ins w:id="7484" w:author="jie sun" w:date="2018-04-18T21:14:00Z"/>
              </w:rPr>
            </w:pPr>
            <w:ins w:id="7485" w:author="jie sun" w:date="2018-04-18T21:14:00Z">
              <w:r>
                <w:t>-</w:t>
              </w:r>
            </w:ins>
            <w:ins w:id="7486" w:author="JIE  SUN" w:date="2018-06-22T18:21:00Z">
              <w:r>
                <w:t>10</w:t>
              </w:r>
            </w:ins>
            <w:ins w:id="7487" w:author="jie sun" w:date="2018-04-18T21:15:00Z">
              <w:del w:id="7488" w:author="JIE  SUN" w:date="2018-06-22T18:21:00Z">
                <w:r w:rsidDel="009926D7">
                  <w:delText>25</w:delText>
                </w:r>
              </w:del>
            </w:ins>
            <w:ins w:id="7489" w:author="jie sun" w:date="2018-04-18T21:14:00Z">
              <w:r>
                <w:rPr>
                  <w:rFonts w:hint="eastAsia"/>
                </w:rPr>
                <w:t>°</w:t>
              </w:r>
            </w:ins>
            <w:ins w:id="7490" w:author="JIE  SUN" w:date="2018-06-22T18:22:00Z">
              <w:r>
                <w:rPr>
                  <w:rFonts w:hint="eastAsia"/>
                </w:rPr>
                <w:t xml:space="preserve">to  </w:t>
              </w:r>
            </w:ins>
            <w:ins w:id="7491" w:author="jie sun" w:date="2018-04-18T21:14:00Z">
              <w:del w:id="7492" w:author="JIE  SUN" w:date="2018-06-22T18:22:00Z">
                <w:r w:rsidDel="009926D7">
                  <w:rPr>
                    <w:rFonts w:hint="eastAsia"/>
                  </w:rPr>
                  <w:delText>to</w:delText>
                </w:r>
              </w:del>
            </w:ins>
            <w:ins w:id="7493" w:author="jie sun" w:date="2018-04-18T21:15:00Z">
              <w:del w:id="7494" w:author="JIE  SUN" w:date="2018-06-22T18:22:00Z">
                <w:r w:rsidDel="009926D7">
                  <w:delText>2</w:delText>
                </w:r>
              </w:del>
            </w:ins>
            <w:ins w:id="7495" w:author="JIE  SUN" w:date="2018-06-22T18:22:00Z">
              <w:r>
                <w:t>30</w:t>
              </w:r>
            </w:ins>
            <w:ins w:id="7496" w:author="jie sun" w:date="2018-04-18T21:15:00Z">
              <w:del w:id="7497" w:author="JIE  SUN" w:date="2018-06-22T18:22:00Z">
                <w:r w:rsidDel="009926D7">
                  <w:delText>5</w:delText>
                </w:r>
              </w:del>
            </w:ins>
            <w:ins w:id="7498" w:author="jie sun" w:date="2018-04-18T21:14:00Z">
              <w:r>
                <w:rPr>
                  <w:rFonts w:hint="eastAsia"/>
                </w:rPr>
                <w:t>°</w:t>
              </w:r>
            </w:ins>
          </w:p>
        </w:tc>
      </w:tr>
    </w:tbl>
    <w:p w:rsidR="0087014B" w:rsidDel="00DA3737" w:rsidRDefault="0087014B">
      <w:pPr>
        <w:rPr>
          <w:del w:id="7499" w:author="像个男人一样" w:date="2018-03-22T11:48:00Z"/>
          <w:lang w:val="en-US"/>
        </w:rPr>
      </w:pPr>
    </w:p>
    <w:p w:rsidR="00DA3737" w:rsidRPr="00984694" w:rsidRDefault="00DA3737">
      <w:pPr>
        <w:autoSpaceDE w:val="0"/>
        <w:autoSpaceDN w:val="0"/>
        <w:adjustRightInd w:val="0"/>
        <w:spacing w:after="0"/>
        <w:rPr>
          <w:ins w:id="7500" w:author="JIE  SUN" w:date="2018-06-22T20:46:00Z"/>
          <w:iCs/>
          <w:lang w:val="en-US"/>
          <w:rPrChange w:id="7501" w:author="JIE  SUN" w:date="2018-06-22T20:59:00Z">
            <w:rPr>
              <w:ins w:id="7502" w:author="JIE  SUN" w:date="2018-06-22T20:46:00Z"/>
              <w:lang w:val="en-US"/>
            </w:rPr>
          </w:rPrChange>
        </w:rPr>
        <w:pPrChange w:id="7503" w:author="JIE  SUN" w:date="2018-06-22T20:59:00Z">
          <w:pPr/>
        </w:pPrChange>
      </w:pPr>
      <w:ins w:id="7504" w:author="JIE  SUN" w:date="2018-06-22T20:46:00Z">
        <w:r>
          <w:rPr>
            <w:iCs/>
            <w:lang w:val="en-US"/>
          </w:rPr>
          <w:t xml:space="preserve">There is a </w:t>
        </w:r>
      </w:ins>
      <w:ins w:id="7505" w:author="JIE  SUN" w:date="2018-06-22T20:47:00Z">
        <w:r>
          <w:rPr>
            <w:iCs/>
            <w:lang w:val="en-US"/>
          </w:rPr>
          <w:t>piece</w:t>
        </w:r>
      </w:ins>
      <w:ins w:id="7506" w:author="JIE  SUN" w:date="2018-06-22T20:46:00Z">
        <w:r>
          <w:rPr>
            <w:iCs/>
            <w:lang w:val="en-US"/>
          </w:rPr>
          <w:t xml:space="preserve"> </w:t>
        </w:r>
      </w:ins>
      <w:ins w:id="7507" w:author="JIE  SUN" w:date="2018-06-22T20:47:00Z">
        <w:r>
          <w:rPr>
            <w:iCs/>
            <w:lang w:val="en-US"/>
          </w:rPr>
          <w:t xml:space="preserve">of code below realizes this </w:t>
        </w:r>
      </w:ins>
      <w:ins w:id="7508" w:author="JIE  SUN" w:date="2018-06-22T20:53:00Z">
        <w:r w:rsidR="006601C3">
          <w:rPr>
            <w:iCs/>
            <w:lang w:val="en-US"/>
          </w:rPr>
          <w:t>judgement of the inclination angle with three-axes</w:t>
        </w:r>
      </w:ins>
      <w:ins w:id="7509" w:author="JIE  SUN" w:date="2018-06-22T20:47:00Z">
        <w:r>
          <w:rPr>
            <w:iCs/>
            <w:lang w:val="en-US"/>
          </w:rPr>
          <w:t>.</w:t>
        </w:r>
      </w:ins>
      <w:ins w:id="7510" w:author="JIE  SUN" w:date="2018-06-22T20:55:00Z">
        <w:r w:rsidR="006601C3">
          <w:rPr>
            <w:iCs/>
            <w:lang w:val="en-US"/>
          </w:rPr>
          <w:t xml:space="preserve"> H</w:t>
        </w:r>
      </w:ins>
      <w:ins w:id="7511" w:author="JIE  SUN" w:date="2018-06-22T20:56:00Z">
        <w:r w:rsidR="006601C3">
          <w:rPr>
            <w:iCs/>
            <w:lang w:val="en-US"/>
          </w:rPr>
          <w:t xml:space="preserve">ere, firstly this line of code : </w:t>
        </w:r>
        <w:r w:rsidR="006601C3">
          <w:rPr>
            <w:rFonts w:ascii="NSimSun" w:eastAsia="NSimSun" w:hAnsi="Times New Roman" w:cs="NSimSun"/>
            <w:color w:val="0000FF"/>
            <w:sz w:val="19"/>
            <w:szCs w:val="19"/>
          </w:rPr>
          <w:t>if</w:t>
        </w:r>
        <w:r w:rsidR="006601C3">
          <w:rPr>
            <w:rFonts w:ascii="NSimSun" w:eastAsia="NSimSun" w:hAnsi="Times New Roman" w:cs="NSimSun"/>
            <w:color w:val="000000"/>
            <w:sz w:val="19"/>
            <w:szCs w:val="19"/>
          </w:rPr>
          <w:t xml:space="preserve">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&lt;  action_123[i].accel_x[0] ||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&gt;action_123[i].accel_x[1]), </w:t>
        </w:r>
        <w:r w:rsidR="006601C3" w:rsidRPr="006601C3">
          <w:rPr>
            <w:iCs/>
            <w:lang w:val="en-US"/>
            <w:rPrChange w:id="7512" w:author="JIE  SUN" w:date="2018-06-22T20:58:00Z">
              <w:rPr>
                <w:rFonts w:ascii="NSimSun" w:eastAsia="NSimSun" w:hAnsi="Times New Roman" w:cs="NSimSun"/>
                <w:color w:val="000000"/>
                <w:sz w:val="19"/>
                <w:szCs w:val="19"/>
              </w:rPr>
            </w:rPrChange>
          </w:rPr>
          <w:t xml:space="preserve">it judges the </w:t>
        </w:r>
      </w:ins>
      <w:ins w:id="7513" w:author="JIE  SUN" w:date="2018-06-22T20:57:00Z">
        <w:r w:rsidR="006601C3" w:rsidRPr="006601C3">
          <w:rPr>
            <w:iCs/>
            <w:lang w:val="en-US"/>
            <w:rPrChange w:id="7514" w:author="JIE  SUN" w:date="2018-06-22T20:58:00Z">
              <w:rPr>
                <w:rFonts w:ascii="NSimSun" w:eastAsia="NSimSun" w:hAnsi="Times New Roman" w:cs="NSimSun"/>
                <w:color w:val="000000"/>
                <w:sz w:val="19"/>
                <w:szCs w:val="19"/>
              </w:rPr>
            </w:rPrChange>
          </w:rPr>
          <w:t>inclination</w:t>
        </w:r>
      </w:ins>
      <w:ins w:id="7515" w:author="JIE  SUN" w:date="2018-06-22T20:56:00Z">
        <w:r w:rsidR="006601C3" w:rsidRPr="006601C3">
          <w:rPr>
            <w:iCs/>
            <w:lang w:val="en-US"/>
            <w:rPrChange w:id="7516" w:author="JIE  SUN" w:date="2018-06-22T20:58:00Z">
              <w:rPr>
                <w:rFonts w:ascii="NSimSun" w:eastAsia="NSimSun" w:hAnsi="Times New Roman" w:cs="NSimSun"/>
                <w:color w:val="000000"/>
                <w:sz w:val="19"/>
                <w:szCs w:val="19"/>
              </w:rPr>
            </w:rPrChange>
          </w:rPr>
          <w:t xml:space="preserve"> </w:t>
        </w:r>
      </w:ins>
      <w:ins w:id="7517" w:author="JIE  SUN" w:date="2018-06-22T20:57:00Z">
        <w:r w:rsidR="006601C3" w:rsidRPr="006601C3">
          <w:rPr>
            <w:iCs/>
            <w:lang w:val="en-US"/>
            <w:rPrChange w:id="7518" w:author="JIE  SUN" w:date="2018-06-22T20:58:00Z">
              <w:rPr>
                <w:rFonts w:ascii="NSimSun" w:eastAsia="NSimSun" w:hAnsi="Times New Roman" w:cs="NSimSun"/>
                <w:color w:val="000000"/>
                <w:sz w:val="19"/>
                <w:szCs w:val="19"/>
              </w:rPr>
            </w:rPrChange>
          </w:rPr>
          <w:t>angle of X-axis as an initial condition</w:t>
        </w:r>
      </w:ins>
      <w:ins w:id="7519" w:author="JIE  SUN" w:date="2018-06-22T20:58:00Z">
        <w:r w:rsidR="006601C3" w:rsidRPr="006601C3">
          <w:rPr>
            <w:iCs/>
            <w:lang w:val="en-US"/>
            <w:rPrChange w:id="7520" w:author="JIE  SUN" w:date="2018-06-22T20:58:00Z">
              <w:rPr>
                <w:rFonts w:ascii="NSimSun" w:eastAsia="NSimSun" w:hAnsi="Times New Roman" w:cs="NSimSun"/>
                <w:color w:val="000000"/>
                <w:sz w:val="19"/>
                <w:szCs w:val="19"/>
              </w:rPr>
            </w:rPrChange>
          </w:rPr>
          <w:t>, and then just the inclinations of Y-aixs and Z-axis, the same with judging gesture 1</w:t>
        </w:r>
        <w:r w:rsidR="006601C3">
          <w:rPr>
            <w:iCs/>
            <w:lang w:val="en-US"/>
          </w:rPr>
          <w:t>.</w:t>
        </w:r>
      </w:ins>
    </w:p>
    <w:p w:rsidR="008E7778" w:rsidRDefault="008E7778">
      <w:pPr>
        <w:autoSpaceDE w:val="0"/>
        <w:autoSpaceDN w:val="0"/>
        <w:adjustRightInd w:val="0"/>
        <w:spacing w:after="0"/>
        <w:rPr>
          <w:ins w:id="7521" w:author="JIE  SUN" w:date="2018-06-22T20:52:00Z"/>
          <w:rFonts w:ascii="NSimSun" w:eastAsia="NSimSun" w:hAnsi="Times New Roman" w:cs="NSimSun"/>
          <w:color w:val="000000"/>
          <w:sz w:val="19"/>
          <w:szCs w:val="19"/>
        </w:rPr>
      </w:pPr>
      <w:ins w:id="7522"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1) {</w:t>
        </w:r>
      </w:ins>
    </w:p>
    <w:p w:rsidR="008E7778" w:rsidRDefault="008E7778">
      <w:pPr>
        <w:autoSpaceDE w:val="0"/>
        <w:autoSpaceDN w:val="0"/>
        <w:adjustRightInd w:val="0"/>
        <w:spacing w:after="0"/>
        <w:rPr>
          <w:ins w:id="7523" w:author="JIE  SUN" w:date="2018-06-22T20:52:00Z"/>
          <w:rFonts w:ascii="NSimSun" w:eastAsia="NSimSun" w:hAnsi="Times New Roman" w:cs="NSimSun"/>
          <w:color w:val="000000"/>
          <w:sz w:val="19"/>
          <w:szCs w:val="19"/>
        </w:rPr>
      </w:pPr>
      <w:ins w:id="7524" w:author="JIE  SUN" w:date="2018-06-22T20:53:00Z">
        <w:r>
          <w:rPr>
            <w:rFonts w:ascii="NSimSun" w:eastAsia="NSimSun" w:hAnsi="Times New Roman" w:cs="NSimSun"/>
            <w:color w:val="0000FF"/>
            <w:sz w:val="19"/>
            <w:szCs w:val="19"/>
          </w:rPr>
          <w:t xml:space="preserve">  </w:t>
        </w:r>
      </w:ins>
      <w:ins w:id="7525"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&lt;  action_123[i].accel_x[0]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&gt;action_123[i].accel_x[1])</w:t>
        </w:r>
      </w:ins>
    </w:p>
    <w:p w:rsidR="008E7778" w:rsidRDefault="008E7778">
      <w:pPr>
        <w:autoSpaceDE w:val="0"/>
        <w:autoSpaceDN w:val="0"/>
        <w:adjustRightInd w:val="0"/>
        <w:spacing w:after="0"/>
        <w:rPr>
          <w:ins w:id="7526" w:author="JIE  SUN" w:date="2018-06-22T20:52:00Z"/>
          <w:rFonts w:ascii="NSimSun" w:eastAsia="NSimSun" w:hAnsi="Times New Roman" w:cs="NSimSun"/>
          <w:color w:val="000000"/>
          <w:sz w:val="19"/>
          <w:szCs w:val="19"/>
        </w:rPr>
      </w:pPr>
      <w:ins w:id="7527" w:author="JIE  SUN" w:date="2018-06-22T20:53:00Z">
        <w:r>
          <w:rPr>
            <w:rFonts w:ascii="NSimSun" w:eastAsia="NSimSun" w:hAnsi="Times New Roman" w:cs="NSimSun"/>
            <w:color w:val="0000FF"/>
            <w:sz w:val="19"/>
            <w:szCs w:val="19"/>
          </w:rPr>
          <w:t xml:space="preserve">  </w:t>
        </w:r>
      </w:ins>
      <w:ins w:id="7528"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 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&lt; action_123[i].accel_y[1])</w:t>
        </w:r>
      </w:ins>
    </w:p>
    <w:p w:rsidR="008E7778" w:rsidRDefault="008E7778">
      <w:pPr>
        <w:autoSpaceDE w:val="0"/>
        <w:autoSpaceDN w:val="0"/>
        <w:adjustRightInd w:val="0"/>
        <w:spacing w:after="0"/>
        <w:rPr>
          <w:ins w:id="7529" w:author="JIE  SUN" w:date="2018-06-22T20:52:00Z"/>
          <w:rFonts w:ascii="NSimSun" w:eastAsia="NSimSun" w:hAnsi="Times New Roman" w:cs="NSimSun"/>
          <w:color w:val="000000"/>
          <w:sz w:val="19"/>
          <w:szCs w:val="19"/>
        </w:rPr>
      </w:pPr>
      <w:ins w:id="7530" w:author="JIE  SUN" w:date="2018-06-22T20:53:00Z">
        <w:r>
          <w:rPr>
            <w:rFonts w:ascii="NSimSun" w:eastAsia="NSimSun" w:hAnsi="Times New Roman" w:cs="NSimSun"/>
            <w:color w:val="0000FF"/>
            <w:sz w:val="19"/>
            <w:szCs w:val="19"/>
          </w:rPr>
          <w:t xml:space="preserve">  </w:t>
        </w:r>
      </w:ins>
      <w:ins w:id="7531"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&gt; action_123[i].accel_z[0]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&lt; action_123[i].accel_z[1])</w:t>
        </w:r>
      </w:ins>
    </w:p>
    <w:p w:rsidR="008E7778" w:rsidRDefault="008E7778">
      <w:pPr>
        <w:autoSpaceDE w:val="0"/>
        <w:autoSpaceDN w:val="0"/>
        <w:adjustRightInd w:val="0"/>
        <w:spacing w:after="0"/>
        <w:rPr>
          <w:ins w:id="7532" w:author="JIE  SUN" w:date="2018-06-22T20:52:00Z"/>
          <w:rFonts w:ascii="NSimSun" w:eastAsia="NSimSun" w:hAnsi="Times New Roman" w:cs="NSimSun"/>
          <w:color w:val="000000"/>
          <w:sz w:val="19"/>
          <w:szCs w:val="19"/>
        </w:rPr>
      </w:pPr>
      <w:ins w:id="7533" w:author="JIE  SUN" w:date="2018-06-22T20:53:00Z">
        <w:r>
          <w:rPr>
            <w:rFonts w:ascii="NSimSun" w:eastAsia="NSimSun" w:hAnsi="Times New Roman" w:cs="NSimSun"/>
            <w:color w:val="000000"/>
            <w:sz w:val="19"/>
            <w:szCs w:val="19"/>
          </w:rPr>
          <w:t xml:space="preserve">  </w:t>
        </w:r>
        <w:r w:rsidR="006601C3">
          <w:rPr>
            <w:rFonts w:ascii="NSimSun" w:eastAsia="NSimSun" w:hAnsi="Times New Roman" w:cs="NSimSun"/>
            <w:color w:val="000000"/>
            <w:sz w:val="19"/>
            <w:szCs w:val="19"/>
          </w:rPr>
          <w:tab/>
        </w:r>
      </w:ins>
      <w:ins w:id="7534" w:author="JIE  SUN" w:date="2018-06-22T20:52: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rsidR="00DA3737" w:rsidRDefault="008E7778">
      <w:pPr>
        <w:rPr>
          <w:ins w:id="7535" w:author="JIE  SUN" w:date="2018-06-22T20:46:00Z"/>
          <w:lang w:val="en-US"/>
        </w:rPr>
      </w:pPr>
      <w:ins w:id="7536" w:author="JIE  SUN" w:date="2018-06-22T20:52:00Z">
        <w:r>
          <w:rPr>
            <w:rFonts w:ascii="NSimSun" w:eastAsia="NSimSun" w:hAnsi="Times New Roman" w:cs="NSimSun"/>
            <w:color w:val="000000"/>
            <w:sz w:val="19"/>
            <w:szCs w:val="19"/>
          </w:rPr>
          <w:t>}</w:t>
        </w:r>
      </w:ins>
    </w:p>
    <w:p w:rsidR="0087014B" w:rsidRDefault="0087014B">
      <w:pPr>
        <w:pStyle w:val="Caption"/>
        <w:rPr>
          <w:ins w:id="7537" w:author="像个男人一样" w:date="2018-03-22T11:48:00Z"/>
          <w:lang w:val="en-US"/>
        </w:rPr>
        <w:pPrChange w:id="7538" w:author="像个男人一样" w:date="2018-03-21T02:31:00Z">
          <w:pPr/>
        </w:pPrChange>
      </w:pPr>
    </w:p>
    <w:p w:rsidR="0087014B" w:rsidDel="00520787" w:rsidRDefault="00D5184D">
      <w:pPr>
        <w:pStyle w:val="Caption"/>
        <w:rPr>
          <w:del w:id="7539" w:author="JIE  SUN" w:date="2018-06-22T16:32:00Z"/>
        </w:rPr>
        <w:pPrChange w:id="7540" w:author="像个男人一样" w:date="2018-03-21T02:31:00Z">
          <w:pPr/>
        </w:pPrChange>
      </w:pPr>
      <w:del w:id="7541" w:author="JIE  SUN" w:date="2018-06-22T16:32:00Z">
        <w:r w:rsidDel="00520787">
          <w:rPr>
            <w:rFonts w:hint="eastAsia"/>
            <w:lang w:val="en-US"/>
          </w:rPr>
          <w:delText xml:space="preserve">Action 3: </w:delText>
        </w:r>
      </w:del>
      <w:ins w:id="7542" w:author="jie sun" w:date="2018-04-16T22:35:00Z">
        <w:del w:id="7543" w:author="JIE  SUN" w:date="2018-06-22T16:32:00Z">
          <w:r w:rsidR="007F0ED5" w:rsidDel="00520787">
            <w:rPr>
              <w:lang w:val="en-US"/>
            </w:rPr>
            <w:delText>R</w:delText>
          </w:r>
        </w:del>
      </w:ins>
      <w:del w:id="7544" w:author="JIE  SUN" w:date="2018-06-22T16:32:00Z">
        <w:r w:rsidDel="00520787">
          <w:rPr>
            <w:rFonts w:hint="eastAsia"/>
            <w:lang w:val="en-US"/>
          </w:rPr>
          <w:delText>rotating</w:delText>
        </w:r>
        <w:r w:rsidDel="00520787">
          <w:delText xml:space="preserve"> </w:delText>
        </w:r>
      </w:del>
      <w:ins w:id="7545" w:author="jie sun" w:date="2018-04-16T22:35:00Z">
        <w:del w:id="7546" w:author="JIE  SUN" w:date="2018-06-22T16:32:00Z">
          <w:r w:rsidR="007F0ED5" w:rsidDel="00520787">
            <w:delText>A</w:delText>
          </w:r>
        </w:del>
      </w:ins>
      <w:del w:id="7547" w:author="JIE  SUN" w:date="2018-06-22T16:32:00Z">
        <w:r w:rsidDel="00520787">
          <w:delText xml:space="preserve">above </w:delText>
        </w:r>
      </w:del>
      <w:ins w:id="7548" w:author="jie sun" w:date="2018-04-16T22:35:00Z">
        <w:del w:id="7549" w:author="JIE  SUN" w:date="2018-06-22T16:32:00Z">
          <w:r w:rsidR="007F0ED5" w:rsidDel="00520787">
            <w:delText>Y</w:delText>
          </w:r>
        </w:del>
      </w:ins>
      <w:del w:id="7550" w:author="JIE  SUN" w:date="2018-06-22T16:32:00Z">
        <w:r w:rsidDel="00520787">
          <w:delText>you</w:delText>
        </w:r>
      </w:del>
      <w:ins w:id="7551" w:author="jie sun" w:date="2018-04-11T20:47:00Z">
        <w:del w:id="7552" w:author="JIE  SUN" w:date="2018-06-22T16:32:00Z">
          <w:r w:rsidR="00804078" w:rsidDel="00520787">
            <w:delText>r</w:delText>
          </w:r>
        </w:del>
      </w:ins>
      <w:del w:id="7553" w:author="JIE  SUN" w:date="2018-06-22T16:32:00Z">
        <w:r w:rsidDel="00520787">
          <w:delText xml:space="preserve"> </w:delText>
        </w:r>
      </w:del>
      <w:ins w:id="7554" w:author="jie sun" w:date="2018-04-16T22:35:00Z">
        <w:del w:id="7555" w:author="JIE  SUN" w:date="2018-06-22T16:32:00Z">
          <w:r w:rsidR="007F0ED5" w:rsidDel="00520787">
            <w:delText>B</w:delText>
          </w:r>
        </w:del>
      </w:ins>
      <w:del w:id="7556" w:author="JIE  SUN" w:date="2018-06-22T16:32:00Z">
        <w:r w:rsidDel="00520787">
          <w:delText xml:space="preserve">body, </w:delText>
        </w:r>
      </w:del>
      <w:ins w:id="7557" w:author="jie sun" w:date="2018-04-16T22:35:00Z">
        <w:del w:id="7558" w:author="JIE  SUN" w:date="2018-06-22T16:32:00Z">
          <w:r w:rsidR="007F0ED5" w:rsidDel="00520787">
            <w:delText>T</w:delText>
          </w:r>
        </w:del>
      </w:ins>
      <w:del w:id="7559" w:author="JIE  SUN" w:date="2018-06-22T16:32:00Z">
        <w:r w:rsidDel="00520787">
          <w:delText xml:space="preserve">the </w:delText>
        </w:r>
      </w:del>
      <w:ins w:id="7560" w:author="jie sun" w:date="2018-04-16T22:36:00Z">
        <w:del w:id="7561" w:author="JIE  SUN" w:date="2018-06-22T16:32:00Z">
          <w:r w:rsidR="007F0ED5" w:rsidDel="00520787">
            <w:delText>G</w:delText>
          </w:r>
        </w:del>
      </w:ins>
      <w:del w:id="7562" w:author="JIE  SUN" w:date="2018-06-22T16:32:00Z">
        <w:r w:rsidDel="00520787">
          <w:delText xml:space="preserve">glow </w:delText>
        </w:r>
      </w:del>
      <w:ins w:id="7563" w:author="jie sun" w:date="2018-04-16T22:36:00Z">
        <w:del w:id="7564" w:author="JIE  SUN" w:date="2018-06-22T16:32:00Z">
          <w:r w:rsidR="007F0ED5" w:rsidDel="00520787">
            <w:rPr>
              <w:rFonts w:hint="eastAsia"/>
            </w:rPr>
            <w:delText>S</w:delText>
          </w:r>
        </w:del>
      </w:ins>
      <w:del w:id="7565" w:author="JIE  SUN" w:date="2018-06-22T16:32:00Z">
        <w:r w:rsidDel="00520787">
          <w:delText xml:space="preserve">stick </w:delText>
        </w:r>
      </w:del>
      <w:ins w:id="7566" w:author="jie sun" w:date="2018-04-16T22:36:00Z">
        <w:del w:id="7567" w:author="JIE  SUN" w:date="2018-06-22T16:32:00Z">
          <w:r w:rsidR="007F0ED5" w:rsidDel="00520787">
            <w:rPr>
              <w:lang w:val="en-US"/>
            </w:rPr>
            <w:delText>S</w:delText>
          </w:r>
        </w:del>
      </w:ins>
      <w:del w:id="7568" w:author="JIE  SUN" w:date="2018-06-22T16:32:00Z">
        <w:r w:rsidDel="00520787">
          <w:rPr>
            <w:rFonts w:hint="eastAsia"/>
            <w:lang w:val="en-US"/>
          </w:rPr>
          <w:delText xml:space="preserve">should </w:delText>
        </w:r>
      </w:del>
      <w:ins w:id="7569" w:author="jie sun" w:date="2018-04-16T22:36:00Z">
        <w:del w:id="7570" w:author="JIE  SUN" w:date="2018-06-22T16:32:00Z">
          <w:r w:rsidR="007F0ED5" w:rsidDel="00520787">
            <w:delText>S</w:delText>
          </w:r>
        </w:del>
      </w:ins>
      <w:del w:id="7571" w:author="JIE  SUN" w:date="2018-06-22T16:32:00Z">
        <w:r w:rsidDel="00520787">
          <w:delText xml:space="preserve">show </w:delText>
        </w:r>
      </w:del>
      <w:ins w:id="7572" w:author="jie sun" w:date="2018-04-16T22:36:00Z">
        <w:del w:id="7573" w:author="JIE  SUN" w:date="2018-06-22T16:32:00Z">
          <w:r w:rsidR="007F0ED5" w:rsidDel="00520787">
            <w:delText>T</w:delText>
          </w:r>
        </w:del>
      </w:ins>
      <w:del w:id="7574" w:author="JIE  SUN" w:date="2018-06-22T16:32:00Z">
        <w:r w:rsidDel="00520787">
          <w:delText xml:space="preserve">the </w:delText>
        </w:r>
      </w:del>
      <w:ins w:id="7575" w:author="jie sun" w:date="2018-04-16T22:36:00Z">
        <w:del w:id="7576" w:author="JIE  SUN" w:date="2018-06-22T16:32:00Z">
          <w:r w:rsidR="007F0ED5" w:rsidDel="00520787">
            <w:delText>R</w:delText>
          </w:r>
        </w:del>
      </w:ins>
      <w:del w:id="7577" w:author="JIE  SUN" w:date="2018-06-22T16:32:00Z">
        <w:r w:rsidDel="00520787">
          <w:delText xml:space="preserve">red </w:delText>
        </w:r>
      </w:del>
      <w:ins w:id="7578" w:author="jie sun" w:date="2018-04-16T22:36:00Z">
        <w:del w:id="7579" w:author="JIE  SUN" w:date="2018-06-22T16:32:00Z">
          <w:r w:rsidR="007F0ED5" w:rsidDel="00520787">
            <w:delText>C</w:delText>
          </w:r>
        </w:del>
      </w:ins>
      <w:del w:id="7580" w:author="JIE  SUN" w:date="2018-06-22T16:32:00Z">
        <w:r w:rsidDel="00520787">
          <w:delText xml:space="preserve">colour. </w:delText>
        </w:r>
      </w:del>
    </w:p>
    <w:p w:rsidR="0087014B" w:rsidDel="00520787" w:rsidRDefault="00D5184D">
      <w:pPr>
        <w:jc w:val="center"/>
        <w:rPr>
          <w:ins w:id="7581" w:author="像个男人一样" w:date="2018-03-21T02:32:00Z"/>
          <w:del w:id="7582" w:author="JIE  SUN" w:date="2018-06-22T16:32:00Z"/>
        </w:rPr>
        <w:pPrChange w:id="7583" w:author="jie sun" w:date="2018-04-16T21:42:00Z">
          <w:pPr/>
        </w:pPrChange>
      </w:pPr>
      <w:del w:id="7584" w:author="JIE  SUN" w:date="2018-06-22T16:32:00Z">
        <w:r w:rsidDel="00520787">
          <w:rPr>
            <w:noProof/>
          </w:rPr>
          <w:drawing>
            <wp:inline distT="0" distB="0" distL="114300" distR="114300">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del>
    </w:p>
    <w:p w:rsidR="0087014B" w:rsidDel="00520787" w:rsidRDefault="00D5184D">
      <w:pPr>
        <w:pStyle w:val="Caption"/>
        <w:jc w:val="center"/>
        <w:rPr>
          <w:ins w:id="7585" w:author="像个男人一样" w:date="2018-03-22T11:48:00Z"/>
          <w:del w:id="7586" w:author="JIE  SUN" w:date="2018-06-22T16:32:00Z"/>
        </w:rPr>
        <w:pPrChange w:id="7587" w:author="jie sun" w:date="2018-04-16T21:42:00Z">
          <w:pPr/>
        </w:pPrChange>
      </w:pPr>
      <w:ins w:id="7588" w:author="像个男人一样" w:date="2018-03-21T02:32:00Z">
        <w:del w:id="7589" w:author="JIE  SUN" w:date="2018-06-22T16:32:00Z">
          <w:r w:rsidDel="00520787">
            <w:delText xml:space="preserve">Figure </w:delText>
          </w:r>
        </w:del>
      </w:ins>
      <w:ins w:id="7590" w:author="jie sun" w:date="2018-04-19T13:00:00Z">
        <w:del w:id="7591" w:author="JIE  SUN" w:date="2018-06-21T13:34:00Z">
          <w:r w:rsidR="00083FE7" w:rsidDel="00A64E7B">
            <w:rPr>
              <w:iCs w:val="0"/>
            </w:rPr>
            <w:fldChar w:fldCharType="begin"/>
          </w:r>
          <w:r w:rsidR="00083FE7" w:rsidDel="00A64E7B">
            <w:delInstrText xml:space="preserve"> STYLEREF 1 \s </w:delInstrText>
          </w:r>
        </w:del>
      </w:ins>
      <w:del w:id="7592" w:author="JIE  SUN" w:date="2018-06-21T13:34:00Z">
        <w:r w:rsidR="00083FE7" w:rsidDel="00A64E7B">
          <w:rPr>
            <w:iCs w:val="0"/>
          </w:rPr>
          <w:fldChar w:fldCharType="separate"/>
        </w:r>
        <w:r w:rsidR="00083FE7" w:rsidDel="00A64E7B">
          <w:rPr>
            <w:noProof/>
          </w:rPr>
          <w:delText>4</w:delText>
        </w:r>
      </w:del>
      <w:ins w:id="7593" w:author="jie sun" w:date="2018-04-19T13:00:00Z">
        <w:del w:id="7594"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7595" w:author="JIE  SUN" w:date="2018-06-21T13:34:00Z">
        <w:r w:rsidR="00083FE7" w:rsidDel="00A64E7B">
          <w:rPr>
            <w:iCs w:val="0"/>
          </w:rPr>
          <w:fldChar w:fldCharType="separate"/>
        </w:r>
      </w:del>
      <w:ins w:id="7596" w:author="jie sun" w:date="2018-04-19T13:00:00Z">
        <w:del w:id="7597" w:author="JIE  SUN" w:date="2018-06-21T13:34:00Z">
          <w:r w:rsidR="00083FE7" w:rsidDel="00A64E7B">
            <w:rPr>
              <w:noProof/>
            </w:rPr>
            <w:delText>15</w:delText>
          </w:r>
          <w:r w:rsidR="00083FE7" w:rsidDel="00A64E7B">
            <w:rPr>
              <w:iCs w:val="0"/>
            </w:rPr>
            <w:fldChar w:fldCharType="end"/>
          </w:r>
        </w:del>
      </w:ins>
      <w:ins w:id="7598" w:author="像个男人一样" w:date="2018-03-21T02:32:00Z">
        <w:del w:id="7599" w:author="JIE  SUN" w:date="2018-06-22T16:32:00Z">
          <w:r w:rsidDel="00520787">
            <w:rPr>
              <w:iCs w:val="0"/>
            </w:rPr>
            <w:fldChar w:fldCharType="begin"/>
          </w:r>
          <w:r w:rsidDel="00520787">
            <w:delInstrText xml:space="preserve"> STYLEREF 1 \s </w:delInstrText>
          </w:r>
          <w:r w:rsidDel="00520787">
            <w:rPr>
              <w:iCs w:val="0"/>
            </w:rPr>
            <w:fldChar w:fldCharType="separate"/>
          </w:r>
          <w:r w:rsidDel="00520787">
            <w:delText>4</w:delText>
          </w:r>
          <w:r w:rsidDel="00520787">
            <w:rPr>
              <w:iCs w:val="0"/>
            </w:rPr>
            <w:fldChar w:fldCharType="end"/>
          </w:r>
          <w:r w:rsidDel="00520787">
            <w:rPr>
              <w:rFonts w:hint="eastAsia"/>
            </w:rPr>
            <w:delText>.</w:delText>
          </w:r>
          <w:r w:rsidDel="00520787">
            <w:rPr>
              <w:iCs w:val="0"/>
            </w:rPr>
            <w:fldChar w:fldCharType="begin"/>
          </w:r>
          <w:r w:rsidDel="00520787">
            <w:delInstrText xml:space="preserve"> SEQ Figure \* ARABIC \s 1 </w:delInstrText>
          </w:r>
          <w:r w:rsidDel="00520787">
            <w:rPr>
              <w:iCs w:val="0"/>
            </w:rPr>
            <w:fldChar w:fldCharType="separate"/>
          </w:r>
        </w:del>
      </w:ins>
      <w:ins w:id="7600" w:author="像个男人一样" w:date="2018-03-22T11:51:00Z">
        <w:del w:id="7601" w:author="JIE  SUN" w:date="2018-06-22T16:32:00Z">
          <w:r w:rsidDel="00520787">
            <w:delText>14</w:delText>
          </w:r>
        </w:del>
      </w:ins>
      <w:ins w:id="7602" w:author="像个男人一样" w:date="2018-03-21T02:32:00Z">
        <w:del w:id="7603" w:author="JIE  SUN" w:date="2018-06-22T16:32:00Z">
          <w:r w:rsidDel="00520787">
            <w:rPr>
              <w:iCs w:val="0"/>
            </w:rPr>
            <w:fldChar w:fldCharType="end"/>
          </w:r>
          <w:bookmarkStart w:id="7604" w:name="_Toc20768"/>
          <w:bookmarkStart w:id="7605" w:name="_Toc22677"/>
          <w:bookmarkStart w:id="7606" w:name="_Toc23284"/>
          <w:bookmarkStart w:id="7607" w:name="_Toc16066"/>
          <w:bookmarkStart w:id="7608" w:name="_Toc16270"/>
          <w:bookmarkStart w:id="7609" w:name="_Toc12430"/>
          <w:bookmarkStart w:id="7610" w:name="_Toc19962"/>
          <w:bookmarkStart w:id="7611" w:name="_Toc2983"/>
          <w:bookmarkStart w:id="7612" w:name="_Toc10510"/>
          <w:bookmarkStart w:id="7613" w:name="_Toc12975"/>
          <w:bookmarkStart w:id="7614" w:name="_Toc25978"/>
          <w:bookmarkStart w:id="7615" w:name="_Toc23055"/>
          <w:bookmarkStart w:id="7616" w:name="_Toc4662"/>
          <w:bookmarkStart w:id="7617" w:name="_Toc14714"/>
          <w:bookmarkStart w:id="7618" w:name="_Toc13371"/>
          <w:bookmarkStart w:id="7619" w:name="_Toc31414"/>
          <w:bookmarkStart w:id="7620" w:name="_Toc15869"/>
          <w:bookmarkStart w:id="7621" w:name="_Toc30755"/>
          <w:bookmarkStart w:id="7622" w:name="_Toc7325"/>
          <w:bookmarkStart w:id="7623" w:name="_Toc10451"/>
          <w:bookmarkStart w:id="7624" w:name="_Toc23652"/>
          <w:bookmarkStart w:id="7625" w:name="_Toc27309"/>
          <w:bookmarkStart w:id="7626" w:name="_Toc23081"/>
          <w:bookmarkStart w:id="7627" w:name="_Toc5480"/>
          <w:bookmarkStart w:id="7628" w:name="_Toc23047"/>
          <w:r w:rsidDel="00520787">
            <w:rPr>
              <w:rFonts w:hint="eastAsia"/>
            </w:rPr>
            <w:delText>:</w:delText>
          </w:r>
        </w:del>
      </w:ins>
      <w:ins w:id="7629" w:author="像个男人一样" w:date="2018-03-22T11:48:00Z">
        <w:del w:id="7630" w:author="JIE  SUN" w:date="2018-06-22T16:32:00Z">
          <w:r w:rsidDel="00520787">
            <w:rPr>
              <w:rFonts w:hint="eastAsia"/>
              <w:lang w:val="en-US"/>
            </w:rPr>
            <w:delText xml:space="preserve"> </w:delText>
          </w:r>
        </w:del>
      </w:ins>
      <w:ins w:id="7631" w:author="像个男人一样" w:date="2018-03-21T02:32:00Z">
        <w:del w:id="7632" w:author="JIE  SUN" w:date="2018-06-22T16:32:00Z">
          <w:r w:rsidDel="00520787">
            <w:rPr>
              <w:rFonts w:hint="eastAsia"/>
            </w:rPr>
            <w:delText xml:space="preserve">Spinning </w:delText>
          </w:r>
        </w:del>
      </w:ins>
      <w:ins w:id="7633" w:author="jie sun" w:date="2018-04-16T22:36:00Z">
        <w:del w:id="7634" w:author="JIE  SUN" w:date="2018-06-22T16:32:00Z">
          <w:r w:rsidR="00841C6E" w:rsidDel="00520787">
            <w:delText>A</w:delText>
          </w:r>
        </w:del>
      </w:ins>
      <w:ins w:id="7635" w:author="像个男人一样" w:date="2018-03-21T02:32:00Z">
        <w:del w:id="7636" w:author="JIE  SUN" w:date="2018-06-22T16:32:00Z">
          <w:r w:rsidDel="00520787">
            <w:rPr>
              <w:rFonts w:hint="eastAsia"/>
            </w:rPr>
            <w:delText xml:space="preserve">angle </w:delText>
          </w:r>
        </w:del>
      </w:ins>
      <w:ins w:id="7637" w:author="jie sun" w:date="2018-04-16T22:36:00Z">
        <w:del w:id="7638" w:author="JIE  SUN" w:date="2018-06-22T16:32:00Z">
          <w:r w:rsidR="00841C6E" w:rsidDel="00520787">
            <w:delText>C</w:delText>
          </w:r>
        </w:del>
      </w:ins>
      <w:ins w:id="7639" w:author="像个男人一样" w:date="2018-03-21T02:32:00Z">
        <w:del w:id="7640" w:author="JIE  SUN" w:date="2018-06-22T16:32:00Z">
          <w:r w:rsidDel="00520787">
            <w:rPr>
              <w:rFonts w:hint="eastAsia"/>
            </w:rPr>
            <w:delText xml:space="preserve">changes </w:delText>
          </w:r>
        </w:del>
      </w:ins>
      <w:ins w:id="7641" w:author="jie sun" w:date="2018-04-16T22:36:00Z">
        <w:del w:id="7642" w:author="JIE  SUN" w:date="2018-06-22T16:32:00Z">
          <w:r w:rsidR="00841C6E" w:rsidDel="00520787">
            <w:delText>I</w:delText>
          </w:r>
        </w:del>
      </w:ins>
      <w:ins w:id="7643" w:author="像个男人一样" w:date="2018-03-21T02:32:00Z">
        <w:del w:id="7644" w:author="JIE  SUN" w:date="2018-06-22T16:32:00Z">
          <w:r w:rsidDel="00520787">
            <w:rPr>
              <w:rFonts w:hint="eastAsia"/>
            </w:rPr>
            <w:delText xml:space="preserve">in </w:delText>
          </w:r>
        </w:del>
      </w:ins>
      <w:ins w:id="7645" w:author="jie sun" w:date="2018-04-16T22:36:00Z">
        <w:del w:id="7646" w:author="JIE  SUN" w:date="2018-06-22T16:32:00Z">
          <w:r w:rsidR="00841C6E" w:rsidDel="00520787">
            <w:delText>A</w:delText>
          </w:r>
        </w:del>
      </w:ins>
      <w:ins w:id="7647" w:author="像个男人一样" w:date="2018-03-21T02:32:00Z">
        <w:del w:id="7648" w:author="JIE  SUN" w:date="2018-06-22T16:32:00Z">
          <w:r w:rsidDel="00520787">
            <w:rPr>
              <w:rFonts w:hint="eastAsia"/>
            </w:rPr>
            <w:delText>action 3</w:delText>
          </w:r>
        </w:del>
      </w:ins>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p>
    <w:p w:rsidR="0087014B" w:rsidDel="00520787" w:rsidRDefault="00D5184D">
      <w:pPr>
        <w:pStyle w:val="Caption"/>
        <w:jc w:val="center"/>
        <w:rPr>
          <w:del w:id="7649" w:author="JIE  SUN" w:date="2018-06-22T16:32:00Z"/>
        </w:rPr>
        <w:pPrChange w:id="7650" w:author="jie sun" w:date="2018-04-16T21:42:00Z">
          <w:pPr/>
        </w:pPrChange>
      </w:pPr>
      <w:bookmarkStart w:id="7651" w:name="_Toc511906366"/>
      <w:ins w:id="7652" w:author="像个男人一样" w:date="2018-03-22T11:48:00Z">
        <w:del w:id="7653" w:author="JIE  SUN" w:date="2018-06-22T16:32:00Z">
          <w:r w:rsidDel="00520787">
            <w:delText xml:space="preserve">Table </w:delText>
          </w:r>
          <w:r w:rsidDel="00520787">
            <w:rPr>
              <w:iCs w:val="0"/>
            </w:rPr>
            <w:fldChar w:fldCharType="begin"/>
          </w:r>
          <w:r w:rsidDel="00520787">
            <w:delInstrText xml:space="preserve"> STYLEREF 1 \s </w:delInstrText>
          </w:r>
          <w:r w:rsidDel="00520787">
            <w:rPr>
              <w:iCs w:val="0"/>
            </w:rPr>
            <w:fldChar w:fldCharType="separate"/>
          </w:r>
          <w:r w:rsidDel="00520787">
            <w:delText>4</w:delText>
          </w:r>
          <w:r w:rsidDel="00520787">
            <w:rPr>
              <w:iCs w:val="0"/>
            </w:rPr>
            <w:fldChar w:fldCharType="end"/>
          </w:r>
          <w:r w:rsidDel="00520787">
            <w:rPr>
              <w:rFonts w:hint="eastAsia"/>
            </w:rPr>
            <w:delText>.</w:delText>
          </w:r>
          <w:r w:rsidDel="00520787">
            <w:rPr>
              <w:iCs w:val="0"/>
            </w:rPr>
            <w:fldChar w:fldCharType="begin"/>
          </w:r>
          <w:r w:rsidDel="00520787">
            <w:delInstrText xml:space="preserve"> SEQ Table \* ARABIC \s 1 </w:delInstrText>
          </w:r>
          <w:r w:rsidDel="00520787">
            <w:rPr>
              <w:iCs w:val="0"/>
            </w:rPr>
            <w:fldChar w:fldCharType="separate"/>
          </w:r>
        </w:del>
      </w:ins>
      <w:ins w:id="7654" w:author="像个男人一样" w:date="2018-03-22T11:51:00Z">
        <w:del w:id="7655" w:author="JIE  SUN" w:date="2018-06-22T16:32:00Z">
          <w:r w:rsidDel="00520787">
            <w:delText>5</w:delText>
          </w:r>
        </w:del>
      </w:ins>
      <w:ins w:id="7656" w:author="像个男人一样" w:date="2018-03-22T11:48:00Z">
        <w:del w:id="7657" w:author="JIE  SUN" w:date="2018-06-22T16:32:00Z">
          <w:r w:rsidDel="00520787">
            <w:rPr>
              <w:iCs w:val="0"/>
            </w:rPr>
            <w:fldChar w:fldCharType="end"/>
          </w:r>
          <w:bookmarkStart w:id="7658" w:name="_Toc23980"/>
          <w:bookmarkStart w:id="7659" w:name="_Toc30349"/>
          <w:bookmarkStart w:id="7660" w:name="_Toc16670"/>
          <w:bookmarkStart w:id="7661" w:name="_Toc16159"/>
          <w:bookmarkStart w:id="7662" w:name="_Toc24551"/>
          <w:bookmarkStart w:id="7663" w:name="_Toc16597"/>
          <w:bookmarkStart w:id="7664" w:name="_Toc5804"/>
          <w:bookmarkStart w:id="7665" w:name="_Toc15335"/>
          <w:bookmarkStart w:id="7666" w:name="_Toc7240"/>
          <w:bookmarkStart w:id="7667" w:name="_Toc12709"/>
          <w:bookmarkStart w:id="7668" w:name="_Toc25064"/>
          <w:bookmarkStart w:id="7669" w:name="_Toc13186"/>
          <w:bookmarkStart w:id="7670" w:name="_Toc31138"/>
          <w:bookmarkStart w:id="7671" w:name="_Toc32704"/>
          <w:bookmarkStart w:id="7672" w:name="_Toc16383"/>
          <w:bookmarkStart w:id="7673" w:name="_Toc25345"/>
          <w:bookmarkStart w:id="7674" w:name="_Toc6447"/>
          <w:bookmarkStart w:id="7675" w:name="_Toc19520"/>
          <w:bookmarkStart w:id="7676" w:name="_Toc28357"/>
          <w:bookmarkStart w:id="7677" w:name="_Toc32713"/>
          <w:bookmarkStart w:id="7678" w:name="_Toc24951"/>
          <w:r w:rsidDel="00520787">
            <w:rPr>
              <w:rFonts w:hint="eastAsia"/>
            </w:rPr>
            <w:delText>:</w:delText>
          </w:r>
          <w:r w:rsidDel="00520787">
            <w:rPr>
              <w:rFonts w:hint="eastAsia"/>
              <w:lang w:val="en-US"/>
            </w:rPr>
            <w:delText xml:space="preserve"> </w:delText>
          </w:r>
          <w:r w:rsidDel="00520787">
            <w:rPr>
              <w:rFonts w:hint="eastAsia"/>
            </w:rPr>
            <w:delText xml:space="preserve">Spinning </w:delText>
          </w:r>
        </w:del>
      </w:ins>
      <w:ins w:id="7679" w:author="jie sun" w:date="2018-04-16T22:36:00Z">
        <w:del w:id="7680" w:author="JIE  SUN" w:date="2018-06-22T16:32:00Z">
          <w:r w:rsidR="00841C6E" w:rsidDel="00520787">
            <w:delText>A</w:delText>
          </w:r>
        </w:del>
      </w:ins>
      <w:ins w:id="7681" w:author="像个男人一样" w:date="2018-03-22T11:48:00Z">
        <w:del w:id="7682" w:author="JIE  SUN" w:date="2018-06-22T16:32:00Z">
          <w:r w:rsidDel="00520787">
            <w:rPr>
              <w:rFonts w:hint="eastAsia"/>
            </w:rPr>
            <w:delText xml:space="preserve">angle </w:delText>
          </w:r>
        </w:del>
      </w:ins>
      <w:ins w:id="7683" w:author="jie sun" w:date="2018-04-16T22:36:00Z">
        <w:del w:id="7684" w:author="JIE  SUN" w:date="2018-06-22T16:32:00Z">
          <w:r w:rsidR="00841C6E" w:rsidDel="00520787">
            <w:delText>R</w:delText>
          </w:r>
        </w:del>
      </w:ins>
      <w:ins w:id="7685" w:author="像个男人一样" w:date="2018-03-22T11:48:00Z">
        <w:del w:id="7686" w:author="JIE  SUN" w:date="2018-06-22T16:32:00Z">
          <w:r w:rsidDel="00520787">
            <w:rPr>
              <w:rFonts w:hint="eastAsia"/>
            </w:rPr>
            <w:delText xml:space="preserve">restrictions </w:delText>
          </w:r>
        </w:del>
      </w:ins>
      <w:ins w:id="7687" w:author="jie sun" w:date="2018-04-16T22:36:00Z">
        <w:del w:id="7688" w:author="JIE  SUN" w:date="2018-06-22T16:32:00Z">
          <w:r w:rsidR="00841C6E" w:rsidDel="00520787">
            <w:delText>I</w:delText>
          </w:r>
        </w:del>
      </w:ins>
      <w:ins w:id="7689" w:author="像个男人一样" w:date="2018-03-22T11:48:00Z">
        <w:del w:id="7690" w:author="JIE  SUN" w:date="2018-06-22T16:32:00Z">
          <w:r w:rsidDel="00520787">
            <w:rPr>
              <w:rFonts w:hint="eastAsia"/>
            </w:rPr>
            <w:delText xml:space="preserve">in </w:delText>
          </w:r>
        </w:del>
      </w:ins>
      <w:ins w:id="7691" w:author="jie sun" w:date="2018-04-16T22:36:00Z">
        <w:del w:id="7692" w:author="JIE  SUN" w:date="2018-06-22T16:32:00Z">
          <w:r w:rsidR="00841C6E" w:rsidDel="00520787">
            <w:delText>A</w:delText>
          </w:r>
        </w:del>
      </w:ins>
      <w:ins w:id="7693" w:author="像个男人一样" w:date="2018-03-22T11:48:00Z">
        <w:del w:id="7694" w:author="JIE  SUN" w:date="2018-06-22T16:32:00Z">
          <w:r w:rsidDel="00520787">
            <w:rPr>
              <w:rFonts w:hint="eastAsia"/>
            </w:rPr>
            <w:delText>action 3</w:delText>
          </w:r>
        </w:del>
      </w:ins>
      <w:bookmarkEnd w:id="7651"/>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p>
    <w:tbl>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7695" w:author="jie sun" w:date="2018-04-16T21:42: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1862"/>
        <w:gridCol w:w="908"/>
        <w:gridCol w:w="1650"/>
        <w:tblGridChange w:id="7696">
          <w:tblGrid>
            <w:gridCol w:w="1862"/>
            <w:gridCol w:w="908"/>
            <w:gridCol w:w="1650"/>
          </w:tblGrid>
        </w:tblGridChange>
      </w:tblGrid>
      <w:tr w:rsidR="0087014B" w:rsidDel="00520787" w:rsidTr="00701728">
        <w:trPr>
          <w:trHeight w:val="396"/>
          <w:jc w:val="center"/>
          <w:del w:id="7697" w:author="JIE  SUN" w:date="2018-06-22T16:32:00Z"/>
          <w:trPrChange w:id="7698" w:author="jie sun" w:date="2018-04-16T21:42:00Z">
            <w:trPr>
              <w:trHeight w:val="396"/>
            </w:trPr>
          </w:trPrChange>
        </w:trPr>
        <w:tc>
          <w:tcPr>
            <w:tcW w:w="1862" w:type="dxa"/>
            <w:shd w:val="clear" w:color="auto" w:fill="auto"/>
            <w:vAlign w:val="center"/>
            <w:tcPrChange w:id="7699" w:author="jie sun" w:date="2018-04-16T21:42:00Z">
              <w:tcPr>
                <w:tcW w:w="1862" w:type="dxa"/>
                <w:shd w:val="clear" w:color="auto" w:fill="auto"/>
                <w:vAlign w:val="center"/>
              </w:tcPr>
            </w:tcPrChange>
          </w:tcPr>
          <w:p w:rsidR="0087014B" w:rsidDel="00520787" w:rsidRDefault="00D5184D">
            <w:pPr>
              <w:jc w:val="center"/>
              <w:textAlignment w:val="center"/>
              <w:rPr>
                <w:del w:id="7700" w:author="JIE  SUN" w:date="2018-06-22T16:32:00Z"/>
                <w:rFonts w:ascii="SimSun" w:eastAsia="SimSun" w:hAnsi="SimSun" w:cs="SimSun"/>
                <w:color w:val="000000"/>
                <w:sz w:val="22"/>
              </w:rPr>
            </w:pPr>
            <w:del w:id="7701" w:author="JIE  SUN" w:date="2018-06-22T16:32:00Z">
              <w:r w:rsidDel="00520787">
                <w:rPr>
                  <w:rFonts w:ascii="SimSun" w:eastAsia="SimSun" w:hAnsi="SimSun" w:cs="SimSun" w:hint="eastAsia"/>
                  <w:color w:val="000000"/>
                  <w:sz w:val="22"/>
                  <w:lang w:val="en-US" w:bidi="ar"/>
                </w:rPr>
                <w:delText>Gyro valid rang</w:delText>
              </w:r>
            </w:del>
          </w:p>
        </w:tc>
        <w:tc>
          <w:tcPr>
            <w:tcW w:w="908" w:type="dxa"/>
            <w:shd w:val="clear" w:color="auto" w:fill="auto"/>
            <w:vAlign w:val="center"/>
            <w:tcPrChange w:id="7702" w:author="jie sun" w:date="2018-04-16T21:42:00Z">
              <w:tcPr>
                <w:tcW w:w="908" w:type="dxa"/>
                <w:shd w:val="clear" w:color="auto" w:fill="auto"/>
                <w:vAlign w:val="center"/>
              </w:tcPr>
            </w:tcPrChange>
          </w:tcPr>
          <w:p w:rsidR="0087014B" w:rsidDel="00520787" w:rsidRDefault="00D5184D">
            <w:pPr>
              <w:jc w:val="center"/>
              <w:textAlignment w:val="center"/>
              <w:rPr>
                <w:del w:id="7703" w:author="JIE  SUN" w:date="2018-06-22T16:32:00Z"/>
                <w:rFonts w:ascii="SimSun" w:eastAsia="SimSun" w:hAnsi="SimSun" w:cs="SimSun"/>
                <w:color w:val="000000"/>
                <w:sz w:val="22"/>
              </w:rPr>
            </w:pPr>
            <w:del w:id="7704" w:author="JIE  SUN" w:date="2018-06-22T16:32:00Z">
              <w:r w:rsidDel="00520787">
                <w:rPr>
                  <w:rFonts w:ascii="SimSun" w:eastAsia="SimSun" w:hAnsi="SimSun" w:cs="SimSun" w:hint="eastAsia"/>
                  <w:color w:val="000000"/>
                  <w:sz w:val="22"/>
                  <w:lang w:val="en-US" w:bidi="ar"/>
                </w:rPr>
                <w:delText xml:space="preserve">Minimum </w:delText>
              </w:r>
            </w:del>
          </w:p>
        </w:tc>
        <w:tc>
          <w:tcPr>
            <w:tcW w:w="1650" w:type="dxa"/>
            <w:shd w:val="clear" w:color="auto" w:fill="auto"/>
            <w:vAlign w:val="center"/>
            <w:tcPrChange w:id="7705" w:author="jie sun" w:date="2018-04-16T21:42:00Z">
              <w:tcPr>
                <w:tcW w:w="1650" w:type="dxa"/>
                <w:shd w:val="clear" w:color="auto" w:fill="auto"/>
                <w:vAlign w:val="center"/>
              </w:tcPr>
            </w:tcPrChange>
          </w:tcPr>
          <w:p w:rsidR="0087014B" w:rsidDel="00520787" w:rsidRDefault="00D5184D">
            <w:pPr>
              <w:jc w:val="center"/>
              <w:textAlignment w:val="center"/>
              <w:rPr>
                <w:del w:id="7706" w:author="JIE  SUN" w:date="2018-06-22T16:32:00Z"/>
                <w:rFonts w:ascii="SimSun" w:eastAsia="SimSun" w:hAnsi="SimSun" w:cs="SimSun"/>
                <w:color w:val="000000"/>
                <w:sz w:val="22"/>
              </w:rPr>
            </w:pPr>
            <w:del w:id="7707" w:author="JIE  SUN" w:date="2018-06-22T16:32:00Z">
              <w:r w:rsidDel="00520787">
                <w:rPr>
                  <w:rFonts w:ascii="SimSun" w:eastAsia="SimSun" w:hAnsi="SimSun" w:cs="SimSun" w:hint="eastAsia"/>
                  <w:color w:val="000000"/>
                  <w:sz w:val="22"/>
                  <w:lang w:val="en-US" w:bidi="ar"/>
                </w:rPr>
                <w:delText>Maximum</w:delText>
              </w:r>
            </w:del>
          </w:p>
        </w:tc>
      </w:tr>
      <w:tr w:rsidR="0087014B" w:rsidDel="00520787" w:rsidTr="00701728">
        <w:trPr>
          <w:trHeight w:val="286"/>
          <w:jc w:val="center"/>
          <w:del w:id="7708" w:author="JIE  SUN" w:date="2018-06-22T16:32:00Z"/>
          <w:trPrChange w:id="7709" w:author="jie sun" w:date="2018-04-16T21:42:00Z">
            <w:trPr>
              <w:trHeight w:val="286"/>
            </w:trPr>
          </w:trPrChange>
        </w:trPr>
        <w:tc>
          <w:tcPr>
            <w:tcW w:w="1862" w:type="dxa"/>
            <w:shd w:val="clear" w:color="auto" w:fill="auto"/>
            <w:vAlign w:val="center"/>
            <w:tcPrChange w:id="7710" w:author="jie sun" w:date="2018-04-16T21:42:00Z">
              <w:tcPr>
                <w:tcW w:w="1862" w:type="dxa"/>
                <w:shd w:val="clear" w:color="auto" w:fill="auto"/>
                <w:vAlign w:val="center"/>
              </w:tcPr>
            </w:tcPrChange>
          </w:tcPr>
          <w:p w:rsidR="0087014B" w:rsidDel="00520787" w:rsidRDefault="00D5184D">
            <w:pPr>
              <w:jc w:val="center"/>
              <w:textAlignment w:val="center"/>
              <w:rPr>
                <w:del w:id="7711" w:author="JIE  SUN" w:date="2018-06-22T16:32:00Z"/>
                <w:rFonts w:ascii="SimSun" w:eastAsia="SimSun" w:hAnsi="SimSun" w:cs="SimSun"/>
                <w:color w:val="000000"/>
                <w:sz w:val="22"/>
              </w:rPr>
            </w:pPr>
            <w:del w:id="7712" w:author="JIE  SUN" w:date="2018-06-22T16:32:00Z">
              <w:r w:rsidDel="00520787">
                <w:rPr>
                  <w:rFonts w:ascii="SimSun" w:eastAsia="SimSun" w:hAnsi="SimSun" w:cs="SimSun" w:hint="eastAsia"/>
                  <w:color w:val="000000"/>
                  <w:sz w:val="22"/>
                  <w:lang w:val="en-US" w:bidi="ar"/>
                </w:rPr>
                <w:delText>X-axis</w:delText>
              </w:r>
            </w:del>
          </w:p>
        </w:tc>
        <w:tc>
          <w:tcPr>
            <w:tcW w:w="908" w:type="dxa"/>
            <w:shd w:val="clear" w:color="auto" w:fill="auto"/>
            <w:vAlign w:val="center"/>
            <w:tcPrChange w:id="7713" w:author="jie sun" w:date="2018-04-16T21:42:00Z">
              <w:tcPr>
                <w:tcW w:w="908" w:type="dxa"/>
                <w:shd w:val="clear" w:color="auto" w:fill="auto"/>
                <w:vAlign w:val="center"/>
              </w:tcPr>
            </w:tcPrChange>
          </w:tcPr>
          <w:p w:rsidR="0087014B" w:rsidDel="00520787" w:rsidRDefault="00D5184D">
            <w:pPr>
              <w:jc w:val="center"/>
              <w:rPr>
                <w:del w:id="7714" w:author="JIE  SUN" w:date="2018-06-22T16:32:00Z"/>
                <w:rFonts w:ascii="SimSun" w:eastAsia="SimSun" w:hAnsi="SimSun" w:cs="SimSun"/>
                <w:color w:val="000000"/>
                <w:sz w:val="22"/>
                <w:lang w:val="en-US"/>
              </w:rPr>
            </w:pPr>
            <w:del w:id="7715" w:author="JIE  SUN" w:date="2018-06-22T16:32:00Z">
              <w:r w:rsidDel="00520787">
                <w:rPr>
                  <w:rFonts w:ascii="SimSun" w:eastAsia="SimSun" w:hAnsi="SimSun" w:cs="SimSun" w:hint="eastAsia"/>
                  <w:color w:val="000000"/>
                  <w:sz w:val="22"/>
                  <w:lang w:val="en-US"/>
                </w:rPr>
                <w:delText xml:space="preserve"> -15°</w:delText>
              </w:r>
            </w:del>
          </w:p>
        </w:tc>
        <w:tc>
          <w:tcPr>
            <w:tcW w:w="1650" w:type="dxa"/>
            <w:shd w:val="clear" w:color="auto" w:fill="auto"/>
            <w:vAlign w:val="center"/>
            <w:tcPrChange w:id="7716" w:author="jie sun" w:date="2018-04-16T21:42:00Z">
              <w:tcPr>
                <w:tcW w:w="1650" w:type="dxa"/>
                <w:shd w:val="clear" w:color="auto" w:fill="auto"/>
                <w:vAlign w:val="center"/>
              </w:tcPr>
            </w:tcPrChange>
          </w:tcPr>
          <w:p w:rsidR="0087014B" w:rsidDel="00520787" w:rsidRDefault="00D5184D">
            <w:pPr>
              <w:jc w:val="center"/>
              <w:rPr>
                <w:del w:id="7717" w:author="JIE  SUN" w:date="2018-06-22T16:32:00Z"/>
                <w:rFonts w:ascii="SimSun" w:eastAsia="SimSun" w:hAnsi="SimSun" w:cs="SimSun"/>
                <w:color w:val="000000"/>
                <w:sz w:val="22"/>
                <w:lang w:val="en-US"/>
              </w:rPr>
            </w:pPr>
            <w:del w:id="7718" w:author="JIE  SUN" w:date="2018-06-22T16:32:00Z">
              <w:r w:rsidDel="00520787">
                <w:rPr>
                  <w:rFonts w:ascii="SimSun" w:eastAsia="SimSun" w:hAnsi="SimSun" w:cs="SimSun" w:hint="eastAsia"/>
                  <w:color w:val="000000"/>
                  <w:sz w:val="22"/>
                  <w:lang w:val="en-US"/>
                </w:rPr>
                <w:delText>15°</w:delText>
              </w:r>
            </w:del>
          </w:p>
        </w:tc>
      </w:tr>
      <w:tr w:rsidR="0087014B" w:rsidDel="00520787" w:rsidTr="00701728">
        <w:trPr>
          <w:trHeight w:val="286"/>
          <w:jc w:val="center"/>
          <w:del w:id="7719" w:author="JIE  SUN" w:date="2018-06-22T16:32:00Z"/>
          <w:trPrChange w:id="7720" w:author="jie sun" w:date="2018-04-16T21:42:00Z">
            <w:trPr>
              <w:trHeight w:val="286"/>
            </w:trPr>
          </w:trPrChange>
        </w:trPr>
        <w:tc>
          <w:tcPr>
            <w:tcW w:w="1862" w:type="dxa"/>
            <w:shd w:val="clear" w:color="auto" w:fill="auto"/>
            <w:vAlign w:val="center"/>
            <w:tcPrChange w:id="7721" w:author="jie sun" w:date="2018-04-16T21:42:00Z">
              <w:tcPr>
                <w:tcW w:w="1862" w:type="dxa"/>
                <w:shd w:val="clear" w:color="auto" w:fill="auto"/>
                <w:vAlign w:val="center"/>
              </w:tcPr>
            </w:tcPrChange>
          </w:tcPr>
          <w:p w:rsidR="0087014B" w:rsidDel="00520787" w:rsidRDefault="00D5184D">
            <w:pPr>
              <w:jc w:val="center"/>
              <w:textAlignment w:val="center"/>
              <w:rPr>
                <w:del w:id="7722" w:author="JIE  SUN" w:date="2018-06-22T16:32:00Z"/>
                <w:rFonts w:ascii="SimSun" w:eastAsia="SimSun" w:hAnsi="SimSun" w:cs="SimSun"/>
                <w:color w:val="000000"/>
                <w:sz w:val="22"/>
              </w:rPr>
            </w:pPr>
            <w:del w:id="7723" w:author="JIE  SUN" w:date="2018-06-22T16:32:00Z">
              <w:r w:rsidDel="00520787">
                <w:rPr>
                  <w:rFonts w:ascii="SimSun" w:eastAsia="SimSun" w:hAnsi="SimSun" w:cs="SimSun" w:hint="eastAsia"/>
                  <w:color w:val="000000"/>
                  <w:sz w:val="22"/>
                  <w:lang w:val="en-US" w:bidi="ar"/>
                </w:rPr>
                <w:delText>Y-aixs</w:delText>
              </w:r>
            </w:del>
          </w:p>
        </w:tc>
        <w:tc>
          <w:tcPr>
            <w:tcW w:w="908" w:type="dxa"/>
            <w:shd w:val="clear" w:color="auto" w:fill="auto"/>
            <w:vAlign w:val="center"/>
            <w:tcPrChange w:id="7724" w:author="jie sun" w:date="2018-04-16T21:42:00Z">
              <w:tcPr>
                <w:tcW w:w="908" w:type="dxa"/>
                <w:shd w:val="clear" w:color="auto" w:fill="auto"/>
                <w:vAlign w:val="center"/>
              </w:tcPr>
            </w:tcPrChange>
          </w:tcPr>
          <w:p w:rsidR="0087014B" w:rsidDel="00520787" w:rsidRDefault="00D5184D">
            <w:pPr>
              <w:jc w:val="center"/>
              <w:rPr>
                <w:del w:id="7725" w:author="JIE  SUN" w:date="2018-06-22T16:32:00Z"/>
                <w:rFonts w:ascii="SimSun" w:eastAsia="SimSun" w:hAnsi="SimSun" w:cs="SimSun"/>
                <w:color w:val="000000"/>
                <w:sz w:val="22"/>
                <w:lang w:val="en-US"/>
              </w:rPr>
            </w:pPr>
            <w:del w:id="7726" w:author="JIE  SUN" w:date="2018-06-22T16:32:00Z">
              <w:r w:rsidDel="00520787">
                <w:rPr>
                  <w:rFonts w:ascii="SimSun" w:eastAsia="SimSun" w:hAnsi="SimSun" w:cs="SimSun" w:hint="eastAsia"/>
                  <w:color w:val="000000"/>
                  <w:sz w:val="22"/>
                  <w:lang w:val="en-US"/>
                </w:rPr>
                <w:delText>-15°</w:delText>
              </w:r>
            </w:del>
          </w:p>
        </w:tc>
        <w:tc>
          <w:tcPr>
            <w:tcW w:w="1650" w:type="dxa"/>
            <w:shd w:val="clear" w:color="auto" w:fill="auto"/>
            <w:vAlign w:val="center"/>
            <w:tcPrChange w:id="7727" w:author="jie sun" w:date="2018-04-16T21:42:00Z">
              <w:tcPr>
                <w:tcW w:w="1650" w:type="dxa"/>
                <w:shd w:val="clear" w:color="auto" w:fill="auto"/>
                <w:vAlign w:val="center"/>
              </w:tcPr>
            </w:tcPrChange>
          </w:tcPr>
          <w:p w:rsidR="0087014B" w:rsidDel="00520787" w:rsidRDefault="00D5184D">
            <w:pPr>
              <w:jc w:val="center"/>
              <w:rPr>
                <w:del w:id="7728" w:author="JIE  SUN" w:date="2018-06-22T16:32:00Z"/>
                <w:rFonts w:ascii="SimSun" w:eastAsia="SimSun" w:hAnsi="SimSun" w:cs="SimSun"/>
                <w:color w:val="000000"/>
                <w:sz w:val="22"/>
                <w:lang w:val="en-US"/>
              </w:rPr>
            </w:pPr>
            <w:del w:id="7729" w:author="JIE  SUN" w:date="2018-06-22T16:32:00Z">
              <w:r w:rsidDel="00520787">
                <w:rPr>
                  <w:rFonts w:ascii="SimSun" w:eastAsia="SimSun" w:hAnsi="SimSun" w:cs="SimSun" w:hint="eastAsia"/>
                  <w:color w:val="000000"/>
                  <w:sz w:val="22"/>
                  <w:lang w:val="en-US"/>
                </w:rPr>
                <w:delText>15°</w:delText>
              </w:r>
            </w:del>
          </w:p>
        </w:tc>
      </w:tr>
      <w:tr w:rsidR="0087014B" w:rsidDel="00520787" w:rsidTr="00701728">
        <w:trPr>
          <w:trHeight w:val="286"/>
          <w:jc w:val="center"/>
          <w:del w:id="7730" w:author="JIE  SUN" w:date="2018-06-22T16:32:00Z"/>
          <w:trPrChange w:id="7731" w:author="jie sun" w:date="2018-04-16T21:42:00Z">
            <w:trPr>
              <w:trHeight w:val="286"/>
            </w:trPr>
          </w:trPrChange>
        </w:trPr>
        <w:tc>
          <w:tcPr>
            <w:tcW w:w="1862" w:type="dxa"/>
            <w:shd w:val="clear" w:color="auto" w:fill="auto"/>
            <w:vAlign w:val="center"/>
            <w:tcPrChange w:id="7732" w:author="jie sun" w:date="2018-04-16T21:42:00Z">
              <w:tcPr>
                <w:tcW w:w="1862" w:type="dxa"/>
                <w:shd w:val="clear" w:color="auto" w:fill="auto"/>
                <w:vAlign w:val="center"/>
              </w:tcPr>
            </w:tcPrChange>
          </w:tcPr>
          <w:p w:rsidR="0087014B" w:rsidDel="00520787" w:rsidRDefault="00D5184D">
            <w:pPr>
              <w:jc w:val="center"/>
              <w:textAlignment w:val="center"/>
              <w:rPr>
                <w:del w:id="7733" w:author="JIE  SUN" w:date="2018-06-22T16:32:00Z"/>
                <w:rFonts w:ascii="SimSun" w:eastAsia="SimSun" w:hAnsi="SimSun" w:cs="SimSun"/>
                <w:color w:val="000000"/>
                <w:sz w:val="22"/>
              </w:rPr>
            </w:pPr>
            <w:del w:id="7734" w:author="JIE  SUN" w:date="2018-06-22T16:32:00Z">
              <w:r w:rsidDel="00520787">
                <w:rPr>
                  <w:rFonts w:ascii="SimSun" w:eastAsia="SimSun" w:hAnsi="SimSun" w:cs="SimSun" w:hint="eastAsia"/>
                  <w:color w:val="000000"/>
                  <w:sz w:val="22"/>
                  <w:lang w:val="en-US" w:bidi="ar"/>
                </w:rPr>
                <w:delText>Z-aixs</w:delText>
              </w:r>
            </w:del>
          </w:p>
        </w:tc>
        <w:tc>
          <w:tcPr>
            <w:tcW w:w="908" w:type="dxa"/>
            <w:shd w:val="clear" w:color="auto" w:fill="auto"/>
            <w:vAlign w:val="center"/>
            <w:tcPrChange w:id="7735" w:author="jie sun" w:date="2018-04-16T21:42:00Z">
              <w:tcPr>
                <w:tcW w:w="908" w:type="dxa"/>
                <w:shd w:val="clear" w:color="auto" w:fill="auto"/>
                <w:vAlign w:val="center"/>
              </w:tcPr>
            </w:tcPrChange>
          </w:tcPr>
          <w:p w:rsidR="0087014B" w:rsidDel="00520787" w:rsidRDefault="00D5184D">
            <w:pPr>
              <w:jc w:val="center"/>
              <w:rPr>
                <w:del w:id="7736" w:author="JIE  SUN" w:date="2018-06-22T16:32:00Z"/>
                <w:rFonts w:ascii="SimSun" w:eastAsia="SimSun" w:hAnsi="SimSun" w:cs="SimSun"/>
                <w:color w:val="000000"/>
                <w:sz w:val="22"/>
                <w:lang w:val="en-US"/>
              </w:rPr>
            </w:pPr>
            <w:del w:id="7737" w:author="JIE  SUN" w:date="2018-06-22T16:32:00Z">
              <w:r w:rsidDel="00520787">
                <w:rPr>
                  <w:rFonts w:ascii="SimSun" w:eastAsia="SimSun" w:hAnsi="SimSun" w:cs="SimSun" w:hint="eastAsia"/>
                  <w:color w:val="000000"/>
                  <w:sz w:val="22"/>
                  <w:lang w:val="en-US"/>
                </w:rPr>
                <w:delText>-20°</w:delText>
              </w:r>
            </w:del>
          </w:p>
        </w:tc>
        <w:tc>
          <w:tcPr>
            <w:tcW w:w="1650" w:type="dxa"/>
            <w:shd w:val="clear" w:color="auto" w:fill="auto"/>
            <w:vAlign w:val="center"/>
            <w:tcPrChange w:id="7738" w:author="jie sun" w:date="2018-04-16T21:42:00Z">
              <w:tcPr>
                <w:tcW w:w="1650" w:type="dxa"/>
                <w:shd w:val="clear" w:color="auto" w:fill="auto"/>
                <w:vAlign w:val="center"/>
              </w:tcPr>
            </w:tcPrChange>
          </w:tcPr>
          <w:p w:rsidR="0087014B" w:rsidDel="00520787" w:rsidRDefault="00D5184D">
            <w:pPr>
              <w:jc w:val="center"/>
              <w:rPr>
                <w:del w:id="7739" w:author="JIE  SUN" w:date="2018-06-22T16:32:00Z"/>
                <w:rFonts w:ascii="SimSun" w:eastAsia="SimSun" w:hAnsi="SimSun" w:cs="SimSun"/>
                <w:color w:val="000000"/>
                <w:sz w:val="22"/>
                <w:lang w:val="en-US"/>
              </w:rPr>
            </w:pPr>
            <w:del w:id="7740" w:author="JIE  SUN" w:date="2018-06-22T16:32:00Z">
              <w:r w:rsidDel="00520787">
                <w:rPr>
                  <w:rFonts w:ascii="SimSun" w:eastAsia="SimSun" w:hAnsi="SimSun" w:cs="SimSun" w:hint="eastAsia"/>
                  <w:color w:val="000000"/>
                  <w:sz w:val="22"/>
                  <w:lang w:val="en-US"/>
                </w:rPr>
                <w:delText xml:space="preserve">20° </w:delText>
              </w:r>
            </w:del>
          </w:p>
        </w:tc>
      </w:tr>
    </w:tbl>
    <w:p w:rsidR="00BD4F7A" w:rsidRDefault="00BD4F7A" w:rsidP="00BD4F7A">
      <w:pPr>
        <w:autoSpaceDE w:val="0"/>
        <w:autoSpaceDN w:val="0"/>
        <w:adjustRightInd w:val="0"/>
        <w:spacing w:after="0"/>
        <w:rPr>
          <w:ins w:id="7741" w:author="JIE  SUN" w:date="2018-06-22T18:17:00Z"/>
          <w:lang w:val="en-US"/>
        </w:rPr>
      </w:pPr>
      <w:ins w:id="7742" w:author="JIE  SUN" w:date="2018-06-22T18:17:00Z">
        <w:r>
          <w:rPr>
            <w:rFonts w:hint="eastAsia"/>
            <w:lang w:val="en-US"/>
          </w:rPr>
          <w:t>In</w:t>
        </w:r>
        <w:r>
          <w:rPr>
            <w:lang w:val="en-US"/>
          </w:rPr>
          <w:t xml:space="preserve"> code, defining those threshold values in </w:t>
        </w:r>
      </w:ins>
      <w:ins w:id="7743" w:author="JIE  SUN" w:date="2018-06-22T18:19:00Z">
        <w:r>
          <w:rPr>
            <w:lang w:val="en-US"/>
          </w:rPr>
          <w:t xml:space="preserve">a structure </w:t>
        </w:r>
        <w:r w:rsidR="009926D7">
          <w:rPr>
            <w:lang w:val="en-US"/>
          </w:rPr>
          <w:t>below:</w:t>
        </w:r>
      </w:ins>
    </w:p>
    <w:p w:rsidR="00BD4F7A" w:rsidRPr="00790EB9" w:rsidRDefault="00BD4F7A" w:rsidP="00BD4F7A">
      <w:pPr>
        <w:autoSpaceDE w:val="0"/>
        <w:autoSpaceDN w:val="0"/>
        <w:adjustRightInd w:val="0"/>
        <w:spacing w:after="0"/>
        <w:rPr>
          <w:ins w:id="7744" w:author="JIE  SUN" w:date="2018-06-22T18:17:00Z"/>
          <w:rFonts w:ascii="NSimSun" w:eastAsia="NSimSun" w:hAnsi="Times New Roman" w:cs="NSimSun"/>
          <w:color w:val="000000" w:themeColor="text1"/>
          <w:sz w:val="19"/>
          <w:szCs w:val="19"/>
          <w:rPrChange w:id="7745" w:author="JIE  SUN" w:date="2018-06-22T18:39:00Z">
            <w:rPr>
              <w:ins w:id="7746" w:author="JIE  SUN" w:date="2018-06-22T18:17:00Z"/>
              <w:rFonts w:ascii="NSimSun" w:eastAsia="NSimSun" w:hAnsi="Times New Roman" w:cs="NSimSun"/>
              <w:color w:val="000000"/>
              <w:sz w:val="19"/>
              <w:szCs w:val="19"/>
            </w:rPr>
          </w:rPrChange>
        </w:rPr>
      </w:pPr>
      <w:ins w:id="7747" w:author="JIE  SUN" w:date="2018-06-22T18:17:00Z">
        <w:r w:rsidRPr="00790EB9">
          <w:rPr>
            <w:color w:val="000000" w:themeColor="text1"/>
            <w:lang w:val="en-US"/>
            <w:rPrChange w:id="7748" w:author="JIE  SUN" w:date="2018-06-22T18:39:00Z">
              <w:rPr>
                <w:lang w:val="en-US"/>
              </w:rPr>
            </w:rPrChange>
          </w:rPr>
          <w:t xml:space="preserve"> </w:t>
        </w:r>
        <w:r w:rsidRPr="00790EB9">
          <w:rPr>
            <w:rFonts w:ascii="NSimSun" w:eastAsia="NSimSun" w:hAnsi="Times New Roman" w:cs="NSimSun"/>
            <w:color w:val="000000" w:themeColor="text1"/>
            <w:sz w:val="19"/>
            <w:szCs w:val="19"/>
            <w:rPrChange w:id="7749" w:author="JIE  SUN" w:date="2018-06-22T18:39:00Z">
              <w:rPr>
                <w:rFonts w:ascii="NSimSun" w:eastAsia="NSimSun" w:hAnsi="Times New Roman" w:cs="NSimSun"/>
                <w:color w:val="008000"/>
                <w:sz w:val="19"/>
                <w:szCs w:val="19"/>
              </w:rPr>
            </w:rPrChange>
          </w:rPr>
          <w:t>struct Action_angle_strict action_123[2] = {</w:t>
        </w:r>
      </w:ins>
    </w:p>
    <w:p w:rsidR="00BD4F7A" w:rsidRPr="00790EB9" w:rsidRDefault="00BD4F7A" w:rsidP="00BD4F7A">
      <w:pPr>
        <w:autoSpaceDE w:val="0"/>
        <w:autoSpaceDN w:val="0"/>
        <w:adjustRightInd w:val="0"/>
        <w:spacing w:after="0"/>
        <w:rPr>
          <w:ins w:id="7750" w:author="JIE  SUN" w:date="2018-06-22T18:17:00Z"/>
          <w:rFonts w:ascii="NSimSun" w:eastAsia="NSimSun" w:hAnsi="Times New Roman" w:cs="NSimSun"/>
          <w:color w:val="000000" w:themeColor="text1"/>
          <w:sz w:val="19"/>
          <w:szCs w:val="19"/>
          <w:rPrChange w:id="7751" w:author="JIE  SUN" w:date="2018-06-22T18:39:00Z">
            <w:rPr>
              <w:ins w:id="7752" w:author="JIE  SUN" w:date="2018-06-22T18:17:00Z"/>
              <w:rFonts w:ascii="NSimSun" w:eastAsia="NSimSun" w:hAnsi="Times New Roman" w:cs="NSimSun"/>
              <w:color w:val="000000"/>
              <w:sz w:val="19"/>
              <w:szCs w:val="19"/>
            </w:rPr>
          </w:rPrChange>
        </w:rPr>
      </w:pPr>
      <w:ins w:id="7753" w:author="JIE  SUN" w:date="2018-06-22T18:17:00Z">
        <w:r w:rsidRPr="00790EB9">
          <w:rPr>
            <w:rFonts w:ascii="NSimSun" w:eastAsia="NSimSun" w:hAnsi="Times New Roman" w:cs="NSimSun"/>
            <w:color w:val="000000" w:themeColor="text1"/>
            <w:sz w:val="19"/>
            <w:szCs w:val="19"/>
            <w:rPrChange w:id="7754" w:author="JIE  SUN" w:date="2018-06-22T18:39:00Z">
              <w:rPr>
                <w:rFonts w:ascii="NSimSun" w:eastAsia="NSimSun" w:hAnsi="Times New Roman" w:cs="NSimSun"/>
                <w:color w:val="008000"/>
                <w:sz w:val="19"/>
                <w:szCs w:val="19"/>
              </w:rPr>
            </w:rPrChange>
          </w:rPr>
          <w:tab/>
          <w:t>{ -30,30,-10,10,-10,10,-15,15,-10,13,-63,63 },  // action1  control Z-axis</w:t>
        </w:r>
      </w:ins>
    </w:p>
    <w:p w:rsidR="00BD4F7A" w:rsidRPr="00790EB9" w:rsidRDefault="00BD4F7A" w:rsidP="00BD4F7A">
      <w:pPr>
        <w:autoSpaceDE w:val="0"/>
        <w:autoSpaceDN w:val="0"/>
        <w:adjustRightInd w:val="0"/>
        <w:spacing w:after="0"/>
        <w:rPr>
          <w:ins w:id="7755" w:author="JIE  SUN" w:date="2018-06-22T18:17:00Z"/>
          <w:rFonts w:ascii="NSimSun" w:eastAsia="NSimSun" w:hAnsi="Times New Roman" w:cs="NSimSun"/>
          <w:color w:val="000000" w:themeColor="text1"/>
          <w:sz w:val="19"/>
          <w:szCs w:val="19"/>
          <w:rPrChange w:id="7756" w:author="JIE  SUN" w:date="2018-06-22T18:39:00Z">
            <w:rPr>
              <w:ins w:id="7757" w:author="JIE  SUN" w:date="2018-06-22T18:17:00Z"/>
              <w:rFonts w:ascii="NSimSun" w:eastAsia="NSimSun" w:hAnsi="Times New Roman" w:cs="NSimSun"/>
              <w:color w:val="000000"/>
              <w:sz w:val="19"/>
              <w:szCs w:val="19"/>
            </w:rPr>
          </w:rPrChange>
        </w:rPr>
      </w:pPr>
      <w:ins w:id="7758" w:author="JIE  SUN" w:date="2018-06-22T18:17:00Z">
        <w:r w:rsidRPr="00790EB9">
          <w:rPr>
            <w:rFonts w:ascii="NSimSun" w:eastAsia="NSimSun" w:hAnsi="Times New Roman" w:cs="NSimSun"/>
            <w:color w:val="000000" w:themeColor="text1"/>
            <w:sz w:val="19"/>
            <w:szCs w:val="19"/>
            <w:rPrChange w:id="7759" w:author="JIE  SUN" w:date="2018-06-22T18:39:00Z">
              <w:rPr>
                <w:rFonts w:ascii="NSimSun" w:eastAsia="NSimSun" w:hAnsi="Times New Roman" w:cs="NSimSun"/>
                <w:color w:val="008000"/>
                <w:sz w:val="19"/>
                <w:szCs w:val="19"/>
              </w:rPr>
            </w:rPrChange>
          </w:rPr>
          <w:tab/>
          <w:t>{ -10, 10, -10, 10, -30, 30,  -63, 63,  -10,30,  -10, 30 }, // action2 X-aixs</w:t>
        </w:r>
      </w:ins>
    </w:p>
    <w:p w:rsidR="0087014B" w:rsidRPr="00790EB9" w:rsidRDefault="00BD4F7A">
      <w:pPr>
        <w:pStyle w:val="Caption"/>
        <w:rPr>
          <w:del w:id="7760" w:author="像个男人一样" w:date="2018-03-22T11:48:00Z"/>
          <w:color w:val="000000" w:themeColor="text1"/>
          <w:lang w:val="en-US"/>
          <w:rPrChange w:id="7761" w:author="JIE  SUN" w:date="2018-06-22T18:39:00Z">
            <w:rPr>
              <w:del w:id="7762" w:author="像个男人一样" w:date="2018-03-22T11:48:00Z"/>
              <w:lang w:val="en-US"/>
            </w:rPr>
          </w:rPrChange>
        </w:rPr>
        <w:pPrChange w:id="7763" w:author="JIE  SUN" w:date="2018-06-22T18:17:00Z">
          <w:pPr/>
        </w:pPrChange>
      </w:pPr>
      <w:ins w:id="7764" w:author="JIE  SUN" w:date="2018-06-22T18:17:00Z">
        <w:r w:rsidRPr="00790EB9">
          <w:rPr>
            <w:rFonts w:ascii="NSimSun" w:eastAsia="NSimSun" w:hAnsi="Times New Roman" w:cs="NSimSun"/>
            <w:color w:val="000000" w:themeColor="text1"/>
            <w:sz w:val="19"/>
            <w:szCs w:val="19"/>
            <w:rPrChange w:id="7765" w:author="JIE  SUN" w:date="2018-06-22T18:39:00Z">
              <w:rPr>
                <w:rFonts w:ascii="NSimSun" w:eastAsia="NSimSun" w:hAnsi="Times New Roman" w:cs="NSimSun"/>
                <w:color w:val="008000"/>
                <w:sz w:val="19"/>
                <w:szCs w:val="19"/>
              </w:rPr>
            </w:rPrChange>
          </w:rPr>
          <w:lastRenderedPageBreak/>
          <w:t>};</w:t>
        </w:r>
      </w:ins>
    </w:p>
    <w:p w:rsidR="0087014B" w:rsidRPr="00790EB9" w:rsidDel="001010E9" w:rsidRDefault="00D5184D">
      <w:pPr>
        <w:rPr>
          <w:ins w:id="7766" w:author="像个男人一样" w:date="2018-03-21T02:31:00Z"/>
          <w:del w:id="7767" w:author="JIE  SUN" w:date="2018-06-22T17:25:00Z"/>
          <w:color w:val="000000" w:themeColor="text1"/>
          <w:rPrChange w:id="7768" w:author="JIE  SUN" w:date="2018-06-22T18:39:00Z">
            <w:rPr>
              <w:ins w:id="7769" w:author="像个男人一样" w:date="2018-03-21T02:31:00Z"/>
              <w:del w:id="7770" w:author="JIE  SUN" w:date="2018-06-22T17:25:00Z"/>
            </w:rPr>
          </w:rPrChange>
        </w:rPr>
      </w:pPr>
      <w:del w:id="7771" w:author="jie sun" w:date="2018-06-08T20:18:00Z">
        <w:r w:rsidRPr="00790EB9" w:rsidDel="00B36BF4">
          <w:rPr>
            <w:noProof/>
            <w:color w:val="000000" w:themeColor="text1"/>
            <w:rPrChange w:id="7772" w:author="JIE  SUN" w:date="2018-06-22T18:39:00Z">
              <w:rPr>
                <w:noProof/>
              </w:rPr>
            </w:rPrChange>
          </w:rPr>
          <w:drawing>
            <wp:inline distT="0" distB="0" distL="114300" distR="114300">
              <wp:extent cx="4572000" cy="2743200"/>
              <wp:effectExtent l="0" t="0" r="0" b="0"/>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del>
      <w:ins w:id="7773" w:author="jie sun" w:date="2018-06-08T20:18:00Z">
        <w:del w:id="7774" w:author="JIE  SUN" w:date="2018-06-22T16:32:00Z">
          <w:r w:rsidR="00B36BF4" w:rsidRPr="00790EB9" w:rsidDel="00520787">
            <w:rPr>
              <w:noProof/>
              <w:color w:val="000000" w:themeColor="text1"/>
              <w:rPrChange w:id="7775" w:author="JIE  SUN" w:date="2018-06-22T18:39:00Z">
                <w:rPr>
                  <w:noProof/>
                </w:rPr>
              </w:rPrChange>
            </w:rPr>
            <w:drawing>
              <wp:inline distT="0" distB="0" distL="0" distR="0" wp14:anchorId="446A05DD" wp14:editId="326FD1D1">
                <wp:extent cx="4572000" cy="2743200"/>
                <wp:effectExtent l="0" t="0" r="0" b="0"/>
                <wp:docPr id="63" name="Chart 63">
                  <a:extLst xmlns:a="http://schemas.openxmlformats.org/drawingml/2006/main">
                    <a:ext uri="{FF2B5EF4-FFF2-40B4-BE49-F238E27FC236}">
                      <a16:creationId xmlns:a16="http://schemas.microsoft.com/office/drawing/2014/main" id="{8193FF6A-ED9B-431F-BC66-2E0A6D5D4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del>
      </w:ins>
    </w:p>
    <w:p w:rsidR="0087014B" w:rsidRPr="00790EB9" w:rsidDel="00520787" w:rsidRDefault="00D5184D">
      <w:pPr>
        <w:pStyle w:val="Caption"/>
        <w:rPr>
          <w:ins w:id="7776" w:author="像个男人一样" w:date="2018-03-22T11:48:00Z"/>
          <w:del w:id="7777" w:author="JIE  SUN" w:date="2018-06-22T16:32:00Z"/>
          <w:color w:val="000000" w:themeColor="text1"/>
          <w:rPrChange w:id="7778" w:author="JIE  SUN" w:date="2018-06-22T18:39:00Z">
            <w:rPr>
              <w:ins w:id="7779" w:author="像个男人一样" w:date="2018-03-22T11:48:00Z"/>
              <w:del w:id="7780" w:author="JIE  SUN" w:date="2018-06-22T16:32:00Z"/>
            </w:rPr>
          </w:rPrChange>
        </w:rPr>
        <w:pPrChange w:id="7781" w:author="JIE  SUN" w:date="2018-06-22T18:17:00Z">
          <w:pPr/>
        </w:pPrChange>
      </w:pPr>
      <w:ins w:id="7782" w:author="像个男人一样" w:date="2018-03-21T02:31:00Z">
        <w:del w:id="7783" w:author="JIE  SUN" w:date="2018-06-22T16:32:00Z">
          <w:r w:rsidRPr="00790EB9" w:rsidDel="00520787">
            <w:rPr>
              <w:color w:val="000000" w:themeColor="text1"/>
              <w:rPrChange w:id="7784" w:author="JIE  SUN" w:date="2018-06-22T18:39:00Z">
                <w:rPr/>
              </w:rPrChange>
            </w:rPr>
            <w:delText xml:space="preserve">Figure </w:delText>
          </w:r>
        </w:del>
      </w:ins>
      <w:ins w:id="7785" w:author="jie sun" w:date="2018-04-19T13:00:00Z">
        <w:del w:id="7786" w:author="JIE  SUN" w:date="2018-06-21T13:34:00Z">
          <w:r w:rsidR="00083FE7" w:rsidRPr="00790EB9" w:rsidDel="00A64E7B">
            <w:rPr>
              <w:color w:val="000000" w:themeColor="text1"/>
              <w:rPrChange w:id="7787" w:author="JIE  SUN" w:date="2018-06-22T18:39:00Z">
                <w:rPr/>
              </w:rPrChange>
            </w:rPr>
            <w:fldChar w:fldCharType="begin"/>
          </w:r>
          <w:r w:rsidR="00083FE7" w:rsidRPr="00790EB9" w:rsidDel="00A64E7B">
            <w:rPr>
              <w:color w:val="000000" w:themeColor="text1"/>
              <w:rPrChange w:id="7788" w:author="JIE  SUN" w:date="2018-06-22T18:39:00Z">
                <w:rPr/>
              </w:rPrChange>
            </w:rPr>
            <w:delInstrText xml:space="preserve"> STYLEREF 1 \s </w:delInstrText>
          </w:r>
        </w:del>
      </w:ins>
      <w:del w:id="7789" w:author="JIE  SUN" w:date="2018-06-21T13:34:00Z">
        <w:r w:rsidR="00083FE7" w:rsidRPr="00790EB9" w:rsidDel="00A64E7B">
          <w:rPr>
            <w:color w:val="000000" w:themeColor="text1"/>
            <w:rPrChange w:id="7790" w:author="JIE  SUN" w:date="2018-06-22T18:39:00Z">
              <w:rPr/>
            </w:rPrChange>
          </w:rPr>
          <w:fldChar w:fldCharType="separate"/>
        </w:r>
        <w:r w:rsidR="00083FE7" w:rsidRPr="00790EB9" w:rsidDel="00A64E7B">
          <w:rPr>
            <w:noProof/>
            <w:color w:val="000000" w:themeColor="text1"/>
            <w:rPrChange w:id="7791" w:author="JIE  SUN" w:date="2018-06-22T18:39:00Z">
              <w:rPr>
                <w:noProof/>
              </w:rPr>
            </w:rPrChange>
          </w:rPr>
          <w:delText>4</w:delText>
        </w:r>
      </w:del>
      <w:ins w:id="7792" w:author="jie sun" w:date="2018-04-19T13:00:00Z">
        <w:del w:id="7793" w:author="JIE  SUN" w:date="2018-06-21T13:34:00Z">
          <w:r w:rsidR="00083FE7" w:rsidRPr="00790EB9" w:rsidDel="00A64E7B">
            <w:rPr>
              <w:color w:val="000000" w:themeColor="text1"/>
              <w:rPrChange w:id="7794" w:author="JIE  SUN" w:date="2018-06-22T18:39:00Z">
                <w:rPr/>
              </w:rPrChange>
            </w:rPr>
            <w:fldChar w:fldCharType="end"/>
          </w:r>
          <w:r w:rsidR="00083FE7" w:rsidRPr="00790EB9" w:rsidDel="00A64E7B">
            <w:rPr>
              <w:color w:val="000000" w:themeColor="text1"/>
              <w:rPrChange w:id="7795" w:author="JIE  SUN" w:date="2018-06-22T18:39:00Z">
                <w:rPr/>
              </w:rPrChange>
            </w:rPr>
            <w:delText>.</w:delText>
          </w:r>
          <w:r w:rsidR="00083FE7" w:rsidRPr="00790EB9" w:rsidDel="00A64E7B">
            <w:rPr>
              <w:color w:val="000000" w:themeColor="text1"/>
              <w:rPrChange w:id="7796" w:author="JIE  SUN" w:date="2018-06-22T18:39:00Z">
                <w:rPr/>
              </w:rPrChange>
            </w:rPr>
            <w:fldChar w:fldCharType="begin"/>
          </w:r>
          <w:r w:rsidR="00083FE7" w:rsidRPr="00790EB9" w:rsidDel="00A64E7B">
            <w:rPr>
              <w:color w:val="000000" w:themeColor="text1"/>
              <w:rPrChange w:id="7797" w:author="JIE  SUN" w:date="2018-06-22T18:39:00Z">
                <w:rPr/>
              </w:rPrChange>
            </w:rPr>
            <w:delInstrText xml:space="preserve"> SEQ Figure \* ARABIC \s 1 </w:delInstrText>
          </w:r>
        </w:del>
      </w:ins>
      <w:del w:id="7798" w:author="JIE  SUN" w:date="2018-06-21T13:34:00Z">
        <w:r w:rsidR="00083FE7" w:rsidRPr="00790EB9" w:rsidDel="00A64E7B">
          <w:rPr>
            <w:color w:val="000000" w:themeColor="text1"/>
            <w:rPrChange w:id="7799" w:author="JIE  SUN" w:date="2018-06-22T18:39:00Z">
              <w:rPr/>
            </w:rPrChange>
          </w:rPr>
          <w:fldChar w:fldCharType="separate"/>
        </w:r>
      </w:del>
      <w:ins w:id="7800" w:author="jie sun" w:date="2018-04-19T13:00:00Z">
        <w:del w:id="7801" w:author="JIE  SUN" w:date="2018-06-21T13:34:00Z">
          <w:r w:rsidR="00083FE7" w:rsidRPr="00790EB9" w:rsidDel="00A64E7B">
            <w:rPr>
              <w:noProof/>
              <w:color w:val="000000" w:themeColor="text1"/>
              <w:rPrChange w:id="7802" w:author="JIE  SUN" w:date="2018-06-22T18:39:00Z">
                <w:rPr>
                  <w:noProof/>
                </w:rPr>
              </w:rPrChange>
            </w:rPr>
            <w:delText>16</w:delText>
          </w:r>
          <w:r w:rsidR="00083FE7" w:rsidRPr="00790EB9" w:rsidDel="00A64E7B">
            <w:rPr>
              <w:color w:val="000000" w:themeColor="text1"/>
              <w:rPrChange w:id="7803" w:author="JIE  SUN" w:date="2018-06-22T18:39:00Z">
                <w:rPr/>
              </w:rPrChange>
            </w:rPr>
            <w:fldChar w:fldCharType="end"/>
          </w:r>
        </w:del>
      </w:ins>
      <w:ins w:id="7804" w:author="像个男人一样" w:date="2018-03-21T02:31:00Z">
        <w:del w:id="7805" w:author="JIE  SUN" w:date="2018-06-22T16:32:00Z">
          <w:r w:rsidRPr="00790EB9" w:rsidDel="00520787">
            <w:rPr>
              <w:color w:val="000000" w:themeColor="text1"/>
              <w:rPrChange w:id="7806" w:author="JIE  SUN" w:date="2018-06-22T18:39:00Z">
                <w:rPr/>
              </w:rPrChange>
            </w:rPr>
            <w:fldChar w:fldCharType="begin"/>
          </w:r>
          <w:r w:rsidRPr="00790EB9" w:rsidDel="00520787">
            <w:rPr>
              <w:color w:val="000000" w:themeColor="text1"/>
              <w:rPrChange w:id="7807" w:author="JIE  SUN" w:date="2018-06-22T18:39:00Z">
                <w:rPr/>
              </w:rPrChange>
            </w:rPr>
            <w:delInstrText xml:space="preserve"> STYLEREF 1 \s </w:delInstrText>
          </w:r>
          <w:r w:rsidRPr="00790EB9" w:rsidDel="00520787">
            <w:rPr>
              <w:color w:val="000000" w:themeColor="text1"/>
              <w:rPrChange w:id="7808" w:author="JIE  SUN" w:date="2018-06-22T18:39:00Z">
                <w:rPr/>
              </w:rPrChange>
            </w:rPr>
            <w:fldChar w:fldCharType="separate"/>
          </w:r>
          <w:r w:rsidRPr="00790EB9" w:rsidDel="00520787">
            <w:rPr>
              <w:color w:val="000000" w:themeColor="text1"/>
              <w:rPrChange w:id="7809" w:author="JIE  SUN" w:date="2018-06-22T18:39:00Z">
                <w:rPr/>
              </w:rPrChange>
            </w:rPr>
            <w:delText>4</w:delText>
          </w:r>
          <w:r w:rsidRPr="00790EB9" w:rsidDel="00520787">
            <w:rPr>
              <w:color w:val="000000" w:themeColor="text1"/>
              <w:rPrChange w:id="7810" w:author="JIE  SUN" w:date="2018-06-22T18:39:00Z">
                <w:rPr/>
              </w:rPrChange>
            </w:rPr>
            <w:fldChar w:fldCharType="end"/>
          </w:r>
          <w:r w:rsidRPr="00790EB9" w:rsidDel="00520787">
            <w:rPr>
              <w:color w:val="000000" w:themeColor="text1"/>
              <w:rPrChange w:id="7811" w:author="JIE  SUN" w:date="2018-06-22T18:39:00Z">
                <w:rPr/>
              </w:rPrChange>
            </w:rPr>
            <w:delText>.</w:delText>
          </w:r>
          <w:r w:rsidRPr="00790EB9" w:rsidDel="00520787">
            <w:rPr>
              <w:color w:val="000000" w:themeColor="text1"/>
              <w:rPrChange w:id="7812" w:author="JIE  SUN" w:date="2018-06-22T18:39:00Z">
                <w:rPr/>
              </w:rPrChange>
            </w:rPr>
            <w:fldChar w:fldCharType="begin"/>
          </w:r>
          <w:r w:rsidRPr="00790EB9" w:rsidDel="00520787">
            <w:rPr>
              <w:color w:val="000000" w:themeColor="text1"/>
              <w:rPrChange w:id="7813" w:author="JIE  SUN" w:date="2018-06-22T18:39:00Z">
                <w:rPr/>
              </w:rPrChange>
            </w:rPr>
            <w:delInstrText xml:space="preserve"> SEQ Figure \* ARABIC \s 1 </w:delInstrText>
          </w:r>
          <w:r w:rsidRPr="00790EB9" w:rsidDel="00520787">
            <w:rPr>
              <w:color w:val="000000" w:themeColor="text1"/>
              <w:rPrChange w:id="7814" w:author="JIE  SUN" w:date="2018-06-22T18:39:00Z">
                <w:rPr/>
              </w:rPrChange>
            </w:rPr>
            <w:fldChar w:fldCharType="separate"/>
          </w:r>
        </w:del>
      </w:ins>
      <w:ins w:id="7815" w:author="像个男人一样" w:date="2018-03-22T11:51:00Z">
        <w:del w:id="7816" w:author="JIE  SUN" w:date="2018-06-22T16:32:00Z">
          <w:r w:rsidRPr="00790EB9" w:rsidDel="00520787">
            <w:rPr>
              <w:color w:val="000000" w:themeColor="text1"/>
              <w:rPrChange w:id="7817" w:author="JIE  SUN" w:date="2018-06-22T18:39:00Z">
                <w:rPr/>
              </w:rPrChange>
            </w:rPr>
            <w:delText>15</w:delText>
          </w:r>
        </w:del>
      </w:ins>
      <w:ins w:id="7818" w:author="像个男人一样" w:date="2018-03-21T02:31:00Z">
        <w:del w:id="7819" w:author="JIE  SUN" w:date="2018-06-22T16:32:00Z">
          <w:r w:rsidRPr="00790EB9" w:rsidDel="00520787">
            <w:rPr>
              <w:color w:val="000000" w:themeColor="text1"/>
              <w:rPrChange w:id="7820" w:author="JIE  SUN" w:date="2018-06-22T18:39:00Z">
                <w:rPr/>
              </w:rPrChange>
            </w:rPr>
            <w:fldChar w:fldCharType="end"/>
          </w:r>
          <w:bookmarkStart w:id="7821" w:name="_Toc21173"/>
          <w:bookmarkStart w:id="7822" w:name="_Toc16934"/>
          <w:bookmarkStart w:id="7823" w:name="_Toc27077"/>
          <w:bookmarkStart w:id="7824" w:name="_Toc22366"/>
          <w:bookmarkStart w:id="7825" w:name="_Toc21769"/>
          <w:bookmarkStart w:id="7826" w:name="_Toc1829"/>
          <w:bookmarkStart w:id="7827" w:name="_Toc13941"/>
          <w:bookmarkStart w:id="7828" w:name="_Toc19989"/>
          <w:bookmarkStart w:id="7829" w:name="_Toc12810"/>
          <w:bookmarkStart w:id="7830" w:name="_Toc7569"/>
          <w:bookmarkStart w:id="7831" w:name="_Toc23277"/>
          <w:bookmarkStart w:id="7832" w:name="_Toc21825"/>
          <w:bookmarkStart w:id="7833" w:name="_Toc20840"/>
          <w:bookmarkStart w:id="7834" w:name="_Toc32747"/>
          <w:bookmarkStart w:id="7835" w:name="_Toc22785"/>
          <w:bookmarkStart w:id="7836" w:name="_Toc12824"/>
          <w:bookmarkStart w:id="7837" w:name="_Toc13007"/>
          <w:bookmarkStart w:id="7838" w:name="_Toc982"/>
          <w:bookmarkStart w:id="7839" w:name="_Toc32659"/>
          <w:bookmarkStart w:id="7840" w:name="_Toc31872"/>
          <w:bookmarkStart w:id="7841" w:name="_Toc13709"/>
          <w:bookmarkStart w:id="7842" w:name="_Toc19385"/>
          <w:bookmarkStart w:id="7843" w:name="_Toc11180"/>
          <w:bookmarkStart w:id="7844" w:name="_Toc9302"/>
          <w:bookmarkStart w:id="7845" w:name="_Toc30678"/>
          <w:r w:rsidRPr="00790EB9" w:rsidDel="00520787">
            <w:rPr>
              <w:color w:val="000000" w:themeColor="text1"/>
              <w:rPrChange w:id="7846" w:author="JIE  SUN" w:date="2018-06-22T18:39:00Z">
                <w:rPr/>
              </w:rPrChange>
            </w:rPr>
            <w:delText xml:space="preserve">:  Angles </w:delText>
          </w:r>
        </w:del>
      </w:ins>
      <w:ins w:id="7847" w:author="jie sun" w:date="2018-04-16T22:36:00Z">
        <w:del w:id="7848" w:author="JIE  SUN" w:date="2018-06-22T16:32:00Z">
          <w:r w:rsidR="009C02F2" w:rsidRPr="00790EB9" w:rsidDel="00520787">
            <w:rPr>
              <w:color w:val="000000" w:themeColor="text1"/>
              <w:rPrChange w:id="7849" w:author="JIE  SUN" w:date="2018-06-22T18:39:00Z">
                <w:rPr/>
              </w:rPrChange>
            </w:rPr>
            <w:delText>W</w:delText>
          </w:r>
        </w:del>
      </w:ins>
      <w:ins w:id="7850" w:author="像个男人一样" w:date="2018-03-21T02:31:00Z">
        <w:del w:id="7851" w:author="JIE  SUN" w:date="2018-06-22T16:32:00Z">
          <w:r w:rsidRPr="00790EB9" w:rsidDel="00520787">
            <w:rPr>
              <w:color w:val="000000" w:themeColor="text1"/>
              <w:rPrChange w:id="7852" w:author="JIE  SUN" w:date="2018-06-22T18:39:00Z">
                <w:rPr/>
              </w:rPrChange>
            </w:rPr>
            <w:delText xml:space="preserve">with </w:delText>
          </w:r>
        </w:del>
      </w:ins>
      <w:ins w:id="7853" w:author="jie sun" w:date="2018-04-16T22:36:00Z">
        <w:del w:id="7854" w:author="JIE  SUN" w:date="2018-06-22T16:32:00Z">
          <w:r w:rsidR="009C02F2" w:rsidRPr="00790EB9" w:rsidDel="00520787">
            <w:rPr>
              <w:color w:val="000000" w:themeColor="text1"/>
              <w:rPrChange w:id="7855" w:author="JIE  SUN" w:date="2018-06-22T18:39:00Z">
                <w:rPr/>
              </w:rPrChange>
            </w:rPr>
            <w:delText>T</w:delText>
          </w:r>
        </w:del>
      </w:ins>
      <w:ins w:id="7856" w:author="像个男人一样" w:date="2018-03-21T02:31:00Z">
        <w:del w:id="7857" w:author="JIE  SUN" w:date="2018-06-22T16:32:00Z">
          <w:r w:rsidRPr="00790EB9" w:rsidDel="00520787">
            <w:rPr>
              <w:color w:val="000000" w:themeColor="text1"/>
              <w:rPrChange w:id="7858" w:author="JIE  SUN" w:date="2018-06-22T18:39:00Z">
                <w:rPr/>
              </w:rPrChange>
            </w:rPr>
            <w:delText xml:space="preserve">the </w:delText>
          </w:r>
        </w:del>
      </w:ins>
      <w:ins w:id="7859" w:author="jie sun" w:date="2018-04-16T22:36:00Z">
        <w:del w:id="7860" w:author="JIE  SUN" w:date="2018-06-22T16:32:00Z">
          <w:r w:rsidR="009C02F2" w:rsidRPr="00790EB9" w:rsidDel="00520787">
            <w:rPr>
              <w:color w:val="000000" w:themeColor="text1"/>
              <w:rPrChange w:id="7861" w:author="JIE  SUN" w:date="2018-06-22T18:39:00Z">
                <w:rPr/>
              </w:rPrChange>
            </w:rPr>
            <w:delText>G</w:delText>
          </w:r>
        </w:del>
      </w:ins>
      <w:ins w:id="7862" w:author="像个男人一样" w:date="2018-03-21T02:31:00Z">
        <w:del w:id="7863" w:author="JIE  SUN" w:date="2018-06-22T16:32:00Z">
          <w:r w:rsidRPr="00790EB9" w:rsidDel="00520787">
            <w:rPr>
              <w:color w:val="000000" w:themeColor="text1"/>
              <w:rPrChange w:id="7864" w:author="JIE  SUN" w:date="2018-06-22T18:39:00Z">
                <w:rPr/>
              </w:rPrChange>
            </w:rPr>
            <w:delText xml:space="preserve">gravity </w:delText>
          </w:r>
        </w:del>
      </w:ins>
      <w:ins w:id="7865" w:author="jie sun" w:date="2018-04-16T22:36:00Z">
        <w:del w:id="7866" w:author="JIE  SUN" w:date="2018-06-22T16:32:00Z">
          <w:r w:rsidR="009C02F2" w:rsidRPr="00790EB9" w:rsidDel="00520787">
            <w:rPr>
              <w:color w:val="000000" w:themeColor="text1"/>
              <w:rPrChange w:id="7867" w:author="JIE  SUN" w:date="2018-06-22T18:39:00Z">
                <w:rPr/>
              </w:rPrChange>
            </w:rPr>
            <w:delText>C</w:delText>
          </w:r>
        </w:del>
      </w:ins>
      <w:ins w:id="7868" w:author="像个男人一样" w:date="2018-03-21T02:31:00Z">
        <w:del w:id="7869" w:author="JIE  SUN" w:date="2018-06-22T16:32:00Z">
          <w:r w:rsidRPr="00790EB9" w:rsidDel="00520787">
            <w:rPr>
              <w:color w:val="000000" w:themeColor="text1"/>
              <w:rPrChange w:id="7870" w:author="JIE  SUN" w:date="2018-06-22T18:39:00Z">
                <w:rPr/>
              </w:rPrChange>
            </w:rPr>
            <w:delText xml:space="preserve">changes </w:delText>
          </w:r>
        </w:del>
      </w:ins>
      <w:ins w:id="7871" w:author="jie sun" w:date="2018-04-16T22:36:00Z">
        <w:del w:id="7872" w:author="JIE  SUN" w:date="2018-06-22T16:32:00Z">
          <w:r w:rsidR="009C02F2" w:rsidRPr="00790EB9" w:rsidDel="00520787">
            <w:rPr>
              <w:color w:val="000000" w:themeColor="text1"/>
              <w:rPrChange w:id="7873" w:author="JIE  SUN" w:date="2018-06-22T18:39:00Z">
                <w:rPr/>
              </w:rPrChange>
            </w:rPr>
            <w:delText>I</w:delText>
          </w:r>
        </w:del>
      </w:ins>
      <w:ins w:id="7874" w:author="像个男人一样" w:date="2018-03-21T02:31:00Z">
        <w:del w:id="7875" w:author="JIE  SUN" w:date="2018-06-22T16:32:00Z">
          <w:r w:rsidRPr="00790EB9" w:rsidDel="00520787">
            <w:rPr>
              <w:color w:val="000000" w:themeColor="text1"/>
              <w:rPrChange w:id="7876" w:author="JIE  SUN" w:date="2018-06-22T18:39:00Z">
                <w:rPr/>
              </w:rPrChange>
            </w:rPr>
            <w:delText xml:space="preserve">in </w:delText>
          </w:r>
        </w:del>
      </w:ins>
      <w:ins w:id="7877" w:author="jie sun" w:date="2018-04-16T22:36:00Z">
        <w:del w:id="7878" w:author="JIE  SUN" w:date="2018-06-22T16:32:00Z">
          <w:r w:rsidR="009C02F2" w:rsidRPr="00790EB9" w:rsidDel="00520787">
            <w:rPr>
              <w:color w:val="000000" w:themeColor="text1"/>
              <w:rPrChange w:id="7879" w:author="JIE  SUN" w:date="2018-06-22T18:39:00Z">
                <w:rPr/>
              </w:rPrChange>
            </w:rPr>
            <w:delText>A</w:delText>
          </w:r>
        </w:del>
      </w:ins>
      <w:ins w:id="7880" w:author="像个男人一样" w:date="2018-03-21T02:31:00Z">
        <w:del w:id="7881" w:author="JIE  SUN" w:date="2018-06-22T16:32:00Z">
          <w:r w:rsidRPr="00790EB9" w:rsidDel="00520787">
            <w:rPr>
              <w:color w:val="000000" w:themeColor="text1"/>
              <w:rPrChange w:id="7882" w:author="JIE  SUN" w:date="2018-06-22T18:39:00Z">
                <w:rPr/>
              </w:rPrChange>
            </w:rPr>
            <w:delText>action 3</w:delText>
          </w:r>
        </w:del>
      </w:ins>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p>
    <w:p w:rsidR="0087014B" w:rsidRPr="00790EB9" w:rsidDel="00520787" w:rsidRDefault="0087014B">
      <w:pPr>
        <w:rPr>
          <w:ins w:id="7883" w:author="jie sun" w:date="2018-04-19T13:08:00Z"/>
          <w:del w:id="7884" w:author="JIE  SUN" w:date="2018-06-22T16:32:00Z"/>
          <w:color w:val="000000" w:themeColor="text1"/>
          <w:rPrChange w:id="7885" w:author="JIE  SUN" w:date="2018-06-22T18:39:00Z">
            <w:rPr>
              <w:ins w:id="7886" w:author="jie sun" w:date="2018-04-19T13:08:00Z"/>
              <w:del w:id="7887" w:author="JIE  SUN" w:date="2018-06-22T16:32:00Z"/>
            </w:rPr>
          </w:rPrChange>
        </w:rPr>
        <w:pPrChange w:id="7888" w:author="JIE  SUN" w:date="2018-06-22T18:17:00Z">
          <w:pPr>
            <w:jc w:val="center"/>
          </w:pPr>
        </w:pPrChange>
      </w:pPr>
    </w:p>
    <w:p w:rsidR="00862C00" w:rsidRPr="00790EB9" w:rsidRDefault="00862C00">
      <w:pPr>
        <w:rPr>
          <w:ins w:id="7889" w:author="像个男人一样" w:date="2018-03-22T11:48:00Z"/>
          <w:color w:val="000000" w:themeColor="text1"/>
          <w:rPrChange w:id="7890" w:author="JIE  SUN" w:date="2018-06-22T18:39:00Z">
            <w:rPr>
              <w:ins w:id="7891" w:author="像个男人一样" w:date="2018-03-22T11:48:00Z"/>
            </w:rPr>
          </w:rPrChange>
        </w:rPr>
      </w:pPr>
    </w:p>
    <w:p w:rsidR="0087014B" w:rsidRPr="00790EB9" w:rsidDel="00520787" w:rsidRDefault="00D5184D">
      <w:pPr>
        <w:pStyle w:val="Caption"/>
        <w:jc w:val="center"/>
        <w:rPr>
          <w:del w:id="7892" w:author="JIE  SUN" w:date="2018-06-22T16:32:00Z"/>
          <w:color w:val="000000" w:themeColor="text1"/>
          <w:rPrChange w:id="7893" w:author="JIE  SUN" w:date="2018-06-22T18:39:00Z">
            <w:rPr>
              <w:del w:id="7894" w:author="JIE  SUN" w:date="2018-06-22T16:32:00Z"/>
            </w:rPr>
          </w:rPrChange>
        </w:rPr>
        <w:pPrChange w:id="7895" w:author="jie sun" w:date="2018-04-16T21:42:00Z">
          <w:pPr/>
        </w:pPrChange>
      </w:pPr>
      <w:bookmarkStart w:id="7896" w:name="_Toc511906367"/>
      <w:ins w:id="7897" w:author="像个男人一样" w:date="2018-03-22T11:48:00Z">
        <w:del w:id="7898" w:author="JIE  SUN" w:date="2018-06-22T16:32:00Z">
          <w:r w:rsidRPr="00790EB9" w:rsidDel="00520787">
            <w:rPr>
              <w:color w:val="000000" w:themeColor="text1"/>
              <w:rPrChange w:id="7899" w:author="JIE  SUN" w:date="2018-06-22T18:39:00Z">
                <w:rPr/>
              </w:rPrChange>
            </w:rPr>
            <w:delText xml:space="preserve">Table </w:delText>
          </w:r>
          <w:r w:rsidRPr="00790EB9" w:rsidDel="00520787">
            <w:rPr>
              <w:color w:val="000000" w:themeColor="text1"/>
              <w:rPrChange w:id="7900" w:author="JIE  SUN" w:date="2018-06-22T18:39:00Z">
                <w:rPr/>
              </w:rPrChange>
            </w:rPr>
            <w:fldChar w:fldCharType="begin"/>
          </w:r>
          <w:r w:rsidRPr="00790EB9" w:rsidDel="00520787">
            <w:rPr>
              <w:color w:val="000000" w:themeColor="text1"/>
              <w:rPrChange w:id="7901" w:author="JIE  SUN" w:date="2018-06-22T18:39:00Z">
                <w:rPr/>
              </w:rPrChange>
            </w:rPr>
            <w:delInstrText xml:space="preserve"> STYLEREF 1 \s </w:delInstrText>
          </w:r>
          <w:r w:rsidRPr="00790EB9" w:rsidDel="00520787">
            <w:rPr>
              <w:color w:val="000000" w:themeColor="text1"/>
              <w:rPrChange w:id="7902" w:author="JIE  SUN" w:date="2018-06-22T18:39:00Z">
                <w:rPr/>
              </w:rPrChange>
            </w:rPr>
            <w:fldChar w:fldCharType="separate"/>
          </w:r>
          <w:r w:rsidRPr="00790EB9" w:rsidDel="00520787">
            <w:rPr>
              <w:color w:val="000000" w:themeColor="text1"/>
              <w:rPrChange w:id="7903" w:author="JIE  SUN" w:date="2018-06-22T18:39:00Z">
                <w:rPr/>
              </w:rPrChange>
            </w:rPr>
            <w:delText>4</w:delText>
          </w:r>
          <w:r w:rsidRPr="00790EB9" w:rsidDel="00520787">
            <w:rPr>
              <w:color w:val="000000" w:themeColor="text1"/>
              <w:rPrChange w:id="7904" w:author="JIE  SUN" w:date="2018-06-22T18:39:00Z">
                <w:rPr/>
              </w:rPrChange>
            </w:rPr>
            <w:fldChar w:fldCharType="end"/>
          </w:r>
          <w:r w:rsidRPr="00790EB9" w:rsidDel="00520787">
            <w:rPr>
              <w:color w:val="000000" w:themeColor="text1"/>
              <w:rPrChange w:id="7905" w:author="JIE  SUN" w:date="2018-06-22T18:39:00Z">
                <w:rPr/>
              </w:rPrChange>
            </w:rPr>
            <w:delText>.</w:delText>
          </w:r>
          <w:r w:rsidRPr="00790EB9" w:rsidDel="00520787">
            <w:rPr>
              <w:color w:val="000000" w:themeColor="text1"/>
              <w:rPrChange w:id="7906" w:author="JIE  SUN" w:date="2018-06-22T18:39:00Z">
                <w:rPr/>
              </w:rPrChange>
            </w:rPr>
            <w:fldChar w:fldCharType="begin"/>
          </w:r>
          <w:r w:rsidRPr="00790EB9" w:rsidDel="00520787">
            <w:rPr>
              <w:color w:val="000000" w:themeColor="text1"/>
              <w:rPrChange w:id="7907" w:author="JIE  SUN" w:date="2018-06-22T18:39:00Z">
                <w:rPr/>
              </w:rPrChange>
            </w:rPr>
            <w:delInstrText xml:space="preserve"> SEQ Table \* ARABIC \s 1 </w:delInstrText>
          </w:r>
          <w:r w:rsidRPr="00790EB9" w:rsidDel="00520787">
            <w:rPr>
              <w:color w:val="000000" w:themeColor="text1"/>
              <w:rPrChange w:id="7908" w:author="JIE  SUN" w:date="2018-06-22T18:39:00Z">
                <w:rPr/>
              </w:rPrChange>
            </w:rPr>
            <w:fldChar w:fldCharType="separate"/>
          </w:r>
        </w:del>
      </w:ins>
      <w:ins w:id="7909" w:author="像个男人一样" w:date="2018-03-22T11:51:00Z">
        <w:del w:id="7910" w:author="JIE  SUN" w:date="2018-06-22T16:32:00Z">
          <w:r w:rsidRPr="00790EB9" w:rsidDel="00520787">
            <w:rPr>
              <w:color w:val="000000" w:themeColor="text1"/>
              <w:rPrChange w:id="7911" w:author="JIE  SUN" w:date="2018-06-22T18:39:00Z">
                <w:rPr/>
              </w:rPrChange>
            </w:rPr>
            <w:delText>6</w:delText>
          </w:r>
        </w:del>
      </w:ins>
      <w:ins w:id="7912" w:author="像个男人一样" w:date="2018-03-22T11:48:00Z">
        <w:del w:id="7913" w:author="JIE  SUN" w:date="2018-06-22T16:32:00Z">
          <w:r w:rsidRPr="00790EB9" w:rsidDel="00520787">
            <w:rPr>
              <w:color w:val="000000" w:themeColor="text1"/>
              <w:rPrChange w:id="7914" w:author="JIE  SUN" w:date="2018-06-22T18:39:00Z">
                <w:rPr/>
              </w:rPrChange>
            </w:rPr>
            <w:fldChar w:fldCharType="end"/>
          </w:r>
          <w:bookmarkStart w:id="7915" w:name="_Toc20638"/>
          <w:bookmarkStart w:id="7916" w:name="_Toc26921"/>
          <w:bookmarkStart w:id="7917" w:name="_Toc18527"/>
          <w:bookmarkStart w:id="7918" w:name="_Toc13047"/>
          <w:bookmarkStart w:id="7919" w:name="_Toc29456"/>
          <w:bookmarkStart w:id="7920" w:name="_Toc25182"/>
          <w:bookmarkStart w:id="7921" w:name="_Toc6319"/>
          <w:bookmarkStart w:id="7922" w:name="_Toc6162"/>
          <w:bookmarkStart w:id="7923" w:name="_Toc3213"/>
          <w:bookmarkStart w:id="7924" w:name="_Toc8592"/>
          <w:bookmarkStart w:id="7925" w:name="_Toc28122"/>
          <w:bookmarkStart w:id="7926" w:name="_Toc23826"/>
          <w:bookmarkStart w:id="7927" w:name="_Toc9636"/>
          <w:bookmarkStart w:id="7928" w:name="_Toc16747"/>
          <w:bookmarkStart w:id="7929" w:name="_Toc27497"/>
          <w:bookmarkStart w:id="7930" w:name="_Toc2619"/>
          <w:bookmarkStart w:id="7931" w:name="_Toc18202"/>
          <w:bookmarkStart w:id="7932" w:name="_Toc21087"/>
          <w:bookmarkStart w:id="7933" w:name="_Toc25373"/>
          <w:bookmarkStart w:id="7934" w:name="_Toc15965"/>
          <w:bookmarkStart w:id="7935" w:name="_Toc26974"/>
          <w:r w:rsidRPr="00790EB9" w:rsidDel="00520787">
            <w:rPr>
              <w:color w:val="000000" w:themeColor="text1"/>
              <w:rPrChange w:id="7936" w:author="JIE  SUN" w:date="2018-06-22T18:39:00Z">
                <w:rPr/>
              </w:rPrChange>
            </w:rPr>
            <w:delText>:Angles w</w:delText>
          </w:r>
        </w:del>
      </w:ins>
      <w:ins w:id="7937" w:author="jie sun" w:date="2018-04-16T22:37:00Z">
        <w:del w:id="7938" w:author="JIE  SUN" w:date="2018-06-22T16:32:00Z">
          <w:r w:rsidR="009C02F2" w:rsidRPr="00790EB9" w:rsidDel="00520787">
            <w:rPr>
              <w:color w:val="000000" w:themeColor="text1"/>
              <w:rPrChange w:id="7939" w:author="JIE  SUN" w:date="2018-06-22T18:39:00Z">
                <w:rPr/>
              </w:rPrChange>
            </w:rPr>
            <w:delText>W</w:delText>
          </w:r>
        </w:del>
      </w:ins>
      <w:ins w:id="7940" w:author="像个男人一样" w:date="2018-03-22T11:48:00Z">
        <w:del w:id="7941" w:author="JIE  SUN" w:date="2018-06-22T16:32:00Z">
          <w:r w:rsidRPr="00790EB9" w:rsidDel="00520787">
            <w:rPr>
              <w:color w:val="000000" w:themeColor="text1"/>
              <w:rPrChange w:id="7942" w:author="JIE  SUN" w:date="2018-06-22T18:39:00Z">
                <w:rPr/>
              </w:rPrChange>
            </w:rPr>
            <w:delText xml:space="preserve">ith </w:delText>
          </w:r>
        </w:del>
      </w:ins>
      <w:ins w:id="7943" w:author="jie sun" w:date="2018-04-16T22:37:00Z">
        <w:del w:id="7944" w:author="JIE  SUN" w:date="2018-06-22T16:32:00Z">
          <w:r w:rsidR="009C02F2" w:rsidRPr="00790EB9" w:rsidDel="00520787">
            <w:rPr>
              <w:color w:val="000000" w:themeColor="text1"/>
              <w:rPrChange w:id="7945" w:author="JIE  SUN" w:date="2018-06-22T18:39:00Z">
                <w:rPr/>
              </w:rPrChange>
            </w:rPr>
            <w:delText>T</w:delText>
          </w:r>
        </w:del>
      </w:ins>
      <w:ins w:id="7946" w:author="像个男人一样" w:date="2018-03-22T11:48:00Z">
        <w:del w:id="7947" w:author="JIE  SUN" w:date="2018-06-22T16:32:00Z">
          <w:r w:rsidRPr="00790EB9" w:rsidDel="00520787">
            <w:rPr>
              <w:color w:val="000000" w:themeColor="text1"/>
              <w:rPrChange w:id="7948" w:author="JIE  SUN" w:date="2018-06-22T18:39:00Z">
                <w:rPr/>
              </w:rPrChange>
            </w:rPr>
            <w:delText xml:space="preserve">the </w:delText>
          </w:r>
        </w:del>
      </w:ins>
      <w:ins w:id="7949" w:author="jie sun" w:date="2018-04-16T22:37:00Z">
        <w:del w:id="7950" w:author="JIE  SUN" w:date="2018-06-22T16:32:00Z">
          <w:r w:rsidR="009C02F2" w:rsidRPr="00790EB9" w:rsidDel="00520787">
            <w:rPr>
              <w:color w:val="000000" w:themeColor="text1"/>
              <w:rPrChange w:id="7951" w:author="JIE  SUN" w:date="2018-06-22T18:39:00Z">
                <w:rPr/>
              </w:rPrChange>
            </w:rPr>
            <w:delText>G</w:delText>
          </w:r>
        </w:del>
      </w:ins>
      <w:ins w:id="7952" w:author="像个男人一样" w:date="2018-03-22T11:48:00Z">
        <w:del w:id="7953" w:author="JIE  SUN" w:date="2018-06-22T16:32:00Z">
          <w:r w:rsidRPr="00790EB9" w:rsidDel="00520787">
            <w:rPr>
              <w:color w:val="000000" w:themeColor="text1"/>
              <w:rPrChange w:id="7954" w:author="JIE  SUN" w:date="2018-06-22T18:39:00Z">
                <w:rPr/>
              </w:rPrChange>
            </w:rPr>
            <w:delText xml:space="preserve">gravity </w:delText>
          </w:r>
        </w:del>
      </w:ins>
      <w:ins w:id="7955" w:author="jie sun" w:date="2018-04-16T22:37:00Z">
        <w:del w:id="7956" w:author="JIE  SUN" w:date="2018-06-22T16:32:00Z">
          <w:r w:rsidR="009C02F2" w:rsidRPr="00790EB9" w:rsidDel="00520787">
            <w:rPr>
              <w:color w:val="000000" w:themeColor="text1"/>
              <w:rPrChange w:id="7957" w:author="JIE  SUN" w:date="2018-06-22T18:39:00Z">
                <w:rPr/>
              </w:rPrChange>
            </w:rPr>
            <w:delText>R</w:delText>
          </w:r>
        </w:del>
      </w:ins>
      <w:ins w:id="7958" w:author="像个男人一样" w:date="2018-03-22T11:48:00Z">
        <w:del w:id="7959" w:author="JIE  SUN" w:date="2018-06-22T16:32:00Z">
          <w:r w:rsidRPr="00790EB9" w:rsidDel="00520787">
            <w:rPr>
              <w:color w:val="000000" w:themeColor="text1"/>
              <w:rPrChange w:id="7960" w:author="JIE  SUN" w:date="2018-06-22T18:39:00Z">
                <w:rPr/>
              </w:rPrChange>
            </w:rPr>
            <w:delText xml:space="preserve">restrictions </w:delText>
          </w:r>
        </w:del>
      </w:ins>
      <w:ins w:id="7961" w:author="jie sun" w:date="2018-04-16T22:37:00Z">
        <w:del w:id="7962" w:author="JIE  SUN" w:date="2018-06-22T16:32:00Z">
          <w:r w:rsidR="009C02F2" w:rsidRPr="00790EB9" w:rsidDel="00520787">
            <w:rPr>
              <w:color w:val="000000" w:themeColor="text1"/>
              <w:rPrChange w:id="7963" w:author="JIE  SUN" w:date="2018-06-22T18:39:00Z">
                <w:rPr/>
              </w:rPrChange>
            </w:rPr>
            <w:delText>I</w:delText>
          </w:r>
        </w:del>
      </w:ins>
      <w:ins w:id="7964" w:author="像个男人一样" w:date="2018-03-22T11:48:00Z">
        <w:del w:id="7965" w:author="JIE  SUN" w:date="2018-06-22T16:32:00Z">
          <w:r w:rsidRPr="00790EB9" w:rsidDel="00520787">
            <w:rPr>
              <w:color w:val="000000" w:themeColor="text1"/>
              <w:rPrChange w:id="7966" w:author="JIE  SUN" w:date="2018-06-22T18:39:00Z">
                <w:rPr/>
              </w:rPrChange>
            </w:rPr>
            <w:delText xml:space="preserve">in </w:delText>
          </w:r>
        </w:del>
      </w:ins>
      <w:ins w:id="7967" w:author="jie sun" w:date="2018-04-16T22:37:00Z">
        <w:del w:id="7968" w:author="JIE  SUN" w:date="2018-06-22T16:32:00Z">
          <w:r w:rsidR="009C02F2" w:rsidRPr="00790EB9" w:rsidDel="00520787">
            <w:rPr>
              <w:color w:val="000000" w:themeColor="text1"/>
              <w:rPrChange w:id="7969" w:author="JIE  SUN" w:date="2018-06-22T18:39:00Z">
                <w:rPr/>
              </w:rPrChange>
            </w:rPr>
            <w:delText>A</w:delText>
          </w:r>
        </w:del>
      </w:ins>
      <w:ins w:id="7970" w:author="像个男人一样" w:date="2018-03-22T11:48:00Z">
        <w:del w:id="7971" w:author="JIE  SUN" w:date="2018-06-22T16:32:00Z">
          <w:r w:rsidRPr="00790EB9" w:rsidDel="00520787">
            <w:rPr>
              <w:color w:val="000000" w:themeColor="text1"/>
              <w:rPrChange w:id="7972" w:author="JIE  SUN" w:date="2018-06-22T18:39:00Z">
                <w:rPr/>
              </w:rPrChange>
            </w:rPr>
            <w:delText>action 3</w:delText>
          </w:r>
        </w:del>
      </w:ins>
      <w:bookmarkEnd w:id="7896"/>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p>
    <w:tbl>
      <w:tblPr>
        <w:tblStyle w:val="TableGrid"/>
        <w:tblW w:w="0" w:type="auto"/>
        <w:jc w:val="center"/>
        <w:tblLook w:val="04A0" w:firstRow="1" w:lastRow="0" w:firstColumn="1" w:lastColumn="0" w:noHBand="0" w:noVBand="1"/>
      </w:tblPr>
      <w:tblGrid>
        <w:gridCol w:w="2405"/>
        <w:gridCol w:w="3969"/>
        <w:gridCol w:w="1418"/>
        <w:tblGridChange w:id="7973">
          <w:tblGrid>
            <w:gridCol w:w="2405"/>
            <w:gridCol w:w="3969"/>
            <w:gridCol w:w="1418"/>
          </w:tblGrid>
        </w:tblGridChange>
      </w:tblGrid>
      <w:tr w:rsidR="00BF6CCB" w:rsidRPr="00790EB9" w:rsidDel="00520787" w:rsidTr="009306FF">
        <w:trPr>
          <w:jc w:val="center"/>
          <w:ins w:id="7974" w:author="jie sun" w:date="2018-04-18T21:18:00Z"/>
          <w:del w:id="7975" w:author="JIE  SUN" w:date="2018-06-22T16:32:00Z"/>
        </w:trPr>
        <w:tc>
          <w:tcPr>
            <w:tcW w:w="2405" w:type="dxa"/>
          </w:tcPr>
          <w:p w:rsidR="00BF6CCB" w:rsidRPr="00790EB9" w:rsidDel="00520787" w:rsidRDefault="00BF6CCB" w:rsidP="009306FF">
            <w:pPr>
              <w:rPr>
                <w:ins w:id="7976" w:author="jie sun" w:date="2018-04-18T21:18:00Z"/>
                <w:del w:id="7977" w:author="JIE  SUN" w:date="2018-06-22T16:32:00Z"/>
                <w:color w:val="000000" w:themeColor="text1"/>
                <w:rPrChange w:id="7978" w:author="JIE  SUN" w:date="2018-06-22T18:39:00Z">
                  <w:rPr>
                    <w:ins w:id="7979" w:author="jie sun" w:date="2018-04-18T21:18:00Z"/>
                    <w:del w:id="7980" w:author="JIE  SUN" w:date="2018-06-22T16:32:00Z"/>
                  </w:rPr>
                </w:rPrChange>
              </w:rPr>
            </w:pPr>
            <w:ins w:id="7981" w:author="jie sun" w:date="2018-04-18T21:18:00Z">
              <w:del w:id="7982" w:author="JIE  SUN" w:date="2018-06-22T16:32:00Z">
                <w:r w:rsidRPr="00790EB9" w:rsidDel="00520787">
                  <w:rPr>
                    <w:color w:val="000000" w:themeColor="text1"/>
                    <w:rPrChange w:id="7983" w:author="JIE  SUN" w:date="2018-06-22T18:39:00Z">
                      <w:rPr/>
                    </w:rPrChange>
                  </w:rPr>
                  <w:delText>Angle with X/Y/Z</w:delText>
                </w:r>
              </w:del>
            </w:ins>
          </w:p>
        </w:tc>
        <w:tc>
          <w:tcPr>
            <w:tcW w:w="3969" w:type="dxa"/>
          </w:tcPr>
          <w:p w:rsidR="00BF6CCB" w:rsidRPr="00790EB9" w:rsidDel="00520787" w:rsidRDefault="00BF6CCB" w:rsidP="009306FF">
            <w:pPr>
              <w:rPr>
                <w:ins w:id="7984" w:author="jie sun" w:date="2018-04-18T21:18:00Z"/>
                <w:del w:id="7985" w:author="JIE  SUN" w:date="2018-06-22T16:32:00Z"/>
                <w:color w:val="000000" w:themeColor="text1"/>
                <w:rPrChange w:id="7986" w:author="JIE  SUN" w:date="2018-06-22T18:39:00Z">
                  <w:rPr>
                    <w:ins w:id="7987" w:author="jie sun" w:date="2018-04-18T21:18:00Z"/>
                    <w:del w:id="7988" w:author="JIE  SUN" w:date="2018-06-22T16:32:00Z"/>
                  </w:rPr>
                </w:rPrChange>
              </w:rPr>
            </w:pPr>
            <w:ins w:id="7989" w:author="jie sun" w:date="2018-04-18T21:18:00Z">
              <w:del w:id="7990" w:author="JIE  SUN" w:date="2018-06-22T16:32:00Z">
                <w:r w:rsidRPr="00790EB9" w:rsidDel="00520787">
                  <w:rPr>
                    <w:color w:val="000000" w:themeColor="text1"/>
                    <w:rPrChange w:id="7991" w:author="JIE  SUN" w:date="2018-06-22T18:39:00Z">
                      <w:rPr/>
                    </w:rPrChange>
                  </w:rPr>
                  <w:delText>Regulation</w:delText>
                </w:r>
              </w:del>
            </w:ins>
          </w:p>
        </w:tc>
        <w:tc>
          <w:tcPr>
            <w:tcW w:w="1418" w:type="dxa"/>
          </w:tcPr>
          <w:p w:rsidR="00BF6CCB" w:rsidRPr="00790EB9" w:rsidDel="00520787" w:rsidRDefault="00BF6CCB" w:rsidP="009306FF">
            <w:pPr>
              <w:rPr>
                <w:ins w:id="7992" w:author="jie sun" w:date="2018-04-18T21:18:00Z"/>
                <w:del w:id="7993" w:author="JIE  SUN" w:date="2018-06-22T16:32:00Z"/>
                <w:color w:val="000000" w:themeColor="text1"/>
                <w:rPrChange w:id="7994" w:author="JIE  SUN" w:date="2018-06-22T18:39:00Z">
                  <w:rPr>
                    <w:ins w:id="7995" w:author="jie sun" w:date="2018-04-18T21:18:00Z"/>
                    <w:del w:id="7996" w:author="JIE  SUN" w:date="2018-06-22T16:32:00Z"/>
                  </w:rPr>
                </w:rPrChange>
              </w:rPr>
            </w:pPr>
            <w:ins w:id="7997" w:author="jie sun" w:date="2018-04-18T21:18:00Z">
              <w:del w:id="7998" w:author="JIE  SUN" w:date="2018-06-22T16:32:00Z">
                <w:r w:rsidRPr="00790EB9" w:rsidDel="00520787">
                  <w:rPr>
                    <w:color w:val="000000" w:themeColor="text1"/>
                    <w:rPrChange w:id="7999" w:author="JIE  SUN" w:date="2018-06-22T18:39:00Z">
                      <w:rPr/>
                    </w:rPrChange>
                  </w:rPr>
                  <w:delText>Range</w:delText>
                </w:r>
              </w:del>
            </w:ins>
          </w:p>
        </w:tc>
      </w:tr>
      <w:tr w:rsidR="00BF6CCB" w:rsidRPr="00790EB9" w:rsidDel="00520787" w:rsidTr="009306FF">
        <w:trPr>
          <w:jc w:val="center"/>
          <w:ins w:id="8000" w:author="jie sun" w:date="2018-04-18T21:18:00Z"/>
          <w:del w:id="8001" w:author="JIE  SUN" w:date="2018-06-22T16:32:00Z"/>
        </w:trPr>
        <w:tc>
          <w:tcPr>
            <w:tcW w:w="2405" w:type="dxa"/>
          </w:tcPr>
          <w:p w:rsidR="00BF6CCB" w:rsidRPr="00790EB9" w:rsidDel="00520787" w:rsidRDefault="00BF6CCB" w:rsidP="009306FF">
            <w:pPr>
              <w:rPr>
                <w:ins w:id="8002" w:author="jie sun" w:date="2018-04-18T21:18:00Z"/>
                <w:del w:id="8003" w:author="JIE  SUN" w:date="2018-06-22T16:32:00Z"/>
                <w:color w:val="000000" w:themeColor="text1"/>
                <w:rPrChange w:id="8004" w:author="JIE  SUN" w:date="2018-06-22T18:39:00Z">
                  <w:rPr>
                    <w:ins w:id="8005" w:author="jie sun" w:date="2018-04-18T21:18:00Z"/>
                    <w:del w:id="8006" w:author="JIE  SUN" w:date="2018-06-22T16:32:00Z"/>
                  </w:rPr>
                </w:rPrChange>
              </w:rPr>
            </w:pPr>
            <w:ins w:id="8007" w:author="jie sun" w:date="2018-04-18T21:18:00Z">
              <w:del w:id="8008" w:author="JIE  SUN" w:date="2018-06-22T16:32:00Z">
                <w:r w:rsidRPr="00790EB9" w:rsidDel="00520787">
                  <w:rPr>
                    <w:color w:val="000000" w:themeColor="text1"/>
                    <w:rPrChange w:id="8009" w:author="JIE  SUN" w:date="2018-06-22T18:39:00Z">
                      <w:rPr/>
                    </w:rPrChange>
                  </w:rPr>
                  <w:delText xml:space="preserve">Angle – X-axis </w:delText>
                </w:r>
              </w:del>
            </w:ins>
          </w:p>
        </w:tc>
        <w:tc>
          <w:tcPr>
            <w:tcW w:w="3969" w:type="dxa"/>
          </w:tcPr>
          <w:p w:rsidR="00BF6CCB" w:rsidRPr="00790EB9" w:rsidDel="00520787" w:rsidRDefault="00BF6CCB" w:rsidP="009306FF">
            <w:pPr>
              <w:rPr>
                <w:ins w:id="8010" w:author="jie sun" w:date="2018-04-18T21:18:00Z"/>
                <w:del w:id="8011" w:author="JIE  SUN" w:date="2018-06-22T16:32:00Z"/>
                <w:color w:val="000000" w:themeColor="text1"/>
                <w:rPrChange w:id="8012" w:author="JIE  SUN" w:date="2018-06-22T18:39:00Z">
                  <w:rPr>
                    <w:ins w:id="8013" w:author="jie sun" w:date="2018-04-18T21:18:00Z"/>
                    <w:del w:id="8014" w:author="JIE  SUN" w:date="2018-06-22T16:32:00Z"/>
                  </w:rPr>
                </w:rPrChange>
              </w:rPr>
            </w:pPr>
            <w:ins w:id="8015" w:author="jie sun" w:date="2018-04-18T21:18:00Z">
              <w:del w:id="8016" w:author="JIE  SUN" w:date="2018-06-22T16:32:00Z">
                <w:r w:rsidRPr="00790EB9" w:rsidDel="00520787">
                  <w:rPr>
                    <w:color w:val="000000" w:themeColor="text1"/>
                    <w:rPrChange w:id="8017" w:author="JIE  SUN" w:date="2018-06-22T18:39:00Z">
                      <w:rPr/>
                    </w:rPrChange>
                  </w:rPr>
                  <w:delText>When X-axis increases, Y-axis angle</w:delText>
                </w:r>
              </w:del>
            </w:ins>
            <w:ins w:id="8018" w:author="jie sun" w:date="2018-04-18T21:20:00Z">
              <w:del w:id="8019" w:author="JIE  SUN" w:date="2018-06-22T16:32:00Z">
                <w:r w:rsidR="001B3E71" w:rsidRPr="00790EB9" w:rsidDel="00520787">
                  <w:rPr>
                    <w:color w:val="000000" w:themeColor="text1"/>
                    <w:rPrChange w:id="8020" w:author="JIE  SUN" w:date="2018-06-22T18:39:00Z">
                      <w:rPr/>
                    </w:rPrChange>
                  </w:rPr>
                  <w:delText xml:space="preserve"> also</w:delText>
                </w:r>
              </w:del>
            </w:ins>
            <w:ins w:id="8021" w:author="jie sun" w:date="2018-04-18T21:18:00Z">
              <w:del w:id="8022" w:author="JIE  SUN" w:date="2018-06-22T16:32:00Z">
                <w:r w:rsidRPr="00790EB9" w:rsidDel="00520787">
                  <w:rPr>
                    <w:color w:val="000000" w:themeColor="text1"/>
                    <w:rPrChange w:id="8023" w:author="JIE  SUN" w:date="2018-06-22T18:39:00Z">
                      <w:rPr/>
                    </w:rPrChange>
                  </w:rPr>
                  <w:delText xml:space="preserve"> </w:delText>
                </w:r>
              </w:del>
            </w:ins>
            <w:ins w:id="8024" w:author="jie sun" w:date="2018-04-18T21:20:00Z">
              <w:del w:id="8025" w:author="JIE  SUN" w:date="2018-06-22T16:32:00Z">
                <w:r w:rsidR="001B3E71" w:rsidRPr="00790EB9" w:rsidDel="00520787">
                  <w:rPr>
                    <w:color w:val="000000" w:themeColor="text1"/>
                    <w:rPrChange w:id="8026" w:author="JIE  SUN" w:date="2018-06-22T18:39:00Z">
                      <w:rPr/>
                    </w:rPrChange>
                  </w:rPr>
                  <w:delText>in</w:delText>
                </w:r>
              </w:del>
            </w:ins>
            <w:ins w:id="8027" w:author="jie sun" w:date="2018-04-18T21:18:00Z">
              <w:del w:id="8028" w:author="JIE  SUN" w:date="2018-06-22T16:32:00Z">
                <w:r w:rsidRPr="00790EB9" w:rsidDel="00520787">
                  <w:rPr>
                    <w:color w:val="000000" w:themeColor="text1"/>
                    <w:rPrChange w:id="8029" w:author="JIE  SUN" w:date="2018-06-22T18:39:00Z">
                      <w:rPr/>
                    </w:rPrChange>
                  </w:rPr>
                  <w:delText>crease</w:delText>
                </w:r>
              </w:del>
            </w:ins>
            <w:ins w:id="8030" w:author="jie sun" w:date="2018-04-18T21:21:00Z">
              <w:del w:id="8031" w:author="JIE  SUN" w:date="2018-06-22T16:32:00Z">
                <w:r w:rsidR="00B90811" w:rsidRPr="00790EB9" w:rsidDel="00520787">
                  <w:rPr>
                    <w:color w:val="000000" w:themeColor="text1"/>
                    <w:rPrChange w:id="8032" w:author="JIE  SUN" w:date="2018-06-22T18:39:00Z">
                      <w:rPr/>
                    </w:rPrChange>
                  </w:rPr>
                  <w:delText>.</w:delText>
                </w:r>
              </w:del>
            </w:ins>
            <w:ins w:id="8033" w:author="jie sun" w:date="2018-04-18T21:20:00Z">
              <w:del w:id="8034" w:author="JIE  SUN" w:date="2018-06-22T16:32:00Z">
                <w:r w:rsidR="001B3E71" w:rsidRPr="00790EB9" w:rsidDel="00520787">
                  <w:rPr>
                    <w:color w:val="000000" w:themeColor="text1"/>
                    <w:rPrChange w:id="8035" w:author="JIE  SUN" w:date="2018-06-22T18:39:00Z">
                      <w:rPr/>
                    </w:rPrChange>
                  </w:rPr>
                  <w:delText xml:space="preserve"> Z-axis almost increase too.</w:delText>
                </w:r>
              </w:del>
            </w:ins>
            <w:ins w:id="8036" w:author="jie sun" w:date="2018-04-18T21:22:00Z">
              <w:del w:id="8037" w:author="JIE  SUN" w:date="2018-06-22T16:32:00Z">
                <w:r w:rsidR="00B90811" w:rsidRPr="00790EB9" w:rsidDel="00520787">
                  <w:rPr>
                    <w:color w:val="000000" w:themeColor="text1"/>
                    <w:rPrChange w:id="8038" w:author="JIE  SUN" w:date="2018-06-22T18:39:00Z">
                      <w:rPr/>
                    </w:rPrChange>
                  </w:rPr>
                  <w:delText xml:space="preserve"> (In a squat of circle)</w:delText>
                </w:r>
              </w:del>
            </w:ins>
          </w:p>
        </w:tc>
        <w:tc>
          <w:tcPr>
            <w:tcW w:w="1418" w:type="dxa"/>
          </w:tcPr>
          <w:p w:rsidR="00BF6CCB" w:rsidRPr="00790EB9" w:rsidDel="00520787" w:rsidRDefault="00BF6CCB" w:rsidP="009306FF">
            <w:pPr>
              <w:rPr>
                <w:ins w:id="8039" w:author="jie sun" w:date="2018-04-18T21:18:00Z"/>
                <w:del w:id="8040" w:author="JIE  SUN" w:date="2018-06-22T16:32:00Z"/>
                <w:color w:val="000000" w:themeColor="text1"/>
                <w:rPrChange w:id="8041" w:author="JIE  SUN" w:date="2018-06-22T18:39:00Z">
                  <w:rPr>
                    <w:ins w:id="8042" w:author="jie sun" w:date="2018-04-18T21:18:00Z"/>
                    <w:del w:id="8043" w:author="JIE  SUN" w:date="2018-06-22T16:32:00Z"/>
                  </w:rPr>
                </w:rPrChange>
              </w:rPr>
            </w:pPr>
            <w:ins w:id="8044" w:author="jie sun" w:date="2018-04-18T21:18:00Z">
              <w:del w:id="8045" w:author="JIE  SUN" w:date="2018-06-22T16:32:00Z">
                <w:r w:rsidRPr="00790EB9" w:rsidDel="00520787">
                  <w:rPr>
                    <w:color w:val="000000" w:themeColor="text1"/>
                    <w:rPrChange w:id="8046" w:author="JIE  SUN" w:date="2018-06-22T18:39:00Z">
                      <w:rPr/>
                    </w:rPrChange>
                  </w:rPr>
                  <w:delText>-80</w:delText>
                </w:r>
                <w:r w:rsidRPr="00790EB9" w:rsidDel="00520787">
                  <w:rPr>
                    <w:rFonts w:hint="eastAsia"/>
                    <w:color w:val="000000" w:themeColor="text1"/>
                    <w:rPrChange w:id="8047" w:author="JIE  SUN" w:date="2018-06-22T18:39:00Z">
                      <w:rPr>
                        <w:rFonts w:hint="eastAsia"/>
                      </w:rPr>
                    </w:rPrChange>
                  </w:rPr>
                  <w:delText>°</w:delText>
                </w:r>
                <w:r w:rsidRPr="00790EB9" w:rsidDel="00520787">
                  <w:rPr>
                    <w:color w:val="000000" w:themeColor="text1"/>
                    <w:rPrChange w:id="8048" w:author="JIE  SUN" w:date="2018-06-22T18:39:00Z">
                      <w:rPr/>
                    </w:rPrChange>
                  </w:rPr>
                  <w:delText>--40</w:delText>
                </w:r>
                <w:r w:rsidRPr="00790EB9" w:rsidDel="00520787">
                  <w:rPr>
                    <w:rFonts w:hint="eastAsia"/>
                    <w:color w:val="000000" w:themeColor="text1"/>
                    <w:rPrChange w:id="8049" w:author="JIE  SUN" w:date="2018-06-22T18:39:00Z">
                      <w:rPr>
                        <w:rFonts w:hint="eastAsia"/>
                      </w:rPr>
                    </w:rPrChange>
                  </w:rPr>
                  <w:delText>°</w:delText>
                </w:r>
              </w:del>
            </w:ins>
          </w:p>
          <w:p w:rsidR="00BF6CCB" w:rsidRPr="00790EB9" w:rsidDel="00520787" w:rsidRDefault="00BF6CCB" w:rsidP="009306FF">
            <w:pPr>
              <w:rPr>
                <w:ins w:id="8050" w:author="jie sun" w:date="2018-04-18T21:18:00Z"/>
                <w:del w:id="8051" w:author="JIE  SUN" w:date="2018-06-22T16:32:00Z"/>
                <w:color w:val="000000" w:themeColor="text1"/>
                <w:rPrChange w:id="8052" w:author="JIE  SUN" w:date="2018-06-22T18:39:00Z">
                  <w:rPr>
                    <w:ins w:id="8053" w:author="jie sun" w:date="2018-04-18T21:18:00Z"/>
                    <w:del w:id="8054" w:author="JIE  SUN" w:date="2018-06-22T16:32:00Z"/>
                  </w:rPr>
                </w:rPrChange>
              </w:rPr>
            </w:pPr>
            <w:ins w:id="8055" w:author="jie sun" w:date="2018-04-18T21:18:00Z">
              <w:del w:id="8056" w:author="JIE  SUN" w:date="2018-06-22T16:32:00Z">
                <w:r w:rsidRPr="00790EB9" w:rsidDel="00520787">
                  <w:rPr>
                    <w:color w:val="000000" w:themeColor="text1"/>
                    <w:rPrChange w:id="8057" w:author="JIE  SUN" w:date="2018-06-22T18:39:00Z">
                      <w:rPr/>
                    </w:rPrChange>
                  </w:rPr>
                  <w:delText>40</w:delText>
                </w:r>
                <w:r w:rsidRPr="00790EB9" w:rsidDel="00520787">
                  <w:rPr>
                    <w:rFonts w:hint="eastAsia"/>
                    <w:color w:val="000000" w:themeColor="text1"/>
                    <w:rPrChange w:id="8058" w:author="JIE  SUN" w:date="2018-06-22T18:39:00Z">
                      <w:rPr>
                        <w:rFonts w:hint="eastAsia"/>
                      </w:rPr>
                    </w:rPrChange>
                  </w:rPr>
                  <w:delText>°</w:delText>
                </w:r>
                <w:r w:rsidRPr="00790EB9" w:rsidDel="00520787">
                  <w:rPr>
                    <w:color w:val="000000" w:themeColor="text1"/>
                    <w:rPrChange w:id="8059" w:author="JIE  SUN" w:date="2018-06-22T18:39:00Z">
                      <w:rPr/>
                    </w:rPrChange>
                  </w:rPr>
                  <w:delText>-80</w:delText>
                </w:r>
                <w:r w:rsidRPr="00790EB9" w:rsidDel="00520787">
                  <w:rPr>
                    <w:rFonts w:hint="eastAsia"/>
                    <w:color w:val="000000" w:themeColor="text1"/>
                    <w:rPrChange w:id="8060" w:author="JIE  SUN" w:date="2018-06-22T18:39:00Z">
                      <w:rPr>
                        <w:rFonts w:hint="eastAsia"/>
                      </w:rPr>
                    </w:rPrChange>
                  </w:rPr>
                  <w:delText>°</w:delText>
                </w:r>
              </w:del>
            </w:ins>
          </w:p>
        </w:tc>
      </w:tr>
      <w:tr w:rsidR="0099567A" w:rsidRPr="00790EB9" w:rsidDel="00520787" w:rsidTr="00836354">
        <w:tblPrEx>
          <w:tblW w:w="0" w:type="auto"/>
          <w:jc w:val="center"/>
          <w:tblPrExChange w:id="8061" w:author="jie sun" w:date="2018-04-18T21:19:00Z">
            <w:tblPrEx>
              <w:tblW w:w="0" w:type="auto"/>
              <w:jc w:val="center"/>
            </w:tblPrEx>
          </w:tblPrExChange>
        </w:tblPrEx>
        <w:trPr>
          <w:trHeight w:val="1091"/>
          <w:jc w:val="center"/>
          <w:ins w:id="8062" w:author="jie sun" w:date="2018-04-18T21:18:00Z"/>
          <w:del w:id="8063" w:author="JIE  SUN" w:date="2018-06-22T16:32:00Z"/>
          <w:trPrChange w:id="8064" w:author="jie sun" w:date="2018-04-18T21:19:00Z">
            <w:trPr>
              <w:jc w:val="center"/>
            </w:trPr>
          </w:trPrChange>
        </w:trPr>
        <w:tc>
          <w:tcPr>
            <w:tcW w:w="2405" w:type="dxa"/>
            <w:tcPrChange w:id="8065" w:author="jie sun" w:date="2018-04-18T21:19:00Z">
              <w:tcPr>
                <w:tcW w:w="2405" w:type="dxa"/>
              </w:tcPr>
            </w:tcPrChange>
          </w:tcPr>
          <w:p w:rsidR="0099567A" w:rsidRPr="00790EB9" w:rsidDel="00520787" w:rsidRDefault="0099567A" w:rsidP="0099567A">
            <w:pPr>
              <w:rPr>
                <w:ins w:id="8066" w:author="jie sun" w:date="2018-04-18T21:19:00Z"/>
                <w:del w:id="8067" w:author="JIE  SUN" w:date="2018-06-22T16:32:00Z"/>
                <w:color w:val="000000" w:themeColor="text1"/>
                <w:rPrChange w:id="8068" w:author="JIE  SUN" w:date="2018-06-22T18:39:00Z">
                  <w:rPr>
                    <w:ins w:id="8069" w:author="jie sun" w:date="2018-04-18T21:19:00Z"/>
                    <w:del w:id="8070" w:author="JIE  SUN" w:date="2018-06-22T16:32:00Z"/>
                  </w:rPr>
                </w:rPrChange>
              </w:rPr>
            </w:pPr>
            <w:ins w:id="8071" w:author="jie sun" w:date="2018-04-18T21:18:00Z">
              <w:del w:id="8072" w:author="JIE  SUN" w:date="2018-06-22T16:32:00Z">
                <w:r w:rsidRPr="00790EB9" w:rsidDel="00520787">
                  <w:rPr>
                    <w:color w:val="000000" w:themeColor="text1"/>
                    <w:rPrChange w:id="8073" w:author="JIE  SUN" w:date="2018-06-22T18:39:00Z">
                      <w:rPr/>
                    </w:rPrChange>
                  </w:rPr>
                  <w:delText>Angle – Y-axis</w:delText>
                </w:r>
              </w:del>
            </w:ins>
          </w:p>
          <w:p w:rsidR="0099567A" w:rsidRPr="00790EB9" w:rsidDel="00520787" w:rsidRDefault="0099567A" w:rsidP="0099567A">
            <w:pPr>
              <w:rPr>
                <w:ins w:id="8074" w:author="jie sun" w:date="2018-04-18T21:18:00Z"/>
                <w:del w:id="8075" w:author="JIE  SUN" w:date="2018-06-22T16:32:00Z"/>
                <w:color w:val="000000" w:themeColor="text1"/>
                <w:rPrChange w:id="8076" w:author="JIE  SUN" w:date="2018-06-22T18:39:00Z">
                  <w:rPr>
                    <w:ins w:id="8077" w:author="jie sun" w:date="2018-04-18T21:18:00Z"/>
                    <w:del w:id="8078" w:author="JIE  SUN" w:date="2018-06-22T16:32:00Z"/>
                  </w:rPr>
                </w:rPrChange>
              </w:rPr>
            </w:pPr>
            <w:ins w:id="8079" w:author="jie sun" w:date="2018-04-18T21:19:00Z">
              <w:del w:id="8080" w:author="JIE  SUN" w:date="2018-06-22T16:32:00Z">
                <w:r w:rsidRPr="00790EB9" w:rsidDel="00520787">
                  <w:rPr>
                    <w:color w:val="000000" w:themeColor="text1"/>
                    <w:rPrChange w:id="8081" w:author="JIE  SUN" w:date="2018-06-22T18:39:00Z">
                      <w:rPr/>
                    </w:rPrChange>
                  </w:rPr>
                  <w:delText>(Centre axis)</w:delText>
                </w:r>
              </w:del>
            </w:ins>
          </w:p>
        </w:tc>
        <w:tc>
          <w:tcPr>
            <w:tcW w:w="3969" w:type="dxa"/>
            <w:tcPrChange w:id="8082" w:author="jie sun" w:date="2018-04-18T21:19:00Z">
              <w:tcPr>
                <w:tcW w:w="3969" w:type="dxa"/>
              </w:tcPr>
            </w:tcPrChange>
          </w:tcPr>
          <w:p w:rsidR="0099567A" w:rsidRPr="00790EB9" w:rsidDel="00520787" w:rsidRDefault="0099567A" w:rsidP="0099567A">
            <w:pPr>
              <w:rPr>
                <w:ins w:id="8083" w:author="jie sun" w:date="2018-04-18T21:18:00Z"/>
                <w:del w:id="8084" w:author="JIE  SUN" w:date="2018-06-22T16:32:00Z"/>
                <w:color w:val="000000" w:themeColor="text1"/>
                <w:rPrChange w:id="8085" w:author="JIE  SUN" w:date="2018-06-22T18:39:00Z">
                  <w:rPr>
                    <w:ins w:id="8086" w:author="jie sun" w:date="2018-04-18T21:18:00Z"/>
                    <w:del w:id="8087" w:author="JIE  SUN" w:date="2018-06-22T16:32:00Z"/>
                  </w:rPr>
                </w:rPrChange>
              </w:rPr>
            </w:pPr>
            <w:ins w:id="8088" w:author="jie sun" w:date="2018-04-18T21:20:00Z">
              <w:del w:id="8089" w:author="JIE  SUN" w:date="2018-06-22T16:32:00Z">
                <w:r w:rsidRPr="00790EB9" w:rsidDel="00520787">
                  <w:rPr>
                    <w:color w:val="000000" w:themeColor="text1"/>
                    <w:rPrChange w:id="8090" w:author="JIE  SUN" w:date="2018-06-22T18:39:00Z">
                      <w:rPr/>
                    </w:rPrChange>
                  </w:rPr>
                  <w:delText>When X-axis increases, Y-axis angle also increase</w:delText>
                </w:r>
              </w:del>
            </w:ins>
            <w:ins w:id="8091" w:author="jie sun" w:date="2018-04-18T21:22:00Z">
              <w:del w:id="8092" w:author="JIE  SUN" w:date="2018-06-22T16:32:00Z">
                <w:r w:rsidR="00B90811" w:rsidRPr="00790EB9" w:rsidDel="00520787">
                  <w:rPr>
                    <w:color w:val="000000" w:themeColor="text1"/>
                    <w:rPrChange w:id="8093" w:author="JIE  SUN" w:date="2018-06-22T18:39:00Z">
                      <w:rPr/>
                    </w:rPrChange>
                  </w:rPr>
                  <w:delText>.</w:delText>
                </w:r>
              </w:del>
            </w:ins>
            <w:ins w:id="8094" w:author="jie sun" w:date="2018-04-18T21:20:00Z">
              <w:del w:id="8095" w:author="JIE  SUN" w:date="2018-06-22T16:32:00Z">
                <w:r w:rsidRPr="00790EB9" w:rsidDel="00520787">
                  <w:rPr>
                    <w:color w:val="000000" w:themeColor="text1"/>
                    <w:rPrChange w:id="8096" w:author="JIE  SUN" w:date="2018-06-22T18:39:00Z">
                      <w:rPr/>
                    </w:rPrChange>
                  </w:rPr>
                  <w:delText xml:space="preserve"> Z-axis almost increase too.</w:delText>
                </w:r>
              </w:del>
            </w:ins>
          </w:p>
        </w:tc>
        <w:tc>
          <w:tcPr>
            <w:tcW w:w="1418" w:type="dxa"/>
            <w:tcPrChange w:id="8097" w:author="jie sun" w:date="2018-04-18T21:19:00Z">
              <w:tcPr>
                <w:tcW w:w="1418" w:type="dxa"/>
              </w:tcPr>
            </w:tcPrChange>
          </w:tcPr>
          <w:p w:rsidR="0099567A" w:rsidRPr="00790EB9" w:rsidDel="00520787" w:rsidRDefault="0099567A" w:rsidP="0099567A">
            <w:pPr>
              <w:rPr>
                <w:ins w:id="8098" w:author="jie sun" w:date="2018-04-18T21:18:00Z"/>
                <w:del w:id="8099" w:author="JIE  SUN" w:date="2018-06-22T16:32:00Z"/>
                <w:color w:val="000000" w:themeColor="text1"/>
                <w:rPrChange w:id="8100" w:author="JIE  SUN" w:date="2018-06-22T18:39:00Z">
                  <w:rPr>
                    <w:ins w:id="8101" w:author="jie sun" w:date="2018-04-18T21:18:00Z"/>
                    <w:del w:id="8102" w:author="JIE  SUN" w:date="2018-06-22T16:32:00Z"/>
                  </w:rPr>
                </w:rPrChange>
              </w:rPr>
            </w:pPr>
            <w:ins w:id="8103" w:author="jie sun" w:date="2018-04-18T21:18:00Z">
              <w:del w:id="8104" w:author="JIE  SUN" w:date="2018-06-22T16:32:00Z">
                <w:r w:rsidRPr="00790EB9" w:rsidDel="00520787">
                  <w:rPr>
                    <w:color w:val="000000" w:themeColor="text1"/>
                    <w:rPrChange w:id="8105" w:author="JIE  SUN" w:date="2018-06-22T18:39:00Z">
                      <w:rPr/>
                    </w:rPrChange>
                  </w:rPr>
                  <w:delText>-</w:delText>
                </w:r>
              </w:del>
            </w:ins>
            <w:ins w:id="8106" w:author="jie sun" w:date="2018-04-18T21:21:00Z">
              <w:del w:id="8107" w:author="JIE  SUN" w:date="2018-06-22T16:32:00Z">
                <w:r w:rsidRPr="00790EB9" w:rsidDel="00520787">
                  <w:rPr>
                    <w:color w:val="000000" w:themeColor="text1"/>
                    <w:rPrChange w:id="8108" w:author="JIE  SUN" w:date="2018-06-22T18:39:00Z">
                      <w:rPr/>
                    </w:rPrChange>
                  </w:rPr>
                  <w:delText>5</w:delText>
                </w:r>
              </w:del>
            </w:ins>
            <w:ins w:id="8109" w:author="jie sun" w:date="2018-04-18T21:18:00Z">
              <w:del w:id="8110" w:author="JIE  SUN" w:date="2018-06-22T16:32:00Z">
                <w:r w:rsidRPr="00790EB9" w:rsidDel="00520787">
                  <w:rPr>
                    <w:color w:val="000000" w:themeColor="text1"/>
                    <w:rPrChange w:id="8111" w:author="JIE  SUN" w:date="2018-06-22T18:39:00Z">
                      <w:rPr/>
                    </w:rPrChange>
                  </w:rPr>
                  <w:delText>0</w:delText>
                </w:r>
                <w:r w:rsidRPr="00790EB9" w:rsidDel="00520787">
                  <w:rPr>
                    <w:rFonts w:hint="eastAsia"/>
                    <w:color w:val="000000" w:themeColor="text1"/>
                    <w:rPrChange w:id="8112" w:author="JIE  SUN" w:date="2018-06-22T18:39:00Z">
                      <w:rPr>
                        <w:rFonts w:hint="eastAsia"/>
                      </w:rPr>
                    </w:rPrChange>
                  </w:rPr>
                  <w:delText>°</w:delText>
                </w:r>
                <w:r w:rsidRPr="00790EB9" w:rsidDel="00520787">
                  <w:rPr>
                    <w:color w:val="000000" w:themeColor="text1"/>
                    <w:rPrChange w:id="8113" w:author="JIE  SUN" w:date="2018-06-22T18:39:00Z">
                      <w:rPr/>
                    </w:rPrChange>
                  </w:rPr>
                  <w:delText>to</w:delText>
                </w:r>
              </w:del>
            </w:ins>
            <w:ins w:id="8114" w:author="jie sun" w:date="2018-04-18T21:21:00Z">
              <w:del w:id="8115" w:author="JIE  SUN" w:date="2018-06-22T16:32:00Z">
                <w:r w:rsidRPr="00790EB9" w:rsidDel="00520787">
                  <w:rPr>
                    <w:color w:val="000000" w:themeColor="text1"/>
                    <w:rPrChange w:id="8116" w:author="JIE  SUN" w:date="2018-06-22T18:39:00Z">
                      <w:rPr/>
                    </w:rPrChange>
                  </w:rPr>
                  <w:delText>5</w:delText>
                </w:r>
              </w:del>
            </w:ins>
            <w:ins w:id="8117" w:author="jie sun" w:date="2018-04-18T21:18:00Z">
              <w:del w:id="8118" w:author="JIE  SUN" w:date="2018-06-22T16:32:00Z">
                <w:r w:rsidRPr="00790EB9" w:rsidDel="00520787">
                  <w:rPr>
                    <w:color w:val="000000" w:themeColor="text1"/>
                    <w:rPrChange w:id="8119" w:author="JIE  SUN" w:date="2018-06-22T18:39:00Z">
                      <w:rPr/>
                    </w:rPrChange>
                  </w:rPr>
                  <w:delText>0</w:delText>
                </w:r>
                <w:r w:rsidRPr="00790EB9" w:rsidDel="00520787">
                  <w:rPr>
                    <w:rFonts w:hint="eastAsia"/>
                    <w:color w:val="000000" w:themeColor="text1"/>
                    <w:rPrChange w:id="8120" w:author="JIE  SUN" w:date="2018-06-22T18:39:00Z">
                      <w:rPr>
                        <w:rFonts w:hint="eastAsia"/>
                      </w:rPr>
                    </w:rPrChange>
                  </w:rPr>
                  <w:delText>°</w:delText>
                </w:r>
              </w:del>
            </w:ins>
          </w:p>
        </w:tc>
      </w:tr>
      <w:tr w:rsidR="0099567A" w:rsidRPr="00790EB9" w:rsidDel="00520787" w:rsidTr="009306FF">
        <w:tblPrEx>
          <w:jc w:val="left"/>
        </w:tblPrEx>
        <w:trPr>
          <w:ins w:id="8121" w:author="jie sun" w:date="2018-04-18T21:18:00Z"/>
          <w:del w:id="8122" w:author="JIE  SUN" w:date="2018-06-22T16:32:00Z"/>
        </w:trPr>
        <w:tc>
          <w:tcPr>
            <w:tcW w:w="2405" w:type="dxa"/>
          </w:tcPr>
          <w:p w:rsidR="0099567A" w:rsidRPr="00790EB9" w:rsidDel="00520787" w:rsidRDefault="0099567A" w:rsidP="0099567A">
            <w:pPr>
              <w:rPr>
                <w:ins w:id="8123" w:author="jie sun" w:date="2018-04-18T21:18:00Z"/>
                <w:del w:id="8124" w:author="JIE  SUN" w:date="2018-06-22T16:32:00Z"/>
                <w:color w:val="000000" w:themeColor="text1"/>
                <w:rPrChange w:id="8125" w:author="JIE  SUN" w:date="2018-06-22T18:39:00Z">
                  <w:rPr>
                    <w:ins w:id="8126" w:author="jie sun" w:date="2018-04-18T21:18:00Z"/>
                    <w:del w:id="8127" w:author="JIE  SUN" w:date="2018-06-22T16:32:00Z"/>
                  </w:rPr>
                </w:rPrChange>
              </w:rPr>
            </w:pPr>
            <w:ins w:id="8128" w:author="jie sun" w:date="2018-04-18T21:18:00Z">
              <w:del w:id="8129" w:author="JIE  SUN" w:date="2018-06-22T16:32:00Z">
                <w:r w:rsidRPr="00790EB9" w:rsidDel="00520787">
                  <w:rPr>
                    <w:color w:val="000000" w:themeColor="text1"/>
                    <w:rPrChange w:id="8130" w:author="JIE  SUN" w:date="2018-06-22T18:39:00Z">
                      <w:rPr/>
                    </w:rPrChange>
                  </w:rPr>
                  <w:delText>Angle – Z-axis</w:delText>
                </w:r>
              </w:del>
            </w:ins>
          </w:p>
        </w:tc>
        <w:tc>
          <w:tcPr>
            <w:tcW w:w="3969" w:type="dxa"/>
          </w:tcPr>
          <w:p w:rsidR="0099567A" w:rsidRPr="00790EB9" w:rsidDel="00520787" w:rsidRDefault="0099567A" w:rsidP="0099567A">
            <w:pPr>
              <w:rPr>
                <w:ins w:id="8131" w:author="jie sun" w:date="2018-04-18T21:18:00Z"/>
                <w:del w:id="8132" w:author="JIE  SUN" w:date="2018-06-22T16:32:00Z"/>
                <w:color w:val="000000" w:themeColor="text1"/>
                <w:rPrChange w:id="8133" w:author="JIE  SUN" w:date="2018-06-22T18:39:00Z">
                  <w:rPr>
                    <w:ins w:id="8134" w:author="jie sun" w:date="2018-04-18T21:18:00Z"/>
                    <w:del w:id="8135" w:author="JIE  SUN" w:date="2018-06-22T16:32:00Z"/>
                  </w:rPr>
                </w:rPrChange>
              </w:rPr>
            </w:pPr>
            <w:ins w:id="8136" w:author="jie sun" w:date="2018-04-18T21:20:00Z">
              <w:del w:id="8137" w:author="JIE  SUN" w:date="2018-06-22T16:32:00Z">
                <w:r w:rsidRPr="00790EB9" w:rsidDel="00520787">
                  <w:rPr>
                    <w:color w:val="000000" w:themeColor="text1"/>
                    <w:rPrChange w:id="8138" w:author="JIE  SUN" w:date="2018-06-22T18:39:00Z">
                      <w:rPr/>
                    </w:rPrChange>
                  </w:rPr>
                  <w:delText>When X-axis increases, Y-axis angle also increase</w:delText>
                </w:r>
              </w:del>
            </w:ins>
            <w:ins w:id="8139" w:author="jie sun" w:date="2018-04-18T21:23:00Z">
              <w:del w:id="8140" w:author="JIE  SUN" w:date="2018-06-22T16:32:00Z">
                <w:r w:rsidR="00B90811" w:rsidRPr="00790EB9" w:rsidDel="00520787">
                  <w:rPr>
                    <w:color w:val="000000" w:themeColor="text1"/>
                    <w:rPrChange w:id="8141" w:author="JIE  SUN" w:date="2018-06-22T18:39:00Z">
                      <w:rPr/>
                    </w:rPrChange>
                  </w:rPr>
                  <w:delText>.</w:delText>
                </w:r>
              </w:del>
            </w:ins>
            <w:ins w:id="8142" w:author="jie sun" w:date="2018-04-18T21:20:00Z">
              <w:del w:id="8143" w:author="JIE  SUN" w:date="2018-06-22T16:32:00Z">
                <w:r w:rsidRPr="00790EB9" w:rsidDel="00520787">
                  <w:rPr>
                    <w:color w:val="000000" w:themeColor="text1"/>
                    <w:rPrChange w:id="8144" w:author="JIE  SUN" w:date="2018-06-22T18:39:00Z">
                      <w:rPr/>
                    </w:rPrChange>
                  </w:rPr>
                  <w:delText xml:space="preserve"> Z-axis almost increase too.</w:delText>
                </w:r>
              </w:del>
            </w:ins>
          </w:p>
        </w:tc>
        <w:tc>
          <w:tcPr>
            <w:tcW w:w="1418" w:type="dxa"/>
          </w:tcPr>
          <w:p w:rsidR="0099567A" w:rsidRPr="00790EB9" w:rsidDel="00520787" w:rsidRDefault="0099567A" w:rsidP="0099567A">
            <w:pPr>
              <w:rPr>
                <w:ins w:id="8145" w:author="jie sun" w:date="2018-04-18T21:21:00Z"/>
                <w:del w:id="8146" w:author="JIE  SUN" w:date="2018-06-22T16:32:00Z"/>
                <w:color w:val="000000" w:themeColor="text1"/>
                <w:rPrChange w:id="8147" w:author="JIE  SUN" w:date="2018-06-22T18:39:00Z">
                  <w:rPr>
                    <w:ins w:id="8148" w:author="jie sun" w:date="2018-04-18T21:21:00Z"/>
                    <w:del w:id="8149" w:author="JIE  SUN" w:date="2018-06-22T16:32:00Z"/>
                  </w:rPr>
                </w:rPrChange>
              </w:rPr>
            </w:pPr>
            <w:ins w:id="8150" w:author="jie sun" w:date="2018-04-18T21:21:00Z">
              <w:del w:id="8151" w:author="JIE  SUN" w:date="2018-06-22T16:32:00Z">
                <w:r w:rsidRPr="00790EB9" w:rsidDel="00520787">
                  <w:rPr>
                    <w:color w:val="000000" w:themeColor="text1"/>
                    <w:rPrChange w:id="8152" w:author="JIE  SUN" w:date="2018-06-22T18:39:00Z">
                      <w:rPr/>
                    </w:rPrChange>
                  </w:rPr>
                  <w:delText>-80</w:delText>
                </w:r>
                <w:r w:rsidRPr="00790EB9" w:rsidDel="00520787">
                  <w:rPr>
                    <w:rFonts w:hint="eastAsia"/>
                    <w:color w:val="000000" w:themeColor="text1"/>
                    <w:rPrChange w:id="8153" w:author="JIE  SUN" w:date="2018-06-22T18:39:00Z">
                      <w:rPr>
                        <w:rFonts w:hint="eastAsia"/>
                      </w:rPr>
                    </w:rPrChange>
                  </w:rPr>
                  <w:delText>°</w:delText>
                </w:r>
                <w:r w:rsidRPr="00790EB9" w:rsidDel="00520787">
                  <w:rPr>
                    <w:color w:val="000000" w:themeColor="text1"/>
                    <w:rPrChange w:id="8154" w:author="JIE  SUN" w:date="2018-06-22T18:39:00Z">
                      <w:rPr/>
                    </w:rPrChange>
                  </w:rPr>
                  <w:delText>--40</w:delText>
                </w:r>
                <w:r w:rsidRPr="00790EB9" w:rsidDel="00520787">
                  <w:rPr>
                    <w:rFonts w:hint="eastAsia"/>
                    <w:color w:val="000000" w:themeColor="text1"/>
                    <w:rPrChange w:id="8155" w:author="JIE  SUN" w:date="2018-06-22T18:39:00Z">
                      <w:rPr>
                        <w:rFonts w:hint="eastAsia"/>
                      </w:rPr>
                    </w:rPrChange>
                  </w:rPr>
                  <w:delText>°</w:delText>
                </w:r>
              </w:del>
            </w:ins>
          </w:p>
          <w:p w:rsidR="0099567A" w:rsidRPr="00790EB9" w:rsidDel="00520787" w:rsidRDefault="0099567A" w:rsidP="0099567A">
            <w:pPr>
              <w:rPr>
                <w:ins w:id="8156" w:author="jie sun" w:date="2018-04-18T21:18:00Z"/>
                <w:del w:id="8157" w:author="JIE  SUN" w:date="2018-06-22T16:32:00Z"/>
                <w:color w:val="000000" w:themeColor="text1"/>
                <w:rPrChange w:id="8158" w:author="JIE  SUN" w:date="2018-06-22T18:39:00Z">
                  <w:rPr>
                    <w:ins w:id="8159" w:author="jie sun" w:date="2018-04-18T21:18:00Z"/>
                    <w:del w:id="8160" w:author="JIE  SUN" w:date="2018-06-22T16:32:00Z"/>
                  </w:rPr>
                </w:rPrChange>
              </w:rPr>
            </w:pPr>
            <w:ins w:id="8161" w:author="jie sun" w:date="2018-04-18T21:21:00Z">
              <w:del w:id="8162" w:author="JIE  SUN" w:date="2018-06-22T16:32:00Z">
                <w:r w:rsidRPr="00790EB9" w:rsidDel="00520787">
                  <w:rPr>
                    <w:color w:val="000000" w:themeColor="text1"/>
                    <w:rPrChange w:id="8163" w:author="JIE  SUN" w:date="2018-06-22T18:39:00Z">
                      <w:rPr/>
                    </w:rPrChange>
                  </w:rPr>
                  <w:delText>40</w:delText>
                </w:r>
                <w:r w:rsidRPr="00790EB9" w:rsidDel="00520787">
                  <w:rPr>
                    <w:rFonts w:hint="eastAsia"/>
                    <w:color w:val="000000" w:themeColor="text1"/>
                    <w:rPrChange w:id="8164" w:author="JIE  SUN" w:date="2018-06-22T18:39:00Z">
                      <w:rPr>
                        <w:rFonts w:hint="eastAsia"/>
                      </w:rPr>
                    </w:rPrChange>
                  </w:rPr>
                  <w:delText>°</w:delText>
                </w:r>
                <w:r w:rsidRPr="00790EB9" w:rsidDel="00520787">
                  <w:rPr>
                    <w:color w:val="000000" w:themeColor="text1"/>
                    <w:rPrChange w:id="8165" w:author="JIE  SUN" w:date="2018-06-22T18:39:00Z">
                      <w:rPr/>
                    </w:rPrChange>
                  </w:rPr>
                  <w:delText>-80</w:delText>
                </w:r>
                <w:r w:rsidRPr="00790EB9" w:rsidDel="00520787">
                  <w:rPr>
                    <w:rFonts w:hint="eastAsia"/>
                    <w:color w:val="000000" w:themeColor="text1"/>
                    <w:rPrChange w:id="8166" w:author="JIE  SUN" w:date="2018-06-22T18:39:00Z">
                      <w:rPr>
                        <w:rFonts w:hint="eastAsia"/>
                      </w:rPr>
                    </w:rPrChange>
                  </w:rPr>
                  <w:delText>°</w:delText>
                </w:r>
              </w:del>
            </w:ins>
          </w:p>
        </w:tc>
      </w:tr>
    </w:tbl>
    <w:p w:rsidR="0087014B" w:rsidDel="00937E4F" w:rsidRDefault="0087014B">
      <w:pPr>
        <w:rPr>
          <w:del w:id="8167" w:author="像个男人一样" w:date="2018-03-22T11:48:00Z"/>
          <w:lang w:val="en-US"/>
        </w:rPr>
      </w:pPr>
    </w:p>
    <w:p w:rsidR="00937E4F" w:rsidRDefault="00937E4F">
      <w:pPr>
        <w:pStyle w:val="Caption"/>
        <w:rPr>
          <w:ins w:id="8168" w:author="jie sun" w:date="2018-04-11T20:59:00Z"/>
          <w:iCs w:val="0"/>
          <w:color w:val="auto"/>
          <w:sz w:val="24"/>
          <w:szCs w:val="22"/>
          <w:lang w:val="en-US"/>
        </w:rPr>
      </w:pPr>
    </w:p>
    <w:p w:rsidR="00937E4F" w:rsidRPr="00A41C79" w:rsidRDefault="00A41C79">
      <w:pPr>
        <w:pStyle w:val="Heading4"/>
        <w:rPr>
          <w:ins w:id="8169" w:author="jie sun" w:date="2018-04-11T20:59:00Z"/>
          <w:rPrChange w:id="8170" w:author="JIE  SUN" w:date="2018-06-21T22:23:00Z">
            <w:rPr>
              <w:ins w:id="8171" w:author="jie sun" w:date="2018-04-11T20:59:00Z"/>
              <w:lang w:val="en-US"/>
            </w:rPr>
          </w:rPrChange>
        </w:rPr>
        <w:pPrChange w:id="8172" w:author="JIE  SUN" w:date="2018-06-21T22:23:00Z">
          <w:pPr/>
        </w:pPrChange>
      </w:pPr>
      <w:ins w:id="8173" w:author="JIE  SUN" w:date="2018-06-21T22:24:00Z">
        <w:r>
          <w:t xml:space="preserve">Validating the </w:t>
        </w:r>
      </w:ins>
      <w:ins w:id="8174" w:author="JIE  SUN" w:date="2018-06-22T21:01:00Z">
        <w:r w:rsidR="00751489">
          <w:t>Collection Data</w:t>
        </w:r>
        <w:r w:rsidR="00CC5BD9">
          <w:t xml:space="preserve"> </w:t>
        </w:r>
      </w:ins>
    </w:p>
    <w:p w:rsidR="00A41C79" w:rsidRDefault="00A41C79">
      <w:pPr>
        <w:rPr>
          <w:ins w:id="8175" w:author="JIE  SUN" w:date="2018-06-22T17:27:00Z"/>
        </w:rPr>
      </w:pPr>
      <w:ins w:id="8176" w:author="JIE  SUN" w:date="2018-06-21T22:24:00Z">
        <w:r>
          <w:t xml:space="preserve">After </w:t>
        </w:r>
      </w:ins>
      <w:ins w:id="8177" w:author="JIE  SUN" w:date="2018-06-22T17:25:00Z">
        <w:r w:rsidR="001010E9">
          <w:t xml:space="preserve">judging the data </w:t>
        </w:r>
      </w:ins>
      <w:ins w:id="8178" w:author="JIE  SUN" w:date="2018-06-22T21:02:00Z">
        <w:r w:rsidR="00CC5BD9">
          <w:t>validity</w:t>
        </w:r>
      </w:ins>
      <w:ins w:id="8179" w:author="JIE  SUN" w:date="2018-06-22T17:26:00Z">
        <w:r w:rsidR="001010E9">
          <w:t xml:space="preserve"> through the threshold values</w:t>
        </w:r>
      </w:ins>
      <w:ins w:id="8180" w:author="JIE  SUN" w:date="2018-06-21T22:24:00Z">
        <w:r>
          <w:t xml:space="preserve">, </w:t>
        </w:r>
      </w:ins>
      <w:ins w:id="8181" w:author="JIE  SUN" w:date="2018-06-21T22:25:00Z">
        <w:r>
          <w:t xml:space="preserve">there is </w:t>
        </w:r>
      </w:ins>
      <w:ins w:id="8182" w:author="JIE  SUN" w:date="2018-06-22T17:26:00Z">
        <w:r w:rsidR="001010E9">
          <w:t>other two</w:t>
        </w:r>
      </w:ins>
      <w:ins w:id="8183" w:author="JIE  SUN" w:date="2018-06-21T22:25:00Z">
        <w:r>
          <w:t xml:space="preserve"> algorithm</w:t>
        </w:r>
      </w:ins>
      <w:ins w:id="8184" w:author="JIE  SUN" w:date="2018-06-22T17:26:00Z">
        <w:r w:rsidR="001010E9">
          <w:t>s</w:t>
        </w:r>
      </w:ins>
      <w:ins w:id="8185" w:author="JIE  SUN" w:date="2018-06-21T22:25:00Z">
        <w:r>
          <w:t xml:space="preserve"> to validate </w:t>
        </w:r>
      </w:ins>
      <w:ins w:id="8186" w:author="JIE  SUN" w:date="2018-06-21T22:23:00Z">
        <w:r>
          <w:t xml:space="preserve">whether </w:t>
        </w:r>
      </w:ins>
      <w:ins w:id="8187" w:author="JIE  SUN" w:date="2018-06-21T22:26:00Z">
        <w:r>
          <w:t xml:space="preserve">it </w:t>
        </w:r>
      </w:ins>
      <w:ins w:id="8188" w:author="JIE  SUN" w:date="2018-06-21T22:23:00Z">
        <w:r>
          <w:t>is a</w:t>
        </w:r>
      </w:ins>
      <w:ins w:id="8189" w:author="JIE  SUN" w:date="2018-06-22T17:31:00Z">
        <w:r w:rsidR="001010E9">
          <w:t xml:space="preserve"> valid</w:t>
        </w:r>
      </w:ins>
      <w:ins w:id="8190" w:author="JIE  SUN" w:date="2018-06-21T22:23:00Z">
        <w:r>
          <w:t xml:space="preserve"> gesture or not. </w:t>
        </w:r>
      </w:ins>
    </w:p>
    <w:p w:rsidR="001010E9" w:rsidRDefault="001010E9">
      <w:pPr>
        <w:rPr>
          <w:ins w:id="8191" w:author="JIE  SUN" w:date="2018-06-22T17:35:00Z"/>
        </w:rPr>
      </w:pPr>
      <w:ins w:id="8192" w:author="JIE  SUN" w:date="2018-06-22T17:27:00Z">
        <w:r>
          <w:t xml:space="preserve">First: </w:t>
        </w:r>
      </w:ins>
      <w:ins w:id="8193" w:author="JIE  SUN" w:date="2018-06-22T17:32:00Z">
        <w:r>
          <w:t xml:space="preserve"> a valid gesture happened should be there are more than</w:t>
        </w:r>
      </w:ins>
      <w:ins w:id="8194" w:author="JIE  SUN" w:date="2018-06-22T17:33:00Z">
        <w:r>
          <w:t xml:space="preserve"> </w:t>
        </w:r>
        <w:r w:rsidR="00396BC8">
          <w:t>4</w:t>
        </w:r>
      </w:ins>
      <w:ins w:id="8195" w:author="JIE  SUN" w:date="2018-06-22T17:32:00Z">
        <w:r>
          <w:t xml:space="preserve"> continuous valid data</w:t>
        </w:r>
      </w:ins>
      <w:ins w:id="8196" w:author="JIE  SUN" w:date="2018-06-22T17:33:00Z">
        <w:r w:rsidR="00396BC8">
          <w:t xml:space="preserve"> of the inclination angle meet the standards; in this way, it can avoid some individual abnormal data </w:t>
        </w:r>
      </w:ins>
      <w:ins w:id="8197" w:author="JIE  SUN" w:date="2018-06-22T17:35:00Z">
        <w:r w:rsidR="00396BC8">
          <w:t>affecting</w:t>
        </w:r>
      </w:ins>
      <w:ins w:id="8198" w:author="JIE  SUN" w:date="2018-06-22T17:33:00Z">
        <w:r w:rsidR="00396BC8">
          <w:t xml:space="preserve"> </w:t>
        </w:r>
      </w:ins>
      <w:ins w:id="8199" w:author="JIE  SUN" w:date="2018-06-22T17:35:00Z">
        <w:r w:rsidR="00396BC8">
          <w:t xml:space="preserve">the result. </w:t>
        </w:r>
      </w:ins>
    </w:p>
    <w:p w:rsidR="00396BC8" w:rsidRDefault="00396BC8">
      <w:pPr>
        <w:rPr>
          <w:ins w:id="8200" w:author="JIE  SUN" w:date="2018-06-21T22:26:00Z"/>
        </w:rPr>
      </w:pPr>
      <w:ins w:id="8201" w:author="JIE  SUN" w:date="2018-06-22T17:35:00Z">
        <w:r>
          <w:t xml:space="preserve">Second: </w:t>
        </w:r>
      </w:ins>
      <w:ins w:id="8202" w:author="JIE  SUN" w:date="2018-06-22T17:40:00Z">
        <w:r w:rsidR="00A60668">
          <w:t xml:space="preserve"> In</w:t>
        </w:r>
        <w:r w:rsidR="00C006AA">
          <w:t xml:space="preserve"> </w:t>
        </w:r>
        <w:r w:rsidR="00C006AA">
          <w:rPr>
            <w:rFonts w:hint="eastAsia"/>
          </w:rPr>
          <w:t>one</w:t>
        </w:r>
        <w:r w:rsidR="00C006AA">
          <w:t xml:space="preserve"> </w:t>
        </w:r>
        <w:r w:rsidR="00C006AA">
          <w:rPr>
            <w:rFonts w:hint="eastAsia"/>
          </w:rPr>
          <w:t xml:space="preserve">time can only one gesture happen and </w:t>
        </w:r>
      </w:ins>
      <w:ins w:id="8203" w:author="JIE  SUN" w:date="2018-06-22T17:41:00Z">
        <w:r w:rsidR="00163D68">
          <w:t>there must be a module change</w:t>
        </w:r>
      </w:ins>
      <w:ins w:id="8204" w:author="JIE  SUN" w:date="2018-06-22T17:43:00Z">
        <w:r w:rsidR="00DD09CC">
          <w:t>,</w:t>
        </w:r>
      </w:ins>
      <w:ins w:id="8205" w:author="JIE  SUN" w:date="2018-06-22T17:46:00Z">
        <w:r w:rsidR="00163D68">
          <w:t xml:space="preserve"> </w:t>
        </w:r>
      </w:ins>
      <w:ins w:id="8206" w:author="JIE  SUN" w:date="2018-06-22T17:43:00Z">
        <w:r w:rsidR="00DD09CC">
          <w:t xml:space="preserve">which means the data </w:t>
        </w:r>
      </w:ins>
      <w:ins w:id="8207" w:author="JIE  SUN" w:date="2018-06-22T17:47:00Z">
        <w:r w:rsidR="00163D68">
          <w:t xml:space="preserve">of Inclination angle must change from invalid range to an invalid range to </w:t>
        </w:r>
      </w:ins>
      <w:ins w:id="8208" w:author="JIE  SUN" w:date="2018-06-22T17:48:00Z">
        <w:r w:rsidR="00163D68">
          <w:t>prove</w:t>
        </w:r>
      </w:ins>
      <w:ins w:id="8209" w:author="JIE  SUN" w:date="2018-06-22T17:47:00Z">
        <w:r w:rsidR="00163D68">
          <w:t xml:space="preserve"> </w:t>
        </w:r>
      </w:ins>
      <w:ins w:id="8210" w:author="JIE  SUN" w:date="2018-06-22T17:48:00Z">
        <w:r w:rsidR="00163D68">
          <w:t>this is a movement, not just a static condition.</w:t>
        </w:r>
      </w:ins>
    </w:p>
    <w:p w:rsidR="00163D68" w:rsidRDefault="00163D68" w:rsidP="00EF405F">
      <w:pPr>
        <w:autoSpaceDE w:val="0"/>
        <w:autoSpaceDN w:val="0"/>
        <w:adjustRightInd w:val="0"/>
        <w:spacing w:after="0"/>
        <w:rPr>
          <w:ins w:id="8211" w:author="JIE  SUN" w:date="2018-06-22T17:48:00Z"/>
        </w:rPr>
      </w:pPr>
      <w:ins w:id="8212" w:author="JIE  SUN" w:date="2018-06-22T17:48:00Z">
        <w:r>
          <w:t>There is a piece of code</w:t>
        </w:r>
      </w:ins>
      <w:ins w:id="8213" w:author="JIE  SUN" w:date="2018-06-22T18:14:00Z">
        <w:r w:rsidR="00325963">
          <w:t xml:space="preserve"> below</w:t>
        </w:r>
      </w:ins>
      <w:ins w:id="8214" w:author="JIE  SUN" w:date="2018-06-22T17:48:00Z">
        <w:r>
          <w:t xml:space="preserve"> realizing the function, </w:t>
        </w:r>
      </w:ins>
      <w:ins w:id="8215" w:author="JIE  SUN" w:date="2018-06-22T17:49:00Z">
        <w:r>
          <w:t xml:space="preserve">for example. </w:t>
        </w:r>
        <w:r>
          <w:rPr>
            <w:rFonts w:ascii="NSimSun" w:eastAsia="NSimSun" w:hAnsi="Times New Roman" w:cs="NSimSun"/>
            <w:color w:val="000000"/>
            <w:sz w:val="19"/>
            <w:szCs w:val="19"/>
          </w:rPr>
          <w:t xml:space="preserve">aflag.last_times[0] </w:t>
        </w:r>
        <w:r w:rsidRPr="00163D68">
          <w:rPr>
            <w:rPrChange w:id="8216" w:author="JIE  SUN" w:date="2018-06-22T17:50:00Z">
              <w:rPr>
                <w:rFonts w:ascii="NSimSun" w:eastAsia="NSimSun" w:hAnsi="Times New Roman" w:cs="NSimSun"/>
                <w:color w:val="000000"/>
                <w:sz w:val="19"/>
                <w:szCs w:val="19"/>
              </w:rPr>
            </w:rPrChange>
          </w:rPr>
          <w:t>Gesture</w:t>
        </w:r>
      </w:ins>
      <w:ins w:id="8217" w:author="JIE  SUN" w:date="2018-06-22T17:50:00Z">
        <w:r>
          <w:t xml:space="preserve"> 1</w:t>
        </w:r>
      </w:ins>
      <w:ins w:id="8218" w:author="JIE  SUN" w:date="2018-06-22T17:49:00Z">
        <w:r w:rsidRPr="00163D68">
          <w:rPr>
            <w:rPrChange w:id="8219" w:author="JIE  SUN" w:date="2018-06-22T17:50:00Z">
              <w:rPr>
                <w:rFonts w:ascii="NSimSun" w:eastAsia="NSimSun" w:hAnsi="Times New Roman" w:cs="NSimSun"/>
                <w:color w:val="000000"/>
                <w:sz w:val="19"/>
                <w:szCs w:val="19"/>
              </w:rPr>
            </w:rPrChange>
          </w:rPr>
          <w:t xml:space="preserve"> flag variable</w:t>
        </w:r>
      </w:ins>
      <w:ins w:id="8220" w:author="JIE  SUN" w:date="2018-06-22T17:51:00Z">
        <w:r>
          <w:t xml:space="preserve"> and </w:t>
        </w:r>
        <w:r>
          <w:rPr>
            <w:rFonts w:ascii="NSimSun" w:eastAsia="NSimSun" w:hAnsi="Times New Roman" w:cs="NSimSun"/>
            <w:color w:val="000000"/>
            <w:sz w:val="19"/>
            <w:szCs w:val="19"/>
          </w:rPr>
          <w:t>aflag.last_times[1]</w:t>
        </w:r>
        <w:r>
          <w:t xml:space="preserve"> is </w:t>
        </w:r>
        <w:r w:rsidRPr="00B056CD">
          <w:t>Gesture</w:t>
        </w:r>
        <w:r>
          <w:t xml:space="preserve"> 2</w:t>
        </w:r>
        <w:r w:rsidRPr="00B056CD">
          <w:t xml:space="preserve"> flag variable</w:t>
        </w:r>
        <w:r>
          <w:rPr>
            <w:rFonts w:hint="eastAsia"/>
          </w:rPr>
          <w:t xml:space="preserve"> </w:t>
        </w:r>
        <w:r>
          <w:t xml:space="preserve">,when there is a specific gesture happened it will become 1 from 0, and </w:t>
        </w:r>
      </w:ins>
      <w:ins w:id="8221" w:author="JIE  SUN" w:date="2018-06-22T17:52:00Z">
        <w:r>
          <w:rPr>
            <w:rFonts w:ascii="NSimSun" w:eastAsia="NSimSun" w:hAnsi="Times New Roman" w:cs="NSimSun"/>
            <w:color w:val="000000"/>
            <w:sz w:val="19"/>
            <w:szCs w:val="19"/>
          </w:rPr>
          <w:t xml:space="preserve">aflag.previous_time </w:t>
        </w:r>
        <w:r w:rsidRPr="00EF405F">
          <w:rPr>
            <w:rPrChange w:id="8222" w:author="JIE  SUN" w:date="2018-06-22T18:12:00Z">
              <w:rPr>
                <w:rFonts w:ascii="NSimSun" w:eastAsia="NSimSun" w:hAnsi="Times New Roman" w:cs="NSimSun"/>
                <w:color w:val="000000"/>
                <w:sz w:val="19"/>
                <w:szCs w:val="19"/>
              </w:rPr>
            </w:rPrChange>
          </w:rPr>
          <w:t xml:space="preserve">means how many times the </w:t>
        </w:r>
      </w:ins>
      <w:ins w:id="8223" w:author="JIE  SUN" w:date="2018-06-22T17:53:00Z">
        <w:r w:rsidRPr="00EF405F">
          <w:rPr>
            <w:rPrChange w:id="8224" w:author="JIE  SUN" w:date="2018-06-22T18:12:00Z">
              <w:rPr>
                <w:rFonts w:ascii="NSimSun" w:eastAsia="NSimSun" w:hAnsi="Times New Roman" w:cs="NSimSun"/>
                <w:color w:val="000000"/>
                <w:sz w:val="19"/>
                <w:szCs w:val="19"/>
              </w:rPr>
            </w:rPrChange>
          </w:rPr>
          <w:t>data continually meet the condition</w:t>
        </w:r>
      </w:ins>
      <w:ins w:id="8225" w:author="JIE  SUN" w:date="2018-06-22T17:52:00Z">
        <w:r w:rsidRPr="00EF405F">
          <w:rPr>
            <w:rPrChange w:id="8226" w:author="JIE  SUN" w:date="2018-06-22T18:12:00Z">
              <w:rPr>
                <w:rFonts w:ascii="NSimSun" w:eastAsia="NSimSun" w:hAnsi="Times New Roman" w:cs="NSimSun"/>
                <w:color w:val="000000"/>
                <w:sz w:val="19"/>
                <w:szCs w:val="19"/>
              </w:rPr>
            </w:rPrChange>
          </w:rPr>
          <w:t xml:space="preserve">, and  </w:t>
        </w:r>
      </w:ins>
      <w:ins w:id="8227" w:author="JIE  SUN" w:date="2018-06-22T18:12:00Z">
        <w:r w:rsidR="00EF405F">
          <w:rPr>
            <w:rFonts w:ascii="NSimSun" w:eastAsia="NSimSun" w:hAnsi="Times New Roman" w:cs="NSimSun"/>
            <w:color w:val="000000"/>
            <w:sz w:val="19"/>
            <w:szCs w:val="19"/>
          </w:rPr>
          <w:t xml:space="preserve">act </w:t>
        </w:r>
      </w:ins>
      <w:ins w:id="8228" w:author="JIE  SUN" w:date="2018-06-22T17:52:00Z">
        <w:r w:rsidRPr="00EF405F">
          <w:rPr>
            <w:rPrChange w:id="8229" w:author="JIE  SUN" w:date="2018-06-22T18:12:00Z">
              <w:rPr>
                <w:rFonts w:ascii="NSimSun" w:eastAsia="NSimSun" w:hAnsi="Times New Roman" w:cs="NSimSun"/>
                <w:color w:val="000000"/>
                <w:sz w:val="19"/>
                <w:szCs w:val="19"/>
              </w:rPr>
            </w:rPrChange>
          </w:rPr>
          <w:t xml:space="preserve">is a </w:t>
        </w:r>
      </w:ins>
      <w:ins w:id="8230" w:author="JIE  SUN" w:date="2018-06-22T18:12:00Z">
        <w:r w:rsidR="00EF405F">
          <w:t xml:space="preserve">flag for marking a gesture happens or not, if </w:t>
        </w:r>
      </w:ins>
      <w:ins w:id="8231" w:author="JIE  SUN" w:date="2018-06-22T18:13:00Z">
        <w:r w:rsidR="00EF405F">
          <w:rPr>
            <w:rFonts w:ascii="NSimSun" w:eastAsia="NSimSun" w:hAnsi="Times New Roman" w:cs="NSimSun"/>
            <w:color w:val="000000"/>
            <w:sz w:val="19"/>
            <w:szCs w:val="19"/>
          </w:rPr>
          <w:t>act</w:t>
        </w:r>
      </w:ins>
    </w:p>
    <w:p w:rsidR="00EF405F" w:rsidRDefault="00EF405F" w:rsidP="00396BC8">
      <w:pPr>
        <w:autoSpaceDE w:val="0"/>
        <w:autoSpaceDN w:val="0"/>
        <w:adjustRightInd w:val="0"/>
        <w:spacing w:after="0"/>
        <w:rPr>
          <w:ins w:id="8232" w:author="JIE  SUN" w:date="2018-06-22T18:14:00Z"/>
          <w:rFonts w:ascii="NSimSun" w:eastAsia="NSimSun" w:hAnsi="Times New Roman" w:cs="NSimSun"/>
          <w:color w:val="000000"/>
          <w:sz w:val="19"/>
          <w:szCs w:val="19"/>
        </w:rPr>
      </w:pPr>
      <w:ins w:id="8233" w:author="JIE  SUN" w:date="2018-06-22T18:13:00Z">
        <w:r>
          <w:rPr>
            <w:rFonts w:ascii="NSimSun" w:eastAsia="NSimSun" w:hAnsi="Times New Roman" w:cs="NSimSun"/>
            <w:color w:val="000000"/>
            <w:sz w:val="19"/>
            <w:szCs w:val="19"/>
          </w:rPr>
          <w:t>== 1</w:t>
        </w:r>
      </w:ins>
      <w:ins w:id="8234" w:author="JIE  SUN" w:date="2018-06-22T17:52:00Z">
        <w:r w:rsidR="00163D68">
          <w:rPr>
            <w:rFonts w:ascii="NSimSun" w:eastAsia="NSimSun" w:hAnsi="Times New Roman" w:cs="NSimSun"/>
            <w:color w:val="000000"/>
            <w:sz w:val="19"/>
            <w:szCs w:val="19"/>
          </w:rPr>
          <w:t xml:space="preserve"> </w:t>
        </w:r>
      </w:ins>
      <w:ins w:id="8235" w:author="JIE  SUN" w:date="2018-06-22T18:13:00Z">
        <w:r w:rsidRPr="00EF405F">
          <w:rPr>
            <w:rPrChange w:id="8236" w:author="JIE  SUN" w:date="2018-06-22T18:13:00Z">
              <w:rPr>
                <w:rFonts w:ascii="NSimSun" w:eastAsia="NSimSun" w:hAnsi="Times New Roman" w:cs="NSimSun"/>
                <w:color w:val="000000"/>
                <w:sz w:val="19"/>
                <w:szCs w:val="19"/>
              </w:rPr>
            </w:rPrChange>
          </w:rPr>
          <w:t xml:space="preserve">means there is a </w:t>
        </w:r>
      </w:ins>
      <w:ins w:id="8237" w:author="JIE  SUN" w:date="2018-06-22T21:03:00Z">
        <w:r w:rsidR="0091419F">
          <w:t xml:space="preserve">correct </w:t>
        </w:r>
      </w:ins>
      <w:ins w:id="8238" w:author="JIE  SUN" w:date="2018-06-22T18:13:00Z">
        <w:r w:rsidRPr="00EF405F">
          <w:rPr>
            <w:rPrChange w:id="8239" w:author="JIE  SUN" w:date="2018-06-22T18:13:00Z">
              <w:rPr>
                <w:rFonts w:ascii="NSimSun" w:eastAsia="NSimSun" w:hAnsi="Times New Roman" w:cs="NSimSun"/>
                <w:color w:val="000000"/>
                <w:sz w:val="19"/>
                <w:szCs w:val="19"/>
              </w:rPr>
            </w:rPrChange>
          </w:rPr>
          <w:t>gesture caught</w:t>
        </w:r>
      </w:ins>
      <w:ins w:id="8240" w:author="JIE  SUN" w:date="2018-06-22T18:15:00Z">
        <w:r w:rsidR="003B5070">
          <w:t>.</w:t>
        </w:r>
      </w:ins>
      <w:ins w:id="8241" w:author="JIE  SUN" w:date="2018-06-22T17:33:00Z">
        <w:r w:rsidR="00396BC8" w:rsidRPr="00EF405F">
          <w:rPr>
            <w:rPrChange w:id="8242" w:author="JIE  SUN" w:date="2018-06-22T18:13:00Z">
              <w:rPr>
                <w:rFonts w:ascii="NSimSun" w:eastAsia="NSimSun" w:hAnsi="Times New Roman" w:cs="NSimSun"/>
                <w:color w:val="000000"/>
                <w:sz w:val="19"/>
                <w:szCs w:val="19"/>
              </w:rPr>
            </w:rPrChange>
          </w:rPr>
          <w:tab/>
        </w:r>
        <w:r w:rsidR="00396BC8" w:rsidRPr="00EF405F">
          <w:rPr>
            <w:rPrChange w:id="8243" w:author="JIE  SUN" w:date="2018-06-22T18:13:00Z">
              <w:rPr>
                <w:rFonts w:ascii="NSimSun" w:eastAsia="NSimSun" w:hAnsi="Times New Roman" w:cs="NSimSun"/>
                <w:color w:val="000000"/>
                <w:sz w:val="19"/>
                <w:szCs w:val="19"/>
              </w:rPr>
            </w:rPrChange>
          </w:rPr>
          <w:tab/>
        </w:r>
        <w:r w:rsidR="00396BC8">
          <w:rPr>
            <w:rFonts w:ascii="NSimSun" w:eastAsia="NSimSun" w:hAnsi="Times New Roman" w:cs="NSimSun"/>
            <w:color w:val="000000"/>
            <w:sz w:val="19"/>
            <w:szCs w:val="19"/>
          </w:rPr>
          <w:tab/>
        </w:r>
      </w:ins>
    </w:p>
    <w:p w:rsidR="00EF405F" w:rsidRDefault="00EF405F" w:rsidP="00396BC8">
      <w:pPr>
        <w:autoSpaceDE w:val="0"/>
        <w:autoSpaceDN w:val="0"/>
        <w:adjustRightInd w:val="0"/>
        <w:spacing w:after="0"/>
        <w:rPr>
          <w:ins w:id="8244" w:author="JIE  SUN" w:date="2018-06-22T18:13:00Z"/>
          <w:rFonts w:ascii="NSimSun" w:eastAsia="NSimSun" w:hAnsi="Times New Roman" w:cs="NSimSun"/>
          <w:color w:val="000000"/>
          <w:sz w:val="19"/>
          <w:szCs w:val="19"/>
        </w:rPr>
      </w:pPr>
    </w:p>
    <w:p w:rsidR="00396BC8" w:rsidRDefault="00396BC8">
      <w:pPr>
        <w:autoSpaceDE w:val="0"/>
        <w:autoSpaceDN w:val="0"/>
        <w:adjustRightInd w:val="0"/>
        <w:spacing w:after="0"/>
        <w:ind w:left="1440" w:firstLine="720"/>
        <w:rPr>
          <w:ins w:id="8245" w:author="JIE  SUN" w:date="2018-06-22T17:33:00Z"/>
          <w:rFonts w:ascii="NSimSun" w:eastAsia="NSimSun" w:hAnsi="Times New Roman" w:cs="NSimSun"/>
          <w:color w:val="000000"/>
          <w:sz w:val="19"/>
          <w:szCs w:val="19"/>
        </w:rPr>
        <w:pPrChange w:id="8246" w:author="JIE  SUN" w:date="2018-06-22T18:14:00Z">
          <w:pPr>
            <w:autoSpaceDE w:val="0"/>
            <w:autoSpaceDN w:val="0"/>
            <w:adjustRightInd w:val="0"/>
            <w:spacing w:after="0"/>
          </w:pPr>
        </w:pPrChange>
      </w:pPr>
      <w:ins w:id="8247" w:author="JIE  SUN" w:date="2018-06-22T17:33: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(aflag.last_times[1] != 0)</w:t>
        </w:r>
      </w:ins>
    </w:p>
    <w:p w:rsidR="00396BC8" w:rsidRDefault="00396BC8" w:rsidP="00396BC8">
      <w:pPr>
        <w:autoSpaceDE w:val="0"/>
        <w:autoSpaceDN w:val="0"/>
        <w:adjustRightInd w:val="0"/>
        <w:spacing w:after="0"/>
        <w:rPr>
          <w:ins w:id="8248" w:author="JIE  SUN" w:date="2018-06-22T17:33:00Z"/>
          <w:rFonts w:ascii="NSimSun" w:eastAsia="NSimSun" w:hAnsi="Times New Roman" w:cs="NSimSun"/>
          <w:color w:val="000000"/>
          <w:sz w:val="19"/>
          <w:szCs w:val="19"/>
        </w:rPr>
      </w:pPr>
      <w:ins w:id="824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250" w:author="JIE  SUN" w:date="2018-06-22T17:33:00Z"/>
          <w:rFonts w:ascii="NSimSun" w:eastAsia="NSimSun" w:hAnsi="Times New Roman" w:cs="NSimSun"/>
          <w:color w:val="000000"/>
          <w:sz w:val="19"/>
          <w:szCs w:val="19"/>
        </w:rPr>
      </w:pPr>
      <w:ins w:id="825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rsidR="00396BC8" w:rsidRDefault="00396BC8" w:rsidP="00396BC8">
      <w:pPr>
        <w:autoSpaceDE w:val="0"/>
        <w:autoSpaceDN w:val="0"/>
        <w:adjustRightInd w:val="0"/>
        <w:spacing w:after="0"/>
        <w:rPr>
          <w:ins w:id="8252" w:author="JIE  SUN" w:date="2018-06-22T17:33:00Z"/>
          <w:rFonts w:ascii="NSimSun" w:eastAsia="NSimSun" w:hAnsi="Times New Roman" w:cs="NSimSun"/>
          <w:color w:val="000000"/>
          <w:sz w:val="19"/>
          <w:szCs w:val="19"/>
        </w:rPr>
      </w:pPr>
      <w:ins w:id="825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aflag.last_times[1] = 0;</w:t>
        </w:r>
      </w:ins>
    </w:p>
    <w:p w:rsidR="00396BC8" w:rsidRDefault="00396BC8" w:rsidP="00396BC8">
      <w:pPr>
        <w:autoSpaceDE w:val="0"/>
        <w:autoSpaceDN w:val="0"/>
        <w:adjustRightInd w:val="0"/>
        <w:spacing w:after="0"/>
        <w:rPr>
          <w:ins w:id="8254" w:author="JIE  SUN" w:date="2018-06-22T17:33:00Z"/>
          <w:rFonts w:ascii="NSimSun" w:eastAsia="NSimSun" w:hAnsi="Times New Roman" w:cs="NSimSun"/>
          <w:color w:val="000000"/>
          <w:sz w:val="19"/>
          <w:szCs w:val="19"/>
        </w:rPr>
      </w:pPr>
      <w:ins w:id="825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 = 0;</w:t>
        </w:r>
      </w:ins>
    </w:p>
    <w:p w:rsidR="00396BC8" w:rsidRDefault="00396BC8" w:rsidP="00396BC8">
      <w:pPr>
        <w:autoSpaceDE w:val="0"/>
        <w:autoSpaceDN w:val="0"/>
        <w:adjustRightInd w:val="0"/>
        <w:spacing w:after="0"/>
        <w:rPr>
          <w:ins w:id="8256" w:author="JIE  SUN" w:date="2018-06-22T17:33:00Z"/>
          <w:rFonts w:ascii="NSimSun" w:eastAsia="NSimSun" w:hAnsi="Times New Roman" w:cs="NSimSun"/>
          <w:color w:val="000000"/>
          <w:sz w:val="19"/>
          <w:szCs w:val="19"/>
        </w:rPr>
      </w:pPr>
      <w:ins w:id="825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rsidR="00396BC8" w:rsidRDefault="00396BC8" w:rsidP="00396BC8">
      <w:pPr>
        <w:autoSpaceDE w:val="0"/>
        <w:autoSpaceDN w:val="0"/>
        <w:adjustRightInd w:val="0"/>
        <w:spacing w:after="0"/>
        <w:rPr>
          <w:ins w:id="8258" w:author="JIE  SUN" w:date="2018-06-22T17:33:00Z"/>
          <w:rFonts w:ascii="NSimSun" w:eastAsia="NSimSun" w:hAnsi="Times New Roman" w:cs="NSimSun"/>
          <w:color w:val="000000"/>
          <w:sz w:val="19"/>
          <w:szCs w:val="19"/>
        </w:rPr>
      </w:pPr>
      <w:ins w:id="825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260" w:author="JIE  SUN" w:date="2018-06-22T17:33:00Z"/>
          <w:rFonts w:ascii="NSimSun" w:eastAsia="NSimSun" w:hAnsi="Times New Roman" w:cs="NSimSun"/>
          <w:color w:val="000000"/>
          <w:sz w:val="19"/>
          <w:szCs w:val="19"/>
        </w:rPr>
      </w:pPr>
      <w:ins w:id="826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rsidR="00396BC8" w:rsidRDefault="00396BC8" w:rsidP="00396BC8">
      <w:pPr>
        <w:autoSpaceDE w:val="0"/>
        <w:autoSpaceDN w:val="0"/>
        <w:adjustRightInd w:val="0"/>
        <w:spacing w:after="0"/>
        <w:rPr>
          <w:ins w:id="8262" w:author="JIE  SUN" w:date="2018-06-22T17:33:00Z"/>
          <w:rFonts w:ascii="NSimSun" w:eastAsia="NSimSun" w:hAnsi="Times New Roman" w:cs="NSimSun"/>
          <w:color w:val="000000"/>
          <w:sz w:val="19"/>
          <w:szCs w:val="19"/>
        </w:rPr>
      </w:pPr>
      <w:ins w:id="826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(aflag.previous_time == 4)</w:t>
        </w:r>
      </w:ins>
    </w:p>
    <w:p w:rsidR="00396BC8" w:rsidRDefault="00396BC8" w:rsidP="00396BC8">
      <w:pPr>
        <w:autoSpaceDE w:val="0"/>
        <w:autoSpaceDN w:val="0"/>
        <w:adjustRightInd w:val="0"/>
        <w:spacing w:after="0"/>
        <w:rPr>
          <w:ins w:id="8264" w:author="JIE  SUN" w:date="2018-06-22T17:33:00Z"/>
          <w:rFonts w:ascii="NSimSun" w:eastAsia="NSimSun" w:hAnsi="Times New Roman" w:cs="NSimSun"/>
          <w:color w:val="000000"/>
          <w:sz w:val="19"/>
          <w:szCs w:val="19"/>
        </w:rPr>
      </w:pPr>
      <w:ins w:id="826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w:t>
        </w:r>
      </w:ins>
    </w:p>
    <w:p w:rsidR="00396BC8" w:rsidRDefault="00396BC8" w:rsidP="00396BC8">
      <w:pPr>
        <w:autoSpaceDE w:val="0"/>
        <w:autoSpaceDN w:val="0"/>
        <w:adjustRightInd w:val="0"/>
        <w:spacing w:after="0"/>
        <w:rPr>
          <w:ins w:id="8266" w:author="JIE  SUN" w:date="2018-06-22T17:33:00Z"/>
          <w:rFonts w:ascii="NSimSun" w:eastAsia="NSimSun" w:hAnsi="Times New Roman" w:cs="NSimSun"/>
          <w:color w:val="000000"/>
          <w:sz w:val="19"/>
          <w:szCs w:val="19"/>
        </w:rPr>
      </w:pPr>
      <w:ins w:id="826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w:t>
        </w:r>
      </w:ins>
    </w:p>
    <w:p w:rsidR="00396BC8" w:rsidRDefault="00396BC8" w:rsidP="00396BC8">
      <w:pPr>
        <w:autoSpaceDE w:val="0"/>
        <w:autoSpaceDN w:val="0"/>
        <w:adjustRightInd w:val="0"/>
        <w:spacing w:after="0"/>
        <w:rPr>
          <w:ins w:id="8268" w:author="JIE  SUN" w:date="2018-06-22T17:33:00Z"/>
          <w:rFonts w:ascii="NSimSun" w:eastAsia="NSimSun" w:hAnsi="Times New Roman" w:cs="NSimSun"/>
          <w:color w:val="000000"/>
          <w:sz w:val="19"/>
          <w:szCs w:val="19"/>
        </w:rPr>
      </w:pPr>
    </w:p>
    <w:p w:rsidR="00396BC8" w:rsidRDefault="00396BC8" w:rsidP="00396BC8">
      <w:pPr>
        <w:autoSpaceDE w:val="0"/>
        <w:autoSpaceDN w:val="0"/>
        <w:adjustRightInd w:val="0"/>
        <w:spacing w:after="0"/>
        <w:rPr>
          <w:ins w:id="8269" w:author="JIE  SUN" w:date="2018-06-22T17:33:00Z"/>
          <w:rFonts w:ascii="NSimSun" w:eastAsia="NSimSun" w:hAnsi="Times New Roman" w:cs="NSimSun"/>
          <w:color w:val="000000"/>
          <w:sz w:val="19"/>
          <w:szCs w:val="19"/>
        </w:rPr>
      </w:pPr>
    </w:p>
    <w:p w:rsidR="00396BC8" w:rsidRDefault="00396BC8" w:rsidP="00396BC8">
      <w:pPr>
        <w:autoSpaceDE w:val="0"/>
        <w:autoSpaceDN w:val="0"/>
        <w:adjustRightInd w:val="0"/>
        <w:spacing w:after="0"/>
        <w:rPr>
          <w:ins w:id="8270" w:author="JIE  SUN" w:date="2018-06-22T17:33:00Z"/>
          <w:rFonts w:ascii="NSimSun" w:eastAsia="NSimSun" w:hAnsi="Times New Roman" w:cs="NSimSun"/>
          <w:color w:val="000000"/>
          <w:sz w:val="19"/>
          <w:szCs w:val="19"/>
        </w:rPr>
      </w:pPr>
      <w:ins w:id="827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(aflag.last_times[0] == 1) {</w:t>
        </w:r>
      </w:ins>
    </w:p>
    <w:p w:rsidR="00396BC8" w:rsidRDefault="00396BC8" w:rsidP="00396BC8">
      <w:pPr>
        <w:autoSpaceDE w:val="0"/>
        <w:autoSpaceDN w:val="0"/>
        <w:adjustRightInd w:val="0"/>
        <w:spacing w:after="0"/>
        <w:rPr>
          <w:ins w:id="8272" w:author="JIE  SUN" w:date="2018-06-22T17:33:00Z"/>
          <w:rFonts w:ascii="NSimSun" w:eastAsia="NSimSun" w:hAnsi="Times New Roman" w:cs="NSimSun"/>
          <w:color w:val="000000"/>
          <w:sz w:val="19"/>
          <w:szCs w:val="19"/>
        </w:rPr>
      </w:pPr>
      <w:ins w:id="827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rsidR="00396BC8" w:rsidRDefault="00396BC8" w:rsidP="00396BC8">
      <w:pPr>
        <w:autoSpaceDE w:val="0"/>
        <w:autoSpaceDN w:val="0"/>
        <w:adjustRightInd w:val="0"/>
        <w:spacing w:after="0"/>
        <w:rPr>
          <w:ins w:id="8274" w:author="JIE  SUN" w:date="2018-06-22T17:33:00Z"/>
          <w:rFonts w:ascii="NSimSun" w:eastAsia="NSimSun" w:hAnsi="Times New Roman" w:cs="NSimSun"/>
          <w:color w:val="000000"/>
          <w:sz w:val="19"/>
          <w:szCs w:val="19"/>
        </w:rPr>
      </w:pPr>
      <w:ins w:id="827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rsidR="00396BC8" w:rsidRDefault="00396BC8" w:rsidP="00396BC8">
      <w:pPr>
        <w:autoSpaceDE w:val="0"/>
        <w:autoSpaceDN w:val="0"/>
        <w:adjustRightInd w:val="0"/>
        <w:spacing w:after="0"/>
        <w:rPr>
          <w:ins w:id="8276" w:author="JIE  SUN" w:date="2018-06-22T17:33:00Z"/>
          <w:rFonts w:ascii="NSimSun" w:eastAsia="NSimSun" w:hAnsi="Times New Roman" w:cs="NSimSun"/>
          <w:color w:val="000000"/>
          <w:sz w:val="19"/>
          <w:szCs w:val="19"/>
        </w:rPr>
      </w:pPr>
      <w:ins w:id="827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278" w:author="JIE  SUN" w:date="2018-06-22T17:33:00Z"/>
          <w:rFonts w:ascii="NSimSun" w:eastAsia="NSimSun" w:hAnsi="Times New Roman" w:cs="NSimSun"/>
          <w:color w:val="000000"/>
          <w:sz w:val="19"/>
          <w:szCs w:val="19"/>
        </w:rPr>
      </w:pPr>
      <w:ins w:id="827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rsidR="00396BC8" w:rsidRDefault="00396BC8" w:rsidP="00396BC8">
      <w:pPr>
        <w:autoSpaceDE w:val="0"/>
        <w:autoSpaceDN w:val="0"/>
        <w:adjustRightInd w:val="0"/>
        <w:spacing w:after="0"/>
        <w:rPr>
          <w:ins w:id="8280" w:author="JIE  SUN" w:date="2018-06-22T17:33:00Z"/>
          <w:rFonts w:ascii="NSimSun" w:eastAsia="NSimSun" w:hAnsi="Times New Roman" w:cs="NSimSun"/>
          <w:color w:val="000000"/>
          <w:sz w:val="19"/>
          <w:szCs w:val="19"/>
        </w:rPr>
      </w:pPr>
      <w:ins w:id="828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rsidR="00396BC8" w:rsidRDefault="00396BC8" w:rsidP="00396BC8">
      <w:pPr>
        <w:autoSpaceDE w:val="0"/>
        <w:autoSpaceDN w:val="0"/>
        <w:adjustRightInd w:val="0"/>
        <w:spacing w:after="0"/>
        <w:rPr>
          <w:ins w:id="8282" w:author="JIE  SUN" w:date="2018-06-22T17:33:00Z"/>
          <w:rFonts w:ascii="NSimSun" w:eastAsia="NSimSun" w:hAnsi="Times New Roman" w:cs="NSimSun"/>
          <w:color w:val="000000"/>
          <w:sz w:val="19"/>
          <w:szCs w:val="19"/>
        </w:rPr>
      </w:pPr>
      <w:ins w:id="828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284" w:author="JIE  SUN" w:date="2018-06-22T17:33:00Z"/>
          <w:rFonts w:ascii="NSimSun" w:eastAsia="NSimSun" w:hAnsi="Times New Roman" w:cs="NSimSun"/>
          <w:color w:val="000000"/>
          <w:sz w:val="19"/>
          <w:szCs w:val="19"/>
        </w:rPr>
      </w:pPr>
      <w:ins w:id="828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87014B" w:rsidRDefault="00396BC8" w:rsidP="00396BC8">
      <w:pPr>
        <w:rPr>
          <w:ins w:id="8286" w:author="像个男人一样" w:date="2018-03-22T12:29:00Z"/>
        </w:rPr>
      </w:pPr>
      <w:ins w:id="8287" w:author="JIE  SUN" w:date="2018-06-22T17:33:00Z">
        <w:r>
          <w:rPr>
            <w:rFonts w:ascii="NSimSun" w:eastAsia="NSimSun" w:hAnsi="Times New Roman" w:cs="NSimSun"/>
            <w:color w:val="000000"/>
            <w:sz w:val="19"/>
            <w:szCs w:val="19"/>
          </w:rPr>
          <w:tab/>
        </w:r>
      </w:ins>
    </w:p>
    <w:p w:rsidR="00601451" w:rsidRDefault="00601451" w:rsidP="00601451">
      <w:pPr>
        <w:pStyle w:val="Heading2"/>
        <w:rPr>
          <w:ins w:id="8288" w:author="jie sun" w:date="2018-04-11T21:01:00Z"/>
          <w:lang w:val="en-US"/>
        </w:rPr>
      </w:pPr>
      <w:bookmarkStart w:id="8289" w:name="_Toc517813776"/>
      <w:ins w:id="8290" w:author="jie sun" w:date="2018-04-11T20:59:00Z">
        <w:r>
          <w:rPr>
            <w:lang w:val="en-US"/>
          </w:rPr>
          <w:lastRenderedPageBreak/>
          <w:t xml:space="preserve">The </w:t>
        </w:r>
      </w:ins>
      <w:ins w:id="8291" w:author="jie sun" w:date="2018-04-16T21:28:00Z">
        <w:r w:rsidR="0077421C">
          <w:rPr>
            <w:lang w:val="en-US"/>
          </w:rPr>
          <w:t>T</w:t>
        </w:r>
      </w:ins>
      <w:ins w:id="8292" w:author="jie sun" w:date="2018-04-11T20:59:00Z">
        <w:r>
          <w:rPr>
            <w:lang w:val="en-US"/>
          </w:rPr>
          <w:t xml:space="preserve">est </w:t>
        </w:r>
      </w:ins>
      <w:ins w:id="8293" w:author="jie sun" w:date="2018-04-16T21:28:00Z">
        <w:r w:rsidR="0077421C">
          <w:rPr>
            <w:lang w:val="en-US"/>
          </w:rPr>
          <w:t>P</w:t>
        </w:r>
      </w:ins>
      <w:ins w:id="8294" w:author="jie sun" w:date="2018-04-11T20:59:00Z">
        <w:r>
          <w:rPr>
            <w:lang w:val="en-US"/>
          </w:rPr>
          <w:t>rogram</w:t>
        </w:r>
      </w:ins>
      <w:ins w:id="8295" w:author="jie sun" w:date="2018-04-11T21:00:00Z">
        <w:r w:rsidR="000820B3">
          <w:rPr>
            <w:lang w:val="en-US"/>
          </w:rPr>
          <w:t xml:space="preserve"> </w:t>
        </w:r>
      </w:ins>
      <w:ins w:id="8296" w:author="jie sun" w:date="2018-04-18T17:35:00Z">
        <w:r w:rsidR="009C6D16">
          <w:rPr>
            <w:rFonts w:hint="eastAsia"/>
            <w:lang w:val="en-US"/>
          </w:rPr>
          <w:t>o</w:t>
        </w:r>
      </w:ins>
      <w:ins w:id="8297" w:author="jie sun" w:date="2018-04-11T21:00:00Z">
        <w:r w:rsidR="000820B3">
          <w:rPr>
            <w:lang w:val="en-US"/>
          </w:rPr>
          <w:t xml:space="preserve">f </w:t>
        </w:r>
      </w:ins>
      <w:ins w:id="8298" w:author="JIE  SUN" w:date="2018-06-24T18:48:00Z">
        <w:r w:rsidR="009B5EF7">
          <w:rPr>
            <w:rFonts w:hint="eastAsia"/>
            <w:lang w:val="en-US"/>
          </w:rPr>
          <w:t>t</w:t>
        </w:r>
      </w:ins>
      <w:ins w:id="8299" w:author="jie sun" w:date="2018-04-16T21:28:00Z">
        <w:del w:id="8300" w:author="JIE  SUN" w:date="2018-06-24T18:48:00Z">
          <w:r w:rsidR="0077421C" w:rsidDel="009B5EF7">
            <w:rPr>
              <w:lang w:val="en-US"/>
            </w:rPr>
            <w:delText>T</w:delText>
          </w:r>
        </w:del>
      </w:ins>
      <w:ins w:id="8301" w:author="jie sun" w:date="2018-04-11T21:00:00Z">
        <w:r w:rsidR="000820B3">
          <w:rPr>
            <w:lang w:val="en-US"/>
          </w:rPr>
          <w:t xml:space="preserve">he </w:t>
        </w:r>
      </w:ins>
      <w:ins w:id="8302" w:author="jie sun" w:date="2018-04-16T21:28:00Z">
        <w:r w:rsidR="0077421C">
          <w:rPr>
            <w:lang w:val="en-US"/>
          </w:rPr>
          <w:t>A</w:t>
        </w:r>
      </w:ins>
      <w:ins w:id="8303" w:author="jie sun" w:date="2018-04-11T21:00:00Z">
        <w:r w:rsidR="000820B3">
          <w:rPr>
            <w:lang w:val="en-US"/>
          </w:rPr>
          <w:t xml:space="preserve">ction </w:t>
        </w:r>
      </w:ins>
      <w:ins w:id="8304" w:author="jie sun" w:date="2018-04-16T21:29:00Z">
        <w:r w:rsidR="0077421C">
          <w:rPr>
            <w:lang w:val="en-US"/>
          </w:rPr>
          <w:t>R</w:t>
        </w:r>
      </w:ins>
      <w:ins w:id="8305" w:author="jie sun" w:date="2018-04-11T21:00:00Z">
        <w:r w:rsidR="000820B3">
          <w:rPr>
            <w:lang w:val="en-US"/>
          </w:rPr>
          <w:t>ecognition</w:t>
        </w:r>
      </w:ins>
      <w:bookmarkEnd w:id="8289"/>
    </w:p>
    <w:p w:rsidR="00195668" w:rsidRPr="00195668" w:rsidRDefault="00195668">
      <w:pPr>
        <w:rPr>
          <w:ins w:id="8306" w:author="jie sun" w:date="2018-04-11T20:59:00Z"/>
          <w:lang w:val="en-US"/>
          <w:rPrChange w:id="8307" w:author="jie sun" w:date="2018-04-11T21:01:00Z">
            <w:rPr>
              <w:ins w:id="8308" w:author="jie sun" w:date="2018-04-11T20:59:00Z"/>
            </w:rPr>
          </w:rPrChange>
        </w:rPr>
        <w:pPrChange w:id="8309" w:author="jie sun" w:date="2018-04-11T21:01:00Z">
          <w:pPr>
            <w:pStyle w:val="Heading2"/>
          </w:pPr>
        </w:pPrChange>
      </w:pPr>
    </w:p>
    <w:p w:rsidR="0087014B" w:rsidRDefault="007122A6" w:rsidP="00F97A28">
      <w:pPr>
        <w:pStyle w:val="Heading3"/>
        <w:rPr>
          <w:ins w:id="8310" w:author="jie sun" w:date="2018-04-11T21:51:00Z"/>
        </w:rPr>
      </w:pPr>
      <w:bookmarkStart w:id="8311" w:name="_Toc517813777"/>
      <w:ins w:id="8312" w:author="jie sun" w:date="2018-04-11T21:50:00Z">
        <w:r>
          <w:t xml:space="preserve">The </w:t>
        </w:r>
      </w:ins>
      <w:ins w:id="8313" w:author="jie sun" w:date="2018-04-16T21:29:00Z">
        <w:r w:rsidR="0077421C">
          <w:t>I</w:t>
        </w:r>
      </w:ins>
      <w:ins w:id="8314" w:author="jie sun" w:date="2018-04-11T21:50:00Z">
        <w:r>
          <w:t xml:space="preserve">nterface </w:t>
        </w:r>
      </w:ins>
      <w:ins w:id="8315" w:author="jie sun" w:date="2018-04-18T17:35:00Z">
        <w:r w:rsidR="009C6D16">
          <w:t>o</w:t>
        </w:r>
      </w:ins>
      <w:ins w:id="8316" w:author="jie sun" w:date="2018-04-11T21:50:00Z">
        <w:r>
          <w:t xml:space="preserve">f </w:t>
        </w:r>
      </w:ins>
      <w:ins w:id="8317" w:author="JIE  SUN" w:date="2018-06-24T18:49:00Z">
        <w:r w:rsidR="00CA1A44">
          <w:t>t</w:t>
        </w:r>
      </w:ins>
      <w:ins w:id="8318" w:author="jie sun" w:date="2018-04-16T21:29:00Z">
        <w:del w:id="8319" w:author="JIE  SUN" w:date="2018-06-24T18:49:00Z">
          <w:r w:rsidR="0077421C" w:rsidDel="00CA1A44">
            <w:delText>T</w:delText>
          </w:r>
        </w:del>
      </w:ins>
      <w:ins w:id="8320" w:author="jie sun" w:date="2018-04-11T21:50:00Z">
        <w:r>
          <w:t xml:space="preserve">he </w:t>
        </w:r>
      </w:ins>
      <w:ins w:id="8321" w:author="jie sun" w:date="2018-04-16T21:29:00Z">
        <w:r w:rsidR="0077421C">
          <w:t>P</w:t>
        </w:r>
      </w:ins>
      <w:ins w:id="8322" w:author="jie sun" w:date="2018-04-11T21:50:00Z">
        <w:r>
          <w:t>rogram</w:t>
        </w:r>
      </w:ins>
      <w:bookmarkEnd w:id="8311"/>
    </w:p>
    <w:p w:rsidR="007C70DB" w:rsidRPr="007C70DB" w:rsidRDefault="007739AB">
      <w:ins w:id="8323" w:author="jie sun" w:date="2018-04-12T11:07:00Z">
        <w:r>
          <w:rPr>
            <w:rFonts w:hint="eastAsia"/>
          </w:rPr>
          <w:t>The</w:t>
        </w:r>
        <w:r>
          <w:t xml:space="preserve"> program interface </w:t>
        </w:r>
        <w:r w:rsidR="00D4741C">
          <w:t xml:space="preserve">below </w:t>
        </w:r>
      </w:ins>
      <w:ins w:id="8324" w:author="jie sun" w:date="2018-04-12T11:08:00Z">
        <w:r w:rsidR="00D4741C">
          <w:t>can run two files, Acceleration file and Gyroscope file from iPhone, to calculate how many time</w:t>
        </w:r>
      </w:ins>
      <w:ins w:id="8325" w:author="jie sun" w:date="2018-04-12T11:10:00Z">
        <w:r w:rsidR="00D4741C">
          <w:t>s</w:t>
        </w:r>
      </w:ins>
      <w:ins w:id="8326" w:author="jie sun" w:date="2018-04-12T11:08:00Z">
        <w:r w:rsidR="00D4741C">
          <w:t xml:space="preserve"> those thre</w:t>
        </w:r>
      </w:ins>
      <w:ins w:id="8327" w:author="jie sun" w:date="2018-04-12T11:09:00Z">
        <w:r w:rsidR="00D4741C">
          <w:t>e actions happen</w:t>
        </w:r>
      </w:ins>
      <w:ins w:id="8328" w:author="jie sun" w:date="2018-04-12T11:10:00Z">
        <w:r w:rsidR="00D4741C">
          <w:t>s</w:t>
        </w:r>
      </w:ins>
      <w:ins w:id="8329" w:author="jie sun" w:date="2018-04-12T11:09:00Z">
        <w:r w:rsidR="00D4741C">
          <w:t xml:space="preserve">, so in this way, it can totally show the action recognition </w:t>
        </w:r>
      </w:ins>
      <w:ins w:id="8330" w:author="jie sun" w:date="2018-04-12T11:10:00Z">
        <w:r w:rsidR="00D4741C">
          <w:t>algori</w:t>
        </w:r>
      </w:ins>
      <w:ins w:id="8331" w:author="jie sun" w:date="2018-04-12T11:11:00Z">
        <w:r w:rsidR="00D4741C">
          <w:t xml:space="preserve">thm </w:t>
        </w:r>
      </w:ins>
      <w:ins w:id="8332" w:author="jie sun" w:date="2018-04-12T11:09:00Z">
        <w:r w:rsidR="00D4741C">
          <w:t xml:space="preserve">works and </w:t>
        </w:r>
      </w:ins>
      <w:ins w:id="8333" w:author="jie sun" w:date="2018-04-12T11:11:00Z">
        <w:r w:rsidR="00D4741C">
          <w:t xml:space="preserve">prove those kinds of products which </w:t>
        </w:r>
      </w:ins>
      <w:ins w:id="8334" w:author="jie sun" w:date="2018-04-12T11:13:00Z">
        <w:r w:rsidR="003F7DA4">
          <w:t>will</w:t>
        </w:r>
      </w:ins>
      <w:ins w:id="8335" w:author="jie sun" w:date="2018-04-12T11:11:00Z">
        <w:r w:rsidR="00D4741C">
          <w:t xml:space="preserve"> be created in near future market.</w:t>
        </w:r>
      </w:ins>
    </w:p>
    <w:p w:rsidR="0087014B" w:rsidDel="0043181B" w:rsidRDefault="00DC7D2D" w:rsidP="0043181B">
      <w:pPr>
        <w:ind w:left="432" w:hanging="432"/>
        <w:jc w:val="center"/>
        <w:rPr>
          <w:del w:id="8336" w:author="jie sun" w:date="2018-04-19T12:52:00Z"/>
          <w:iCs/>
          <w:color w:val="44546A" w:themeColor="text2"/>
          <w:sz w:val="21"/>
          <w:szCs w:val="18"/>
        </w:rPr>
      </w:pPr>
      <w:ins w:id="8337" w:author="JIE  SUN" w:date="2018-06-25T21:04:00Z">
        <w:r w:rsidRPr="00DC7D2D">
          <w:rPr>
            <w:iCs/>
            <w:noProof/>
            <w:color w:val="44546A" w:themeColor="text2"/>
            <w:sz w:val="21"/>
            <w:szCs w:val="18"/>
          </w:rPr>
          <w:drawing>
            <wp:inline distT="0" distB="0" distL="0" distR="0">
              <wp:extent cx="5267325" cy="3524250"/>
              <wp:effectExtent l="0" t="0" r="9525" b="0"/>
              <wp:docPr id="73" name="Picture 73" descr="C:\Users\162309~1.IT2\AppData\Local\Temp\15299570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2309~1.IT2\AppData\Local\Temp\1529957047(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ins>
      <w:ins w:id="8338" w:author="jie sun" w:date="2018-04-11T21:50:00Z">
        <w:del w:id="8339" w:author="JIE  SUN" w:date="2018-06-25T21:03:00Z">
          <w:r w:rsidR="007122A6" w:rsidRPr="007122A6" w:rsidDel="00DC7D2D">
            <w:rPr>
              <w:noProof/>
            </w:rPr>
            <w:drawing>
              <wp:inline distT="0" distB="0" distL="0" distR="0">
                <wp:extent cx="4951562" cy="3588385"/>
                <wp:effectExtent l="0" t="0" r="1905" b="0"/>
                <wp:docPr id="57" name="Picture 57" descr="C:\Users\sunjie\AppData\Local\Temp\1523476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3476188(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53020" cy="3589442"/>
                        </a:xfrm>
                        <a:prstGeom prst="rect">
                          <a:avLst/>
                        </a:prstGeom>
                        <a:noFill/>
                        <a:ln>
                          <a:noFill/>
                        </a:ln>
                      </pic:spPr>
                    </pic:pic>
                  </a:graphicData>
                </a:graphic>
              </wp:inline>
            </w:drawing>
          </w:r>
        </w:del>
      </w:ins>
    </w:p>
    <w:p w:rsidR="0043181B" w:rsidRDefault="0043181B">
      <w:pPr>
        <w:ind w:left="432" w:hanging="432"/>
        <w:jc w:val="center"/>
        <w:rPr>
          <w:ins w:id="8340" w:author="jie sun" w:date="2018-04-19T12:52:00Z"/>
        </w:rPr>
      </w:pPr>
    </w:p>
    <w:p w:rsidR="0087014B" w:rsidRPr="00862C00" w:rsidDel="0043181B" w:rsidRDefault="0043181B">
      <w:pPr>
        <w:pStyle w:val="Caption"/>
        <w:jc w:val="center"/>
        <w:rPr>
          <w:del w:id="8341" w:author="jie sun" w:date="2018-04-12T11:24:00Z"/>
        </w:rPr>
        <w:pPrChange w:id="8342" w:author="jie sun" w:date="2018-04-19T13:08:00Z">
          <w:pPr>
            <w:jc w:val="center"/>
          </w:pPr>
        </w:pPrChange>
      </w:pPr>
      <w:bookmarkStart w:id="8343" w:name="_Toc517801908"/>
      <w:ins w:id="8344" w:author="jie sun" w:date="2018-04-19T12:52:00Z">
        <w:r>
          <w:t xml:space="preserve">Figure </w:t>
        </w:r>
      </w:ins>
      <w:ins w:id="8345" w:author="JIE  SUN" w:date="2018-06-21T13:36:00Z">
        <w:r w:rsidR="00A64E7B">
          <w:rPr>
            <w:iCs w:val="0"/>
          </w:rPr>
          <w:fldChar w:fldCharType="begin"/>
        </w:r>
        <w:r w:rsidR="00A64E7B">
          <w:instrText xml:space="preserve"> STYLEREF 1 \s </w:instrText>
        </w:r>
      </w:ins>
      <w:r w:rsidR="00A64E7B">
        <w:rPr>
          <w:iCs w:val="0"/>
        </w:rPr>
        <w:fldChar w:fldCharType="separate"/>
      </w:r>
      <w:r w:rsidR="00A64E7B">
        <w:rPr>
          <w:noProof/>
        </w:rPr>
        <w:t>4</w:t>
      </w:r>
      <w:ins w:id="8346"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ins w:id="8347" w:author="JIE  SUN" w:date="2018-06-21T13:36:00Z">
        <w:r w:rsidR="00A64E7B">
          <w:rPr>
            <w:noProof/>
          </w:rPr>
          <w:t>18</w:t>
        </w:r>
        <w:r w:rsidR="00A64E7B">
          <w:rPr>
            <w:iCs w:val="0"/>
          </w:rPr>
          <w:fldChar w:fldCharType="end"/>
        </w:r>
      </w:ins>
      <w:ins w:id="8348" w:author="jie sun" w:date="2018-04-19T13:00:00Z">
        <w:del w:id="8349" w:author="JIE  SUN" w:date="2018-06-21T13:34:00Z">
          <w:r w:rsidR="00083FE7" w:rsidDel="00A64E7B">
            <w:rPr>
              <w:iCs w:val="0"/>
            </w:rPr>
            <w:fldChar w:fldCharType="begin"/>
          </w:r>
          <w:r w:rsidR="00083FE7" w:rsidDel="00A64E7B">
            <w:delInstrText xml:space="preserve"> STYLEREF 1 \s </w:delInstrText>
          </w:r>
        </w:del>
      </w:ins>
      <w:del w:id="8350" w:author="JIE  SUN" w:date="2018-06-21T13:34:00Z">
        <w:r w:rsidR="00083FE7" w:rsidDel="00A64E7B">
          <w:rPr>
            <w:iCs w:val="0"/>
          </w:rPr>
          <w:fldChar w:fldCharType="separate"/>
        </w:r>
        <w:r w:rsidR="00083FE7" w:rsidDel="00A64E7B">
          <w:rPr>
            <w:noProof/>
          </w:rPr>
          <w:delText>4</w:delText>
        </w:r>
      </w:del>
      <w:ins w:id="8351" w:author="jie sun" w:date="2018-04-19T13:00:00Z">
        <w:del w:id="8352"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8353" w:author="JIE  SUN" w:date="2018-06-21T13:34:00Z">
        <w:r w:rsidR="00083FE7" w:rsidDel="00A64E7B">
          <w:rPr>
            <w:iCs w:val="0"/>
          </w:rPr>
          <w:fldChar w:fldCharType="separate"/>
        </w:r>
      </w:del>
      <w:ins w:id="8354" w:author="jie sun" w:date="2018-04-19T13:00:00Z">
        <w:del w:id="8355" w:author="JIE  SUN" w:date="2018-06-21T13:34:00Z">
          <w:r w:rsidR="00083FE7" w:rsidDel="00A64E7B">
            <w:rPr>
              <w:noProof/>
            </w:rPr>
            <w:delText>17</w:delText>
          </w:r>
          <w:r w:rsidR="00083FE7" w:rsidDel="00A64E7B">
            <w:rPr>
              <w:iCs w:val="0"/>
            </w:rPr>
            <w:fldChar w:fldCharType="end"/>
          </w:r>
        </w:del>
      </w:ins>
      <w:ins w:id="8356" w:author="jie sun" w:date="2018-04-19T12:52:00Z">
        <w:r>
          <w:t xml:space="preserve"> Action Report Interface</w:t>
        </w:r>
      </w:ins>
      <w:bookmarkEnd w:id="8343"/>
    </w:p>
    <w:p w:rsidR="0087014B" w:rsidDel="006E5371" w:rsidRDefault="0087014B">
      <w:pPr>
        <w:pStyle w:val="Caption"/>
        <w:jc w:val="center"/>
        <w:rPr>
          <w:ins w:id="8357" w:author="像个男人一样" w:date="2018-03-22T12:30:00Z"/>
          <w:del w:id="8358" w:author="jie sun" w:date="2018-04-12T11:24:00Z"/>
        </w:rPr>
        <w:pPrChange w:id="8359" w:author="jie sun" w:date="2018-04-19T13:08:00Z">
          <w:pPr>
            <w:pStyle w:val="Heading1"/>
            <w:numPr>
              <w:numId w:val="0"/>
            </w:numPr>
            <w:ind w:left="0" w:firstLine="0"/>
          </w:pPr>
        </w:pPrChange>
      </w:pPr>
    </w:p>
    <w:p w:rsidR="0087014B" w:rsidDel="00B24752" w:rsidRDefault="0087014B">
      <w:pPr>
        <w:pStyle w:val="Caption"/>
        <w:jc w:val="center"/>
        <w:rPr>
          <w:ins w:id="8360" w:author="像个男人一样" w:date="2018-03-22T12:30:00Z"/>
          <w:del w:id="8361" w:author="jie sun" w:date="2018-04-15T19:38:00Z"/>
        </w:rPr>
        <w:pPrChange w:id="8362" w:author="jie sun" w:date="2018-04-19T13:08:00Z">
          <w:pPr>
            <w:pStyle w:val="Heading1"/>
            <w:numPr>
              <w:numId w:val="0"/>
            </w:numPr>
            <w:ind w:left="0" w:firstLine="0"/>
          </w:pPr>
        </w:pPrChange>
      </w:pPr>
    </w:p>
    <w:p w:rsidR="0087014B" w:rsidDel="00B24752" w:rsidRDefault="0087014B">
      <w:pPr>
        <w:pStyle w:val="Caption"/>
        <w:jc w:val="center"/>
        <w:rPr>
          <w:ins w:id="8363" w:author="像个男人一样" w:date="2018-03-22T12:30:00Z"/>
          <w:del w:id="8364" w:author="jie sun" w:date="2018-04-15T19:38:00Z"/>
        </w:rPr>
        <w:pPrChange w:id="8365" w:author="jie sun" w:date="2018-04-19T13:08:00Z">
          <w:pPr>
            <w:pStyle w:val="Heading1"/>
            <w:numPr>
              <w:numId w:val="0"/>
            </w:numPr>
            <w:ind w:left="0" w:firstLine="0"/>
          </w:pPr>
        </w:pPrChange>
      </w:pPr>
    </w:p>
    <w:p w:rsidR="0087014B" w:rsidDel="00B24752" w:rsidRDefault="0087014B">
      <w:pPr>
        <w:pStyle w:val="Caption"/>
        <w:jc w:val="center"/>
        <w:rPr>
          <w:ins w:id="8366" w:author="像个男人一样" w:date="2018-03-22T12:31:00Z"/>
          <w:del w:id="8367" w:author="jie sun" w:date="2018-04-15T19:38:00Z"/>
        </w:rPr>
        <w:pPrChange w:id="8368" w:author="jie sun" w:date="2018-04-19T13:08:00Z">
          <w:pPr>
            <w:pStyle w:val="Heading1"/>
            <w:numPr>
              <w:numId w:val="0"/>
            </w:numPr>
            <w:ind w:left="0" w:firstLine="0"/>
          </w:pPr>
        </w:pPrChange>
      </w:pPr>
    </w:p>
    <w:p w:rsidR="00815F7F" w:rsidRDefault="00815F7F">
      <w:pPr>
        <w:pStyle w:val="Caption"/>
        <w:jc w:val="center"/>
        <w:rPr>
          <w:ins w:id="8369" w:author="jie sun" w:date="2018-04-15T19:38:00Z"/>
        </w:rPr>
        <w:pPrChange w:id="8370" w:author="jie sun" w:date="2018-04-19T13:08:00Z">
          <w:pPr>
            <w:ind w:left="432" w:hanging="432"/>
          </w:pPr>
        </w:pPrChange>
      </w:pPr>
    </w:p>
    <w:p w:rsidR="0025599D" w:rsidRPr="0025599D" w:rsidRDefault="00B24752" w:rsidP="0025599D">
      <w:pPr>
        <w:pStyle w:val="Heading3"/>
        <w:rPr>
          <w:ins w:id="8371" w:author="jie sun" w:date="2018-04-15T21:11:00Z"/>
          <w:rPrChange w:id="8372" w:author="JIE  SUN" w:date="2018-06-25T21:01:00Z">
            <w:rPr>
              <w:ins w:id="8373" w:author="jie sun" w:date="2018-04-15T21:11:00Z"/>
            </w:rPr>
          </w:rPrChange>
        </w:rPr>
        <w:pPrChange w:id="8374" w:author="JIE  SUN" w:date="2018-06-25T21:01:00Z">
          <w:pPr>
            <w:pStyle w:val="Heading3"/>
          </w:pPr>
        </w:pPrChange>
      </w:pPr>
      <w:ins w:id="8375" w:author="jie sun" w:date="2018-04-15T19:38:00Z">
        <w:del w:id="8376" w:author="JIE  SUN" w:date="2018-06-25T18:34:00Z">
          <w:r w:rsidRPr="002B2555" w:rsidDel="009C1383">
            <w:delText>Action</w:delText>
          </w:r>
        </w:del>
      </w:ins>
      <w:bookmarkStart w:id="8377" w:name="_Toc517813778"/>
      <w:ins w:id="8378" w:author="JIE  SUN" w:date="2018-06-25T18:34:00Z">
        <w:r w:rsidR="009C1383">
          <w:t xml:space="preserve">Gesture </w:t>
        </w:r>
      </w:ins>
      <w:ins w:id="8379" w:author="jie sun" w:date="2018-04-15T19:38:00Z">
        <w:del w:id="8380" w:author="JIE  SUN" w:date="2018-06-25T18:35:00Z">
          <w:r w:rsidRPr="002B2555" w:rsidDel="009C1383">
            <w:delText xml:space="preserve"> </w:delText>
          </w:r>
        </w:del>
        <w:r w:rsidRPr="002B2555">
          <w:t xml:space="preserve">Recognition </w:t>
        </w:r>
        <w:del w:id="8381" w:author="JIE  SUN" w:date="2018-06-25T20:42:00Z">
          <w:r w:rsidR="00815F7F" w:rsidRPr="002B2555" w:rsidDel="00847D06">
            <w:delText>Algorithms</w:delText>
          </w:r>
        </w:del>
      </w:ins>
      <w:ins w:id="8382" w:author="JIE  SUN" w:date="2018-06-25T20:42:00Z">
        <w:r w:rsidR="00847D06">
          <w:t>Accuracy</w:t>
        </w:r>
      </w:ins>
      <w:r w:rsidR="00442E4E">
        <w:t xml:space="preserve"> Using This To</w:t>
      </w:r>
      <w:r w:rsidR="00442E4E">
        <w:rPr>
          <w:rFonts w:hint="eastAsia"/>
        </w:rPr>
        <w:t>ol</w:t>
      </w:r>
      <w:bookmarkEnd w:id="8377"/>
    </w:p>
    <w:p w:rsidR="006715F5" w:rsidRDefault="00D46A9F" w:rsidP="00F63614">
      <w:pPr>
        <w:rPr>
          <w:ins w:id="8383" w:author="jie sun" w:date="2018-04-19T11:56:00Z"/>
        </w:rPr>
      </w:pPr>
      <w:ins w:id="8384" w:author="jie sun" w:date="2018-04-18T20:56:00Z">
        <w:del w:id="8385" w:author="JIE  SUN" w:date="2018-06-25T18:34:00Z">
          <w:r w:rsidDel="009C1383">
            <w:rPr>
              <w:rFonts w:hint="eastAsia"/>
            </w:rPr>
            <w:delText xml:space="preserve">Action </w:delText>
          </w:r>
        </w:del>
      </w:ins>
      <w:ins w:id="8386" w:author="JIE  SUN" w:date="2018-06-25T18:34:00Z">
        <w:r w:rsidR="009C1383">
          <w:rPr>
            <w:rFonts w:hint="eastAsia"/>
          </w:rPr>
          <w:t>G</w:t>
        </w:r>
        <w:r w:rsidR="009C1383">
          <w:t xml:space="preserve">esture </w:t>
        </w:r>
      </w:ins>
      <w:ins w:id="8387" w:author="jie sun" w:date="2018-04-18T20:56:00Z">
        <w:r>
          <w:t>1</w:t>
        </w:r>
      </w:ins>
      <w:ins w:id="8388" w:author="jie sun" w:date="2018-04-19T12:36:00Z">
        <w:del w:id="8389" w:author="JIE  SUN" w:date="2018-06-25T20:41:00Z">
          <w:r w:rsidR="00776EFA" w:rsidDel="00847D06">
            <w:delText xml:space="preserve"> algorithm</w:delText>
          </w:r>
        </w:del>
      </w:ins>
      <w:ins w:id="8390" w:author="jie sun" w:date="2018-04-18T20:56:00Z">
        <w:r>
          <w:t xml:space="preserve">: </w:t>
        </w:r>
      </w:ins>
      <w:ins w:id="8391" w:author="jie sun" w:date="2018-04-19T11:57:00Z">
        <w:r w:rsidR="00BB0E31">
          <w:t xml:space="preserve"> </w:t>
        </w:r>
        <w:del w:id="8392" w:author="JIE  SUN" w:date="2018-06-25T20:42:00Z">
          <w:r w:rsidR="00BB0E31" w:rsidDel="00847D06">
            <w:rPr>
              <w:rFonts w:hint="eastAsia"/>
            </w:rPr>
            <w:delText xml:space="preserve">Doing </w:delText>
          </w:r>
        </w:del>
        <w:del w:id="8393" w:author="JIE  SUN" w:date="2018-06-25T18:34:00Z">
          <w:r w:rsidR="00BB0E31" w:rsidDel="009C1383">
            <w:rPr>
              <w:rFonts w:hint="eastAsia"/>
            </w:rPr>
            <w:delText>action</w:delText>
          </w:r>
        </w:del>
        <w:del w:id="8394" w:author="JIE  SUN" w:date="2018-06-25T20:42:00Z">
          <w:r w:rsidR="00BB0E31" w:rsidDel="00847D06">
            <w:rPr>
              <w:rFonts w:hint="eastAsia"/>
            </w:rPr>
            <w:delText xml:space="preserve"> 1 </w:delText>
          </w:r>
        </w:del>
      </w:ins>
      <w:ins w:id="8395" w:author="jie sun" w:date="2018-04-19T12:36:00Z">
        <w:del w:id="8396" w:author="JIE  SUN" w:date="2018-06-25T20:42:00Z">
          <w:r w:rsidR="000A09FC" w:rsidDel="00847D06">
            <w:rPr>
              <w:rFonts w:hint="eastAsia"/>
            </w:rPr>
            <w:delText>exact</w:delText>
          </w:r>
        </w:del>
      </w:ins>
      <w:ins w:id="8397" w:author="jie sun" w:date="2018-04-19T11:57:00Z">
        <w:del w:id="8398" w:author="JIE  SUN" w:date="2018-06-25T20:42:00Z">
          <w:r w:rsidR="00BB0E31" w:rsidDel="00847D06">
            <w:rPr>
              <w:rFonts w:hint="eastAsia"/>
            </w:rPr>
            <w:delText xml:space="preserve"> </w:delText>
          </w:r>
        </w:del>
        <w:del w:id="8399" w:author="JIE  SUN" w:date="2018-06-25T18:39:00Z">
          <w:r w:rsidR="00BB0E31" w:rsidDel="00085A56">
            <w:rPr>
              <w:rFonts w:hint="eastAsia"/>
            </w:rPr>
            <w:delText>25</w:delText>
          </w:r>
        </w:del>
        <w:del w:id="8400" w:author="JIE  SUN" w:date="2018-06-25T20:42:00Z">
          <w:r w:rsidR="00BB0E31" w:rsidDel="00847D06">
            <w:rPr>
              <w:rFonts w:hint="eastAsia"/>
            </w:rPr>
            <w:delText xml:space="preserve"> times, get the data below</w:delText>
          </w:r>
        </w:del>
      </w:ins>
      <w:ins w:id="8401" w:author="jie sun" w:date="2018-04-19T12:03:00Z">
        <w:del w:id="8402" w:author="JIE  SUN" w:date="2018-06-25T20:42:00Z">
          <w:r w:rsidR="00617CB5" w:rsidDel="00847D06">
            <w:rPr>
              <w:rFonts w:hint="eastAsia"/>
            </w:rPr>
            <w:delText>.</w:delText>
          </w:r>
        </w:del>
      </w:ins>
      <w:ins w:id="8403" w:author="JIE  SUN" w:date="2018-06-25T20:42:00Z">
        <w:r w:rsidR="00847D06">
          <w:rPr>
            <w:rFonts w:hint="eastAsia"/>
          </w:rPr>
          <w:t>There</w:t>
        </w:r>
        <w:r w:rsidR="0025599D">
          <w:t xml:space="preserve"> </w:t>
        </w:r>
        <w:r w:rsidR="00847D06">
          <w:t>are two figures showing the data of accelerometer and gyroscope during the process of shaking the phone 20 times in gesture 1.</w:t>
        </w:r>
      </w:ins>
    </w:p>
    <w:p w:rsidR="00440E3F" w:rsidRDefault="00085A56">
      <w:pPr>
        <w:jc w:val="center"/>
        <w:rPr>
          <w:ins w:id="8404" w:author="jie sun" w:date="2018-04-18T21:00:00Z"/>
        </w:rPr>
        <w:pPrChange w:id="8405" w:author="jie sun" w:date="2018-04-19T12:51:00Z">
          <w:pPr/>
        </w:pPrChange>
      </w:pPr>
      <w:ins w:id="8406" w:author="JIE  SUN" w:date="2018-06-25T18:39:00Z">
        <w:r>
          <w:rPr>
            <w:noProof/>
          </w:rPr>
          <w:lastRenderedPageBreak/>
          <w:drawing>
            <wp:inline distT="0" distB="0" distL="0" distR="0" wp14:anchorId="43203C95" wp14:editId="71F52B46">
              <wp:extent cx="4572000" cy="27432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ins>
      <w:ins w:id="8407" w:author="jie sun" w:date="2018-04-19T12:17:00Z">
        <w:del w:id="8408" w:author="JIE  SUN" w:date="2018-06-25T18:37:00Z">
          <w:r w:rsidR="00D45CEE" w:rsidDel="009C1383">
            <w:rPr>
              <w:noProof/>
            </w:rPr>
            <w:drawing>
              <wp:inline distT="0" distB="0" distL="0" distR="0" wp14:anchorId="140017E1" wp14:editId="62A0D127">
                <wp:extent cx="4787265" cy="3692106"/>
                <wp:effectExtent l="0" t="0" r="13335" b="3810"/>
                <wp:docPr id="26" name="Chart 26">
                  <a:extLst xmlns:a="http://schemas.openxmlformats.org/drawingml/2006/main">
                    <a:ext uri="{FF2B5EF4-FFF2-40B4-BE49-F238E27FC236}">
                      <a16:creationId xmlns:a16="http://schemas.microsoft.com/office/drawing/2014/main" id="{0AFFF4A4-8715-4481-9271-59C309FF2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del>
      </w:ins>
    </w:p>
    <w:p w:rsidR="00BC5AFE" w:rsidRDefault="0043181B">
      <w:pPr>
        <w:pStyle w:val="Caption"/>
        <w:jc w:val="center"/>
        <w:rPr>
          <w:ins w:id="8409" w:author="JIE  SUN" w:date="2018-06-25T18:39:00Z"/>
        </w:rPr>
        <w:pPrChange w:id="8410" w:author="jie sun" w:date="2018-04-19T12:51:00Z">
          <w:pPr/>
        </w:pPrChange>
      </w:pPr>
      <w:bookmarkStart w:id="8411" w:name="_Toc517801909"/>
      <w:ins w:id="8412" w:author="jie sun" w:date="2018-04-19T12:47:00Z">
        <w:r>
          <w:t xml:space="preserve">Figure </w:t>
        </w:r>
      </w:ins>
      <w:ins w:id="8413" w:author="JIE  SUN" w:date="2018-06-21T13:36:00Z">
        <w:r w:rsidR="00A64E7B">
          <w:fldChar w:fldCharType="begin"/>
        </w:r>
        <w:r w:rsidR="00A64E7B">
          <w:instrText xml:space="preserve"> STYLEREF 1 \s </w:instrText>
        </w:r>
      </w:ins>
      <w:r w:rsidR="00A64E7B">
        <w:fldChar w:fldCharType="separate"/>
      </w:r>
      <w:r w:rsidR="00A64E7B">
        <w:rPr>
          <w:noProof/>
        </w:rPr>
        <w:t>4</w:t>
      </w:r>
      <w:ins w:id="841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8415" w:author="JIE  SUN" w:date="2018-06-21T13:36:00Z">
        <w:r w:rsidR="00A64E7B">
          <w:rPr>
            <w:noProof/>
          </w:rPr>
          <w:t>19</w:t>
        </w:r>
        <w:r w:rsidR="00A64E7B">
          <w:fldChar w:fldCharType="end"/>
        </w:r>
      </w:ins>
      <w:ins w:id="8416" w:author="jie sun" w:date="2018-04-19T13:00:00Z">
        <w:del w:id="8417" w:author="JIE  SUN" w:date="2018-06-21T13:34:00Z">
          <w:r w:rsidR="00083FE7" w:rsidDel="00A64E7B">
            <w:fldChar w:fldCharType="begin"/>
          </w:r>
          <w:r w:rsidR="00083FE7" w:rsidDel="00A64E7B">
            <w:delInstrText xml:space="preserve"> STYLEREF 1 \s </w:delInstrText>
          </w:r>
        </w:del>
      </w:ins>
      <w:del w:id="8418" w:author="JIE  SUN" w:date="2018-06-21T13:34:00Z">
        <w:r w:rsidR="00083FE7" w:rsidDel="00A64E7B">
          <w:fldChar w:fldCharType="separate"/>
        </w:r>
        <w:r w:rsidR="00083FE7" w:rsidDel="00A64E7B">
          <w:rPr>
            <w:noProof/>
          </w:rPr>
          <w:delText>4</w:delText>
        </w:r>
      </w:del>
      <w:ins w:id="8419" w:author="jie sun" w:date="2018-04-19T13:00:00Z">
        <w:del w:id="842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421" w:author="JIE  SUN" w:date="2018-06-21T13:34:00Z">
        <w:r w:rsidR="00083FE7" w:rsidDel="00A64E7B">
          <w:fldChar w:fldCharType="separate"/>
        </w:r>
      </w:del>
      <w:ins w:id="8422" w:author="jie sun" w:date="2018-04-19T13:00:00Z">
        <w:del w:id="8423" w:author="JIE  SUN" w:date="2018-06-21T13:34:00Z">
          <w:r w:rsidR="00083FE7" w:rsidDel="00A64E7B">
            <w:rPr>
              <w:noProof/>
            </w:rPr>
            <w:delText>18</w:delText>
          </w:r>
          <w:r w:rsidR="00083FE7" w:rsidDel="00A64E7B">
            <w:fldChar w:fldCharType="end"/>
          </w:r>
        </w:del>
      </w:ins>
      <w:ins w:id="8424" w:author="jie sun" w:date="2018-04-19T12:47:00Z">
        <w:r>
          <w:t xml:space="preserve"> </w:t>
        </w:r>
        <w:del w:id="8425" w:author="JIE  SUN" w:date="2018-06-25T18:38:00Z">
          <w:r w:rsidDel="009C1383">
            <w:delText>Action</w:delText>
          </w:r>
        </w:del>
      </w:ins>
      <w:ins w:id="8426" w:author="JIE  SUN" w:date="2018-06-25T18:38:00Z">
        <w:r w:rsidR="009C1383">
          <w:t>Gesture</w:t>
        </w:r>
      </w:ins>
      <w:ins w:id="8427" w:author="jie sun" w:date="2018-04-19T12:47:00Z">
        <w:r>
          <w:t xml:space="preserve"> 1 Gyro Data</w:t>
        </w:r>
      </w:ins>
      <w:bookmarkEnd w:id="8411"/>
    </w:p>
    <w:p w:rsidR="00085A56" w:rsidRPr="00085A56" w:rsidDel="00527F81" w:rsidRDefault="00085A56" w:rsidP="00085A56">
      <w:pPr>
        <w:jc w:val="center"/>
        <w:rPr>
          <w:ins w:id="8428" w:author="jie sun" w:date="2018-04-18T20:57:00Z"/>
          <w:del w:id="8429" w:author="JIE  SUN" w:date="2018-06-25T18:41:00Z"/>
          <w:rPrChange w:id="8430" w:author="JIE  SUN" w:date="2018-06-25T18:40:00Z">
            <w:rPr>
              <w:ins w:id="8431" w:author="jie sun" w:date="2018-04-18T20:57:00Z"/>
              <w:del w:id="8432" w:author="JIE  SUN" w:date="2018-06-25T18:41:00Z"/>
            </w:rPr>
          </w:rPrChange>
        </w:rPr>
        <w:pPrChange w:id="8433" w:author="JIE  SUN" w:date="2018-06-25T18:40:00Z">
          <w:pPr/>
        </w:pPrChange>
      </w:pPr>
      <w:ins w:id="8434" w:author="JIE  SUN" w:date="2018-06-25T18:40:00Z">
        <w:r>
          <w:rPr>
            <w:noProof/>
          </w:rPr>
          <w:drawing>
            <wp:inline distT="0" distB="0" distL="0" distR="0" wp14:anchorId="29E79172" wp14:editId="40BAAD34">
              <wp:extent cx="4400550" cy="2638425"/>
              <wp:effectExtent l="0" t="0" r="0" b="952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ins>
    </w:p>
    <w:p w:rsidR="000F5157" w:rsidRDefault="00083FE7" w:rsidP="00527F81">
      <w:pPr>
        <w:jc w:val="center"/>
        <w:rPr>
          <w:ins w:id="8435" w:author="jie sun" w:date="2018-04-19T13:00:00Z"/>
        </w:rPr>
        <w:pPrChange w:id="8436" w:author="JIE  SUN" w:date="2018-06-25T18:41:00Z">
          <w:pPr>
            <w:jc w:val="center"/>
          </w:pPr>
        </w:pPrChange>
      </w:pPr>
      <w:ins w:id="8437" w:author="jie sun" w:date="2018-04-19T13:00:00Z">
        <w:del w:id="8438" w:author="JIE  SUN" w:date="2018-06-25T18:41:00Z">
          <w:r w:rsidDel="00527F81">
            <w:rPr>
              <w:noProof/>
            </w:rPr>
            <w:drawing>
              <wp:inline distT="0" distB="0" distL="0" distR="0" wp14:anchorId="4D019481" wp14:editId="50AB05BC">
                <wp:extent cx="5227320" cy="3338422"/>
                <wp:effectExtent l="0" t="0" r="11430" b="14605"/>
                <wp:docPr id="61" name="Chart 61">
                  <a:extLst xmlns:a="http://schemas.openxmlformats.org/drawingml/2006/main">
                    <a:ext uri="{FF2B5EF4-FFF2-40B4-BE49-F238E27FC236}">
                      <a16:creationId xmlns:a16="http://schemas.microsoft.com/office/drawing/2014/main" id="{B51905A3-D3DE-491D-9490-BE21652A8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del>
      </w:ins>
    </w:p>
    <w:p w:rsidR="00083FE7" w:rsidRDefault="00083FE7">
      <w:pPr>
        <w:pStyle w:val="Caption"/>
        <w:jc w:val="center"/>
        <w:rPr>
          <w:ins w:id="8439" w:author="jie sun" w:date="2018-04-19T13:00:00Z"/>
        </w:rPr>
        <w:pPrChange w:id="8440" w:author="jie sun" w:date="2018-04-19T13:00:00Z">
          <w:pPr>
            <w:jc w:val="center"/>
          </w:pPr>
        </w:pPrChange>
      </w:pPr>
      <w:bookmarkStart w:id="8441" w:name="_Toc517801910"/>
      <w:ins w:id="8442" w:author="jie sun" w:date="2018-04-19T13:00:00Z">
        <w:r>
          <w:t xml:space="preserve">Figure </w:t>
        </w:r>
      </w:ins>
      <w:ins w:id="8443" w:author="JIE  SUN" w:date="2018-06-21T13:36:00Z">
        <w:r w:rsidR="00A64E7B">
          <w:fldChar w:fldCharType="begin"/>
        </w:r>
        <w:r w:rsidR="00A64E7B">
          <w:instrText xml:space="preserve"> STYLEREF 1 \s </w:instrText>
        </w:r>
      </w:ins>
      <w:r w:rsidR="00A64E7B">
        <w:fldChar w:fldCharType="separate"/>
      </w:r>
      <w:r w:rsidR="00A64E7B">
        <w:rPr>
          <w:noProof/>
        </w:rPr>
        <w:t>4</w:t>
      </w:r>
      <w:ins w:id="844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8445" w:author="JIE  SUN" w:date="2018-06-21T13:36:00Z">
        <w:r w:rsidR="00A64E7B">
          <w:rPr>
            <w:noProof/>
          </w:rPr>
          <w:t>20</w:t>
        </w:r>
        <w:r w:rsidR="00A64E7B">
          <w:fldChar w:fldCharType="end"/>
        </w:r>
      </w:ins>
      <w:ins w:id="8446" w:author="jie sun" w:date="2018-04-19T13:00:00Z">
        <w:del w:id="8447" w:author="JIE  SUN" w:date="2018-06-21T13:34:00Z">
          <w:r w:rsidDel="00A64E7B">
            <w:fldChar w:fldCharType="begin"/>
          </w:r>
          <w:r w:rsidDel="00A64E7B">
            <w:delInstrText xml:space="preserve"> STYLEREF 1 \s </w:delInstrText>
          </w:r>
        </w:del>
      </w:ins>
      <w:del w:id="8448" w:author="JIE  SUN" w:date="2018-06-21T13:34:00Z">
        <w:r w:rsidDel="00A64E7B">
          <w:fldChar w:fldCharType="separate"/>
        </w:r>
        <w:r w:rsidDel="00A64E7B">
          <w:rPr>
            <w:noProof/>
          </w:rPr>
          <w:delText>4</w:delText>
        </w:r>
      </w:del>
      <w:ins w:id="8449" w:author="jie sun" w:date="2018-04-19T13:00:00Z">
        <w:del w:id="8450"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8451" w:author="JIE  SUN" w:date="2018-06-21T13:34:00Z">
        <w:r w:rsidDel="00A64E7B">
          <w:fldChar w:fldCharType="separate"/>
        </w:r>
      </w:del>
      <w:ins w:id="8452" w:author="jie sun" w:date="2018-04-19T13:00:00Z">
        <w:del w:id="8453" w:author="JIE  SUN" w:date="2018-06-21T13:34:00Z">
          <w:r w:rsidDel="00A64E7B">
            <w:rPr>
              <w:noProof/>
            </w:rPr>
            <w:delText>19</w:delText>
          </w:r>
          <w:r w:rsidDel="00A64E7B">
            <w:fldChar w:fldCharType="end"/>
          </w:r>
        </w:del>
        <w:r>
          <w:t xml:space="preserve"> : </w:t>
        </w:r>
        <w:del w:id="8454" w:author="JIE  SUN" w:date="2018-06-25T18:41:00Z">
          <w:r w:rsidDel="00527F81">
            <w:delText>Action</w:delText>
          </w:r>
        </w:del>
      </w:ins>
      <w:ins w:id="8455" w:author="JIE  SUN" w:date="2018-06-25T18:41:00Z">
        <w:r w:rsidR="00527F81">
          <w:t>Gesture</w:t>
        </w:r>
      </w:ins>
      <w:ins w:id="8456" w:author="jie sun" w:date="2018-04-19T13:00:00Z">
        <w:r>
          <w:t xml:space="preserve"> 1 Acceleration Data</w:t>
        </w:r>
        <w:bookmarkEnd w:id="8441"/>
      </w:ins>
    </w:p>
    <w:p w:rsidR="00083FE7" w:rsidRPr="000F5157" w:rsidRDefault="00083FE7">
      <w:pPr>
        <w:jc w:val="center"/>
        <w:rPr>
          <w:ins w:id="8457" w:author="jie sun" w:date="2018-04-17T14:01:00Z"/>
        </w:rPr>
        <w:pPrChange w:id="8458" w:author="jie sun" w:date="2018-04-19T13:00:00Z">
          <w:pPr/>
        </w:pPrChange>
      </w:pPr>
    </w:p>
    <w:p w:rsidR="00C30F16" w:rsidRDefault="00776EFA">
      <w:pPr>
        <w:jc w:val="center"/>
        <w:rPr>
          <w:ins w:id="8459" w:author="jie sun" w:date="2018-04-17T14:01:00Z"/>
        </w:rPr>
        <w:pPrChange w:id="8460" w:author="jie sun" w:date="2018-04-19T12:51:00Z">
          <w:pPr/>
        </w:pPrChange>
      </w:pPr>
      <w:ins w:id="8461" w:author="jie sun" w:date="2018-04-19T12:36:00Z">
        <w:del w:id="8462" w:author="JIE  SUN" w:date="2018-06-25T20:56:00Z">
          <w:r w:rsidRPr="00776EFA" w:rsidDel="0025599D">
            <w:rPr>
              <w:noProof/>
            </w:rPr>
            <w:lastRenderedPageBreak/>
            <w:drawing>
              <wp:inline distT="0" distB="0" distL="0" distR="0">
                <wp:extent cx="5270500" cy="3536950"/>
                <wp:effectExtent l="0" t="0" r="6350" b="6350"/>
                <wp:docPr id="59" name="Picture 59" descr="C:\Users\sunjie\AppData\Local\Temp\1524134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4134191(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del>
      </w:ins>
      <w:ins w:id="8463" w:author="JIE  SUN" w:date="2018-06-25T20:56:00Z">
        <w:r w:rsidR="0025599D" w:rsidRPr="0025599D">
          <w:rPr>
            <w:noProof/>
          </w:rPr>
          <w:drawing>
            <wp:inline distT="0" distB="0" distL="0" distR="0">
              <wp:extent cx="5257800" cy="3648075"/>
              <wp:effectExtent l="0" t="0" r="0" b="9525"/>
              <wp:docPr id="70" name="Picture 70" descr="C:\Users\162309~1.IT2\AppData\Local\Temp\1529956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2309~1.IT2\AppData\Local\Temp\1529956579(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57800" cy="3648075"/>
                      </a:xfrm>
                      <a:prstGeom prst="rect">
                        <a:avLst/>
                      </a:prstGeom>
                      <a:noFill/>
                      <a:ln>
                        <a:noFill/>
                      </a:ln>
                    </pic:spPr>
                  </pic:pic>
                </a:graphicData>
              </a:graphic>
            </wp:inline>
          </w:drawing>
        </w:r>
      </w:ins>
    </w:p>
    <w:p w:rsidR="00C30F16" w:rsidRDefault="0043181B">
      <w:pPr>
        <w:pStyle w:val="Caption"/>
        <w:jc w:val="center"/>
        <w:rPr>
          <w:ins w:id="8464" w:author="JIE  SUN" w:date="2018-06-25T20:56:00Z"/>
        </w:rPr>
        <w:pPrChange w:id="8465" w:author="jie sun" w:date="2018-04-19T12:51:00Z">
          <w:pPr/>
        </w:pPrChange>
      </w:pPr>
      <w:bookmarkStart w:id="8466" w:name="_Toc517801911"/>
      <w:ins w:id="8467" w:author="jie sun" w:date="2018-04-19T12:51:00Z">
        <w:r>
          <w:t xml:space="preserve">Figure </w:t>
        </w:r>
      </w:ins>
      <w:ins w:id="8468" w:author="JIE  SUN" w:date="2018-06-21T13:36:00Z">
        <w:r w:rsidR="00A64E7B">
          <w:fldChar w:fldCharType="begin"/>
        </w:r>
        <w:r w:rsidR="00A64E7B">
          <w:instrText xml:space="preserve"> STYLEREF 1 \s </w:instrText>
        </w:r>
      </w:ins>
      <w:r w:rsidR="00A64E7B">
        <w:fldChar w:fldCharType="separate"/>
      </w:r>
      <w:r w:rsidR="00A64E7B">
        <w:rPr>
          <w:noProof/>
        </w:rPr>
        <w:t>4</w:t>
      </w:r>
      <w:ins w:id="846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8470" w:author="JIE  SUN" w:date="2018-06-21T13:36:00Z">
        <w:r w:rsidR="00A64E7B">
          <w:rPr>
            <w:noProof/>
          </w:rPr>
          <w:t>21</w:t>
        </w:r>
        <w:r w:rsidR="00A64E7B">
          <w:fldChar w:fldCharType="end"/>
        </w:r>
      </w:ins>
      <w:ins w:id="8471" w:author="jie sun" w:date="2018-04-19T13:00:00Z">
        <w:del w:id="8472" w:author="JIE  SUN" w:date="2018-06-21T13:34:00Z">
          <w:r w:rsidR="00083FE7" w:rsidDel="00A64E7B">
            <w:fldChar w:fldCharType="begin"/>
          </w:r>
          <w:r w:rsidR="00083FE7" w:rsidDel="00A64E7B">
            <w:delInstrText xml:space="preserve"> STYLEREF 1 \s </w:delInstrText>
          </w:r>
        </w:del>
      </w:ins>
      <w:del w:id="8473" w:author="JIE  SUN" w:date="2018-06-21T13:34:00Z">
        <w:r w:rsidR="00083FE7" w:rsidDel="00A64E7B">
          <w:fldChar w:fldCharType="separate"/>
        </w:r>
        <w:r w:rsidR="00083FE7" w:rsidDel="00A64E7B">
          <w:rPr>
            <w:noProof/>
          </w:rPr>
          <w:delText>4</w:delText>
        </w:r>
      </w:del>
      <w:ins w:id="8474" w:author="jie sun" w:date="2018-04-19T13:00:00Z">
        <w:del w:id="847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476" w:author="JIE  SUN" w:date="2018-06-21T13:34:00Z">
        <w:r w:rsidR="00083FE7" w:rsidDel="00A64E7B">
          <w:fldChar w:fldCharType="separate"/>
        </w:r>
      </w:del>
      <w:ins w:id="8477" w:author="jie sun" w:date="2018-04-19T13:00:00Z">
        <w:del w:id="8478" w:author="JIE  SUN" w:date="2018-06-21T13:34:00Z">
          <w:r w:rsidR="00083FE7" w:rsidDel="00A64E7B">
            <w:rPr>
              <w:noProof/>
            </w:rPr>
            <w:delText>20</w:delText>
          </w:r>
          <w:r w:rsidR="00083FE7" w:rsidDel="00A64E7B">
            <w:fldChar w:fldCharType="end"/>
          </w:r>
        </w:del>
      </w:ins>
      <w:ins w:id="8479" w:author="jie sun" w:date="2018-04-19T12:51:00Z">
        <w:r>
          <w:t xml:space="preserve"> Action 1 Calculation</w:t>
        </w:r>
      </w:ins>
      <w:ins w:id="8480" w:author="jie sun" w:date="2018-04-19T13:08:00Z">
        <w:r w:rsidR="00833C88">
          <w:t xml:space="preserve"> Result</w:t>
        </w:r>
      </w:ins>
      <w:bookmarkEnd w:id="8466"/>
    </w:p>
    <w:p w:rsidR="0025599D" w:rsidRDefault="0025599D" w:rsidP="0025599D">
      <w:pPr>
        <w:rPr>
          <w:ins w:id="8481" w:author="JIE  SUN" w:date="2018-06-25T20:56:00Z"/>
        </w:rPr>
        <w:pPrChange w:id="8482" w:author="JIE  SUN" w:date="2018-06-25T20:56:00Z">
          <w:pPr/>
        </w:pPrChange>
      </w:pPr>
      <w:bookmarkStart w:id="8483" w:name="OLE_LINK43"/>
      <w:bookmarkStart w:id="8484" w:name="OLE_LINK44"/>
      <w:ins w:id="8485" w:author="JIE  SUN" w:date="2018-06-25T20:56:00Z">
        <w:r>
          <w:t>The accuracy of this gesture tool can be calculated below:</w:t>
        </w:r>
      </w:ins>
    </w:p>
    <w:tbl>
      <w:tblPr>
        <w:tblStyle w:val="TableGrid"/>
        <w:tblW w:w="0" w:type="auto"/>
        <w:tblLook w:val="04A0" w:firstRow="1" w:lastRow="0" w:firstColumn="1" w:lastColumn="0" w:noHBand="0" w:noVBand="1"/>
        <w:tblPrChange w:id="8486" w:author="JIE  SUN" w:date="2018-06-25T20:58:00Z">
          <w:tblPr>
            <w:tblStyle w:val="TableGrid"/>
            <w:tblW w:w="0" w:type="auto"/>
            <w:tblLook w:val="04A0" w:firstRow="1" w:lastRow="0" w:firstColumn="1" w:lastColumn="0" w:noHBand="0" w:noVBand="1"/>
          </w:tblPr>
        </w:tblPrChange>
      </w:tblPr>
      <w:tblGrid>
        <w:gridCol w:w="2122"/>
        <w:gridCol w:w="2551"/>
        <w:gridCol w:w="2268"/>
        <w:gridCol w:w="2075"/>
        <w:tblGridChange w:id="8487">
          <w:tblGrid>
            <w:gridCol w:w="2254"/>
            <w:gridCol w:w="2254"/>
            <w:gridCol w:w="2254"/>
            <w:gridCol w:w="2254"/>
          </w:tblGrid>
        </w:tblGridChange>
      </w:tblGrid>
      <w:tr w:rsidR="0025599D" w:rsidTr="0025599D">
        <w:trPr>
          <w:ins w:id="8488" w:author="JIE  SUN" w:date="2018-06-25T20:58:00Z"/>
        </w:trPr>
        <w:tc>
          <w:tcPr>
            <w:tcW w:w="2122" w:type="dxa"/>
            <w:tcPrChange w:id="8489" w:author="JIE  SUN" w:date="2018-06-25T20:58:00Z">
              <w:tcPr>
                <w:tcW w:w="2254" w:type="dxa"/>
              </w:tcPr>
            </w:tcPrChange>
          </w:tcPr>
          <w:p w:rsidR="0025599D" w:rsidRDefault="0025599D" w:rsidP="0025599D">
            <w:pPr>
              <w:jc w:val="center"/>
              <w:rPr>
                <w:ins w:id="8490" w:author="JIE  SUN" w:date="2018-06-25T20:58:00Z"/>
              </w:rPr>
              <w:pPrChange w:id="8491" w:author="JIE  SUN" w:date="2018-06-25T21:00:00Z">
                <w:pPr/>
              </w:pPrChange>
            </w:pPr>
            <w:ins w:id="8492" w:author="JIE  SUN" w:date="2018-06-25T20:58:00Z">
              <w:r>
                <w:t>Gesture Number</w:t>
              </w:r>
            </w:ins>
          </w:p>
        </w:tc>
        <w:tc>
          <w:tcPr>
            <w:tcW w:w="2551" w:type="dxa"/>
            <w:tcPrChange w:id="8493" w:author="JIE  SUN" w:date="2018-06-25T20:58:00Z">
              <w:tcPr>
                <w:tcW w:w="2254" w:type="dxa"/>
              </w:tcPr>
            </w:tcPrChange>
          </w:tcPr>
          <w:p w:rsidR="0025599D" w:rsidRDefault="0025599D" w:rsidP="0025599D">
            <w:pPr>
              <w:jc w:val="center"/>
              <w:rPr>
                <w:ins w:id="8494" w:author="JIE  SUN" w:date="2018-06-25T20:58:00Z"/>
              </w:rPr>
              <w:pPrChange w:id="8495" w:author="JIE  SUN" w:date="2018-06-25T21:00:00Z">
                <w:pPr/>
              </w:pPrChange>
            </w:pPr>
            <w:ins w:id="8496" w:author="JIE  SUN" w:date="2018-06-25T20:58:00Z">
              <w:r>
                <w:t>Exact Shaking times</w:t>
              </w:r>
            </w:ins>
          </w:p>
        </w:tc>
        <w:tc>
          <w:tcPr>
            <w:tcW w:w="2268" w:type="dxa"/>
            <w:tcPrChange w:id="8497" w:author="JIE  SUN" w:date="2018-06-25T20:58:00Z">
              <w:tcPr>
                <w:tcW w:w="2254" w:type="dxa"/>
              </w:tcPr>
            </w:tcPrChange>
          </w:tcPr>
          <w:p w:rsidR="0025599D" w:rsidRDefault="0025599D" w:rsidP="0025599D">
            <w:pPr>
              <w:jc w:val="center"/>
              <w:rPr>
                <w:ins w:id="8498" w:author="JIE  SUN" w:date="2018-06-25T20:58:00Z"/>
              </w:rPr>
              <w:pPrChange w:id="8499" w:author="JIE  SUN" w:date="2018-06-25T21:00:00Z">
                <w:pPr/>
              </w:pPrChange>
            </w:pPr>
            <w:ins w:id="8500" w:author="JIE  SUN" w:date="2018-06-25T20:59:00Z">
              <w:r>
                <w:t>Testers tests</w:t>
              </w:r>
            </w:ins>
          </w:p>
        </w:tc>
        <w:tc>
          <w:tcPr>
            <w:tcW w:w="2075" w:type="dxa"/>
            <w:tcPrChange w:id="8501" w:author="JIE  SUN" w:date="2018-06-25T20:58:00Z">
              <w:tcPr>
                <w:tcW w:w="2254" w:type="dxa"/>
              </w:tcPr>
            </w:tcPrChange>
          </w:tcPr>
          <w:p w:rsidR="0025599D" w:rsidRDefault="0025599D" w:rsidP="0025599D">
            <w:pPr>
              <w:jc w:val="center"/>
              <w:rPr>
                <w:ins w:id="8502" w:author="JIE  SUN" w:date="2018-06-25T20:58:00Z"/>
              </w:rPr>
              <w:pPrChange w:id="8503" w:author="JIE  SUN" w:date="2018-06-25T21:00:00Z">
                <w:pPr/>
              </w:pPrChange>
            </w:pPr>
            <w:ins w:id="8504" w:author="JIE  SUN" w:date="2018-06-25T20:59:00Z">
              <w:r>
                <w:t>Accuracy</w:t>
              </w:r>
            </w:ins>
          </w:p>
        </w:tc>
      </w:tr>
      <w:tr w:rsidR="0025599D" w:rsidTr="0025599D">
        <w:trPr>
          <w:ins w:id="8505" w:author="JIE  SUN" w:date="2018-06-25T20:58:00Z"/>
        </w:trPr>
        <w:tc>
          <w:tcPr>
            <w:tcW w:w="2122" w:type="dxa"/>
            <w:tcPrChange w:id="8506" w:author="JIE  SUN" w:date="2018-06-25T20:58:00Z">
              <w:tcPr>
                <w:tcW w:w="2254" w:type="dxa"/>
              </w:tcPr>
            </w:tcPrChange>
          </w:tcPr>
          <w:p w:rsidR="0025599D" w:rsidRDefault="0025599D" w:rsidP="0025599D">
            <w:pPr>
              <w:jc w:val="center"/>
              <w:rPr>
                <w:ins w:id="8507" w:author="JIE  SUN" w:date="2018-06-25T20:58:00Z"/>
              </w:rPr>
              <w:pPrChange w:id="8508" w:author="JIE  SUN" w:date="2018-06-25T21:00:00Z">
                <w:pPr/>
              </w:pPrChange>
            </w:pPr>
            <w:ins w:id="8509" w:author="JIE  SUN" w:date="2018-06-25T20:58:00Z">
              <w:r>
                <w:t>1</w:t>
              </w:r>
            </w:ins>
          </w:p>
        </w:tc>
        <w:tc>
          <w:tcPr>
            <w:tcW w:w="2551" w:type="dxa"/>
            <w:tcPrChange w:id="8510" w:author="JIE  SUN" w:date="2018-06-25T20:58:00Z">
              <w:tcPr>
                <w:tcW w:w="2254" w:type="dxa"/>
              </w:tcPr>
            </w:tcPrChange>
          </w:tcPr>
          <w:p w:rsidR="0025599D" w:rsidRDefault="0025599D" w:rsidP="0025599D">
            <w:pPr>
              <w:jc w:val="center"/>
              <w:rPr>
                <w:ins w:id="8511" w:author="JIE  SUN" w:date="2018-06-25T20:58:00Z"/>
              </w:rPr>
              <w:pPrChange w:id="8512" w:author="JIE  SUN" w:date="2018-06-25T21:00:00Z">
                <w:pPr/>
              </w:pPrChange>
            </w:pPr>
            <w:ins w:id="8513" w:author="JIE  SUN" w:date="2018-06-25T20:58:00Z">
              <w:r>
                <w:t>20</w:t>
              </w:r>
            </w:ins>
          </w:p>
        </w:tc>
        <w:tc>
          <w:tcPr>
            <w:tcW w:w="2268" w:type="dxa"/>
            <w:tcPrChange w:id="8514" w:author="JIE  SUN" w:date="2018-06-25T20:58:00Z">
              <w:tcPr>
                <w:tcW w:w="2254" w:type="dxa"/>
              </w:tcPr>
            </w:tcPrChange>
          </w:tcPr>
          <w:p w:rsidR="0025599D" w:rsidRDefault="0025599D" w:rsidP="0025599D">
            <w:pPr>
              <w:jc w:val="center"/>
              <w:rPr>
                <w:ins w:id="8515" w:author="JIE  SUN" w:date="2018-06-25T20:58:00Z"/>
              </w:rPr>
              <w:pPrChange w:id="8516" w:author="JIE  SUN" w:date="2018-06-25T21:00:00Z">
                <w:pPr/>
              </w:pPrChange>
            </w:pPr>
            <w:ins w:id="8517" w:author="JIE  SUN" w:date="2018-06-25T20:59:00Z">
              <w:r>
                <w:t>18</w:t>
              </w:r>
            </w:ins>
          </w:p>
        </w:tc>
        <w:tc>
          <w:tcPr>
            <w:tcW w:w="2075" w:type="dxa"/>
            <w:tcPrChange w:id="8518" w:author="JIE  SUN" w:date="2018-06-25T20:58:00Z">
              <w:tcPr>
                <w:tcW w:w="2254" w:type="dxa"/>
              </w:tcPr>
            </w:tcPrChange>
          </w:tcPr>
          <w:p w:rsidR="0025599D" w:rsidRDefault="0025599D" w:rsidP="0025599D">
            <w:pPr>
              <w:jc w:val="center"/>
              <w:rPr>
                <w:ins w:id="8519" w:author="JIE  SUN" w:date="2018-06-25T20:58:00Z"/>
              </w:rPr>
              <w:pPrChange w:id="8520" w:author="JIE  SUN" w:date="2018-06-25T21:00:00Z">
                <w:pPr/>
              </w:pPrChange>
            </w:pPr>
            <w:ins w:id="8521" w:author="JIE  SUN" w:date="2018-06-25T20:59:00Z">
              <w:r>
                <w:t>90%</w:t>
              </w:r>
            </w:ins>
          </w:p>
        </w:tc>
      </w:tr>
      <w:bookmarkEnd w:id="8483"/>
      <w:bookmarkEnd w:id="8484"/>
    </w:tbl>
    <w:p w:rsidR="0025599D" w:rsidRPr="0025599D" w:rsidRDefault="0025599D" w:rsidP="0025599D">
      <w:pPr>
        <w:rPr>
          <w:ins w:id="8522" w:author="jie sun" w:date="2018-04-17T14:01:00Z"/>
          <w:rPrChange w:id="8523" w:author="JIE  SUN" w:date="2018-06-25T20:56:00Z">
            <w:rPr>
              <w:ins w:id="8524" w:author="jie sun" w:date="2018-04-17T14:01:00Z"/>
            </w:rPr>
          </w:rPrChange>
        </w:rPr>
        <w:pPrChange w:id="8525" w:author="JIE  SUN" w:date="2018-06-25T20:56:00Z">
          <w:pPr/>
        </w:pPrChange>
      </w:pPr>
    </w:p>
    <w:p w:rsidR="00C30F16" w:rsidDel="00BF34BB" w:rsidRDefault="00C30F16" w:rsidP="00806241">
      <w:pPr>
        <w:rPr>
          <w:del w:id="8526" w:author="jie sun" w:date="2018-04-18T00:14:00Z"/>
          <w:b/>
        </w:rPr>
      </w:pPr>
    </w:p>
    <w:p w:rsidR="00BF34BB" w:rsidDel="0025599D" w:rsidRDefault="00BF34BB">
      <w:pPr>
        <w:pStyle w:val="Heading1"/>
        <w:numPr>
          <w:ilvl w:val="0"/>
          <w:numId w:val="0"/>
        </w:numPr>
        <w:rPr>
          <w:ins w:id="8527" w:author="jie sun" w:date="2018-06-09T18:10:00Z"/>
          <w:del w:id="8528" w:author="JIE  SUN" w:date="2018-06-25T20:56:00Z"/>
          <w:rFonts w:eastAsiaTheme="minorEastAsia" w:cstheme="minorBidi"/>
          <w:sz w:val="24"/>
          <w:szCs w:val="22"/>
        </w:rPr>
      </w:pPr>
    </w:p>
    <w:p w:rsidR="00BF34BB" w:rsidDel="0025599D" w:rsidRDefault="00BF34BB" w:rsidP="00BF34BB">
      <w:pPr>
        <w:rPr>
          <w:ins w:id="8529" w:author="jie sun" w:date="2018-06-09T18:10:00Z"/>
          <w:del w:id="8530" w:author="JIE  SUN" w:date="2018-06-25T20:56:00Z"/>
        </w:rPr>
      </w:pPr>
    </w:p>
    <w:p w:rsidR="00BF34BB" w:rsidDel="0025599D" w:rsidRDefault="00BF34BB" w:rsidP="00BF34BB">
      <w:pPr>
        <w:rPr>
          <w:ins w:id="8531" w:author="jie sun" w:date="2018-06-09T18:10:00Z"/>
          <w:del w:id="8532" w:author="JIE  SUN" w:date="2018-06-25T20:56:00Z"/>
        </w:rPr>
      </w:pPr>
      <w:ins w:id="8533" w:author="jie sun" w:date="2018-06-09T18:10:00Z">
        <w:del w:id="8534" w:author="JIE  SUN" w:date="2018-06-25T20:56:00Z">
          <w:r w:rsidDel="0025599D">
            <w:delText xml:space="preserve"> </w:delText>
          </w:r>
          <w:r w:rsidR="006A4A14" w:rsidDel="0025599D">
            <w:delText xml:space="preserve">Two  </w:delText>
          </w:r>
          <w:r w:rsidR="006A4A14" w:rsidDel="0025599D">
            <w:rPr>
              <w:rFonts w:hint="eastAsia"/>
            </w:rPr>
            <w:delText>Al</w:delText>
          </w:r>
          <w:r w:rsidR="006A4A14" w:rsidDel="0025599D">
            <w:delText>gorithms for action1;</w:delText>
          </w:r>
        </w:del>
      </w:ins>
    </w:p>
    <w:p w:rsidR="006A4A14" w:rsidDel="0025599D" w:rsidRDefault="006A4A14" w:rsidP="00BF34BB">
      <w:pPr>
        <w:rPr>
          <w:ins w:id="8535" w:author="jie sun" w:date="2018-06-09T18:10:00Z"/>
          <w:del w:id="8536" w:author="JIE  SUN" w:date="2018-06-25T20:56:00Z"/>
        </w:rPr>
      </w:pPr>
      <w:ins w:id="8537" w:author="jie sun" w:date="2018-06-09T18:10:00Z">
        <w:del w:id="8538" w:author="JIE  SUN" w:date="2018-06-25T20:56:00Z">
          <w:r w:rsidDel="0025599D">
            <w:delText>Action judge algorithm:</w:delText>
          </w:r>
        </w:del>
      </w:ins>
    </w:p>
    <w:p w:rsidR="006A4A14" w:rsidDel="0025599D" w:rsidRDefault="006A4A14" w:rsidP="00BF34BB">
      <w:pPr>
        <w:rPr>
          <w:ins w:id="8539" w:author="jie sun" w:date="2018-06-09T18:11:00Z"/>
          <w:del w:id="8540" w:author="JIE  SUN" w:date="2018-06-25T20:52:00Z"/>
        </w:rPr>
      </w:pPr>
      <w:ins w:id="8541" w:author="jie sun" w:date="2018-06-09T18:10:00Z">
        <w:del w:id="8542" w:author="JIE  SUN" w:date="2018-06-25T20:52:00Z">
          <w:r w:rsidDel="0025599D">
            <w:tab/>
            <w:delText>There are some conditions it m</w:delText>
          </w:r>
        </w:del>
      </w:ins>
      <w:ins w:id="8543" w:author="jie sun" w:date="2018-06-09T18:11:00Z">
        <w:del w:id="8544" w:author="JIE  SUN" w:date="2018-06-25T20:52:00Z">
          <w:r w:rsidDel="0025599D">
            <w:delText>ust meet to prove getting a correct action.</w:delText>
          </w:r>
        </w:del>
      </w:ins>
    </w:p>
    <w:tbl>
      <w:tblPr>
        <w:tblStyle w:val="TableGrid"/>
        <w:tblW w:w="0" w:type="auto"/>
        <w:tblLook w:val="04A0" w:firstRow="1" w:lastRow="0" w:firstColumn="1" w:lastColumn="0" w:noHBand="0" w:noVBand="1"/>
      </w:tblPr>
      <w:tblGrid>
        <w:gridCol w:w="4508"/>
        <w:gridCol w:w="4508"/>
      </w:tblGrid>
      <w:tr w:rsidR="00573551" w:rsidDel="0025599D" w:rsidTr="00573551">
        <w:trPr>
          <w:ins w:id="8545" w:author="jie sun" w:date="2018-06-09T18:11:00Z"/>
          <w:del w:id="8546" w:author="JIE  SUN" w:date="2018-06-25T20:52:00Z"/>
        </w:trPr>
        <w:tc>
          <w:tcPr>
            <w:tcW w:w="4508" w:type="dxa"/>
          </w:tcPr>
          <w:p w:rsidR="00573551" w:rsidDel="0025599D" w:rsidRDefault="00573551" w:rsidP="00BF34BB">
            <w:pPr>
              <w:rPr>
                <w:ins w:id="8547" w:author="jie sun" w:date="2018-06-09T18:11:00Z"/>
                <w:del w:id="8548" w:author="JIE  SUN" w:date="2018-06-25T20:52:00Z"/>
              </w:rPr>
            </w:pPr>
            <w:ins w:id="8549" w:author="jie sun" w:date="2018-06-09T18:11:00Z">
              <w:del w:id="8550" w:author="JIE  SUN" w:date="2018-06-25T20:52:00Z">
                <w:r w:rsidDel="0025599D">
                  <w:delText>1. Z get an position w</w:delText>
                </w:r>
              </w:del>
            </w:ins>
            <w:ins w:id="8551" w:author="jie sun" w:date="2018-06-09T18:12:00Z">
              <w:del w:id="8552" w:author="JIE  SUN" w:date="2018-06-25T20:52:00Z">
                <w:r w:rsidDel="0025599D">
                  <w:delText>hich meet the requirements</w:delText>
                </w:r>
              </w:del>
            </w:ins>
          </w:p>
        </w:tc>
        <w:tc>
          <w:tcPr>
            <w:tcW w:w="4508" w:type="dxa"/>
          </w:tcPr>
          <w:p w:rsidR="00573551" w:rsidDel="0025599D" w:rsidRDefault="00573551" w:rsidP="00BF34BB">
            <w:pPr>
              <w:rPr>
                <w:ins w:id="8553" w:author="jie sun" w:date="2018-06-09T18:11:00Z"/>
                <w:del w:id="8554" w:author="JIE  SUN" w:date="2018-06-25T20:52:00Z"/>
              </w:rPr>
            </w:pPr>
            <w:ins w:id="8555" w:author="jie sun" w:date="2018-06-09T18:12:00Z">
              <w:del w:id="8556" w:author="JIE  SUN" w:date="2018-06-25T20:52:00Z">
                <w:r w:rsidDel="0025599D">
                  <w:delText xml:space="preserve"> Angle Z must be bigger than </w:delText>
                </w:r>
              </w:del>
            </w:ins>
            <w:ins w:id="8557" w:author="jie sun" w:date="2018-06-09T18:13:00Z">
              <w:del w:id="8558" w:author="JIE  SUN" w:date="2018-06-25T20:52:00Z">
                <w:r w:rsidDel="0025599D">
                  <w:delText xml:space="preserve">55 </w:delText>
                </w:r>
                <w:r w:rsidDel="0025599D">
                  <w:rPr>
                    <w:rFonts w:hint="eastAsia"/>
                  </w:rPr>
                  <w:delText>or</w:delText>
                </w:r>
                <w:r w:rsidDel="0025599D">
                  <w:delText xml:space="preserve"> less than -55</w:delText>
                </w:r>
              </w:del>
            </w:ins>
          </w:p>
        </w:tc>
      </w:tr>
      <w:tr w:rsidR="00573551" w:rsidDel="0025599D" w:rsidTr="00573551">
        <w:trPr>
          <w:ins w:id="8559" w:author="jie sun" w:date="2018-06-09T18:11:00Z"/>
          <w:del w:id="8560" w:author="JIE  SUN" w:date="2018-06-25T20:52:00Z"/>
        </w:trPr>
        <w:tc>
          <w:tcPr>
            <w:tcW w:w="4508" w:type="dxa"/>
          </w:tcPr>
          <w:p w:rsidR="00573551" w:rsidDel="0025599D" w:rsidRDefault="00EE241A">
            <w:pPr>
              <w:rPr>
                <w:ins w:id="8561" w:author="jie sun" w:date="2018-06-09T18:11:00Z"/>
                <w:del w:id="8562" w:author="JIE  SUN" w:date="2018-06-25T20:52:00Z"/>
              </w:rPr>
            </w:pPr>
            <w:ins w:id="8563" w:author="jie sun" w:date="2018-06-09T18:15:00Z">
              <w:del w:id="8564" w:author="JIE  SUN" w:date="2018-06-25T20:52:00Z">
                <w:r w:rsidDel="0025599D">
                  <w:delText xml:space="preserve">2. </w:delText>
                </w:r>
              </w:del>
            </w:ins>
            <w:ins w:id="8565" w:author="jie sun" w:date="2018-06-09T18:13:00Z">
              <w:del w:id="8566" w:author="JIE  SUN" w:date="2018-06-25T20:52:00Z">
                <w:r w:rsidR="00B04DDB" w:rsidDel="0025599D">
                  <w:delText>And then</w:delText>
                </w:r>
              </w:del>
            </w:ins>
            <w:ins w:id="8567" w:author="jie sun" w:date="2018-06-09T18:17:00Z">
              <w:del w:id="8568" w:author="JIE  SUN" w:date="2018-06-25T20:52:00Z">
                <w:r w:rsidR="00511EB4" w:rsidDel="0025599D">
                  <w:delText xml:space="preserve"> Y</w:delText>
                </w:r>
              </w:del>
            </w:ins>
            <w:ins w:id="8569" w:author="jie sun" w:date="2018-06-09T18:18:00Z">
              <w:del w:id="8570" w:author="JIE  SUN" w:date="2018-06-25T20:52:00Z">
                <w:r w:rsidR="00535D4E" w:rsidDel="0025599D">
                  <w:delText xml:space="preserve"> must be</w:delText>
                </w:r>
              </w:del>
            </w:ins>
            <w:ins w:id="8571" w:author="jie sun" w:date="2018-06-09T18:13:00Z">
              <w:del w:id="8572" w:author="JIE  SUN" w:date="2018-06-25T20:52:00Z">
                <w:r w:rsidR="00B04DDB" w:rsidDel="0025599D">
                  <w:delText xml:space="preserve"> </w:delText>
                </w:r>
              </w:del>
            </w:ins>
            <w:ins w:id="8573" w:author="jie sun" w:date="2018-06-09T18:14:00Z">
              <w:del w:id="8574" w:author="JIE  SUN" w:date="2018-06-25T20:52:00Z">
                <w:r w:rsidR="00B04DDB" w:rsidDel="0025599D">
                  <w:delText>in -20 to 20</w:delText>
                </w:r>
              </w:del>
            </w:ins>
          </w:p>
        </w:tc>
        <w:tc>
          <w:tcPr>
            <w:tcW w:w="4508" w:type="dxa"/>
          </w:tcPr>
          <w:p w:rsidR="00573551" w:rsidDel="0025599D" w:rsidRDefault="00B04DDB" w:rsidP="00BF34BB">
            <w:pPr>
              <w:rPr>
                <w:ins w:id="8575" w:author="jie sun" w:date="2018-06-09T18:11:00Z"/>
                <w:del w:id="8576" w:author="JIE  SUN" w:date="2018-06-25T20:52:00Z"/>
              </w:rPr>
            </w:pPr>
            <w:ins w:id="8577" w:author="jie sun" w:date="2018-06-09T18:14:00Z">
              <w:del w:id="8578" w:author="JIE  SUN" w:date="2018-06-25T20:52:00Z">
                <w:r w:rsidDel="0025599D">
                  <w:delText xml:space="preserve">Angle Y must be bigger than -20 and </w:delText>
                </w:r>
              </w:del>
            </w:ins>
            <w:ins w:id="8579" w:author="jie sun" w:date="2018-06-09T18:15:00Z">
              <w:del w:id="8580" w:author="JIE  SUN" w:date="2018-06-25T20:52:00Z">
                <w:r w:rsidDel="0025599D">
                  <w:delText>less 20</w:delText>
                </w:r>
              </w:del>
            </w:ins>
          </w:p>
        </w:tc>
      </w:tr>
      <w:tr w:rsidR="00573551" w:rsidDel="0025599D" w:rsidTr="00573551">
        <w:trPr>
          <w:ins w:id="8581" w:author="jie sun" w:date="2018-06-09T18:11:00Z"/>
          <w:del w:id="8582" w:author="JIE  SUN" w:date="2018-06-25T20:52:00Z"/>
        </w:trPr>
        <w:tc>
          <w:tcPr>
            <w:tcW w:w="4508" w:type="dxa"/>
          </w:tcPr>
          <w:p w:rsidR="00573551" w:rsidDel="0025599D" w:rsidRDefault="00773046">
            <w:pPr>
              <w:rPr>
                <w:ins w:id="8583" w:author="jie sun" w:date="2018-06-09T18:11:00Z"/>
                <w:del w:id="8584" w:author="JIE  SUN" w:date="2018-06-25T20:52:00Z"/>
              </w:rPr>
            </w:pPr>
            <w:ins w:id="8585" w:author="jie sun" w:date="2018-06-09T18:17:00Z">
              <w:del w:id="8586" w:author="JIE  SUN" w:date="2018-06-25T20:52:00Z">
                <w:r w:rsidDel="0025599D">
                  <w:delText xml:space="preserve">3. </w:delText>
                </w:r>
              </w:del>
            </w:ins>
            <w:ins w:id="8587" w:author="jie sun" w:date="2018-06-09T18:15:00Z">
              <w:del w:id="8588" w:author="JIE  SUN" w:date="2018-06-25T20:52:00Z">
                <w:r w:rsidR="00EE241A" w:rsidDel="0025599D">
                  <w:delText xml:space="preserve">X is </w:delText>
                </w:r>
              </w:del>
            </w:ins>
            <w:ins w:id="8589" w:author="jie sun" w:date="2018-06-09T18:16:00Z">
              <w:del w:id="8590" w:author="JIE  SUN" w:date="2018-06-25T20:52:00Z">
                <w:r w:rsidR="00EE241A" w:rsidDel="0025599D">
                  <w:delText>a minor condition to control the movement.</w:delText>
                </w:r>
              </w:del>
            </w:ins>
          </w:p>
        </w:tc>
        <w:tc>
          <w:tcPr>
            <w:tcW w:w="4508" w:type="dxa"/>
          </w:tcPr>
          <w:p w:rsidR="00573551" w:rsidDel="0025599D" w:rsidRDefault="006C62C8" w:rsidP="00BF34BB">
            <w:pPr>
              <w:rPr>
                <w:ins w:id="8591" w:author="jie sun" w:date="2018-06-09T18:11:00Z"/>
                <w:del w:id="8592" w:author="JIE  SUN" w:date="2018-06-25T20:52:00Z"/>
              </w:rPr>
            </w:pPr>
            <w:ins w:id="8593" w:author="jie sun" w:date="2018-06-09T18:17:00Z">
              <w:del w:id="8594" w:author="JIE  SUN" w:date="2018-06-25T20:52:00Z">
                <w:r w:rsidDel="0025599D">
                  <w:delText>Angle X must be bigger than -20 and less 20</w:delText>
                </w:r>
              </w:del>
            </w:ins>
          </w:p>
        </w:tc>
      </w:tr>
    </w:tbl>
    <w:p w:rsidR="0025599D" w:rsidRPr="000B317B" w:rsidRDefault="0025599D" w:rsidP="0025599D">
      <w:pPr>
        <w:rPr>
          <w:ins w:id="8595" w:author="JIE  SUN" w:date="2018-06-25T21:01:00Z"/>
        </w:rPr>
      </w:pPr>
    </w:p>
    <w:p w:rsidR="0025599D" w:rsidRDefault="0025599D" w:rsidP="0025599D">
      <w:pPr>
        <w:rPr>
          <w:ins w:id="8596" w:author="JIE  SUN" w:date="2018-06-25T21:04:00Z"/>
        </w:rPr>
      </w:pPr>
      <w:ins w:id="8597" w:author="JIE  SUN" w:date="2018-06-25T21:01:00Z">
        <w:r>
          <w:rPr>
            <w:rFonts w:hint="eastAsia"/>
          </w:rPr>
          <w:t>G</w:t>
        </w:r>
        <w:r>
          <w:t xml:space="preserve">esture 2:  </w:t>
        </w:r>
        <w:r>
          <w:rPr>
            <w:rFonts w:hint="eastAsia"/>
          </w:rPr>
          <w:t>There</w:t>
        </w:r>
        <w:r>
          <w:t xml:space="preserve"> are two figures showing the data of accelerometer and gyroscope during the process of shaking the phone 20 times in gesture 2.</w:t>
        </w:r>
      </w:ins>
    </w:p>
    <w:p w:rsidR="00424186" w:rsidRDefault="005106E4" w:rsidP="0025599D">
      <w:pPr>
        <w:rPr>
          <w:ins w:id="8598" w:author="JIE  SUN" w:date="2018-06-25T21:04:00Z"/>
        </w:rPr>
      </w:pPr>
      <w:ins w:id="8599" w:author="JIE  SUN" w:date="2018-06-25T21:38:00Z">
        <w:r>
          <w:rPr>
            <w:noProof/>
          </w:rPr>
          <w:lastRenderedPageBreak/>
          <w:drawing>
            <wp:inline distT="0" distB="0" distL="0" distR="0" wp14:anchorId="55C6F0F7" wp14:editId="76F31112">
              <wp:extent cx="5731510" cy="3760470"/>
              <wp:effectExtent l="0" t="0" r="2540" b="1143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ins>
    </w:p>
    <w:p w:rsidR="005106E4" w:rsidRDefault="005106E4" w:rsidP="005106E4">
      <w:pPr>
        <w:pStyle w:val="Caption"/>
        <w:jc w:val="center"/>
        <w:rPr>
          <w:ins w:id="8600" w:author="JIE  SUN" w:date="2018-06-25T21:38:00Z"/>
        </w:rPr>
      </w:pPr>
      <w:bookmarkStart w:id="8601" w:name="_Toc517801912"/>
      <w:ins w:id="8602" w:author="JIE  SUN" w:date="2018-06-25T21:38:00Z">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19</w:t>
        </w:r>
        <w:r>
          <w:fldChar w:fldCharType="end"/>
        </w:r>
        <w:r>
          <w:t xml:space="preserve"> Gesture </w:t>
        </w:r>
      </w:ins>
      <w:ins w:id="8603" w:author="JIE  SUN" w:date="2018-06-25T21:40:00Z">
        <w:r w:rsidR="003736DB">
          <w:t>2</w:t>
        </w:r>
      </w:ins>
      <w:ins w:id="8604" w:author="JIE  SUN" w:date="2018-06-25T21:38:00Z">
        <w:r>
          <w:t xml:space="preserve"> Gyro Data</w:t>
        </w:r>
        <w:bookmarkEnd w:id="8601"/>
      </w:ins>
    </w:p>
    <w:p w:rsidR="00424186" w:rsidRDefault="00E87F72" w:rsidP="0025599D">
      <w:pPr>
        <w:rPr>
          <w:ins w:id="8605" w:author="JIE  SUN" w:date="2018-06-25T21:04:00Z"/>
        </w:rPr>
      </w:pPr>
      <w:ins w:id="8606" w:author="JIE  SUN" w:date="2018-06-25T21:39:00Z">
        <w:r>
          <w:rPr>
            <w:noProof/>
          </w:rPr>
          <w:drawing>
            <wp:inline distT="0" distB="0" distL="0" distR="0" wp14:anchorId="3E70DE33" wp14:editId="7E5F4923">
              <wp:extent cx="5731510" cy="2828290"/>
              <wp:effectExtent l="0" t="0" r="2540" b="1016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ins>
    </w:p>
    <w:p w:rsidR="00981D22" w:rsidRDefault="00981D22" w:rsidP="00981D22">
      <w:pPr>
        <w:pStyle w:val="Caption"/>
        <w:jc w:val="center"/>
        <w:rPr>
          <w:ins w:id="8607" w:author="JIE  SUN" w:date="2018-06-25T21:40:00Z"/>
        </w:rPr>
      </w:pPr>
      <w:bookmarkStart w:id="8608" w:name="_Toc517801913"/>
      <w:ins w:id="8609" w:author="JIE  SUN" w:date="2018-06-25T21:40:00Z">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20</w:t>
        </w:r>
        <w:r>
          <w:fldChar w:fldCharType="end"/>
        </w:r>
        <w:r>
          <w:t xml:space="preserve"> : Gesture</w:t>
        </w:r>
        <w:r w:rsidR="003736DB">
          <w:t xml:space="preserve"> 2</w:t>
        </w:r>
        <w:r>
          <w:t xml:space="preserve"> Acceleration Data</w:t>
        </w:r>
        <w:bookmarkEnd w:id="8608"/>
      </w:ins>
    </w:p>
    <w:p w:rsidR="00424186" w:rsidRDefault="00424186" w:rsidP="0025599D">
      <w:pPr>
        <w:rPr>
          <w:ins w:id="8610" w:author="JIE  SUN" w:date="2018-06-25T21:04:00Z"/>
        </w:rPr>
      </w:pPr>
    </w:p>
    <w:p w:rsidR="00424186" w:rsidRDefault="00424186" w:rsidP="0025599D">
      <w:pPr>
        <w:rPr>
          <w:ins w:id="8611" w:author="JIE  SUN" w:date="2018-06-25T21:01:00Z"/>
        </w:rPr>
      </w:pPr>
    </w:p>
    <w:p w:rsidR="006A4A14" w:rsidRPr="00BF34BB" w:rsidRDefault="0086065B">
      <w:pPr>
        <w:rPr>
          <w:ins w:id="8612" w:author="jie sun" w:date="2018-06-09T18:10:00Z"/>
        </w:rPr>
        <w:pPrChange w:id="8613" w:author="jie sun" w:date="2018-06-09T18:10:00Z">
          <w:pPr>
            <w:pStyle w:val="Heading1"/>
            <w:numPr>
              <w:numId w:val="0"/>
            </w:numPr>
            <w:ind w:left="0" w:firstLine="0"/>
          </w:pPr>
        </w:pPrChange>
      </w:pPr>
      <w:ins w:id="8614" w:author="JIE  SUN" w:date="2018-06-25T21:57:00Z">
        <w:r w:rsidRPr="0086065B">
          <w:rPr>
            <w:noProof/>
          </w:rPr>
          <w:lastRenderedPageBreak/>
          <w:drawing>
            <wp:inline distT="0" distB="0" distL="0" distR="0">
              <wp:extent cx="5229225" cy="3571875"/>
              <wp:effectExtent l="0" t="0" r="9525" b="9525"/>
              <wp:docPr id="81" name="Picture 81" descr="C:\Users\162309~1.IT2\AppData\Local\Temp\152996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62309~1.IT2\AppData\Local\Temp\1529960235(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29225" cy="3571875"/>
                      </a:xfrm>
                      <a:prstGeom prst="rect">
                        <a:avLst/>
                      </a:prstGeom>
                      <a:noFill/>
                      <a:ln>
                        <a:noFill/>
                      </a:ln>
                    </pic:spPr>
                  </pic:pic>
                </a:graphicData>
              </a:graphic>
            </wp:inline>
          </w:drawing>
        </w:r>
      </w:ins>
    </w:p>
    <w:p w:rsidR="0086065B" w:rsidRDefault="003D2A8D" w:rsidP="0086065B">
      <w:pPr>
        <w:pStyle w:val="Caption"/>
        <w:jc w:val="center"/>
        <w:rPr>
          <w:ins w:id="8615" w:author="JIE  SUN" w:date="2018-06-25T21:57:00Z"/>
        </w:rPr>
      </w:pPr>
      <w:ins w:id="8616" w:author="JIE  SUN" w:date="2018-06-25T21:18:00Z">
        <w:r>
          <w:tab/>
        </w:r>
      </w:ins>
      <w:bookmarkStart w:id="8617" w:name="_Toc517801914"/>
      <w:ins w:id="8618" w:author="JIE  SUN" w:date="2018-06-25T21:57:00Z">
        <w:r w:rsidR="0086065B">
          <w:t xml:space="preserve">Figure </w:t>
        </w:r>
        <w:r w:rsidR="0086065B">
          <w:fldChar w:fldCharType="begin"/>
        </w:r>
        <w:r w:rsidR="0086065B">
          <w:instrText xml:space="preserve"> STYLEREF 1 \s </w:instrText>
        </w:r>
        <w:r w:rsidR="0086065B">
          <w:fldChar w:fldCharType="separate"/>
        </w:r>
        <w:r w:rsidR="0086065B">
          <w:rPr>
            <w:noProof/>
          </w:rPr>
          <w:t>4</w:t>
        </w:r>
        <w:r w:rsidR="0086065B">
          <w:fldChar w:fldCharType="end"/>
        </w:r>
        <w:r w:rsidR="0086065B">
          <w:noBreakHyphen/>
        </w:r>
        <w:r w:rsidR="0086065B">
          <w:fldChar w:fldCharType="begin"/>
        </w:r>
        <w:r w:rsidR="0086065B">
          <w:instrText xml:space="preserve"> SEQ Figure \* ARABIC \s 1 </w:instrText>
        </w:r>
        <w:r w:rsidR="0086065B">
          <w:fldChar w:fldCharType="separate"/>
        </w:r>
        <w:r w:rsidR="0086065B">
          <w:rPr>
            <w:noProof/>
          </w:rPr>
          <w:t>21</w:t>
        </w:r>
        <w:r w:rsidR="0086065B">
          <w:fldChar w:fldCharType="end"/>
        </w:r>
        <w:r w:rsidR="0086065B">
          <w:t xml:space="preserve"> Action 2 Calculation Result</w:t>
        </w:r>
        <w:bookmarkEnd w:id="8617"/>
      </w:ins>
    </w:p>
    <w:p w:rsidR="009D68D0" w:rsidRDefault="009D68D0" w:rsidP="009D68D0">
      <w:pPr>
        <w:rPr>
          <w:ins w:id="8619" w:author="JIE  SUN" w:date="2018-06-25T21:57:00Z"/>
        </w:rPr>
      </w:pPr>
      <w:ins w:id="8620" w:author="JIE  SUN" w:date="2018-06-25T21:57:00Z">
        <w:r>
          <w:t>The accuracy of this gesture tool can be calculated below:</w:t>
        </w:r>
      </w:ins>
    </w:p>
    <w:tbl>
      <w:tblPr>
        <w:tblStyle w:val="TableGrid"/>
        <w:tblW w:w="0" w:type="auto"/>
        <w:tblLook w:val="04A0" w:firstRow="1" w:lastRow="0" w:firstColumn="1" w:lastColumn="0" w:noHBand="0" w:noVBand="1"/>
      </w:tblPr>
      <w:tblGrid>
        <w:gridCol w:w="2122"/>
        <w:gridCol w:w="2551"/>
        <w:gridCol w:w="2268"/>
        <w:gridCol w:w="2075"/>
      </w:tblGrid>
      <w:tr w:rsidR="009D68D0" w:rsidTr="008B2622">
        <w:trPr>
          <w:ins w:id="8621" w:author="JIE  SUN" w:date="2018-06-25T21:57:00Z"/>
        </w:trPr>
        <w:tc>
          <w:tcPr>
            <w:tcW w:w="2122" w:type="dxa"/>
          </w:tcPr>
          <w:p w:rsidR="009D68D0" w:rsidRDefault="009D68D0" w:rsidP="008B2622">
            <w:pPr>
              <w:jc w:val="center"/>
              <w:rPr>
                <w:ins w:id="8622" w:author="JIE  SUN" w:date="2018-06-25T21:57:00Z"/>
              </w:rPr>
            </w:pPr>
            <w:ins w:id="8623" w:author="JIE  SUN" w:date="2018-06-25T21:57:00Z">
              <w:r>
                <w:t>Gesture Number</w:t>
              </w:r>
            </w:ins>
          </w:p>
        </w:tc>
        <w:tc>
          <w:tcPr>
            <w:tcW w:w="2551" w:type="dxa"/>
          </w:tcPr>
          <w:p w:rsidR="009D68D0" w:rsidRDefault="009D68D0" w:rsidP="008B2622">
            <w:pPr>
              <w:jc w:val="center"/>
              <w:rPr>
                <w:ins w:id="8624" w:author="JIE  SUN" w:date="2018-06-25T21:57:00Z"/>
              </w:rPr>
            </w:pPr>
            <w:ins w:id="8625" w:author="JIE  SUN" w:date="2018-06-25T21:57:00Z">
              <w:r>
                <w:t>Exact Shaking times</w:t>
              </w:r>
            </w:ins>
          </w:p>
        </w:tc>
        <w:tc>
          <w:tcPr>
            <w:tcW w:w="2268" w:type="dxa"/>
          </w:tcPr>
          <w:p w:rsidR="009D68D0" w:rsidRDefault="009D68D0" w:rsidP="008B2622">
            <w:pPr>
              <w:jc w:val="center"/>
              <w:rPr>
                <w:ins w:id="8626" w:author="JIE  SUN" w:date="2018-06-25T21:57:00Z"/>
              </w:rPr>
            </w:pPr>
            <w:ins w:id="8627" w:author="JIE  SUN" w:date="2018-06-25T21:57:00Z">
              <w:r>
                <w:t>Testers tests</w:t>
              </w:r>
            </w:ins>
          </w:p>
        </w:tc>
        <w:tc>
          <w:tcPr>
            <w:tcW w:w="2075" w:type="dxa"/>
          </w:tcPr>
          <w:p w:rsidR="009D68D0" w:rsidRDefault="009D68D0" w:rsidP="008B2622">
            <w:pPr>
              <w:jc w:val="center"/>
              <w:rPr>
                <w:ins w:id="8628" w:author="JIE  SUN" w:date="2018-06-25T21:57:00Z"/>
              </w:rPr>
            </w:pPr>
            <w:ins w:id="8629" w:author="JIE  SUN" w:date="2018-06-25T21:57:00Z">
              <w:r>
                <w:t>Accuracy</w:t>
              </w:r>
            </w:ins>
          </w:p>
        </w:tc>
      </w:tr>
      <w:tr w:rsidR="009D68D0" w:rsidTr="008B2622">
        <w:trPr>
          <w:ins w:id="8630" w:author="JIE  SUN" w:date="2018-06-25T21:57:00Z"/>
        </w:trPr>
        <w:tc>
          <w:tcPr>
            <w:tcW w:w="2122" w:type="dxa"/>
          </w:tcPr>
          <w:p w:rsidR="009D68D0" w:rsidRDefault="005630A6" w:rsidP="008B2622">
            <w:pPr>
              <w:jc w:val="center"/>
              <w:rPr>
                <w:ins w:id="8631" w:author="JIE  SUN" w:date="2018-06-25T21:57:00Z"/>
              </w:rPr>
            </w:pPr>
            <w:r>
              <w:t>2</w:t>
            </w:r>
          </w:p>
        </w:tc>
        <w:tc>
          <w:tcPr>
            <w:tcW w:w="2551" w:type="dxa"/>
          </w:tcPr>
          <w:p w:rsidR="009D68D0" w:rsidRDefault="009D68D0" w:rsidP="008B2622">
            <w:pPr>
              <w:jc w:val="center"/>
              <w:rPr>
                <w:ins w:id="8632" w:author="JIE  SUN" w:date="2018-06-25T21:57:00Z"/>
              </w:rPr>
            </w:pPr>
            <w:ins w:id="8633" w:author="JIE  SUN" w:date="2018-06-25T21:57:00Z">
              <w:r>
                <w:t>20</w:t>
              </w:r>
            </w:ins>
          </w:p>
        </w:tc>
        <w:tc>
          <w:tcPr>
            <w:tcW w:w="2268" w:type="dxa"/>
          </w:tcPr>
          <w:p w:rsidR="009D68D0" w:rsidRDefault="009D68D0" w:rsidP="008B2622">
            <w:pPr>
              <w:jc w:val="center"/>
              <w:rPr>
                <w:ins w:id="8634" w:author="JIE  SUN" w:date="2018-06-25T21:57:00Z"/>
              </w:rPr>
            </w:pPr>
            <w:ins w:id="8635" w:author="JIE  SUN" w:date="2018-06-25T21:57:00Z">
              <w:r>
                <w:t>1</w:t>
              </w:r>
            </w:ins>
            <w:r w:rsidR="005630A6">
              <w:t>7</w:t>
            </w:r>
          </w:p>
        </w:tc>
        <w:tc>
          <w:tcPr>
            <w:tcW w:w="2075" w:type="dxa"/>
          </w:tcPr>
          <w:p w:rsidR="009D68D0" w:rsidRDefault="005630A6" w:rsidP="008B2622">
            <w:pPr>
              <w:jc w:val="center"/>
              <w:rPr>
                <w:ins w:id="8636" w:author="JIE  SUN" w:date="2018-06-25T21:57:00Z"/>
              </w:rPr>
            </w:pPr>
            <w:r>
              <w:t>85</w:t>
            </w:r>
            <w:ins w:id="8637" w:author="JIE  SUN" w:date="2018-06-25T21:57:00Z">
              <w:r w:rsidR="009D68D0">
                <w:t>%</w:t>
              </w:r>
            </w:ins>
          </w:p>
        </w:tc>
      </w:tr>
    </w:tbl>
    <w:p w:rsidR="001264EE" w:rsidRDefault="001264EE" w:rsidP="00806241">
      <w:pPr>
        <w:rPr>
          <w:ins w:id="8638" w:author="JIE  SUN" w:date="2018-06-25T21:58:00Z"/>
        </w:rPr>
      </w:pPr>
    </w:p>
    <w:p w:rsidR="001264EE" w:rsidRDefault="001264EE" w:rsidP="00806241"/>
    <w:p w:rsidR="005630A6" w:rsidRDefault="005630A6" w:rsidP="00806241"/>
    <w:p w:rsidR="005630A6" w:rsidRDefault="005630A6" w:rsidP="00806241"/>
    <w:p w:rsidR="005630A6" w:rsidRDefault="004D21D7" w:rsidP="004D21D7">
      <w:pPr>
        <w:pStyle w:val="Heading2"/>
        <w:rPr>
          <w:lang w:val="en-US"/>
        </w:rPr>
      </w:pPr>
      <w:bookmarkStart w:id="8639" w:name="_Toc517813779"/>
      <w:r w:rsidRPr="004D21D7">
        <w:rPr>
          <w:lang w:val="en-US"/>
        </w:rPr>
        <w:t>Summary</w:t>
      </w:r>
      <w:bookmarkEnd w:id="8639"/>
    </w:p>
    <w:p w:rsidR="00A31369" w:rsidRDefault="00B732D8" w:rsidP="00B732D8">
      <w:pPr>
        <w:rPr>
          <w:lang w:val="en-US"/>
        </w:rPr>
      </w:pPr>
      <w:r>
        <w:rPr>
          <w:lang w:val="en-US"/>
        </w:rPr>
        <w:t xml:space="preserve">This chapter </w:t>
      </w:r>
      <w:r w:rsidR="003B31B5">
        <w:rPr>
          <w:lang w:val="en-US"/>
        </w:rPr>
        <w:t>shows how to</w:t>
      </w:r>
      <w:r w:rsidR="00A31369">
        <w:rPr>
          <w:lang w:val="en-US"/>
        </w:rPr>
        <w:t xml:space="preserve"> Gyroscope and Accele</w:t>
      </w:r>
      <w:r w:rsidR="003B31B5">
        <w:rPr>
          <w:lang w:val="en-US"/>
        </w:rPr>
        <w:t xml:space="preserve">rometer together to </w:t>
      </w:r>
      <w:r w:rsidR="00A31369">
        <w:rPr>
          <w:lang w:val="en-US"/>
        </w:rPr>
        <w:t xml:space="preserve">recognize two gestures and </w:t>
      </w:r>
      <w:r w:rsidR="00D90998">
        <w:rPr>
          <w:lang w:val="en-US"/>
        </w:rPr>
        <w:t xml:space="preserve">the times of shaking a glow-stick. </w:t>
      </w:r>
      <w:r w:rsidR="003B31B5">
        <w:rPr>
          <w:lang w:val="en-US"/>
        </w:rPr>
        <w:t xml:space="preserve">After the basic understanding for the structures of Gyroscope and Accelerometer in previous chapters, continually analyze the data, and then get some suitable algorithms and strategies to make program for a judgement of the gestures. Finally, the accuracy of the program should be calculated through the experiments of data </w:t>
      </w:r>
      <w:r w:rsidR="003B31B5">
        <w:rPr>
          <w:lang w:val="en-US"/>
        </w:rPr>
        <w:lastRenderedPageBreak/>
        <w:t>analysis and what can be got is the accuracies of the recognition of the gesture1 and gesture2 are 90</w:t>
      </w:r>
      <w:r w:rsidR="003B31B5">
        <w:rPr>
          <w:rFonts w:hint="eastAsia"/>
          <w:lang w:val="en-US"/>
        </w:rPr>
        <w:t>%</w:t>
      </w:r>
      <w:r w:rsidR="003B31B5">
        <w:rPr>
          <w:lang w:val="en-US"/>
        </w:rPr>
        <w:t xml:space="preserve"> </w:t>
      </w:r>
      <w:r w:rsidR="003B31B5">
        <w:rPr>
          <w:rFonts w:hint="eastAsia"/>
          <w:lang w:val="en-US"/>
        </w:rPr>
        <w:t>and</w:t>
      </w:r>
      <w:r w:rsidR="003B31B5">
        <w:rPr>
          <w:lang w:val="en-US"/>
        </w:rPr>
        <w:t xml:space="preserve"> 85</w:t>
      </w:r>
      <w:r w:rsidR="003B31B5">
        <w:rPr>
          <w:rFonts w:hint="eastAsia"/>
          <w:lang w:val="en-US"/>
        </w:rPr>
        <w:t>%</w:t>
      </w:r>
      <w:r w:rsidR="003B31B5">
        <w:rPr>
          <w:lang w:val="en-US"/>
        </w:rPr>
        <w:t xml:space="preserve"> </w:t>
      </w:r>
      <w:r w:rsidR="003B31B5">
        <w:rPr>
          <w:rFonts w:hint="eastAsia"/>
          <w:lang w:val="en-US"/>
        </w:rPr>
        <w:t>res</w:t>
      </w:r>
      <w:r w:rsidR="003B31B5">
        <w:rPr>
          <w:lang w:val="en-US"/>
        </w:rPr>
        <w:t>prectively.</w:t>
      </w:r>
    </w:p>
    <w:p w:rsidR="00A31369" w:rsidRDefault="00A31369" w:rsidP="00B732D8">
      <w:pPr>
        <w:rPr>
          <w:lang w:val="en-US"/>
        </w:rPr>
      </w:pPr>
    </w:p>
    <w:p w:rsidR="00A31369" w:rsidRDefault="00A31369" w:rsidP="00B732D8">
      <w:pPr>
        <w:rPr>
          <w:lang w:val="en-US"/>
        </w:rPr>
      </w:pPr>
    </w:p>
    <w:p w:rsidR="00A31369" w:rsidRPr="00716BF2" w:rsidRDefault="00A31369" w:rsidP="00716BF2">
      <w:pPr>
        <w:pStyle w:val="Heading1"/>
      </w:pPr>
      <w:bookmarkStart w:id="8640" w:name="_Toc517813780"/>
      <w:r w:rsidRPr="00716BF2">
        <w:t>Conclusion and future work</w:t>
      </w:r>
      <w:bookmarkEnd w:id="8640"/>
    </w:p>
    <w:p w:rsidR="009559CD" w:rsidRDefault="009559CD" w:rsidP="00A31369">
      <w:pPr>
        <w:rPr>
          <w:lang w:val="en-US"/>
        </w:rPr>
      </w:pPr>
      <w:r>
        <w:rPr>
          <w:lang w:val="en-US"/>
        </w:rPr>
        <w:t>In this chapter we provide a complete summary of all of the work in last four chapters.</w:t>
      </w:r>
      <w:r w:rsidR="00F67DA6">
        <w:rPr>
          <w:lang w:val="en-US"/>
        </w:rPr>
        <w:t xml:space="preserve"> First of all, we go back to review the structure of the entire thesis and extract essences, at same time, summarize the key points, such as research strategies and algorithms. </w:t>
      </w:r>
      <w:r>
        <w:rPr>
          <w:lang w:val="en-US"/>
        </w:rPr>
        <w:t xml:space="preserve"> </w:t>
      </w:r>
    </w:p>
    <w:p w:rsidR="00170A07" w:rsidRDefault="00170A07" w:rsidP="00A31369">
      <w:pPr>
        <w:rPr>
          <w:lang w:val="en-US"/>
        </w:rPr>
      </w:pPr>
    </w:p>
    <w:p w:rsidR="00170A07" w:rsidRDefault="00170A07" w:rsidP="00170A07">
      <w:pPr>
        <w:pStyle w:val="Heading2"/>
        <w:rPr>
          <w:lang w:val="en-US"/>
        </w:rPr>
      </w:pPr>
      <w:bookmarkStart w:id="8641" w:name="_Toc517813781"/>
      <w:r>
        <w:rPr>
          <w:lang w:val="en-US"/>
        </w:rPr>
        <w:t>The Summary of Research</w:t>
      </w:r>
      <w:bookmarkEnd w:id="8641"/>
    </w:p>
    <w:p w:rsidR="00B732D8" w:rsidRDefault="00F67DA6" w:rsidP="00B732D8">
      <w:pPr>
        <w:rPr>
          <w:lang w:val="en-US"/>
        </w:rPr>
      </w:pPr>
      <w:r>
        <w:rPr>
          <w:lang w:val="en-US"/>
        </w:rPr>
        <w:t xml:space="preserve">First and foremost, we need to know </w:t>
      </w:r>
      <w:r w:rsidR="007933F8">
        <w:rPr>
          <w:lang w:val="en-US"/>
        </w:rPr>
        <w:t>three</w:t>
      </w:r>
      <w:r>
        <w:rPr>
          <w:lang w:val="en-US"/>
        </w:rPr>
        <w:t xml:space="preserve"> purposes of this thesis</w:t>
      </w:r>
      <w:r w:rsidR="00CA4295">
        <w:rPr>
          <w:lang w:val="en-US"/>
        </w:rPr>
        <w:t xml:space="preserve">: the first is going to </w:t>
      </w:r>
      <w:r w:rsidR="007933F8">
        <w:rPr>
          <w:lang w:val="en-US"/>
        </w:rPr>
        <w:t>explain</w:t>
      </w:r>
      <w:r w:rsidR="00CA4295">
        <w:rPr>
          <w:lang w:val="en-US"/>
        </w:rPr>
        <w:t xml:space="preserve"> the principle of those two devices, </w:t>
      </w:r>
      <w:r w:rsidR="007933F8">
        <w:rPr>
          <w:lang w:val="en-US"/>
        </w:rPr>
        <w:t>so</w:t>
      </w:r>
      <w:r w:rsidR="00CA4295">
        <w:rPr>
          <w:lang w:val="en-US"/>
        </w:rPr>
        <w:t xml:space="preserve"> we </w:t>
      </w:r>
      <w:r w:rsidR="007933F8">
        <w:rPr>
          <w:lang w:val="en-US"/>
        </w:rPr>
        <w:t xml:space="preserve">know how it works and possibly </w:t>
      </w:r>
      <w:r w:rsidR="00CA4295">
        <w:rPr>
          <w:lang w:val="en-US"/>
        </w:rPr>
        <w:t>can use it to do something after researching this</w:t>
      </w:r>
      <w:r w:rsidR="007933F8">
        <w:rPr>
          <w:lang w:val="en-US"/>
        </w:rPr>
        <w:t xml:space="preserve"> thesis</w:t>
      </w:r>
      <w:r w:rsidR="007933F8">
        <w:rPr>
          <w:rFonts w:hint="eastAsia"/>
          <w:lang w:val="en-US"/>
        </w:rPr>
        <w:t>. The</w:t>
      </w:r>
      <w:r w:rsidR="007933F8">
        <w:rPr>
          <w:lang w:val="en-US"/>
        </w:rPr>
        <w:t xml:space="preserve"> second one is to study some mature algorithms</w:t>
      </w:r>
      <w:r w:rsidR="009E6BFD">
        <w:rPr>
          <w:lang w:val="en-US"/>
        </w:rPr>
        <w:t xml:space="preserve"> and strategies</w:t>
      </w:r>
      <w:r w:rsidR="007933F8">
        <w:rPr>
          <w:lang w:val="en-US"/>
        </w:rPr>
        <w:t xml:space="preserve">, basing on those </w:t>
      </w:r>
      <w:r w:rsidR="009E6BFD">
        <w:rPr>
          <w:lang w:val="en-US"/>
        </w:rPr>
        <w:t xml:space="preserve">algorithms and strategies, we should understand the principle and possibly program the code for Pedometer and </w:t>
      </w:r>
      <w:r w:rsidR="009E6BFD">
        <w:rPr>
          <w:rFonts w:hint="eastAsia"/>
          <w:lang w:val="en-US"/>
        </w:rPr>
        <w:t>Ric</w:t>
      </w:r>
      <w:r w:rsidR="009E6BFD">
        <w:rPr>
          <w:lang w:val="en-US"/>
        </w:rPr>
        <w:t xml:space="preserve">ing Game.  </w:t>
      </w:r>
      <w:r w:rsidR="000F1A74">
        <w:rPr>
          <w:lang w:val="en-US"/>
        </w:rPr>
        <w:t xml:space="preserve">The last is to </w:t>
      </w:r>
      <w:r w:rsidR="00164704">
        <w:rPr>
          <w:lang w:val="en-US"/>
        </w:rPr>
        <w:t>research the gesture recognition algorithm based on the study in previous three chapters, and make a hypothesis</w:t>
      </w:r>
      <w:r w:rsidR="00822372">
        <w:rPr>
          <w:lang w:val="en-US"/>
        </w:rPr>
        <w:t xml:space="preserve"> for using the new researched algorithm on a glow-stick, when a glow-stick shaking in gesture 1</w:t>
      </w:r>
      <w:r w:rsidR="00EF7E74">
        <w:rPr>
          <w:lang w:val="en-US"/>
        </w:rPr>
        <w:t xml:space="preserve"> and gesture 2 maintained in the </w:t>
      </w:r>
      <w:r w:rsidR="00FC38F9">
        <w:rPr>
          <w:lang w:val="en-US"/>
        </w:rPr>
        <w:t xml:space="preserve">last chapter it </w:t>
      </w:r>
      <w:r w:rsidR="00822372">
        <w:rPr>
          <w:lang w:val="en-US"/>
        </w:rPr>
        <w:t xml:space="preserve">can be recognized and also calculated </w:t>
      </w:r>
      <w:bookmarkStart w:id="8642" w:name="OLE_LINK47"/>
      <w:bookmarkStart w:id="8643" w:name="OLE_LINK48"/>
      <w:r w:rsidR="00FC38F9">
        <w:rPr>
          <w:lang w:val="en-US"/>
        </w:rPr>
        <w:t xml:space="preserve">for </w:t>
      </w:r>
      <w:r w:rsidR="007B00EB">
        <w:rPr>
          <w:lang w:val="en-US"/>
        </w:rPr>
        <w:t>s</w:t>
      </w:r>
      <w:r w:rsidR="00822372">
        <w:rPr>
          <w:lang w:val="en-US"/>
        </w:rPr>
        <w:t xml:space="preserve">the number of shaking times. </w:t>
      </w:r>
    </w:p>
    <w:bookmarkEnd w:id="8642"/>
    <w:bookmarkEnd w:id="8643"/>
    <w:p w:rsidR="00F11348" w:rsidRPr="00B732D8" w:rsidRDefault="00F11348" w:rsidP="00B732D8">
      <w:pPr>
        <w:rPr>
          <w:lang w:val="en-US"/>
        </w:rPr>
      </w:pPr>
    </w:p>
    <w:p w:rsidR="005630A6" w:rsidRDefault="005630A6" w:rsidP="00806241"/>
    <w:p w:rsidR="005630A6" w:rsidRDefault="005630A6" w:rsidP="00806241"/>
    <w:p w:rsidR="005630A6" w:rsidRDefault="005630A6" w:rsidP="00806241">
      <w:pPr>
        <w:rPr>
          <w:ins w:id="8644" w:author="JIE  SUN" w:date="2018-06-25T21:58:00Z"/>
        </w:rPr>
      </w:pPr>
    </w:p>
    <w:p w:rsidR="00806241" w:rsidDel="0025599D" w:rsidRDefault="002A4CE9" w:rsidP="00806241">
      <w:pPr>
        <w:rPr>
          <w:ins w:id="8645" w:author="jie sun" w:date="2018-06-09T18:20:00Z"/>
          <w:del w:id="8646" w:author="JIE  SUN" w:date="2018-06-25T21:01:00Z"/>
        </w:rPr>
      </w:pPr>
      <w:ins w:id="8647" w:author="jie sun" w:date="2018-06-09T18:20:00Z">
        <w:del w:id="8648" w:author="JIE  SUN" w:date="2018-06-25T21:01:00Z">
          <w:r w:rsidDel="0025599D">
            <w:delText>Action mode algorithm:</w:delText>
          </w:r>
        </w:del>
      </w:ins>
    </w:p>
    <w:p w:rsidR="002A4CE9" w:rsidDel="0025599D" w:rsidRDefault="002A4CE9" w:rsidP="00806241">
      <w:pPr>
        <w:rPr>
          <w:ins w:id="8649" w:author="jie sun" w:date="2018-04-18T00:14:00Z"/>
          <w:del w:id="8650" w:author="JIE  SUN" w:date="2018-06-25T21:01:00Z"/>
        </w:rPr>
      </w:pPr>
      <w:ins w:id="8651" w:author="jie sun" w:date="2018-06-09T18:20:00Z">
        <w:del w:id="8652" w:author="JIE  SUN" w:date="2018-06-25T21:01:00Z">
          <w:r w:rsidDel="0025599D">
            <w:delText xml:space="preserve">If it is in a static condition, it should </w:delText>
          </w:r>
        </w:del>
      </w:ins>
      <w:ins w:id="8653" w:author="jie sun" w:date="2018-06-09T18:21:00Z">
        <w:del w:id="8654" w:author="JIE  SUN" w:date="2018-06-25T21:01:00Z">
          <w:r w:rsidDel="0025599D">
            <w:delText>not be recorded as an action.</w:delText>
          </w:r>
        </w:del>
      </w:ins>
    </w:p>
    <w:p w:rsidR="00806241" w:rsidRDefault="00806241" w:rsidP="00806241">
      <w:pPr>
        <w:rPr>
          <w:ins w:id="8655" w:author="jie sun" w:date="2018-04-18T00:14:00Z"/>
        </w:rPr>
      </w:pPr>
    </w:p>
    <w:customXmlInsRangeStart w:id="8656" w:author="jie sun" w:date="2018-04-18T15:21:00Z"/>
    <w:bookmarkStart w:id="8657" w:name="_Toc517813782" w:displacedByCustomXml="next"/>
    <w:sdt>
      <w:sdtPr>
        <w:rPr>
          <w:rFonts w:eastAsiaTheme="minorEastAsia" w:cstheme="minorBidi"/>
          <w:b w:val="0"/>
          <w:sz w:val="24"/>
          <w:szCs w:val="22"/>
        </w:rPr>
        <w:id w:val="1299875541"/>
        <w:docPartObj>
          <w:docPartGallery w:val="Bibliographies"/>
          <w:docPartUnique/>
        </w:docPartObj>
      </w:sdtPr>
      <w:sdtContent>
        <w:customXmlInsRangeEnd w:id="8656"/>
        <w:p w:rsidR="00D149CF" w:rsidRDefault="00D149CF">
          <w:pPr>
            <w:pStyle w:val="Heading1"/>
            <w:rPr>
              <w:ins w:id="8658" w:author="jie sun" w:date="2018-04-18T15:21:00Z"/>
            </w:rPr>
          </w:pPr>
          <w:ins w:id="8659" w:author="jie sun" w:date="2018-04-18T15:21:00Z">
            <w:r>
              <w:t>Bibliography</w:t>
            </w:r>
            <w:bookmarkEnd w:id="8657"/>
          </w:ins>
        </w:p>
        <w:customXmlInsRangeStart w:id="8660" w:author="jie sun" w:date="2018-04-18T15:21:00Z"/>
        <w:sdt>
          <w:sdtPr>
            <w:id w:val="111145805"/>
            <w:bibliography/>
          </w:sdtPr>
          <w:sdtContent>
            <w:customXmlInsRangeEnd w:id="8660"/>
            <w:p w:rsidR="006116D1" w:rsidRDefault="00D149CF">
              <w:pPr>
                <w:pStyle w:val="Bibliography"/>
                <w:rPr>
                  <w:noProof/>
                  <w:szCs w:val="24"/>
                </w:rPr>
                <w:pPrChange w:id="8661" w:author="jie sun" w:date="2018-04-18T17:34:00Z">
                  <w:pPr>
                    <w:pStyle w:val="Bibliography"/>
                    <w:ind w:left="720" w:hanging="720"/>
                  </w:pPr>
                </w:pPrChange>
              </w:pPr>
              <w:ins w:id="8662" w:author="jie sun" w:date="2018-04-18T15:21:00Z">
                <w:r>
                  <w:fldChar w:fldCharType="begin"/>
                </w:r>
                <w:r>
                  <w:instrText xml:space="preserve"> BIBLIOGRAPHY </w:instrText>
                </w:r>
                <w:r>
                  <w:fldChar w:fldCharType="separate"/>
                </w:r>
              </w:ins>
              <w:del w:id="8663" w:author="jie sun" w:date="2018-04-18T17:33:00Z">
                <w:r w:rsidR="006116D1" w:rsidDel="00682175">
                  <w:rPr>
                    <w:noProof/>
                  </w:rPr>
                  <w:delText>(n.d.).</w:delText>
                </w:r>
              </w:del>
            </w:p>
            <w:p w:rsidR="006116D1" w:rsidRDefault="006116D1" w:rsidP="006116D1">
              <w:pPr>
                <w:pStyle w:val="Bibliography"/>
                <w:ind w:left="720" w:hanging="720"/>
                <w:rPr>
                  <w:noProof/>
                </w:rPr>
              </w:pPr>
              <w:r>
                <w:rPr>
                  <w:noProof/>
                </w:rPr>
                <w:t xml:space="preserve">CSDN Blogs. (2014, 08 13). </w:t>
              </w:r>
              <w:r>
                <w:rPr>
                  <w:i/>
                  <w:iCs/>
                  <w:noProof/>
                </w:rPr>
                <w:t>Accelerometer calculting the angles</w:t>
              </w:r>
              <w:r>
                <w:rPr>
                  <w:noProof/>
                </w:rPr>
                <w:t>. Retrieved from CSDN: https://blog.csdn.net/u010389437/article/details/38541561</w:t>
              </w:r>
            </w:p>
            <w:p w:rsidR="006116D1" w:rsidRDefault="006116D1" w:rsidP="006116D1">
              <w:pPr>
                <w:pStyle w:val="Bibliography"/>
                <w:ind w:left="720" w:hanging="720"/>
                <w:rPr>
                  <w:noProof/>
                </w:rPr>
              </w:pPr>
              <w:r>
                <w:rPr>
                  <w:noProof/>
                </w:rPr>
                <w:t xml:space="preserve">H, V. (2010, 12 14). </w:t>
              </w:r>
              <w:r>
                <w:rPr>
                  <w:i/>
                  <w:iCs/>
                  <w:noProof/>
                </w:rPr>
                <w:t>Gyroscope apps and games</w:t>
              </w:r>
              <w:r>
                <w:rPr>
                  <w:noProof/>
                </w:rPr>
                <w:t>. Retrieved from Phonearena: https://www.phonearena.com/news/Gyroscope-apps-and-games_id15299</w:t>
              </w:r>
            </w:p>
            <w:p w:rsidR="006116D1" w:rsidRDefault="006116D1" w:rsidP="006116D1">
              <w:pPr>
                <w:pStyle w:val="Bibliography"/>
                <w:ind w:left="720" w:hanging="720"/>
                <w:rPr>
                  <w:noProof/>
                </w:rPr>
              </w:pPr>
              <w:r>
                <w:rPr>
                  <w:noProof/>
                </w:rPr>
                <w:t xml:space="preserve">Mraz, S. (2014, 06 12). </w:t>
              </w:r>
              <w:r>
                <w:rPr>
                  <w:i/>
                  <w:iCs/>
                  <w:noProof/>
                </w:rPr>
                <w:t>What’s the Difference Between Pitch, Roll, and Yaw?</w:t>
              </w:r>
              <w:r>
                <w:rPr>
                  <w:noProof/>
                </w:rPr>
                <w:t xml:space="preserve"> Retrieved from MachineDesign: http://www.machinedesign.com/engineering-essentials/what-s-difference-between-pitch-roll-and-yaw</w:t>
              </w:r>
            </w:p>
            <w:p w:rsidR="006116D1" w:rsidRDefault="006116D1" w:rsidP="006116D1">
              <w:pPr>
                <w:pStyle w:val="Bibliography"/>
                <w:ind w:left="720" w:hanging="720"/>
                <w:rPr>
                  <w:noProof/>
                  <w:lang w:val="en-US"/>
                </w:rPr>
              </w:pPr>
              <w:r>
                <w:rPr>
                  <w:noProof/>
                </w:rPr>
                <w:t xml:space="preserve">Nisticò, A. (2013). </w:t>
              </w:r>
              <w:r>
                <w:rPr>
                  <w:i/>
                  <w:iCs/>
                  <w:noProof/>
                </w:rPr>
                <w:t>Working principle of a capacitive accelerometer.</w:t>
              </w:r>
              <w:r>
                <w:rPr>
                  <w:noProof/>
                </w:rPr>
                <w:t xml:space="preserve"> Retrieved from Working principle of a capacitive accelerometer: http://engineering-sciences.uniroma2.it/MENU/DOC/TESI/2013/2013_tesi%20NISTICO%20Andrea.pdf</w:t>
              </w:r>
            </w:p>
            <w:p w:rsidR="006116D1" w:rsidRDefault="006116D1" w:rsidP="006116D1">
              <w:pPr>
                <w:pStyle w:val="Bibliography"/>
                <w:ind w:left="720" w:hanging="720"/>
                <w:rPr>
                  <w:noProof/>
                </w:rPr>
              </w:pPr>
              <w:r>
                <w:rPr>
                  <w:noProof/>
                </w:rPr>
                <w:t xml:space="preserve">Oxforddictionaries. (Mid 19th century). </w:t>
              </w:r>
              <w:r>
                <w:rPr>
                  <w:i/>
                  <w:iCs/>
                  <w:noProof/>
                </w:rPr>
                <w:t>gyroscope definition</w:t>
              </w:r>
              <w:r>
                <w:rPr>
                  <w:noProof/>
                </w:rPr>
                <w:t>. Retrieved from oxforddictionaries: https://en.oxforddictionaries.com/definition/gyroscope</w:t>
              </w:r>
            </w:p>
            <w:p w:rsidR="006116D1" w:rsidRDefault="006116D1" w:rsidP="006116D1">
              <w:pPr>
                <w:pStyle w:val="Bibliography"/>
                <w:ind w:left="720" w:hanging="720"/>
                <w:rPr>
                  <w:noProof/>
                </w:rPr>
              </w:pPr>
              <w:r>
                <w:rPr>
                  <w:noProof/>
                </w:rPr>
                <w:t xml:space="preserve">Pieter-Jan. (2016, 9 6). </w:t>
              </w:r>
              <w:r>
                <w:rPr>
                  <w:i/>
                  <w:iCs/>
                  <w:noProof/>
                </w:rPr>
                <w:t>Getting the angular position from gyroscope data</w:t>
              </w:r>
              <w:r>
                <w:rPr>
                  <w:noProof/>
                </w:rPr>
                <w:t>. Retrieved from http://www.pieter-jan.com/node/7: http://www.pieter-jan.com/node/7</w:t>
              </w:r>
            </w:p>
            <w:p w:rsidR="006116D1" w:rsidRDefault="006116D1" w:rsidP="006116D1">
              <w:pPr>
                <w:pStyle w:val="Bibliography"/>
                <w:ind w:left="720" w:hanging="720"/>
                <w:rPr>
                  <w:noProof/>
                </w:rPr>
              </w:pPr>
              <w:r>
                <w:rPr>
                  <w:noProof/>
                </w:rPr>
                <w:t xml:space="preserve">Pigeon's nest. (n.d.). </w:t>
              </w:r>
              <w:r>
                <w:rPr>
                  <w:i/>
                  <w:iCs/>
                  <w:noProof/>
                </w:rPr>
                <w:t>Gyroscope</w:t>
              </w:r>
              <w:r>
                <w:rPr>
                  <w:noProof/>
                </w:rPr>
                <w:t>. Retrieved from Pigeonsnest: http://pigeonsnest.co.uk/stuff/howards-stuff/gyro/gyro.html</w:t>
              </w:r>
            </w:p>
            <w:p w:rsidR="006116D1" w:rsidRDefault="006116D1" w:rsidP="006116D1">
              <w:pPr>
                <w:pStyle w:val="Bibliography"/>
                <w:ind w:left="720" w:hanging="720"/>
                <w:rPr>
                  <w:noProof/>
                </w:rPr>
              </w:pPr>
              <w:r>
                <w:rPr>
                  <w:noProof/>
                </w:rPr>
                <w:t xml:space="preserve">Przemek. (2014, 11 27). </w:t>
              </w:r>
              <w:r>
                <w:rPr>
                  <w:i/>
                  <w:iCs/>
                  <w:noProof/>
                </w:rPr>
                <w:t>Scanning rooms with an iPhone</w:t>
              </w:r>
              <w:r>
                <w:rPr>
                  <w:noProof/>
                </w:rPr>
                <w:t>. Retrieved from nomtek: https://www.nomtek.com/scanning-rooms-with-an-iphone/</w:t>
              </w:r>
            </w:p>
            <w:p w:rsidR="006116D1" w:rsidRDefault="006116D1" w:rsidP="006116D1">
              <w:pPr>
                <w:pStyle w:val="Bibliography"/>
                <w:ind w:left="720" w:hanging="720"/>
                <w:rPr>
                  <w:noProof/>
                </w:rPr>
              </w:pPr>
              <w:r>
                <w:rPr>
                  <w:noProof/>
                </w:rPr>
                <w:t xml:space="preserve">Wilimedia. (2006, Oct 4). </w:t>
              </w:r>
              <w:r>
                <w:rPr>
                  <w:i/>
                  <w:iCs/>
                  <w:noProof/>
                </w:rPr>
                <w:t>3D Gyroscope.png</w:t>
              </w:r>
              <w:r>
                <w:rPr>
                  <w:noProof/>
                </w:rPr>
                <w:t>. Retrieved from Wilimedia: https://commons.wikimedia.org/wiki/File:3D_Gyroscope.png</w:t>
              </w:r>
            </w:p>
            <w:p w:rsidR="006116D1" w:rsidRDefault="006116D1" w:rsidP="006116D1">
              <w:pPr>
                <w:pStyle w:val="Bibliography"/>
                <w:ind w:left="720" w:hanging="720"/>
                <w:rPr>
                  <w:noProof/>
                </w:rPr>
              </w:pPr>
              <w:r>
                <w:rPr>
                  <w:noProof/>
                </w:rPr>
                <w:t xml:space="preserve">YingWen, B. (2014). </w:t>
              </w:r>
              <w:r>
                <w:rPr>
                  <w:i/>
                  <w:iCs/>
                  <w:noProof/>
                </w:rPr>
                <w:t>http://ieeexplore.ieee.org/document/6901041/.</w:t>
              </w:r>
              <w:r>
                <w:rPr>
                  <w:noProof/>
                </w:rPr>
                <w:t xml:space="preserve"> Retrieved from ieeexplore.ieee.org: http://ieeexplore.ieee.org/document/6901041/</w:t>
              </w:r>
            </w:p>
            <w:p w:rsidR="006116D1" w:rsidRDefault="006116D1" w:rsidP="006116D1">
              <w:pPr>
                <w:pStyle w:val="Bibliography"/>
                <w:ind w:left="720" w:hanging="720"/>
                <w:rPr>
                  <w:noProof/>
                </w:rPr>
              </w:pPr>
              <w:r>
                <w:rPr>
                  <w:noProof/>
                </w:rPr>
                <w:lastRenderedPageBreak/>
                <w:t xml:space="preserve">Zhao, N. (2008). </w:t>
              </w:r>
              <w:bookmarkStart w:id="8664" w:name="OLE_LINK39"/>
              <w:bookmarkStart w:id="8665" w:name="OLE_LINK40"/>
              <w:r>
                <w:rPr>
                  <w:i/>
                  <w:iCs/>
                  <w:noProof/>
                </w:rPr>
                <w:t>Understanding the Model</w:t>
              </w:r>
              <w:bookmarkEnd w:id="8664"/>
              <w:bookmarkEnd w:id="8665"/>
              <w:r>
                <w:rPr>
                  <w:i/>
                  <w:iCs/>
                  <w:noProof/>
                </w:rPr>
                <w:t>.</w:t>
              </w:r>
              <w:r>
                <w:rPr>
                  <w:noProof/>
                </w:rPr>
                <w:t xml:space="preserve"> Retrieved from Analog dialogue: http://www.analog.com/en/analog-dialogue/articles/pedometer-design-3-axis-digital-acceler.html</w:t>
              </w:r>
            </w:p>
            <w:p w:rsidR="00D149CF" w:rsidRDefault="00D149CF" w:rsidP="006116D1">
              <w:pPr>
                <w:rPr>
                  <w:ins w:id="8666" w:author="jie sun" w:date="2018-04-18T15:21:00Z"/>
                </w:rPr>
              </w:pPr>
              <w:ins w:id="8667" w:author="jie sun" w:date="2018-04-18T15:21:00Z">
                <w:r>
                  <w:rPr>
                    <w:b/>
                    <w:bCs/>
                    <w:noProof/>
                  </w:rPr>
                  <w:fldChar w:fldCharType="end"/>
                </w:r>
              </w:ins>
            </w:p>
            <w:customXmlInsRangeStart w:id="8668" w:author="jie sun" w:date="2018-04-18T15:21:00Z"/>
          </w:sdtContent>
        </w:sdt>
        <w:customXmlInsRangeEnd w:id="8668"/>
        <w:customXmlInsRangeStart w:id="8669" w:author="jie sun" w:date="2018-04-18T15:21:00Z"/>
      </w:sdtContent>
    </w:sdt>
    <w:customXmlInsRangeEnd w:id="8669"/>
    <w:p w:rsidR="00806241" w:rsidRDefault="00806241" w:rsidP="00806241">
      <w:pPr>
        <w:rPr>
          <w:ins w:id="8670" w:author="jie sun" w:date="2018-04-18T00:14:00Z"/>
        </w:rPr>
      </w:pPr>
    </w:p>
    <w:p w:rsidR="00806241" w:rsidRPr="00CD4D88" w:rsidRDefault="00806241">
      <w:pPr>
        <w:rPr>
          <w:ins w:id="8671" w:author="jie sun" w:date="2018-04-18T00:14:00Z"/>
        </w:rPr>
        <w:pPrChange w:id="8672" w:author="jie sun" w:date="2018-04-18T00:14:00Z">
          <w:pPr>
            <w:pStyle w:val="Heading1"/>
            <w:numPr>
              <w:numId w:val="0"/>
            </w:numPr>
            <w:ind w:left="0" w:firstLine="0"/>
          </w:pPr>
        </w:pPrChange>
      </w:pPr>
    </w:p>
    <w:p w:rsidR="0087014B" w:rsidDel="00806241" w:rsidRDefault="0087014B">
      <w:pPr>
        <w:ind w:left="432" w:hanging="432"/>
        <w:rPr>
          <w:ins w:id="8673" w:author="像个男人一样" w:date="2018-03-22T12:31:00Z"/>
          <w:del w:id="8674" w:author="jie sun" w:date="2018-04-18T00:14:00Z"/>
        </w:rPr>
        <w:pPrChange w:id="8675" w:author="像个男人一样" w:date="2018-03-22T12:31:00Z">
          <w:pPr>
            <w:pStyle w:val="Heading1"/>
            <w:numPr>
              <w:numId w:val="0"/>
            </w:numPr>
            <w:ind w:left="0" w:firstLine="0"/>
          </w:pPr>
        </w:pPrChange>
      </w:pPr>
    </w:p>
    <w:p w:rsidR="0087014B" w:rsidDel="00C30F16" w:rsidRDefault="00D5184D" w:rsidP="00CD4D88">
      <w:pPr>
        <w:pStyle w:val="Heading1"/>
        <w:numPr>
          <w:ilvl w:val="0"/>
          <w:numId w:val="0"/>
          <w:ins w:id="8676" w:author="像个男人一样" w:date="2018-03-22T12:34:00Z"/>
        </w:numPr>
        <w:rPr>
          <w:del w:id="8677" w:author="jie sun" w:date="2018-04-17T14:01:00Z"/>
        </w:rPr>
      </w:pPr>
      <w:ins w:id="8678" w:author="像个男人一样" w:date="2018-03-22T12:34:00Z">
        <w:del w:id="8679" w:author="jie sun" w:date="2018-04-08T15:36:00Z">
          <w:r w:rsidDel="00DA0F8B">
            <w:rPr>
              <w:rFonts w:hint="eastAsia"/>
              <w:lang w:val="en-US"/>
            </w:rPr>
            <w:delText>Re</w:delText>
          </w:r>
        </w:del>
        <w:del w:id="8680" w:author="jie sun" w:date="2018-04-08T15:35:00Z">
          <w:r w:rsidDel="00DA0F8B">
            <w:rPr>
              <w:rFonts w:hint="eastAsia"/>
              <w:lang w:val="en-US"/>
            </w:rPr>
            <w:delText>ferences</w:delText>
          </w:r>
        </w:del>
      </w:ins>
    </w:p>
    <w:p w:rsidR="0087014B" w:rsidRDefault="00D5184D">
      <w:pPr>
        <w:pStyle w:val="Heading1"/>
        <w:numPr>
          <w:ilvl w:val="0"/>
          <w:numId w:val="0"/>
          <w:ins w:id="8681" w:author="像个男人一样" w:date="2018-03-22T12:34:00Z"/>
        </w:numPr>
        <w:rPr>
          <w:del w:id="8682" w:author="像个男人一样" w:date="2018-03-22T12:33:00Z"/>
        </w:rPr>
        <w:pPrChange w:id="8683" w:author="jie sun" w:date="2018-04-17T14:01:00Z">
          <w:pPr>
            <w:pStyle w:val="Heading1"/>
          </w:pPr>
        </w:pPrChange>
      </w:pPr>
      <w:bookmarkStart w:id="8684" w:name="_Toc20792"/>
      <w:bookmarkStart w:id="8685" w:name="_Toc18981"/>
      <w:bookmarkStart w:id="8686" w:name="_Toc16999"/>
      <w:bookmarkStart w:id="8687" w:name="_Toc12205"/>
      <w:bookmarkStart w:id="8688" w:name="_Toc16877"/>
      <w:bookmarkStart w:id="8689" w:name="_Toc28373"/>
      <w:bookmarkStart w:id="8690" w:name="_Toc4344"/>
      <w:bookmarkStart w:id="8691" w:name="_Toc11207"/>
      <w:bookmarkStart w:id="8692" w:name="_Toc19636"/>
      <w:del w:id="8693" w:author="像个男人一样" w:date="2018-03-22T12:33:00Z">
        <w:r>
          <w:delText>References</w:delText>
        </w:r>
        <w:bookmarkEnd w:id="8684"/>
        <w:bookmarkEnd w:id="8685"/>
        <w:bookmarkEnd w:id="8686"/>
        <w:bookmarkEnd w:id="8687"/>
        <w:bookmarkEnd w:id="8688"/>
        <w:bookmarkEnd w:id="8689"/>
        <w:bookmarkEnd w:id="8690"/>
        <w:bookmarkEnd w:id="8691"/>
        <w:bookmarkEnd w:id="8692"/>
      </w:del>
    </w:p>
    <w:bookmarkStart w:id="8694" w:name="_Toc10134"/>
    <w:bookmarkStart w:id="8695" w:name="_Toc31032"/>
    <w:bookmarkStart w:id="8696" w:name="_Toc13970"/>
    <w:p w:rsidR="0087014B" w:rsidRDefault="00D5184D">
      <w:pPr>
        <w:pStyle w:val="Heading1"/>
        <w:numPr>
          <w:ilvl w:val="0"/>
          <w:numId w:val="0"/>
        </w:numPr>
        <w:rPr>
          <w:del w:id="8697" w:author="像个男人一样" w:date="2018-03-22T12:33:00Z"/>
        </w:rPr>
        <w:pPrChange w:id="8698" w:author="jie sun" w:date="2018-04-17T14:01:00Z">
          <w:pPr>
            <w:pStyle w:val="Bibliography1"/>
            <w:ind w:left="720" w:hanging="720"/>
          </w:pPr>
        </w:pPrChange>
      </w:pPr>
      <w:del w:id="8699" w:author="像个男人一样" w:date="2018-03-22T12:33:00Z">
        <w:r>
          <w:fldChar w:fldCharType="begin"/>
        </w:r>
        <w:r>
          <w:delInstrText xml:space="preserve"> BIBLIOGRAPHY </w:delInstrText>
        </w:r>
        <w:r>
          <w:fldChar w:fldCharType="separate"/>
        </w:r>
        <w:r>
          <w:delText xml:space="preserve">uk.mathworks.com. (2018, Feb 1). uk.mathworks.com. Retrieved from uk.mathworks.com: </w:delText>
        </w:r>
        <w:bookmarkStart w:id="8700" w:name="OLE_LINK21"/>
        <w:r>
          <w:delText>https://uk.mathworks.com/hardware-support/android-sensor.html?s_tid=test</w:delText>
        </w:r>
        <w:bookmarkEnd w:id="8694"/>
        <w:bookmarkEnd w:id="8695"/>
        <w:bookmarkEnd w:id="8696"/>
        <w:bookmarkEnd w:id="8700"/>
      </w:del>
    </w:p>
    <w:bookmarkStart w:id="8701" w:name="_Toc10533"/>
    <w:bookmarkStart w:id="8702" w:name="_Toc19748"/>
    <w:bookmarkStart w:id="8703" w:name="_Toc3650"/>
    <w:p w:rsidR="0087014B" w:rsidRDefault="00D5184D">
      <w:pPr>
        <w:pStyle w:val="Heading1"/>
        <w:numPr>
          <w:ilvl w:val="0"/>
          <w:numId w:val="0"/>
        </w:numPr>
        <w:rPr>
          <w:del w:id="8704" w:author="像个男人一样" w:date="2018-03-22T12:33:00Z"/>
        </w:rPr>
        <w:pPrChange w:id="8705" w:author="jie sun" w:date="2018-04-17T14:01:00Z">
          <w:pPr/>
        </w:pPrChange>
      </w:pPr>
      <w:del w:id="8706" w:author="像个男人一样" w:date="2018-03-22T12:33:00Z">
        <w:r>
          <w:fldChar w:fldCharType="end"/>
        </w:r>
        <w:r>
          <w:delText>Uk.mathworks.com. (2018). Android Sensor Support from MATLAB. [online]</w:delText>
        </w:r>
        <w:bookmarkEnd w:id="8701"/>
        <w:bookmarkEnd w:id="8702"/>
        <w:bookmarkEnd w:id="8703"/>
      </w:del>
    </w:p>
    <w:p w:rsidR="0087014B" w:rsidRDefault="00D5184D">
      <w:pPr>
        <w:pStyle w:val="Heading1"/>
        <w:numPr>
          <w:ilvl w:val="0"/>
          <w:numId w:val="0"/>
        </w:numPr>
        <w:rPr>
          <w:del w:id="8707" w:author="像个男人一样" w:date="2018-03-22T12:33:00Z"/>
        </w:rPr>
        <w:pPrChange w:id="8708" w:author="jie sun" w:date="2018-04-17T14:01:00Z">
          <w:pPr/>
        </w:pPrChange>
      </w:pPr>
      <w:del w:id="8709" w:author="像个男人一样" w:date="2018-03-22T12:33:00Z">
        <w:r>
          <w:delText xml:space="preserve"> </w:delText>
        </w:r>
        <w:bookmarkStart w:id="8710" w:name="_Toc3121"/>
        <w:bookmarkStart w:id="8711" w:name="_Toc28999"/>
        <w:bookmarkStart w:id="8712" w:name="_Toc7414"/>
        <w:r>
          <w:delText xml:space="preserve">Available at: </w:delText>
        </w:r>
        <w:r>
          <w:fldChar w:fldCharType="begin"/>
        </w:r>
        <w:r>
          <w:delInstrText xml:space="preserve"> HYPERLINK "https://uk.mathworks.com/hardware-support/android-sensor.html?s_tid=test" </w:delInstrText>
        </w:r>
        <w:r>
          <w:fldChar w:fldCharType="separate"/>
        </w:r>
        <w:r>
          <w:rPr>
            <w:rStyle w:val="Hyperlink"/>
            <w:rFonts w:ascii="Open Sans" w:eastAsia="Open Sans" w:hAnsi="Open Sans" w:cs="Open Sans"/>
            <w:b w:val="0"/>
            <w:szCs w:val="19"/>
            <w:shd w:val="clear" w:color="auto" w:fill="FFF5AA"/>
          </w:rPr>
          <w:delText>https://uk.mathworks.com/hardware-support/android-sensor.html?s_tid=test</w:delText>
        </w:r>
        <w:r>
          <w:fldChar w:fldCharType="end"/>
        </w:r>
        <w:bookmarkEnd w:id="8710"/>
        <w:bookmarkEnd w:id="8711"/>
        <w:bookmarkEnd w:id="8712"/>
      </w:del>
    </w:p>
    <w:p w:rsidR="0087014B" w:rsidRDefault="00D5184D">
      <w:pPr>
        <w:pStyle w:val="Heading1"/>
        <w:numPr>
          <w:ilvl w:val="0"/>
          <w:numId w:val="0"/>
        </w:numPr>
        <w:pPrChange w:id="8713" w:author="jie sun" w:date="2018-04-17T14:01:00Z">
          <w:pPr/>
        </w:pPrChange>
      </w:pPr>
      <w:del w:id="8714" w:author="像个男人一样" w:date="2018-03-22T12:33:00Z">
        <w:r>
          <w:delText xml:space="preserve"> </w:delText>
        </w:r>
        <w:bookmarkStart w:id="8715" w:name="_Toc2394"/>
        <w:bookmarkStart w:id="8716" w:name="_Toc6950"/>
        <w:bookmarkStart w:id="8717" w:name="_Toc28330"/>
        <w:r>
          <w:delText>[Accessed 20 Mar. 2018].</w:delText>
        </w:r>
      </w:del>
      <w:bookmarkEnd w:id="8715"/>
      <w:bookmarkEnd w:id="8716"/>
      <w:bookmarkEnd w:id="8717"/>
    </w:p>
    <w:sectPr w:rsidR="0087014B">
      <w:footerReference w:type="default" r:id="rId86"/>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A74" w:rsidRDefault="000F1A74"/>
  </w:endnote>
  <w:endnote w:type="continuationSeparator" w:id="0">
    <w:p w:rsidR="000F1A74" w:rsidRDefault="000F1A74">
      <w:r>
        <w:continuationSeparator/>
      </w:r>
    </w:p>
  </w:endnote>
  <w:endnote w:id="1">
    <w:p w:rsidR="000F1A74" w:rsidRPr="00DA0F8B" w:rsidDel="00DA0F8B" w:rsidRDefault="000F1A74">
      <w:pPr>
        <w:pStyle w:val="Bibliography"/>
        <w:ind w:left="720" w:hanging="720"/>
        <w:rPr>
          <w:ins w:id="793" w:author="jie sun" w:date="2018-04-08T15:34:00Z"/>
          <w:del w:id="794" w:author="jie sun" w:date="2018-04-08T15:38:00Z"/>
          <w:iCs/>
          <w:color w:val="44546A" w:themeColor="text2"/>
          <w:sz w:val="21"/>
          <w:szCs w:val="18"/>
          <w:rPrChange w:id="795" w:author="jie sun" w:date="2018-04-08T15:34:00Z">
            <w:rPr>
              <w:ins w:id="796" w:author="jie sun" w:date="2018-04-08T15:34:00Z"/>
              <w:del w:id="797" w:author="jie sun" w:date="2018-04-08T15:38:00Z"/>
              <w:noProof/>
              <w:szCs w:val="24"/>
            </w:rPr>
          </w:rPrChange>
        </w:rPr>
      </w:pPr>
      <w:ins w:id="798" w:author="jie sun" w:date="2018-04-08T15:34:00Z">
        <w:del w:id="799" w:author="jie sun" w:date="2018-04-08T15:38:00Z">
          <w:r w:rsidRPr="00F0688D" w:rsidDel="00DA0F8B">
            <w:rPr>
              <w:iCs/>
              <w:color w:val="44546A" w:themeColor="text2"/>
              <w:sz w:val="21"/>
              <w:szCs w:val="18"/>
            </w:rPr>
            <w:fldChar w:fldCharType="begin"/>
          </w:r>
          <w:r w:rsidRPr="00DA0F8B" w:rsidDel="00DA0F8B">
            <w:rPr>
              <w:iCs/>
              <w:color w:val="44546A" w:themeColor="text2"/>
              <w:sz w:val="21"/>
              <w:szCs w:val="18"/>
              <w:rPrChange w:id="800" w:author="jie sun" w:date="2018-04-08T15:34:00Z">
                <w:rPr/>
              </w:rPrChange>
            </w:rPr>
            <w:delInstrText xml:space="preserve"> BIBLIOGRAPHY  \l 2052 </w:delInstrText>
          </w:r>
        </w:del>
      </w:ins>
      <w:del w:id="801" w:author="jie sun" w:date="2018-04-08T15:38:00Z">
        <w:r w:rsidRPr="00F0688D" w:rsidDel="00DA0F8B">
          <w:rPr>
            <w:iCs/>
            <w:color w:val="44546A" w:themeColor="text2"/>
            <w:sz w:val="21"/>
            <w:szCs w:val="18"/>
            <w:rPrChange w:id="802" w:author="jie sun" w:date="2018-04-08T15:34:00Z">
              <w:rPr>
                <w:vertAlign w:val="superscript"/>
              </w:rPr>
            </w:rPrChange>
          </w:rPr>
          <w:fldChar w:fldCharType="separate"/>
        </w:r>
      </w:del>
      <w:ins w:id="803" w:author="jie sun" w:date="2018-04-08T15:34:00Z">
        <w:del w:id="804" w:author="jie sun" w:date="2018-04-08T15:38:00Z">
          <w:r w:rsidRPr="00DA0F8B" w:rsidDel="00DA0F8B">
            <w:rPr>
              <w:iCs/>
              <w:color w:val="44546A" w:themeColor="text2"/>
              <w:sz w:val="21"/>
              <w:szCs w:val="18"/>
              <w:rPrChange w:id="805" w:author="jie sun" w:date="2018-04-08T15:34:00Z">
                <w:rPr>
                  <w:noProof/>
                </w:rPr>
              </w:rPrChange>
            </w:rPr>
            <w:delText>AndreaNistic</w:delText>
          </w:r>
          <w:r w:rsidRPr="00DA0F8B" w:rsidDel="00DA0F8B">
            <w:rPr>
              <w:rFonts w:hint="eastAsia"/>
              <w:iCs/>
              <w:color w:val="44546A" w:themeColor="text2"/>
              <w:sz w:val="21"/>
              <w:szCs w:val="18"/>
              <w:rPrChange w:id="806" w:author="jie sun" w:date="2018-04-08T15:34:00Z">
                <w:rPr>
                  <w:rFonts w:hint="eastAsia"/>
                  <w:noProof/>
                </w:rPr>
              </w:rPrChange>
            </w:rPr>
            <w:delText>ò</w:delText>
          </w:r>
          <w:r w:rsidRPr="00DA0F8B" w:rsidDel="00DA0F8B">
            <w:rPr>
              <w:iCs/>
              <w:color w:val="44546A" w:themeColor="text2"/>
              <w:sz w:val="21"/>
              <w:szCs w:val="18"/>
              <w:rPrChange w:id="807" w:author="jie sun" w:date="2018-04-08T15:34:00Z">
                <w:rPr>
                  <w:noProof/>
                </w:rPr>
              </w:rPrChange>
            </w:rPr>
            <w:delText>. (</w:delText>
          </w:r>
          <w:r w:rsidRPr="00DA0F8B" w:rsidDel="00DA0F8B">
            <w:rPr>
              <w:rFonts w:hint="eastAsia"/>
              <w:iCs/>
              <w:color w:val="44546A" w:themeColor="text2"/>
              <w:sz w:val="21"/>
              <w:szCs w:val="18"/>
              <w:rPrChange w:id="808" w:author="jie sun" w:date="2018-04-08T15:34:00Z">
                <w:rPr>
                  <w:rFonts w:hint="eastAsia"/>
                  <w:noProof/>
                </w:rPr>
              </w:rPrChange>
            </w:rPr>
            <w:delText>无日期</w:delText>
          </w:r>
          <w:r w:rsidRPr="00DA0F8B" w:rsidDel="00DA0F8B">
            <w:rPr>
              <w:iCs/>
              <w:color w:val="44546A" w:themeColor="text2"/>
              <w:sz w:val="21"/>
              <w:szCs w:val="18"/>
              <w:rPrChange w:id="809" w:author="jie sun" w:date="2018-04-08T15:34:00Z">
                <w:rPr>
                  <w:noProof/>
                </w:rPr>
              </w:rPrChange>
            </w:rPr>
            <w:delText xml:space="preserve">). Working principle of a capacitive accelerometer. </w:delText>
          </w:r>
          <w:r w:rsidRPr="00DA0F8B" w:rsidDel="00DA0F8B">
            <w:rPr>
              <w:rFonts w:hint="eastAsia"/>
              <w:iCs/>
              <w:color w:val="44546A" w:themeColor="text2"/>
              <w:sz w:val="21"/>
              <w:szCs w:val="18"/>
              <w:rPrChange w:id="810" w:author="jie sun" w:date="2018-04-08T15:34:00Z">
                <w:rPr>
                  <w:rFonts w:hint="eastAsia"/>
                  <w:noProof/>
                </w:rPr>
              </w:rPrChange>
            </w:rPr>
            <w:delText>检索来源</w:delText>
          </w:r>
          <w:r w:rsidRPr="00DA0F8B" w:rsidDel="00DA0F8B">
            <w:rPr>
              <w:iCs/>
              <w:color w:val="44546A" w:themeColor="text2"/>
              <w:sz w:val="21"/>
              <w:szCs w:val="18"/>
              <w:rPrChange w:id="811" w:author="jie sun" w:date="2018-04-08T15:34:00Z">
                <w:rPr>
                  <w:noProof/>
                </w:rPr>
              </w:rPrChange>
            </w:rPr>
            <w:delText>: Working principle of a capacitive accelerometer: http://engineering-sciences.uniroma2.it/MENU/DOC/TESI/2013/2013_tesi%20NISTICO%20Andrea.pdf</w:delText>
          </w:r>
        </w:del>
      </w:ins>
    </w:p>
    <w:p w:rsidR="000F1A74" w:rsidRPr="00DA0F8B" w:rsidDel="00DA0F8B" w:rsidRDefault="000F1A74">
      <w:pPr>
        <w:pStyle w:val="Bibliography"/>
        <w:ind w:left="720" w:hanging="720"/>
        <w:rPr>
          <w:ins w:id="812" w:author="jie sun" w:date="2018-04-08T15:34:00Z"/>
          <w:del w:id="813" w:author="jie sun" w:date="2018-04-08T15:38:00Z"/>
          <w:iCs/>
          <w:color w:val="44546A" w:themeColor="text2"/>
          <w:sz w:val="21"/>
          <w:szCs w:val="18"/>
          <w:rPrChange w:id="814" w:author="jie sun" w:date="2018-04-08T15:34:00Z">
            <w:rPr>
              <w:ins w:id="815" w:author="jie sun" w:date="2018-04-08T15:34:00Z"/>
              <w:del w:id="816" w:author="jie sun" w:date="2018-04-08T15:38:00Z"/>
              <w:noProof/>
            </w:rPr>
          </w:rPrChange>
        </w:rPr>
      </w:pPr>
      <w:ins w:id="817" w:author="jie sun" w:date="2018-04-08T15:34:00Z">
        <w:del w:id="818" w:author="jie sun" w:date="2018-04-08T15:38:00Z">
          <w:r w:rsidRPr="00DA0F8B" w:rsidDel="00DA0F8B">
            <w:rPr>
              <w:iCs/>
              <w:color w:val="44546A" w:themeColor="text2"/>
              <w:sz w:val="21"/>
              <w:szCs w:val="18"/>
              <w:rPrChange w:id="819" w:author="jie sun" w:date="2018-04-08T15:34:00Z">
                <w:rPr>
                  <w:noProof/>
                </w:rPr>
              </w:rPrChange>
            </w:rPr>
            <w:delText>uk.mathworks.com. (2018</w:delText>
          </w:r>
          <w:r w:rsidRPr="00DA0F8B" w:rsidDel="00DA0F8B">
            <w:rPr>
              <w:rFonts w:hint="eastAsia"/>
              <w:iCs/>
              <w:color w:val="44546A" w:themeColor="text2"/>
              <w:sz w:val="21"/>
              <w:szCs w:val="18"/>
              <w:rPrChange w:id="820" w:author="jie sun" w:date="2018-04-08T15:34:00Z">
                <w:rPr>
                  <w:rFonts w:hint="eastAsia"/>
                  <w:noProof/>
                </w:rPr>
              </w:rPrChange>
            </w:rPr>
            <w:delText>年</w:delText>
          </w:r>
          <w:r w:rsidRPr="00DA0F8B" w:rsidDel="00DA0F8B">
            <w:rPr>
              <w:iCs/>
              <w:color w:val="44546A" w:themeColor="text2"/>
              <w:sz w:val="21"/>
              <w:szCs w:val="18"/>
              <w:rPrChange w:id="821" w:author="jie sun" w:date="2018-04-08T15:34:00Z">
                <w:rPr>
                  <w:noProof/>
                </w:rPr>
              </w:rPrChange>
            </w:rPr>
            <w:delText>Feb</w:delText>
          </w:r>
          <w:r w:rsidRPr="00DA0F8B" w:rsidDel="00DA0F8B">
            <w:rPr>
              <w:rFonts w:hint="eastAsia"/>
              <w:iCs/>
              <w:color w:val="44546A" w:themeColor="text2"/>
              <w:sz w:val="21"/>
              <w:szCs w:val="18"/>
              <w:rPrChange w:id="822" w:author="jie sun" w:date="2018-04-08T15:34:00Z">
                <w:rPr>
                  <w:rFonts w:hint="eastAsia"/>
                  <w:noProof/>
                </w:rPr>
              </w:rPrChange>
            </w:rPr>
            <w:delText>月</w:delText>
          </w:r>
          <w:r w:rsidRPr="00DA0F8B" w:rsidDel="00DA0F8B">
            <w:rPr>
              <w:iCs/>
              <w:color w:val="44546A" w:themeColor="text2"/>
              <w:sz w:val="21"/>
              <w:szCs w:val="18"/>
              <w:rPrChange w:id="823" w:author="jie sun" w:date="2018-04-08T15:34:00Z">
                <w:rPr>
                  <w:noProof/>
                </w:rPr>
              </w:rPrChange>
            </w:rPr>
            <w:delText>1</w:delText>
          </w:r>
          <w:r w:rsidRPr="00DA0F8B" w:rsidDel="00DA0F8B">
            <w:rPr>
              <w:rFonts w:hint="eastAsia"/>
              <w:iCs/>
              <w:color w:val="44546A" w:themeColor="text2"/>
              <w:sz w:val="21"/>
              <w:szCs w:val="18"/>
              <w:rPrChange w:id="824" w:author="jie sun" w:date="2018-04-08T15:34:00Z">
                <w:rPr>
                  <w:rFonts w:hint="eastAsia"/>
                  <w:noProof/>
                </w:rPr>
              </w:rPrChange>
            </w:rPr>
            <w:delText>日</w:delText>
          </w:r>
          <w:r w:rsidRPr="00DA0F8B" w:rsidDel="00DA0F8B">
            <w:rPr>
              <w:iCs/>
              <w:color w:val="44546A" w:themeColor="text2"/>
              <w:sz w:val="21"/>
              <w:szCs w:val="18"/>
              <w:rPrChange w:id="825" w:author="jie sun" w:date="2018-04-08T15:34:00Z">
                <w:rPr>
                  <w:noProof/>
                </w:rPr>
              </w:rPrChange>
            </w:rPr>
            <w:delText xml:space="preserve">). uk.mathworks.com. </w:delText>
          </w:r>
          <w:r w:rsidRPr="00DA0F8B" w:rsidDel="00DA0F8B">
            <w:rPr>
              <w:rFonts w:hint="eastAsia"/>
              <w:iCs/>
              <w:color w:val="44546A" w:themeColor="text2"/>
              <w:sz w:val="21"/>
              <w:szCs w:val="18"/>
              <w:rPrChange w:id="826" w:author="jie sun" w:date="2018-04-08T15:34:00Z">
                <w:rPr>
                  <w:rFonts w:hint="eastAsia"/>
                  <w:noProof/>
                </w:rPr>
              </w:rPrChange>
            </w:rPr>
            <w:delText>检索来源</w:delText>
          </w:r>
          <w:r w:rsidRPr="00DA0F8B" w:rsidDel="00DA0F8B">
            <w:rPr>
              <w:iCs/>
              <w:color w:val="44546A" w:themeColor="text2"/>
              <w:sz w:val="21"/>
              <w:szCs w:val="18"/>
              <w:rPrChange w:id="827" w:author="jie sun" w:date="2018-04-08T15:34:00Z">
                <w:rPr>
                  <w:noProof/>
                </w:rPr>
              </w:rPrChange>
            </w:rPr>
            <w:delText>: uk.mathworks.com: https://uk.mathworks.com/hardware-support/android-sensor.html?s_tid=test</w:delText>
          </w:r>
        </w:del>
      </w:ins>
    </w:p>
    <w:p w:rsidR="000F1A74" w:rsidRPr="00F0688D" w:rsidDel="00DA0F8B" w:rsidRDefault="000F1A74">
      <w:pPr>
        <w:pStyle w:val="Bibliography"/>
        <w:ind w:left="720" w:hanging="720"/>
        <w:rPr>
          <w:ins w:id="828" w:author="像个男人一样" w:date="2018-03-22T12:30:00Z"/>
          <w:del w:id="829" w:author="jie sun" w:date="2018-04-08T15:38:00Z"/>
          <w:iCs/>
          <w:color w:val="44546A" w:themeColor="text2"/>
          <w:sz w:val="21"/>
          <w:szCs w:val="18"/>
          <w:rPrChange w:id="830" w:author="jie sun" w:date="2018-04-11T17:41:00Z">
            <w:rPr>
              <w:ins w:id="831" w:author="像个男人一样" w:date="2018-03-22T12:30:00Z"/>
              <w:del w:id="832" w:author="jie sun" w:date="2018-04-08T15:38:00Z"/>
              <w:rStyle w:val="EndnoteReference"/>
            </w:rPr>
          </w:rPrChange>
        </w:rPr>
        <w:pPrChange w:id="833" w:author="jie sun" w:date="2018-04-11T17:41:00Z">
          <w:pPr>
            <w:pStyle w:val="EndnoteText"/>
          </w:pPr>
        </w:pPrChange>
      </w:pPr>
      <w:ins w:id="834" w:author="jie sun" w:date="2018-04-08T15:34:00Z">
        <w:del w:id="835" w:author="jie sun" w:date="2018-04-08T15:38:00Z">
          <w:r w:rsidRPr="00F0688D" w:rsidDel="00DA0F8B">
            <w:rPr>
              <w:iCs/>
              <w:color w:val="44546A" w:themeColor="text2"/>
              <w:sz w:val="21"/>
              <w:szCs w:val="18"/>
              <w:rPrChange w:id="836" w:author="jie sun" w:date="2018-04-11T17:41:00Z">
                <w:rPr>
                  <w:vertAlign w:val="superscript"/>
                </w:rPr>
              </w:rPrChange>
            </w:rPr>
            <w:fldChar w:fldCharType="end"/>
          </w:r>
        </w:del>
      </w:ins>
    </w:p>
    <w:p w:rsidR="000F1A74" w:rsidRPr="00F0688D" w:rsidDel="00DA0F8B" w:rsidRDefault="000F1A74">
      <w:pPr>
        <w:pStyle w:val="Bibliography"/>
        <w:ind w:left="720" w:hanging="720"/>
        <w:rPr>
          <w:del w:id="837" w:author="jie sun" w:date="2018-04-08T15:38:00Z"/>
          <w:iCs/>
          <w:color w:val="44546A" w:themeColor="text2"/>
          <w:sz w:val="21"/>
          <w:szCs w:val="18"/>
          <w:rPrChange w:id="838" w:author="jie sun" w:date="2018-04-11T17:41:00Z">
            <w:rPr>
              <w:del w:id="839" w:author="jie sun" w:date="2018-04-08T15:38:00Z"/>
            </w:rPr>
          </w:rPrChange>
        </w:rPr>
        <w:pPrChange w:id="840" w:author="jie sun" w:date="2018-04-11T17:41:00Z">
          <w:pPr>
            <w:pStyle w:val="EndnoteText"/>
          </w:pPr>
        </w:pPrChange>
      </w:pPr>
      <w:ins w:id="841" w:author="像个男人一样" w:date="2018-03-22T12:06:00Z">
        <w:del w:id="842" w:author="jie sun" w:date="2018-04-08T15:38:00Z">
          <w:r w:rsidRPr="00F0688D" w:rsidDel="00DA0F8B">
            <w:rPr>
              <w:iCs/>
              <w:color w:val="44546A" w:themeColor="text2"/>
              <w:sz w:val="21"/>
              <w:szCs w:val="18"/>
              <w:rPrChange w:id="843" w:author="jie sun" w:date="2018-04-11T17:41:00Z">
                <w:rPr>
                  <w:rStyle w:val="EndnoteReference"/>
                </w:rPr>
              </w:rPrChange>
            </w:rPr>
            <w:delText>[</w:delText>
          </w:r>
        </w:del>
      </w:ins>
      <w:ins w:id="844" w:author="像个男人一样" w:date="2018-03-22T12:05:00Z">
        <w:del w:id="845" w:author="jie sun" w:date="2018-04-08T15:38:00Z">
          <w:r w:rsidRPr="00F0688D" w:rsidDel="00DA0F8B">
            <w:rPr>
              <w:iCs/>
              <w:color w:val="44546A" w:themeColor="text2"/>
              <w:sz w:val="21"/>
              <w:szCs w:val="18"/>
              <w:rPrChange w:id="846" w:author="jie sun" w:date="2018-04-11T17:41:00Z">
                <w:rPr>
                  <w:rStyle w:val="EndnoteReference"/>
                </w:rPr>
              </w:rPrChange>
            </w:rPr>
            <w:endnoteRef/>
          </w:r>
        </w:del>
      </w:ins>
      <w:ins w:id="847" w:author="像个男人一样" w:date="2018-03-22T12:06:00Z">
        <w:del w:id="848" w:author="jie sun" w:date="2018-04-08T15:38:00Z">
          <w:r w:rsidRPr="00F0688D" w:rsidDel="00DA0F8B">
            <w:rPr>
              <w:iCs/>
              <w:color w:val="44546A" w:themeColor="text2"/>
              <w:sz w:val="21"/>
              <w:szCs w:val="18"/>
              <w:rPrChange w:id="849" w:author="jie sun" w:date="2018-04-11T17:41:00Z">
                <w:rPr>
                  <w:rStyle w:val="EndnoteReference"/>
                </w:rPr>
              </w:rPrChange>
            </w:rPr>
            <w:delText>]</w:delText>
          </w:r>
        </w:del>
      </w:ins>
      <w:ins w:id="850" w:author="像个男人一样" w:date="2018-03-22T12:05:00Z">
        <w:del w:id="851" w:author="jie sun" w:date="2018-04-08T15:38:00Z">
          <w:r w:rsidRPr="00F0688D" w:rsidDel="00DA0F8B">
            <w:rPr>
              <w:iCs/>
              <w:color w:val="44546A" w:themeColor="text2"/>
              <w:sz w:val="21"/>
              <w:szCs w:val="18"/>
              <w:rPrChange w:id="852" w:author="jie sun" w:date="2018-04-11T17:41:00Z">
                <w:rPr/>
              </w:rPrChange>
            </w:rPr>
            <w:delText xml:space="preserve"> </w:delText>
          </w:r>
        </w:del>
      </w:ins>
      <w:ins w:id="853" w:author="像个男人一样" w:date="2018-03-22T12:06:00Z">
        <w:del w:id="854" w:author="jie sun" w:date="2018-04-08T15:38:00Z">
          <w:r w:rsidRPr="00F0688D" w:rsidDel="00DA0F8B">
            <w:rPr>
              <w:iCs/>
              <w:color w:val="44546A" w:themeColor="text2"/>
              <w:sz w:val="21"/>
              <w:szCs w:val="18"/>
              <w:rPrChange w:id="855" w:author="jie sun" w:date="2018-04-11T17:41:00Z">
                <w:rPr/>
              </w:rPrChange>
            </w:rPr>
            <w:delText xml:space="preserve">Engineering-sciences.uniroma2.it. (2018). Working principle of a capacitive accelerometer. [online] Available at: </w:delText>
          </w:r>
          <w:r w:rsidRPr="00F0688D" w:rsidDel="00DA0F8B">
            <w:rPr>
              <w:iCs/>
              <w:color w:val="44546A" w:themeColor="text2"/>
              <w:sz w:val="21"/>
              <w:szCs w:val="18"/>
              <w:rPrChange w:id="856" w:author="jie sun" w:date="2018-04-11T17:41:00Z">
                <w:rPr>
                  <w:iCs/>
                </w:rPr>
              </w:rPrChange>
            </w:rPr>
            <w:delText>http://engineering-sciences.uniroma2.it/MENU/DOC/TESI/2013/2013_tesi%20NISTICO%20Andrea.pdf [Accessed 21 Mar. 2018].</w:delText>
          </w:r>
        </w:del>
      </w:ins>
    </w:p>
  </w:endnote>
  <w:endnote w:id="2">
    <w:p w:rsidR="000F1A74" w:rsidRPr="00F0688D" w:rsidDel="00A556A3" w:rsidRDefault="000F1A74">
      <w:pPr>
        <w:pStyle w:val="Bibliography"/>
        <w:ind w:left="720" w:hanging="720"/>
        <w:rPr>
          <w:del w:id="1524" w:author="jie sun" w:date="2018-04-08T16:49:00Z"/>
          <w:iCs/>
          <w:color w:val="44546A" w:themeColor="text2"/>
          <w:sz w:val="21"/>
          <w:szCs w:val="18"/>
          <w:rPrChange w:id="1525" w:author="jie sun" w:date="2018-04-11T17:41:00Z">
            <w:rPr>
              <w:del w:id="1526" w:author="jie sun" w:date="2018-04-08T16:49:00Z"/>
            </w:rPr>
          </w:rPrChange>
        </w:rPr>
        <w:pPrChange w:id="1527" w:author="jie sun" w:date="2018-04-11T17:41:00Z">
          <w:pPr>
            <w:pStyle w:val="EndnoteText"/>
          </w:pPr>
        </w:pPrChange>
      </w:pPr>
      <w:ins w:id="1528" w:author="像个男人一样" w:date="2018-03-22T12:08:00Z">
        <w:del w:id="1529" w:author="jie sun" w:date="2018-04-08T16:49:00Z">
          <w:r w:rsidRPr="00F0688D" w:rsidDel="00A556A3">
            <w:rPr>
              <w:iCs/>
              <w:color w:val="44546A" w:themeColor="text2"/>
              <w:sz w:val="21"/>
              <w:szCs w:val="18"/>
              <w:rPrChange w:id="1530" w:author="jie sun" w:date="2018-04-11T17:41:00Z">
                <w:rPr>
                  <w:rStyle w:val="EndnoteReference"/>
                </w:rPr>
              </w:rPrChange>
            </w:rPr>
            <w:delText>[</w:delText>
          </w:r>
          <w:r w:rsidRPr="00F0688D" w:rsidDel="00A556A3">
            <w:rPr>
              <w:iCs/>
              <w:color w:val="44546A" w:themeColor="text2"/>
              <w:sz w:val="21"/>
              <w:szCs w:val="18"/>
              <w:rPrChange w:id="1531" w:author="jie sun" w:date="2018-04-11T17:41:00Z">
                <w:rPr>
                  <w:rStyle w:val="EndnoteReference"/>
                </w:rPr>
              </w:rPrChange>
            </w:rPr>
            <w:endnoteRef/>
          </w:r>
          <w:r w:rsidRPr="00F0688D" w:rsidDel="00A556A3">
            <w:rPr>
              <w:iCs/>
              <w:color w:val="44546A" w:themeColor="text2"/>
              <w:sz w:val="21"/>
              <w:szCs w:val="18"/>
              <w:rPrChange w:id="1532" w:author="jie sun" w:date="2018-04-11T17:41:00Z">
                <w:rPr>
                  <w:rStyle w:val="EndnoteReference"/>
                </w:rPr>
              </w:rPrChange>
            </w:rPr>
            <w:delText>]</w:delText>
          </w:r>
          <w:r w:rsidRPr="00F0688D" w:rsidDel="00A556A3">
            <w:rPr>
              <w:iCs/>
              <w:color w:val="44546A" w:themeColor="text2"/>
              <w:sz w:val="21"/>
              <w:szCs w:val="18"/>
              <w:rPrChange w:id="1533" w:author="jie sun" w:date="2018-04-11T17:41:00Z">
                <w:rPr/>
              </w:rPrChange>
            </w:rPr>
            <w:delText xml:space="preserve"> Analog.com. (2018). Full-Featured Pedometer Design Realized with 3-Axis Digital Accelerometer | Analog Devices. [online] Available at: http://www.analog.com/en/analog-dialogue/articles/pedometer-design-3-axis-digital-acceler.html [Accessed 22 Mar. 2018].</w:delText>
          </w:r>
        </w:del>
      </w:ins>
    </w:p>
  </w:endnote>
  <w:endnote w:id="3">
    <w:p w:rsidR="000F1A74" w:rsidRPr="00F0688D" w:rsidDel="005C2108" w:rsidRDefault="000F1A74">
      <w:pPr>
        <w:pStyle w:val="Bibliography"/>
        <w:ind w:left="720" w:hanging="720"/>
        <w:rPr>
          <w:del w:id="3580" w:author="jie sun" w:date="2018-04-08T19:01:00Z"/>
          <w:iCs/>
          <w:color w:val="44546A" w:themeColor="text2"/>
          <w:sz w:val="21"/>
          <w:szCs w:val="18"/>
          <w:rPrChange w:id="3581" w:author="jie sun" w:date="2018-04-11T17:41:00Z">
            <w:rPr>
              <w:del w:id="3582" w:author="jie sun" w:date="2018-04-08T19:01:00Z"/>
            </w:rPr>
          </w:rPrChange>
        </w:rPr>
        <w:pPrChange w:id="3583" w:author="jie sun" w:date="2018-04-11T17:41:00Z">
          <w:pPr>
            <w:pStyle w:val="EndnoteText"/>
          </w:pPr>
        </w:pPrChange>
      </w:pPr>
      <w:ins w:id="3584" w:author="像个男人一样" w:date="2018-03-22T12:11:00Z">
        <w:del w:id="3585" w:author="jie sun" w:date="2018-04-08T19:01:00Z">
          <w:r w:rsidRPr="00F0688D" w:rsidDel="005C2108">
            <w:rPr>
              <w:iCs/>
              <w:color w:val="44546A" w:themeColor="text2"/>
              <w:sz w:val="21"/>
              <w:szCs w:val="18"/>
              <w:rPrChange w:id="3586" w:author="jie sun" w:date="2018-04-11T17:41:00Z">
                <w:rPr>
                  <w:rStyle w:val="EndnoteReference"/>
                </w:rPr>
              </w:rPrChange>
            </w:rPr>
            <w:delText>[</w:delText>
          </w:r>
          <w:r w:rsidRPr="00F0688D" w:rsidDel="005C2108">
            <w:rPr>
              <w:iCs/>
              <w:color w:val="44546A" w:themeColor="text2"/>
              <w:sz w:val="21"/>
              <w:szCs w:val="18"/>
              <w:rPrChange w:id="3587" w:author="jie sun" w:date="2018-04-11T17:41:00Z">
                <w:rPr>
                  <w:rStyle w:val="EndnoteReference"/>
                </w:rPr>
              </w:rPrChange>
            </w:rPr>
            <w:endnoteRef/>
          </w:r>
          <w:r w:rsidRPr="00F0688D" w:rsidDel="005C2108">
            <w:rPr>
              <w:iCs/>
              <w:color w:val="44546A" w:themeColor="text2"/>
              <w:sz w:val="21"/>
              <w:szCs w:val="18"/>
              <w:rPrChange w:id="3588" w:author="jie sun" w:date="2018-04-11T17:41:00Z">
                <w:rPr>
                  <w:rStyle w:val="EndnoteReference"/>
                </w:rPr>
              </w:rPrChange>
            </w:rPr>
            <w:delText>]</w:delText>
          </w:r>
          <w:r w:rsidRPr="00F0688D" w:rsidDel="005C2108">
            <w:rPr>
              <w:iCs/>
              <w:color w:val="44546A" w:themeColor="text2"/>
              <w:sz w:val="21"/>
              <w:szCs w:val="18"/>
              <w:rPrChange w:id="3589" w:author="jie sun" w:date="2018-04-11T17:41:00Z">
                <w:rPr/>
              </w:rPrChange>
            </w:rPr>
            <w:delText xml:space="preserve"> McFadden, C., Shop, I., Vyas, K., Miley, J., Engineering, I. and Barnett, T. (2018). What are Gyroscopes and Why are They Important?. [online] Interestingengineering.com. Available at: https://interestingengineering.com/what-are-gyroscopes-and-why-are-they-important [Accessed 21 Mar. 2018].</w:delText>
          </w:r>
        </w:del>
      </w:ins>
    </w:p>
  </w:endnote>
  <w:endnote w:id="4">
    <w:p w:rsidR="000F1A74" w:rsidRPr="00F0688D" w:rsidDel="00321759" w:rsidRDefault="000F1A74" w:rsidP="00804078">
      <w:pPr>
        <w:pStyle w:val="Bibliography"/>
        <w:ind w:left="720" w:hanging="720"/>
        <w:rPr>
          <w:ins w:id="3905" w:author="jie sun" w:date="2018-04-08T20:17:00Z"/>
          <w:del w:id="3906" w:author="jie sun" w:date="2018-04-16T22:45:00Z"/>
          <w:iCs/>
          <w:color w:val="44546A" w:themeColor="text2"/>
          <w:sz w:val="21"/>
          <w:szCs w:val="18"/>
          <w:rPrChange w:id="3907" w:author="jie sun" w:date="2018-04-11T17:41:00Z">
            <w:rPr>
              <w:ins w:id="3908" w:author="jie sun" w:date="2018-04-08T20:17:00Z"/>
              <w:del w:id="3909" w:author="jie sun" w:date="2018-04-16T22:45:00Z"/>
            </w:rPr>
          </w:rPrChange>
        </w:rPr>
      </w:pPr>
      <w:ins w:id="3910" w:author="像个男人一样" w:date="2018-03-22T12:12:00Z">
        <w:del w:id="3911" w:author="jie sun" w:date="2018-04-16T22:45:00Z">
          <w:r w:rsidRPr="00F0688D" w:rsidDel="00321759">
            <w:rPr>
              <w:iCs/>
              <w:color w:val="44546A" w:themeColor="text2"/>
              <w:sz w:val="21"/>
              <w:szCs w:val="18"/>
              <w:rPrChange w:id="3912" w:author="jie sun" w:date="2018-04-11T17:41:00Z">
                <w:rPr>
                  <w:rStyle w:val="EndnoteReference"/>
                </w:rPr>
              </w:rPrChange>
            </w:rPr>
            <w:delText>[</w:delText>
          </w:r>
          <w:r w:rsidRPr="00F0688D" w:rsidDel="00321759">
            <w:rPr>
              <w:iCs/>
              <w:color w:val="44546A" w:themeColor="text2"/>
              <w:sz w:val="21"/>
              <w:szCs w:val="18"/>
              <w:rPrChange w:id="3913" w:author="jie sun" w:date="2018-04-11T17:41:00Z">
                <w:rPr>
                  <w:rStyle w:val="EndnoteReference"/>
                </w:rPr>
              </w:rPrChange>
            </w:rPr>
            <w:endnoteRef/>
          </w:r>
          <w:r w:rsidRPr="00F0688D" w:rsidDel="00321759">
            <w:rPr>
              <w:iCs/>
              <w:color w:val="44546A" w:themeColor="text2"/>
              <w:sz w:val="21"/>
              <w:szCs w:val="18"/>
              <w:rPrChange w:id="3914" w:author="jie sun" w:date="2018-04-11T17:41:00Z">
                <w:rPr>
                  <w:rStyle w:val="EndnoteReference"/>
                </w:rPr>
              </w:rPrChange>
            </w:rPr>
            <w:delText>]</w:delText>
          </w:r>
          <w:r w:rsidRPr="00F0688D" w:rsidDel="00321759">
            <w:rPr>
              <w:iCs/>
              <w:color w:val="44546A" w:themeColor="text2"/>
              <w:sz w:val="21"/>
              <w:szCs w:val="18"/>
              <w:rPrChange w:id="3915" w:author="jie sun" w:date="2018-04-11T17:41:00Z">
                <w:rPr/>
              </w:rPrChange>
            </w:rPr>
            <w:delText xml:space="preserve"> Uk.mathworks.com. (2018). Android Sensor Support from MATLAB. [online] Available at: https://uk.mathworks.com/hardware-support/android-sensor.html?s_tid=test [Accessed 20 Mar. 2018].</w:delText>
          </w:r>
        </w:del>
      </w:ins>
      <w:ins w:id="3916" w:author="jie sun" w:date="2018-04-08T20:17:00Z">
        <w:del w:id="3917" w:author="jie sun" w:date="2018-04-16T22:45:00Z">
          <w:r w:rsidRPr="00F0688D" w:rsidDel="00321759">
            <w:rPr>
              <w:iCs/>
              <w:color w:val="44546A" w:themeColor="text2"/>
              <w:sz w:val="21"/>
              <w:szCs w:val="18"/>
              <w:rPrChange w:id="3918" w:author="jie sun" w:date="2018-04-11T17:41:00Z">
                <w:rPr/>
              </w:rPrChange>
            </w:rPr>
            <w:fldChar w:fldCharType="begin"/>
          </w:r>
          <w:r w:rsidRPr="00F0688D" w:rsidDel="00321759">
            <w:rPr>
              <w:iCs/>
              <w:color w:val="44546A" w:themeColor="text2"/>
              <w:sz w:val="21"/>
              <w:szCs w:val="18"/>
              <w:rPrChange w:id="3919" w:author="jie sun" w:date="2018-04-11T17:41:00Z">
                <w:rPr/>
              </w:rPrChange>
            </w:rPr>
            <w:delInstrText xml:space="preserve"> BIBLIOGRAPHY  \l 2052 </w:delInstrText>
          </w:r>
        </w:del>
      </w:ins>
      <w:del w:id="3920" w:author="jie sun" w:date="2018-04-16T22:45:00Z">
        <w:r w:rsidRPr="00F0688D" w:rsidDel="00321759">
          <w:rPr>
            <w:iCs/>
            <w:color w:val="44546A" w:themeColor="text2"/>
            <w:sz w:val="21"/>
            <w:szCs w:val="18"/>
            <w:rPrChange w:id="3921" w:author="jie sun" w:date="2018-04-11T17:41:00Z">
              <w:rPr/>
            </w:rPrChange>
          </w:rPr>
          <w:fldChar w:fldCharType="separate"/>
        </w:r>
      </w:del>
      <w:ins w:id="3922" w:author="jie sun" w:date="2018-04-08T20:17:00Z">
        <w:del w:id="3923" w:author="jie sun" w:date="2018-04-16T22:45:00Z">
          <w:r w:rsidRPr="00F0688D" w:rsidDel="00321759">
            <w:rPr>
              <w:iCs/>
              <w:color w:val="44546A" w:themeColor="text2"/>
              <w:sz w:val="21"/>
              <w:szCs w:val="18"/>
              <w:rPrChange w:id="3924" w:author="jie sun" w:date="2018-04-11T17:41:00Z">
                <w:rPr/>
              </w:rPrChange>
            </w:rPr>
            <w:delText xml:space="preserve">Nisticò, A. (2013). </w:delText>
          </w:r>
          <w:r w:rsidRPr="00F0688D" w:rsidDel="00321759">
            <w:rPr>
              <w:iCs/>
              <w:color w:val="44546A" w:themeColor="text2"/>
              <w:sz w:val="21"/>
              <w:szCs w:val="18"/>
              <w:rPrChange w:id="3925" w:author="jie sun" w:date="2018-04-11T17:41:00Z">
                <w:rPr>
                  <w:i/>
                  <w:iCs/>
                  <w:noProof/>
                </w:rPr>
              </w:rPrChange>
            </w:rPr>
            <w:delText>Working principle of a capacitive accelerometer.</w:delText>
          </w:r>
          <w:r w:rsidRPr="00F0688D" w:rsidDel="00321759">
            <w:rPr>
              <w:iCs/>
              <w:color w:val="44546A" w:themeColor="text2"/>
              <w:sz w:val="21"/>
              <w:szCs w:val="18"/>
              <w:rPrChange w:id="3926" w:author="jie sun" w:date="2018-04-11T17:41:00Z">
                <w:rPr/>
              </w:rPrChange>
            </w:rPr>
            <w:delText xml:space="preserve"> Retrieved from </w:delText>
          </w:r>
          <w:r w:rsidRPr="00F0688D" w:rsidDel="00321759">
            <w:rPr>
              <w:iCs/>
              <w:color w:val="44546A" w:themeColor="text2"/>
              <w:sz w:val="21"/>
              <w:szCs w:val="18"/>
              <w:rPrChange w:id="3927" w:author="jie sun" w:date="2018-04-11T17:41:00Z">
                <w:rPr>
                  <w:noProof/>
                </w:rPr>
              </w:rPrChange>
            </w:rPr>
            <w:delText>Working</w:delText>
          </w:r>
          <w:r w:rsidRPr="00F0688D" w:rsidDel="00321759">
            <w:rPr>
              <w:iCs/>
              <w:color w:val="44546A" w:themeColor="text2"/>
              <w:sz w:val="21"/>
              <w:szCs w:val="18"/>
              <w:rPrChange w:id="3928" w:author="jie sun" w:date="2018-04-11T17:41:00Z">
                <w:rPr/>
              </w:rPrChange>
            </w:rPr>
            <w:delText xml:space="preserve"> principle of a capacitive accelerometer: http://engineering-sciences.uniroma2.it/MENU/DOC/TESI/2013/2013_tesi%20NISTICO%20Andrea.pdf</w:delText>
          </w:r>
        </w:del>
      </w:ins>
    </w:p>
    <w:p w:rsidR="000F1A74" w:rsidRPr="00F0688D" w:rsidDel="00321759" w:rsidRDefault="000F1A74">
      <w:pPr>
        <w:pStyle w:val="Bibliography"/>
        <w:ind w:left="720" w:hanging="720"/>
        <w:rPr>
          <w:ins w:id="3929" w:author="jie sun" w:date="2018-04-08T20:17:00Z"/>
          <w:del w:id="3930" w:author="jie sun" w:date="2018-04-16T22:45:00Z"/>
          <w:iCs/>
          <w:color w:val="44546A" w:themeColor="text2"/>
          <w:sz w:val="21"/>
          <w:szCs w:val="18"/>
          <w:rPrChange w:id="3931" w:author="jie sun" w:date="2018-04-11T17:40:00Z">
            <w:rPr>
              <w:ins w:id="3932" w:author="jie sun" w:date="2018-04-08T20:17:00Z"/>
              <w:del w:id="3933" w:author="jie sun" w:date="2018-04-16T22:45:00Z"/>
              <w:noProof/>
            </w:rPr>
          </w:rPrChange>
        </w:rPr>
      </w:pPr>
      <w:ins w:id="3934" w:author="jie sun" w:date="2018-04-08T20:17:00Z">
        <w:del w:id="3935" w:author="jie sun" w:date="2018-04-16T22:45:00Z">
          <w:r w:rsidRPr="00F0688D" w:rsidDel="00321759">
            <w:rPr>
              <w:iCs/>
              <w:color w:val="44546A" w:themeColor="text2"/>
              <w:sz w:val="21"/>
              <w:szCs w:val="18"/>
              <w:rPrChange w:id="3936" w:author="jie sun" w:date="2018-04-11T17:40:00Z">
                <w:rPr>
                  <w:noProof/>
                </w:rPr>
              </w:rPrChange>
            </w:rPr>
            <w:delText xml:space="preserve">Oxforddictionaries. (Mid 19th century). </w:delText>
          </w:r>
          <w:r w:rsidRPr="00F0688D" w:rsidDel="00321759">
            <w:rPr>
              <w:iCs/>
              <w:color w:val="44546A" w:themeColor="text2"/>
              <w:sz w:val="21"/>
              <w:szCs w:val="18"/>
              <w:rPrChange w:id="3937" w:author="jie sun" w:date="2018-04-11T17:40:00Z">
                <w:rPr>
                  <w:i/>
                  <w:iCs/>
                  <w:noProof/>
                </w:rPr>
              </w:rPrChange>
            </w:rPr>
            <w:delText>gyroscope definition</w:delText>
          </w:r>
          <w:r w:rsidRPr="00F0688D" w:rsidDel="00321759">
            <w:rPr>
              <w:iCs/>
              <w:color w:val="44546A" w:themeColor="text2"/>
              <w:sz w:val="21"/>
              <w:szCs w:val="18"/>
              <w:rPrChange w:id="3938" w:author="jie sun" w:date="2018-04-11T17:40:00Z">
                <w:rPr>
                  <w:noProof/>
                </w:rPr>
              </w:rPrChange>
            </w:rPr>
            <w:delText>. Retrieved from oxforddictionaries: https://en.oxforddictionaries.com/definition/gyroscope</w:delText>
          </w:r>
        </w:del>
      </w:ins>
    </w:p>
    <w:p w:rsidR="000F1A74" w:rsidRPr="00F0688D" w:rsidDel="00321759" w:rsidRDefault="000F1A74">
      <w:pPr>
        <w:pStyle w:val="Bibliography"/>
        <w:ind w:left="720" w:hanging="720"/>
        <w:rPr>
          <w:ins w:id="3939" w:author="jie sun" w:date="2018-04-08T20:17:00Z"/>
          <w:del w:id="3940" w:author="jie sun" w:date="2018-04-16T22:45:00Z"/>
          <w:iCs/>
          <w:color w:val="44546A" w:themeColor="text2"/>
          <w:sz w:val="21"/>
          <w:szCs w:val="18"/>
          <w:rPrChange w:id="3941" w:author="jie sun" w:date="2018-04-11T17:40:00Z">
            <w:rPr>
              <w:ins w:id="3942" w:author="jie sun" w:date="2018-04-08T20:17:00Z"/>
              <w:del w:id="3943" w:author="jie sun" w:date="2018-04-16T22:45:00Z"/>
              <w:noProof/>
            </w:rPr>
          </w:rPrChange>
        </w:rPr>
      </w:pPr>
      <w:ins w:id="3944" w:author="jie sun" w:date="2018-04-08T20:17:00Z">
        <w:del w:id="3945" w:author="jie sun" w:date="2018-04-16T22:45:00Z">
          <w:r w:rsidRPr="00F0688D" w:rsidDel="00321759">
            <w:rPr>
              <w:iCs/>
              <w:color w:val="44546A" w:themeColor="text2"/>
              <w:sz w:val="21"/>
              <w:szCs w:val="18"/>
              <w:rPrChange w:id="3946" w:author="jie sun" w:date="2018-04-11T17:40:00Z">
                <w:rPr>
                  <w:noProof/>
                </w:rPr>
              </w:rPrChange>
            </w:rPr>
            <w:delText xml:space="preserve">Pieter-Jan. (2016, 9 6). </w:delText>
          </w:r>
          <w:r w:rsidRPr="00F0688D" w:rsidDel="00321759">
            <w:rPr>
              <w:iCs/>
              <w:color w:val="44546A" w:themeColor="text2"/>
              <w:sz w:val="21"/>
              <w:szCs w:val="18"/>
              <w:rPrChange w:id="3947" w:author="jie sun" w:date="2018-04-11T17:40:00Z">
                <w:rPr>
                  <w:i/>
                  <w:iCs/>
                  <w:noProof/>
                </w:rPr>
              </w:rPrChange>
            </w:rPr>
            <w:delText>Getting the angular position from gyroscope data</w:delText>
          </w:r>
          <w:r w:rsidRPr="00F0688D" w:rsidDel="00321759">
            <w:rPr>
              <w:iCs/>
              <w:color w:val="44546A" w:themeColor="text2"/>
              <w:sz w:val="21"/>
              <w:szCs w:val="18"/>
              <w:rPrChange w:id="3948" w:author="jie sun" w:date="2018-04-11T17:40:00Z">
                <w:rPr>
                  <w:noProof/>
                </w:rPr>
              </w:rPrChange>
            </w:rPr>
            <w:delText>. Retrieved from http://www.pieter-jan.com/node/7: http://www.pieter-jan.com/node/7</w:delText>
          </w:r>
        </w:del>
      </w:ins>
    </w:p>
    <w:p w:rsidR="000F1A74" w:rsidRPr="00F0688D" w:rsidDel="00321759" w:rsidRDefault="000F1A74">
      <w:pPr>
        <w:pStyle w:val="Bibliography"/>
        <w:ind w:left="720" w:hanging="720"/>
        <w:rPr>
          <w:ins w:id="3949" w:author="jie sun" w:date="2018-04-08T20:17:00Z"/>
          <w:del w:id="3950" w:author="jie sun" w:date="2018-04-16T22:45:00Z"/>
          <w:iCs/>
          <w:color w:val="44546A" w:themeColor="text2"/>
          <w:sz w:val="21"/>
          <w:szCs w:val="18"/>
          <w:rPrChange w:id="3951" w:author="jie sun" w:date="2018-04-11T17:40:00Z">
            <w:rPr>
              <w:ins w:id="3952" w:author="jie sun" w:date="2018-04-08T20:17:00Z"/>
              <w:del w:id="3953" w:author="jie sun" w:date="2018-04-16T22:45:00Z"/>
              <w:noProof/>
            </w:rPr>
          </w:rPrChange>
        </w:rPr>
      </w:pPr>
      <w:ins w:id="3954" w:author="jie sun" w:date="2018-04-08T20:17:00Z">
        <w:del w:id="3955" w:author="jie sun" w:date="2018-04-16T22:45:00Z">
          <w:r w:rsidRPr="00F0688D" w:rsidDel="00321759">
            <w:rPr>
              <w:iCs/>
              <w:color w:val="44546A" w:themeColor="text2"/>
              <w:sz w:val="21"/>
              <w:szCs w:val="18"/>
              <w:rPrChange w:id="3956" w:author="jie sun" w:date="2018-04-11T17:40:00Z">
                <w:rPr>
                  <w:noProof/>
                </w:rPr>
              </w:rPrChange>
            </w:rPr>
            <w:delText xml:space="preserve">Pigeon's nest. (n.d.). </w:delText>
          </w:r>
          <w:r w:rsidRPr="00F0688D" w:rsidDel="00321759">
            <w:rPr>
              <w:iCs/>
              <w:color w:val="44546A" w:themeColor="text2"/>
              <w:sz w:val="21"/>
              <w:szCs w:val="18"/>
              <w:rPrChange w:id="3957" w:author="jie sun" w:date="2018-04-11T17:40:00Z">
                <w:rPr>
                  <w:i/>
                  <w:iCs/>
                  <w:noProof/>
                </w:rPr>
              </w:rPrChange>
            </w:rPr>
            <w:delText>Gyroscope</w:delText>
          </w:r>
          <w:r w:rsidRPr="00F0688D" w:rsidDel="00321759">
            <w:rPr>
              <w:iCs/>
              <w:color w:val="44546A" w:themeColor="text2"/>
              <w:sz w:val="21"/>
              <w:szCs w:val="18"/>
              <w:rPrChange w:id="3958" w:author="jie sun" w:date="2018-04-11T17:40:00Z">
                <w:rPr>
                  <w:noProof/>
                </w:rPr>
              </w:rPrChange>
            </w:rPr>
            <w:delText>. Retrieved from Pigeonsnest: http://pigeonsnest.co.uk/stuff/howards-stuff/gyro/gyro.html</w:delText>
          </w:r>
        </w:del>
      </w:ins>
    </w:p>
    <w:p w:rsidR="000F1A74" w:rsidRPr="00F0688D" w:rsidDel="00321759" w:rsidRDefault="000F1A74">
      <w:pPr>
        <w:pStyle w:val="Bibliography"/>
        <w:ind w:left="720" w:hanging="720"/>
        <w:rPr>
          <w:ins w:id="3959" w:author="jie sun" w:date="2018-04-08T20:17:00Z"/>
          <w:del w:id="3960" w:author="jie sun" w:date="2018-04-16T22:45:00Z"/>
          <w:iCs/>
          <w:color w:val="44546A" w:themeColor="text2"/>
          <w:sz w:val="21"/>
          <w:szCs w:val="18"/>
          <w:rPrChange w:id="3961" w:author="jie sun" w:date="2018-04-11T17:40:00Z">
            <w:rPr>
              <w:ins w:id="3962" w:author="jie sun" w:date="2018-04-08T20:17:00Z"/>
              <w:del w:id="3963" w:author="jie sun" w:date="2018-04-16T22:45:00Z"/>
              <w:noProof/>
            </w:rPr>
          </w:rPrChange>
        </w:rPr>
      </w:pPr>
      <w:ins w:id="3964" w:author="jie sun" w:date="2018-04-08T20:17:00Z">
        <w:del w:id="3965" w:author="jie sun" w:date="2018-04-16T22:45:00Z">
          <w:r w:rsidRPr="00F0688D" w:rsidDel="00321759">
            <w:rPr>
              <w:iCs/>
              <w:color w:val="44546A" w:themeColor="text2"/>
              <w:sz w:val="21"/>
              <w:szCs w:val="18"/>
              <w:rPrChange w:id="3966" w:author="jie sun" w:date="2018-04-11T17:40:00Z">
                <w:rPr>
                  <w:noProof/>
                </w:rPr>
              </w:rPrChange>
            </w:rPr>
            <w:delText xml:space="preserve">Przemek. (2014, 11 27). </w:delText>
          </w:r>
          <w:r w:rsidRPr="00F0688D" w:rsidDel="00321759">
            <w:rPr>
              <w:iCs/>
              <w:color w:val="44546A" w:themeColor="text2"/>
              <w:sz w:val="21"/>
              <w:szCs w:val="18"/>
              <w:rPrChange w:id="3967" w:author="jie sun" w:date="2018-04-11T17:40:00Z">
                <w:rPr>
                  <w:i/>
                  <w:iCs/>
                  <w:noProof/>
                </w:rPr>
              </w:rPrChange>
            </w:rPr>
            <w:delText>Scanning rooms with an iPhone</w:delText>
          </w:r>
          <w:r w:rsidRPr="00F0688D" w:rsidDel="00321759">
            <w:rPr>
              <w:iCs/>
              <w:color w:val="44546A" w:themeColor="text2"/>
              <w:sz w:val="21"/>
              <w:szCs w:val="18"/>
              <w:rPrChange w:id="3968" w:author="jie sun" w:date="2018-04-11T17:40:00Z">
                <w:rPr>
                  <w:noProof/>
                </w:rPr>
              </w:rPrChange>
            </w:rPr>
            <w:delText>. Retrieved from nomtek: https://www.nomtek.com/scanning-rooms-with-an-iphone/</w:delText>
          </w:r>
        </w:del>
      </w:ins>
    </w:p>
    <w:p w:rsidR="000F1A74" w:rsidRPr="00F0688D" w:rsidDel="00321759" w:rsidRDefault="000F1A74">
      <w:pPr>
        <w:pStyle w:val="Bibliography"/>
        <w:ind w:left="720" w:hanging="720"/>
        <w:rPr>
          <w:ins w:id="3969" w:author="jie sun" w:date="2018-04-08T20:17:00Z"/>
          <w:del w:id="3970" w:author="jie sun" w:date="2018-04-16T22:45:00Z"/>
          <w:iCs/>
          <w:color w:val="44546A" w:themeColor="text2"/>
          <w:sz w:val="21"/>
          <w:szCs w:val="18"/>
          <w:rPrChange w:id="3971" w:author="jie sun" w:date="2018-04-11T17:40:00Z">
            <w:rPr>
              <w:ins w:id="3972" w:author="jie sun" w:date="2018-04-08T20:17:00Z"/>
              <w:del w:id="3973" w:author="jie sun" w:date="2018-04-16T22:45:00Z"/>
              <w:noProof/>
            </w:rPr>
          </w:rPrChange>
        </w:rPr>
      </w:pPr>
      <w:ins w:id="3974" w:author="jie sun" w:date="2018-04-08T20:17:00Z">
        <w:del w:id="3975" w:author="jie sun" w:date="2018-04-16T22:45:00Z">
          <w:r w:rsidRPr="00F0688D" w:rsidDel="00321759">
            <w:rPr>
              <w:iCs/>
              <w:color w:val="44546A" w:themeColor="text2"/>
              <w:sz w:val="21"/>
              <w:szCs w:val="18"/>
              <w:rPrChange w:id="3976" w:author="jie sun" w:date="2018-04-11T17:40:00Z">
                <w:rPr>
                  <w:noProof/>
                </w:rPr>
              </w:rPrChange>
            </w:rPr>
            <w:delText xml:space="preserve">Wilimedia. (2006, Oct 4). </w:delText>
          </w:r>
          <w:r w:rsidRPr="00F0688D" w:rsidDel="00321759">
            <w:rPr>
              <w:iCs/>
              <w:color w:val="44546A" w:themeColor="text2"/>
              <w:sz w:val="21"/>
              <w:szCs w:val="18"/>
              <w:rPrChange w:id="3977" w:author="jie sun" w:date="2018-04-11T17:40:00Z">
                <w:rPr>
                  <w:i/>
                  <w:iCs/>
                  <w:noProof/>
                </w:rPr>
              </w:rPrChange>
            </w:rPr>
            <w:delText>3D Gyroscope.png</w:delText>
          </w:r>
          <w:r w:rsidRPr="00F0688D" w:rsidDel="00321759">
            <w:rPr>
              <w:iCs/>
              <w:color w:val="44546A" w:themeColor="text2"/>
              <w:sz w:val="21"/>
              <w:szCs w:val="18"/>
              <w:rPrChange w:id="3978" w:author="jie sun" w:date="2018-04-11T17:40:00Z">
                <w:rPr>
                  <w:noProof/>
                </w:rPr>
              </w:rPrChange>
            </w:rPr>
            <w:delText>. Retrieved from Wilimedia: https://commons.wikimedia.org/wiki/File:3D_Gyroscope.png</w:delText>
          </w:r>
        </w:del>
      </w:ins>
    </w:p>
    <w:p w:rsidR="000F1A74" w:rsidRPr="00F0688D" w:rsidDel="00321759" w:rsidRDefault="000F1A74">
      <w:pPr>
        <w:pStyle w:val="Bibliography"/>
        <w:ind w:left="720" w:hanging="720"/>
        <w:rPr>
          <w:ins w:id="3979" w:author="jie sun" w:date="2018-04-08T20:17:00Z"/>
          <w:del w:id="3980" w:author="jie sun" w:date="2018-04-16T22:45:00Z"/>
          <w:iCs/>
          <w:color w:val="44546A" w:themeColor="text2"/>
          <w:sz w:val="21"/>
          <w:szCs w:val="18"/>
          <w:rPrChange w:id="3981" w:author="jie sun" w:date="2018-04-11T17:40:00Z">
            <w:rPr>
              <w:ins w:id="3982" w:author="jie sun" w:date="2018-04-08T20:17:00Z"/>
              <w:del w:id="3983" w:author="jie sun" w:date="2018-04-16T22:45:00Z"/>
              <w:noProof/>
            </w:rPr>
          </w:rPrChange>
        </w:rPr>
      </w:pPr>
      <w:ins w:id="3984" w:author="jie sun" w:date="2018-04-08T20:17:00Z">
        <w:del w:id="3985" w:author="jie sun" w:date="2018-04-16T22:45:00Z">
          <w:r w:rsidRPr="00F0688D" w:rsidDel="00321759">
            <w:rPr>
              <w:iCs/>
              <w:color w:val="44546A" w:themeColor="text2"/>
              <w:sz w:val="21"/>
              <w:szCs w:val="18"/>
              <w:rPrChange w:id="3986" w:author="jie sun" w:date="2018-04-11T17:40:00Z">
                <w:rPr>
                  <w:noProof/>
                </w:rPr>
              </w:rPrChange>
            </w:rPr>
            <w:delText xml:space="preserve">YingWen, B. (2014). </w:delText>
          </w:r>
          <w:r w:rsidRPr="00F0688D" w:rsidDel="00321759">
            <w:rPr>
              <w:iCs/>
              <w:color w:val="44546A" w:themeColor="text2"/>
              <w:sz w:val="21"/>
              <w:szCs w:val="18"/>
              <w:rPrChange w:id="3987" w:author="jie sun" w:date="2018-04-11T17:40:00Z">
                <w:rPr>
                  <w:i/>
                  <w:iCs/>
                  <w:noProof/>
                </w:rPr>
              </w:rPrChange>
            </w:rPr>
            <w:delText>http://ieeexplore.ieee.org/document/6901041/.</w:delText>
          </w:r>
          <w:r w:rsidRPr="00F0688D" w:rsidDel="00321759">
            <w:rPr>
              <w:iCs/>
              <w:color w:val="44546A" w:themeColor="text2"/>
              <w:sz w:val="21"/>
              <w:szCs w:val="18"/>
              <w:rPrChange w:id="3988" w:author="jie sun" w:date="2018-04-11T17:40:00Z">
                <w:rPr>
                  <w:noProof/>
                </w:rPr>
              </w:rPrChange>
            </w:rPr>
            <w:delText xml:space="preserve"> Retrieved from ieeexplore.ieee.org: http://ieeexplore.ieee.org/document/6901041/</w:delText>
          </w:r>
        </w:del>
      </w:ins>
    </w:p>
    <w:p w:rsidR="000F1A74" w:rsidRPr="00F0688D" w:rsidDel="00321759" w:rsidRDefault="000F1A74">
      <w:pPr>
        <w:pStyle w:val="Bibliography"/>
        <w:ind w:left="720" w:hanging="720"/>
        <w:rPr>
          <w:ins w:id="3989" w:author="jie sun" w:date="2018-04-08T20:17:00Z"/>
          <w:del w:id="3990" w:author="jie sun" w:date="2018-04-16T22:45:00Z"/>
          <w:iCs/>
          <w:color w:val="44546A" w:themeColor="text2"/>
          <w:sz w:val="21"/>
          <w:szCs w:val="18"/>
          <w:rPrChange w:id="3991" w:author="jie sun" w:date="2018-04-11T17:40:00Z">
            <w:rPr>
              <w:ins w:id="3992" w:author="jie sun" w:date="2018-04-08T20:17:00Z"/>
              <w:del w:id="3993" w:author="jie sun" w:date="2018-04-16T22:45:00Z"/>
              <w:noProof/>
            </w:rPr>
          </w:rPrChange>
        </w:rPr>
      </w:pPr>
      <w:ins w:id="3994" w:author="jie sun" w:date="2018-04-08T20:17:00Z">
        <w:del w:id="3995" w:author="jie sun" w:date="2018-04-16T22:45:00Z">
          <w:r w:rsidRPr="00F0688D" w:rsidDel="00321759">
            <w:rPr>
              <w:iCs/>
              <w:color w:val="44546A" w:themeColor="text2"/>
              <w:sz w:val="21"/>
              <w:szCs w:val="18"/>
              <w:rPrChange w:id="3996" w:author="jie sun" w:date="2018-04-11T17:40:00Z">
                <w:rPr>
                  <w:noProof/>
                </w:rPr>
              </w:rPrChange>
            </w:rPr>
            <w:delText xml:space="preserve">Zhao, N. (2008). </w:delText>
          </w:r>
          <w:r w:rsidRPr="00F0688D" w:rsidDel="00321759">
            <w:rPr>
              <w:iCs/>
              <w:color w:val="44546A" w:themeColor="text2"/>
              <w:sz w:val="21"/>
              <w:szCs w:val="18"/>
              <w:rPrChange w:id="3997" w:author="jie sun" w:date="2018-04-11T17:40:00Z">
                <w:rPr>
                  <w:i/>
                  <w:iCs/>
                  <w:noProof/>
                </w:rPr>
              </w:rPrChange>
            </w:rPr>
            <w:delText>Understanding the Model.</w:delText>
          </w:r>
          <w:r w:rsidRPr="00F0688D" w:rsidDel="00321759">
            <w:rPr>
              <w:iCs/>
              <w:color w:val="44546A" w:themeColor="text2"/>
              <w:sz w:val="21"/>
              <w:szCs w:val="18"/>
              <w:rPrChange w:id="3998" w:author="jie sun" w:date="2018-04-11T17:40:00Z">
                <w:rPr>
                  <w:noProof/>
                </w:rPr>
              </w:rPrChange>
            </w:rPr>
            <w:delText xml:space="preserve"> Retrieved from Analog dialogue: http://www.analog.com/en/analog-dialogue/articles/pedometer-design-3-axis-digital-acceler.html</w:delText>
          </w:r>
        </w:del>
      </w:ins>
    </w:p>
    <w:p w:rsidR="000F1A74" w:rsidRPr="00B3406A" w:rsidDel="00321759" w:rsidRDefault="000F1A74">
      <w:pPr>
        <w:pStyle w:val="Bibliography"/>
        <w:ind w:left="720" w:hanging="720"/>
        <w:rPr>
          <w:del w:id="3999" w:author="jie sun" w:date="2018-04-16T22:45:00Z"/>
        </w:rPr>
        <w:pPrChange w:id="4000" w:author="jie sun" w:date="2018-04-11T17:41:00Z">
          <w:pPr>
            <w:pStyle w:val="EndnoteText"/>
          </w:pPr>
        </w:pPrChange>
      </w:pPr>
      <w:ins w:id="4001" w:author="jie sun" w:date="2018-04-08T20:17:00Z">
        <w:del w:id="4002" w:author="jie sun" w:date="2018-04-16T22:45:00Z">
          <w:r w:rsidRPr="00F0688D" w:rsidDel="00321759">
            <w:rPr>
              <w:iCs/>
              <w:color w:val="44546A" w:themeColor="text2"/>
              <w:sz w:val="21"/>
              <w:szCs w:val="18"/>
              <w:rPrChange w:id="4003" w:author="jie sun" w:date="2018-04-11T17:40:00Z">
                <w:rPr/>
              </w:rPrChange>
            </w:rPr>
            <w:fldChar w:fldCharType="end"/>
          </w:r>
        </w:del>
      </w:ins>
    </w:p>
  </w:endnote>
  <w:endnote w:id="5">
    <w:p w:rsidR="000F1A74" w:rsidDel="00021E90" w:rsidRDefault="000F1A74">
      <w:pPr>
        <w:pStyle w:val="Caption"/>
        <w:snapToGrid w:val="0"/>
        <w:rPr>
          <w:del w:id="4566" w:author="jie sun" w:date="2018-04-08T19:39:00Z"/>
        </w:rPr>
        <w:pPrChange w:id="4567" w:author="像个男人一样" w:date="2018-03-22T12:12:00Z">
          <w:pPr>
            <w:pStyle w:val="EndnoteText"/>
          </w:pPr>
        </w:pPrChange>
      </w:pPr>
      <w:ins w:id="4568" w:author="像个男人一样" w:date="2018-03-22T12:12:00Z">
        <w:del w:id="4569" w:author="jie sun" w:date="2018-04-08T19:39:00Z">
          <w:r w:rsidDel="00021E90">
            <w:rPr>
              <w:rStyle w:val="EndnoteReference"/>
            </w:rPr>
            <w:delText>[</w:delText>
          </w:r>
          <w:r w:rsidDel="00021E90">
            <w:rPr>
              <w:rStyle w:val="EndnoteReference"/>
            </w:rPr>
            <w:endnoteRef/>
          </w:r>
          <w:r w:rsidDel="00021E90">
            <w:rPr>
              <w:rStyle w:val="EndnoteReference"/>
            </w:rPr>
            <w:delText>]</w:delText>
          </w:r>
          <w:r w:rsidDel="00021E90">
            <w:delText xml:space="preserve"> Pieter-jan.com. (2018). Getting the angular position from gyroscope data | Pieter-Jan.com. [online] Available at: http://www.pieter-jan.com/node/7 [Accessed 21 Mar. 2018].</w:delText>
          </w:r>
        </w:del>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Microsoft YaHei UI"/>
    <w:charset w:val="86"/>
    <w:family w:val="auto"/>
    <w:pitch w:val="variable"/>
    <w:sig w:usb0="00000000"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PingFang SC">
    <w:altName w:val="Segoe Print"/>
    <w:charset w:val="00"/>
    <w:family w:val="auto"/>
    <w:pitch w:val="default"/>
  </w:font>
  <w:font w:name="Microsoft YaHei">
    <w:altName w:val="微软雅黑"/>
    <w:panose1 w:val="020B0503020204020204"/>
    <w:charset w:val="86"/>
    <w:family w:val="swiss"/>
    <w:pitch w:val="variable"/>
    <w:sig w:usb0="80000287" w:usb1="2ACF3C50" w:usb2="00000016" w:usb3="00000000" w:csb0="0004001F" w:csb1="00000000"/>
  </w:font>
  <w:font w:name="zuoyeFont_mathFont">
    <w:altName w:val="Segoe Print"/>
    <w:charset w:val="00"/>
    <w:family w:val="auto"/>
    <w:pitch w:val="default"/>
  </w:font>
  <w:font w:name="NSimSun">
    <w:panose1 w:val="02010609030101010101"/>
    <w:charset w:val="86"/>
    <w:family w:val="modern"/>
    <w:pitch w:val="fixed"/>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8718" w:author="jie sun" w:date="2018-04-19T15:23:00Z"/>
  <w:sdt>
    <w:sdtPr>
      <w:id w:val="1743515047"/>
      <w:docPartObj>
        <w:docPartGallery w:val="Page Numbers (Bottom of Page)"/>
        <w:docPartUnique/>
      </w:docPartObj>
    </w:sdtPr>
    <w:sdtEndPr>
      <w:rPr>
        <w:noProof/>
      </w:rPr>
    </w:sdtEndPr>
    <w:sdtContent>
      <w:customXmlInsRangeEnd w:id="8718"/>
      <w:p w:rsidR="000F1A74" w:rsidRDefault="000F1A74">
        <w:pPr>
          <w:pStyle w:val="Footer"/>
          <w:jc w:val="center"/>
          <w:rPr>
            <w:ins w:id="8719" w:author="jie sun" w:date="2018-04-19T15:23:00Z"/>
          </w:rPr>
        </w:pPr>
        <w:ins w:id="8720" w:author="jie sun" w:date="2018-04-19T15:23:00Z">
          <w:r>
            <w:fldChar w:fldCharType="begin"/>
          </w:r>
          <w:r>
            <w:instrText xml:space="preserve"> PAGE   \* MERGEFORMAT </w:instrText>
          </w:r>
          <w:r>
            <w:fldChar w:fldCharType="separate"/>
          </w:r>
        </w:ins>
        <w:r w:rsidR="00BB419E">
          <w:rPr>
            <w:noProof/>
          </w:rPr>
          <w:t>17</w:t>
        </w:r>
        <w:ins w:id="8721" w:author="jie sun" w:date="2018-04-19T15:23:00Z">
          <w:r>
            <w:rPr>
              <w:noProof/>
            </w:rPr>
            <w:fldChar w:fldCharType="end"/>
          </w:r>
        </w:ins>
      </w:p>
      <w:customXmlInsRangeStart w:id="8722" w:author="jie sun" w:date="2018-04-19T15:23:00Z"/>
    </w:sdtContent>
  </w:sdt>
  <w:customXmlInsRangeEnd w:id="8722"/>
  <w:p w:rsidR="000F1A74" w:rsidRDefault="000F1A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A74" w:rsidRDefault="000F1A74"/>
  </w:footnote>
  <w:footnote w:type="continuationSeparator" w:id="0">
    <w:p w:rsidR="000F1A74" w:rsidRDefault="000F1A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6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CA4ED9"/>
    <w:multiLevelType w:val="multilevel"/>
    <w:tmpl w:val="05CA4E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15DB4"/>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4C4843"/>
    <w:multiLevelType w:val="multilevel"/>
    <w:tmpl w:val="184C48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D2835E9"/>
    <w:multiLevelType w:val="multilevel"/>
    <w:tmpl w:val="1D2835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E971E1"/>
    <w:multiLevelType w:val="multilevel"/>
    <w:tmpl w:val="5DE971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94F2585"/>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5"/>
  </w:num>
  <w:num w:numId="8">
    <w:abstractNumId w:val="5"/>
  </w:num>
  <w:num w:numId="9">
    <w:abstractNumId w:val="5"/>
  </w:num>
  <w:num w:numId="10">
    <w:abstractNumId w:val="5"/>
  </w:num>
  <w:num w:numId="11">
    <w:abstractNumId w:val="5"/>
  </w:num>
  <w:num w:numId="12">
    <w:abstractNumId w:val="6"/>
  </w:num>
  <w:num w:numId="13">
    <w:abstractNumId w:val="5"/>
  </w:num>
  <w:num w:numId="14">
    <w:abstractNumId w:val="5"/>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sun">
    <w15:presenceInfo w15:providerId="Windows Live" w15:userId="b80ef1c7f51ba404"/>
  </w15:person>
  <w15:person w15:author="JIE  SUN">
    <w15:presenceInfo w15:providerId="None" w15:userId="JIE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noPunctuationKerning/>
  <w:characterSpacingControl w:val="doNotCompres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199A"/>
    <w:rsid w:val="00003A5C"/>
    <w:rsid w:val="00003BE4"/>
    <w:rsid w:val="00004504"/>
    <w:rsid w:val="0000483C"/>
    <w:rsid w:val="00004F0B"/>
    <w:rsid w:val="00012EAD"/>
    <w:rsid w:val="00015AC0"/>
    <w:rsid w:val="00015E73"/>
    <w:rsid w:val="000169CE"/>
    <w:rsid w:val="00016B83"/>
    <w:rsid w:val="00017A13"/>
    <w:rsid w:val="000205F1"/>
    <w:rsid w:val="00021E90"/>
    <w:rsid w:val="00024ABE"/>
    <w:rsid w:val="00025179"/>
    <w:rsid w:val="0002788E"/>
    <w:rsid w:val="0003102B"/>
    <w:rsid w:val="000356A2"/>
    <w:rsid w:val="0003650B"/>
    <w:rsid w:val="00036E98"/>
    <w:rsid w:val="00037A73"/>
    <w:rsid w:val="000417EC"/>
    <w:rsid w:val="000420FB"/>
    <w:rsid w:val="00042C68"/>
    <w:rsid w:val="00044484"/>
    <w:rsid w:val="00044710"/>
    <w:rsid w:val="0004567E"/>
    <w:rsid w:val="00046079"/>
    <w:rsid w:val="00046541"/>
    <w:rsid w:val="00047127"/>
    <w:rsid w:val="00047568"/>
    <w:rsid w:val="000479D9"/>
    <w:rsid w:val="000506D4"/>
    <w:rsid w:val="00051A41"/>
    <w:rsid w:val="00053383"/>
    <w:rsid w:val="00054FC9"/>
    <w:rsid w:val="00055976"/>
    <w:rsid w:val="000576B6"/>
    <w:rsid w:val="0005799F"/>
    <w:rsid w:val="00057A58"/>
    <w:rsid w:val="00057D1E"/>
    <w:rsid w:val="00061F63"/>
    <w:rsid w:val="00062834"/>
    <w:rsid w:val="00063CB2"/>
    <w:rsid w:val="00064460"/>
    <w:rsid w:val="00067134"/>
    <w:rsid w:val="00067759"/>
    <w:rsid w:val="00067905"/>
    <w:rsid w:val="000704C4"/>
    <w:rsid w:val="00071A45"/>
    <w:rsid w:val="00071E71"/>
    <w:rsid w:val="000721EA"/>
    <w:rsid w:val="000727F8"/>
    <w:rsid w:val="000743A8"/>
    <w:rsid w:val="00074B9F"/>
    <w:rsid w:val="00075579"/>
    <w:rsid w:val="000820B3"/>
    <w:rsid w:val="00083757"/>
    <w:rsid w:val="00083FE7"/>
    <w:rsid w:val="0008451D"/>
    <w:rsid w:val="00084FC2"/>
    <w:rsid w:val="000853D9"/>
    <w:rsid w:val="00085A56"/>
    <w:rsid w:val="000867BB"/>
    <w:rsid w:val="00086E71"/>
    <w:rsid w:val="000915FB"/>
    <w:rsid w:val="00091B1E"/>
    <w:rsid w:val="000920EF"/>
    <w:rsid w:val="00094865"/>
    <w:rsid w:val="000A09FC"/>
    <w:rsid w:val="000A0C92"/>
    <w:rsid w:val="000A34BF"/>
    <w:rsid w:val="000A4135"/>
    <w:rsid w:val="000A497F"/>
    <w:rsid w:val="000A6221"/>
    <w:rsid w:val="000A65FF"/>
    <w:rsid w:val="000B0543"/>
    <w:rsid w:val="000B0961"/>
    <w:rsid w:val="000B1BF5"/>
    <w:rsid w:val="000B35FE"/>
    <w:rsid w:val="000B54BC"/>
    <w:rsid w:val="000B693B"/>
    <w:rsid w:val="000B743A"/>
    <w:rsid w:val="000B7642"/>
    <w:rsid w:val="000B7B42"/>
    <w:rsid w:val="000C0348"/>
    <w:rsid w:val="000C1879"/>
    <w:rsid w:val="000C21BF"/>
    <w:rsid w:val="000C5C32"/>
    <w:rsid w:val="000C5D38"/>
    <w:rsid w:val="000D05EE"/>
    <w:rsid w:val="000D1577"/>
    <w:rsid w:val="000D197A"/>
    <w:rsid w:val="000E4C16"/>
    <w:rsid w:val="000E4DAF"/>
    <w:rsid w:val="000E4E5A"/>
    <w:rsid w:val="000E6500"/>
    <w:rsid w:val="000E65AB"/>
    <w:rsid w:val="000E6656"/>
    <w:rsid w:val="000E6AB3"/>
    <w:rsid w:val="000F1A74"/>
    <w:rsid w:val="000F3C45"/>
    <w:rsid w:val="000F5157"/>
    <w:rsid w:val="000F548A"/>
    <w:rsid w:val="000F5689"/>
    <w:rsid w:val="000F7091"/>
    <w:rsid w:val="00100CE8"/>
    <w:rsid w:val="00100EBA"/>
    <w:rsid w:val="00101063"/>
    <w:rsid w:val="00101086"/>
    <w:rsid w:val="001010E9"/>
    <w:rsid w:val="00101DC6"/>
    <w:rsid w:val="00102BFD"/>
    <w:rsid w:val="001054D6"/>
    <w:rsid w:val="001059C4"/>
    <w:rsid w:val="00105BB9"/>
    <w:rsid w:val="00107265"/>
    <w:rsid w:val="00114163"/>
    <w:rsid w:val="00114CE9"/>
    <w:rsid w:val="0011581D"/>
    <w:rsid w:val="00116DF2"/>
    <w:rsid w:val="001173BD"/>
    <w:rsid w:val="00120EDD"/>
    <w:rsid w:val="0012193D"/>
    <w:rsid w:val="00122733"/>
    <w:rsid w:val="001227F2"/>
    <w:rsid w:val="0012544E"/>
    <w:rsid w:val="00125910"/>
    <w:rsid w:val="001264EE"/>
    <w:rsid w:val="00127E5E"/>
    <w:rsid w:val="00130F95"/>
    <w:rsid w:val="001322C3"/>
    <w:rsid w:val="00132A65"/>
    <w:rsid w:val="00134162"/>
    <w:rsid w:val="00136A7C"/>
    <w:rsid w:val="0013726F"/>
    <w:rsid w:val="001403E8"/>
    <w:rsid w:val="00140A81"/>
    <w:rsid w:val="00140E52"/>
    <w:rsid w:val="00140F6A"/>
    <w:rsid w:val="00141A87"/>
    <w:rsid w:val="001444AF"/>
    <w:rsid w:val="00145899"/>
    <w:rsid w:val="001460D8"/>
    <w:rsid w:val="00147746"/>
    <w:rsid w:val="0015161D"/>
    <w:rsid w:val="001540FD"/>
    <w:rsid w:val="0015456B"/>
    <w:rsid w:val="00155771"/>
    <w:rsid w:val="00156B43"/>
    <w:rsid w:val="001603D2"/>
    <w:rsid w:val="00160E1D"/>
    <w:rsid w:val="00162520"/>
    <w:rsid w:val="00163D68"/>
    <w:rsid w:val="00164704"/>
    <w:rsid w:val="00164A7B"/>
    <w:rsid w:val="0016544F"/>
    <w:rsid w:val="001668E1"/>
    <w:rsid w:val="00170A07"/>
    <w:rsid w:val="00171ADE"/>
    <w:rsid w:val="00172B7C"/>
    <w:rsid w:val="0017364C"/>
    <w:rsid w:val="001739AD"/>
    <w:rsid w:val="00175243"/>
    <w:rsid w:val="0017596E"/>
    <w:rsid w:val="00175F76"/>
    <w:rsid w:val="0017772C"/>
    <w:rsid w:val="00177AC7"/>
    <w:rsid w:val="001805A5"/>
    <w:rsid w:val="00180FFF"/>
    <w:rsid w:val="00183634"/>
    <w:rsid w:val="001840BB"/>
    <w:rsid w:val="001848BB"/>
    <w:rsid w:val="001848D9"/>
    <w:rsid w:val="00184C75"/>
    <w:rsid w:val="00185706"/>
    <w:rsid w:val="00187143"/>
    <w:rsid w:val="00193282"/>
    <w:rsid w:val="00195625"/>
    <w:rsid w:val="00195660"/>
    <w:rsid w:val="00195668"/>
    <w:rsid w:val="00195F6E"/>
    <w:rsid w:val="00197319"/>
    <w:rsid w:val="001976D7"/>
    <w:rsid w:val="001A0132"/>
    <w:rsid w:val="001A11EC"/>
    <w:rsid w:val="001B0755"/>
    <w:rsid w:val="001B0C83"/>
    <w:rsid w:val="001B2669"/>
    <w:rsid w:val="001B3E71"/>
    <w:rsid w:val="001B4462"/>
    <w:rsid w:val="001B5BAC"/>
    <w:rsid w:val="001C0309"/>
    <w:rsid w:val="001C0620"/>
    <w:rsid w:val="001C566E"/>
    <w:rsid w:val="001C795D"/>
    <w:rsid w:val="001D0C83"/>
    <w:rsid w:val="001D1EE1"/>
    <w:rsid w:val="001D247A"/>
    <w:rsid w:val="001D281C"/>
    <w:rsid w:val="001D307D"/>
    <w:rsid w:val="001D3330"/>
    <w:rsid w:val="001D5002"/>
    <w:rsid w:val="001D79B5"/>
    <w:rsid w:val="001D7E1A"/>
    <w:rsid w:val="001E320F"/>
    <w:rsid w:val="001E3A86"/>
    <w:rsid w:val="001E419C"/>
    <w:rsid w:val="001E6575"/>
    <w:rsid w:val="001E6BDA"/>
    <w:rsid w:val="001E73E4"/>
    <w:rsid w:val="001F082D"/>
    <w:rsid w:val="001F37DA"/>
    <w:rsid w:val="001F3B3F"/>
    <w:rsid w:val="001F421E"/>
    <w:rsid w:val="001F466F"/>
    <w:rsid w:val="001F69FC"/>
    <w:rsid w:val="002000DA"/>
    <w:rsid w:val="00202879"/>
    <w:rsid w:val="00210927"/>
    <w:rsid w:val="002126F1"/>
    <w:rsid w:val="00212EB1"/>
    <w:rsid w:val="00213A23"/>
    <w:rsid w:val="00215C91"/>
    <w:rsid w:val="0022000B"/>
    <w:rsid w:val="00223FED"/>
    <w:rsid w:val="002244A0"/>
    <w:rsid w:val="002244F1"/>
    <w:rsid w:val="00225012"/>
    <w:rsid w:val="0022501E"/>
    <w:rsid w:val="002258D4"/>
    <w:rsid w:val="00231287"/>
    <w:rsid w:val="002324A0"/>
    <w:rsid w:val="002444D0"/>
    <w:rsid w:val="00244980"/>
    <w:rsid w:val="00245466"/>
    <w:rsid w:val="002454FD"/>
    <w:rsid w:val="00245B33"/>
    <w:rsid w:val="00245CAE"/>
    <w:rsid w:val="002462E7"/>
    <w:rsid w:val="00246CFE"/>
    <w:rsid w:val="0025008F"/>
    <w:rsid w:val="00252560"/>
    <w:rsid w:val="00252BC6"/>
    <w:rsid w:val="002539C6"/>
    <w:rsid w:val="002554D1"/>
    <w:rsid w:val="0025599D"/>
    <w:rsid w:val="00256375"/>
    <w:rsid w:val="00256536"/>
    <w:rsid w:val="002600DC"/>
    <w:rsid w:val="002624CD"/>
    <w:rsid w:val="0026271D"/>
    <w:rsid w:val="00263712"/>
    <w:rsid w:val="00264CC3"/>
    <w:rsid w:val="00264EDD"/>
    <w:rsid w:val="00265D81"/>
    <w:rsid w:val="0026623F"/>
    <w:rsid w:val="0026693E"/>
    <w:rsid w:val="002677D5"/>
    <w:rsid w:val="00273D37"/>
    <w:rsid w:val="00274455"/>
    <w:rsid w:val="002744F0"/>
    <w:rsid w:val="0028136C"/>
    <w:rsid w:val="00282F7D"/>
    <w:rsid w:val="002838D6"/>
    <w:rsid w:val="00283E36"/>
    <w:rsid w:val="00285914"/>
    <w:rsid w:val="00285C0D"/>
    <w:rsid w:val="0029057A"/>
    <w:rsid w:val="00290BFF"/>
    <w:rsid w:val="00290E4B"/>
    <w:rsid w:val="002910AD"/>
    <w:rsid w:val="00291712"/>
    <w:rsid w:val="00295617"/>
    <w:rsid w:val="00295CDE"/>
    <w:rsid w:val="002969C2"/>
    <w:rsid w:val="002A1759"/>
    <w:rsid w:val="002A23B8"/>
    <w:rsid w:val="002A37FC"/>
    <w:rsid w:val="002A4003"/>
    <w:rsid w:val="002A4B71"/>
    <w:rsid w:val="002A4CE9"/>
    <w:rsid w:val="002A6585"/>
    <w:rsid w:val="002B0076"/>
    <w:rsid w:val="002B15FA"/>
    <w:rsid w:val="002B2555"/>
    <w:rsid w:val="002B27CA"/>
    <w:rsid w:val="002B3AFB"/>
    <w:rsid w:val="002B4584"/>
    <w:rsid w:val="002B45ED"/>
    <w:rsid w:val="002B4E1E"/>
    <w:rsid w:val="002B59CF"/>
    <w:rsid w:val="002B7EE5"/>
    <w:rsid w:val="002C4D98"/>
    <w:rsid w:val="002C570E"/>
    <w:rsid w:val="002C6FB4"/>
    <w:rsid w:val="002D004A"/>
    <w:rsid w:val="002D05C8"/>
    <w:rsid w:val="002D1D44"/>
    <w:rsid w:val="002D3D78"/>
    <w:rsid w:val="002D4308"/>
    <w:rsid w:val="002D440E"/>
    <w:rsid w:val="002E0B5A"/>
    <w:rsid w:val="002E2ACC"/>
    <w:rsid w:val="002E75D3"/>
    <w:rsid w:val="002F0EA0"/>
    <w:rsid w:val="002F1733"/>
    <w:rsid w:val="002F3B5C"/>
    <w:rsid w:val="002F42AB"/>
    <w:rsid w:val="002F47AE"/>
    <w:rsid w:val="00306C7B"/>
    <w:rsid w:val="003104D7"/>
    <w:rsid w:val="003106C9"/>
    <w:rsid w:val="003108E2"/>
    <w:rsid w:val="00311047"/>
    <w:rsid w:val="003138CC"/>
    <w:rsid w:val="003141EB"/>
    <w:rsid w:val="0031424B"/>
    <w:rsid w:val="003149DC"/>
    <w:rsid w:val="003150A2"/>
    <w:rsid w:val="00315D27"/>
    <w:rsid w:val="00316375"/>
    <w:rsid w:val="00316A4B"/>
    <w:rsid w:val="003175CE"/>
    <w:rsid w:val="00317F10"/>
    <w:rsid w:val="00321759"/>
    <w:rsid w:val="003224E8"/>
    <w:rsid w:val="00323B61"/>
    <w:rsid w:val="00325963"/>
    <w:rsid w:val="00327127"/>
    <w:rsid w:val="00334BEE"/>
    <w:rsid w:val="003350A8"/>
    <w:rsid w:val="00337765"/>
    <w:rsid w:val="00345230"/>
    <w:rsid w:val="003507B3"/>
    <w:rsid w:val="00351794"/>
    <w:rsid w:val="003517F6"/>
    <w:rsid w:val="00353E0A"/>
    <w:rsid w:val="003566E5"/>
    <w:rsid w:val="0036186A"/>
    <w:rsid w:val="00365076"/>
    <w:rsid w:val="00365DE8"/>
    <w:rsid w:val="00366A7C"/>
    <w:rsid w:val="003702BE"/>
    <w:rsid w:val="00370500"/>
    <w:rsid w:val="00370D68"/>
    <w:rsid w:val="00372C54"/>
    <w:rsid w:val="003736DB"/>
    <w:rsid w:val="00373EF7"/>
    <w:rsid w:val="00374085"/>
    <w:rsid w:val="00377783"/>
    <w:rsid w:val="00382DA8"/>
    <w:rsid w:val="003840FE"/>
    <w:rsid w:val="00393432"/>
    <w:rsid w:val="0039577D"/>
    <w:rsid w:val="0039622E"/>
    <w:rsid w:val="00396BC8"/>
    <w:rsid w:val="003973E0"/>
    <w:rsid w:val="00397CA3"/>
    <w:rsid w:val="003A0FC9"/>
    <w:rsid w:val="003A3C90"/>
    <w:rsid w:val="003A402E"/>
    <w:rsid w:val="003A487F"/>
    <w:rsid w:val="003A652C"/>
    <w:rsid w:val="003A6858"/>
    <w:rsid w:val="003A695D"/>
    <w:rsid w:val="003A72EB"/>
    <w:rsid w:val="003A7DD6"/>
    <w:rsid w:val="003B16B7"/>
    <w:rsid w:val="003B2570"/>
    <w:rsid w:val="003B31B5"/>
    <w:rsid w:val="003B32C1"/>
    <w:rsid w:val="003B36F1"/>
    <w:rsid w:val="003B3D83"/>
    <w:rsid w:val="003B49F1"/>
    <w:rsid w:val="003B5070"/>
    <w:rsid w:val="003B5408"/>
    <w:rsid w:val="003B557C"/>
    <w:rsid w:val="003B74FA"/>
    <w:rsid w:val="003C21A6"/>
    <w:rsid w:val="003C2ADD"/>
    <w:rsid w:val="003C2FD5"/>
    <w:rsid w:val="003C357B"/>
    <w:rsid w:val="003C5DE6"/>
    <w:rsid w:val="003D0985"/>
    <w:rsid w:val="003D14E2"/>
    <w:rsid w:val="003D1934"/>
    <w:rsid w:val="003D2952"/>
    <w:rsid w:val="003D2A8D"/>
    <w:rsid w:val="003D5DED"/>
    <w:rsid w:val="003D602A"/>
    <w:rsid w:val="003D64D6"/>
    <w:rsid w:val="003D7089"/>
    <w:rsid w:val="003E06A9"/>
    <w:rsid w:val="003E1F99"/>
    <w:rsid w:val="003E39E3"/>
    <w:rsid w:val="003E7610"/>
    <w:rsid w:val="003E79FB"/>
    <w:rsid w:val="003F29EA"/>
    <w:rsid w:val="003F58EF"/>
    <w:rsid w:val="003F5D5C"/>
    <w:rsid w:val="003F5E4D"/>
    <w:rsid w:val="003F7157"/>
    <w:rsid w:val="003F7DA4"/>
    <w:rsid w:val="00400F9B"/>
    <w:rsid w:val="0040265C"/>
    <w:rsid w:val="00402B89"/>
    <w:rsid w:val="0040338A"/>
    <w:rsid w:val="00405660"/>
    <w:rsid w:val="004061F9"/>
    <w:rsid w:val="0040790A"/>
    <w:rsid w:val="00410136"/>
    <w:rsid w:val="00410E0A"/>
    <w:rsid w:val="00413F15"/>
    <w:rsid w:val="004143EC"/>
    <w:rsid w:val="004159AA"/>
    <w:rsid w:val="00416D66"/>
    <w:rsid w:val="00417D50"/>
    <w:rsid w:val="00417FAA"/>
    <w:rsid w:val="00421F77"/>
    <w:rsid w:val="00424186"/>
    <w:rsid w:val="004256CC"/>
    <w:rsid w:val="00427F2A"/>
    <w:rsid w:val="0043018A"/>
    <w:rsid w:val="0043181B"/>
    <w:rsid w:val="00435D6A"/>
    <w:rsid w:val="004368A6"/>
    <w:rsid w:val="00437182"/>
    <w:rsid w:val="004404E0"/>
    <w:rsid w:val="00440821"/>
    <w:rsid w:val="00440E3F"/>
    <w:rsid w:val="00441BE0"/>
    <w:rsid w:val="00441C38"/>
    <w:rsid w:val="00442B39"/>
    <w:rsid w:val="00442E4E"/>
    <w:rsid w:val="00443737"/>
    <w:rsid w:val="00443D8B"/>
    <w:rsid w:val="00445DC1"/>
    <w:rsid w:val="00446633"/>
    <w:rsid w:val="00447615"/>
    <w:rsid w:val="0045059A"/>
    <w:rsid w:val="00451336"/>
    <w:rsid w:val="00452C0C"/>
    <w:rsid w:val="00453F95"/>
    <w:rsid w:val="00454521"/>
    <w:rsid w:val="004569C7"/>
    <w:rsid w:val="0045750C"/>
    <w:rsid w:val="0045776A"/>
    <w:rsid w:val="00457C0B"/>
    <w:rsid w:val="00463170"/>
    <w:rsid w:val="00463E38"/>
    <w:rsid w:val="00464000"/>
    <w:rsid w:val="0046415C"/>
    <w:rsid w:val="004651A5"/>
    <w:rsid w:val="004720C7"/>
    <w:rsid w:val="004721E9"/>
    <w:rsid w:val="004739A5"/>
    <w:rsid w:val="00473E37"/>
    <w:rsid w:val="00483ACA"/>
    <w:rsid w:val="0048428B"/>
    <w:rsid w:val="004844CA"/>
    <w:rsid w:val="00484E34"/>
    <w:rsid w:val="004856E2"/>
    <w:rsid w:val="00491C7B"/>
    <w:rsid w:val="00491D44"/>
    <w:rsid w:val="004928AF"/>
    <w:rsid w:val="00493279"/>
    <w:rsid w:val="004933E5"/>
    <w:rsid w:val="00495B69"/>
    <w:rsid w:val="00495DE5"/>
    <w:rsid w:val="00496C94"/>
    <w:rsid w:val="004A05BF"/>
    <w:rsid w:val="004A0AF8"/>
    <w:rsid w:val="004A3A62"/>
    <w:rsid w:val="004A3AF2"/>
    <w:rsid w:val="004A509C"/>
    <w:rsid w:val="004A50B7"/>
    <w:rsid w:val="004A577E"/>
    <w:rsid w:val="004A6967"/>
    <w:rsid w:val="004A7215"/>
    <w:rsid w:val="004B17BA"/>
    <w:rsid w:val="004B17BB"/>
    <w:rsid w:val="004B3A75"/>
    <w:rsid w:val="004B52BC"/>
    <w:rsid w:val="004B637B"/>
    <w:rsid w:val="004D0EA6"/>
    <w:rsid w:val="004D21D7"/>
    <w:rsid w:val="004D4B93"/>
    <w:rsid w:val="004D594C"/>
    <w:rsid w:val="004D7FA3"/>
    <w:rsid w:val="004E0C70"/>
    <w:rsid w:val="004E123B"/>
    <w:rsid w:val="004E1542"/>
    <w:rsid w:val="004E373C"/>
    <w:rsid w:val="004E375B"/>
    <w:rsid w:val="004E3F09"/>
    <w:rsid w:val="004E4048"/>
    <w:rsid w:val="004E7111"/>
    <w:rsid w:val="004F7E17"/>
    <w:rsid w:val="0050162E"/>
    <w:rsid w:val="005034E6"/>
    <w:rsid w:val="00506E82"/>
    <w:rsid w:val="005071A9"/>
    <w:rsid w:val="005106E4"/>
    <w:rsid w:val="00510990"/>
    <w:rsid w:val="00510E28"/>
    <w:rsid w:val="00511EB4"/>
    <w:rsid w:val="00514B35"/>
    <w:rsid w:val="005153AA"/>
    <w:rsid w:val="00515F35"/>
    <w:rsid w:val="005161CE"/>
    <w:rsid w:val="00516CEF"/>
    <w:rsid w:val="00520787"/>
    <w:rsid w:val="00521540"/>
    <w:rsid w:val="00522032"/>
    <w:rsid w:val="005226E8"/>
    <w:rsid w:val="00525A3C"/>
    <w:rsid w:val="00525D59"/>
    <w:rsid w:val="00526DDF"/>
    <w:rsid w:val="005278F3"/>
    <w:rsid w:val="00527F16"/>
    <w:rsid w:val="00527F81"/>
    <w:rsid w:val="00531602"/>
    <w:rsid w:val="005319BF"/>
    <w:rsid w:val="0053429B"/>
    <w:rsid w:val="005357DD"/>
    <w:rsid w:val="00535D4E"/>
    <w:rsid w:val="00541F27"/>
    <w:rsid w:val="0054394C"/>
    <w:rsid w:val="00543AB1"/>
    <w:rsid w:val="00544A73"/>
    <w:rsid w:val="00544F82"/>
    <w:rsid w:val="00545E10"/>
    <w:rsid w:val="005512CD"/>
    <w:rsid w:val="00551AE7"/>
    <w:rsid w:val="0055280B"/>
    <w:rsid w:val="00552889"/>
    <w:rsid w:val="00552BFE"/>
    <w:rsid w:val="0055465E"/>
    <w:rsid w:val="0055740F"/>
    <w:rsid w:val="0055747F"/>
    <w:rsid w:val="00561B35"/>
    <w:rsid w:val="00562CE6"/>
    <w:rsid w:val="005630A6"/>
    <w:rsid w:val="005635FC"/>
    <w:rsid w:val="00565B55"/>
    <w:rsid w:val="005661D1"/>
    <w:rsid w:val="00566DE7"/>
    <w:rsid w:val="005711BC"/>
    <w:rsid w:val="0057183F"/>
    <w:rsid w:val="00571CCE"/>
    <w:rsid w:val="005725E0"/>
    <w:rsid w:val="00573551"/>
    <w:rsid w:val="0057721A"/>
    <w:rsid w:val="005800C1"/>
    <w:rsid w:val="005836AF"/>
    <w:rsid w:val="00584246"/>
    <w:rsid w:val="005843EA"/>
    <w:rsid w:val="0058487B"/>
    <w:rsid w:val="00584A28"/>
    <w:rsid w:val="00585C85"/>
    <w:rsid w:val="00586C0A"/>
    <w:rsid w:val="00586D59"/>
    <w:rsid w:val="0058727A"/>
    <w:rsid w:val="005875DC"/>
    <w:rsid w:val="00590875"/>
    <w:rsid w:val="00594C6F"/>
    <w:rsid w:val="0059509E"/>
    <w:rsid w:val="0059624F"/>
    <w:rsid w:val="00596B9A"/>
    <w:rsid w:val="005A09FE"/>
    <w:rsid w:val="005A23E9"/>
    <w:rsid w:val="005A24BD"/>
    <w:rsid w:val="005A7635"/>
    <w:rsid w:val="005B193F"/>
    <w:rsid w:val="005B2C44"/>
    <w:rsid w:val="005B34A2"/>
    <w:rsid w:val="005B374E"/>
    <w:rsid w:val="005B45C4"/>
    <w:rsid w:val="005B46D2"/>
    <w:rsid w:val="005B5F6E"/>
    <w:rsid w:val="005B6A76"/>
    <w:rsid w:val="005B71B7"/>
    <w:rsid w:val="005B77A0"/>
    <w:rsid w:val="005C0135"/>
    <w:rsid w:val="005C2108"/>
    <w:rsid w:val="005C6752"/>
    <w:rsid w:val="005C6A5C"/>
    <w:rsid w:val="005C73B4"/>
    <w:rsid w:val="005C7B87"/>
    <w:rsid w:val="005C7B97"/>
    <w:rsid w:val="005D0092"/>
    <w:rsid w:val="005D08AE"/>
    <w:rsid w:val="005D1659"/>
    <w:rsid w:val="005D365E"/>
    <w:rsid w:val="005D3B4B"/>
    <w:rsid w:val="005D55E2"/>
    <w:rsid w:val="005D5667"/>
    <w:rsid w:val="005D5A58"/>
    <w:rsid w:val="005D6150"/>
    <w:rsid w:val="005D6531"/>
    <w:rsid w:val="005D6D34"/>
    <w:rsid w:val="005E035E"/>
    <w:rsid w:val="005E0EB9"/>
    <w:rsid w:val="005E63B6"/>
    <w:rsid w:val="005E736B"/>
    <w:rsid w:val="005F160F"/>
    <w:rsid w:val="005F1BAB"/>
    <w:rsid w:val="005F544D"/>
    <w:rsid w:val="005F55EC"/>
    <w:rsid w:val="005F62D1"/>
    <w:rsid w:val="005F7AE0"/>
    <w:rsid w:val="00601451"/>
    <w:rsid w:val="00601E79"/>
    <w:rsid w:val="00602BB6"/>
    <w:rsid w:val="00602DA2"/>
    <w:rsid w:val="006041E7"/>
    <w:rsid w:val="00606542"/>
    <w:rsid w:val="00606928"/>
    <w:rsid w:val="006116D1"/>
    <w:rsid w:val="00612544"/>
    <w:rsid w:val="00613B78"/>
    <w:rsid w:val="00615A34"/>
    <w:rsid w:val="00617CB5"/>
    <w:rsid w:val="00620264"/>
    <w:rsid w:val="006204A5"/>
    <w:rsid w:val="00621507"/>
    <w:rsid w:val="006219EC"/>
    <w:rsid w:val="006254B9"/>
    <w:rsid w:val="0062673B"/>
    <w:rsid w:val="006323D6"/>
    <w:rsid w:val="00632D4F"/>
    <w:rsid w:val="00633330"/>
    <w:rsid w:val="00633A01"/>
    <w:rsid w:val="00642AD8"/>
    <w:rsid w:val="00642E86"/>
    <w:rsid w:val="0064480A"/>
    <w:rsid w:val="00647400"/>
    <w:rsid w:val="0065293C"/>
    <w:rsid w:val="006601C3"/>
    <w:rsid w:val="006605B0"/>
    <w:rsid w:val="006614BE"/>
    <w:rsid w:val="00665FD9"/>
    <w:rsid w:val="0066654D"/>
    <w:rsid w:val="006666A2"/>
    <w:rsid w:val="0067023A"/>
    <w:rsid w:val="0067031A"/>
    <w:rsid w:val="006703B0"/>
    <w:rsid w:val="006709A5"/>
    <w:rsid w:val="006715F5"/>
    <w:rsid w:val="006717AF"/>
    <w:rsid w:val="00673AF7"/>
    <w:rsid w:val="006740C1"/>
    <w:rsid w:val="006745E1"/>
    <w:rsid w:val="00675FB4"/>
    <w:rsid w:val="00677487"/>
    <w:rsid w:val="00677622"/>
    <w:rsid w:val="00677F3C"/>
    <w:rsid w:val="006809A2"/>
    <w:rsid w:val="0068179B"/>
    <w:rsid w:val="00682175"/>
    <w:rsid w:val="006827B3"/>
    <w:rsid w:val="00682C61"/>
    <w:rsid w:val="00683F14"/>
    <w:rsid w:val="006912DE"/>
    <w:rsid w:val="00692064"/>
    <w:rsid w:val="00694CBA"/>
    <w:rsid w:val="00694FDD"/>
    <w:rsid w:val="00694FFA"/>
    <w:rsid w:val="00695558"/>
    <w:rsid w:val="00696A19"/>
    <w:rsid w:val="00697A85"/>
    <w:rsid w:val="006A2BB0"/>
    <w:rsid w:val="006A3610"/>
    <w:rsid w:val="006A4A14"/>
    <w:rsid w:val="006A58DB"/>
    <w:rsid w:val="006A5EA7"/>
    <w:rsid w:val="006A76C0"/>
    <w:rsid w:val="006B040F"/>
    <w:rsid w:val="006B141A"/>
    <w:rsid w:val="006B231C"/>
    <w:rsid w:val="006B3783"/>
    <w:rsid w:val="006B5014"/>
    <w:rsid w:val="006B73E8"/>
    <w:rsid w:val="006B7E0D"/>
    <w:rsid w:val="006C0D71"/>
    <w:rsid w:val="006C1243"/>
    <w:rsid w:val="006C170B"/>
    <w:rsid w:val="006C2232"/>
    <w:rsid w:val="006C2814"/>
    <w:rsid w:val="006C490E"/>
    <w:rsid w:val="006C62C8"/>
    <w:rsid w:val="006D00EC"/>
    <w:rsid w:val="006D0C22"/>
    <w:rsid w:val="006D1780"/>
    <w:rsid w:val="006D2814"/>
    <w:rsid w:val="006D38A4"/>
    <w:rsid w:val="006D54C0"/>
    <w:rsid w:val="006D6F8A"/>
    <w:rsid w:val="006D6FAE"/>
    <w:rsid w:val="006E321D"/>
    <w:rsid w:val="006E5371"/>
    <w:rsid w:val="006E653D"/>
    <w:rsid w:val="006E6F31"/>
    <w:rsid w:val="006F32BA"/>
    <w:rsid w:val="006F40F5"/>
    <w:rsid w:val="006F6BA4"/>
    <w:rsid w:val="006F727E"/>
    <w:rsid w:val="006F786B"/>
    <w:rsid w:val="00701728"/>
    <w:rsid w:val="00701DF3"/>
    <w:rsid w:val="00701F98"/>
    <w:rsid w:val="00704D61"/>
    <w:rsid w:val="00704F52"/>
    <w:rsid w:val="007057AF"/>
    <w:rsid w:val="00706D38"/>
    <w:rsid w:val="00706D79"/>
    <w:rsid w:val="00710E10"/>
    <w:rsid w:val="007112C7"/>
    <w:rsid w:val="00711D8E"/>
    <w:rsid w:val="007120C3"/>
    <w:rsid w:val="007122A6"/>
    <w:rsid w:val="007128F6"/>
    <w:rsid w:val="00713465"/>
    <w:rsid w:val="007151EC"/>
    <w:rsid w:val="0071564C"/>
    <w:rsid w:val="0071591E"/>
    <w:rsid w:val="0071697F"/>
    <w:rsid w:val="00716BF2"/>
    <w:rsid w:val="007227F3"/>
    <w:rsid w:val="00722E15"/>
    <w:rsid w:val="00724A82"/>
    <w:rsid w:val="00724CFF"/>
    <w:rsid w:val="00727BC8"/>
    <w:rsid w:val="007301AA"/>
    <w:rsid w:val="0073073A"/>
    <w:rsid w:val="007307F0"/>
    <w:rsid w:val="00731687"/>
    <w:rsid w:val="007370FE"/>
    <w:rsid w:val="00741DDB"/>
    <w:rsid w:val="007428CE"/>
    <w:rsid w:val="00742BC2"/>
    <w:rsid w:val="00743184"/>
    <w:rsid w:val="00743499"/>
    <w:rsid w:val="00743CF9"/>
    <w:rsid w:val="00744087"/>
    <w:rsid w:val="00744319"/>
    <w:rsid w:val="007452E4"/>
    <w:rsid w:val="00746635"/>
    <w:rsid w:val="00747724"/>
    <w:rsid w:val="00751489"/>
    <w:rsid w:val="00753258"/>
    <w:rsid w:val="0075351B"/>
    <w:rsid w:val="007555A8"/>
    <w:rsid w:val="00755D41"/>
    <w:rsid w:val="007601BC"/>
    <w:rsid w:val="00761C48"/>
    <w:rsid w:val="00764B11"/>
    <w:rsid w:val="00766622"/>
    <w:rsid w:val="0077064F"/>
    <w:rsid w:val="00770DD6"/>
    <w:rsid w:val="00773046"/>
    <w:rsid w:val="007739AB"/>
    <w:rsid w:val="0077421C"/>
    <w:rsid w:val="007768FC"/>
    <w:rsid w:val="00776EFA"/>
    <w:rsid w:val="00780299"/>
    <w:rsid w:val="00783EE6"/>
    <w:rsid w:val="00784A47"/>
    <w:rsid w:val="00786522"/>
    <w:rsid w:val="007870B0"/>
    <w:rsid w:val="00790EB9"/>
    <w:rsid w:val="0079105A"/>
    <w:rsid w:val="00791277"/>
    <w:rsid w:val="007933F8"/>
    <w:rsid w:val="0079614A"/>
    <w:rsid w:val="007A0DDC"/>
    <w:rsid w:val="007A0F9A"/>
    <w:rsid w:val="007B00EB"/>
    <w:rsid w:val="007B177C"/>
    <w:rsid w:val="007B2F10"/>
    <w:rsid w:val="007B67CB"/>
    <w:rsid w:val="007C4453"/>
    <w:rsid w:val="007C62E3"/>
    <w:rsid w:val="007C64C6"/>
    <w:rsid w:val="007C70DB"/>
    <w:rsid w:val="007C7533"/>
    <w:rsid w:val="007C756F"/>
    <w:rsid w:val="007D068F"/>
    <w:rsid w:val="007D3007"/>
    <w:rsid w:val="007D4123"/>
    <w:rsid w:val="007D6BF6"/>
    <w:rsid w:val="007E0889"/>
    <w:rsid w:val="007E13D1"/>
    <w:rsid w:val="007E1829"/>
    <w:rsid w:val="007E2068"/>
    <w:rsid w:val="007E278C"/>
    <w:rsid w:val="007E49ED"/>
    <w:rsid w:val="007E508F"/>
    <w:rsid w:val="007E54F1"/>
    <w:rsid w:val="007E7264"/>
    <w:rsid w:val="007F0A24"/>
    <w:rsid w:val="007F0CCF"/>
    <w:rsid w:val="007F0D83"/>
    <w:rsid w:val="007F0ED5"/>
    <w:rsid w:val="007F2183"/>
    <w:rsid w:val="007F2E7D"/>
    <w:rsid w:val="007F38BC"/>
    <w:rsid w:val="007F4A6F"/>
    <w:rsid w:val="007F5505"/>
    <w:rsid w:val="0080045E"/>
    <w:rsid w:val="00800617"/>
    <w:rsid w:val="008034E7"/>
    <w:rsid w:val="00803B81"/>
    <w:rsid w:val="00804078"/>
    <w:rsid w:val="00804717"/>
    <w:rsid w:val="00806241"/>
    <w:rsid w:val="0081410A"/>
    <w:rsid w:val="00814134"/>
    <w:rsid w:val="00814F2F"/>
    <w:rsid w:val="00815F7F"/>
    <w:rsid w:val="00816B3B"/>
    <w:rsid w:val="00820751"/>
    <w:rsid w:val="0082173E"/>
    <w:rsid w:val="00821ACE"/>
    <w:rsid w:val="00822372"/>
    <w:rsid w:val="008223C9"/>
    <w:rsid w:val="008242A7"/>
    <w:rsid w:val="00824300"/>
    <w:rsid w:val="00833814"/>
    <w:rsid w:val="00833C88"/>
    <w:rsid w:val="00836354"/>
    <w:rsid w:val="00836AE2"/>
    <w:rsid w:val="008401D6"/>
    <w:rsid w:val="00840F62"/>
    <w:rsid w:val="00841C6E"/>
    <w:rsid w:val="008449B3"/>
    <w:rsid w:val="00845B5B"/>
    <w:rsid w:val="00846AEC"/>
    <w:rsid w:val="00847D06"/>
    <w:rsid w:val="00850948"/>
    <w:rsid w:val="0085096F"/>
    <w:rsid w:val="008512DD"/>
    <w:rsid w:val="00851C8B"/>
    <w:rsid w:val="00855A64"/>
    <w:rsid w:val="00855D29"/>
    <w:rsid w:val="008566CE"/>
    <w:rsid w:val="00857059"/>
    <w:rsid w:val="00860298"/>
    <w:rsid w:val="00860477"/>
    <w:rsid w:val="0086065B"/>
    <w:rsid w:val="00861881"/>
    <w:rsid w:val="00862200"/>
    <w:rsid w:val="00862C00"/>
    <w:rsid w:val="00862C44"/>
    <w:rsid w:val="00863EC6"/>
    <w:rsid w:val="00864B17"/>
    <w:rsid w:val="00865089"/>
    <w:rsid w:val="00866554"/>
    <w:rsid w:val="00866654"/>
    <w:rsid w:val="0087014B"/>
    <w:rsid w:val="00871BA1"/>
    <w:rsid w:val="00872387"/>
    <w:rsid w:val="008729C6"/>
    <w:rsid w:val="0087542D"/>
    <w:rsid w:val="0087643C"/>
    <w:rsid w:val="00876951"/>
    <w:rsid w:val="00877E37"/>
    <w:rsid w:val="00882127"/>
    <w:rsid w:val="00883DCE"/>
    <w:rsid w:val="00884ED5"/>
    <w:rsid w:val="00885CA8"/>
    <w:rsid w:val="00885E45"/>
    <w:rsid w:val="0088671D"/>
    <w:rsid w:val="0088691C"/>
    <w:rsid w:val="00887A51"/>
    <w:rsid w:val="00891B5D"/>
    <w:rsid w:val="00893F23"/>
    <w:rsid w:val="00897AFC"/>
    <w:rsid w:val="008A0161"/>
    <w:rsid w:val="008A0796"/>
    <w:rsid w:val="008A0A66"/>
    <w:rsid w:val="008A69D8"/>
    <w:rsid w:val="008A7AA1"/>
    <w:rsid w:val="008A7B16"/>
    <w:rsid w:val="008B1862"/>
    <w:rsid w:val="008B1C59"/>
    <w:rsid w:val="008B1DD3"/>
    <w:rsid w:val="008B2622"/>
    <w:rsid w:val="008B26F1"/>
    <w:rsid w:val="008B3330"/>
    <w:rsid w:val="008B4354"/>
    <w:rsid w:val="008B70F3"/>
    <w:rsid w:val="008C02A1"/>
    <w:rsid w:val="008C0A26"/>
    <w:rsid w:val="008C1255"/>
    <w:rsid w:val="008D006D"/>
    <w:rsid w:val="008D1F73"/>
    <w:rsid w:val="008D25AB"/>
    <w:rsid w:val="008D31FB"/>
    <w:rsid w:val="008D3C33"/>
    <w:rsid w:val="008D3D24"/>
    <w:rsid w:val="008D5450"/>
    <w:rsid w:val="008D68BC"/>
    <w:rsid w:val="008D75E0"/>
    <w:rsid w:val="008E06FC"/>
    <w:rsid w:val="008E1261"/>
    <w:rsid w:val="008E2E78"/>
    <w:rsid w:val="008E36F4"/>
    <w:rsid w:val="008E3C9F"/>
    <w:rsid w:val="008E4085"/>
    <w:rsid w:val="008E4550"/>
    <w:rsid w:val="008E64F9"/>
    <w:rsid w:val="008E6AD4"/>
    <w:rsid w:val="008E72C7"/>
    <w:rsid w:val="008E7778"/>
    <w:rsid w:val="008F143B"/>
    <w:rsid w:val="008F145E"/>
    <w:rsid w:val="008F19D0"/>
    <w:rsid w:val="008F438A"/>
    <w:rsid w:val="008F4478"/>
    <w:rsid w:val="008F547B"/>
    <w:rsid w:val="0090293C"/>
    <w:rsid w:val="00903EAC"/>
    <w:rsid w:val="00904019"/>
    <w:rsid w:val="00904B62"/>
    <w:rsid w:val="009070BC"/>
    <w:rsid w:val="00911F74"/>
    <w:rsid w:val="0091419F"/>
    <w:rsid w:val="009156F7"/>
    <w:rsid w:val="009161F7"/>
    <w:rsid w:val="00920DAF"/>
    <w:rsid w:val="0092292D"/>
    <w:rsid w:val="00924B19"/>
    <w:rsid w:val="009250B8"/>
    <w:rsid w:val="0092652C"/>
    <w:rsid w:val="009276F8"/>
    <w:rsid w:val="009277DC"/>
    <w:rsid w:val="009279E3"/>
    <w:rsid w:val="009306FF"/>
    <w:rsid w:val="009310F3"/>
    <w:rsid w:val="00931664"/>
    <w:rsid w:val="00931949"/>
    <w:rsid w:val="00932944"/>
    <w:rsid w:val="00932DAE"/>
    <w:rsid w:val="0093377F"/>
    <w:rsid w:val="009345E4"/>
    <w:rsid w:val="00934638"/>
    <w:rsid w:val="00935C33"/>
    <w:rsid w:val="00936904"/>
    <w:rsid w:val="00936AFE"/>
    <w:rsid w:val="00937E4F"/>
    <w:rsid w:val="00941198"/>
    <w:rsid w:val="00942E3E"/>
    <w:rsid w:val="00943797"/>
    <w:rsid w:val="0094381E"/>
    <w:rsid w:val="009438D9"/>
    <w:rsid w:val="009445D9"/>
    <w:rsid w:val="00945850"/>
    <w:rsid w:val="009474F3"/>
    <w:rsid w:val="00952027"/>
    <w:rsid w:val="009525CF"/>
    <w:rsid w:val="00952CAF"/>
    <w:rsid w:val="00953039"/>
    <w:rsid w:val="00955237"/>
    <w:rsid w:val="009559CD"/>
    <w:rsid w:val="00955CA9"/>
    <w:rsid w:val="009564EA"/>
    <w:rsid w:val="00963F6F"/>
    <w:rsid w:val="00964728"/>
    <w:rsid w:val="00964778"/>
    <w:rsid w:val="009679C1"/>
    <w:rsid w:val="00973E76"/>
    <w:rsid w:val="00975802"/>
    <w:rsid w:val="00975B8E"/>
    <w:rsid w:val="0097705E"/>
    <w:rsid w:val="00980452"/>
    <w:rsid w:val="00980F03"/>
    <w:rsid w:val="00981D22"/>
    <w:rsid w:val="00982FB6"/>
    <w:rsid w:val="00983345"/>
    <w:rsid w:val="0098391A"/>
    <w:rsid w:val="00984694"/>
    <w:rsid w:val="00984F18"/>
    <w:rsid w:val="009860B3"/>
    <w:rsid w:val="00987B0D"/>
    <w:rsid w:val="009926D7"/>
    <w:rsid w:val="009934FB"/>
    <w:rsid w:val="00993E4F"/>
    <w:rsid w:val="00995169"/>
    <w:rsid w:val="0099567A"/>
    <w:rsid w:val="00995B65"/>
    <w:rsid w:val="009961E2"/>
    <w:rsid w:val="009965E9"/>
    <w:rsid w:val="00996615"/>
    <w:rsid w:val="009A0741"/>
    <w:rsid w:val="009A1C34"/>
    <w:rsid w:val="009A3951"/>
    <w:rsid w:val="009A3A41"/>
    <w:rsid w:val="009A51FD"/>
    <w:rsid w:val="009A5553"/>
    <w:rsid w:val="009A6DD6"/>
    <w:rsid w:val="009B0339"/>
    <w:rsid w:val="009B1D3F"/>
    <w:rsid w:val="009B1EE9"/>
    <w:rsid w:val="009B2D96"/>
    <w:rsid w:val="009B4B19"/>
    <w:rsid w:val="009B5EF7"/>
    <w:rsid w:val="009B7595"/>
    <w:rsid w:val="009C02F2"/>
    <w:rsid w:val="009C0CE5"/>
    <w:rsid w:val="009C0E28"/>
    <w:rsid w:val="009C1383"/>
    <w:rsid w:val="009C4331"/>
    <w:rsid w:val="009C4B58"/>
    <w:rsid w:val="009C4CF5"/>
    <w:rsid w:val="009C4DED"/>
    <w:rsid w:val="009C4E35"/>
    <w:rsid w:val="009C5CD0"/>
    <w:rsid w:val="009C5E3A"/>
    <w:rsid w:val="009C6D16"/>
    <w:rsid w:val="009C7BD8"/>
    <w:rsid w:val="009D1743"/>
    <w:rsid w:val="009D4000"/>
    <w:rsid w:val="009D4345"/>
    <w:rsid w:val="009D68D0"/>
    <w:rsid w:val="009D7D76"/>
    <w:rsid w:val="009D7EE4"/>
    <w:rsid w:val="009E3BE4"/>
    <w:rsid w:val="009E3DBB"/>
    <w:rsid w:val="009E44CE"/>
    <w:rsid w:val="009E530B"/>
    <w:rsid w:val="009E66C1"/>
    <w:rsid w:val="009E6BFD"/>
    <w:rsid w:val="009F0AC0"/>
    <w:rsid w:val="009F3105"/>
    <w:rsid w:val="009F38BD"/>
    <w:rsid w:val="009F4945"/>
    <w:rsid w:val="009F6E1F"/>
    <w:rsid w:val="009F7182"/>
    <w:rsid w:val="009F7704"/>
    <w:rsid w:val="00A039F7"/>
    <w:rsid w:val="00A079E3"/>
    <w:rsid w:val="00A100D5"/>
    <w:rsid w:val="00A152D2"/>
    <w:rsid w:val="00A1669B"/>
    <w:rsid w:val="00A166F5"/>
    <w:rsid w:val="00A2285B"/>
    <w:rsid w:val="00A22A4F"/>
    <w:rsid w:val="00A22F31"/>
    <w:rsid w:val="00A244F7"/>
    <w:rsid w:val="00A26D6B"/>
    <w:rsid w:val="00A270F1"/>
    <w:rsid w:val="00A31369"/>
    <w:rsid w:val="00A314D3"/>
    <w:rsid w:val="00A32927"/>
    <w:rsid w:val="00A33E35"/>
    <w:rsid w:val="00A346D3"/>
    <w:rsid w:val="00A34956"/>
    <w:rsid w:val="00A37DDB"/>
    <w:rsid w:val="00A405F4"/>
    <w:rsid w:val="00A41C79"/>
    <w:rsid w:val="00A4354C"/>
    <w:rsid w:val="00A45034"/>
    <w:rsid w:val="00A45A73"/>
    <w:rsid w:val="00A5002D"/>
    <w:rsid w:val="00A53FDC"/>
    <w:rsid w:val="00A54460"/>
    <w:rsid w:val="00A554F1"/>
    <w:rsid w:val="00A556A3"/>
    <w:rsid w:val="00A60668"/>
    <w:rsid w:val="00A64E7B"/>
    <w:rsid w:val="00A668A3"/>
    <w:rsid w:val="00A70A78"/>
    <w:rsid w:val="00A71744"/>
    <w:rsid w:val="00A72A55"/>
    <w:rsid w:val="00A761CA"/>
    <w:rsid w:val="00A7783C"/>
    <w:rsid w:val="00A8132D"/>
    <w:rsid w:val="00A839F9"/>
    <w:rsid w:val="00A910F0"/>
    <w:rsid w:val="00A91A29"/>
    <w:rsid w:val="00A91C95"/>
    <w:rsid w:val="00A93A5C"/>
    <w:rsid w:val="00A96862"/>
    <w:rsid w:val="00A968A1"/>
    <w:rsid w:val="00A97042"/>
    <w:rsid w:val="00AA37F6"/>
    <w:rsid w:val="00AA45A7"/>
    <w:rsid w:val="00AA4638"/>
    <w:rsid w:val="00AA4800"/>
    <w:rsid w:val="00AA4C4A"/>
    <w:rsid w:val="00AA5073"/>
    <w:rsid w:val="00AA57FF"/>
    <w:rsid w:val="00AB174F"/>
    <w:rsid w:val="00AB4D3D"/>
    <w:rsid w:val="00AB527B"/>
    <w:rsid w:val="00AB75DD"/>
    <w:rsid w:val="00AB7741"/>
    <w:rsid w:val="00AC0AFB"/>
    <w:rsid w:val="00AC0DE5"/>
    <w:rsid w:val="00AC0F62"/>
    <w:rsid w:val="00AC186C"/>
    <w:rsid w:val="00AC3D64"/>
    <w:rsid w:val="00AC4613"/>
    <w:rsid w:val="00AC6492"/>
    <w:rsid w:val="00AC7E04"/>
    <w:rsid w:val="00AD01BE"/>
    <w:rsid w:val="00AD0BC6"/>
    <w:rsid w:val="00AD1873"/>
    <w:rsid w:val="00AD2BBA"/>
    <w:rsid w:val="00AD2E06"/>
    <w:rsid w:val="00AD5852"/>
    <w:rsid w:val="00AE175A"/>
    <w:rsid w:val="00AE4D10"/>
    <w:rsid w:val="00AE4F7B"/>
    <w:rsid w:val="00AE55E4"/>
    <w:rsid w:val="00AF024C"/>
    <w:rsid w:val="00AF12D7"/>
    <w:rsid w:val="00AF228B"/>
    <w:rsid w:val="00AF56EE"/>
    <w:rsid w:val="00AF72A5"/>
    <w:rsid w:val="00AF7576"/>
    <w:rsid w:val="00AF759F"/>
    <w:rsid w:val="00B00490"/>
    <w:rsid w:val="00B02A4A"/>
    <w:rsid w:val="00B02D28"/>
    <w:rsid w:val="00B03714"/>
    <w:rsid w:val="00B04DDB"/>
    <w:rsid w:val="00B10569"/>
    <w:rsid w:val="00B11657"/>
    <w:rsid w:val="00B15199"/>
    <w:rsid w:val="00B16CED"/>
    <w:rsid w:val="00B16E68"/>
    <w:rsid w:val="00B17EE5"/>
    <w:rsid w:val="00B23F33"/>
    <w:rsid w:val="00B24356"/>
    <w:rsid w:val="00B24752"/>
    <w:rsid w:val="00B24F58"/>
    <w:rsid w:val="00B25158"/>
    <w:rsid w:val="00B26109"/>
    <w:rsid w:val="00B3069E"/>
    <w:rsid w:val="00B31C46"/>
    <w:rsid w:val="00B33DC8"/>
    <w:rsid w:val="00B3406A"/>
    <w:rsid w:val="00B34278"/>
    <w:rsid w:val="00B3582A"/>
    <w:rsid w:val="00B35830"/>
    <w:rsid w:val="00B36BF4"/>
    <w:rsid w:val="00B36CA6"/>
    <w:rsid w:val="00B36E4A"/>
    <w:rsid w:val="00B37232"/>
    <w:rsid w:val="00B40EE6"/>
    <w:rsid w:val="00B42E18"/>
    <w:rsid w:val="00B43B47"/>
    <w:rsid w:val="00B43F8D"/>
    <w:rsid w:val="00B43FCE"/>
    <w:rsid w:val="00B46971"/>
    <w:rsid w:val="00B47AF9"/>
    <w:rsid w:val="00B5127C"/>
    <w:rsid w:val="00B559A4"/>
    <w:rsid w:val="00B55A96"/>
    <w:rsid w:val="00B57DCF"/>
    <w:rsid w:val="00B62E18"/>
    <w:rsid w:val="00B64099"/>
    <w:rsid w:val="00B64DE7"/>
    <w:rsid w:val="00B6641C"/>
    <w:rsid w:val="00B6726A"/>
    <w:rsid w:val="00B6797C"/>
    <w:rsid w:val="00B70023"/>
    <w:rsid w:val="00B71F5C"/>
    <w:rsid w:val="00B72F74"/>
    <w:rsid w:val="00B732D8"/>
    <w:rsid w:val="00B73480"/>
    <w:rsid w:val="00B73AE1"/>
    <w:rsid w:val="00B74DC1"/>
    <w:rsid w:val="00B84C1A"/>
    <w:rsid w:val="00B85C4B"/>
    <w:rsid w:val="00B86A1A"/>
    <w:rsid w:val="00B902C0"/>
    <w:rsid w:val="00B90811"/>
    <w:rsid w:val="00B90B9F"/>
    <w:rsid w:val="00B93E7E"/>
    <w:rsid w:val="00B95C9C"/>
    <w:rsid w:val="00B9631D"/>
    <w:rsid w:val="00B96BEE"/>
    <w:rsid w:val="00BA18FC"/>
    <w:rsid w:val="00BA30E8"/>
    <w:rsid w:val="00BA5C5B"/>
    <w:rsid w:val="00BA649D"/>
    <w:rsid w:val="00BA6C67"/>
    <w:rsid w:val="00BB090A"/>
    <w:rsid w:val="00BB0E31"/>
    <w:rsid w:val="00BB3F4D"/>
    <w:rsid w:val="00BB419E"/>
    <w:rsid w:val="00BB4424"/>
    <w:rsid w:val="00BB6C7E"/>
    <w:rsid w:val="00BB7976"/>
    <w:rsid w:val="00BC0AC3"/>
    <w:rsid w:val="00BC1913"/>
    <w:rsid w:val="00BC5612"/>
    <w:rsid w:val="00BC5AFE"/>
    <w:rsid w:val="00BC6345"/>
    <w:rsid w:val="00BC6D83"/>
    <w:rsid w:val="00BD1A3F"/>
    <w:rsid w:val="00BD27E3"/>
    <w:rsid w:val="00BD2847"/>
    <w:rsid w:val="00BD322D"/>
    <w:rsid w:val="00BD34C2"/>
    <w:rsid w:val="00BD3A93"/>
    <w:rsid w:val="00BD3EFF"/>
    <w:rsid w:val="00BD4F7A"/>
    <w:rsid w:val="00BD5298"/>
    <w:rsid w:val="00BD5FA8"/>
    <w:rsid w:val="00BD66EE"/>
    <w:rsid w:val="00BD7009"/>
    <w:rsid w:val="00BE0251"/>
    <w:rsid w:val="00BE07C7"/>
    <w:rsid w:val="00BE17B8"/>
    <w:rsid w:val="00BE610E"/>
    <w:rsid w:val="00BE67F3"/>
    <w:rsid w:val="00BF0ACA"/>
    <w:rsid w:val="00BF32CF"/>
    <w:rsid w:val="00BF34BB"/>
    <w:rsid w:val="00BF6CCB"/>
    <w:rsid w:val="00BF7051"/>
    <w:rsid w:val="00BF7605"/>
    <w:rsid w:val="00BF793A"/>
    <w:rsid w:val="00BF7EBA"/>
    <w:rsid w:val="00C006AA"/>
    <w:rsid w:val="00C0161E"/>
    <w:rsid w:val="00C01919"/>
    <w:rsid w:val="00C045C8"/>
    <w:rsid w:val="00C06047"/>
    <w:rsid w:val="00C065D4"/>
    <w:rsid w:val="00C12205"/>
    <w:rsid w:val="00C13100"/>
    <w:rsid w:val="00C145CA"/>
    <w:rsid w:val="00C146D6"/>
    <w:rsid w:val="00C15E54"/>
    <w:rsid w:val="00C2057E"/>
    <w:rsid w:val="00C21664"/>
    <w:rsid w:val="00C217C5"/>
    <w:rsid w:val="00C21DAA"/>
    <w:rsid w:val="00C22316"/>
    <w:rsid w:val="00C23B5D"/>
    <w:rsid w:val="00C24382"/>
    <w:rsid w:val="00C250CB"/>
    <w:rsid w:val="00C30B1F"/>
    <w:rsid w:val="00C30F16"/>
    <w:rsid w:val="00C31DEC"/>
    <w:rsid w:val="00C33320"/>
    <w:rsid w:val="00C37C50"/>
    <w:rsid w:val="00C4030B"/>
    <w:rsid w:val="00C42E33"/>
    <w:rsid w:val="00C447B3"/>
    <w:rsid w:val="00C52008"/>
    <w:rsid w:val="00C5234E"/>
    <w:rsid w:val="00C52B34"/>
    <w:rsid w:val="00C52EB9"/>
    <w:rsid w:val="00C54A95"/>
    <w:rsid w:val="00C5586A"/>
    <w:rsid w:val="00C57347"/>
    <w:rsid w:val="00C60999"/>
    <w:rsid w:val="00C63492"/>
    <w:rsid w:val="00C64582"/>
    <w:rsid w:val="00C65215"/>
    <w:rsid w:val="00C71814"/>
    <w:rsid w:val="00C7278B"/>
    <w:rsid w:val="00C72D1B"/>
    <w:rsid w:val="00C73440"/>
    <w:rsid w:val="00C75550"/>
    <w:rsid w:val="00C75EBF"/>
    <w:rsid w:val="00C76A69"/>
    <w:rsid w:val="00C77066"/>
    <w:rsid w:val="00C773A2"/>
    <w:rsid w:val="00C77F65"/>
    <w:rsid w:val="00C80D30"/>
    <w:rsid w:val="00C81826"/>
    <w:rsid w:val="00C83799"/>
    <w:rsid w:val="00C8473E"/>
    <w:rsid w:val="00C85512"/>
    <w:rsid w:val="00C85A4B"/>
    <w:rsid w:val="00C8618F"/>
    <w:rsid w:val="00C91EA7"/>
    <w:rsid w:val="00C9457F"/>
    <w:rsid w:val="00C97E5F"/>
    <w:rsid w:val="00C97E62"/>
    <w:rsid w:val="00CA1A44"/>
    <w:rsid w:val="00CA2470"/>
    <w:rsid w:val="00CA2F32"/>
    <w:rsid w:val="00CA4295"/>
    <w:rsid w:val="00CA4CC7"/>
    <w:rsid w:val="00CA61F8"/>
    <w:rsid w:val="00CB1267"/>
    <w:rsid w:val="00CB1B24"/>
    <w:rsid w:val="00CB37E0"/>
    <w:rsid w:val="00CB3BAA"/>
    <w:rsid w:val="00CB4A69"/>
    <w:rsid w:val="00CB6024"/>
    <w:rsid w:val="00CB6E76"/>
    <w:rsid w:val="00CC00CF"/>
    <w:rsid w:val="00CC0532"/>
    <w:rsid w:val="00CC18C7"/>
    <w:rsid w:val="00CC2117"/>
    <w:rsid w:val="00CC26B7"/>
    <w:rsid w:val="00CC2A45"/>
    <w:rsid w:val="00CC5911"/>
    <w:rsid w:val="00CC5BD9"/>
    <w:rsid w:val="00CC71A0"/>
    <w:rsid w:val="00CC71BA"/>
    <w:rsid w:val="00CC7992"/>
    <w:rsid w:val="00CD19D0"/>
    <w:rsid w:val="00CD1DD4"/>
    <w:rsid w:val="00CD3DF4"/>
    <w:rsid w:val="00CD473B"/>
    <w:rsid w:val="00CD4D88"/>
    <w:rsid w:val="00CD51E2"/>
    <w:rsid w:val="00CE0EFD"/>
    <w:rsid w:val="00CE2565"/>
    <w:rsid w:val="00CE2B4F"/>
    <w:rsid w:val="00CE3C06"/>
    <w:rsid w:val="00CE3EC7"/>
    <w:rsid w:val="00CE5206"/>
    <w:rsid w:val="00CE7782"/>
    <w:rsid w:val="00CE7862"/>
    <w:rsid w:val="00CE78F6"/>
    <w:rsid w:val="00CF13DE"/>
    <w:rsid w:val="00CF1CE6"/>
    <w:rsid w:val="00CF226E"/>
    <w:rsid w:val="00CF3303"/>
    <w:rsid w:val="00CF4761"/>
    <w:rsid w:val="00CF611C"/>
    <w:rsid w:val="00CF7100"/>
    <w:rsid w:val="00CF7802"/>
    <w:rsid w:val="00D02A48"/>
    <w:rsid w:val="00D02CED"/>
    <w:rsid w:val="00D037FE"/>
    <w:rsid w:val="00D0401D"/>
    <w:rsid w:val="00D05427"/>
    <w:rsid w:val="00D06DA1"/>
    <w:rsid w:val="00D147D0"/>
    <w:rsid w:val="00D149CF"/>
    <w:rsid w:val="00D16A7B"/>
    <w:rsid w:val="00D177A8"/>
    <w:rsid w:val="00D270EF"/>
    <w:rsid w:val="00D27CA4"/>
    <w:rsid w:val="00D27F5B"/>
    <w:rsid w:val="00D313B2"/>
    <w:rsid w:val="00D313D8"/>
    <w:rsid w:val="00D327C6"/>
    <w:rsid w:val="00D34751"/>
    <w:rsid w:val="00D41B34"/>
    <w:rsid w:val="00D442B4"/>
    <w:rsid w:val="00D447A7"/>
    <w:rsid w:val="00D45CEE"/>
    <w:rsid w:val="00D45EC6"/>
    <w:rsid w:val="00D46057"/>
    <w:rsid w:val="00D46A9F"/>
    <w:rsid w:val="00D47240"/>
    <w:rsid w:val="00D4741C"/>
    <w:rsid w:val="00D47B03"/>
    <w:rsid w:val="00D47CD0"/>
    <w:rsid w:val="00D5184D"/>
    <w:rsid w:val="00D52267"/>
    <w:rsid w:val="00D530C9"/>
    <w:rsid w:val="00D53513"/>
    <w:rsid w:val="00D564DF"/>
    <w:rsid w:val="00D5763B"/>
    <w:rsid w:val="00D61186"/>
    <w:rsid w:val="00D6272B"/>
    <w:rsid w:val="00D650DD"/>
    <w:rsid w:val="00D65A5C"/>
    <w:rsid w:val="00D6606E"/>
    <w:rsid w:val="00D6695F"/>
    <w:rsid w:val="00D67C80"/>
    <w:rsid w:val="00D70A39"/>
    <w:rsid w:val="00D73D40"/>
    <w:rsid w:val="00D76070"/>
    <w:rsid w:val="00D7689B"/>
    <w:rsid w:val="00D77464"/>
    <w:rsid w:val="00D77B16"/>
    <w:rsid w:val="00D80F96"/>
    <w:rsid w:val="00D81441"/>
    <w:rsid w:val="00D81616"/>
    <w:rsid w:val="00D823EF"/>
    <w:rsid w:val="00D8440A"/>
    <w:rsid w:val="00D85055"/>
    <w:rsid w:val="00D852A7"/>
    <w:rsid w:val="00D8561E"/>
    <w:rsid w:val="00D86BD1"/>
    <w:rsid w:val="00D8719F"/>
    <w:rsid w:val="00D87F58"/>
    <w:rsid w:val="00D90998"/>
    <w:rsid w:val="00D90FF4"/>
    <w:rsid w:val="00D96224"/>
    <w:rsid w:val="00D96C48"/>
    <w:rsid w:val="00DA038E"/>
    <w:rsid w:val="00DA0F8B"/>
    <w:rsid w:val="00DA26E1"/>
    <w:rsid w:val="00DA3737"/>
    <w:rsid w:val="00DA3CD9"/>
    <w:rsid w:val="00DA506C"/>
    <w:rsid w:val="00DA5425"/>
    <w:rsid w:val="00DA7466"/>
    <w:rsid w:val="00DA7C71"/>
    <w:rsid w:val="00DB2940"/>
    <w:rsid w:val="00DB61CC"/>
    <w:rsid w:val="00DB7422"/>
    <w:rsid w:val="00DB7D4F"/>
    <w:rsid w:val="00DC0374"/>
    <w:rsid w:val="00DC4494"/>
    <w:rsid w:val="00DC498F"/>
    <w:rsid w:val="00DC7D2D"/>
    <w:rsid w:val="00DD09CC"/>
    <w:rsid w:val="00DD152E"/>
    <w:rsid w:val="00DD1734"/>
    <w:rsid w:val="00DD19AA"/>
    <w:rsid w:val="00DD2CA7"/>
    <w:rsid w:val="00DD5E1B"/>
    <w:rsid w:val="00DD605D"/>
    <w:rsid w:val="00DD6B32"/>
    <w:rsid w:val="00DD7B04"/>
    <w:rsid w:val="00DE140D"/>
    <w:rsid w:val="00DE26A9"/>
    <w:rsid w:val="00DE417E"/>
    <w:rsid w:val="00DE55B4"/>
    <w:rsid w:val="00DF0071"/>
    <w:rsid w:val="00DF0BF7"/>
    <w:rsid w:val="00DF2593"/>
    <w:rsid w:val="00DF27A1"/>
    <w:rsid w:val="00DF3550"/>
    <w:rsid w:val="00DF48E0"/>
    <w:rsid w:val="00DF5794"/>
    <w:rsid w:val="00DF6414"/>
    <w:rsid w:val="00DF7239"/>
    <w:rsid w:val="00DF7562"/>
    <w:rsid w:val="00E002DE"/>
    <w:rsid w:val="00E012ED"/>
    <w:rsid w:val="00E01D92"/>
    <w:rsid w:val="00E02AE8"/>
    <w:rsid w:val="00E0340C"/>
    <w:rsid w:val="00E1049E"/>
    <w:rsid w:val="00E13970"/>
    <w:rsid w:val="00E14CCF"/>
    <w:rsid w:val="00E17557"/>
    <w:rsid w:val="00E22A59"/>
    <w:rsid w:val="00E23633"/>
    <w:rsid w:val="00E25699"/>
    <w:rsid w:val="00E258C2"/>
    <w:rsid w:val="00E25EB0"/>
    <w:rsid w:val="00E265DE"/>
    <w:rsid w:val="00E27577"/>
    <w:rsid w:val="00E305A4"/>
    <w:rsid w:val="00E305C3"/>
    <w:rsid w:val="00E30990"/>
    <w:rsid w:val="00E3350D"/>
    <w:rsid w:val="00E335F8"/>
    <w:rsid w:val="00E34EF4"/>
    <w:rsid w:val="00E46597"/>
    <w:rsid w:val="00E47F96"/>
    <w:rsid w:val="00E557E7"/>
    <w:rsid w:val="00E5640E"/>
    <w:rsid w:val="00E56863"/>
    <w:rsid w:val="00E61B69"/>
    <w:rsid w:val="00E64FB4"/>
    <w:rsid w:val="00E65147"/>
    <w:rsid w:val="00E65EF5"/>
    <w:rsid w:val="00E672C0"/>
    <w:rsid w:val="00E67BD3"/>
    <w:rsid w:val="00E70987"/>
    <w:rsid w:val="00E72C98"/>
    <w:rsid w:val="00E73977"/>
    <w:rsid w:val="00E73A23"/>
    <w:rsid w:val="00E73FE0"/>
    <w:rsid w:val="00E773B7"/>
    <w:rsid w:val="00E831AD"/>
    <w:rsid w:val="00E8476A"/>
    <w:rsid w:val="00E852BB"/>
    <w:rsid w:val="00E85B24"/>
    <w:rsid w:val="00E87F72"/>
    <w:rsid w:val="00E90B93"/>
    <w:rsid w:val="00E91078"/>
    <w:rsid w:val="00E9139D"/>
    <w:rsid w:val="00E93244"/>
    <w:rsid w:val="00E94F4C"/>
    <w:rsid w:val="00E9634D"/>
    <w:rsid w:val="00EA207E"/>
    <w:rsid w:val="00EA30B7"/>
    <w:rsid w:val="00EA44F2"/>
    <w:rsid w:val="00EA4759"/>
    <w:rsid w:val="00EA49A3"/>
    <w:rsid w:val="00EA6424"/>
    <w:rsid w:val="00EB1ADC"/>
    <w:rsid w:val="00EB31AB"/>
    <w:rsid w:val="00EB428D"/>
    <w:rsid w:val="00EB500D"/>
    <w:rsid w:val="00EB5412"/>
    <w:rsid w:val="00EB55BB"/>
    <w:rsid w:val="00EB6F60"/>
    <w:rsid w:val="00EC28A7"/>
    <w:rsid w:val="00EC2C06"/>
    <w:rsid w:val="00EC4523"/>
    <w:rsid w:val="00EC5A9A"/>
    <w:rsid w:val="00EC62D5"/>
    <w:rsid w:val="00EC6545"/>
    <w:rsid w:val="00EC735C"/>
    <w:rsid w:val="00ED183B"/>
    <w:rsid w:val="00ED1A85"/>
    <w:rsid w:val="00ED2A84"/>
    <w:rsid w:val="00ED3617"/>
    <w:rsid w:val="00ED378F"/>
    <w:rsid w:val="00ED3FAC"/>
    <w:rsid w:val="00ED4471"/>
    <w:rsid w:val="00ED4E4A"/>
    <w:rsid w:val="00ED739B"/>
    <w:rsid w:val="00ED7558"/>
    <w:rsid w:val="00ED76F7"/>
    <w:rsid w:val="00EE0436"/>
    <w:rsid w:val="00EE21C7"/>
    <w:rsid w:val="00EE241A"/>
    <w:rsid w:val="00EE45CE"/>
    <w:rsid w:val="00EE4AC3"/>
    <w:rsid w:val="00EE5708"/>
    <w:rsid w:val="00EE6C97"/>
    <w:rsid w:val="00EE7D28"/>
    <w:rsid w:val="00EF405F"/>
    <w:rsid w:val="00EF44D9"/>
    <w:rsid w:val="00EF6C7B"/>
    <w:rsid w:val="00EF6FCA"/>
    <w:rsid w:val="00EF7986"/>
    <w:rsid w:val="00EF7B97"/>
    <w:rsid w:val="00EF7E74"/>
    <w:rsid w:val="00F00A9D"/>
    <w:rsid w:val="00F01126"/>
    <w:rsid w:val="00F0166A"/>
    <w:rsid w:val="00F041EB"/>
    <w:rsid w:val="00F0440B"/>
    <w:rsid w:val="00F06730"/>
    <w:rsid w:val="00F0688D"/>
    <w:rsid w:val="00F11348"/>
    <w:rsid w:val="00F11374"/>
    <w:rsid w:val="00F13B8C"/>
    <w:rsid w:val="00F16791"/>
    <w:rsid w:val="00F17283"/>
    <w:rsid w:val="00F17DF7"/>
    <w:rsid w:val="00F20A07"/>
    <w:rsid w:val="00F22BA9"/>
    <w:rsid w:val="00F259F2"/>
    <w:rsid w:val="00F26E74"/>
    <w:rsid w:val="00F26F52"/>
    <w:rsid w:val="00F30059"/>
    <w:rsid w:val="00F30AAD"/>
    <w:rsid w:val="00F30B0E"/>
    <w:rsid w:val="00F310AF"/>
    <w:rsid w:val="00F31E90"/>
    <w:rsid w:val="00F327AE"/>
    <w:rsid w:val="00F32912"/>
    <w:rsid w:val="00F34960"/>
    <w:rsid w:val="00F35291"/>
    <w:rsid w:val="00F3567A"/>
    <w:rsid w:val="00F368CF"/>
    <w:rsid w:val="00F37585"/>
    <w:rsid w:val="00F40598"/>
    <w:rsid w:val="00F41A0C"/>
    <w:rsid w:val="00F41DEB"/>
    <w:rsid w:val="00F42978"/>
    <w:rsid w:val="00F44E65"/>
    <w:rsid w:val="00F462E4"/>
    <w:rsid w:val="00F46A9D"/>
    <w:rsid w:val="00F46C8C"/>
    <w:rsid w:val="00F508C5"/>
    <w:rsid w:val="00F50D2F"/>
    <w:rsid w:val="00F511C9"/>
    <w:rsid w:val="00F51DEF"/>
    <w:rsid w:val="00F532F8"/>
    <w:rsid w:val="00F5501B"/>
    <w:rsid w:val="00F56A89"/>
    <w:rsid w:val="00F56A93"/>
    <w:rsid w:val="00F60EE9"/>
    <w:rsid w:val="00F63614"/>
    <w:rsid w:val="00F63BCB"/>
    <w:rsid w:val="00F6701D"/>
    <w:rsid w:val="00F67079"/>
    <w:rsid w:val="00F67DA6"/>
    <w:rsid w:val="00F75A4B"/>
    <w:rsid w:val="00F80C1D"/>
    <w:rsid w:val="00F821EE"/>
    <w:rsid w:val="00F831B8"/>
    <w:rsid w:val="00F85887"/>
    <w:rsid w:val="00F86BCC"/>
    <w:rsid w:val="00F91EFF"/>
    <w:rsid w:val="00F928D3"/>
    <w:rsid w:val="00F94CD9"/>
    <w:rsid w:val="00F97452"/>
    <w:rsid w:val="00F97A28"/>
    <w:rsid w:val="00F97F7B"/>
    <w:rsid w:val="00FA3B72"/>
    <w:rsid w:val="00FA61F4"/>
    <w:rsid w:val="00FB0B14"/>
    <w:rsid w:val="00FB0F28"/>
    <w:rsid w:val="00FB19D0"/>
    <w:rsid w:val="00FB43B1"/>
    <w:rsid w:val="00FB4EB3"/>
    <w:rsid w:val="00FB4FCF"/>
    <w:rsid w:val="00FB64ED"/>
    <w:rsid w:val="00FC1DF2"/>
    <w:rsid w:val="00FC2A81"/>
    <w:rsid w:val="00FC3011"/>
    <w:rsid w:val="00FC38F9"/>
    <w:rsid w:val="00FC4D5E"/>
    <w:rsid w:val="00FC5244"/>
    <w:rsid w:val="00FC5522"/>
    <w:rsid w:val="00FD23D0"/>
    <w:rsid w:val="00FD2844"/>
    <w:rsid w:val="00FD29A7"/>
    <w:rsid w:val="00FD4122"/>
    <w:rsid w:val="00FD4A37"/>
    <w:rsid w:val="00FD4B67"/>
    <w:rsid w:val="00FD7F7E"/>
    <w:rsid w:val="00FE12EC"/>
    <w:rsid w:val="00FE14B0"/>
    <w:rsid w:val="00FE2AE8"/>
    <w:rsid w:val="00FE2F08"/>
    <w:rsid w:val="00FE4E03"/>
    <w:rsid w:val="00FE5DDE"/>
    <w:rsid w:val="00FE6C8B"/>
    <w:rsid w:val="00FF0552"/>
    <w:rsid w:val="00FF0AE7"/>
    <w:rsid w:val="00FF1238"/>
    <w:rsid w:val="00FF2136"/>
    <w:rsid w:val="00FF2C11"/>
    <w:rsid w:val="00FF356E"/>
    <w:rsid w:val="00FF3BC7"/>
    <w:rsid w:val="00FF6AFA"/>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4F00A"/>
  <w15:docId w15:val="{DEE25895-06D5-447E-A9A9-43A3900B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ascii="Microsoft JhengHei" w:eastAsiaTheme="minorEastAsia" w:hAnsi="Microsoft JhengHei" w:cstheme="minorBidi"/>
      <w:sz w:val="24"/>
      <w:szCs w:val="22"/>
      <w:lang w:val="en-IE"/>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200"/>
    </w:pPr>
    <w:rPr>
      <w:iCs/>
      <w:color w:val="44546A" w:themeColor="text2"/>
      <w:sz w:val="21"/>
      <w:szCs w:val="18"/>
    </w:rPr>
  </w:style>
  <w:style w:type="paragraph" w:styleId="TOC3">
    <w:name w:val="toc 3"/>
    <w:basedOn w:val="Normal"/>
    <w:next w:val="Normal"/>
    <w:uiPriority w:val="39"/>
    <w:unhideWhenUsed/>
    <w:qFormat/>
    <w:pPr>
      <w:spacing w:after="100"/>
      <w:ind w:left="480"/>
    </w:p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spacing w:val="15"/>
      <w:sz w:val="20"/>
    </w:rPr>
  </w:style>
  <w:style w:type="paragraph" w:styleId="TableofFigures">
    <w:name w:val="table of figures"/>
    <w:basedOn w:val="Normal"/>
    <w:next w:val="Normal"/>
    <w:uiPriority w:val="99"/>
    <w:unhideWhenUsed/>
    <w:qFormat/>
    <w:pPr>
      <w:spacing w:after="0"/>
    </w:pPr>
  </w:style>
  <w:style w:type="paragraph" w:styleId="TOC2">
    <w:name w:val="toc 2"/>
    <w:basedOn w:val="Normal"/>
    <w:next w:val="Normal"/>
    <w:uiPriority w:val="39"/>
    <w:unhideWhenUsed/>
    <w:qFormat/>
    <w:pPr>
      <w:spacing w:after="100"/>
      <w:ind w:left="240"/>
    </w:pPr>
  </w:style>
  <w:style w:type="paragraph" w:styleId="NormalWeb">
    <w:name w:val="Normal (Web)"/>
    <w:basedOn w:val="Normal"/>
    <w:uiPriority w:val="99"/>
    <w:unhideWhenUsed/>
    <w:qFormat/>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Microsoft JhengHei" w:eastAsiaTheme="majorEastAsia" w:hAnsi="Microsoft JhengHei" w:cstheme="majorBidi"/>
      <w:b/>
      <w:sz w:val="36"/>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qFormat/>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qFormat/>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qFormat/>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3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3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Default">
    <w:name w:val="Default"/>
    <w:qFormat/>
    <w:pPr>
      <w:autoSpaceDE w:val="0"/>
      <w:autoSpaceDN w:val="0"/>
      <w:adjustRightInd w:val="0"/>
    </w:pPr>
    <w:rPr>
      <w:rFonts w:ascii="Bookman Old Style" w:eastAsiaTheme="minorEastAsia" w:hAnsi="Bookman Old Style" w:cs="Bookman Old Style"/>
      <w:color w:val="000000"/>
      <w:sz w:val="24"/>
      <w:szCs w:val="24"/>
      <w:lang w:val="en-IE"/>
    </w:rPr>
  </w:style>
  <w:style w:type="character" w:customStyle="1" w:styleId="SubtitleChar">
    <w:name w:val="Subtitle Char"/>
    <w:basedOn w:val="DefaultParagraphFont"/>
    <w:link w:val="Subtitle"/>
    <w:uiPriority w:val="11"/>
    <w:qFormat/>
    <w:rPr>
      <w:rFonts w:ascii="Microsoft JhengHei" w:hAnsi="Microsoft JhengHei"/>
      <w:spacing w:val="15"/>
      <w:sz w:val="20"/>
    </w:rPr>
  </w:style>
  <w:style w:type="character" w:customStyle="1" w:styleId="HeaderChar">
    <w:name w:val="Header Char"/>
    <w:basedOn w:val="DefaultParagraphFont"/>
    <w:link w:val="Header"/>
    <w:uiPriority w:val="99"/>
    <w:qFormat/>
    <w:rPr>
      <w:rFonts w:ascii="Microsoft JhengHei" w:hAnsi="Microsoft JhengHei"/>
      <w:sz w:val="24"/>
    </w:rPr>
  </w:style>
  <w:style w:type="character" w:customStyle="1" w:styleId="FooterChar">
    <w:name w:val="Footer Char"/>
    <w:basedOn w:val="DefaultParagraphFont"/>
    <w:link w:val="Footer"/>
    <w:uiPriority w:val="99"/>
    <w:qFormat/>
    <w:rPr>
      <w:rFonts w:ascii="Microsoft JhengHei" w:hAnsi="Microsoft JhengHei"/>
      <w:sz w:val="24"/>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F5496" w:themeColor="accent1" w:themeShade="BF"/>
      <w:sz w:val="32"/>
      <w:lang w:val="en-US"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Bibliography1">
    <w:name w:val="Bibliography1"/>
    <w:basedOn w:val="Normal"/>
    <w:next w:val="Normal"/>
    <w:uiPriority w:val="37"/>
    <w:unhideWhenUsed/>
    <w:qFormat/>
  </w:style>
  <w:style w:type="character" w:customStyle="1" w:styleId="selectable">
    <w:name w:val="selectable"/>
    <w:basedOn w:val="DefaultParagraphFont"/>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CaptionChar">
    <w:name w:val="Caption Char"/>
    <w:link w:val="Caption"/>
    <w:uiPriority w:val="35"/>
    <w:qFormat/>
    <w:rPr>
      <w:rFonts w:eastAsiaTheme="minorEastAsia"/>
      <w:iCs/>
      <w:color w:val="44546A" w:themeColor="text2"/>
      <w:sz w:val="21"/>
      <w:szCs w:val="18"/>
    </w:rPr>
  </w:style>
  <w:style w:type="paragraph" w:styleId="BalloonText">
    <w:name w:val="Balloon Text"/>
    <w:basedOn w:val="Normal"/>
    <w:link w:val="BalloonTextChar"/>
    <w:uiPriority w:val="99"/>
    <w:semiHidden/>
    <w:unhideWhenUsed/>
    <w:rsid w:val="00606542"/>
    <w:pPr>
      <w:spacing w:after="0"/>
    </w:pPr>
    <w:rPr>
      <w:sz w:val="18"/>
      <w:szCs w:val="18"/>
    </w:rPr>
  </w:style>
  <w:style w:type="character" w:customStyle="1" w:styleId="BalloonTextChar">
    <w:name w:val="Balloon Text Char"/>
    <w:basedOn w:val="DefaultParagraphFont"/>
    <w:link w:val="BalloonText"/>
    <w:uiPriority w:val="99"/>
    <w:semiHidden/>
    <w:rsid w:val="00606542"/>
    <w:rPr>
      <w:rFonts w:ascii="Microsoft JhengHei" w:eastAsiaTheme="minorEastAsia" w:hAnsi="Microsoft JhengHei" w:cstheme="minorBidi"/>
      <w:sz w:val="18"/>
      <w:szCs w:val="18"/>
      <w:lang w:val="en-IE"/>
    </w:rPr>
  </w:style>
  <w:style w:type="paragraph" w:styleId="Bibliography">
    <w:name w:val="Bibliography"/>
    <w:basedOn w:val="Normal"/>
    <w:next w:val="Normal"/>
    <w:uiPriority w:val="37"/>
    <w:unhideWhenUsed/>
    <w:rsid w:val="00584A28"/>
  </w:style>
  <w:style w:type="character" w:customStyle="1" w:styleId="apple-converted-space">
    <w:name w:val="apple-converted-space"/>
    <w:basedOn w:val="DefaultParagraphFont"/>
    <w:rsid w:val="00CF1CE6"/>
  </w:style>
  <w:style w:type="paragraph" w:styleId="ListParagraph">
    <w:name w:val="List Paragraph"/>
    <w:basedOn w:val="Normal"/>
    <w:uiPriority w:val="99"/>
    <w:rsid w:val="003D60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7991">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56785014">
      <w:bodyDiv w:val="1"/>
      <w:marLeft w:val="0"/>
      <w:marRight w:val="0"/>
      <w:marTop w:val="0"/>
      <w:marBottom w:val="0"/>
      <w:divBdr>
        <w:top w:val="none" w:sz="0" w:space="0" w:color="auto"/>
        <w:left w:val="none" w:sz="0" w:space="0" w:color="auto"/>
        <w:bottom w:val="none" w:sz="0" w:space="0" w:color="auto"/>
        <w:right w:val="none" w:sz="0" w:space="0" w:color="auto"/>
      </w:divBdr>
    </w:div>
    <w:div w:id="61608912">
      <w:bodyDiv w:val="1"/>
      <w:marLeft w:val="0"/>
      <w:marRight w:val="0"/>
      <w:marTop w:val="0"/>
      <w:marBottom w:val="0"/>
      <w:divBdr>
        <w:top w:val="none" w:sz="0" w:space="0" w:color="auto"/>
        <w:left w:val="none" w:sz="0" w:space="0" w:color="auto"/>
        <w:bottom w:val="none" w:sz="0" w:space="0" w:color="auto"/>
        <w:right w:val="none" w:sz="0" w:space="0" w:color="auto"/>
      </w:divBdr>
    </w:div>
    <w:div w:id="100343824">
      <w:bodyDiv w:val="1"/>
      <w:marLeft w:val="0"/>
      <w:marRight w:val="0"/>
      <w:marTop w:val="0"/>
      <w:marBottom w:val="0"/>
      <w:divBdr>
        <w:top w:val="none" w:sz="0" w:space="0" w:color="auto"/>
        <w:left w:val="none" w:sz="0" w:space="0" w:color="auto"/>
        <w:bottom w:val="none" w:sz="0" w:space="0" w:color="auto"/>
        <w:right w:val="none" w:sz="0" w:space="0" w:color="auto"/>
      </w:divBdr>
    </w:div>
    <w:div w:id="109664195">
      <w:bodyDiv w:val="1"/>
      <w:marLeft w:val="0"/>
      <w:marRight w:val="0"/>
      <w:marTop w:val="0"/>
      <w:marBottom w:val="0"/>
      <w:divBdr>
        <w:top w:val="none" w:sz="0" w:space="0" w:color="auto"/>
        <w:left w:val="none" w:sz="0" w:space="0" w:color="auto"/>
        <w:bottom w:val="none" w:sz="0" w:space="0" w:color="auto"/>
        <w:right w:val="none" w:sz="0" w:space="0" w:color="auto"/>
      </w:divBdr>
    </w:div>
    <w:div w:id="118038088">
      <w:bodyDiv w:val="1"/>
      <w:marLeft w:val="0"/>
      <w:marRight w:val="0"/>
      <w:marTop w:val="0"/>
      <w:marBottom w:val="0"/>
      <w:divBdr>
        <w:top w:val="none" w:sz="0" w:space="0" w:color="auto"/>
        <w:left w:val="none" w:sz="0" w:space="0" w:color="auto"/>
        <w:bottom w:val="none" w:sz="0" w:space="0" w:color="auto"/>
        <w:right w:val="none" w:sz="0" w:space="0" w:color="auto"/>
      </w:divBdr>
    </w:div>
    <w:div w:id="120153145">
      <w:bodyDiv w:val="1"/>
      <w:marLeft w:val="0"/>
      <w:marRight w:val="0"/>
      <w:marTop w:val="0"/>
      <w:marBottom w:val="0"/>
      <w:divBdr>
        <w:top w:val="none" w:sz="0" w:space="0" w:color="auto"/>
        <w:left w:val="none" w:sz="0" w:space="0" w:color="auto"/>
        <w:bottom w:val="none" w:sz="0" w:space="0" w:color="auto"/>
        <w:right w:val="none" w:sz="0" w:space="0" w:color="auto"/>
      </w:divBdr>
    </w:div>
    <w:div w:id="160897324">
      <w:bodyDiv w:val="1"/>
      <w:marLeft w:val="0"/>
      <w:marRight w:val="0"/>
      <w:marTop w:val="0"/>
      <w:marBottom w:val="0"/>
      <w:divBdr>
        <w:top w:val="none" w:sz="0" w:space="0" w:color="auto"/>
        <w:left w:val="none" w:sz="0" w:space="0" w:color="auto"/>
        <w:bottom w:val="none" w:sz="0" w:space="0" w:color="auto"/>
        <w:right w:val="none" w:sz="0" w:space="0" w:color="auto"/>
      </w:divBdr>
    </w:div>
    <w:div w:id="190918160">
      <w:bodyDiv w:val="1"/>
      <w:marLeft w:val="0"/>
      <w:marRight w:val="0"/>
      <w:marTop w:val="0"/>
      <w:marBottom w:val="0"/>
      <w:divBdr>
        <w:top w:val="none" w:sz="0" w:space="0" w:color="auto"/>
        <w:left w:val="none" w:sz="0" w:space="0" w:color="auto"/>
        <w:bottom w:val="none" w:sz="0" w:space="0" w:color="auto"/>
        <w:right w:val="none" w:sz="0" w:space="0" w:color="auto"/>
      </w:divBdr>
    </w:div>
    <w:div w:id="232013031">
      <w:bodyDiv w:val="1"/>
      <w:marLeft w:val="0"/>
      <w:marRight w:val="0"/>
      <w:marTop w:val="0"/>
      <w:marBottom w:val="0"/>
      <w:divBdr>
        <w:top w:val="none" w:sz="0" w:space="0" w:color="auto"/>
        <w:left w:val="none" w:sz="0" w:space="0" w:color="auto"/>
        <w:bottom w:val="none" w:sz="0" w:space="0" w:color="auto"/>
        <w:right w:val="none" w:sz="0" w:space="0" w:color="auto"/>
      </w:divBdr>
    </w:div>
    <w:div w:id="250624335">
      <w:bodyDiv w:val="1"/>
      <w:marLeft w:val="0"/>
      <w:marRight w:val="0"/>
      <w:marTop w:val="0"/>
      <w:marBottom w:val="0"/>
      <w:divBdr>
        <w:top w:val="none" w:sz="0" w:space="0" w:color="auto"/>
        <w:left w:val="none" w:sz="0" w:space="0" w:color="auto"/>
        <w:bottom w:val="none" w:sz="0" w:space="0" w:color="auto"/>
        <w:right w:val="none" w:sz="0" w:space="0" w:color="auto"/>
      </w:divBdr>
    </w:div>
    <w:div w:id="279802420">
      <w:bodyDiv w:val="1"/>
      <w:marLeft w:val="0"/>
      <w:marRight w:val="0"/>
      <w:marTop w:val="0"/>
      <w:marBottom w:val="0"/>
      <w:divBdr>
        <w:top w:val="none" w:sz="0" w:space="0" w:color="auto"/>
        <w:left w:val="none" w:sz="0" w:space="0" w:color="auto"/>
        <w:bottom w:val="none" w:sz="0" w:space="0" w:color="auto"/>
        <w:right w:val="none" w:sz="0" w:space="0" w:color="auto"/>
      </w:divBdr>
    </w:div>
    <w:div w:id="303394924">
      <w:bodyDiv w:val="1"/>
      <w:marLeft w:val="0"/>
      <w:marRight w:val="0"/>
      <w:marTop w:val="0"/>
      <w:marBottom w:val="0"/>
      <w:divBdr>
        <w:top w:val="none" w:sz="0" w:space="0" w:color="auto"/>
        <w:left w:val="none" w:sz="0" w:space="0" w:color="auto"/>
        <w:bottom w:val="none" w:sz="0" w:space="0" w:color="auto"/>
        <w:right w:val="none" w:sz="0" w:space="0" w:color="auto"/>
      </w:divBdr>
    </w:div>
    <w:div w:id="320815316">
      <w:bodyDiv w:val="1"/>
      <w:marLeft w:val="0"/>
      <w:marRight w:val="0"/>
      <w:marTop w:val="0"/>
      <w:marBottom w:val="0"/>
      <w:divBdr>
        <w:top w:val="none" w:sz="0" w:space="0" w:color="auto"/>
        <w:left w:val="none" w:sz="0" w:space="0" w:color="auto"/>
        <w:bottom w:val="none" w:sz="0" w:space="0" w:color="auto"/>
        <w:right w:val="none" w:sz="0" w:space="0" w:color="auto"/>
      </w:divBdr>
    </w:div>
    <w:div w:id="355619749">
      <w:bodyDiv w:val="1"/>
      <w:marLeft w:val="0"/>
      <w:marRight w:val="0"/>
      <w:marTop w:val="0"/>
      <w:marBottom w:val="0"/>
      <w:divBdr>
        <w:top w:val="none" w:sz="0" w:space="0" w:color="auto"/>
        <w:left w:val="none" w:sz="0" w:space="0" w:color="auto"/>
        <w:bottom w:val="none" w:sz="0" w:space="0" w:color="auto"/>
        <w:right w:val="none" w:sz="0" w:space="0" w:color="auto"/>
      </w:divBdr>
    </w:div>
    <w:div w:id="362288972">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18252118">
      <w:bodyDiv w:val="1"/>
      <w:marLeft w:val="0"/>
      <w:marRight w:val="0"/>
      <w:marTop w:val="0"/>
      <w:marBottom w:val="0"/>
      <w:divBdr>
        <w:top w:val="none" w:sz="0" w:space="0" w:color="auto"/>
        <w:left w:val="none" w:sz="0" w:space="0" w:color="auto"/>
        <w:bottom w:val="none" w:sz="0" w:space="0" w:color="auto"/>
        <w:right w:val="none" w:sz="0" w:space="0" w:color="auto"/>
      </w:divBdr>
    </w:div>
    <w:div w:id="455872159">
      <w:bodyDiv w:val="1"/>
      <w:marLeft w:val="0"/>
      <w:marRight w:val="0"/>
      <w:marTop w:val="0"/>
      <w:marBottom w:val="0"/>
      <w:divBdr>
        <w:top w:val="none" w:sz="0" w:space="0" w:color="auto"/>
        <w:left w:val="none" w:sz="0" w:space="0" w:color="auto"/>
        <w:bottom w:val="none" w:sz="0" w:space="0" w:color="auto"/>
        <w:right w:val="none" w:sz="0" w:space="0" w:color="auto"/>
      </w:divBdr>
    </w:div>
    <w:div w:id="487981604">
      <w:bodyDiv w:val="1"/>
      <w:marLeft w:val="0"/>
      <w:marRight w:val="0"/>
      <w:marTop w:val="0"/>
      <w:marBottom w:val="0"/>
      <w:divBdr>
        <w:top w:val="none" w:sz="0" w:space="0" w:color="auto"/>
        <w:left w:val="none" w:sz="0" w:space="0" w:color="auto"/>
        <w:bottom w:val="none" w:sz="0" w:space="0" w:color="auto"/>
        <w:right w:val="none" w:sz="0" w:space="0" w:color="auto"/>
      </w:divBdr>
    </w:div>
    <w:div w:id="512038383">
      <w:bodyDiv w:val="1"/>
      <w:marLeft w:val="0"/>
      <w:marRight w:val="0"/>
      <w:marTop w:val="0"/>
      <w:marBottom w:val="0"/>
      <w:divBdr>
        <w:top w:val="none" w:sz="0" w:space="0" w:color="auto"/>
        <w:left w:val="none" w:sz="0" w:space="0" w:color="auto"/>
        <w:bottom w:val="none" w:sz="0" w:space="0" w:color="auto"/>
        <w:right w:val="none" w:sz="0" w:space="0" w:color="auto"/>
      </w:divBdr>
    </w:div>
    <w:div w:id="586698122">
      <w:bodyDiv w:val="1"/>
      <w:marLeft w:val="0"/>
      <w:marRight w:val="0"/>
      <w:marTop w:val="0"/>
      <w:marBottom w:val="0"/>
      <w:divBdr>
        <w:top w:val="none" w:sz="0" w:space="0" w:color="auto"/>
        <w:left w:val="none" w:sz="0" w:space="0" w:color="auto"/>
        <w:bottom w:val="none" w:sz="0" w:space="0" w:color="auto"/>
        <w:right w:val="none" w:sz="0" w:space="0" w:color="auto"/>
      </w:divBdr>
    </w:div>
    <w:div w:id="626737157">
      <w:bodyDiv w:val="1"/>
      <w:marLeft w:val="0"/>
      <w:marRight w:val="0"/>
      <w:marTop w:val="0"/>
      <w:marBottom w:val="0"/>
      <w:divBdr>
        <w:top w:val="none" w:sz="0" w:space="0" w:color="auto"/>
        <w:left w:val="none" w:sz="0" w:space="0" w:color="auto"/>
        <w:bottom w:val="none" w:sz="0" w:space="0" w:color="auto"/>
        <w:right w:val="none" w:sz="0" w:space="0" w:color="auto"/>
      </w:divBdr>
    </w:div>
    <w:div w:id="668678134">
      <w:bodyDiv w:val="1"/>
      <w:marLeft w:val="0"/>
      <w:marRight w:val="0"/>
      <w:marTop w:val="0"/>
      <w:marBottom w:val="0"/>
      <w:divBdr>
        <w:top w:val="none" w:sz="0" w:space="0" w:color="auto"/>
        <w:left w:val="none" w:sz="0" w:space="0" w:color="auto"/>
        <w:bottom w:val="none" w:sz="0" w:space="0" w:color="auto"/>
        <w:right w:val="none" w:sz="0" w:space="0" w:color="auto"/>
      </w:divBdr>
    </w:div>
    <w:div w:id="670834412">
      <w:bodyDiv w:val="1"/>
      <w:marLeft w:val="0"/>
      <w:marRight w:val="0"/>
      <w:marTop w:val="0"/>
      <w:marBottom w:val="0"/>
      <w:divBdr>
        <w:top w:val="none" w:sz="0" w:space="0" w:color="auto"/>
        <w:left w:val="none" w:sz="0" w:space="0" w:color="auto"/>
        <w:bottom w:val="none" w:sz="0" w:space="0" w:color="auto"/>
        <w:right w:val="none" w:sz="0" w:space="0" w:color="auto"/>
      </w:divBdr>
    </w:div>
    <w:div w:id="673915986">
      <w:bodyDiv w:val="1"/>
      <w:marLeft w:val="0"/>
      <w:marRight w:val="0"/>
      <w:marTop w:val="0"/>
      <w:marBottom w:val="0"/>
      <w:divBdr>
        <w:top w:val="none" w:sz="0" w:space="0" w:color="auto"/>
        <w:left w:val="none" w:sz="0" w:space="0" w:color="auto"/>
        <w:bottom w:val="none" w:sz="0" w:space="0" w:color="auto"/>
        <w:right w:val="none" w:sz="0" w:space="0" w:color="auto"/>
      </w:divBdr>
    </w:div>
    <w:div w:id="681443751">
      <w:bodyDiv w:val="1"/>
      <w:marLeft w:val="0"/>
      <w:marRight w:val="0"/>
      <w:marTop w:val="0"/>
      <w:marBottom w:val="0"/>
      <w:divBdr>
        <w:top w:val="none" w:sz="0" w:space="0" w:color="auto"/>
        <w:left w:val="none" w:sz="0" w:space="0" w:color="auto"/>
        <w:bottom w:val="none" w:sz="0" w:space="0" w:color="auto"/>
        <w:right w:val="none" w:sz="0" w:space="0" w:color="auto"/>
      </w:divBdr>
    </w:div>
    <w:div w:id="685835885">
      <w:bodyDiv w:val="1"/>
      <w:marLeft w:val="0"/>
      <w:marRight w:val="0"/>
      <w:marTop w:val="0"/>
      <w:marBottom w:val="0"/>
      <w:divBdr>
        <w:top w:val="none" w:sz="0" w:space="0" w:color="auto"/>
        <w:left w:val="none" w:sz="0" w:space="0" w:color="auto"/>
        <w:bottom w:val="none" w:sz="0" w:space="0" w:color="auto"/>
        <w:right w:val="none" w:sz="0" w:space="0" w:color="auto"/>
      </w:divBdr>
    </w:div>
    <w:div w:id="692192671">
      <w:bodyDiv w:val="1"/>
      <w:marLeft w:val="0"/>
      <w:marRight w:val="0"/>
      <w:marTop w:val="0"/>
      <w:marBottom w:val="0"/>
      <w:divBdr>
        <w:top w:val="none" w:sz="0" w:space="0" w:color="auto"/>
        <w:left w:val="none" w:sz="0" w:space="0" w:color="auto"/>
        <w:bottom w:val="none" w:sz="0" w:space="0" w:color="auto"/>
        <w:right w:val="none" w:sz="0" w:space="0" w:color="auto"/>
      </w:divBdr>
    </w:div>
    <w:div w:id="715592143">
      <w:bodyDiv w:val="1"/>
      <w:marLeft w:val="0"/>
      <w:marRight w:val="0"/>
      <w:marTop w:val="0"/>
      <w:marBottom w:val="0"/>
      <w:divBdr>
        <w:top w:val="none" w:sz="0" w:space="0" w:color="auto"/>
        <w:left w:val="none" w:sz="0" w:space="0" w:color="auto"/>
        <w:bottom w:val="none" w:sz="0" w:space="0" w:color="auto"/>
        <w:right w:val="none" w:sz="0" w:space="0" w:color="auto"/>
      </w:divBdr>
    </w:div>
    <w:div w:id="781268838">
      <w:bodyDiv w:val="1"/>
      <w:marLeft w:val="0"/>
      <w:marRight w:val="0"/>
      <w:marTop w:val="0"/>
      <w:marBottom w:val="0"/>
      <w:divBdr>
        <w:top w:val="none" w:sz="0" w:space="0" w:color="auto"/>
        <w:left w:val="none" w:sz="0" w:space="0" w:color="auto"/>
        <w:bottom w:val="none" w:sz="0" w:space="0" w:color="auto"/>
        <w:right w:val="none" w:sz="0" w:space="0" w:color="auto"/>
      </w:divBdr>
    </w:div>
    <w:div w:id="872772702">
      <w:bodyDiv w:val="1"/>
      <w:marLeft w:val="0"/>
      <w:marRight w:val="0"/>
      <w:marTop w:val="0"/>
      <w:marBottom w:val="0"/>
      <w:divBdr>
        <w:top w:val="none" w:sz="0" w:space="0" w:color="auto"/>
        <w:left w:val="none" w:sz="0" w:space="0" w:color="auto"/>
        <w:bottom w:val="none" w:sz="0" w:space="0" w:color="auto"/>
        <w:right w:val="none" w:sz="0" w:space="0" w:color="auto"/>
      </w:divBdr>
    </w:div>
    <w:div w:id="875235086">
      <w:bodyDiv w:val="1"/>
      <w:marLeft w:val="0"/>
      <w:marRight w:val="0"/>
      <w:marTop w:val="0"/>
      <w:marBottom w:val="0"/>
      <w:divBdr>
        <w:top w:val="none" w:sz="0" w:space="0" w:color="auto"/>
        <w:left w:val="none" w:sz="0" w:space="0" w:color="auto"/>
        <w:bottom w:val="none" w:sz="0" w:space="0" w:color="auto"/>
        <w:right w:val="none" w:sz="0" w:space="0" w:color="auto"/>
      </w:divBdr>
    </w:div>
    <w:div w:id="993532748">
      <w:bodyDiv w:val="1"/>
      <w:marLeft w:val="0"/>
      <w:marRight w:val="0"/>
      <w:marTop w:val="0"/>
      <w:marBottom w:val="0"/>
      <w:divBdr>
        <w:top w:val="none" w:sz="0" w:space="0" w:color="auto"/>
        <w:left w:val="none" w:sz="0" w:space="0" w:color="auto"/>
        <w:bottom w:val="none" w:sz="0" w:space="0" w:color="auto"/>
        <w:right w:val="none" w:sz="0" w:space="0" w:color="auto"/>
      </w:divBdr>
    </w:div>
    <w:div w:id="1031883945">
      <w:bodyDiv w:val="1"/>
      <w:marLeft w:val="0"/>
      <w:marRight w:val="0"/>
      <w:marTop w:val="0"/>
      <w:marBottom w:val="0"/>
      <w:divBdr>
        <w:top w:val="none" w:sz="0" w:space="0" w:color="auto"/>
        <w:left w:val="none" w:sz="0" w:space="0" w:color="auto"/>
        <w:bottom w:val="none" w:sz="0" w:space="0" w:color="auto"/>
        <w:right w:val="none" w:sz="0" w:space="0" w:color="auto"/>
      </w:divBdr>
    </w:div>
    <w:div w:id="1121533864">
      <w:bodyDiv w:val="1"/>
      <w:marLeft w:val="0"/>
      <w:marRight w:val="0"/>
      <w:marTop w:val="0"/>
      <w:marBottom w:val="0"/>
      <w:divBdr>
        <w:top w:val="none" w:sz="0" w:space="0" w:color="auto"/>
        <w:left w:val="none" w:sz="0" w:space="0" w:color="auto"/>
        <w:bottom w:val="none" w:sz="0" w:space="0" w:color="auto"/>
        <w:right w:val="none" w:sz="0" w:space="0" w:color="auto"/>
      </w:divBdr>
    </w:div>
    <w:div w:id="1198275426">
      <w:bodyDiv w:val="1"/>
      <w:marLeft w:val="0"/>
      <w:marRight w:val="0"/>
      <w:marTop w:val="0"/>
      <w:marBottom w:val="0"/>
      <w:divBdr>
        <w:top w:val="none" w:sz="0" w:space="0" w:color="auto"/>
        <w:left w:val="none" w:sz="0" w:space="0" w:color="auto"/>
        <w:bottom w:val="none" w:sz="0" w:space="0" w:color="auto"/>
        <w:right w:val="none" w:sz="0" w:space="0" w:color="auto"/>
      </w:divBdr>
    </w:div>
    <w:div w:id="1258296839">
      <w:bodyDiv w:val="1"/>
      <w:marLeft w:val="0"/>
      <w:marRight w:val="0"/>
      <w:marTop w:val="0"/>
      <w:marBottom w:val="0"/>
      <w:divBdr>
        <w:top w:val="none" w:sz="0" w:space="0" w:color="auto"/>
        <w:left w:val="none" w:sz="0" w:space="0" w:color="auto"/>
        <w:bottom w:val="none" w:sz="0" w:space="0" w:color="auto"/>
        <w:right w:val="none" w:sz="0" w:space="0" w:color="auto"/>
      </w:divBdr>
    </w:div>
    <w:div w:id="1346052655">
      <w:bodyDiv w:val="1"/>
      <w:marLeft w:val="0"/>
      <w:marRight w:val="0"/>
      <w:marTop w:val="0"/>
      <w:marBottom w:val="0"/>
      <w:divBdr>
        <w:top w:val="none" w:sz="0" w:space="0" w:color="auto"/>
        <w:left w:val="none" w:sz="0" w:space="0" w:color="auto"/>
        <w:bottom w:val="none" w:sz="0" w:space="0" w:color="auto"/>
        <w:right w:val="none" w:sz="0" w:space="0" w:color="auto"/>
      </w:divBdr>
    </w:div>
    <w:div w:id="1353993331">
      <w:bodyDiv w:val="1"/>
      <w:marLeft w:val="0"/>
      <w:marRight w:val="0"/>
      <w:marTop w:val="0"/>
      <w:marBottom w:val="0"/>
      <w:divBdr>
        <w:top w:val="none" w:sz="0" w:space="0" w:color="auto"/>
        <w:left w:val="none" w:sz="0" w:space="0" w:color="auto"/>
        <w:bottom w:val="none" w:sz="0" w:space="0" w:color="auto"/>
        <w:right w:val="none" w:sz="0" w:space="0" w:color="auto"/>
      </w:divBdr>
    </w:div>
    <w:div w:id="1379205864">
      <w:bodyDiv w:val="1"/>
      <w:marLeft w:val="0"/>
      <w:marRight w:val="0"/>
      <w:marTop w:val="0"/>
      <w:marBottom w:val="0"/>
      <w:divBdr>
        <w:top w:val="none" w:sz="0" w:space="0" w:color="auto"/>
        <w:left w:val="none" w:sz="0" w:space="0" w:color="auto"/>
        <w:bottom w:val="none" w:sz="0" w:space="0" w:color="auto"/>
        <w:right w:val="none" w:sz="0" w:space="0" w:color="auto"/>
      </w:divBdr>
    </w:div>
    <w:div w:id="1505583957">
      <w:bodyDiv w:val="1"/>
      <w:marLeft w:val="0"/>
      <w:marRight w:val="0"/>
      <w:marTop w:val="0"/>
      <w:marBottom w:val="0"/>
      <w:divBdr>
        <w:top w:val="none" w:sz="0" w:space="0" w:color="auto"/>
        <w:left w:val="none" w:sz="0" w:space="0" w:color="auto"/>
        <w:bottom w:val="none" w:sz="0" w:space="0" w:color="auto"/>
        <w:right w:val="none" w:sz="0" w:space="0" w:color="auto"/>
      </w:divBdr>
    </w:div>
    <w:div w:id="1511288080">
      <w:bodyDiv w:val="1"/>
      <w:marLeft w:val="0"/>
      <w:marRight w:val="0"/>
      <w:marTop w:val="0"/>
      <w:marBottom w:val="0"/>
      <w:divBdr>
        <w:top w:val="none" w:sz="0" w:space="0" w:color="auto"/>
        <w:left w:val="none" w:sz="0" w:space="0" w:color="auto"/>
        <w:bottom w:val="none" w:sz="0" w:space="0" w:color="auto"/>
        <w:right w:val="none" w:sz="0" w:space="0" w:color="auto"/>
      </w:divBdr>
    </w:div>
    <w:div w:id="1541480586">
      <w:bodyDiv w:val="1"/>
      <w:marLeft w:val="0"/>
      <w:marRight w:val="0"/>
      <w:marTop w:val="0"/>
      <w:marBottom w:val="0"/>
      <w:divBdr>
        <w:top w:val="none" w:sz="0" w:space="0" w:color="auto"/>
        <w:left w:val="none" w:sz="0" w:space="0" w:color="auto"/>
        <w:bottom w:val="none" w:sz="0" w:space="0" w:color="auto"/>
        <w:right w:val="none" w:sz="0" w:space="0" w:color="auto"/>
      </w:divBdr>
    </w:div>
    <w:div w:id="1548486511">
      <w:bodyDiv w:val="1"/>
      <w:marLeft w:val="0"/>
      <w:marRight w:val="0"/>
      <w:marTop w:val="0"/>
      <w:marBottom w:val="0"/>
      <w:divBdr>
        <w:top w:val="none" w:sz="0" w:space="0" w:color="auto"/>
        <w:left w:val="none" w:sz="0" w:space="0" w:color="auto"/>
        <w:bottom w:val="none" w:sz="0" w:space="0" w:color="auto"/>
        <w:right w:val="none" w:sz="0" w:space="0" w:color="auto"/>
      </w:divBdr>
    </w:div>
    <w:div w:id="1551720038">
      <w:bodyDiv w:val="1"/>
      <w:marLeft w:val="0"/>
      <w:marRight w:val="0"/>
      <w:marTop w:val="0"/>
      <w:marBottom w:val="0"/>
      <w:divBdr>
        <w:top w:val="none" w:sz="0" w:space="0" w:color="auto"/>
        <w:left w:val="none" w:sz="0" w:space="0" w:color="auto"/>
        <w:bottom w:val="none" w:sz="0" w:space="0" w:color="auto"/>
        <w:right w:val="none" w:sz="0" w:space="0" w:color="auto"/>
      </w:divBdr>
    </w:div>
    <w:div w:id="1573659688">
      <w:bodyDiv w:val="1"/>
      <w:marLeft w:val="0"/>
      <w:marRight w:val="0"/>
      <w:marTop w:val="0"/>
      <w:marBottom w:val="0"/>
      <w:divBdr>
        <w:top w:val="none" w:sz="0" w:space="0" w:color="auto"/>
        <w:left w:val="none" w:sz="0" w:space="0" w:color="auto"/>
        <w:bottom w:val="none" w:sz="0" w:space="0" w:color="auto"/>
        <w:right w:val="none" w:sz="0" w:space="0" w:color="auto"/>
      </w:divBdr>
    </w:div>
    <w:div w:id="1636597755">
      <w:bodyDiv w:val="1"/>
      <w:marLeft w:val="0"/>
      <w:marRight w:val="0"/>
      <w:marTop w:val="0"/>
      <w:marBottom w:val="0"/>
      <w:divBdr>
        <w:top w:val="none" w:sz="0" w:space="0" w:color="auto"/>
        <w:left w:val="none" w:sz="0" w:space="0" w:color="auto"/>
        <w:bottom w:val="none" w:sz="0" w:space="0" w:color="auto"/>
        <w:right w:val="none" w:sz="0" w:space="0" w:color="auto"/>
      </w:divBdr>
    </w:div>
    <w:div w:id="1656183881">
      <w:bodyDiv w:val="1"/>
      <w:marLeft w:val="0"/>
      <w:marRight w:val="0"/>
      <w:marTop w:val="0"/>
      <w:marBottom w:val="0"/>
      <w:divBdr>
        <w:top w:val="none" w:sz="0" w:space="0" w:color="auto"/>
        <w:left w:val="none" w:sz="0" w:space="0" w:color="auto"/>
        <w:bottom w:val="none" w:sz="0" w:space="0" w:color="auto"/>
        <w:right w:val="none" w:sz="0" w:space="0" w:color="auto"/>
      </w:divBdr>
    </w:div>
    <w:div w:id="1718704037">
      <w:bodyDiv w:val="1"/>
      <w:marLeft w:val="0"/>
      <w:marRight w:val="0"/>
      <w:marTop w:val="0"/>
      <w:marBottom w:val="0"/>
      <w:divBdr>
        <w:top w:val="none" w:sz="0" w:space="0" w:color="auto"/>
        <w:left w:val="none" w:sz="0" w:space="0" w:color="auto"/>
        <w:bottom w:val="none" w:sz="0" w:space="0" w:color="auto"/>
        <w:right w:val="none" w:sz="0" w:space="0" w:color="auto"/>
      </w:divBdr>
    </w:div>
    <w:div w:id="1770809267">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
    <w:div w:id="1815873097">
      <w:bodyDiv w:val="1"/>
      <w:marLeft w:val="0"/>
      <w:marRight w:val="0"/>
      <w:marTop w:val="0"/>
      <w:marBottom w:val="0"/>
      <w:divBdr>
        <w:top w:val="none" w:sz="0" w:space="0" w:color="auto"/>
        <w:left w:val="none" w:sz="0" w:space="0" w:color="auto"/>
        <w:bottom w:val="none" w:sz="0" w:space="0" w:color="auto"/>
        <w:right w:val="none" w:sz="0" w:space="0" w:color="auto"/>
      </w:divBdr>
    </w:div>
    <w:div w:id="1826621742">
      <w:bodyDiv w:val="1"/>
      <w:marLeft w:val="0"/>
      <w:marRight w:val="0"/>
      <w:marTop w:val="0"/>
      <w:marBottom w:val="0"/>
      <w:divBdr>
        <w:top w:val="none" w:sz="0" w:space="0" w:color="auto"/>
        <w:left w:val="none" w:sz="0" w:space="0" w:color="auto"/>
        <w:bottom w:val="none" w:sz="0" w:space="0" w:color="auto"/>
        <w:right w:val="none" w:sz="0" w:space="0" w:color="auto"/>
      </w:divBdr>
    </w:div>
    <w:div w:id="1835996480">
      <w:bodyDiv w:val="1"/>
      <w:marLeft w:val="0"/>
      <w:marRight w:val="0"/>
      <w:marTop w:val="0"/>
      <w:marBottom w:val="0"/>
      <w:divBdr>
        <w:top w:val="none" w:sz="0" w:space="0" w:color="auto"/>
        <w:left w:val="none" w:sz="0" w:space="0" w:color="auto"/>
        <w:bottom w:val="none" w:sz="0" w:space="0" w:color="auto"/>
        <w:right w:val="none" w:sz="0" w:space="0" w:color="auto"/>
      </w:divBdr>
    </w:div>
    <w:div w:id="1843624733">
      <w:bodyDiv w:val="1"/>
      <w:marLeft w:val="0"/>
      <w:marRight w:val="0"/>
      <w:marTop w:val="0"/>
      <w:marBottom w:val="0"/>
      <w:divBdr>
        <w:top w:val="none" w:sz="0" w:space="0" w:color="auto"/>
        <w:left w:val="none" w:sz="0" w:space="0" w:color="auto"/>
        <w:bottom w:val="none" w:sz="0" w:space="0" w:color="auto"/>
        <w:right w:val="none" w:sz="0" w:space="0" w:color="auto"/>
      </w:divBdr>
    </w:div>
    <w:div w:id="1879195943">
      <w:bodyDiv w:val="1"/>
      <w:marLeft w:val="0"/>
      <w:marRight w:val="0"/>
      <w:marTop w:val="0"/>
      <w:marBottom w:val="0"/>
      <w:divBdr>
        <w:top w:val="none" w:sz="0" w:space="0" w:color="auto"/>
        <w:left w:val="none" w:sz="0" w:space="0" w:color="auto"/>
        <w:bottom w:val="none" w:sz="0" w:space="0" w:color="auto"/>
        <w:right w:val="none" w:sz="0" w:space="0" w:color="auto"/>
      </w:divBdr>
    </w:div>
    <w:div w:id="1900092282">
      <w:bodyDiv w:val="1"/>
      <w:marLeft w:val="0"/>
      <w:marRight w:val="0"/>
      <w:marTop w:val="0"/>
      <w:marBottom w:val="0"/>
      <w:divBdr>
        <w:top w:val="none" w:sz="0" w:space="0" w:color="auto"/>
        <w:left w:val="none" w:sz="0" w:space="0" w:color="auto"/>
        <w:bottom w:val="none" w:sz="0" w:space="0" w:color="auto"/>
        <w:right w:val="none" w:sz="0" w:space="0" w:color="auto"/>
      </w:divBdr>
    </w:div>
    <w:div w:id="1900095334">
      <w:bodyDiv w:val="1"/>
      <w:marLeft w:val="0"/>
      <w:marRight w:val="0"/>
      <w:marTop w:val="0"/>
      <w:marBottom w:val="0"/>
      <w:divBdr>
        <w:top w:val="none" w:sz="0" w:space="0" w:color="auto"/>
        <w:left w:val="none" w:sz="0" w:space="0" w:color="auto"/>
        <w:bottom w:val="none" w:sz="0" w:space="0" w:color="auto"/>
        <w:right w:val="none" w:sz="0" w:space="0" w:color="auto"/>
      </w:divBdr>
    </w:div>
    <w:div w:id="1915168045">
      <w:bodyDiv w:val="1"/>
      <w:marLeft w:val="0"/>
      <w:marRight w:val="0"/>
      <w:marTop w:val="0"/>
      <w:marBottom w:val="0"/>
      <w:divBdr>
        <w:top w:val="none" w:sz="0" w:space="0" w:color="auto"/>
        <w:left w:val="none" w:sz="0" w:space="0" w:color="auto"/>
        <w:bottom w:val="none" w:sz="0" w:space="0" w:color="auto"/>
        <w:right w:val="none" w:sz="0" w:space="0" w:color="auto"/>
      </w:divBdr>
    </w:div>
    <w:div w:id="1937399785">
      <w:bodyDiv w:val="1"/>
      <w:marLeft w:val="0"/>
      <w:marRight w:val="0"/>
      <w:marTop w:val="0"/>
      <w:marBottom w:val="0"/>
      <w:divBdr>
        <w:top w:val="none" w:sz="0" w:space="0" w:color="auto"/>
        <w:left w:val="none" w:sz="0" w:space="0" w:color="auto"/>
        <w:bottom w:val="none" w:sz="0" w:space="0" w:color="auto"/>
        <w:right w:val="none" w:sz="0" w:space="0" w:color="auto"/>
      </w:divBdr>
    </w:div>
    <w:div w:id="1958641274">
      <w:bodyDiv w:val="1"/>
      <w:marLeft w:val="0"/>
      <w:marRight w:val="0"/>
      <w:marTop w:val="0"/>
      <w:marBottom w:val="0"/>
      <w:divBdr>
        <w:top w:val="none" w:sz="0" w:space="0" w:color="auto"/>
        <w:left w:val="none" w:sz="0" w:space="0" w:color="auto"/>
        <w:bottom w:val="none" w:sz="0" w:space="0" w:color="auto"/>
        <w:right w:val="none" w:sz="0" w:space="0" w:color="auto"/>
      </w:divBdr>
    </w:div>
    <w:div w:id="1963219144">
      <w:bodyDiv w:val="1"/>
      <w:marLeft w:val="0"/>
      <w:marRight w:val="0"/>
      <w:marTop w:val="0"/>
      <w:marBottom w:val="0"/>
      <w:divBdr>
        <w:top w:val="none" w:sz="0" w:space="0" w:color="auto"/>
        <w:left w:val="none" w:sz="0" w:space="0" w:color="auto"/>
        <w:bottom w:val="none" w:sz="0" w:space="0" w:color="auto"/>
        <w:right w:val="none" w:sz="0" w:space="0" w:color="auto"/>
      </w:divBdr>
    </w:div>
    <w:div w:id="1963225119">
      <w:bodyDiv w:val="1"/>
      <w:marLeft w:val="0"/>
      <w:marRight w:val="0"/>
      <w:marTop w:val="0"/>
      <w:marBottom w:val="0"/>
      <w:divBdr>
        <w:top w:val="none" w:sz="0" w:space="0" w:color="auto"/>
        <w:left w:val="none" w:sz="0" w:space="0" w:color="auto"/>
        <w:bottom w:val="none" w:sz="0" w:space="0" w:color="auto"/>
        <w:right w:val="none" w:sz="0" w:space="0" w:color="auto"/>
      </w:divBdr>
    </w:div>
    <w:div w:id="1980726694">
      <w:bodyDiv w:val="1"/>
      <w:marLeft w:val="0"/>
      <w:marRight w:val="0"/>
      <w:marTop w:val="0"/>
      <w:marBottom w:val="0"/>
      <w:divBdr>
        <w:top w:val="none" w:sz="0" w:space="0" w:color="auto"/>
        <w:left w:val="none" w:sz="0" w:space="0" w:color="auto"/>
        <w:bottom w:val="none" w:sz="0" w:space="0" w:color="auto"/>
        <w:right w:val="none" w:sz="0" w:space="0" w:color="auto"/>
      </w:divBdr>
    </w:div>
    <w:div w:id="1990015627">
      <w:bodyDiv w:val="1"/>
      <w:marLeft w:val="0"/>
      <w:marRight w:val="0"/>
      <w:marTop w:val="0"/>
      <w:marBottom w:val="0"/>
      <w:divBdr>
        <w:top w:val="none" w:sz="0" w:space="0" w:color="auto"/>
        <w:left w:val="none" w:sz="0" w:space="0" w:color="auto"/>
        <w:bottom w:val="none" w:sz="0" w:space="0" w:color="auto"/>
        <w:right w:val="none" w:sz="0" w:space="0" w:color="auto"/>
      </w:divBdr>
    </w:div>
    <w:div w:id="2125345595">
      <w:bodyDiv w:val="1"/>
      <w:marLeft w:val="0"/>
      <w:marRight w:val="0"/>
      <w:marTop w:val="0"/>
      <w:marBottom w:val="0"/>
      <w:divBdr>
        <w:top w:val="none" w:sz="0" w:space="0" w:color="auto"/>
        <w:left w:val="none" w:sz="0" w:space="0" w:color="auto"/>
        <w:bottom w:val="none" w:sz="0" w:space="0" w:color="auto"/>
        <w:right w:val="none" w:sz="0" w:space="0" w:color="auto"/>
      </w:divBdr>
    </w:div>
    <w:div w:id="2126536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image" Target="media/image10.png"/><Relationship Id="rId39" Type="http://schemas.openxmlformats.org/officeDocument/2006/relationships/chart" Target="charts/chart9.xml"/><Relationship Id="rId21" Type="http://schemas.openxmlformats.org/officeDocument/2006/relationships/chart" Target="charts/chart5.xml"/><Relationship Id="rId34" Type="http://schemas.openxmlformats.org/officeDocument/2006/relationships/image" Target="media/image17.png"/><Relationship Id="rId42" Type="http://schemas.openxmlformats.org/officeDocument/2006/relationships/image" Target="media/image23.jpeg"/><Relationship Id="rId47" Type="http://schemas.openxmlformats.org/officeDocument/2006/relationships/chart" Target="charts/chart11.xml"/><Relationship Id="rId50" Type="http://schemas.openxmlformats.org/officeDocument/2006/relationships/image" Target="media/image28.GIF"/><Relationship Id="rId55" Type="http://schemas.openxmlformats.org/officeDocument/2006/relationships/hyperlink" Target="C:/Users/sunjie/AppData/Local/Youdao/Dict/Application/7.5.2.0/resultui/dict/?keyword=" TargetMode="External"/><Relationship Id="rId63" Type="http://schemas.openxmlformats.org/officeDocument/2006/relationships/image" Target="media/image33.png"/><Relationship Id="rId68" Type="http://schemas.openxmlformats.org/officeDocument/2006/relationships/chart" Target="charts/chart20.xml"/><Relationship Id="rId76" Type="http://schemas.openxmlformats.org/officeDocument/2006/relationships/image" Target="media/image35.png"/><Relationship Id="rId84" Type="http://schemas.openxmlformats.org/officeDocument/2006/relationships/chart" Target="charts/chart32.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chart" Target="charts/chart23.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3.jpe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chart" Target="charts/chart10.xml"/><Relationship Id="rId45" Type="http://schemas.openxmlformats.org/officeDocument/2006/relationships/image" Target="media/image26.png"/><Relationship Id="rId53" Type="http://schemas.openxmlformats.org/officeDocument/2006/relationships/hyperlink" Target="C:/Users/sunjie/AppData/Local/Youdao/Dict/Application/7.5.2.0/resultui/dict/?keyword=" TargetMode="External"/><Relationship Id="rId58" Type="http://schemas.openxmlformats.org/officeDocument/2006/relationships/hyperlink" Target="C:/Users/sunjie/AppData/Local/Youdao/Dict/Application/7.5.2.0/resultui/dict/?keyword=equilibrium" TargetMode="External"/><Relationship Id="rId66" Type="http://schemas.openxmlformats.org/officeDocument/2006/relationships/chart" Target="charts/chart18.xml"/><Relationship Id="rId74" Type="http://schemas.openxmlformats.org/officeDocument/2006/relationships/chart" Target="charts/chart26.xml"/><Relationship Id="rId79" Type="http://schemas.openxmlformats.org/officeDocument/2006/relationships/chart" Target="charts/chart29.xm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chart" Target="charts/chart14.xml"/><Relationship Id="rId82" Type="http://schemas.openxmlformats.org/officeDocument/2006/relationships/image" Target="media/image37.png"/><Relationship Id="rId19"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chart" Target="charts/chart6.xml"/><Relationship Id="rId27" Type="http://schemas.openxmlformats.org/officeDocument/2006/relationships/image" Target="media/image11.emf"/><Relationship Id="rId30" Type="http://schemas.openxmlformats.org/officeDocument/2006/relationships/image" Target="media/image14.jpeg"/><Relationship Id="rId35" Type="http://schemas.openxmlformats.org/officeDocument/2006/relationships/image" Target="media/image18.png"/><Relationship Id="rId43" Type="http://schemas.openxmlformats.org/officeDocument/2006/relationships/image" Target="media/image24.jpeg"/><Relationship Id="rId48" Type="http://schemas.openxmlformats.org/officeDocument/2006/relationships/chart" Target="charts/chart12.xml"/><Relationship Id="rId56" Type="http://schemas.openxmlformats.org/officeDocument/2006/relationships/hyperlink" Target="C:/Users/sunjie/AppData/Local/Youdao/Dict/Application/7.5.2.0/resultui/dict/?keyword=of" TargetMode="External"/><Relationship Id="rId64" Type="http://schemas.openxmlformats.org/officeDocument/2006/relationships/chart" Target="charts/chart16.xml"/><Relationship Id="rId69" Type="http://schemas.openxmlformats.org/officeDocument/2006/relationships/chart" Target="charts/chart21.xml"/><Relationship Id="rId77" Type="http://schemas.openxmlformats.org/officeDocument/2006/relationships/chart" Target="charts/chart27.xml"/><Relationship Id="rId8" Type="http://schemas.openxmlformats.org/officeDocument/2006/relationships/endnotes" Target="endnotes.xml"/><Relationship Id="rId51" Type="http://schemas.openxmlformats.org/officeDocument/2006/relationships/image" Target="media/image29.jpeg"/><Relationship Id="rId72" Type="http://schemas.openxmlformats.org/officeDocument/2006/relationships/chart" Target="charts/chart24.xml"/><Relationship Id="rId80" Type="http://schemas.openxmlformats.org/officeDocument/2006/relationships/chart" Target="charts/chart30.xml"/><Relationship Id="rId85"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chart" Target="charts/chart1.xml"/><Relationship Id="rId25" Type="http://schemas.openxmlformats.org/officeDocument/2006/relationships/hyperlink" Target="https://en.oxforddictionaries.com/definition/gyroscope" TargetMode="External"/><Relationship Id="rId33" Type="http://schemas.openxmlformats.org/officeDocument/2006/relationships/chart" Target="charts/chart8.xml"/><Relationship Id="rId38" Type="http://schemas.openxmlformats.org/officeDocument/2006/relationships/image" Target="media/image21.jpeg"/><Relationship Id="rId46" Type="http://schemas.openxmlformats.org/officeDocument/2006/relationships/image" Target="media/image27.png"/><Relationship Id="rId59" Type="http://schemas.openxmlformats.org/officeDocument/2006/relationships/image" Target="media/image31.jpeg"/><Relationship Id="rId67" Type="http://schemas.openxmlformats.org/officeDocument/2006/relationships/chart" Target="charts/chart19.xml"/><Relationship Id="rId20" Type="http://schemas.openxmlformats.org/officeDocument/2006/relationships/chart" Target="charts/chart4.xml"/><Relationship Id="rId41" Type="http://schemas.openxmlformats.org/officeDocument/2006/relationships/image" Target="media/image22.jpeg"/><Relationship Id="rId54" Type="http://schemas.openxmlformats.org/officeDocument/2006/relationships/hyperlink" Target="C:/Users/sunjie/AppData/Local/Youdao/Dict/Application/7.5.2.0/resultui/dict/?keyword=principle" TargetMode="External"/><Relationship Id="rId62" Type="http://schemas.openxmlformats.org/officeDocument/2006/relationships/chart" Target="charts/chart15.xml"/><Relationship Id="rId70" Type="http://schemas.openxmlformats.org/officeDocument/2006/relationships/chart" Target="charts/chart22.xml"/><Relationship Id="rId75" Type="http://schemas.openxmlformats.org/officeDocument/2006/relationships/image" Target="media/image34.png"/><Relationship Id="rId83" Type="http://schemas.openxmlformats.org/officeDocument/2006/relationships/chart" Target="charts/chart31.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7.xml"/><Relationship Id="rId28" Type="http://schemas.openxmlformats.org/officeDocument/2006/relationships/image" Target="media/image12.gif"/><Relationship Id="rId36" Type="http://schemas.openxmlformats.org/officeDocument/2006/relationships/image" Target="media/image19.jpeg"/><Relationship Id="rId49" Type="http://schemas.openxmlformats.org/officeDocument/2006/relationships/chart" Target="charts/chart13.xml"/><Relationship Id="rId57" Type="http://schemas.openxmlformats.org/officeDocument/2006/relationships/hyperlink" Target="C:/Users/sunjie/AppData/Local/Youdao/Dict/Application/7.5.2.0/resultui/dict/?keyword=" TargetMode="External"/><Relationship Id="rId10" Type="http://schemas.openxmlformats.org/officeDocument/2006/relationships/image" Target="media/image2.png"/><Relationship Id="rId31" Type="http://schemas.openxmlformats.org/officeDocument/2006/relationships/image" Target="media/image15.jpeg"/><Relationship Id="rId44" Type="http://schemas.openxmlformats.org/officeDocument/2006/relationships/image" Target="media/image25.jpeg"/><Relationship Id="rId52" Type="http://schemas.openxmlformats.org/officeDocument/2006/relationships/image" Target="media/image30.jpeg"/><Relationship Id="rId60" Type="http://schemas.openxmlformats.org/officeDocument/2006/relationships/image" Target="media/image32.jpeg"/><Relationship Id="rId65" Type="http://schemas.openxmlformats.org/officeDocument/2006/relationships/chart" Target="charts/chart17.xml"/><Relationship Id="rId73" Type="http://schemas.openxmlformats.org/officeDocument/2006/relationships/chart" Target="charts/chart25.xml"/><Relationship Id="rId78" Type="http://schemas.openxmlformats.org/officeDocument/2006/relationships/chart" Target="charts/chart28.xml"/><Relationship Id="rId81" Type="http://schemas.openxmlformats.org/officeDocument/2006/relationships/image" Target="media/image36.png"/><Relationship Id="rId86"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21032018\&#39640;&#36890;&#28388;&#27874;&#65292;&#23545;&#38464;&#34746;&#20202;\Gyro%20(1).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20174;&#27700;&#24179;&#38754;&#25226;&#23427;&#31446;&#36215;&#26469;.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Put%20the%20phone%20up%20from%20the%20desk\accelerometer.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gyro.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Gyro_G2_2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Accel_G2_2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accele.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_5times_gyro.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205%20times%20accel.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G:\My%20thesis\Excel%20Data%20Analysis\GY%20Analysis\A3_20\A3_Accel_20.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G:\My%20thesis\Excel%20Data\A1_20_gyro.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8042018_20times_action01\A1_20_accel.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Gyro_A2_20.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Accel_A2_20.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35838;&#31243;&#23398;&#20064;&#24635;&#25991;&#20214;&#22841;\&#31532;&#20108;&#24180;&#30340;&#39033;&#30446;\NUIG_Thesis-master\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1B0B-4719-8B0D-28CAB3EA8947}"/>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1B0B-4719-8B0D-28CAB3EA8947}"/>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1B0B-4719-8B0D-28CAB3EA8947}"/>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097B-49AA-9DAC-BF052F94127B}"/>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val>
            <c:numRef>
              <c:f>'[Gyro (1).csv]Gyro (1)'!$J$2:$J$824</c:f>
              <c:numCache>
                <c:formatCode>General</c:formatCode>
                <c:ptCount val="823"/>
                <c:pt idx="0">
                  <c:v>0.162826</c:v>
                </c:pt>
                <c:pt idx="1">
                  <c:v>0.25189800000000001</c:v>
                </c:pt>
                <c:pt idx="2">
                  <c:v>-8.6715E-2</c:v>
                </c:pt>
                <c:pt idx="3">
                  <c:v>-0.29328900000000002</c:v>
                </c:pt>
                <c:pt idx="4">
                  <c:v>-0.38058799999999998</c:v>
                </c:pt>
                <c:pt idx="5">
                  <c:v>-0.448654</c:v>
                </c:pt>
                <c:pt idx="6">
                  <c:v>-3.4759999999999999E-2</c:v>
                </c:pt>
                <c:pt idx="7">
                  <c:v>-7.8888E-2</c:v>
                </c:pt>
                <c:pt idx="8">
                  <c:v>-5.9447E-2</c:v>
                </c:pt>
                <c:pt idx="9">
                  <c:v>-0.140511</c:v>
                </c:pt>
                <c:pt idx="10">
                  <c:v>-5.5395E-2</c:v>
                </c:pt>
                <c:pt idx="11">
                  <c:v>-7.5521000000000005E-2</c:v>
                </c:pt>
                <c:pt idx="12">
                  <c:v>-2.3463999999999999E-2</c:v>
                </c:pt>
                <c:pt idx="13">
                  <c:v>-9.5057000000000003E-2</c:v>
                </c:pt>
                <c:pt idx="14">
                  <c:v>-0.12477100000000001</c:v>
                </c:pt>
                <c:pt idx="15">
                  <c:v>-0.265405</c:v>
                </c:pt>
                <c:pt idx="16">
                  <c:v>-0.14058000000000001</c:v>
                </c:pt>
                <c:pt idx="17">
                  <c:v>-0.26281900000000002</c:v>
                </c:pt>
                <c:pt idx="18">
                  <c:v>-7.1098999999999996E-2</c:v>
                </c:pt>
                <c:pt idx="19">
                  <c:v>-0.13650899999999999</c:v>
                </c:pt>
                <c:pt idx="20">
                  <c:v>-0.15171699999999999</c:v>
                </c:pt>
                <c:pt idx="21">
                  <c:v>-0.30699199999999999</c:v>
                </c:pt>
                <c:pt idx="22">
                  <c:v>-0.123977</c:v>
                </c:pt>
                <c:pt idx="23">
                  <c:v>-0.22586300000000001</c:v>
                </c:pt>
                <c:pt idx="24">
                  <c:v>-6.9085999999999995E-2</c:v>
                </c:pt>
                <c:pt idx="25">
                  <c:v>-0.14658099999999999</c:v>
                </c:pt>
                <c:pt idx="26">
                  <c:v>-9.4178999999999999E-2</c:v>
                </c:pt>
                <c:pt idx="27">
                  <c:v>-0.19236200000000001</c:v>
                </c:pt>
                <c:pt idx="28">
                  <c:v>-0.15914</c:v>
                </c:pt>
                <c:pt idx="29">
                  <c:v>-0.41291800000000001</c:v>
                </c:pt>
                <c:pt idx="30">
                  <c:v>-0.22878999999999999</c:v>
                </c:pt>
                <c:pt idx="31">
                  <c:v>-0.36774099999999998</c:v>
                </c:pt>
                <c:pt idx="32">
                  <c:v>-6.4266000000000004E-2</c:v>
                </c:pt>
                <c:pt idx="33">
                  <c:v>-0.224027</c:v>
                </c:pt>
                <c:pt idx="34">
                  <c:v>-9.2995999999999995E-2</c:v>
                </c:pt>
                <c:pt idx="35">
                  <c:v>-9.6893999999999994E-2</c:v>
                </c:pt>
                <c:pt idx="36">
                  <c:v>0.10531699999999999</c:v>
                </c:pt>
                <c:pt idx="37">
                  <c:v>0.39348300000000003</c:v>
                </c:pt>
                <c:pt idx="38">
                  <c:v>8.8970000000000004E-3</c:v>
                </c:pt>
                <c:pt idx="39">
                  <c:v>8.2575999999999997E-2</c:v>
                </c:pt>
                <c:pt idx="40">
                  <c:v>5.5067999999999999E-2</c:v>
                </c:pt>
                <c:pt idx="41">
                  <c:v>7.9755999999999994E-2</c:v>
                </c:pt>
                <c:pt idx="42">
                  <c:v>-3.4645000000000002E-2</c:v>
                </c:pt>
                <c:pt idx="43">
                  <c:v>-5.1448000000000001E-2</c:v>
                </c:pt>
                <c:pt idx="44">
                  <c:v>-9.0298000000000003E-2</c:v>
                </c:pt>
                <c:pt idx="45">
                  <c:v>-0.17900199999999999</c:v>
                </c:pt>
                <c:pt idx="46">
                  <c:v>-3.6985999999999998E-2</c:v>
                </c:pt>
                <c:pt idx="47">
                  <c:v>-6.0386000000000002E-2</c:v>
                </c:pt>
                <c:pt idx="48">
                  <c:v>2.4287E-2</c:v>
                </c:pt>
                <c:pt idx="49">
                  <c:v>2.3236E-2</c:v>
                </c:pt>
                <c:pt idx="50">
                  <c:v>-5.9388999999999997E-2</c:v>
                </c:pt>
                <c:pt idx="51">
                  <c:v>-0.121573</c:v>
                </c:pt>
                <c:pt idx="52">
                  <c:v>-7.1960000000000001E-3</c:v>
                </c:pt>
                <c:pt idx="53">
                  <c:v>8.2810000000000002E-3</c:v>
                </c:pt>
                <c:pt idx="54">
                  <c:v>1.6792999999999999E-2</c:v>
                </c:pt>
                <c:pt idx="55">
                  <c:v>7.7738000000000002E-2</c:v>
                </c:pt>
                <c:pt idx="56">
                  <c:v>0.163683</c:v>
                </c:pt>
                <c:pt idx="57">
                  <c:v>0.29469499999999998</c:v>
                </c:pt>
                <c:pt idx="58">
                  <c:v>2.5558999999999998E-2</c:v>
                </c:pt>
                <c:pt idx="59">
                  <c:v>-1.2678E-2</c:v>
                </c:pt>
                <c:pt idx="60">
                  <c:v>-2.6800000000000001E-3</c:v>
                </c:pt>
                <c:pt idx="61">
                  <c:v>3.2406999999999998E-2</c:v>
                </c:pt>
                <c:pt idx="62">
                  <c:v>-5.2099999999999998E-4</c:v>
                </c:pt>
                <c:pt idx="63">
                  <c:v>-0.187335</c:v>
                </c:pt>
                <c:pt idx="64">
                  <c:v>-0.20461199999999999</c:v>
                </c:pt>
                <c:pt idx="65">
                  <c:v>-0.27543400000000001</c:v>
                </c:pt>
                <c:pt idx="66">
                  <c:v>-8.5333000000000006E-2</c:v>
                </c:pt>
                <c:pt idx="67">
                  <c:v>-0.114576</c:v>
                </c:pt>
                <c:pt idx="68">
                  <c:v>8.6582999999999993E-2</c:v>
                </c:pt>
                <c:pt idx="69">
                  <c:v>0.438855</c:v>
                </c:pt>
                <c:pt idx="70">
                  <c:v>0.31482599999999999</c:v>
                </c:pt>
                <c:pt idx="71">
                  <c:v>0.417078</c:v>
                </c:pt>
                <c:pt idx="72">
                  <c:v>-7.0361000000000007E-2</c:v>
                </c:pt>
                <c:pt idx="73">
                  <c:v>-0.190051</c:v>
                </c:pt>
                <c:pt idx="74">
                  <c:v>-0.10106999999999999</c:v>
                </c:pt>
                <c:pt idx="75">
                  <c:v>-6.1858999999999997E-2</c:v>
                </c:pt>
                <c:pt idx="76">
                  <c:v>0.19536600000000001</c:v>
                </c:pt>
                <c:pt idx="77">
                  <c:v>0.45851700000000001</c:v>
                </c:pt>
                <c:pt idx="78">
                  <c:v>0.26317200000000002</c:v>
                </c:pt>
                <c:pt idx="79">
                  <c:v>0.4667</c:v>
                </c:pt>
                <c:pt idx="80">
                  <c:v>0.22622300000000001</c:v>
                </c:pt>
                <c:pt idx="81">
                  <c:v>0.67815700000000001</c:v>
                </c:pt>
                <c:pt idx="82">
                  <c:v>0.62905900000000003</c:v>
                </c:pt>
                <c:pt idx="83">
                  <c:v>1.4179870000000001</c:v>
                </c:pt>
                <c:pt idx="84">
                  <c:v>0.95241799999999999</c:v>
                </c:pt>
                <c:pt idx="85">
                  <c:v>1.9559200000000001</c:v>
                </c:pt>
                <c:pt idx="86">
                  <c:v>0.86207999999999996</c:v>
                </c:pt>
                <c:pt idx="87">
                  <c:v>1.463239</c:v>
                </c:pt>
                <c:pt idx="88">
                  <c:v>0.39768399999999998</c:v>
                </c:pt>
                <c:pt idx="89">
                  <c:v>0.75603299999999996</c:v>
                </c:pt>
                <c:pt idx="90">
                  <c:v>0.37187300000000001</c:v>
                </c:pt>
                <c:pt idx="91">
                  <c:v>0.78688499999999995</c:v>
                </c:pt>
                <c:pt idx="92">
                  <c:v>0.37626999999999999</c:v>
                </c:pt>
                <c:pt idx="93">
                  <c:v>0.636826</c:v>
                </c:pt>
                <c:pt idx="94">
                  <c:v>0.26839400000000002</c:v>
                </c:pt>
                <c:pt idx="95">
                  <c:v>0.68562599999999996</c:v>
                </c:pt>
                <c:pt idx="96">
                  <c:v>0.38512400000000002</c:v>
                </c:pt>
                <c:pt idx="97">
                  <c:v>0.652501</c:v>
                </c:pt>
                <c:pt idx="98">
                  <c:v>0.119168</c:v>
                </c:pt>
                <c:pt idx="99">
                  <c:v>6.7400000000000002E-2</c:v>
                </c:pt>
                <c:pt idx="100">
                  <c:v>0.153975</c:v>
                </c:pt>
                <c:pt idx="101">
                  <c:v>0.36998999999999999</c:v>
                </c:pt>
                <c:pt idx="102">
                  <c:v>0.26897399999999999</c:v>
                </c:pt>
                <c:pt idx="103">
                  <c:v>0.52098500000000003</c:v>
                </c:pt>
                <c:pt idx="104">
                  <c:v>0.20108699999999999</c:v>
                </c:pt>
                <c:pt idx="105">
                  <c:v>0.35864299999999999</c:v>
                </c:pt>
                <c:pt idx="106">
                  <c:v>0.14991299999999999</c:v>
                </c:pt>
                <c:pt idx="107">
                  <c:v>0.295157</c:v>
                </c:pt>
                <c:pt idx="108">
                  <c:v>8.9509000000000005E-2</c:v>
                </c:pt>
                <c:pt idx="109">
                  <c:v>7.9588999999999993E-2</c:v>
                </c:pt>
                <c:pt idx="110">
                  <c:v>-3.9777E-2</c:v>
                </c:pt>
                <c:pt idx="111">
                  <c:v>-1.3259999999999999E-2</c:v>
                </c:pt>
                <c:pt idx="112">
                  <c:v>-8.8129999999999997E-3</c:v>
                </c:pt>
                <c:pt idx="113">
                  <c:v>-0.207014</c:v>
                </c:pt>
                <c:pt idx="114">
                  <c:v>-0.37431799999999998</c:v>
                </c:pt>
                <c:pt idx="115">
                  <c:v>-0.82718499999999995</c:v>
                </c:pt>
                <c:pt idx="116">
                  <c:v>-0.54898899999999995</c:v>
                </c:pt>
                <c:pt idx="117">
                  <c:v>-1.240632</c:v>
                </c:pt>
                <c:pt idx="118">
                  <c:v>-0.78530500000000003</c:v>
                </c:pt>
                <c:pt idx="119">
                  <c:v>-1.6483429999999999</c:v>
                </c:pt>
                <c:pt idx="120">
                  <c:v>-1.060292</c:v>
                </c:pt>
                <c:pt idx="121">
                  <c:v>-2.4363610000000002</c:v>
                </c:pt>
                <c:pt idx="122">
                  <c:v>-1.651457</c:v>
                </c:pt>
                <c:pt idx="123">
                  <c:v>-3.4725730000000001</c:v>
                </c:pt>
                <c:pt idx="124">
                  <c:v>-1.9464189999999999</c:v>
                </c:pt>
                <c:pt idx="125">
                  <c:v>-4.009652</c:v>
                </c:pt>
                <c:pt idx="126">
                  <c:v>-2.0635089999999998</c:v>
                </c:pt>
                <c:pt idx="127">
                  <c:v>-3.9971049999999999</c:v>
                </c:pt>
                <c:pt idx="128">
                  <c:v>-1.8693120000000001</c:v>
                </c:pt>
                <c:pt idx="129">
                  <c:v>-3.7253810000000001</c:v>
                </c:pt>
                <c:pt idx="130">
                  <c:v>-1.7682150000000001</c:v>
                </c:pt>
                <c:pt idx="131">
                  <c:v>-3.4549400000000001</c:v>
                </c:pt>
                <c:pt idx="132">
                  <c:v>-1.7020519999999999</c:v>
                </c:pt>
                <c:pt idx="133">
                  <c:v>-3.2857340000000002</c:v>
                </c:pt>
                <c:pt idx="134">
                  <c:v>-1.3410169999999999</c:v>
                </c:pt>
                <c:pt idx="135">
                  <c:v>-2.4510160000000001</c:v>
                </c:pt>
                <c:pt idx="136">
                  <c:v>-0.96080100000000002</c:v>
                </c:pt>
                <c:pt idx="137">
                  <c:v>-1.816376</c:v>
                </c:pt>
                <c:pt idx="138">
                  <c:v>-0.71533800000000003</c:v>
                </c:pt>
                <c:pt idx="139">
                  <c:v>-1.2345919999999999</c:v>
                </c:pt>
                <c:pt idx="140">
                  <c:v>-0.32733400000000001</c:v>
                </c:pt>
                <c:pt idx="141">
                  <c:v>-0.53106699999999996</c:v>
                </c:pt>
                <c:pt idx="142">
                  <c:v>-0.170602</c:v>
                </c:pt>
                <c:pt idx="143">
                  <c:v>-0.29627199999999998</c:v>
                </c:pt>
                <c:pt idx="144">
                  <c:v>-2.3283999999999999E-2</c:v>
                </c:pt>
                <c:pt idx="145">
                  <c:v>4.9341999999999997E-2</c:v>
                </c:pt>
                <c:pt idx="146">
                  <c:v>0.14202999999999999</c:v>
                </c:pt>
                <c:pt idx="147">
                  <c:v>0.32138600000000001</c:v>
                </c:pt>
                <c:pt idx="148">
                  <c:v>0.20291300000000001</c:v>
                </c:pt>
                <c:pt idx="149">
                  <c:v>0.402758</c:v>
                </c:pt>
                <c:pt idx="150">
                  <c:v>0.18084</c:v>
                </c:pt>
                <c:pt idx="151">
                  <c:v>0.341088</c:v>
                </c:pt>
                <c:pt idx="152">
                  <c:v>0.129251</c:v>
                </c:pt>
                <c:pt idx="153">
                  <c:v>0.25437700000000002</c:v>
                </c:pt>
                <c:pt idx="154">
                  <c:v>0.13705500000000001</c:v>
                </c:pt>
                <c:pt idx="155">
                  <c:v>0.283503</c:v>
                </c:pt>
                <c:pt idx="156">
                  <c:v>0.18810499999999999</c:v>
                </c:pt>
                <c:pt idx="157">
                  <c:v>0.46656700000000001</c:v>
                </c:pt>
                <c:pt idx="158">
                  <c:v>0.35392200000000001</c:v>
                </c:pt>
                <c:pt idx="159">
                  <c:v>0.74553700000000001</c:v>
                </c:pt>
                <c:pt idx="160">
                  <c:v>0.420825</c:v>
                </c:pt>
                <c:pt idx="161">
                  <c:v>0.92937599999999998</c:v>
                </c:pt>
                <c:pt idx="162">
                  <c:v>0.62240099999999998</c:v>
                </c:pt>
                <c:pt idx="163">
                  <c:v>1.3698980000000001</c:v>
                </c:pt>
                <c:pt idx="164">
                  <c:v>0.89567399999999997</c:v>
                </c:pt>
                <c:pt idx="165">
                  <c:v>1.9309780000000001</c:v>
                </c:pt>
                <c:pt idx="166">
                  <c:v>1.1723190000000001</c:v>
                </c:pt>
                <c:pt idx="167">
                  <c:v>2.4671509999999999</c:v>
                </c:pt>
                <c:pt idx="168">
                  <c:v>1.262054</c:v>
                </c:pt>
                <c:pt idx="169">
                  <c:v>2.3895719999999998</c:v>
                </c:pt>
                <c:pt idx="170">
                  <c:v>1.003155</c:v>
                </c:pt>
                <c:pt idx="171">
                  <c:v>1.999252</c:v>
                </c:pt>
                <c:pt idx="172">
                  <c:v>1.1840059999999999</c:v>
                </c:pt>
                <c:pt idx="173">
                  <c:v>2.5861740000000002</c:v>
                </c:pt>
                <c:pt idx="174">
                  <c:v>1.4907140000000001</c:v>
                </c:pt>
                <c:pt idx="175">
                  <c:v>2.99255</c:v>
                </c:pt>
                <c:pt idx="176">
                  <c:v>1.456604</c:v>
                </c:pt>
                <c:pt idx="177">
                  <c:v>2.8999000000000001</c:v>
                </c:pt>
                <c:pt idx="178">
                  <c:v>1.4005380000000001</c:v>
                </c:pt>
                <c:pt idx="179">
                  <c:v>2.700993</c:v>
                </c:pt>
                <c:pt idx="180">
                  <c:v>1.249188</c:v>
                </c:pt>
                <c:pt idx="181">
                  <c:v>2.4583390000000001</c:v>
                </c:pt>
                <c:pt idx="182">
                  <c:v>1.229867</c:v>
                </c:pt>
                <c:pt idx="183">
                  <c:v>2.4882230000000001</c:v>
                </c:pt>
                <c:pt idx="184">
                  <c:v>1.1221989999999999</c:v>
                </c:pt>
                <c:pt idx="185">
                  <c:v>2.1102810000000001</c:v>
                </c:pt>
                <c:pt idx="186">
                  <c:v>0.83572999999999997</c:v>
                </c:pt>
                <c:pt idx="187">
                  <c:v>1.4134180000000001</c:v>
                </c:pt>
                <c:pt idx="188">
                  <c:v>0.33404099999999998</c:v>
                </c:pt>
                <c:pt idx="189">
                  <c:v>0.44279200000000002</c:v>
                </c:pt>
                <c:pt idx="190">
                  <c:v>-0.117539</c:v>
                </c:pt>
                <c:pt idx="191">
                  <c:v>-0.45552700000000002</c:v>
                </c:pt>
                <c:pt idx="192">
                  <c:v>-0.475053</c:v>
                </c:pt>
                <c:pt idx="193">
                  <c:v>-1.1242319999999999</c:v>
                </c:pt>
                <c:pt idx="194">
                  <c:v>-0.90708100000000003</c:v>
                </c:pt>
                <c:pt idx="195">
                  <c:v>-2.0083069999999998</c:v>
                </c:pt>
                <c:pt idx="196">
                  <c:v>-1.189935</c:v>
                </c:pt>
                <c:pt idx="197">
                  <c:v>-2.4332859999999998</c:v>
                </c:pt>
                <c:pt idx="198">
                  <c:v>-1.312986</c:v>
                </c:pt>
                <c:pt idx="199">
                  <c:v>-2.7123759999999999</c:v>
                </c:pt>
                <c:pt idx="200">
                  <c:v>-1.46915</c:v>
                </c:pt>
                <c:pt idx="201">
                  <c:v>-2.9809410000000001</c:v>
                </c:pt>
                <c:pt idx="202">
                  <c:v>-1.524041</c:v>
                </c:pt>
                <c:pt idx="203">
                  <c:v>-2.9293770000000001</c:v>
                </c:pt>
                <c:pt idx="204">
                  <c:v>-1.2545999999999999</c:v>
                </c:pt>
                <c:pt idx="205">
                  <c:v>-2.3773840000000002</c:v>
                </c:pt>
                <c:pt idx="206">
                  <c:v>-1.026662</c:v>
                </c:pt>
                <c:pt idx="207">
                  <c:v>-1.998081</c:v>
                </c:pt>
                <c:pt idx="208">
                  <c:v>-0.902729</c:v>
                </c:pt>
                <c:pt idx="209">
                  <c:v>-1.731922</c:v>
                </c:pt>
                <c:pt idx="210">
                  <c:v>-0.75493500000000002</c:v>
                </c:pt>
                <c:pt idx="211">
                  <c:v>-1.499981</c:v>
                </c:pt>
                <c:pt idx="212">
                  <c:v>-0.77251700000000001</c:v>
                </c:pt>
                <c:pt idx="213">
                  <c:v>-1.581324</c:v>
                </c:pt>
                <c:pt idx="214">
                  <c:v>-0.81720300000000001</c:v>
                </c:pt>
                <c:pt idx="215">
                  <c:v>-1.6055600000000001</c:v>
                </c:pt>
                <c:pt idx="216">
                  <c:v>-0.79960100000000001</c:v>
                </c:pt>
                <c:pt idx="217">
                  <c:v>-1.626876</c:v>
                </c:pt>
                <c:pt idx="218">
                  <c:v>-0.77595899999999995</c:v>
                </c:pt>
                <c:pt idx="219">
                  <c:v>-1.455881</c:v>
                </c:pt>
                <c:pt idx="220">
                  <c:v>-0.54785700000000004</c:v>
                </c:pt>
                <c:pt idx="221">
                  <c:v>-0.94356700000000004</c:v>
                </c:pt>
                <c:pt idx="222">
                  <c:v>-0.21655199999999999</c:v>
                </c:pt>
                <c:pt idx="223">
                  <c:v>-0.19000900000000001</c:v>
                </c:pt>
                <c:pt idx="224">
                  <c:v>0.29101199999999999</c:v>
                </c:pt>
                <c:pt idx="225">
                  <c:v>0.75478800000000001</c:v>
                </c:pt>
                <c:pt idx="226">
                  <c:v>0.55083899999999997</c:v>
                </c:pt>
                <c:pt idx="227">
                  <c:v>1.1812769999999999</c:v>
                </c:pt>
                <c:pt idx="228">
                  <c:v>0.79001699999999997</c:v>
                </c:pt>
                <c:pt idx="229">
                  <c:v>1.780087</c:v>
                </c:pt>
                <c:pt idx="230">
                  <c:v>1.1148</c:v>
                </c:pt>
                <c:pt idx="231">
                  <c:v>2.255995</c:v>
                </c:pt>
                <c:pt idx="232">
                  <c:v>1.2060489999999999</c:v>
                </c:pt>
                <c:pt idx="233">
                  <c:v>2.467654</c:v>
                </c:pt>
                <c:pt idx="234">
                  <c:v>1.2468440000000001</c:v>
                </c:pt>
                <c:pt idx="235">
                  <c:v>2.460448</c:v>
                </c:pt>
                <c:pt idx="236">
                  <c:v>1.2234430000000001</c:v>
                </c:pt>
                <c:pt idx="237">
                  <c:v>2.5154429999999999</c:v>
                </c:pt>
                <c:pt idx="238">
                  <c:v>1.3614900000000001</c:v>
                </c:pt>
                <c:pt idx="239">
                  <c:v>2.7405149999999998</c:v>
                </c:pt>
                <c:pt idx="240">
                  <c:v>1.37616</c:v>
                </c:pt>
                <c:pt idx="241">
                  <c:v>2.7626650000000001</c:v>
                </c:pt>
                <c:pt idx="242">
                  <c:v>1.352538</c:v>
                </c:pt>
                <c:pt idx="243">
                  <c:v>2.622258</c:v>
                </c:pt>
                <c:pt idx="244">
                  <c:v>1.175146</c:v>
                </c:pt>
                <c:pt idx="245">
                  <c:v>2.276589</c:v>
                </c:pt>
                <c:pt idx="246">
                  <c:v>1.075529</c:v>
                </c:pt>
                <c:pt idx="247">
                  <c:v>2.0879300000000001</c:v>
                </c:pt>
                <c:pt idx="248">
                  <c:v>0.86325200000000002</c:v>
                </c:pt>
                <c:pt idx="249">
                  <c:v>1.5886579999999999</c:v>
                </c:pt>
                <c:pt idx="250">
                  <c:v>0.74086099999999999</c:v>
                </c:pt>
                <c:pt idx="251">
                  <c:v>1.556098</c:v>
                </c:pt>
                <c:pt idx="252">
                  <c:v>0.84666200000000003</c:v>
                </c:pt>
                <c:pt idx="253">
                  <c:v>1.639529</c:v>
                </c:pt>
                <c:pt idx="254">
                  <c:v>0.73516599999999999</c:v>
                </c:pt>
                <c:pt idx="255">
                  <c:v>1.4470620000000001</c:v>
                </c:pt>
                <c:pt idx="256">
                  <c:v>0.51721099999999998</c:v>
                </c:pt>
                <c:pt idx="257">
                  <c:v>0.52132000000000001</c:v>
                </c:pt>
                <c:pt idx="258">
                  <c:v>-0.62998100000000001</c:v>
                </c:pt>
                <c:pt idx="259">
                  <c:v>-1.6060430000000001</c:v>
                </c:pt>
                <c:pt idx="260">
                  <c:v>-1.1324019999999999</c:v>
                </c:pt>
                <c:pt idx="261">
                  <c:v>-2.5542199999999999</c:v>
                </c:pt>
                <c:pt idx="262">
                  <c:v>-1.7919940000000001</c:v>
                </c:pt>
                <c:pt idx="263">
                  <c:v>-3.7452049999999999</c:v>
                </c:pt>
                <c:pt idx="264">
                  <c:v>-1.845715</c:v>
                </c:pt>
                <c:pt idx="265">
                  <c:v>-3.727846</c:v>
                </c:pt>
                <c:pt idx="266">
                  <c:v>-2.1508310000000002</c:v>
                </c:pt>
                <c:pt idx="267">
                  <c:v>-4.6559730000000004</c:v>
                </c:pt>
                <c:pt idx="268">
                  <c:v>-2.7553890000000001</c:v>
                </c:pt>
                <c:pt idx="269">
                  <c:v>-5.5267670000000004</c:v>
                </c:pt>
                <c:pt idx="270">
                  <c:v>-2.6775720000000001</c:v>
                </c:pt>
                <c:pt idx="271">
                  <c:v>-5.2058080000000002</c:v>
                </c:pt>
                <c:pt idx="272">
                  <c:v>-2.40076</c:v>
                </c:pt>
                <c:pt idx="273">
                  <c:v>-4.5794949999999996</c:v>
                </c:pt>
                <c:pt idx="274">
                  <c:v>-1.8060210000000001</c:v>
                </c:pt>
                <c:pt idx="275">
                  <c:v>-3.2437800000000001</c:v>
                </c:pt>
                <c:pt idx="276">
                  <c:v>-1.0862940000000001</c:v>
                </c:pt>
                <c:pt idx="277">
                  <c:v>-1.812268</c:v>
                </c:pt>
                <c:pt idx="278">
                  <c:v>-0.38666499999999998</c:v>
                </c:pt>
                <c:pt idx="279">
                  <c:v>-0.573766</c:v>
                </c:pt>
                <c:pt idx="280">
                  <c:v>-6.4146999999999996E-2</c:v>
                </c:pt>
                <c:pt idx="281">
                  <c:v>3.8058000000000002E-2</c:v>
                </c:pt>
                <c:pt idx="282">
                  <c:v>0.29804399999999998</c:v>
                </c:pt>
                <c:pt idx="283">
                  <c:v>0.74373</c:v>
                </c:pt>
                <c:pt idx="284">
                  <c:v>0.52849299999999999</c:v>
                </c:pt>
                <c:pt idx="285">
                  <c:v>1.090538</c:v>
                </c:pt>
                <c:pt idx="286">
                  <c:v>0.64168099999999995</c:v>
                </c:pt>
                <c:pt idx="287">
                  <c:v>1.4102600000000001</c:v>
                </c:pt>
                <c:pt idx="288">
                  <c:v>0.849854</c:v>
                </c:pt>
                <c:pt idx="289">
                  <c:v>1.7079800000000001</c:v>
                </c:pt>
                <c:pt idx="290">
                  <c:v>0.85995100000000002</c:v>
                </c:pt>
                <c:pt idx="291">
                  <c:v>1.7853110000000001</c:v>
                </c:pt>
                <c:pt idx="292">
                  <c:v>1.053601</c:v>
                </c:pt>
                <c:pt idx="293">
                  <c:v>2.228891</c:v>
                </c:pt>
                <c:pt idx="294">
                  <c:v>1.233627</c:v>
                </c:pt>
                <c:pt idx="295">
                  <c:v>2.5557829999999999</c:v>
                </c:pt>
                <c:pt idx="296">
                  <c:v>1.4015200000000001</c:v>
                </c:pt>
                <c:pt idx="297">
                  <c:v>2.9390320000000001</c:v>
                </c:pt>
                <c:pt idx="298">
                  <c:v>1.721535</c:v>
                </c:pt>
                <c:pt idx="299">
                  <c:v>3.5357419999999999</c:v>
                </c:pt>
                <c:pt idx="300">
                  <c:v>1.883605</c:v>
                </c:pt>
                <c:pt idx="301">
                  <c:v>3.8339859999999999</c:v>
                </c:pt>
                <c:pt idx="302">
                  <c:v>1.938563</c:v>
                </c:pt>
                <c:pt idx="303">
                  <c:v>3.8245010000000002</c:v>
                </c:pt>
                <c:pt idx="304">
                  <c:v>1.8646579999999999</c:v>
                </c:pt>
                <c:pt idx="305">
                  <c:v>3.6574979999999999</c:v>
                </c:pt>
                <c:pt idx="306">
                  <c:v>1.659743</c:v>
                </c:pt>
                <c:pt idx="307">
                  <c:v>3.1149170000000002</c:v>
                </c:pt>
                <c:pt idx="308">
                  <c:v>1.2337149999999999</c:v>
                </c:pt>
                <c:pt idx="309">
                  <c:v>2.2265619999999999</c:v>
                </c:pt>
                <c:pt idx="310">
                  <c:v>0.79048099999999999</c:v>
                </c:pt>
                <c:pt idx="311">
                  <c:v>1.3808180000000001</c:v>
                </c:pt>
                <c:pt idx="312">
                  <c:v>0.406912</c:v>
                </c:pt>
                <c:pt idx="313">
                  <c:v>0.67578400000000005</c:v>
                </c:pt>
                <c:pt idx="314">
                  <c:v>0.18965799999999999</c:v>
                </c:pt>
                <c:pt idx="315">
                  <c:v>0.29500599999999999</c:v>
                </c:pt>
                <c:pt idx="316">
                  <c:v>-3.2937000000000001E-2</c:v>
                </c:pt>
                <c:pt idx="317">
                  <c:v>-0.18592900000000001</c:v>
                </c:pt>
                <c:pt idx="318">
                  <c:v>-0.16250700000000001</c:v>
                </c:pt>
                <c:pt idx="319">
                  <c:v>-0.313531</c:v>
                </c:pt>
                <c:pt idx="320">
                  <c:v>-0.17521200000000001</c:v>
                </c:pt>
                <c:pt idx="321">
                  <c:v>-0.44733800000000001</c:v>
                </c:pt>
                <c:pt idx="322">
                  <c:v>-0.40516099999999999</c:v>
                </c:pt>
                <c:pt idx="323">
                  <c:v>-0.88294799999999996</c:v>
                </c:pt>
                <c:pt idx="324">
                  <c:v>-0.48023100000000002</c:v>
                </c:pt>
                <c:pt idx="325">
                  <c:v>-1.0516209999999999</c:v>
                </c:pt>
                <c:pt idx="326">
                  <c:v>-0.693712</c:v>
                </c:pt>
                <c:pt idx="327">
                  <c:v>-1.5047779999999999</c:v>
                </c:pt>
                <c:pt idx="328">
                  <c:v>-0.88792599999999999</c:v>
                </c:pt>
                <c:pt idx="329">
                  <c:v>-1.827763</c:v>
                </c:pt>
                <c:pt idx="330">
                  <c:v>-0.99652700000000005</c:v>
                </c:pt>
                <c:pt idx="331">
                  <c:v>-2.1396280000000001</c:v>
                </c:pt>
                <c:pt idx="332">
                  <c:v>-1.4037500000000001</c:v>
                </c:pt>
                <c:pt idx="333">
                  <c:v>-3.0374099999999999</c:v>
                </c:pt>
                <c:pt idx="334">
                  <c:v>-1.7103930000000001</c:v>
                </c:pt>
                <c:pt idx="335">
                  <c:v>-3.546732</c:v>
                </c:pt>
                <c:pt idx="336">
                  <c:v>-1.981733</c:v>
                </c:pt>
                <c:pt idx="337">
                  <c:v>-3.959686</c:v>
                </c:pt>
                <c:pt idx="338">
                  <c:v>-1.8883460000000001</c:v>
                </c:pt>
                <c:pt idx="339">
                  <c:v>-3.7762519999999999</c:v>
                </c:pt>
                <c:pt idx="340">
                  <c:v>-1.893076</c:v>
                </c:pt>
                <c:pt idx="341">
                  <c:v>-3.7219859999999998</c:v>
                </c:pt>
                <c:pt idx="342">
                  <c:v>-1.6983889999999999</c:v>
                </c:pt>
                <c:pt idx="343">
                  <c:v>-3.1906569999999999</c:v>
                </c:pt>
                <c:pt idx="344">
                  <c:v>-1.309043</c:v>
                </c:pt>
                <c:pt idx="345">
                  <c:v>-2.5322619999999998</c:v>
                </c:pt>
                <c:pt idx="346">
                  <c:v>-1.130339</c:v>
                </c:pt>
                <c:pt idx="347">
                  <c:v>-2.1511230000000001</c:v>
                </c:pt>
                <c:pt idx="348">
                  <c:v>-0.88980700000000001</c:v>
                </c:pt>
                <c:pt idx="349">
                  <c:v>-1.67686</c:v>
                </c:pt>
                <c:pt idx="350">
                  <c:v>-0.71667000000000003</c:v>
                </c:pt>
                <c:pt idx="351">
                  <c:v>-1.3419289999999999</c:v>
                </c:pt>
                <c:pt idx="352">
                  <c:v>-0.50348300000000001</c:v>
                </c:pt>
                <c:pt idx="353">
                  <c:v>-0.865228</c:v>
                </c:pt>
                <c:pt idx="354">
                  <c:v>-0.24474199999999999</c:v>
                </c:pt>
                <c:pt idx="355">
                  <c:v>-0.35417300000000002</c:v>
                </c:pt>
                <c:pt idx="356">
                  <c:v>7.4684E-2</c:v>
                </c:pt>
                <c:pt idx="357">
                  <c:v>0.35142800000000002</c:v>
                </c:pt>
                <c:pt idx="358">
                  <c:v>0.41145599999999999</c:v>
                </c:pt>
                <c:pt idx="359">
                  <c:v>0.910466</c:v>
                </c:pt>
                <c:pt idx="360">
                  <c:v>0.63228300000000004</c:v>
                </c:pt>
                <c:pt idx="361">
                  <c:v>1.3828240000000001</c:v>
                </c:pt>
                <c:pt idx="362">
                  <c:v>0.838758</c:v>
                </c:pt>
                <c:pt idx="363">
                  <c:v>1.7489809999999999</c:v>
                </c:pt>
                <c:pt idx="364">
                  <c:v>0.96826000000000001</c:v>
                </c:pt>
                <c:pt idx="365">
                  <c:v>1.978747</c:v>
                </c:pt>
                <c:pt idx="366">
                  <c:v>1.055914</c:v>
                </c:pt>
                <c:pt idx="367">
                  <c:v>2.1386319999999999</c:v>
                </c:pt>
                <c:pt idx="368">
                  <c:v>1.0123880000000001</c:v>
                </c:pt>
                <c:pt idx="369">
                  <c:v>1.97099</c:v>
                </c:pt>
                <c:pt idx="370">
                  <c:v>0.98710299999999995</c:v>
                </c:pt>
                <c:pt idx="371">
                  <c:v>2.0734400000000002</c:v>
                </c:pt>
                <c:pt idx="372">
                  <c:v>1.196188</c:v>
                </c:pt>
                <c:pt idx="373">
                  <c:v>2.4714779999999998</c:v>
                </c:pt>
                <c:pt idx="374">
                  <c:v>1.3429180000000001</c:v>
                </c:pt>
                <c:pt idx="375">
                  <c:v>2.8367360000000001</c:v>
                </c:pt>
                <c:pt idx="376">
                  <c:v>1.661249</c:v>
                </c:pt>
                <c:pt idx="377">
                  <c:v>3.4594109999999998</c:v>
                </c:pt>
                <c:pt idx="378">
                  <c:v>1.8974070000000001</c:v>
                </c:pt>
                <c:pt idx="379">
                  <c:v>3.9294359999999999</c:v>
                </c:pt>
                <c:pt idx="380">
                  <c:v>2.0594199999999998</c:v>
                </c:pt>
                <c:pt idx="381">
                  <c:v>4.1618830000000004</c:v>
                </c:pt>
                <c:pt idx="382">
                  <c:v>2.2199490000000002</c:v>
                </c:pt>
                <c:pt idx="383">
                  <c:v>4.4331370000000003</c:v>
                </c:pt>
                <c:pt idx="384">
                  <c:v>2.0761759999999998</c:v>
                </c:pt>
                <c:pt idx="385">
                  <c:v>3.9516969999999998</c:v>
                </c:pt>
                <c:pt idx="386">
                  <c:v>1.682404</c:v>
                </c:pt>
                <c:pt idx="387">
                  <c:v>3.192177</c:v>
                </c:pt>
                <c:pt idx="388">
                  <c:v>1.261687</c:v>
                </c:pt>
                <c:pt idx="389">
                  <c:v>2.2124579999999998</c:v>
                </c:pt>
                <c:pt idx="390">
                  <c:v>0.73024599999999995</c:v>
                </c:pt>
                <c:pt idx="391">
                  <c:v>1.2794810000000001</c:v>
                </c:pt>
                <c:pt idx="392">
                  <c:v>0.41498800000000002</c:v>
                </c:pt>
                <c:pt idx="393">
                  <c:v>0.70092699999999997</c:v>
                </c:pt>
                <c:pt idx="394">
                  <c:v>0.16524</c:v>
                </c:pt>
                <c:pt idx="395">
                  <c:v>0.26991999999999999</c:v>
                </c:pt>
                <c:pt idx="396">
                  <c:v>4.5287000000000001E-2</c:v>
                </c:pt>
                <c:pt idx="397">
                  <c:v>1.1148999999999999E-2</c:v>
                </c:pt>
                <c:pt idx="398">
                  <c:v>-0.15365300000000001</c:v>
                </c:pt>
                <c:pt idx="399">
                  <c:v>-0.44339699999999999</c:v>
                </c:pt>
                <c:pt idx="400">
                  <c:v>-0.41756900000000002</c:v>
                </c:pt>
                <c:pt idx="401">
                  <c:v>-0.87316499999999997</c:v>
                </c:pt>
                <c:pt idx="402">
                  <c:v>-0.40250999999999998</c:v>
                </c:pt>
                <c:pt idx="403">
                  <c:v>-0.76619999999999999</c:v>
                </c:pt>
                <c:pt idx="404">
                  <c:v>-0.37665199999999999</c:v>
                </c:pt>
                <c:pt idx="405">
                  <c:v>-0.76954599999999995</c:v>
                </c:pt>
                <c:pt idx="406">
                  <c:v>-0.40529199999999999</c:v>
                </c:pt>
                <c:pt idx="407">
                  <c:v>-0.87505999999999995</c:v>
                </c:pt>
                <c:pt idx="408">
                  <c:v>-0.55733100000000002</c:v>
                </c:pt>
                <c:pt idx="409">
                  <c:v>-1.174661</c:v>
                </c:pt>
                <c:pt idx="410">
                  <c:v>-0.64103600000000005</c:v>
                </c:pt>
                <c:pt idx="411">
                  <c:v>-1.333064</c:v>
                </c:pt>
                <c:pt idx="412">
                  <c:v>-0.78163499999999997</c:v>
                </c:pt>
                <c:pt idx="413">
                  <c:v>-1.606276</c:v>
                </c:pt>
                <c:pt idx="414">
                  <c:v>-0.82972999999999997</c:v>
                </c:pt>
                <c:pt idx="415">
                  <c:v>-1.6908909999999999</c:v>
                </c:pt>
                <c:pt idx="416">
                  <c:v>-0.91879900000000003</c:v>
                </c:pt>
                <c:pt idx="417">
                  <c:v>-2.0137429999999998</c:v>
                </c:pt>
                <c:pt idx="418">
                  <c:v>-1.2695639999999999</c:v>
                </c:pt>
                <c:pt idx="419">
                  <c:v>-2.7177539999999998</c:v>
                </c:pt>
                <c:pt idx="420">
                  <c:v>-1.5971649999999999</c:v>
                </c:pt>
                <c:pt idx="421">
                  <c:v>-3.2532320000000001</c:v>
                </c:pt>
                <c:pt idx="422">
                  <c:v>-1.6255250000000001</c:v>
                </c:pt>
                <c:pt idx="423">
                  <c:v>-3.2259799999999998</c:v>
                </c:pt>
                <c:pt idx="424">
                  <c:v>-1.5643050000000001</c:v>
                </c:pt>
                <c:pt idx="425">
                  <c:v>-3.0538829999999999</c:v>
                </c:pt>
                <c:pt idx="426">
                  <c:v>-1.4673940000000001</c:v>
                </c:pt>
                <c:pt idx="427">
                  <c:v>-2.9618440000000001</c:v>
                </c:pt>
                <c:pt idx="428">
                  <c:v>-1.449697</c:v>
                </c:pt>
                <c:pt idx="429">
                  <c:v>-2.927978</c:v>
                </c:pt>
                <c:pt idx="430">
                  <c:v>-1.5679110000000001</c:v>
                </c:pt>
                <c:pt idx="431">
                  <c:v>-3.3203450000000001</c:v>
                </c:pt>
                <c:pt idx="432">
                  <c:v>-1.749927</c:v>
                </c:pt>
                <c:pt idx="433">
                  <c:v>-3.353688</c:v>
                </c:pt>
                <c:pt idx="434">
                  <c:v>-1.421762</c:v>
                </c:pt>
                <c:pt idx="435">
                  <c:v>-2.6950729999999998</c:v>
                </c:pt>
                <c:pt idx="436">
                  <c:v>-1.185756</c:v>
                </c:pt>
                <c:pt idx="437">
                  <c:v>-2.2019289999999998</c:v>
                </c:pt>
                <c:pt idx="438">
                  <c:v>-0.80650999999999995</c:v>
                </c:pt>
                <c:pt idx="439">
                  <c:v>-1.435219</c:v>
                </c:pt>
                <c:pt idx="440">
                  <c:v>-0.48035899999999998</c:v>
                </c:pt>
                <c:pt idx="441">
                  <c:v>-0.80996000000000001</c:v>
                </c:pt>
                <c:pt idx="442">
                  <c:v>-0.26073499999999999</c:v>
                </c:pt>
                <c:pt idx="443">
                  <c:v>-0.50857699999999995</c:v>
                </c:pt>
                <c:pt idx="444">
                  <c:v>-0.19216</c:v>
                </c:pt>
                <c:pt idx="445">
                  <c:v>-0.25740499999999999</c:v>
                </c:pt>
                <c:pt idx="446">
                  <c:v>7.8954999999999997E-2</c:v>
                </c:pt>
                <c:pt idx="447">
                  <c:v>0.25850899999999999</c:v>
                </c:pt>
                <c:pt idx="448">
                  <c:v>0.25637700000000002</c:v>
                </c:pt>
                <c:pt idx="449">
                  <c:v>0.609761</c:v>
                </c:pt>
                <c:pt idx="450">
                  <c:v>0.45463100000000001</c:v>
                </c:pt>
                <c:pt idx="451">
                  <c:v>0.96985100000000002</c:v>
                </c:pt>
                <c:pt idx="452">
                  <c:v>0.54279500000000003</c:v>
                </c:pt>
                <c:pt idx="453">
                  <c:v>1.135602</c:v>
                </c:pt>
                <c:pt idx="454">
                  <c:v>0.67356300000000002</c:v>
                </c:pt>
                <c:pt idx="455">
                  <c:v>1.3854040000000001</c:v>
                </c:pt>
                <c:pt idx="456">
                  <c:v>0.67924399999999996</c:v>
                </c:pt>
                <c:pt idx="457">
                  <c:v>1.3246530000000001</c:v>
                </c:pt>
                <c:pt idx="458">
                  <c:v>0.68897699999999995</c:v>
                </c:pt>
                <c:pt idx="459">
                  <c:v>1.4524239999999999</c:v>
                </c:pt>
                <c:pt idx="460">
                  <c:v>0.853935</c:v>
                </c:pt>
                <c:pt idx="461">
                  <c:v>1.7618149999999999</c:v>
                </c:pt>
                <c:pt idx="462">
                  <c:v>1.045382</c:v>
                </c:pt>
                <c:pt idx="463">
                  <c:v>2.243779</c:v>
                </c:pt>
                <c:pt idx="464">
                  <c:v>1.374034</c:v>
                </c:pt>
                <c:pt idx="465">
                  <c:v>2.880071</c:v>
                </c:pt>
                <c:pt idx="466">
                  <c:v>1.574959</c:v>
                </c:pt>
                <c:pt idx="467">
                  <c:v>3.3032249999999999</c:v>
                </c:pt>
                <c:pt idx="468">
                  <c:v>1.87608</c:v>
                </c:pt>
                <c:pt idx="469">
                  <c:v>3.8311359999999999</c:v>
                </c:pt>
                <c:pt idx="470">
                  <c:v>1.901751</c:v>
                </c:pt>
                <c:pt idx="471">
                  <c:v>3.733978</c:v>
                </c:pt>
                <c:pt idx="472">
                  <c:v>1.8526769999999999</c:v>
                </c:pt>
                <c:pt idx="473">
                  <c:v>3.7783310000000001</c:v>
                </c:pt>
                <c:pt idx="474">
                  <c:v>1.948482</c:v>
                </c:pt>
                <c:pt idx="475">
                  <c:v>3.7966700000000002</c:v>
                </c:pt>
                <c:pt idx="476">
                  <c:v>1.6423559999999999</c:v>
                </c:pt>
                <c:pt idx="477">
                  <c:v>3.0197509999999999</c:v>
                </c:pt>
                <c:pt idx="478">
                  <c:v>1.0419259999999999</c:v>
                </c:pt>
                <c:pt idx="479">
                  <c:v>1.7805120000000001</c:v>
                </c:pt>
                <c:pt idx="480">
                  <c:v>0.53767200000000004</c:v>
                </c:pt>
                <c:pt idx="481">
                  <c:v>0.95835199999999998</c:v>
                </c:pt>
                <c:pt idx="482">
                  <c:v>0.32061099999999998</c:v>
                </c:pt>
                <c:pt idx="483">
                  <c:v>0.55183400000000005</c:v>
                </c:pt>
                <c:pt idx="484">
                  <c:v>0.18983800000000001</c:v>
                </c:pt>
                <c:pt idx="485">
                  <c:v>0.35302600000000001</c:v>
                </c:pt>
                <c:pt idx="486">
                  <c:v>0.15978700000000001</c:v>
                </c:pt>
                <c:pt idx="487">
                  <c:v>0.30787599999999998</c:v>
                </c:pt>
                <c:pt idx="488">
                  <c:v>0.119519</c:v>
                </c:pt>
                <c:pt idx="489">
                  <c:v>0.213473</c:v>
                </c:pt>
                <c:pt idx="490">
                  <c:v>5.7686000000000001E-2</c:v>
                </c:pt>
                <c:pt idx="491">
                  <c:v>8.7473999999999996E-2</c:v>
                </c:pt>
                <c:pt idx="492">
                  <c:v>3.5077999999999998E-2</c:v>
                </c:pt>
                <c:pt idx="493">
                  <c:v>4.0403000000000001E-2</c:v>
                </c:pt>
                <c:pt idx="494">
                  <c:v>-3.3016999999999998E-2</c:v>
                </c:pt>
                <c:pt idx="495">
                  <c:v>-5.9610000000000003E-2</c:v>
                </c:pt>
                <c:pt idx="496">
                  <c:v>-1.4933E-2</c:v>
                </c:pt>
                <c:pt idx="497">
                  <c:v>-5.1196999999999999E-2</c:v>
                </c:pt>
                <c:pt idx="498">
                  <c:v>-9.1527999999999998E-2</c:v>
                </c:pt>
                <c:pt idx="499">
                  <c:v>-0.212952</c:v>
                </c:pt>
                <c:pt idx="500">
                  <c:v>-0.13320000000000001</c:v>
                </c:pt>
                <c:pt idx="501">
                  <c:v>-0.27471899999999999</c:v>
                </c:pt>
                <c:pt idx="502">
                  <c:v>-0.17966699999999999</c:v>
                </c:pt>
                <c:pt idx="503">
                  <c:v>-0.45361600000000002</c:v>
                </c:pt>
                <c:pt idx="504">
                  <c:v>-0.34221099999999999</c:v>
                </c:pt>
                <c:pt idx="505">
                  <c:v>-0.70083899999999999</c:v>
                </c:pt>
                <c:pt idx="506">
                  <c:v>-0.43230499999999999</c:v>
                </c:pt>
                <c:pt idx="507">
                  <c:v>-0.90270700000000004</c:v>
                </c:pt>
                <c:pt idx="508">
                  <c:v>-0.44683800000000001</c:v>
                </c:pt>
                <c:pt idx="509">
                  <c:v>-0.876807</c:v>
                </c:pt>
                <c:pt idx="510">
                  <c:v>-0.48630699999999999</c:v>
                </c:pt>
                <c:pt idx="511">
                  <c:v>-1.0546679999999999</c:v>
                </c:pt>
                <c:pt idx="512">
                  <c:v>-0.61210799999999999</c:v>
                </c:pt>
                <c:pt idx="513">
                  <c:v>-1.277997</c:v>
                </c:pt>
                <c:pt idx="514">
                  <c:v>-0.76734999999999998</c:v>
                </c:pt>
                <c:pt idx="515">
                  <c:v>-1.578533</c:v>
                </c:pt>
                <c:pt idx="516">
                  <c:v>-0.82739200000000002</c:v>
                </c:pt>
                <c:pt idx="517">
                  <c:v>-1.6857070000000001</c:v>
                </c:pt>
                <c:pt idx="518">
                  <c:v>-0.93574000000000002</c:v>
                </c:pt>
                <c:pt idx="519">
                  <c:v>-1.908863</c:v>
                </c:pt>
                <c:pt idx="520">
                  <c:v>-0.95161799999999996</c:v>
                </c:pt>
                <c:pt idx="521">
                  <c:v>-1.896749</c:v>
                </c:pt>
                <c:pt idx="522">
                  <c:v>-0.96016999999999997</c:v>
                </c:pt>
                <c:pt idx="523">
                  <c:v>-1.8972290000000001</c:v>
                </c:pt>
                <c:pt idx="524">
                  <c:v>-0.95053100000000001</c:v>
                </c:pt>
                <c:pt idx="525">
                  <c:v>-2.0080580000000001</c:v>
                </c:pt>
                <c:pt idx="526">
                  <c:v>-1.2130380000000001</c:v>
                </c:pt>
                <c:pt idx="527">
                  <c:v>-2.4825339999999998</c:v>
                </c:pt>
                <c:pt idx="528">
                  <c:v>-1.285628</c:v>
                </c:pt>
                <c:pt idx="529">
                  <c:v>-2.684987</c:v>
                </c:pt>
                <c:pt idx="530">
                  <c:v>-1.574665</c:v>
                </c:pt>
                <c:pt idx="531">
                  <c:v>-3.216726</c:v>
                </c:pt>
                <c:pt idx="532">
                  <c:v>-1.523671</c:v>
                </c:pt>
                <c:pt idx="533">
                  <c:v>-2.9586450000000002</c:v>
                </c:pt>
                <c:pt idx="534">
                  <c:v>-1.3841140000000001</c:v>
                </c:pt>
                <c:pt idx="535">
                  <c:v>-2.8282530000000001</c:v>
                </c:pt>
                <c:pt idx="536">
                  <c:v>-1.5157210000000001</c:v>
                </c:pt>
                <c:pt idx="537">
                  <c:v>-3.0117099999999999</c:v>
                </c:pt>
                <c:pt idx="538">
                  <c:v>-1.3753610000000001</c:v>
                </c:pt>
                <c:pt idx="539">
                  <c:v>-2.6516899999999999</c:v>
                </c:pt>
                <c:pt idx="540">
                  <c:v>-1.267828</c:v>
                </c:pt>
                <c:pt idx="541">
                  <c:v>-2.512785</c:v>
                </c:pt>
                <c:pt idx="542">
                  <c:v>-1.177886</c:v>
                </c:pt>
                <c:pt idx="543">
                  <c:v>-2.263315</c:v>
                </c:pt>
                <c:pt idx="544">
                  <c:v>-0.96190699999999996</c:v>
                </c:pt>
                <c:pt idx="545">
                  <c:v>-1.732291</c:v>
                </c:pt>
                <c:pt idx="546">
                  <c:v>-0.57889500000000005</c:v>
                </c:pt>
                <c:pt idx="547">
                  <c:v>-0.95691199999999998</c:v>
                </c:pt>
                <c:pt idx="548">
                  <c:v>-0.133576</c:v>
                </c:pt>
                <c:pt idx="549">
                  <c:v>-0.10172299999999999</c:v>
                </c:pt>
                <c:pt idx="550">
                  <c:v>0.104758</c:v>
                </c:pt>
                <c:pt idx="551">
                  <c:v>0.28576200000000002</c:v>
                </c:pt>
                <c:pt idx="552">
                  <c:v>0.300626</c:v>
                </c:pt>
                <c:pt idx="553">
                  <c:v>0.69376099999999996</c:v>
                </c:pt>
                <c:pt idx="554">
                  <c:v>0.42088799999999998</c:v>
                </c:pt>
                <c:pt idx="555">
                  <c:v>0.88862600000000003</c:v>
                </c:pt>
                <c:pt idx="556">
                  <c:v>0.57999000000000001</c:v>
                </c:pt>
                <c:pt idx="557">
                  <c:v>1.250221</c:v>
                </c:pt>
                <c:pt idx="558">
                  <c:v>0.69020800000000004</c:v>
                </c:pt>
                <c:pt idx="559">
                  <c:v>1.404919</c:v>
                </c:pt>
                <c:pt idx="560">
                  <c:v>0.74353999999999998</c:v>
                </c:pt>
                <c:pt idx="561">
                  <c:v>1.4676119999999999</c:v>
                </c:pt>
                <c:pt idx="562">
                  <c:v>0.71667599999999998</c:v>
                </c:pt>
                <c:pt idx="563">
                  <c:v>1.46574</c:v>
                </c:pt>
                <c:pt idx="564">
                  <c:v>0.77741000000000005</c:v>
                </c:pt>
                <c:pt idx="565">
                  <c:v>1.5727599999999999</c:v>
                </c:pt>
                <c:pt idx="566">
                  <c:v>0.82811699999999999</c:v>
                </c:pt>
                <c:pt idx="567">
                  <c:v>1.7332430000000001</c:v>
                </c:pt>
                <c:pt idx="568">
                  <c:v>1.006966</c:v>
                </c:pt>
                <c:pt idx="569">
                  <c:v>2.0610590000000002</c:v>
                </c:pt>
                <c:pt idx="570">
                  <c:v>1.0357890000000001</c:v>
                </c:pt>
                <c:pt idx="571">
                  <c:v>2.035568</c:v>
                </c:pt>
                <c:pt idx="572">
                  <c:v>0.98245199999999999</c:v>
                </c:pt>
                <c:pt idx="573">
                  <c:v>1.95791</c:v>
                </c:pt>
                <c:pt idx="574">
                  <c:v>0.94197299999999995</c:v>
                </c:pt>
                <c:pt idx="575">
                  <c:v>1.835091</c:v>
                </c:pt>
                <c:pt idx="576">
                  <c:v>0.84321699999999999</c:v>
                </c:pt>
                <c:pt idx="577">
                  <c:v>1.674696</c:v>
                </c:pt>
                <c:pt idx="578">
                  <c:v>0.84381200000000001</c:v>
                </c:pt>
                <c:pt idx="579">
                  <c:v>1.7178880000000001</c:v>
                </c:pt>
                <c:pt idx="580">
                  <c:v>0.86881900000000001</c:v>
                </c:pt>
                <c:pt idx="581">
                  <c:v>1.7008129999999999</c:v>
                </c:pt>
                <c:pt idx="582">
                  <c:v>0.796373</c:v>
                </c:pt>
                <c:pt idx="583">
                  <c:v>1.6075470000000001</c:v>
                </c:pt>
                <c:pt idx="584">
                  <c:v>0.86579200000000001</c:v>
                </c:pt>
                <c:pt idx="585">
                  <c:v>1.780206</c:v>
                </c:pt>
                <c:pt idx="586">
                  <c:v>0.85389000000000004</c:v>
                </c:pt>
                <c:pt idx="587">
                  <c:v>1.613715</c:v>
                </c:pt>
                <c:pt idx="588">
                  <c:v>0.71949600000000002</c:v>
                </c:pt>
                <c:pt idx="589">
                  <c:v>1.461595</c:v>
                </c:pt>
                <c:pt idx="590">
                  <c:v>0.76109000000000004</c:v>
                </c:pt>
                <c:pt idx="591">
                  <c:v>1.5260069999999999</c:v>
                </c:pt>
                <c:pt idx="592">
                  <c:v>0.83529900000000001</c:v>
                </c:pt>
                <c:pt idx="593">
                  <c:v>1.7360720000000001</c:v>
                </c:pt>
                <c:pt idx="594">
                  <c:v>0.859788</c:v>
                </c:pt>
                <c:pt idx="595">
                  <c:v>1.6440170000000001</c:v>
                </c:pt>
                <c:pt idx="596">
                  <c:v>0.76612199999999997</c:v>
                </c:pt>
                <c:pt idx="597">
                  <c:v>1.4928840000000001</c:v>
                </c:pt>
                <c:pt idx="598">
                  <c:v>0.63291200000000003</c:v>
                </c:pt>
                <c:pt idx="599">
                  <c:v>1.12019</c:v>
                </c:pt>
                <c:pt idx="600">
                  <c:v>0.34168799999999999</c:v>
                </c:pt>
                <c:pt idx="601">
                  <c:v>0.58200300000000005</c:v>
                </c:pt>
                <c:pt idx="602">
                  <c:v>0.16255900000000001</c:v>
                </c:pt>
                <c:pt idx="603">
                  <c:v>0.256158</c:v>
                </c:pt>
                <c:pt idx="604">
                  <c:v>1.5412E-2</c:v>
                </c:pt>
                <c:pt idx="605">
                  <c:v>-7.2646000000000002E-2</c:v>
                </c:pt>
                <c:pt idx="606">
                  <c:v>-0.169263</c:v>
                </c:pt>
                <c:pt idx="607">
                  <c:v>-0.45056400000000002</c:v>
                </c:pt>
                <c:pt idx="608">
                  <c:v>-0.39784399999999998</c:v>
                </c:pt>
                <c:pt idx="609">
                  <c:v>-0.81420599999999999</c:v>
                </c:pt>
                <c:pt idx="610">
                  <c:v>-0.43375399999999997</c:v>
                </c:pt>
                <c:pt idx="611">
                  <c:v>-0.94991499999999995</c:v>
                </c:pt>
                <c:pt idx="612">
                  <c:v>-0.55161899999999997</c:v>
                </c:pt>
                <c:pt idx="613">
                  <c:v>-1.0832539999999999</c:v>
                </c:pt>
                <c:pt idx="614">
                  <c:v>-0.52732599999999996</c:v>
                </c:pt>
                <c:pt idx="615">
                  <c:v>-1.0541700000000001</c:v>
                </c:pt>
                <c:pt idx="616">
                  <c:v>-0.50214000000000003</c:v>
                </c:pt>
                <c:pt idx="617">
                  <c:v>-1.0048060000000001</c:v>
                </c:pt>
                <c:pt idx="618">
                  <c:v>-0.51917000000000002</c:v>
                </c:pt>
                <c:pt idx="619">
                  <c:v>-1.061034</c:v>
                </c:pt>
                <c:pt idx="620">
                  <c:v>-0.57030800000000004</c:v>
                </c:pt>
                <c:pt idx="621">
                  <c:v>-1.1966589999999999</c:v>
                </c:pt>
                <c:pt idx="622">
                  <c:v>-0.73225899999999999</c:v>
                </c:pt>
                <c:pt idx="623">
                  <c:v>-1.5461590000000001</c:v>
                </c:pt>
                <c:pt idx="624">
                  <c:v>-0.83997699999999997</c:v>
                </c:pt>
                <c:pt idx="625">
                  <c:v>-1.7801089999999999</c:v>
                </c:pt>
                <c:pt idx="626">
                  <c:v>-1.0547340000000001</c:v>
                </c:pt>
                <c:pt idx="627">
                  <c:v>-2.039596</c:v>
                </c:pt>
                <c:pt idx="628">
                  <c:v>-0.88555499999999998</c:v>
                </c:pt>
                <c:pt idx="629">
                  <c:v>-1.718221</c:v>
                </c:pt>
                <c:pt idx="630">
                  <c:v>-0.84459300000000004</c:v>
                </c:pt>
                <c:pt idx="631">
                  <c:v>-1.7638119999999999</c:v>
                </c:pt>
                <c:pt idx="632">
                  <c:v>-1.060066</c:v>
                </c:pt>
                <c:pt idx="633">
                  <c:v>-2.2522880000000001</c:v>
                </c:pt>
                <c:pt idx="634">
                  <c:v>-1.268162</c:v>
                </c:pt>
                <c:pt idx="635">
                  <c:v>-2.5521310000000001</c:v>
                </c:pt>
                <c:pt idx="636">
                  <c:v>-1.2416799999999999</c:v>
                </c:pt>
                <c:pt idx="637">
                  <c:v>-2.4938959999999999</c:v>
                </c:pt>
                <c:pt idx="638">
                  <c:v>-1.247285</c:v>
                </c:pt>
                <c:pt idx="639">
                  <c:v>-2.3833549999999999</c:v>
                </c:pt>
                <c:pt idx="640">
                  <c:v>-1.015304</c:v>
                </c:pt>
                <c:pt idx="641">
                  <c:v>-2.0691980000000001</c:v>
                </c:pt>
                <c:pt idx="642">
                  <c:v>-1.1837679999999999</c:v>
                </c:pt>
                <c:pt idx="643">
                  <c:v>-2.4538730000000002</c:v>
                </c:pt>
                <c:pt idx="644">
                  <c:v>-1.3161989999999999</c:v>
                </c:pt>
                <c:pt idx="645">
                  <c:v>-2.6397110000000001</c:v>
                </c:pt>
                <c:pt idx="646">
                  <c:v>-1.255368</c:v>
                </c:pt>
                <c:pt idx="647">
                  <c:v>-2.3748680000000002</c:v>
                </c:pt>
                <c:pt idx="648">
                  <c:v>-0.86274799999999996</c:v>
                </c:pt>
                <c:pt idx="649">
                  <c:v>-1.4033230000000001</c:v>
                </c:pt>
                <c:pt idx="650">
                  <c:v>-0.24848999999999999</c:v>
                </c:pt>
                <c:pt idx="651">
                  <c:v>-0.26311299999999999</c:v>
                </c:pt>
                <c:pt idx="652">
                  <c:v>0.23095499999999999</c:v>
                </c:pt>
                <c:pt idx="653">
                  <c:v>0.64542200000000005</c:v>
                </c:pt>
                <c:pt idx="654">
                  <c:v>0.41393600000000003</c:v>
                </c:pt>
                <c:pt idx="655">
                  <c:v>0.76234500000000005</c:v>
                </c:pt>
                <c:pt idx="656">
                  <c:v>0.42442600000000003</c:v>
                </c:pt>
                <c:pt idx="657">
                  <c:v>0.99197299999999999</c:v>
                </c:pt>
                <c:pt idx="658">
                  <c:v>0.58000099999999999</c:v>
                </c:pt>
                <c:pt idx="659">
                  <c:v>1.066219</c:v>
                </c:pt>
                <c:pt idx="660">
                  <c:v>0.41195300000000001</c:v>
                </c:pt>
                <c:pt idx="661">
                  <c:v>0.868344</c:v>
                </c:pt>
                <c:pt idx="662">
                  <c:v>0.570523</c:v>
                </c:pt>
                <c:pt idx="663">
                  <c:v>1.2294039999999999</c:v>
                </c:pt>
                <c:pt idx="664">
                  <c:v>0.72786099999999998</c:v>
                </c:pt>
                <c:pt idx="665">
                  <c:v>1.5327470000000001</c:v>
                </c:pt>
                <c:pt idx="666">
                  <c:v>0.88212599999999997</c:v>
                </c:pt>
                <c:pt idx="667">
                  <c:v>1.8504179999999999</c:v>
                </c:pt>
                <c:pt idx="668">
                  <c:v>1.0998619999999999</c:v>
                </c:pt>
                <c:pt idx="669">
                  <c:v>2.3073130000000002</c:v>
                </c:pt>
                <c:pt idx="670">
                  <c:v>1.270246</c:v>
                </c:pt>
                <c:pt idx="671">
                  <c:v>2.509039</c:v>
                </c:pt>
                <c:pt idx="672">
                  <c:v>1.0914239999999999</c:v>
                </c:pt>
                <c:pt idx="673">
                  <c:v>2.0573869999999999</c:v>
                </c:pt>
                <c:pt idx="674">
                  <c:v>0.86764399999999997</c:v>
                </c:pt>
                <c:pt idx="675">
                  <c:v>1.5923639999999999</c:v>
                </c:pt>
                <c:pt idx="676">
                  <c:v>0.57690399999999997</c:v>
                </c:pt>
                <c:pt idx="677">
                  <c:v>1.047466</c:v>
                </c:pt>
                <c:pt idx="678">
                  <c:v>0.391679</c:v>
                </c:pt>
                <c:pt idx="679">
                  <c:v>0.66803900000000005</c:v>
                </c:pt>
                <c:pt idx="680">
                  <c:v>0.19273399999999999</c:v>
                </c:pt>
                <c:pt idx="681">
                  <c:v>0.35004200000000002</c:v>
                </c:pt>
                <c:pt idx="682">
                  <c:v>9.7178E-2</c:v>
                </c:pt>
                <c:pt idx="683">
                  <c:v>0.10357</c:v>
                </c:pt>
                <c:pt idx="684">
                  <c:v>-7.7190000000000002E-3</c:v>
                </c:pt>
                <c:pt idx="685">
                  <c:v>-3.0411000000000001E-2</c:v>
                </c:pt>
                <c:pt idx="686">
                  <c:v>-4.8187000000000001E-2</c:v>
                </c:pt>
                <c:pt idx="687">
                  <c:v>-0.1018</c:v>
                </c:pt>
                <c:pt idx="688">
                  <c:v>-1.2047E-2</c:v>
                </c:pt>
                <c:pt idx="689">
                  <c:v>3.2426999999999997E-2</c:v>
                </c:pt>
                <c:pt idx="690">
                  <c:v>-6.8869999999999999E-3</c:v>
                </c:pt>
                <c:pt idx="691">
                  <c:v>-0.146171</c:v>
                </c:pt>
                <c:pt idx="692">
                  <c:v>-0.20830699999999999</c:v>
                </c:pt>
                <c:pt idx="693">
                  <c:v>-0.50473699999999999</c:v>
                </c:pt>
                <c:pt idx="694">
                  <c:v>-0.381882</c:v>
                </c:pt>
                <c:pt idx="695">
                  <c:v>-0.61527399999999999</c:v>
                </c:pt>
                <c:pt idx="696">
                  <c:v>6.9542000000000007E-2</c:v>
                </c:pt>
                <c:pt idx="697">
                  <c:v>0.35152099999999997</c:v>
                </c:pt>
                <c:pt idx="698">
                  <c:v>0.249719</c:v>
                </c:pt>
                <c:pt idx="699">
                  <c:v>0.35958200000000001</c:v>
                </c:pt>
                <c:pt idx="700">
                  <c:v>4.9909000000000002E-2</c:v>
                </c:pt>
                <c:pt idx="701">
                  <c:v>0.116483</c:v>
                </c:pt>
                <c:pt idx="702">
                  <c:v>0.116646</c:v>
                </c:pt>
                <c:pt idx="703">
                  <c:v>0.320967</c:v>
                </c:pt>
                <c:pt idx="704">
                  <c:v>0.27892</c:v>
                </c:pt>
                <c:pt idx="705">
                  <c:v>0.51557500000000001</c:v>
                </c:pt>
                <c:pt idx="706">
                  <c:v>7.5490000000000002E-2</c:v>
                </c:pt>
                <c:pt idx="707">
                  <c:v>0.177231</c:v>
                </c:pt>
                <c:pt idx="708">
                  <c:v>0.152477</c:v>
                </c:pt>
                <c:pt idx="709">
                  <c:v>0.36143999999999998</c:v>
                </c:pt>
                <c:pt idx="710">
                  <c:v>0.126467</c:v>
                </c:pt>
                <c:pt idx="711">
                  <c:v>0.15227099999999999</c:v>
                </c:pt>
                <c:pt idx="712">
                  <c:v>-5.6361000000000001E-2</c:v>
                </c:pt>
                <c:pt idx="713">
                  <c:v>-0.18290699999999999</c:v>
                </c:pt>
                <c:pt idx="714">
                  <c:v>-0.302568</c:v>
                </c:pt>
                <c:pt idx="715">
                  <c:v>-0.74936400000000003</c:v>
                </c:pt>
                <c:pt idx="716">
                  <c:v>-0.34723199999999999</c:v>
                </c:pt>
                <c:pt idx="717">
                  <c:v>-0.52027900000000005</c:v>
                </c:pt>
                <c:pt idx="718">
                  <c:v>-0.123142</c:v>
                </c:pt>
                <c:pt idx="719">
                  <c:v>-0.19975799999999999</c:v>
                </c:pt>
                <c:pt idx="720">
                  <c:v>-5.6372999999999999E-2</c:v>
                </c:pt>
                <c:pt idx="721">
                  <c:v>-6.2079000000000002E-2</c:v>
                </c:pt>
                <c:pt idx="722">
                  <c:v>-5.1699999999999999E-4</c:v>
                </c:pt>
                <c:pt idx="723">
                  <c:v>2.1947000000000001E-2</c:v>
                </c:pt>
                <c:pt idx="724">
                  <c:v>2.4150999999999999E-2</c:v>
                </c:pt>
                <c:pt idx="725">
                  <c:v>6.4342999999999997E-2</c:v>
                </c:pt>
                <c:pt idx="726">
                  <c:v>4.3504000000000001E-2</c:v>
                </c:pt>
                <c:pt idx="727">
                  <c:v>4.7466000000000001E-2</c:v>
                </c:pt>
                <c:pt idx="728">
                  <c:v>-1.7378000000000001E-2</c:v>
                </c:pt>
                <c:pt idx="729">
                  <c:v>-3.2545999999999999E-2</c:v>
                </c:pt>
                <c:pt idx="730">
                  <c:v>-4.9652000000000002E-2</c:v>
                </c:pt>
                <c:pt idx="731">
                  <c:v>-0.109182</c:v>
                </c:pt>
                <c:pt idx="732">
                  <c:v>-3.9385999999999997E-2</c:v>
                </c:pt>
                <c:pt idx="733">
                  <c:v>-4.9129999999999998E-3</c:v>
                </c:pt>
                <c:pt idx="734">
                  <c:v>1.9959999999999999E-2</c:v>
                </c:pt>
                <c:pt idx="735">
                  <c:v>-6.2384000000000002E-2</c:v>
                </c:pt>
                <c:pt idx="736">
                  <c:v>-0.13684399999999999</c:v>
                </c:pt>
                <c:pt idx="737">
                  <c:v>-3.0941E-2</c:v>
                </c:pt>
                <c:pt idx="738">
                  <c:v>8.4694000000000005E-2</c:v>
                </c:pt>
                <c:pt idx="739">
                  <c:v>8.3703E-2</c:v>
                </c:pt>
                <c:pt idx="740">
                  <c:v>-5.5246999999999997E-2</c:v>
                </c:pt>
                <c:pt idx="741">
                  <c:v>-7.8614000000000003E-2</c:v>
                </c:pt>
                <c:pt idx="742">
                  <c:v>1.9924000000000001E-2</c:v>
                </c:pt>
                <c:pt idx="743">
                  <c:v>4.1937000000000002E-2</c:v>
                </c:pt>
                <c:pt idx="744">
                  <c:v>4.2279999999999998E-2</c:v>
                </c:pt>
                <c:pt idx="745">
                  <c:v>5.0323E-2</c:v>
                </c:pt>
                <c:pt idx="746">
                  <c:v>-3.2901E-2</c:v>
                </c:pt>
                <c:pt idx="747">
                  <c:v>-8.3108000000000001E-2</c:v>
                </c:pt>
                <c:pt idx="748">
                  <c:v>-6.2741000000000005E-2</c:v>
                </c:pt>
                <c:pt idx="749">
                  <c:v>-0.116716</c:v>
                </c:pt>
                <c:pt idx="750">
                  <c:v>-9.0589999999999993E-3</c:v>
                </c:pt>
                <c:pt idx="751">
                  <c:v>-2.0355000000000002E-2</c:v>
                </c:pt>
                <c:pt idx="752">
                  <c:v>-5.4089999999999999E-2</c:v>
                </c:pt>
                <c:pt idx="753">
                  <c:v>-0.11663999999999999</c:v>
                </c:pt>
                <c:pt idx="754">
                  <c:v>-2.8299000000000001E-2</c:v>
                </c:pt>
                <c:pt idx="755">
                  <c:v>-4.8209000000000002E-2</c:v>
                </c:pt>
                <c:pt idx="756">
                  <c:v>-6.4984E-2</c:v>
                </c:pt>
                <c:pt idx="757">
                  <c:v>-0.14485000000000001</c:v>
                </c:pt>
                <c:pt idx="758">
                  <c:v>-6.6971000000000003E-2</c:v>
                </c:pt>
                <c:pt idx="759">
                  <c:v>-0.15742600000000001</c:v>
                </c:pt>
                <c:pt idx="760">
                  <c:v>-9.9304000000000003E-2</c:v>
                </c:pt>
                <c:pt idx="761">
                  <c:v>-0.17819199999999999</c:v>
                </c:pt>
                <c:pt idx="762">
                  <c:v>-5.3111999999999999E-2</c:v>
                </c:pt>
                <c:pt idx="763">
                  <c:v>-0.10190100000000001</c:v>
                </c:pt>
                <c:pt idx="764">
                  <c:v>-7.7374999999999999E-2</c:v>
                </c:pt>
                <c:pt idx="765">
                  <c:v>-0.13794899999999999</c:v>
                </c:pt>
                <c:pt idx="766">
                  <c:v>-4.0708000000000001E-2</c:v>
                </c:pt>
                <c:pt idx="767">
                  <c:v>-6.8224000000000007E-2</c:v>
                </c:pt>
                <c:pt idx="768">
                  <c:v>-2.3851000000000001E-2</c:v>
                </c:pt>
                <c:pt idx="769">
                  <c:v>-4.9883999999999998E-2</c:v>
                </c:pt>
                <c:pt idx="770">
                  <c:v>-5.1061000000000002E-2</c:v>
                </c:pt>
                <c:pt idx="771">
                  <c:v>-8.7359999999999993E-2</c:v>
                </c:pt>
                <c:pt idx="772">
                  <c:v>-1.2068000000000001E-2</c:v>
                </c:pt>
                <c:pt idx="773">
                  <c:v>-8.0553E-2</c:v>
                </c:pt>
                <c:pt idx="774">
                  <c:v>-8.0147999999999997E-2</c:v>
                </c:pt>
                <c:pt idx="775">
                  <c:v>-0.141399</c:v>
                </c:pt>
                <c:pt idx="776">
                  <c:v>-1.4416E-2</c:v>
                </c:pt>
                <c:pt idx="777">
                  <c:v>-2.0279999999999999E-2</c:v>
                </c:pt>
                <c:pt idx="778">
                  <c:v>-7.0898000000000003E-2</c:v>
                </c:pt>
                <c:pt idx="779">
                  <c:v>-0.15047099999999999</c:v>
                </c:pt>
                <c:pt idx="780">
                  <c:v>-2.5137E-2</c:v>
                </c:pt>
                <c:pt idx="781">
                  <c:v>2.257E-2</c:v>
                </c:pt>
                <c:pt idx="782">
                  <c:v>0.100457</c:v>
                </c:pt>
                <c:pt idx="783">
                  <c:v>0.17950099999999999</c:v>
                </c:pt>
                <c:pt idx="784">
                  <c:v>-2.9224E-2</c:v>
                </c:pt>
                <c:pt idx="785">
                  <c:v>-7.5823000000000002E-2</c:v>
                </c:pt>
                <c:pt idx="786">
                  <c:v>1.1115999999999999E-2</c:v>
                </c:pt>
                <c:pt idx="787">
                  <c:v>2.1394E-2</c:v>
                </c:pt>
                <c:pt idx="788">
                  <c:v>-5.0408000000000001E-2</c:v>
                </c:pt>
                <c:pt idx="789">
                  <c:v>-0.153505</c:v>
                </c:pt>
                <c:pt idx="790">
                  <c:v>-0.119141</c:v>
                </c:pt>
                <c:pt idx="791">
                  <c:v>-0.23791000000000001</c:v>
                </c:pt>
                <c:pt idx="792">
                  <c:v>-8.7154999999999996E-2</c:v>
                </c:pt>
                <c:pt idx="793">
                  <c:v>-0.20109099999999999</c:v>
                </c:pt>
                <c:pt idx="794">
                  <c:v>-0.10373400000000001</c:v>
                </c:pt>
                <c:pt idx="795">
                  <c:v>-0.13988300000000001</c:v>
                </c:pt>
                <c:pt idx="796">
                  <c:v>5.8584999999999998E-2</c:v>
                </c:pt>
                <c:pt idx="797">
                  <c:v>0.19484299999999999</c:v>
                </c:pt>
                <c:pt idx="798">
                  <c:v>0.112335</c:v>
                </c:pt>
                <c:pt idx="799">
                  <c:v>0.13364899999999999</c:v>
                </c:pt>
                <c:pt idx="800">
                  <c:v>1.1039999999999999E-3</c:v>
                </c:pt>
                <c:pt idx="801">
                  <c:v>-3.2365999999999999E-2</c:v>
                </c:pt>
                <c:pt idx="802">
                  <c:v>-0.1452</c:v>
                </c:pt>
                <c:pt idx="803">
                  <c:v>-0.37692500000000001</c:v>
                </c:pt>
                <c:pt idx="804">
                  <c:v>-0.250498</c:v>
                </c:pt>
                <c:pt idx="805">
                  <c:v>-0.30657400000000001</c:v>
                </c:pt>
                <c:pt idx="806">
                  <c:v>8.0644999999999994E-2</c:v>
                </c:pt>
                <c:pt idx="807">
                  <c:v>0.34279900000000002</c:v>
                </c:pt>
                <c:pt idx="808">
                  <c:v>0.36351299999999998</c:v>
                </c:pt>
                <c:pt idx="809">
                  <c:v>0.80978700000000003</c:v>
                </c:pt>
                <c:pt idx="810">
                  <c:v>0.30982399999999999</c:v>
                </c:pt>
                <c:pt idx="811">
                  <c:v>0.49871199999999999</c:v>
                </c:pt>
                <c:pt idx="812">
                  <c:v>8.3305000000000004E-2</c:v>
                </c:pt>
                <c:pt idx="813">
                  <c:v>0.19803999999999999</c:v>
                </c:pt>
                <c:pt idx="814">
                  <c:v>0.12795000000000001</c:v>
                </c:pt>
                <c:pt idx="815">
                  <c:v>0.19151699999999999</c:v>
                </c:pt>
                <c:pt idx="816">
                  <c:v>0.13365299999999999</c:v>
                </c:pt>
                <c:pt idx="817">
                  <c:v>0.26653199999999999</c:v>
                </c:pt>
                <c:pt idx="818">
                  <c:v>3.1877999999999997E-2</c:v>
                </c:pt>
                <c:pt idx="819">
                  <c:v>3.0633000000000001E-2</c:v>
                </c:pt>
                <c:pt idx="820">
                  <c:v>-8.3909999999999992E-3</c:v>
                </c:pt>
                <c:pt idx="821">
                  <c:v>2.0256E-2</c:v>
                </c:pt>
                <c:pt idx="822">
                  <c:v>8.7392999999999998E-2</c:v>
                </c:pt>
              </c:numCache>
            </c:numRef>
          </c:val>
          <c:smooth val="0"/>
          <c:extLst>
            <c:ext xmlns:c16="http://schemas.microsoft.com/office/drawing/2014/chart" uri="{C3380CC4-5D6E-409C-BE32-E72D297353CC}">
              <c16:uniqueId val="{00000000-EEF0-4593-B3EF-78EED8B58D1B}"/>
            </c:ext>
          </c:extLst>
        </c:ser>
        <c:ser>
          <c:idx val="1"/>
          <c:order val="1"/>
          <c:tx>
            <c:strRef>
              <c:f>'[Gyro (1).csv]Gyro (1)'!$N$1</c:f>
              <c:strCache>
                <c:ptCount val="1"/>
                <c:pt idx="0">
                  <c:v>X_Gyro_2</c:v>
                </c:pt>
              </c:strCache>
            </c:strRef>
          </c:tx>
          <c:spPr>
            <a:ln w="28575" cap="rnd">
              <a:solidFill>
                <a:schemeClr val="accent2"/>
              </a:solidFill>
              <a:round/>
            </a:ln>
            <a:effectLst/>
          </c:spPr>
          <c:marker>
            <c:symbol val="none"/>
          </c:marker>
          <c:val>
            <c:numRef>
              <c:f>'[Gyro (1).csv]Gyro (1)'!$N$2:$N$824</c:f>
              <c:numCache>
                <c:formatCode>General</c:formatCode>
                <c:ptCount val="823"/>
                <c:pt idx="0">
                  <c:v>0.162826</c:v>
                </c:pt>
                <c:pt idx="1">
                  <c:v>0.24744440000000001</c:v>
                </c:pt>
                <c:pt idx="2">
                  <c:v>-6.9784349999999995E-2</c:v>
                </c:pt>
                <c:pt idx="3">
                  <c:v>-0.2829603</c:v>
                </c:pt>
                <c:pt idx="4">
                  <c:v>-0.37622305</c:v>
                </c:pt>
                <c:pt idx="5">
                  <c:v>-0.4452507</c:v>
                </c:pt>
                <c:pt idx="6">
                  <c:v>-5.5454700000000003E-2</c:v>
                </c:pt>
                <c:pt idx="7">
                  <c:v>-7.6681600000000003E-2</c:v>
                </c:pt>
                <c:pt idx="8">
                  <c:v>-6.0419050000000002E-2</c:v>
                </c:pt>
                <c:pt idx="9">
                  <c:v>-0.13645779999999999</c:v>
                </c:pt>
                <c:pt idx="10">
                  <c:v>-5.9650799999999997E-2</c:v>
                </c:pt>
                <c:pt idx="11">
                  <c:v>-7.4514700000000003E-2</c:v>
                </c:pt>
                <c:pt idx="12">
                  <c:v>-2.6066849999999999E-2</c:v>
                </c:pt>
                <c:pt idx="13">
                  <c:v>-9.1477349999999999E-2</c:v>
                </c:pt>
                <c:pt idx="14">
                  <c:v>-0.1232853</c:v>
                </c:pt>
                <c:pt idx="15">
                  <c:v>-0.25837329999999997</c:v>
                </c:pt>
                <c:pt idx="16">
                  <c:v>-0.14682124999999999</c:v>
                </c:pt>
                <c:pt idx="17">
                  <c:v>-0.25670704999999999</c:v>
                </c:pt>
                <c:pt idx="18">
                  <c:v>-8.0685000000000007E-2</c:v>
                </c:pt>
                <c:pt idx="19">
                  <c:v>-0.13323850000000001</c:v>
                </c:pt>
                <c:pt idx="20">
                  <c:v>-0.1509566</c:v>
                </c:pt>
                <c:pt idx="21">
                  <c:v>-0.29922824999999997</c:v>
                </c:pt>
                <c:pt idx="22">
                  <c:v>-0.13312774999999999</c:v>
                </c:pt>
                <c:pt idx="23">
                  <c:v>-0.22076870000000001</c:v>
                </c:pt>
                <c:pt idx="24">
                  <c:v>-7.6924850000000003E-2</c:v>
                </c:pt>
                <c:pt idx="25">
                  <c:v>-0.14270625000000001</c:v>
                </c:pt>
                <c:pt idx="26">
                  <c:v>-9.6799099999999999E-2</c:v>
                </c:pt>
                <c:pt idx="27">
                  <c:v>-0.18745285</c:v>
                </c:pt>
                <c:pt idx="28">
                  <c:v>-0.1608011</c:v>
                </c:pt>
                <c:pt idx="29">
                  <c:v>-0.4002291</c:v>
                </c:pt>
                <c:pt idx="30">
                  <c:v>-0.2379964</c:v>
                </c:pt>
                <c:pt idx="31">
                  <c:v>-0.36079345000000002</c:v>
                </c:pt>
                <c:pt idx="32">
                  <c:v>-7.9439750000000003E-2</c:v>
                </c:pt>
                <c:pt idx="33">
                  <c:v>-0.21603895000000001</c:v>
                </c:pt>
                <c:pt idx="34">
                  <c:v>-9.9547549999999999E-2</c:v>
                </c:pt>
                <c:pt idx="35">
                  <c:v>-9.6699099999999996E-2</c:v>
                </c:pt>
                <c:pt idx="36">
                  <c:v>9.5206449999999998E-2</c:v>
                </c:pt>
                <c:pt idx="37">
                  <c:v>0.37907469999999999</c:v>
                </c:pt>
                <c:pt idx="38">
                  <c:v>2.81263E-2</c:v>
                </c:pt>
                <c:pt idx="39">
                  <c:v>7.8892050000000005E-2</c:v>
                </c:pt>
                <c:pt idx="40">
                  <c:v>5.6443399999999998E-2</c:v>
                </c:pt>
                <c:pt idx="41">
                  <c:v>7.8521599999999997E-2</c:v>
                </c:pt>
                <c:pt idx="42">
                  <c:v>-2.8924950000000001E-2</c:v>
                </c:pt>
                <c:pt idx="43">
                  <c:v>-5.0607850000000003E-2</c:v>
                </c:pt>
                <c:pt idx="44">
                  <c:v>-8.8355500000000003E-2</c:v>
                </c:pt>
                <c:pt idx="45">
                  <c:v>-0.17456679999999999</c:v>
                </c:pt>
                <c:pt idx="46">
                  <c:v>-4.4086800000000002E-2</c:v>
                </c:pt>
                <c:pt idx="47">
                  <c:v>-5.9215999999999998E-2</c:v>
                </c:pt>
                <c:pt idx="48">
                  <c:v>2.0053350000000001E-2</c:v>
                </c:pt>
                <c:pt idx="49">
                  <c:v>2.3288550000000002E-2</c:v>
                </c:pt>
                <c:pt idx="50">
                  <c:v>-5.5257750000000001E-2</c:v>
                </c:pt>
                <c:pt idx="51">
                  <c:v>-0.11846379999999999</c:v>
                </c:pt>
                <c:pt idx="52">
                  <c:v>-1.291485E-2</c:v>
                </c:pt>
                <c:pt idx="53">
                  <c:v>7.5071499999999998E-3</c:v>
                </c:pt>
                <c:pt idx="54">
                  <c:v>1.6367400000000001E-2</c:v>
                </c:pt>
                <c:pt idx="55">
                  <c:v>7.469075E-2</c:v>
                </c:pt>
                <c:pt idx="56">
                  <c:v>0.15938574999999999</c:v>
                </c:pt>
                <c:pt idx="57">
                  <c:v>0.28814440000000002</c:v>
                </c:pt>
                <c:pt idx="58">
                  <c:v>3.9015800000000003E-2</c:v>
                </c:pt>
                <c:pt idx="59">
                  <c:v>-1.076615E-2</c:v>
                </c:pt>
                <c:pt idx="60">
                  <c:v>-3.1798999999999998E-3</c:v>
                </c:pt>
                <c:pt idx="61">
                  <c:v>3.065265E-2</c:v>
                </c:pt>
                <c:pt idx="62">
                  <c:v>1.1253999999999999E-3</c:v>
                </c:pt>
                <c:pt idx="63">
                  <c:v>-0.17799429999999999</c:v>
                </c:pt>
                <c:pt idx="64">
                  <c:v>-0.20374814999999999</c:v>
                </c:pt>
                <c:pt idx="65">
                  <c:v>-0.27189289999999999</c:v>
                </c:pt>
                <c:pt idx="66">
                  <c:v>-9.4838049999999993E-2</c:v>
                </c:pt>
                <c:pt idx="67">
                  <c:v>-0.11311385</c:v>
                </c:pt>
                <c:pt idx="68">
                  <c:v>7.6525049999999997E-2</c:v>
                </c:pt>
                <c:pt idx="69">
                  <c:v>0.42124139999999999</c:v>
                </c:pt>
                <c:pt idx="70">
                  <c:v>0.32102744999999999</c:v>
                </c:pt>
                <c:pt idx="71">
                  <c:v>0.41196539999999998</c:v>
                </c:pt>
                <c:pt idx="72">
                  <c:v>-4.5989049999999997E-2</c:v>
                </c:pt>
                <c:pt idx="73">
                  <c:v>-0.18406649999999999</c:v>
                </c:pt>
                <c:pt idx="74">
                  <c:v>-0.10551905</c:v>
                </c:pt>
                <c:pt idx="75">
                  <c:v>-6.3819550000000003E-2</c:v>
                </c:pt>
                <c:pt idx="76">
                  <c:v>0.18250474999999999</c:v>
                </c:pt>
                <c:pt idx="77">
                  <c:v>0.44535944999999999</c:v>
                </c:pt>
                <c:pt idx="78">
                  <c:v>0.27293925000000002</c:v>
                </c:pt>
                <c:pt idx="79">
                  <c:v>0.45652359999999997</c:v>
                </c:pt>
                <c:pt idx="80">
                  <c:v>0.23824685000000001</c:v>
                </c:pt>
                <c:pt idx="81">
                  <c:v>0.65556029999999998</c:v>
                </c:pt>
                <c:pt idx="82">
                  <c:v>0.63151389999999996</c:v>
                </c:pt>
                <c:pt idx="83">
                  <c:v>1.3785406</c:v>
                </c:pt>
                <c:pt idx="84">
                  <c:v>0.97569645000000005</c:v>
                </c:pt>
                <c:pt idx="85">
                  <c:v>1.9057449</c:v>
                </c:pt>
                <c:pt idx="86">
                  <c:v>0.91677200000000003</c:v>
                </c:pt>
                <c:pt idx="87">
                  <c:v>1.43318105</c:v>
                </c:pt>
                <c:pt idx="88">
                  <c:v>0.45096174999999999</c:v>
                </c:pt>
                <c:pt idx="89">
                  <c:v>0.73811554999999995</c:v>
                </c:pt>
                <c:pt idx="90">
                  <c:v>0.39108100000000001</c:v>
                </c:pt>
                <c:pt idx="91">
                  <c:v>0.76613439999999999</c:v>
                </c:pt>
                <c:pt idx="92">
                  <c:v>0.39680074999999998</c:v>
                </c:pt>
                <c:pt idx="93">
                  <c:v>0.62379819999999997</c:v>
                </c:pt>
                <c:pt idx="94">
                  <c:v>0.2868156</c:v>
                </c:pt>
                <c:pt idx="95">
                  <c:v>0.66476440000000003</c:v>
                </c:pt>
                <c:pt idx="96">
                  <c:v>0.40014909999999998</c:v>
                </c:pt>
                <c:pt idx="97">
                  <c:v>0.63913215000000001</c:v>
                </c:pt>
                <c:pt idx="98">
                  <c:v>0.14583465000000001</c:v>
                </c:pt>
                <c:pt idx="99">
                  <c:v>6.9988400000000006E-2</c:v>
                </c:pt>
                <c:pt idx="100">
                  <c:v>0.14964625000000001</c:v>
                </c:pt>
                <c:pt idx="101">
                  <c:v>0.35918925000000002</c:v>
                </c:pt>
                <c:pt idx="102">
                  <c:v>0.27402480000000001</c:v>
                </c:pt>
                <c:pt idx="103">
                  <c:v>0.50838444999999999</c:v>
                </c:pt>
                <c:pt idx="104">
                  <c:v>0.21708189999999999</c:v>
                </c:pt>
                <c:pt idx="105">
                  <c:v>0.3507652</c:v>
                </c:pt>
                <c:pt idx="106">
                  <c:v>0.16034950000000001</c:v>
                </c:pt>
                <c:pt idx="107">
                  <c:v>0.28789480000000001</c:v>
                </c:pt>
                <c:pt idx="108">
                  <c:v>9.9791400000000002E-2</c:v>
                </c:pt>
                <c:pt idx="109">
                  <c:v>8.0085000000000003E-2</c:v>
                </c:pt>
                <c:pt idx="110">
                  <c:v>-3.3808699999999997E-2</c:v>
                </c:pt>
                <c:pt idx="111">
                  <c:v>-1.4585849999999999E-2</c:v>
                </c:pt>
                <c:pt idx="112">
                  <c:v>-9.0353499999999993E-3</c:v>
                </c:pt>
                <c:pt idx="113">
                  <c:v>-0.19710395</c:v>
                </c:pt>
                <c:pt idx="114">
                  <c:v>-0.36595280000000002</c:v>
                </c:pt>
                <c:pt idx="115">
                  <c:v>-0.80454165</c:v>
                </c:pt>
                <c:pt idx="116">
                  <c:v>-0.56289880000000003</c:v>
                </c:pt>
                <c:pt idx="117">
                  <c:v>-1.2060498500000001</c:v>
                </c:pt>
                <c:pt idx="118">
                  <c:v>-0.80807134999999997</c:v>
                </c:pt>
                <c:pt idx="119">
                  <c:v>-1.6051911000000001</c:v>
                </c:pt>
                <c:pt idx="120">
                  <c:v>-1.0896945499999999</c:v>
                </c:pt>
                <c:pt idx="121">
                  <c:v>-2.3675575499999999</c:v>
                </c:pt>
                <c:pt idx="122">
                  <c:v>-1.6907022</c:v>
                </c:pt>
                <c:pt idx="123">
                  <c:v>-3.3815171999999998</c:v>
                </c:pt>
                <c:pt idx="124">
                  <c:v>-2.0227267000000002</c:v>
                </c:pt>
                <c:pt idx="125">
                  <c:v>-3.9064903499999999</c:v>
                </c:pt>
                <c:pt idx="126">
                  <c:v>-2.16081615</c:v>
                </c:pt>
                <c:pt idx="127">
                  <c:v>-3.9004251999999999</c:v>
                </c:pt>
                <c:pt idx="128">
                  <c:v>-1.97570165</c:v>
                </c:pt>
                <c:pt idx="129">
                  <c:v>-3.6325775500000002</c:v>
                </c:pt>
                <c:pt idx="130">
                  <c:v>-1.8660733</c:v>
                </c:pt>
                <c:pt idx="131">
                  <c:v>-3.3706037499999999</c:v>
                </c:pt>
                <c:pt idx="132">
                  <c:v>-1.7896964</c:v>
                </c:pt>
                <c:pt idx="133">
                  <c:v>-3.2065499000000002</c:v>
                </c:pt>
                <c:pt idx="134">
                  <c:v>-1.43825285</c:v>
                </c:pt>
                <c:pt idx="135">
                  <c:v>-2.3955160499999999</c:v>
                </c:pt>
                <c:pt idx="136">
                  <c:v>-1.03531175</c:v>
                </c:pt>
                <c:pt idx="137">
                  <c:v>-1.7735972499999999</c:v>
                </c:pt>
                <c:pt idx="138">
                  <c:v>-0.77038989999999996</c:v>
                </c:pt>
                <c:pt idx="139">
                  <c:v>-1.2086292999999999</c:v>
                </c:pt>
                <c:pt idx="140">
                  <c:v>-0.3726969</c:v>
                </c:pt>
                <c:pt idx="141">
                  <c:v>-0.52088034999999999</c:v>
                </c:pt>
                <c:pt idx="142">
                  <c:v>-0.18862524999999999</c:v>
                </c:pt>
                <c:pt idx="143">
                  <c:v>-0.28998849999999998</c:v>
                </c:pt>
                <c:pt idx="144">
                  <c:v>-3.6933399999999998E-2</c:v>
                </c:pt>
                <c:pt idx="145">
                  <c:v>4.57107E-2</c:v>
                </c:pt>
                <c:pt idx="146">
                  <c:v>0.13739560000000001</c:v>
                </c:pt>
                <c:pt idx="147">
                  <c:v>0.31241819999999998</c:v>
                </c:pt>
                <c:pt idx="148">
                  <c:v>0.20883665000000001</c:v>
                </c:pt>
                <c:pt idx="149">
                  <c:v>0.39276575000000002</c:v>
                </c:pt>
                <c:pt idx="150">
                  <c:v>0.19193589999999999</c:v>
                </c:pt>
                <c:pt idx="151">
                  <c:v>0.33307560000000003</c:v>
                </c:pt>
                <c:pt idx="152">
                  <c:v>0.13984284999999999</c:v>
                </c:pt>
                <c:pt idx="153">
                  <c:v>0.2481207</c:v>
                </c:pt>
                <c:pt idx="154">
                  <c:v>0.1429211</c:v>
                </c:pt>
                <c:pt idx="155">
                  <c:v>0.2761806</c:v>
                </c:pt>
                <c:pt idx="156">
                  <c:v>0.19287489999999999</c:v>
                </c:pt>
                <c:pt idx="157">
                  <c:v>0.45264389999999999</c:v>
                </c:pt>
                <c:pt idx="158">
                  <c:v>0.35955425000000002</c:v>
                </c:pt>
                <c:pt idx="159">
                  <c:v>0.72595624999999997</c:v>
                </c:pt>
                <c:pt idx="160">
                  <c:v>0.43706060000000002</c:v>
                </c:pt>
                <c:pt idx="161">
                  <c:v>0.90394845000000001</c:v>
                </c:pt>
                <c:pt idx="162">
                  <c:v>0.63774975</c:v>
                </c:pt>
                <c:pt idx="163">
                  <c:v>1.3325231500000001</c:v>
                </c:pt>
                <c:pt idx="164">
                  <c:v>0.91938520000000001</c:v>
                </c:pt>
                <c:pt idx="165">
                  <c:v>1.8792127999999999</c:v>
                </c:pt>
                <c:pt idx="166">
                  <c:v>1.21025195</c:v>
                </c:pt>
                <c:pt idx="167">
                  <c:v>2.4024093999999998</c:v>
                </c:pt>
                <c:pt idx="168">
                  <c:v>1.32230885</c:v>
                </c:pt>
                <c:pt idx="169">
                  <c:v>2.3331960999999999</c:v>
                </c:pt>
                <c:pt idx="170">
                  <c:v>1.07247585</c:v>
                </c:pt>
                <c:pt idx="171">
                  <c:v>1.9494471499999999</c:v>
                </c:pt>
                <c:pt idx="172">
                  <c:v>1.2247683</c:v>
                </c:pt>
                <c:pt idx="173">
                  <c:v>2.5160656000000001</c:v>
                </c:pt>
                <c:pt idx="174">
                  <c:v>1.5454870000000001</c:v>
                </c:pt>
                <c:pt idx="175">
                  <c:v>2.9174582</c:v>
                </c:pt>
                <c:pt idx="176">
                  <c:v>1.5334013</c:v>
                </c:pt>
                <c:pt idx="177">
                  <c:v>2.8277351999999998</c:v>
                </c:pt>
                <c:pt idx="178">
                  <c:v>1.4755061</c:v>
                </c:pt>
                <c:pt idx="179">
                  <c:v>2.6359702500000002</c:v>
                </c:pt>
                <c:pt idx="180">
                  <c:v>1.3217782499999999</c:v>
                </c:pt>
                <c:pt idx="181">
                  <c:v>2.3978814499999999</c:v>
                </c:pt>
                <c:pt idx="182">
                  <c:v>1.2912906</c:v>
                </c:pt>
                <c:pt idx="183">
                  <c:v>2.4253051999999999</c:v>
                </c:pt>
                <c:pt idx="184">
                  <c:v>1.1905002</c:v>
                </c:pt>
                <c:pt idx="185">
                  <c:v>2.0608768999999998</c:v>
                </c:pt>
                <c:pt idx="186">
                  <c:v>0.89945755000000005</c:v>
                </c:pt>
                <c:pt idx="187">
                  <c:v>1.3845335999999999</c:v>
                </c:pt>
                <c:pt idx="188">
                  <c:v>0.38800984999999999</c:v>
                </c:pt>
                <c:pt idx="189">
                  <c:v>0.43735445000000001</c:v>
                </c:pt>
                <c:pt idx="190">
                  <c:v>-8.9522450000000003E-2</c:v>
                </c:pt>
                <c:pt idx="191">
                  <c:v>-0.43862760000000001</c:v>
                </c:pt>
                <c:pt idx="192">
                  <c:v>-0.47407670000000002</c:v>
                </c:pt>
                <c:pt idx="193">
                  <c:v>-1.09177305</c:v>
                </c:pt>
                <c:pt idx="194">
                  <c:v>-0.91793855000000002</c:v>
                </c:pt>
                <c:pt idx="195">
                  <c:v>-1.9532457000000001</c:v>
                </c:pt>
                <c:pt idx="196">
                  <c:v>-1.2308536000000001</c:v>
                </c:pt>
                <c:pt idx="197">
                  <c:v>-2.37111845</c:v>
                </c:pt>
                <c:pt idx="198">
                  <c:v>-1.3690009999999999</c:v>
                </c:pt>
                <c:pt idx="199">
                  <c:v>-2.6424064999999999</c:v>
                </c:pt>
                <c:pt idx="200">
                  <c:v>-1.5313113</c:v>
                </c:pt>
                <c:pt idx="201">
                  <c:v>-2.9053514499999999</c:v>
                </c:pt>
                <c:pt idx="202">
                  <c:v>-1.596886</c:v>
                </c:pt>
                <c:pt idx="203">
                  <c:v>-2.8591101999999999</c:v>
                </c:pt>
                <c:pt idx="204">
                  <c:v>-1.33833885</c:v>
                </c:pt>
                <c:pt idx="205">
                  <c:v>-2.3212448000000001</c:v>
                </c:pt>
                <c:pt idx="206">
                  <c:v>-1.0941981000000001</c:v>
                </c:pt>
                <c:pt idx="207">
                  <c:v>-1.94951005</c:v>
                </c:pt>
                <c:pt idx="208">
                  <c:v>-0.95749660000000003</c:v>
                </c:pt>
                <c:pt idx="209">
                  <c:v>-1.69046235</c:v>
                </c:pt>
                <c:pt idx="210">
                  <c:v>-0.80378435000000004</c:v>
                </c:pt>
                <c:pt idx="211">
                  <c:v>-1.4627287</c:v>
                </c:pt>
                <c:pt idx="212">
                  <c:v>-0.8088902</c:v>
                </c:pt>
                <c:pt idx="213">
                  <c:v>-1.54088365</c:v>
                </c:pt>
                <c:pt idx="214">
                  <c:v>-0.85540905</c:v>
                </c:pt>
                <c:pt idx="215">
                  <c:v>-1.5661421499999999</c:v>
                </c:pt>
                <c:pt idx="216">
                  <c:v>-0.83989895000000003</c:v>
                </c:pt>
                <c:pt idx="217">
                  <c:v>-1.5855122500000001</c:v>
                </c:pt>
                <c:pt idx="218">
                  <c:v>-0.81850484999999995</c:v>
                </c:pt>
                <c:pt idx="219">
                  <c:v>-1.4218849</c:v>
                </c:pt>
                <c:pt idx="220">
                  <c:v>-0.59325819999999996</c:v>
                </c:pt>
                <c:pt idx="221">
                  <c:v>-0.92378150000000003</c:v>
                </c:pt>
                <c:pt idx="222">
                  <c:v>-0.25290275000000001</c:v>
                </c:pt>
                <c:pt idx="223">
                  <c:v>-0.19133615000000001</c:v>
                </c:pt>
                <c:pt idx="224">
                  <c:v>0.26696094999999997</c:v>
                </c:pt>
                <c:pt idx="225">
                  <c:v>0.73159920000000001</c:v>
                </c:pt>
                <c:pt idx="226">
                  <c:v>0.56103645000000002</c:v>
                </c:pt>
                <c:pt idx="227">
                  <c:v>1.1497550999999999</c:v>
                </c:pt>
                <c:pt idx="228">
                  <c:v>0.80957999999999997</c:v>
                </c:pt>
                <c:pt idx="229">
                  <c:v>1.7305835000000001</c:v>
                </c:pt>
                <c:pt idx="230">
                  <c:v>1.1480643500000001</c:v>
                </c:pt>
                <c:pt idx="231">
                  <c:v>2.1989352499999999</c:v>
                </c:pt>
                <c:pt idx="232">
                  <c:v>1.2585462999999999</c:v>
                </c:pt>
                <c:pt idx="233">
                  <c:v>2.40457375</c:v>
                </c:pt>
                <c:pt idx="234">
                  <c:v>1.3078844999999999</c:v>
                </c:pt>
                <c:pt idx="235">
                  <c:v>2.3997677999999998</c:v>
                </c:pt>
                <c:pt idx="236">
                  <c:v>1.2852932500000001</c:v>
                </c:pt>
                <c:pt idx="237">
                  <c:v>2.4508429999999999</c:v>
                </c:pt>
                <c:pt idx="238">
                  <c:v>1.41918765</c:v>
                </c:pt>
                <c:pt idx="239">
                  <c:v>2.6715637499999998</c:v>
                </c:pt>
                <c:pt idx="240">
                  <c:v>1.4443777499999999</c:v>
                </c:pt>
                <c:pt idx="241">
                  <c:v>2.6933397499999998</c:v>
                </c:pt>
                <c:pt idx="242">
                  <c:v>1.4230443500000001</c:v>
                </c:pt>
                <c:pt idx="243">
                  <c:v>2.5587719999999998</c:v>
                </c:pt>
                <c:pt idx="244">
                  <c:v>1.2475016000000001</c:v>
                </c:pt>
                <c:pt idx="245">
                  <c:v>2.22151685</c:v>
                </c:pt>
                <c:pt idx="246">
                  <c:v>1.1355820000000001</c:v>
                </c:pt>
                <c:pt idx="247">
                  <c:v>2.03730995</c:v>
                </c:pt>
                <c:pt idx="248">
                  <c:v>0.92448589999999997</c:v>
                </c:pt>
                <c:pt idx="249">
                  <c:v>1.5523876999999999</c:v>
                </c:pt>
                <c:pt idx="250">
                  <c:v>0.78325085000000005</c:v>
                </c:pt>
                <c:pt idx="251">
                  <c:v>1.51533615</c:v>
                </c:pt>
                <c:pt idx="252">
                  <c:v>0.88213379999999997</c:v>
                </c:pt>
                <c:pt idx="253">
                  <c:v>1.59988565</c:v>
                </c:pt>
                <c:pt idx="254">
                  <c:v>0.78038415000000005</c:v>
                </c:pt>
                <c:pt idx="255">
                  <c:v>1.4114671999999999</c:v>
                </c:pt>
                <c:pt idx="256">
                  <c:v>0.56370355000000005</c:v>
                </c:pt>
                <c:pt idx="257">
                  <c:v>0.52111454999999995</c:v>
                </c:pt>
                <c:pt idx="258">
                  <c:v>-0.57241595000000001</c:v>
                </c:pt>
                <c:pt idx="259">
                  <c:v>-1.5572398999999999</c:v>
                </c:pt>
                <c:pt idx="260">
                  <c:v>-1.15608405</c:v>
                </c:pt>
                <c:pt idx="261">
                  <c:v>-2.4831291000000002</c:v>
                </c:pt>
                <c:pt idx="262">
                  <c:v>-1.8301053</c:v>
                </c:pt>
                <c:pt idx="263">
                  <c:v>-3.6475444499999998</c:v>
                </c:pt>
                <c:pt idx="264">
                  <c:v>-1.9406895</c:v>
                </c:pt>
                <c:pt idx="265">
                  <c:v>-3.6337394500000002</c:v>
                </c:pt>
                <c:pt idx="266">
                  <c:v>-2.2296817500000001</c:v>
                </c:pt>
                <c:pt idx="267">
                  <c:v>-4.5307158999999997</c:v>
                </c:pt>
                <c:pt idx="268">
                  <c:v>-2.8504182</c:v>
                </c:pt>
                <c:pt idx="269">
                  <c:v>-5.3881981000000003</c:v>
                </c:pt>
                <c:pt idx="270">
                  <c:v>-2.8200317500000001</c:v>
                </c:pt>
                <c:pt idx="271">
                  <c:v>-5.0793961999999997</c:v>
                </c:pt>
                <c:pt idx="272">
                  <c:v>-2.5410124000000001</c:v>
                </c:pt>
                <c:pt idx="273">
                  <c:v>-4.4705582499999998</c:v>
                </c:pt>
                <c:pt idx="274">
                  <c:v>-1.9446947000000001</c:v>
                </c:pt>
                <c:pt idx="275">
                  <c:v>-3.1718920499999999</c:v>
                </c:pt>
                <c:pt idx="276">
                  <c:v>-1.1941683000000001</c:v>
                </c:pt>
                <c:pt idx="277">
                  <c:v>-1.7759693000000001</c:v>
                </c:pt>
                <c:pt idx="278">
                  <c:v>-0.45794515000000002</c:v>
                </c:pt>
                <c:pt idx="279">
                  <c:v>-0.56441094999999997</c:v>
                </c:pt>
                <c:pt idx="280">
                  <c:v>-8.9627949999999998E-2</c:v>
                </c:pt>
                <c:pt idx="281">
                  <c:v>3.2947749999999998E-2</c:v>
                </c:pt>
                <c:pt idx="282">
                  <c:v>0.28504469999999998</c:v>
                </c:pt>
                <c:pt idx="283">
                  <c:v>0.72144569999999997</c:v>
                </c:pt>
                <c:pt idx="284">
                  <c:v>0.53925484999999995</c:v>
                </c:pt>
                <c:pt idx="285">
                  <c:v>1.0624357499999999</c:v>
                </c:pt>
                <c:pt idx="286">
                  <c:v>0.66412384999999996</c:v>
                </c:pt>
                <c:pt idx="287">
                  <c:v>1.3718310499999999</c:v>
                </c:pt>
                <c:pt idx="288">
                  <c:v>0.8778743</c:v>
                </c:pt>
                <c:pt idx="289">
                  <c:v>1.6650737</c:v>
                </c:pt>
                <c:pt idx="290">
                  <c:v>0.90235244999999997</c:v>
                </c:pt>
                <c:pt idx="291">
                  <c:v>1.7390429999999999</c:v>
                </c:pt>
                <c:pt idx="292">
                  <c:v>1.0901864999999999</c:v>
                </c:pt>
                <c:pt idx="293">
                  <c:v>2.1701264999999998</c:v>
                </c:pt>
                <c:pt idx="294">
                  <c:v>1.2833901999999999</c:v>
                </c:pt>
                <c:pt idx="295">
                  <c:v>2.4896752000000002</c:v>
                </c:pt>
                <c:pt idx="296">
                  <c:v>1.45923315</c:v>
                </c:pt>
                <c:pt idx="297">
                  <c:v>2.8621563999999999</c:v>
                </c:pt>
                <c:pt idx="298">
                  <c:v>1.7824098500000001</c:v>
                </c:pt>
                <c:pt idx="299">
                  <c:v>3.4450316499999998</c:v>
                </c:pt>
                <c:pt idx="300">
                  <c:v>1.9662118500000001</c:v>
                </c:pt>
                <c:pt idx="301">
                  <c:v>3.7364669500000001</c:v>
                </c:pt>
                <c:pt idx="302">
                  <c:v>2.03333415</c:v>
                </c:pt>
                <c:pt idx="303">
                  <c:v>3.7302040999999999</c:v>
                </c:pt>
                <c:pt idx="304">
                  <c:v>1.96265015</c:v>
                </c:pt>
                <c:pt idx="305">
                  <c:v>3.5678559999999999</c:v>
                </c:pt>
                <c:pt idx="306">
                  <c:v>1.7596307499999999</c:v>
                </c:pt>
                <c:pt idx="307">
                  <c:v>3.0421583000000001</c:v>
                </c:pt>
                <c:pt idx="308">
                  <c:v>1.3277751</c:v>
                </c:pt>
                <c:pt idx="309">
                  <c:v>2.1769196499999999</c:v>
                </c:pt>
                <c:pt idx="310">
                  <c:v>0.86228505</c:v>
                </c:pt>
                <c:pt idx="311">
                  <c:v>1.3513011500000001</c:v>
                </c:pt>
                <c:pt idx="312">
                  <c:v>0.45560729999999999</c:v>
                </c:pt>
                <c:pt idx="313">
                  <c:v>0.66234040000000005</c:v>
                </c:pt>
                <c:pt idx="314">
                  <c:v>0.2139643</c:v>
                </c:pt>
                <c:pt idx="315">
                  <c:v>0.28973860000000001</c:v>
                </c:pt>
                <c:pt idx="316">
                  <c:v>-1.6539849999999998E-2</c:v>
                </c:pt>
                <c:pt idx="317">
                  <c:v>-0.1782794</c:v>
                </c:pt>
                <c:pt idx="318">
                  <c:v>-0.16367809999999999</c:v>
                </c:pt>
                <c:pt idx="319">
                  <c:v>-0.30597980000000002</c:v>
                </c:pt>
                <c:pt idx="320">
                  <c:v>-0.18212795000000001</c:v>
                </c:pt>
                <c:pt idx="321">
                  <c:v>-0.4337317</c:v>
                </c:pt>
                <c:pt idx="322">
                  <c:v>-0.40726984999999999</c:v>
                </c:pt>
                <c:pt idx="323">
                  <c:v>-0.85905865000000003</c:v>
                </c:pt>
                <c:pt idx="324">
                  <c:v>-0.50036685000000003</c:v>
                </c:pt>
                <c:pt idx="325">
                  <c:v>-1.0230515</c:v>
                </c:pt>
                <c:pt idx="326">
                  <c:v>-0.71160745000000003</c:v>
                </c:pt>
                <c:pt idx="327">
                  <c:v>-1.4642246999999999</c:v>
                </c:pt>
                <c:pt idx="328">
                  <c:v>-0.91876860000000005</c:v>
                </c:pt>
                <c:pt idx="329">
                  <c:v>-1.7807711500000001</c:v>
                </c:pt>
                <c:pt idx="330">
                  <c:v>-1.0380887999999999</c:v>
                </c:pt>
                <c:pt idx="331">
                  <c:v>-2.0824729500000001</c:v>
                </c:pt>
                <c:pt idx="332">
                  <c:v>-1.4405439</c:v>
                </c:pt>
                <c:pt idx="333">
                  <c:v>-2.955727</c:v>
                </c:pt>
                <c:pt idx="334">
                  <c:v>-1.7767438499999999</c:v>
                </c:pt>
                <c:pt idx="335">
                  <c:v>-3.4549150499999999</c:v>
                </c:pt>
                <c:pt idx="336">
                  <c:v>-2.0599829500000002</c:v>
                </c:pt>
                <c:pt idx="337">
                  <c:v>-3.86078835</c:v>
                </c:pt>
                <c:pt idx="338">
                  <c:v>-1.991913</c:v>
                </c:pt>
                <c:pt idx="339">
                  <c:v>-3.6818567</c:v>
                </c:pt>
                <c:pt idx="340">
                  <c:v>-1.9872348</c:v>
                </c:pt>
                <c:pt idx="341">
                  <c:v>-3.6305404999999999</c:v>
                </c:pt>
                <c:pt idx="342">
                  <c:v>-1.79956885</c:v>
                </c:pt>
                <c:pt idx="343">
                  <c:v>-3.1160435999999998</c:v>
                </c:pt>
                <c:pt idx="344">
                  <c:v>-1.4031237000000001</c:v>
                </c:pt>
                <c:pt idx="345">
                  <c:v>-2.4711010500000001</c:v>
                </c:pt>
                <c:pt idx="346">
                  <c:v>-1.2004351499999999</c:v>
                </c:pt>
                <c:pt idx="347">
                  <c:v>-2.1000838000000002</c:v>
                </c:pt>
                <c:pt idx="348">
                  <c:v>-0.95287279999999996</c:v>
                </c:pt>
                <c:pt idx="349">
                  <c:v>-1.6375073499999999</c:v>
                </c:pt>
                <c:pt idx="350">
                  <c:v>-0.76467949999999996</c:v>
                </c:pt>
                <c:pt idx="351">
                  <c:v>-1.31066605</c:v>
                </c:pt>
                <c:pt idx="352">
                  <c:v>-0.54540529999999998</c:v>
                </c:pt>
                <c:pt idx="353">
                  <c:v>-0.84714075</c:v>
                </c:pt>
                <c:pt idx="354">
                  <c:v>-0.27576630000000002</c:v>
                </c:pt>
                <c:pt idx="355">
                  <c:v>-0.34870145000000002</c:v>
                </c:pt>
                <c:pt idx="356">
                  <c:v>5.3241150000000001E-2</c:v>
                </c:pt>
                <c:pt idx="357">
                  <c:v>0.33759080000000002</c:v>
                </c:pt>
                <c:pt idx="358">
                  <c:v>0.4084546</c:v>
                </c:pt>
                <c:pt idx="359">
                  <c:v>0.88551550000000001</c:v>
                </c:pt>
                <c:pt idx="360">
                  <c:v>0.64619214999999997</c:v>
                </c:pt>
                <c:pt idx="361">
                  <c:v>1.34529695</c:v>
                </c:pt>
                <c:pt idx="362">
                  <c:v>0.86596130000000004</c:v>
                </c:pt>
                <c:pt idx="363">
                  <c:v>1.7034698500000001</c:v>
                </c:pt>
                <c:pt idx="364">
                  <c:v>1.0072960500000001</c:v>
                </c:pt>
                <c:pt idx="365">
                  <c:v>1.9282226499999999</c:v>
                </c:pt>
                <c:pt idx="366">
                  <c:v>1.1020556500000001</c:v>
                </c:pt>
                <c:pt idx="367">
                  <c:v>2.0844961</c:v>
                </c:pt>
                <c:pt idx="368">
                  <c:v>1.0687002000000001</c:v>
                </c:pt>
                <c:pt idx="369">
                  <c:v>1.9230598999999999</c:v>
                </c:pt>
                <c:pt idx="370">
                  <c:v>1.0362973499999999</c:v>
                </c:pt>
                <c:pt idx="371">
                  <c:v>2.01912315</c:v>
                </c:pt>
                <c:pt idx="372">
                  <c:v>1.2400506</c:v>
                </c:pt>
                <c:pt idx="373">
                  <c:v>2.4077134999999998</c:v>
                </c:pt>
                <c:pt idx="374">
                  <c:v>1.399346</c:v>
                </c:pt>
                <c:pt idx="375">
                  <c:v>2.7620450999999999</c:v>
                </c:pt>
                <c:pt idx="376">
                  <c:v>1.72002335</c:v>
                </c:pt>
                <c:pt idx="377">
                  <c:v>3.3695029000000001</c:v>
                </c:pt>
                <c:pt idx="378">
                  <c:v>1.9755072</c:v>
                </c:pt>
                <c:pt idx="379">
                  <c:v>3.8278345499999999</c:v>
                </c:pt>
                <c:pt idx="380">
                  <c:v>2.1529208</c:v>
                </c:pt>
                <c:pt idx="381">
                  <c:v>4.0567598499999997</c:v>
                </c:pt>
                <c:pt idx="382">
                  <c:v>2.3170457</c:v>
                </c:pt>
                <c:pt idx="383">
                  <c:v>4.3224776</c:v>
                </c:pt>
                <c:pt idx="384">
                  <c:v>2.1940240499999999</c:v>
                </c:pt>
                <c:pt idx="385">
                  <c:v>3.85792095</c:v>
                </c:pt>
                <c:pt idx="386">
                  <c:v>1.7958686500000001</c:v>
                </c:pt>
                <c:pt idx="387">
                  <c:v>3.11668835</c:v>
                </c:pt>
                <c:pt idx="388">
                  <c:v>1.3582114999999999</c:v>
                </c:pt>
                <c:pt idx="389">
                  <c:v>2.1649194500000002</c:v>
                </c:pt>
                <c:pt idx="390">
                  <c:v>0.80435659999999998</c:v>
                </c:pt>
                <c:pt idx="391">
                  <c:v>1.25201925</c:v>
                </c:pt>
                <c:pt idx="392">
                  <c:v>0.45821265</c:v>
                </c:pt>
                <c:pt idx="393">
                  <c:v>0.68663004999999999</c:v>
                </c:pt>
                <c:pt idx="394">
                  <c:v>0.19202435000000001</c:v>
                </c:pt>
                <c:pt idx="395">
                  <c:v>0.26468599999999998</c:v>
                </c:pt>
                <c:pt idx="396">
                  <c:v>5.6518649999999997E-2</c:v>
                </c:pt>
                <c:pt idx="397">
                  <c:v>1.28559E-2</c:v>
                </c:pt>
                <c:pt idx="398">
                  <c:v>-0.14541290000000001</c:v>
                </c:pt>
                <c:pt idx="399">
                  <c:v>-0.42890980000000001</c:v>
                </c:pt>
                <c:pt idx="400">
                  <c:v>-0.41886040000000002</c:v>
                </c:pt>
                <c:pt idx="401">
                  <c:v>-0.85038519999999995</c:v>
                </c:pt>
                <c:pt idx="402">
                  <c:v>-0.42604275000000003</c:v>
                </c:pt>
                <c:pt idx="403">
                  <c:v>-0.74801550000000006</c:v>
                </c:pt>
                <c:pt idx="404">
                  <c:v>-0.39612940000000002</c:v>
                </c:pt>
                <c:pt idx="405">
                  <c:v>-0.74990129999999999</c:v>
                </c:pt>
                <c:pt idx="406">
                  <c:v>-0.42350470000000001</c:v>
                </c:pt>
                <c:pt idx="407">
                  <c:v>-0.85157159999999998</c:v>
                </c:pt>
                <c:pt idx="408">
                  <c:v>-0.57321745000000002</c:v>
                </c:pt>
                <c:pt idx="409">
                  <c:v>-1.1437945</c:v>
                </c:pt>
                <c:pt idx="410">
                  <c:v>-0.66771725000000004</c:v>
                </c:pt>
                <c:pt idx="411">
                  <c:v>-1.2984625999999999</c:v>
                </c:pt>
                <c:pt idx="412">
                  <c:v>-0.80920645000000002</c:v>
                </c:pt>
                <c:pt idx="413">
                  <c:v>-1.56504395</c:v>
                </c:pt>
                <c:pt idx="414">
                  <c:v>-0.86855729999999998</c:v>
                </c:pt>
                <c:pt idx="415">
                  <c:v>-1.64783295</c:v>
                </c:pt>
                <c:pt idx="416">
                  <c:v>-0.95740360000000002</c:v>
                </c:pt>
                <c:pt idx="417">
                  <c:v>-1.9589958000000001</c:v>
                </c:pt>
                <c:pt idx="418">
                  <c:v>-1.30677295</c:v>
                </c:pt>
                <c:pt idx="419">
                  <c:v>-2.6453445000000002</c:v>
                </c:pt>
                <c:pt idx="420">
                  <c:v>-1.65319445</c:v>
                </c:pt>
                <c:pt idx="421">
                  <c:v>-3.1704286499999998</c:v>
                </c:pt>
                <c:pt idx="422">
                  <c:v>-1.70691035</c:v>
                </c:pt>
                <c:pt idx="423">
                  <c:v>-3.1459572499999999</c:v>
                </c:pt>
                <c:pt idx="424">
                  <c:v>-1.64738875</c:v>
                </c:pt>
                <c:pt idx="425">
                  <c:v>-2.9794041</c:v>
                </c:pt>
                <c:pt idx="426">
                  <c:v>-1.54671845</c:v>
                </c:pt>
                <c:pt idx="427">
                  <c:v>-2.8871215000000001</c:v>
                </c:pt>
                <c:pt idx="428">
                  <c:v>-1.5253043500000001</c:v>
                </c:pt>
                <c:pt idx="429">
                  <c:v>-2.85406395</c:v>
                </c:pt>
                <c:pt idx="430">
                  <c:v>-1.63591435</c:v>
                </c:pt>
                <c:pt idx="431">
                  <c:v>-3.2327233</c:v>
                </c:pt>
                <c:pt idx="432">
                  <c:v>-1.8284479</c:v>
                </c:pt>
                <c:pt idx="433">
                  <c:v>-3.2734999500000002</c:v>
                </c:pt>
                <c:pt idx="434">
                  <c:v>-1.5183583</c:v>
                </c:pt>
                <c:pt idx="435">
                  <c:v>-2.6314074500000002</c:v>
                </c:pt>
                <c:pt idx="436">
                  <c:v>-1.2612218500000001</c:v>
                </c:pt>
                <c:pt idx="437">
                  <c:v>-2.1511203499999998</c:v>
                </c:pt>
                <c:pt idx="438">
                  <c:v>-0.87628094999999995</c:v>
                </c:pt>
                <c:pt idx="439">
                  <c:v>-1.40378355</c:v>
                </c:pt>
                <c:pt idx="440">
                  <c:v>-0.52810199999999996</c:v>
                </c:pt>
                <c:pt idx="441">
                  <c:v>-0.79347995000000004</c:v>
                </c:pt>
                <c:pt idx="442">
                  <c:v>-0.28819624999999999</c:v>
                </c:pt>
                <c:pt idx="443">
                  <c:v>-0.49618489999999998</c:v>
                </c:pt>
                <c:pt idx="444">
                  <c:v>-0.20798084999999999</c:v>
                </c:pt>
                <c:pt idx="445">
                  <c:v>-0.25414274999999997</c:v>
                </c:pt>
                <c:pt idx="446">
                  <c:v>6.2136999999999998E-2</c:v>
                </c:pt>
                <c:pt idx="447">
                  <c:v>0.24953130000000001</c:v>
                </c:pt>
                <c:pt idx="448">
                  <c:v>0.25648359999999998</c:v>
                </c:pt>
                <c:pt idx="449">
                  <c:v>0.59209179999999995</c:v>
                </c:pt>
                <c:pt idx="450">
                  <c:v>0.46238750000000001</c:v>
                </c:pt>
                <c:pt idx="451">
                  <c:v>0.94408999999999998</c:v>
                </c:pt>
                <c:pt idx="452">
                  <c:v>0.56414779999999998</c:v>
                </c:pt>
                <c:pt idx="453">
                  <c:v>1.10596165</c:v>
                </c:pt>
                <c:pt idx="454">
                  <c:v>0.69666494999999995</c:v>
                </c:pt>
                <c:pt idx="455">
                  <c:v>1.3498119500000001</c:v>
                </c:pt>
                <c:pt idx="456">
                  <c:v>0.71455199999999996</c:v>
                </c:pt>
                <c:pt idx="457">
                  <c:v>1.2923825499999999</c:v>
                </c:pt>
                <c:pt idx="458">
                  <c:v>0.72076079999999998</c:v>
                </c:pt>
                <c:pt idx="459">
                  <c:v>1.41425165</c:v>
                </c:pt>
                <c:pt idx="460">
                  <c:v>0.88385944999999999</c:v>
                </c:pt>
                <c:pt idx="461">
                  <c:v>1.716421</c:v>
                </c:pt>
                <c:pt idx="462">
                  <c:v>1.08120365</c:v>
                </c:pt>
                <c:pt idx="463">
                  <c:v>2.18385915</c:v>
                </c:pt>
                <c:pt idx="464">
                  <c:v>1.4175212500000001</c:v>
                </c:pt>
                <c:pt idx="465">
                  <c:v>2.8047691499999998</c:v>
                </c:pt>
                <c:pt idx="466">
                  <c:v>1.6402146</c:v>
                </c:pt>
                <c:pt idx="467">
                  <c:v>3.2168117000000001</c:v>
                </c:pt>
                <c:pt idx="468">
                  <c:v>1.9474372499999999</c:v>
                </c:pt>
                <c:pt idx="469">
                  <c:v>3.7333832</c:v>
                </c:pt>
                <c:pt idx="470">
                  <c:v>1.9982202499999999</c:v>
                </c:pt>
                <c:pt idx="471">
                  <c:v>3.64236665</c:v>
                </c:pt>
                <c:pt idx="472">
                  <c:v>1.9467420499999999</c:v>
                </c:pt>
                <c:pt idx="473">
                  <c:v>3.6820482999999999</c:v>
                </c:pt>
                <c:pt idx="474">
                  <c:v>2.0399744499999999</c:v>
                </c:pt>
                <c:pt idx="475">
                  <c:v>3.7042606</c:v>
                </c:pt>
                <c:pt idx="476">
                  <c:v>1.7500716999999999</c:v>
                </c:pt>
                <c:pt idx="477">
                  <c:v>2.9508812500000001</c:v>
                </c:pt>
                <c:pt idx="478">
                  <c:v>1.14081725</c:v>
                </c:pt>
                <c:pt idx="479">
                  <c:v>1.7435826999999999</c:v>
                </c:pt>
                <c:pt idx="480">
                  <c:v>0.59981399999999996</c:v>
                </c:pt>
                <c:pt idx="481">
                  <c:v>0.93731799999999998</c:v>
                </c:pt>
                <c:pt idx="482">
                  <c:v>0.35249805000000001</c:v>
                </c:pt>
                <c:pt idx="483">
                  <c:v>0.54027285000000003</c:v>
                </c:pt>
                <c:pt idx="484">
                  <c:v>0.20793780000000001</c:v>
                </c:pt>
                <c:pt idx="485">
                  <c:v>0.34486660000000002</c:v>
                </c:pt>
                <c:pt idx="486">
                  <c:v>0.16944894999999999</c:v>
                </c:pt>
                <c:pt idx="487">
                  <c:v>0.30047154999999998</c:v>
                </c:pt>
                <c:pt idx="488">
                  <c:v>0.12893684999999999</c:v>
                </c:pt>
                <c:pt idx="489">
                  <c:v>0.2087753</c:v>
                </c:pt>
                <c:pt idx="490">
                  <c:v>6.5475350000000002E-2</c:v>
                </c:pt>
                <c:pt idx="491">
                  <c:v>8.5984599999999994E-2</c:v>
                </c:pt>
                <c:pt idx="492">
                  <c:v>3.7697799999999997E-2</c:v>
                </c:pt>
                <c:pt idx="493">
                  <c:v>4.0136749999999999E-2</c:v>
                </c:pt>
                <c:pt idx="494">
                  <c:v>-2.9346000000000001E-2</c:v>
                </c:pt>
                <c:pt idx="495">
                  <c:v>-5.8280350000000002E-2</c:v>
                </c:pt>
                <c:pt idx="496">
                  <c:v>-1.7166850000000001E-2</c:v>
                </c:pt>
                <c:pt idx="497">
                  <c:v>-4.9383799999999999E-2</c:v>
                </c:pt>
                <c:pt idx="498">
                  <c:v>-8.9511450000000006E-2</c:v>
                </c:pt>
                <c:pt idx="499">
                  <c:v>-0.2068808</c:v>
                </c:pt>
                <c:pt idx="500">
                  <c:v>-0.13718759999999999</c:v>
                </c:pt>
                <c:pt idx="501">
                  <c:v>-0.26764304999999999</c:v>
                </c:pt>
                <c:pt idx="502">
                  <c:v>-0.18441959999999999</c:v>
                </c:pt>
                <c:pt idx="503">
                  <c:v>-0.43991855000000002</c:v>
                </c:pt>
                <c:pt idx="504">
                  <c:v>-0.34778124999999999</c:v>
                </c:pt>
                <c:pt idx="505">
                  <c:v>-0.68290759999999995</c:v>
                </c:pt>
                <c:pt idx="506">
                  <c:v>-0.44573170000000001</c:v>
                </c:pt>
                <c:pt idx="507">
                  <c:v>-0.87918689999999999</c:v>
                </c:pt>
                <c:pt idx="508">
                  <c:v>-0.46963145000000001</c:v>
                </c:pt>
                <c:pt idx="509">
                  <c:v>-0.85530854999999995</c:v>
                </c:pt>
                <c:pt idx="510">
                  <c:v>-0.50583199999999995</c:v>
                </c:pt>
                <c:pt idx="511">
                  <c:v>-1.02624995</c:v>
                </c:pt>
                <c:pt idx="512">
                  <c:v>-0.63423600000000002</c:v>
                </c:pt>
                <c:pt idx="513">
                  <c:v>-1.24470255</c:v>
                </c:pt>
                <c:pt idx="514">
                  <c:v>-0.79288234999999996</c:v>
                </c:pt>
                <c:pt idx="515">
                  <c:v>-1.53797385</c:v>
                </c:pt>
                <c:pt idx="516">
                  <c:v>-0.86494905</c:v>
                </c:pt>
                <c:pt idx="517">
                  <c:v>-1.6427912499999999</c:v>
                </c:pt>
                <c:pt idx="518">
                  <c:v>-0.97323835000000003</c:v>
                </c:pt>
                <c:pt idx="519">
                  <c:v>-1.86020685</c:v>
                </c:pt>
                <c:pt idx="520">
                  <c:v>-0.99948024999999996</c:v>
                </c:pt>
                <c:pt idx="521">
                  <c:v>-1.8494924500000001</c:v>
                </c:pt>
                <c:pt idx="522">
                  <c:v>-1.0069989500000001</c:v>
                </c:pt>
                <c:pt idx="523">
                  <c:v>-1.8503760499999999</c:v>
                </c:pt>
                <c:pt idx="524">
                  <c:v>-0.99786589999999997</c:v>
                </c:pt>
                <c:pt idx="525">
                  <c:v>-1.9551816500000001</c:v>
                </c:pt>
                <c:pt idx="526">
                  <c:v>-1.2527889999999999</c:v>
                </c:pt>
                <c:pt idx="527">
                  <c:v>-2.4190592</c:v>
                </c:pt>
                <c:pt idx="528">
                  <c:v>-1.3454733000000001</c:v>
                </c:pt>
                <c:pt idx="529">
                  <c:v>-2.6150190499999999</c:v>
                </c:pt>
                <c:pt idx="530">
                  <c:v>-1.6301810999999999</c:v>
                </c:pt>
                <c:pt idx="531">
                  <c:v>-3.1346229499999998</c:v>
                </c:pt>
                <c:pt idx="532">
                  <c:v>-1.6083237500000001</c:v>
                </c:pt>
                <c:pt idx="533">
                  <c:v>-2.8868963000000001</c:v>
                </c:pt>
                <c:pt idx="534">
                  <c:v>-1.4628405499999999</c:v>
                </c:pt>
                <c:pt idx="535">
                  <c:v>-2.7560460500000001</c:v>
                </c:pt>
                <c:pt idx="536">
                  <c:v>-1.5813476</c:v>
                </c:pt>
                <c:pt idx="537">
                  <c:v>-2.9369105499999999</c:v>
                </c:pt>
                <c:pt idx="538">
                  <c:v>-1.45717845</c:v>
                </c:pt>
                <c:pt idx="539">
                  <c:v>-2.5878735499999999</c:v>
                </c:pt>
                <c:pt idx="540">
                  <c:v>-1.3370211000000001</c:v>
                </c:pt>
                <c:pt idx="541">
                  <c:v>-2.4505371500000002</c:v>
                </c:pt>
                <c:pt idx="542">
                  <c:v>-1.2446309499999999</c:v>
                </c:pt>
                <c:pt idx="543">
                  <c:v>-2.2090435500000001</c:v>
                </c:pt>
                <c:pt idx="544">
                  <c:v>-1.0269774</c:v>
                </c:pt>
                <c:pt idx="545">
                  <c:v>-1.6937717999999999</c:v>
                </c:pt>
                <c:pt idx="546">
                  <c:v>-0.63656480000000004</c:v>
                </c:pt>
                <c:pt idx="547">
                  <c:v>-0.93801115000000002</c:v>
                </c:pt>
                <c:pt idx="548">
                  <c:v>-0.1747428</c:v>
                </c:pt>
                <c:pt idx="549">
                  <c:v>-0.10331564999999999</c:v>
                </c:pt>
                <c:pt idx="550">
                  <c:v>9.4433950000000003E-2</c:v>
                </c:pt>
                <c:pt idx="551">
                  <c:v>0.27671180000000001</c:v>
                </c:pt>
                <c:pt idx="552">
                  <c:v>0.2998828</c:v>
                </c:pt>
                <c:pt idx="553">
                  <c:v>0.67410424999999996</c:v>
                </c:pt>
                <c:pt idx="554">
                  <c:v>0.43453164999999999</c:v>
                </c:pt>
                <c:pt idx="555">
                  <c:v>0.86523910000000004</c:v>
                </c:pt>
                <c:pt idx="556">
                  <c:v>0.5954218</c:v>
                </c:pt>
                <c:pt idx="557">
                  <c:v>1.21670945</c:v>
                </c:pt>
                <c:pt idx="558">
                  <c:v>0.71820865</c:v>
                </c:pt>
                <c:pt idx="559">
                  <c:v>1.36918345</c:v>
                </c:pt>
                <c:pt idx="560">
                  <c:v>0.77660894999999996</c:v>
                </c:pt>
                <c:pt idx="561">
                  <c:v>1.4314084</c:v>
                </c:pt>
                <c:pt idx="562">
                  <c:v>0.75422279999999997</c:v>
                </c:pt>
                <c:pt idx="563">
                  <c:v>1.4282868</c:v>
                </c:pt>
                <c:pt idx="564">
                  <c:v>0.81182650000000001</c:v>
                </c:pt>
                <c:pt idx="565">
                  <c:v>1.5329925</c:v>
                </c:pt>
                <c:pt idx="566">
                  <c:v>0.86534915000000001</c:v>
                </c:pt>
                <c:pt idx="567">
                  <c:v>1.6879867</c:v>
                </c:pt>
                <c:pt idx="568">
                  <c:v>1.04327985</c:v>
                </c:pt>
                <c:pt idx="569">
                  <c:v>2.0083543499999998</c:v>
                </c:pt>
                <c:pt idx="570">
                  <c:v>1.0870525</c:v>
                </c:pt>
                <c:pt idx="571">
                  <c:v>1.9855790499999999</c:v>
                </c:pt>
                <c:pt idx="572">
                  <c:v>1.0351078</c:v>
                </c:pt>
                <c:pt idx="573">
                  <c:v>1.9091370999999999</c:v>
                </c:pt>
                <c:pt idx="574">
                  <c:v>0.99276984999999995</c:v>
                </c:pt>
                <c:pt idx="575">
                  <c:v>1.7904351000000001</c:v>
                </c:pt>
                <c:pt idx="576">
                  <c:v>0.89281069999999996</c:v>
                </c:pt>
                <c:pt idx="577">
                  <c:v>1.6331220500000001</c:v>
                </c:pt>
                <c:pt idx="578">
                  <c:v>0.88535620000000004</c:v>
                </c:pt>
                <c:pt idx="579">
                  <c:v>1.6741842</c:v>
                </c:pt>
                <c:pt idx="580">
                  <c:v>0.91127245000000001</c:v>
                </c:pt>
                <c:pt idx="581">
                  <c:v>1.6592133</c:v>
                </c:pt>
                <c:pt idx="582">
                  <c:v>0.84159499999999998</c:v>
                </c:pt>
                <c:pt idx="583">
                  <c:v>1.5669883</c:v>
                </c:pt>
                <c:pt idx="584">
                  <c:v>0.90287974999999998</c:v>
                </c:pt>
                <c:pt idx="585">
                  <c:v>1.7344853</c:v>
                </c:pt>
                <c:pt idx="586">
                  <c:v>0.90020579999999994</c:v>
                </c:pt>
                <c:pt idx="587">
                  <c:v>1.5757237500000001</c:v>
                </c:pt>
                <c:pt idx="588">
                  <c:v>0.76420695000000005</c:v>
                </c:pt>
                <c:pt idx="589">
                  <c:v>1.42449005</c:v>
                </c:pt>
                <c:pt idx="590">
                  <c:v>0.79611525000000005</c:v>
                </c:pt>
                <c:pt idx="591">
                  <c:v>1.4877611500000001</c:v>
                </c:pt>
                <c:pt idx="592">
                  <c:v>0.86983440000000001</c:v>
                </c:pt>
                <c:pt idx="593">
                  <c:v>1.6910333500000001</c:v>
                </c:pt>
                <c:pt idx="594">
                  <c:v>0.90360220000000002</c:v>
                </c:pt>
                <c:pt idx="595">
                  <c:v>1.60480555</c:v>
                </c:pt>
                <c:pt idx="596">
                  <c:v>0.81001674999999995</c:v>
                </c:pt>
                <c:pt idx="597">
                  <c:v>1.4565459000000001</c:v>
                </c:pt>
                <c:pt idx="598">
                  <c:v>0.67591060000000003</c:v>
                </c:pt>
                <c:pt idx="599">
                  <c:v>1.0958261</c:v>
                </c:pt>
                <c:pt idx="600">
                  <c:v>0.38061309999999998</c:v>
                </c:pt>
                <c:pt idx="601">
                  <c:v>0.56998724999999995</c:v>
                </c:pt>
                <c:pt idx="602">
                  <c:v>0.18353120000000001</c:v>
                </c:pt>
                <c:pt idx="603">
                  <c:v>0.25147805000000001</c:v>
                </c:pt>
                <c:pt idx="604">
                  <c:v>2.7449299999999999E-2</c:v>
                </c:pt>
                <c:pt idx="605">
                  <c:v>-6.8243100000000001E-2</c:v>
                </c:pt>
                <c:pt idx="606">
                  <c:v>-0.16443215</c:v>
                </c:pt>
                <c:pt idx="607">
                  <c:v>-0.43649895</c:v>
                </c:pt>
                <c:pt idx="608">
                  <c:v>-0.40048</c:v>
                </c:pt>
                <c:pt idx="609">
                  <c:v>-0.79338790000000003</c:v>
                </c:pt>
                <c:pt idx="610">
                  <c:v>-0.45277659999999997</c:v>
                </c:pt>
                <c:pt idx="611">
                  <c:v>-0.92410694999999998</c:v>
                </c:pt>
                <c:pt idx="612">
                  <c:v>-0.57153379999999998</c:v>
                </c:pt>
                <c:pt idx="613">
                  <c:v>-1.0566722500000001</c:v>
                </c:pt>
                <c:pt idx="614">
                  <c:v>-0.55512240000000002</c:v>
                </c:pt>
                <c:pt idx="615">
                  <c:v>-1.0278278000000001</c:v>
                </c:pt>
                <c:pt idx="616">
                  <c:v>-0.52974149999999998</c:v>
                </c:pt>
                <c:pt idx="617">
                  <c:v>-0.97967269999999995</c:v>
                </c:pt>
                <c:pt idx="618">
                  <c:v>-0.54345180000000004</c:v>
                </c:pt>
                <c:pt idx="619">
                  <c:v>-1.0339408000000001</c:v>
                </c:pt>
                <c:pt idx="620">
                  <c:v>-0.59484429999999999</c:v>
                </c:pt>
                <c:pt idx="621">
                  <c:v>-1.1653414499999999</c:v>
                </c:pt>
                <c:pt idx="622">
                  <c:v>-0.75547900000000001</c:v>
                </c:pt>
                <c:pt idx="623">
                  <c:v>-1.5054639999999999</c:v>
                </c:pt>
                <c:pt idx="624">
                  <c:v>-0.87528609999999996</c:v>
                </c:pt>
                <c:pt idx="625">
                  <c:v>-1.7331023999999999</c:v>
                </c:pt>
                <c:pt idx="626">
                  <c:v>-1.0910027499999999</c:v>
                </c:pt>
                <c:pt idx="627">
                  <c:v>-1.9903529</c:v>
                </c:pt>
                <c:pt idx="628">
                  <c:v>-0.94325705000000004</c:v>
                </c:pt>
                <c:pt idx="629">
                  <c:v>-1.6765877</c:v>
                </c:pt>
                <c:pt idx="630">
                  <c:v>-0.88827440000000002</c:v>
                </c:pt>
                <c:pt idx="631">
                  <c:v>-1.7178510499999999</c:v>
                </c:pt>
                <c:pt idx="632">
                  <c:v>-1.0952533</c:v>
                </c:pt>
                <c:pt idx="633">
                  <c:v>-2.1926768999999999</c:v>
                </c:pt>
                <c:pt idx="634">
                  <c:v>-1.3173683</c:v>
                </c:pt>
                <c:pt idx="635">
                  <c:v>-2.48793255</c:v>
                </c:pt>
                <c:pt idx="636">
                  <c:v>-1.30720255</c:v>
                </c:pt>
                <c:pt idx="637">
                  <c:v>-2.4312852</c:v>
                </c:pt>
                <c:pt idx="638">
                  <c:v>-1.30961555</c:v>
                </c:pt>
                <c:pt idx="639">
                  <c:v>-2.3265514999999999</c:v>
                </c:pt>
                <c:pt idx="640">
                  <c:v>-1.08370655</c:v>
                </c:pt>
                <c:pt idx="641">
                  <c:v>-2.0165033000000001</c:v>
                </c:pt>
                <c:pt idx="642">
                  <c:v>-1.2280395</c:v>
                </c:pt>
                <c:pt idx="643">
                  <c:v>-2.3903677499999998</c:v>
                </c:pt>
                <c:pt idx="644">
                  <c:v>-1.3730827000000001</c:v>
                </c:pt>
                <c:pt idx="645">
                  <c:v>-2.5735353999999999</c:v>
                </c:pt>
                <c:pt idx="646">
                  <c:v>-1.3245851500000001</c:v>
                </c:pt>
                <c:pt idx="647">
                  <c:v>-2.3188930000000001</c:v>
                </c:pt>
                <c:pt idx="648">
                  <c:v>-0.93835400000000002</c:v>
                </c:pt>
                <c:pt idx="649">
                  <c:v>-1.3762942499999999</c:v>
                </c:pt>
                <c:pt idx="650">
                  <c:v>-0.30623165000000002</c:v>
                </c:pt>
                <c:pt idx="651">
                  <c:v>-0.26238185000000003</c:v>
                </c:pt>
                <c:pt idx="652">
                  <c:v>0.20625160000000001</c:v>
                </c:pt>
                <c:pt idx="653">
                  <c:v>0.62469865000000002</c:v>
                </c:pt>
                <c:pt idx="654">
                  <c:v>0.42551030000000001</c:v>
                </c:pt>
                <c:pt idx="655">
                  <c:v>0.74492455000000002</c:v>
                </c:pt>
                <c:pt idx="656">
                  <c:v>0.44132195000000002</c:v>
                </c:pt>
                <c:pt idx="657">
                  <c:v>0.96359565000000003</c:v>
                </c:pt>
                <c:pt idx="658">
                  <c:v>0.60059960000000001</c:v>
                </c:pt>
                <c:pt idx="659">
                  <c:v>1.0419080999999999</c:v>
                </c:pt>
                <c:pt idx="660">
                  <c:v>0.44466630000000001</c:v>
                </c:pt>
                <c:pt idx="661">
                  <c:v>0.84552444999999998</c:v>
                </c:pt>
                <c:pt idx="662">
                  <c:v>0.58541405000000002</c:v>
                </c:pt>
                <c:pt idx="663">
                  <c:v>1.1964599499999999</c:v>
                </c:pt>
                <c:pt idx="664">
                  <c:v>0.75293814999999997</c:v>
                </c:pt>
                <c:pt idx="665">
                  <c:v>1.4925027</c:v>
                </c:pt>
                <c:pt idx="666">
                  <c:v>0.91465704999999997</c:v>
                </c:pt>
                <c:pt idx="667">
                  <c:v>1.8020034</c:v>
                </c:pt>
                <c:pt idx="668">
                  <c:v>1.1373898</c:v>
                </c:pt>
                <c:pt idx="669">
                  <c:v>2.2469404499999999</c:v>
                </c:pt>
                <c:pt idx="670">
                  <c:v>1.32209935</c:v>
                </c:pt>
                <c:pt idx="671">
                  <c:v>2.4470993499999998</c:v>
                </c:pt>
                <c:pt idx="672">
                  <c:v>1.1623047500000001</c:v>
                </c:pt>
                <c:pt idx="673">
                  <c:v>2.0090888499999999</c:v>
                </c:pt>
                <c:pt idx="674">
                  <c:v>0.92713115000000001</c:v>
                </c:pt>
                <c:pt idx="675">
                  <c:v>1.556128</c:v>
                </c:pt>
                <c:pt idx="676">
                  <c:v>0.62767700000000004</c:v>
                </c:pt>
                <c:pt idx="677">
                  <c:v>1.0239379</c:v>
                </c:pt>
                <c:pt idx="678">
                  <c:v>0.42446834999999999</c:v>
                </c:pt>
                <c:pt idx="679">
                  <c:v>0.65422100000000005</c:v>
                </c:pt>
                <c:pt idx="680">
                  <c:v>0.21649925</c:v>
                </c:pt>
                <c:pt idx="681">
                  <c:v>0.3421766</c:v>
                </c:pt>
                <c:pt idx="682">
                  <c:v>0.10982119999999999</c:v>
                </c:pt>
                <c:pt idx="683">
                  <c:v>0.10325040000000001</c:v>
                </c:pt>
                <c:pt idx="684">
                  <c:v>-2.1545499999999999E-3</c:v>
                </c:pt>
                <c:pt idx="685">
                  <c:v>-2.9276400000000001E-2</c:v>
                </c:pt>
                <c:pt idx="686">
                  <c:v>-4.7298199999999999E-2</c:v>
                </c:pt>
                <c:pt idx="687">
                  <c:v>-9.9119349999999995E-2</c:v>
                </c:pt>
                <c:pt idx="688">
                  <c:v>-1.6534650000000001E-2</c:v>
                </c:pt>
                <c:pt idx="689">
                  <c:v>3.0203299999999999E-2</c:v>
                </c:pt>
                <c:pt idx="690">
                  <c:v>-4.9213E-3</c:v>
                </c:pt>
                <c:pt idx="691">
                  <c:v>-0.13920679999999999</c:v>
                </c:pt>
                <c:pt idx="692">
                  <c:v>-0.2052002</c:v>
                </c:pt>
                <c:pt idx="693">
                  <c:v>-0.4899155</c:v>
                </c:pt>
                <c:pt idx="694">
                  <c:v>-0.38802474999999997</c:v>
                </c:pt>
                <c:pt idx="695">
                  <c:v>-0.60360440000000004</c:v>
                </c:pt>
                <c:pt idx="696">
                  <c:v>3.5301199999999998E-2</c:v>
                </c:pt>
                <c:pt idx="697">
                  <c:v>0.33742204999999997</c:v>
                </c:pt>
                <c:pt idx="698">
                  <c:v>0.25480910000000001</c:v>
                </c:pt>
                <c:pt idx="699">
                  <c:v>0.35408885000000001</c:v>
                </c:pt>
                <c:pt idx="700">
                  <c:v>6.5392649999999997E-2</c:v>
                </c:pt>
                <c:pt idx="701">
                  <c:v>0.1131543</c:v>
                </c:pt>
                <c:pt idx="702">
                  <c:v>0.11663785</c:v>
                </c:pt>
                <c:pt idx="703">
                  <c:v>0.31075095000000003</c:v>
                </c:pt>
                <c:pt idx="704">
                  <c:v>0.28102234999999998</c:v>
                </c:pt>
                <c:pt idx="705">
                  <c:v>0.50374224999999995</c:v>
                </c:pt>
                <c:pt idx="706">
                  <c:v>9.7494250000000005E-2</c:v>
                </c:pt>
                <c:pt idx="707">
                  <c:v>0.17214394999999999</c:v>
                </c:pt>
                <c:pt idx="708">
                  <c:v>0.15371470000000001</c:v>
                </c:pt>
                <c:pt idx="709">
                  <c:v>0.35099184999999999</c:v>
                </c:pt>
                <c:pt idx="710">
                  <c:v>0.13821565</c:v>
                </c:pt>
                <c:pt idx="711">
                  <c:v>0.1509808</c:v>
                </c:pt>
                <c:pt idx="712">
                  <c:v>-4.5929400000000002E-2</c:v>
                </c:pt>
                <c:pt idx="713">
                  <c:v>-0.17657970000000001</c:v>
                </c:pt>
                <c:pt idx="714">
                  <c:v>-0.29658495000000001</c:v>
                </c:pt>
                <c:pt idx="715">
                  <c:v>-0.72702420000000001</c:v>
                </c:pt>
                <c:pt idx="716">
                  <c:v>-0.36733860000000002</c:v>
                </c:pt>
                <c:pt idx="717">
                  <c:v>-0.51162664999999996</c:v>
                </c:pt>
                <c:pt idx="718">
                  <c:v>-0.14299885000000001</c:v>
                </c:pt>
                <c:pt idx="719">
                  <c:v>-0.1959272</c:v>
                </c:pt>
                <c:pt idx="720">
                  <c:v>-6.3542249999999995E-2</c:v>
                </c:pt>
                <c:pt idx="721">
                  <c:v>-6.17937E-2</c:v>
                </c:pt>
                <c:pt idx="722">
                  <c:v>-3.5950999999999999E-3</c:v>
                </c:pt>
                <c:pt idx="723">
                  <c:v>2.08238E-2</c:v>
                </c:pt>
                <c:pt idx="724">
                  <c:v>2.4040800000000001E-2</c:v>
                </c:pt>
                <c:pt idx="725">
                  <c:v>6.2333399999999997E-2</c:v>
                </c:pt>
                <c:pt idx="726">
                  <c:v>4.4545950000000001E-2</c:v>
                </c:pt>
                <c:pt idx="727">
                  <c:v>4.7267900000000002E-2</c:v>
                </c:pt>
                <c:pt idx="728">
                  <c:v>-1.41358E-2</c:v>
                </c:pt>
                <c:pt idx="729">
                  <c:v>-3.1787599999999999E-2</c:v>
                </c:pt>
                <c:pt idx="730">
                  <c:v>-4.8796699999999998E-2</c:v>
                </c:pt>
                <c:pt idx="731">
                  <c:v>-0.10620549999999999</c:v>
                </c:pt>
                <c:pt idx="732">
                  <c:v>-4.2875799999999999E-2</c:v>
                </c:pt>
                <c:pt idx="733">
                  <c:v>-6.63665E-3</c:v>
                </c:pt>
                <c:pt idx="734">
                  <c:v>1.871635E-2</c:v>
                </c:pt>
                <c:pt idx="735">
                  <c:v>-5.8266800000000001E-2</c:v>
                </c:pt>
                <c:pt idx="736">
                  <c:v>-0.13312099999999999</c:v>
                </c:pt>
                <c:pt idx="737">
                  <c:v>-3.6236150000000002E-2</c:v>
                </c:pt>
                <c:pt idx="738">
                  <c:v>7.8912250000000003E-2</c:v>
                </c:pt>
                <c:pt idx="739">
                  <c:v>8.3752549999999995E-2</c:v>
                </c:pt>
                <c:pt idx="740">
                  <c:v>-4.8299500000000002E-2</c:v>
                </c:pt>
                <c:pt idx="741">
                  <c:v>-7.7445650000000005E-2</c:v>
                </c:pt>
                <c:pt idx="742">
                  <c:v>1.4997099999999999E-2</c:v>
                </c:pt>
                <c:pt idx="743">
                  <c:v>4.083635E-2</c:v>
                </c:pt>
                <c:pt idx="744">
                  <c:v>4.2262849999999998E-2</c:v>
                </c:pt>
                <c:pt idx="745">
                  <c:v>4.9920850000000003E-2</c:v>
                </c:pt>
                <c:pt idx="746">
                  <c:v>-2.8739799999999999E-2</c:v>
                </c:pt>
                <c:pt idx="747">
                  <c:v>-8.0597650000000007E-2</c:v>
                </c:pt>
                <c:pt idx="748">
                  <c:v>-6.3759350000000006E-2</c:v>
                </c:pt>
                <c:pt idx="749">
                  <c:v>-0.11401725</c:v>
                </c:pt>
                <c:pt idx="750">
                  <c:v>-1.4441849999999999E-2</c:v>
                </c:pt>
                <c:pt idx="751">
                  <c:v>-1.9790200000000001E-2</c:v>
                </c:pt>
                <c:pt idx="752">
                  <c:v>-5.2403249999999998E-2</c:v>
                </c:pt>
                <c:pt idx="753">
                  <c:v>-0.1135125</c:v>
                </c:pt>
                <c:pt idx="754">
                  <c:v>-3.2716050000000003E-2</c:v>
                </c:pt>
                <c:pt idx="755">
                  <c:v>-4.7213499999999999E-2</c:v>
                </c:pt>
                <c:pt idx="756">
                  <c:v>-6.4145250000000001E-2</c:v>
                </c:pt>
                <c:pt idx="757">
                  <c:v>-0.1408567</c:v>
                </c:pt>
                <c:pt idx="758">
                  <c:v>-7.0864949999999996E-2</c:v>
                </c:pt>
                <c:pt idx="759">
                  <c:v>-0.15290324999999999</c:v>
                </c:pt>
                <c:pt idx="760">
                  <c:v>-0.1022101</c:v>
                </c:pt>
                <c:pt idx="761">
                  <c:v>-0.1742476</c:v>
                </c:pt>
                <c:pt idx="762">
                  <c:v>-5.9366000000000002E-2</c:v>
                </c:pt>
                <c:pt idx="763">
                  <c:v>-9.9461549999999996E-2</c:v>
                </c:pt>
                <c:pt idx="764">
                  <c:v>-7.8601299999999999E-2</c:v>
                </c:pt>
                <c:pt idx="765">
                  <c:v>-0.13492029999999999</c:v>
                </c:pt>
                <c:pt idx="766">
                  <c:v>-4.5570050000000001E-2</c:v>
                </c:pt>
                <c:pt idx="767">
                  <c:v>-6.6848199999999997E-2</c:v>
                </c:pt>
                <c:pt idx="768">
                  <c:v>-2.606965E-2</c:v>
                </c:pt>
                <c:pt idx="769">
                  <c:v>-4.8582350000000003E-2</c:v>
                </c:pt>
                <c:pt idx="770">
                  <c:v>-5.1002150000000003E-2</c:v>
                </c:pt>
                <c:pt idx="771">
                  <c:v>-8.5545049999999997E-2</c:v>
                </c:pt>
                <c:pt idx="772">
                  <c:v>-1.5832599999999999E-2</c:v>
                </c:pt>
                <c:pt idx="773">
                  <c:v>-7.7128749999999996E-2</c:v>
                </c:pt>
                <c:pt idx="774">
                  <c:v>-8.0168249999999996E-2</c:v>
                </c:pt>
                <c:pt idx="775">
                  <c:v>-0.13833645</c:v>
                </c:pt>
                <c:pt idx="776">
                  <c:v>-2.076515E-2</c:v>
                </c:pt>
                <c:pt idx="777">
                  <c:v>-1.9986799999999999E-2</c:v>
                </c:pt>
                <c:pt idx="778">
                  <c:v>-6.83671E-2</c:v>
                </c:pt>
                <c:pt idx="779">
                  <c:v>-0.14649234999999999</c:v>
                </c:pt>
                <c:pt idx="780">
                  <c:v>-3.14037E-2</c:v>
                </c:pt>
                <c:pt idx="781">
                  <c:v>2.0184649999999998E-2</c:v>
                </c:pt>
                <c:pt idx="782">
                  <c:v>9.656265E-2</c:v>
                </c:pt>
                <c:pt idx="783">
                  <c:v>0.1755488</c:v>
                </c:pt>
                <c:pt idx="784">
                  <c:v>-1.8787749999999999E-2</c:v>
                </c:pt>
                <c:pt idx="785">
                  <c:v>-7.3493050000000004E-2</c:v>
                </c:pt>
                <c:pt idx="786">
                  <c:v>6.7690500000000004E-3</c:v>
                </c:pt>
                <c:pt idx="787">
                  <c:v>2.0880099999999999E-2</c:v>
                </c:pt>
                <c:pt idx="788">
                  <c:v>-4.6817900000000003E-2</c:v>
                </c:pt>
                <c:pt idx="789">
                  <c:v>-0.14835014999999999</c:v>
                </c:pt>
                <c:pt idx="790">
                  <c:v>-0.1208592</c:v>
                </c:pt>
                <c:pt idx="791">
                  <c:v>-0.23197155</c:v>
                </c:pt>
                <c:pt idx="792">
                  <c:v>-9.4692750000000006E-2</c:v>
                </c:pt>
                <c:pt idx="793">
                  <c:v>-0.19539419999999999</c:v>
                </c:pt>
                <c:pt idx="794">
                  <c:v>-0.10860185</c:v>
                </c:pt>
                <c:pt idx="795">
                  <c:v>-0.13807554999999999</c:v>
                </c:pt>
                <c:pt idx="796">
                  <c:v>4.8661599999999999E-2</c:v>
                </c:pt>
                <c:pt idx="797">
                  <c:v>0.18803010000000001</c:v>
                </c:pt>
                <c:pt idx="798">
                  <c:v>0.11646040000000001</c:v>
                </c:pt>
                <c:pt idx="799">
                  <c:v>0.13258329999999999</c:v>
                </c:pt>
                <c:pt idx="800">
                  <c:v>7.7312500000000003E-3</c:v>
                </c:pt>
                <c:pt idx="801">
                  <c:v>-3.0692500000000001E-2</c:v>
                </c:pt>
                <c:pt idx="802">
                  <c:v>-0.1395583</c:v>
                </c:pt>
                <c:pt idx="803">
                  <c:v>-0.36533874999999999</c:v>
                </c:pt>
                <c:pt idx="804">
                  <c:v>-0.25681935</c:v>
                </c:pt>
                <c:pt idx="805">
                  <c:v>-0.30377019999999999</c:v>
                </c:pt>
                <c:pt idx="806">
                  <c:v>6.128405E-2</c:v>
                </c:pt>
                <c:pt idx="807">
                  <c:v>0.32969130000000002</c:v>
                </c:pt>
                <c:pt idx="808">
                  <c:v>0.3624773</c:v>
                </c:pt>
                <c:pt idx="809">
                  <c:v>0.78747330000000004</c:v>
                </c:pt>
                <c:pt idx="810">
                  <c:v>0.33482214999999999</c:v>
                </c:pt>
                <c:pt idx="811">
                  <c:v>0.48926760000000002</c:v>
                </c:pt>
                <c:pt idx="812">
                  <c:v>0.10407535</c:v>
                </c:pt>
                <c:pt idx="813">
                  <c:v>0.19230325000000001</c:v>
                </c:pt>
                <c:pt idx="814">
                  <c:v>0.1314545</c:v>
                </c:pt>
                <c:pt idx="815">
                  <c:v>0.18833865</c:v>
                </c:pt>
                <c:pt idx="816">
                  <c:v>0.13654620000000001</c:v>
                </c:pt>
                <c:pt idx="817">
                  <c:v>0.25988804999999998</c:v>
                </c:pt>
                <c:pt idx="818">
                  <c:v>4.3610700000000002E-2</c:v>
                </c:pt>
                <c:pt idx="819">
                  <c:v>3.069525E-2</c:v>
                </c:pt>
                <c:pt idx="820">
                  <c:v>-6.4397999999999999E-3</c:v>
                </c:pt>
                <c:pt idx="821">
                  <c:v>1.8823650000000001E-2</c:v>
                </c:pt>
                <c:pt idx="822">
                  <c:v>8.4036150000000004E-2</c:v>
                </c:pt>
              </c:numCache>
            </c:numRef>
          </c:val>
          <c:smooth val="0"/>
          <c:extLst>
            <c:ext xmlns:c16="http://schemas.microsoft.com/office/drawing/2014/chart" uri="{C3380CC4-5D6E-409C-BE32-E72D297353CC}">
              <c16:uniqueId val="{00000001-EEF0-4593-B3EF-78EED8B58D1B}"/>
            </c:ext>
          </c:extLst>
        </c:ser>
        <c:dLbls>
          <c:showLegendKey val="0"/>
          <c:showVal val="0"/>
          <c:showCatName val="0"/>
          <c:showSerName val="0"/>
          <c:showPercent val="0"/>
          <c:showBubbleSize val="0"/>
        </c:dLbls>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9816857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Before</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Gyro!$AC$1</c:f>
              <c:strCache>
                <c:ptCount val="1"/>
                <c:pt idx="0">
                  <c:v>Gangle_X</c:v>
                </c:pt>
              </c:strCache>
            </c:strRef>
          </c:tx>
          <c:spPr>
            <a:ln w="28575" cap="rnd">
              <a:solidFill>
                <a:schemeClr val="accent1"/>
              </a:solidFill>
              <a:round/>
            </a:ln>
            <a:effectLst/>
          </c:spPr>
          <c:marker>
            <c:symbol val="none"/>
          </c:marker>
          <c:val>
            <c:numRef>
              <c:f>Gyro!$AC$2:$AC$1357</c:f>
              <c:numCache>
                <c:formatCode>General</c:formatCode>
                <c:ptCount val="1356"/>
                <c:pt idx="0">
                  <c:v>-1.5855000000000001E-2</c:v>
                </c:pt>
                <c:pt idx="1">
                  <c:v>-3.3840999999999996E-2</c:v>
                </c:pt>
                <c:pt idx="2">
                  <c:v>-5.0761000000000001E-2</c:v>
                </c:pt>
                <c:pt idx="3">
                  <c:v>-6.7676E-2</c:v>
                </c:pt>
                <c:pt idx="4">
                  <c:v>-8.4584999999999994E-2</c:v>
                </c:pt>
                <c:pt idx="5">
                  <c:v>-0.10149899999999999</c:v>
                </c:pt>
                <c:pt idx="6">
                  <c:v>-0.11841299999999999</c:v>
                </c:pt>
                <c:pt idx="7">
                  <c:v>-0.135322</c:v>
                </c:pt>
                <c:pt idx="8">
                  <c:v>-0.15117700000000001</c:v>
                </c:pt>
                <c:pt idx="9">
                  <c:v>-0.16702500000000001</c:v>
                </c:pt>
                <c:pt idx="10">
                  <c:v>-0.18392900000000001</c:v>
                </c:pt>
                <c:pt idx="11">
                  <c:v>-0.19977700000000001</c:v>
                </c:pt>
                <c:pt idx="12">
                  <c:v>-0.21670200000000001</c:v>
                </c:pt>
                <c:pt idx="13">
                  <c:v>-0.232545</c:v>
                </c:pt>
                <c:pt idx="14">
                  <c:v>-0.247338</c:v>
                </c:pt>
                <c:pt idx="15">
                  <c:v>-0.26000400000000001</c:v>
                </c:pt>
                <c:pt idx="16">
                  <c:v>-0.27797500000000003</c:v>
                </c:pt>
                <c:pt idx="17">
                  <c:v>-0.29808800000000002</c:v>
                </c:pt>
                <c:pt idx="18">
                  <c:v>-0.31393799999999999</c:v>
                </c:pt>
                <c:pt idx="19">
                  <c:v>-0.329793</c:v>
                </c:pt>
                <c:pt idx="20">
                  <c:v>-0.34671299999999999</c:v>
                </c:pt>
                <c:pt idx="21">
                  <c:v>-0.362568</c:v>
                </c:pt>
                <c:pt idx="22">
                  <c:v>-0.37948799999999999</c:v>
                </c:pt>
                <c:pt idx="23">
                  <c:v>-0.39639799999999997</c:v>
                </c:pt>
                <c:pt idx="24">
                  <c:v>-0.41223499999999996</c:v>
                </c:pt>
                <c:pt idx="25">
                  <c:v>-0.42809499999999995</c:v>
                </c:pt>
                <c:pt idx="26">
                  <c:v>-0.44394299999999998</c:v>
                </c:pt>
                <c:pt idx="27">
                  <c:v>-0.46086299999999997</c:v>
                </c:pt>
                <c:pt idx="28">
                  <c:v>-0.47777799999999998</c:v>
                </c:pt>
                <c:pt idx="29">
                  <c:v>-0.494703</c:v>
                </c:pt>
                <c:pt idx="30">
                  <c:v>-0.51056299999999999</c:v>
                </c:pt>
                <c:pt idx="31">
                  <c:v>-0.52642299999999997</c:v>
                </c:pt>
                <c:pt idx="32">
                  <c:v>-0.54440899999999992</c:v>
                </c:pt>
                <c:pt idx="33">
                  <c:v>-0.56024099999999988</c:v>
                </c:pt>
                <c:pt idx="34">
                  <c:v>-0.57500699999999982</c:v>
                </c:pt>
                <c:pt idx="35">
                  <c:v>-0.5908549999999998</c:v>
                </c:pt>
                <c:pt idx="36">
                  <c:v>-0.60776899999999978</c:v>
                </c:pt>
                <c:pt idx="37">
                  <c:v>-0.62468399999999979</c:v>
                </c:pt>
                <c:pt idx="38">
                  <c:v>-0.64160399999999984</c:v>
                </c:pt>
                <c:pt idx="39">
                  <c:v>-0.65745199999999981</c:v>
                </c:pt>
                <c:pt idx="40">
                  <c:v>-0.67222899999999985</c:v>
                </c:pt>
                <c:pt idx="41">
                  <c:v>-0.68914299999999984</c:v>
                </c:pt>
                <c:pt idx="42">
                  <c:v>-0.70392699999999986</c:v>
                </c:pt>
                <c:pt idx="43">
                  <c:v>-0.72083599999999981</c:v>
                </c:pt>
                <c:pt idx="44">
                  <c:v>-0.73774499999999976</c:v>
                </c:pt>
                <c:pt idx="45">
                  <c:v>-0.75359499999999979</c:v>
                </c:pt>
                <c:pt idx="46">
                  <c:v>-0.76944999999999975</c:v>
                </c:pt>
                <c:pt idx="47">
                  <c:v>-0.78530999999999973</c:v>
                </c:pt>
                <c:pt idx="48">
                  <c:v>-0.80115299999999978</c:v>
                </c:pt>
                <c:pt idx="49">
                  <c:v>-0.81806199999999973</c:v>
                </c:pt>
                <c:pt idx="50">
                  <c:v>-0.83497599999999972</c:v>
                </c:pt>
                <c:pt idx="51">
                  <c:v>-0.85082399999999969</c:v>
                </c:pt>
                <c:pt idx="52">
                  <c:v>-0.86773299999999964</c:v>
                </c:pt>
                <c:pt idx="53">
                  <c:v>-0.88356999999999963</c:v>
                </c:pt>
                <c:pt idx="54">
                  <c:v>-0.90047899999999959</c:v>
                </c:pt>
                <c:pt idx="55">
                  <c:v>-0.91739899999999963</c:v>
                </c:pt>
                <c:pt idx="56">
                  <c:v>-0.93431299999999962</c:v>
                </c:pt>
                <c:pt idx="57">
                  <c:v>-0.94909499999999958</c:v>
                </c:pt>
                <c:pt idx="58">
                  <c:v>-0.96387199999999962</c:v>
                </c:pt>
                <c:pt idx="59">
                  <c:v>-0.9807859999999996</c:v>
                </c:pt>
                <c:pt idx="60">
                  <c:v>-0.99769999999999959</c:v>
                </c:pt>
                <c:pt idx="61">
                  <c:v>-1.0135529999999995</c:v>
                </c:pt>
                <c:pt idx="62">
                  <c:v>-1.0304849999999994</c:v>
                </c:pt>
                <c:pt idx="63">
                  <c:v>-1.0473939999999995</c:v>
                </c:pt>
                <c:pt idx="64">
                  <c:v>-1.0643029999999996</c:v>
                </c:pt>
                <c:pt idx="65">
                  <c:v>-1.0790919999999995</c:v>
                </c:pt>
                <c:pt idx="66">
                  <c:v>-1.0949469999999994</c:v>
                </c:pt>
                <c:pt idx="67">
                  <c:v>-1.1107899999999995</c:v>
                </c:pt>
                <c:pt idx="68">
                  <c:v>-1.1266499999999995</c:v>
                </c:pt>
                <c:pt idx="69">
                  <c:v>-1.1424929999999995</c:v>
                </c:pt>
                <c:pt idx="70">
                  <c:v>-1.1583409999999996</c:v>
                </c:pt>
                <c:pt idx="71">
                  <c:v>-1.1741889999999997</c:v>
                </c:pt>
                <c:pt idx="72">
                  <c:v>-1.1910979999999998</c:v>
                </c:pt>
                <c:pt idx="73">
                  <c:v>-1.2069409999999998</c:v>
                </c:pt>
                <c:pt idx="74">
                  <c:v>-1.2227889999999999</c:v>
                </c:pt>
                <c:pt idx="75">
                  <c:v>-1.2386439999999999</c:v>
                </c:pt>
                <c:pt idx="76">
                  <c:v>-1.255558</c:v>
                </c:pt>
                <c:pt idx="77">
                  <c:v>-1.270335</c:v>
                </c:pt>
                <c:pt idx="78">
                  <c:v>-1.2872490000000001</c:v>
                </c:pt>
                <c:pt idx="79">
                  <c:v>-1.3041690000000001</c:v>
                </c:pt>
                <c:pt idx="80">
                  <c:v>-1.3210780000000002</c:v>
                </c:pt>
                <c:pt idx="81">
                  <c:v>-1.3358550000000002</c:v>
                </c:pt>
                <c:pt idx="82">
                  <c:v>-1.3517080000000001</c:v>
                </c:pt>
                <c:pt idx="83">
                  <c:v>-1.3686230000000001</c:v>
                </c:pt>
                <c:pt idx="84">
                  <c:v>-1.3855320000000002</c:v>
                </c:pt>
                <c:pt idx="85">
                  <c:v>-1.4024520000000003</c:v>
                </c:pt>
                <c:pt idx="86">
                  <c:v>-1.4193660000000003</c:v>
                </c:pt>
                <c:pt idx="87">
                  <c:v>-1.4362900000000003</c:v>
                </c:pt>
                <c:pt idx="88">
                  <c:v>-1.4542710000000003</c:v>
                </c:pt>
                <c:pt idx="89">
                  <c:v>-1.4711910000000004</c:v>
                </c:pt>
                <c:pt idx="90">
                  <c:v>-1.4870510000000003</c:v>
                </c:pt>
                <c:pt idx="91">
                  <c:v>-1.5039600000000004</c:v>
                </c:pt>
                <c:pt idx="92">
                  <c:v>-1.5208740000000005</c:v>
                </c:pt>
                <c:pt idx="93">
                  <c:v>-1.5377830000000006</c:v>
                </c:pt>
                <c:pt idx="94">
                  <c:v>-1.5536360000000005</c:v>
                </c:pt>
                <c:pt idx="95">
                  <c:v>-1.5705500000000006</c:v>
                </c:pt>
                <c:pt idx="96">
                  <c:v>-1.5874650000000006</c:v>
                </c:pt>
                <c:pt idx="97">
                  <c:v>-1.6033200000000005</c:v>
                </c:pt>
                <c:pt idx="98">
                  <c:v>-1.6191750000000005</c:v>
                </c:pt>
                <c:pt idx="99">
                  <c:v>-1.6360890000000006</c:v>
                </c:pt>
                <c:pt idx="100">
                  <c:v>-1.6529980000000006</c:v>
                </c:pt>
                <c:pt idx="101">
                  <c:v>-1.6699120000000007</c:v>
                </c:pt>
                <c:pt idx="102">
                  <c:v>-1.6868260000000008</c:v>
                </c:pt>
                <c:pt idx="103">
                  <c:v>-1.7037290000000009</c:v>
                </c:pt>
                <c:pt idx="104">
                  <c:v>-1.720649000000001</c:v>
                </c:pt>
                <c:pt idx="105">
                  <c:v>-1.7354310000000011</c:v>
                </c:pt>
                <c:pt idx="106">
                  <c:v>-1.7523510000000011</c:v>
                </c:pt>
                <c:pt idx="107">
                  <c:v>-1.770336000000001</c:v>
                </c:pt>
                <c:pt idx="108">
                  <c:v>-1.787251000000001</c:v>
                </c:pt>
                <c:pt idx="109">
                  <c:v>-1.803106000000001</c:v>
                </c:pt>
                <c:pt idx="110">
                  <c:v>-1.820026000000001</c:v>
                </c:pt>
                <c:pt idx="111">
                  <c:v>-1.8369350000000011</c:v>
                </c:pt>
                <c:pt idx="112">
                  <c:v>-1.852785000000001</c:v>
                </c:pt>
                <c:pt idx="113">
                  <c:v>-1.868640000000001</c:v>
                </c:pt>
                <c:pt idx="114">
                  <c:v>-1.8845010000000009</c:v>
                </c:pt>
                <c:pt idx="115">
                  <c:v>-1.900349000000001</c:v>
                </c:pt>
                <c:pt idx="116">
                  <c:v>-1.9151250000000009</c:v>
                </c:pt>
                <c:pt idx="117">
                  <c:v>-1.9309780000000007</c:v>
                </c:pt>
                <c:pt idx="118">
                  <c:v>-1.9468260000000008</c:v>
                </c:pt>
                <c:pt idx="119">
                  <c:v>-1.9637410000000008</c:v>
                </c:pt>
                <c:pt idx="120">
                  <c:v>-1.9806610000000009</c:v>
                </c:pt>
                <c:pt idx="121">
                  <c:v>-1.996509000000001</c:v>
                </c:pt>
                <c:pt idx="122">
                  <c:v>-2.0123520000000008</c:v>
                </c:pt>
                <c:pt idx="123">
                  <c:v>-2.0292720000000006</c:v>
                </c:pt>
                <c:pt idx="124">
                  <c:v>-2.0451200000000007</c:v>
                </c:pt>
                <c:pt idx="125">
                  <c:v>-2.0609750000000009</c:v>
                </c:pt>
                <c:pt idx="126">
                  <c:v>-2.0768250000000008</c:v>
                </c:pt>
                <c:pt idx="127">
                  <c:v>-2.0937390000000007</c:v>
                </c:pt>
                <c:pt idx="128">
                  <c:v>-2.1095940000000009</c:v>
                </c:pt>
                <c:pt idx="129">
                  <c:v>-2.1265140000000007</c:v>
                </c:pt>
                <c:pt idx="130">
                  <c:v>-2.1434410000000006</c:v>
                </c:pt>
                <c:pt idx="131">
                  <c:v>-2.1603680000000005</c:v>
                </c:pt>
                <c:pt idx="132">
                  <c:v>-2.1762230000000007</c:v>
                </c:pt>
                <c:pt idx="133">
                  <c:v>-2.1931370000000006</c:v>
                </c:pt>
                <c:pt idx="134">
                  <c:v>-2.2089870000000005</c:v>
                </c:pt>
                <c:pt idx="135">
                  <c:v>-2.2248420000000007</c:v>
                </c:pt>
                <c:pt idx="136">
                  <c:v>-2.2417560000000005</c:v>
                </c:pt>
                <c:pt idx="137">
                  <c:v>-2.2586650000000006</c:v>
                </c:pt>
                <c:pt idx="138">
                  <c:v>-2.2755740000000007</c:v>
                </c:pt>
                <c:pt idx="139">
                  <c:v>-2.2924890000000007</c:v>
                </c:pt>
                <c:pt idx="140">
                  <c:v>-2.3083440000000008</c:v>
                </c:pt>
                <c:pt idx="141">
                  <c:v>-2.3242040000000008</c:v>
                </c:pt>
                <c:pt idx="142">
                  <c:v>-2.3411240000000006</c:v>
                </c:pt>
                <c:pt idx="143">
                  <c:v>-2.3580440000000005</c:v>
                </c:pt>
                <c:pt idx="144">
                  <c:v>-2.3749660000000006</c:v>
                </c:pt>
                <c:pt idx="145">
                  <c:v>-2.3908210000000008</c:v>
                </c:pt>
                <c:pt idx="146">
                  <c:v>-2.4077300000000008</c:v>
                </c:pt>
                <c:pt idx="147">
                  <c:v>-2.423585000000001</c:v>
                </c:pt>
                <c:pt idx="148">
                  <c:v>-2.4404990000000009</c:v>
                </c:pt>
                <c:pt idx="149">
                  <c:v>-2.4584850000000009</c:v>
                </c:pt>
                <c:pt idx="150">
                  <c:v>-2.475394000000001</c:v>
                </c:pt>
                <c:pt idx="151">
                  <c:v>-2.4923040000000012</c:v>
                </c:pt>
                <c:pt idx="152">
                  <c:v>-2.5081520000000013</c:v>
                </c:pt>
                <c:pt idx="153">
                  <c:v>-2.5250720000000011</c:v>
                </c:pt>
                <c:pt idx="154">
                  <c:v>-2.541999000000001</c:v>
                </c:pt>
                <c:pt idx="155">
                  <c:v>-2.5589190000000008</c:v>
                </c:pt>
                <c:pt idx="156">
                  <c:v>-2.5758390000000007</c:v>
                </c:pt>
                <c:pt idx="157">
                  <c:v>-2.5927640000000007</c:v>
                </c:pt>
                <c:pt idx="158">
                  <c:v>-2.6096890000000008</c:v>
                </c:pt>
                <c:pt idx="159">
                  <c:v>-2.6266090000000006</c:v>
                </c:pt>
                <c:pt idx="160">
                  <c:v>-2.6435230000000005</c:v>
                </c:pt>
                <c:pt idx="161">
                  <c:v>-2.6604380000000005</c:v>
                </c:pt>
                <c:pt idx="162">
                  <c:v>-2.6773520000000004</c:v>
                </c:pt>
                <c:pt idx="163">
                  <c:v>-2.6932050000000003</c:v>
                </c:pt>
                <c:pt idx="164">
                  <c:v>-2.7101190000000002</c:v>
                </c:pt>
                <c:pt idx="165">
                  <c:v>-2.727039</c:v>
                </c:pt>
                <c:pt idx="166">
                  <c:v>-2.7439589999999998</c:v>
                </c:pt>
                <c:pt idx="167">
                  <c:v>-2.7598069999999999</c:v>
                </c:pt>
                <c:pt idx="168">
                  <c:v>-2.775655</c:v>
                </c:pt>
                <c:pt idx="169">
                  <c:v>-2.7915030000000001</c:v>
                </c:pt>
                <c:pt idx="170">
                  <c:v>-2.8094830000000002</c:v>
                </c:pt>
                <c:pt idx="171">
                  <c:v>-2.8253380000000003</c:v>
                </c:pt>
                <c:pt idx="172">
                  <c:v>-2.8411930000000005</c:v>
                </c:pt>
                <c:pt idx="173">
                  <c:v>-2.8581130000000003</c:v>
                </c:pt>
                <c:pt idx="174">
                  <c:v>-2.8750380000000004</c:v>
                </c:pt>
                <c:pt idx="175">
                  <c:v>-2.8919580000000003</c:v>
                </c:pt>
                <c:pt idx="176">
                  <c:v>-2.9088730000000003</c:v>
                </c:pt>
                <c:pt idx="177">
                  <c:v>-2.9257820000000003</c:v>
                </c:pt>
                <c:pt idx="178">
                  <c:v>-2.9426910000000004</c:v>
                </c:pt>
                <c:pt idx="179">
                  <c:v>-2.9596110000000002</c:v>
                </c:pt>
                <c:pt idx="180">
                  <c:v>-2.9765260000000002</c:v>
                </c:pt>
                <c:pt idx="181">
                  <c:v>-2.9945060000000003</c:v>
                </c:pt>
                <c:pt idx="182">
                  <c:v>-3.0124810000000002</c:v>
                </c:pt>
                <c:pt idx="183">
                  <c:v>-3.0294000000000003</c:v>
                </c:pt>
                <c:pt idx="184">
                  <c:v>-3.0463250000000004</c:v>
                </c:pt>
                <c:pt idx="185">
                  <c:v>-3.0632500000000005</c:v>
                </c:pt>
                <c:pt idx="186">
                  <c:v>-3.0812360000000005</c:v>
                </c:pt>
                <c:pt idx="187">
                  <c:v>-3.0981460000000007</c:v>
                </c:pt>
                <c:pt idx="188">
                  <c:v>-3.1150610000000007</c:v>
                </c:pt>
                <c:pt idx="189">
                  <c:v>-3.1319750000000006</c:v>
                </c:pt>
                <c:pt idx="190">
                  <c:v>-3.1488890000000005</c:v>
                </c:pt>
                <c:pt idx="191">
                  <c:v>-3.1658090000000003</c:v>
                </c:pt>
                <c:pt idx="192">
                  <c:v>-3.1827290000000001</c:v>
                </c:pt>
                <c:pt idx="193">
                  <c:v>-3.2007150000000002</c:v>
                </c:pt>
                <c:pt idx="194">
                  <c:v>-3.2176400000000003</c:v>
                </c:pt>
                <c:pt idx="195">
                  <c:v>-3.2345600000000001</c:v>
                </c:pt>
                <c:pt idx="196">
                  <c:v>-3.2504150000000003</c:v>
                </c:pt>
                <c:pt idx="197">
                  <c:v>-3.2673350000000001</c:v>
                </c:pt>
                <c:pt idx="198">
                  <c:v>-3.2842600000000002</c:v>
                </c:pt>
                <c:pt idx="199">
                  <c:v>-3.3011690000000002</c:v>
                </c:pt>
                <c:pt idx="200">
                  <c:v>-3.3170220000000001</c:v>
                </c:pt>
                <c:pt idx="201">
                  <c:v>-3.3328820000000001</c:v>
                </c:pt>
                <c:pt idx="202">
                  <c:v>-3.34979</c:v>
                </c:pt>
                <c:pt idx="203">
                  <c:v>-3.3656450000000002</c:v>
                </c:pt>
                <c:pt idx="204">
                  <c:v>-3.382565</c:v>
                </c:pt>
                <c:pt idx="205">
                  <c:v>-3.3984200000000002</c:v>
                </c:pt>
                <c:pt idx="206">
                  <c:v>-3.4142750000000004</c:v>
                </c:pt>
                <c:pt idx="207">
                  <c:v>-3.4301230000000005</c:v>
                </c:pt>
                <c:pt idx="208">
                  <c:v>-3.4470480000000006</c:v>
                </c:pt>
                <c:pt idx="209">
                  <c:v>-3.4639680000000004</c:v>
                </c:pt>
                <c:pt idx="210">
                  <c:v>-3.4808820000000003</c:v>
                </c:pt>
                <c:pt idx="211">
                  <c:v>-3.4978020000000001</c:v>
                </c:pt>
                <c:pt idx="212">
                  <c:v>-3.5136570000000003</c:v>
                </c:pt>
                <c:pt idx="213">
                  <c:v>-3.5295120000000004</c:v>
                </c:pt>
                <c:pt idx="214">
                  <c:v>-3.5453600000000005</c:v>
                </c:pt>
                <c:pt idx="215">
                  <c:v>-3.5622800000000003</c:v>
                </c:pt>
                <c:pt idx="216">
                  <c:v>-3.5792000000000002</c:v>
                </c:pt>
                <c:pt idx="217">
                  <c:v>-3.5950600000000001</c:v>
                </c:pt>
                <c:pt idx="218">
                  <c:v>-3.61198</c:v>
                </c:pt>
                <c:pt idx="219">
                  <c:v>-3.6278220000000001</c:v>
                </c:pt>
                <c:pt idx="220">
                  <c:v>-3.6436649999999999</c:v>
                </c:pt>
                <c:pt idx="221">
                  <c:v>-3.659513</c:v>
                </c:pt>
                <c:pt idx="222">
                  <c:v>-3.674302</c:v>
                </c:pt>
                <c:pt idx="223">
                  <c:v>-3.6912219999999998</c:v>
                </c:pt>
                <c:pt idx="224">
                  <c:v>-3.7070699999999999</c:v>
                </c:pt>
                <c:pt idx="225">
                  <c:v>-3.7229199999999998</c:v>
                </c:pt>
                <c:pt idx="226">
                  <c:v>-3.7387679999999999</c:v>
                </c:pt>
                <c:pt idx="227">
                  <c:v>-3.7535499999999997</c:v>
                </c:pt>
                <c:pt idx="228">
                  <c:v>-3.7704649999999997</c:v>
                </c:pt>
                <c:pt idx="229">
                  <c:v>-3.7863129999999998</c:v>
                </c:pt>
                <c:pt idx="230">
                  <c:v>-3.8021729999999998</c:v>
                </c:pt>
                <c:pt idx="231">
                  <c:v>-3.818028</c:v>
                </c:pt>
                <c:pt idx="232">
                  <c:v>-3.8349479999999998</c:v>
                </c:pt>
                <c:pt idx="233">
                  <c:v>-3.8518679999999996</c:v>
                </c:pt>
                <c:pt idx="234">
                  <c:v>-3.8687879999999994</c:v>
                </c:pt>
                <c:pt idx="235">
                  <c:v>-3.8846359999999995</c:v>
                </c:pt>
                <c:pt idx="236">
                  <c:v>-3.9026209999999995</c:v>
                </c:pt>
                <c:pt idx="237">
                  <c:v>-3.9195409999999993</c:v>
                </c:pt>
                <c:pt idx="238">
                  <c:v>-3.9353909999999992</c:v>
                </c:pt>
                <c:pt idx="239">
                  <c:v>-3.9512459999999994</c:v>
                </c:pt>
                <c:pt idx="240">
                  <c:v>-3.9670989999999993</c:v>
                </c:pt>
                <c:pt idx="241">
                  <c:v>-3.9840239999999993</c:v>
                </c:pt>
                <c:pt idx="242">
                  <c:v>-3.9998719999999994</c:v>
                </c:pt>
                <c:pt idx="243">
                  <c:v>-4.0178579999999995</c:v>
                </c:pt>
                <c:pt idx="244">
                  <c:v>-4.0347729999999995</c:v>
                </c:pt>
                <c:pt idx="245">
                  <c:v>-4.0516929999999993</c:v>
                </c:pt>
                <c:pt idx="246">
                  <c:v>-4.0686069999999992</c:v>
                </c:pt>
                <c:pt idx="247">
                  <c:v>-4.0855209999999991</c:v>
                </c:pt>
                <c:pt idx="248">
                  <c:v>-4.1024359999999991</c:v>
                </c:pt>
                <c:pt idx="249">
                  <c:v>-4.1182859999999994</c:v>
                </c:pt>
                <c:pt idx="250">
                  <c:v>-4.1352109999999991</c:v>
                </c:pt>
                <c:pt idx="251">
                  <c:v>-4.1521199999999991</c:v>
                </c:pt>
                <c:pt idx="252">
                  <c:v>-4.1679679999999992</c:v>
                </c:pt>
                <c:pt idx="253">
                  <c:v>-4.1848879999999991</c:v>
                </c:pt>
                <c:pt idx="254">
                  <c:v>-4.2018019999999989</c:v>
                </c:pt>
                <c:pt idx="255">
                  <c:v>-4.2176519999999993</c:v>
                </c:pt>
                <c:pt idx="256">
                  <c:v>-4.2335019999999997</c:v>
                </c:pt>
                <c:pt idx="257">
                  <c:v>-4.2504159999999995</c:v>
                </c:pt>
                <c:pt idx="258">
                  <c:v>-4.2662589999999998</c:v>
                </c:pt>
                <c:pt idx="259">
                  <c:v>-4.282114</c:v>
                </c:pt>
                <c:pt idx="260">
                  <c:v>-4.2979690000000002</c:v>
                </c:pt>
                <c:pt idx="261">
                  <c:v>-4.3148910000000003</c:v>
                </c:pt>
                <c:pt idx="262">
                  <c:v>-4.3307510000000002</c:v>
                </c:pt>
                <c:pt idx="263">
                  <c:v>-4.3476699999999999</c:v>
                </c:pt>
                <c:pt idx="264">
                  <c:v>-4.3645839999999998</c:v>
                </c:pt>
                <c:pt idx="265">
                  <c:v>-4.3814979999999997</c:v>
                </c:pt>
                <c:pt idx="266">
                  <c:v>-4.3984129999999997</c:v>
                </c:pt>
                <c:pt idx="267">
                  <c:v>-4.4153219999999997</c:v>
                </c:pt>
                <c:pt idx="268">
                  <c:v>-4.432226</c:v>
                </c:pt>
                <c:pt idx="269">
                  <c:v>-4.449141</c:v>
                </c:pt>
                <c:pt idx="270">
                  <c:v>-4.4660549999999999</c:v>
                </c:pt>
                <c:pt idx="271">
                  <c:v>-4.4819149999999999</c:v>
                </c:pt>
                <c:pt idx="272">
                  <c:v>-4.49777</c:v>
                </c:pt>
                <c:pt idx="273">
                  <c:v>-4.5136250000000002</c:v>
                </c:pt>
                <c:pt idx="274">
                  <c:v>-4.5294750000000006</c:v>
                </c:pt>
                <c:pt idx="275">
                  <c:v>-4.5463900000000006</c:v>
                </c:pt>
                <c:pt idx="276">
                  <c:v>-4.5622450000000008</c:v>
                </c:pt>
                <c:pt idx="277">
                  <c:v>-4.5781000000000009</c:v>
                </c:pt>
                <c:pt idx="278">
                  <c:v>-4.595015000000001</c:v>
                </c:pt>
                <c:pt idx="279">
                  <c:v>-4.6108580000000012</c:v>
                </c:pt>
                <c:pt idx="280">
                  <c:v>-4.6267130000000014</c:v>
                </c:pt>
                <c:pt idx="281">
                  <c:v>-4.6446890000000014</c:v>
                </c:pt>
                <c:pt idx="282">
                  <c:v>-4.6616040000000014</c:v>
                </c:pt>
                <c:pt idx="283">
                  <c:v>-4.6774470000000017</c:v>
                </c:pt>
                <c:pt idx="284">
                  <c:v>-4.6943620000000017</c:v>
                </c:pt>
                <c:pt idx="285">
                  <c:v>-4.7123430000000015</c:v>
                </c:pt>
                <c:pt idx="286">
                  <c:v>-4.7292580000000015</c:v>
                </c:pt>
                <c:pt idx="287">
                  <c:v>-4.7451060000000016</c:v>
                </c:pt>
                <c:pt idx="288">
                  <c:v>-4.7620210000000016</c:v>
                </c:pt>
                <c:pt idx="289">
                  <c:v>-4.7789400000000013</c:v>
                </c:pt>
                <c:pt idx="290">
                  <c:v>-4.7958540000000012</c:v>
                </c:pt>
                <c:pt idx="291">
                  <c:v>-4.8116980000000016</c:v>
                </c:pt>
                <c:pt idx="292">
                  <c:v>-4.8275460000000017</c:v>
                </c:pt>
                <c:pt idx="293">
                  <c:v>-4.8444600000000015</c:v>
                </c:pt>
                <c:pt idx="294">
                  <c:v>-4.8613850000000012</c:v>
                </c:pt>
                <c:pt idx="295">
                  <c:v>-4.8782990000000011</c:v>
                </c:pt>
                <c:pt idx="296">
                  <c:v>-4.8941540000000012</c:v>
                </c:pt>
                <c:pt idx="297">
                  <c:v>-4.9100020000000013</c:v>
                </c:pt>
                <c:pt idx="298">
                  <c:v>-4.9258450000000016</c:v>
                </c:pt>
                <c:pt idx="299">
                  <c:v>-4.9416950000000019</c:v>
                </c:pt>
                <c:pt idx="300">
                  <c:v>-4.9575450000000023</c:v>
                </c:pt>
                <c:pt idx="301">
                  <c:v>-4.9744650000000021</c:v>
                </c:pt>
                <c:pt idx="302">
                  <c:v>-4.9903070000000023</c:v>
                </c:pt>
                <c:pt idx="303">
                  <c:v>-5.0061570000000026</c:v>
                </c:pt>
                <c:pt idx="304">
                  <c:v>-5.0220050000000027</c:v>
                </c:pt>
                <c:pt idx="305">
                  <c:v>-5.0378530000000028</c:v>
                </c:pt>
                <c:pt idx="306">
                  <c:v>-5.0537010000000029</c:v>
                </c:pt>
                <c:pt idx="307">
                  <c:v>-5.069549000000003</c:v>
                </c:pt>
                <c:pt idx="308">
                  <c:v>-5.0864690000000028</c:v>
                </c:pt>
                <c:pt idx="309">
                  <c:v>-5.1033840000000028</c:v>
                </c:pt>
                <c:pt idx="310">
                  <c:v>-5.1192370000000027</c:v>
                </c:pt>
                <c:pt idx="311">
                  <c:v>-5.1350850000000028</c:v>
                </c:pt>
                <c:pt idx="312">
                  <c:v>-5.1530710000000024</c:v>
                </c:pt>
                <c:pt idx="313">
                  <c:v>-5.171057000000002</c:v>
                </c:pt>
                <c:pt idx="314">
                  <c:v>-5.1879770000000018</c:v>
                </c:pt>
                <c:pt idx="315">
                  <c:v>-5.2048970000000017</c:v>
                </c:pt>
                <c:pt idx="316">
                  <c:v>-5.2207520000000018</c:v>
                </c:pt>
                <c:pt idx="317">
                  <c:v>-5.2366020000000022</c:v>
                </c:pt>
                <c:pt idx="318">
                  <c:v>-5.2524500000000023</c:v>
                </c:pt>
                <c:pt idx="319">
                  <c:v>-5.2693650000000023</c:v>
                </c:pt>
                <c:pt idx="320">
                  <c:v>-5.2862850000000021</c:v>
                </c:pt>
                <c:pt idx="321">
                  <c:v>-5.303199000000002</c:v>
                </c:pt>
                <c:pt idx="322">
                  <c:v>-5.3190490000000024</c:v>
                </c:pt>
                <c:pt idx="323">
                  <c:v>-5.3348920000000026</c:v>
                </c:pt>
                <c:pt idx="324">
                  <c:v>-5.3518120000000025</c:v>
                </c:pt>
                <c:pt idx="325">
                  <c:v>-5.3676670000000026</c:v>
                </c:pt>
                <c:pt idx="326">
                  <c:v>-5.3856530000000022</c:v>
                </c:pt>
                <c:pt idx="327">
                  <c:v>-5.4025730000000021</c:v>
                </c:pt>
                <c:pt idx="328">
                  <c:v>-5.4184280000000022</c:v>
                </c:pt>
                <c:pt idx="329">
                  <c:v>-5.4353430000000023</c:v>
                </c:pt>
                <c:pt idx="330">
                  <c:v>-5.4522510000000022</c:v>
                </c:pt>
                <c:pt idx="331">
                  <c:v>-5.4681060000000024</c:v>
                </c:pt>
                <c:pt idx="332">
                  <c:v>-5.4839660000000023</c:v>
                </c:pt>
                <c:pt idx="333">
                  <c:v>-5.4998210000000025</c:v>
                </c:pt>
                <c:pt idx="334">
                  <c:v>-5.5167350000000024</c:v>
                </c:pt>
                <c:pt idx="335">
                  <c:v>-5.5336500000000024</c:v>
                </c:pt>
                <c:pt idx="336">
                  <c:v>-5.5495030000000023</c:v>
                </c:pt>
                <c:pt idx="337">
                  <c:v>-5.5674940000000026</c:v>
                </c:pt>
                <c:pt idx="338">
                  <c:v>-5.5844080000000025</c:v>
                </c:pt>
                <c:pt idx="339">
                  <c:v>-5.6013270000000022</c:v>
                </c:pt>
                <c:pt idx="340">
                  <c:v>-5.6171750000000022</c:v>
                </c:pt>
                <c:pt idx="341">
                  <c:v>-5.6340890000000021</c:v>
                </c:pt>
                <c:pt idx="342">
                  <c:v>-5.6499370000000022</c:v>
                </c:pt>
                <c:pt idx="343">
                  <c:v>-5.6657920000000024</c:v>
                </c:pt>
                <c:pt idx="344">
                  <c:v>-5.6827010000000024</c:v>
                </c:pt>
                <c:pt idx="345">
                  <c:v>-5.6985560000000026</c:v>
                </c:pt>
                <c:pt idx="346">
                  <c:v>-5.714406000000003</c:v>
                </c:pt>
                <c:pt idx="347">
                  <c:v>-5.7302560000000033</c:v>
                </c:pt>
                <c:pt idx="348">
                  <c:v>-5.7461060000000037</c:v>
                </c:pt>
                <c:pt idx="349">
                  <c:v>-5.7608950000000041</c:v>
                </c:pt>
                <c:pt idx="350">
                  <c:v>-5.7767500000000043</c:v>
                </c:pt>
                <c:pt idx="351">
                  <c:v>-5.7936700000000041</c:v>
                </c:pt>
                <c:pt idx="352">
                  <c:v>-5.8095250000000043</c:v>
                </c:pt>
                <c:pt idx="353">
                  <c:v>-5.8264390000000041</c:v>
                </c:pt>
                <c:pt idx="354">
                  <c:v>-5.8422940000000043</c:v>
                </c:pt>
                <c:pt idx="355">
                  <c:v>-5.8592090000000043</c:v>
                </c:pt>
                <c:pt idx="356">
                  <c:v>-5.8761290000000042</c:v>
                </c:pt>
                <c:pt idx="357">
                  <c:v>-5.8930380000000042</c:v>
                </c:pt>
                <c:pt idx="358">
                  <c:v>-5.909958000000004</c:v>
                </c:pt>
                <c:pt idx="359">
                  <c:v>-5.9268720000000039</c:v>
                </c:pt>
                <c:pt idx="360">
                  <c:v>-5.9427250000000038</c:v>
                </c:pt>
                <c:pt idx="361">
                  <c:v>-5.9596450000000036</c:v>
                </c:pt>
                <c:pt idx="362">
                  <c:v>-5.9765650000000035</c:v>
                </c:pt>
                <c:pt idx="363">
                  <c:v>-5.9924130000000035</c:v>
                </c:pt>
                <c:pt idx="364">
                  <c:v>-6.0082680000000037</c:v>
                </c:pt>
                <c:pt idx="365">
                  <c:v>-6.0241230000000039</c:v>
                </c:pt>
                <c:pt idx="366">
                  <c:v>-6.0410370000000038</c:v>
                </c:pt>
                <c:pt idx="367">
                  <c:v>-6.0568920000000039</c:v>
                </c:pt>
                <c:pt idx="368">
                  <c:v>-6.0738090000000042</c:v>
                </c:pt>
                <c:pt idx="369">
                  <c:v>-6.0896590000000046</c:v>
                </c:pt>
                <c:pt idx="370">
                  <c:v>-6.1055120000000045</c:v>
                </c:pt>
                <c:pt idx="371">
                  <c:v>-6.1213600000000046</c:v>
                </c:pt>
                <c:pt idx="372">
                  <c:v>-6.1372150000000047</c:v>
                </c:pt>
                <c:pt idx="373">
                  <c:v>-6.1541240000000048</c:v>
                </c:pt>
                <c:pt idx="374">
                  <c:v>-6.1710430000000045</c:v>
                </c:pt>
                <c:pt idx="375">
                  <c:v>-6.1879570000000044</c:v>
                </c:pt>
                <c:pt idx="376">
                  <c:v>-6.2038050000000045</c:v>
                </c:pt>
                <c:pt idx="377">
                  <c:v>-6.2196530000000045</c:v>
                </c:pt>
                <c:pt idx="378">
                  <c:v>-6.2365730000000044</c:v>
                </c:pt>
                <c:pt idx="379">
                  <c:v>-6.2534820000000044</c:v>
                </c:pt>
                <c:pt idx="380">
                  <c:v>-6.2682640000000047</c:v>
                </c:pt>
                <c:pt idx="381">
                  <c:v>-6.2841170000000046</c:v>
                </c:pt>
                <c:pt idx="382">
                  <c:v>-6.3010310000000045</c:v>
                </c:pt>
                <c:pt idx="383">
                  <c:v>-6.3168860000000047</c:v>
                </c:pt>
                <c:pt idx="384">
                  <c:v>-6.3338010000000047</c:v>
                </c:pt>
                <c:pt idx="385">
                  <c:v>-6.3507210000000045</c:v>
                </c:pt>
                <c:pt idx="386">
                  <c:v>-6.3665690000000046</c:v>
                </c:pt>
                <c:pt idx="387">
                  <c:v>-6.3824220000000045</c:v>
                </c:pt>
                <c:pt idx="388">
                  <c:v>-6.3982770000000047</c:v>
                </c:pt>
                <c:pt idx="389">
                  <c:v>-6.4152020000000043</c:v>
                </c:pt>
                <c:pt idx="390">
                  <c:v>-6.4321220000000041</c:v>
                </c:pt>
                <c:pt idx="391">
                  <c:v>-6.4490410000000038</c:v>
                </c:pt>
                <c:pt idx="392">
                  <c:v>-6.4659500000000039</c:v>
                </c:pt>
                <c:pt idx="393">
                  <c:v>-6.4817930000000041</c:v>
                </c:pt>
                <c:pt idx="394">
                  <c:v>-6.4997790000000037</c:v>
                </c:pt>
                <c:pt idx="395">
                  <c:v>-6.5156340000000039</c:v>
                </c:pt>
                <c:pt idx="396">
                  <c:v>-6.5325540000000037</c:v>
                </c:pt>
                <c:pt idx="397">
                  <c:v>-6.548397000000004</c:v>
                </c:pt>
                <c:pt idx="398">
                  <c:v>-6.5642520000000042</c:v>
                </c:pt>
                <c:pt idx="399">
                  <c:v>-6.5790460000000044</c:v>
                </c:pt>
                <c:pt idx="400">
                  <c:v>-6.5959550000000045</c:v>
                </c:pt>
                <c:pt idx="401">
                  <c:v>-6.6128630000000044</c:v>
                </c:pt>
                <c:pt idx="402">
                  <c:v>-6.629788000000004</c:v>
                </c:pt>
                <c:pt idx="403">
                  <c:v>-6.6456380000000044</c:v>
                </c:pt>
                <c:pt idx="404">
                  <c:v>-6.6625520000000042</c:v>
                </c:pt>
                <c:pt idx="405">
                  <c:v>-6.678410000000004</c:v>
                </c:pt>
                <c:pt idx="406">
                  <c:v>-6.6942700000000039</c:v>
                </c:pt>
                <c:pt idx="407">
                  <c:v>-6.7101260000000043</c:v>
                </c:pt>
                <c:pt idx="408">
                  <c:v>-6.7259810000000044</c:v>
                </c:pt>
                <c:pt idx="409">
                  <c:v>-6.7418360000000046</c:v>
                </c:pt>
                <c:pt idx="410">
                  <c:v>-6.7587400000000049</c:v>
                </c:pt>
                <c:pt idx="411">
                  <c:v>-6.7756440000000051</c:v>
                </c:pt>
                <c:pt idx="412">
                  <c:v>-6.7925530000000052</c:v>
                </c:pt>
                <c:pt idx="413">
                  <c:v>-6.8084090000000055</c:v>
                </c:pt>
                <c:pt idx="414">
                  <c:v>-6.8253180000000055</c:v>
                </c:pt>
                <c:pt idx="415">
                  <c:v>-6.8422330000000056</c:v>
                </c:pt>
                <c:pt idx="416">
                  <c:v>-6.8580930000000055</c:v>
                </c:pt>
                <c:pt idx="417">
                  <c:v>-6.8739480000000057</c:v>
                </c:pt>
                <c:pt idx="418">
                  <c:v>-6.8908620000000056</c:v>
                </c:pt>
                <c:pt idx="419">
                  <c:v>-6.9077710000000057</c:v>
                </c:pt>
                <c:pt idx="420">
                  <c:v>-6.9246800000000057</c:v>
                </c:pt>
                <c:pt idx="421">
                  <c:v>-6.9405350000000059</c:v>
                </c:pt>
                <c:pt idx="422">
                  <c:v>-6.9574550000000057</c:v>
                </c:pt>
                <c:pt idx="423">
                  <c:v>-6.9743690000000056</c:v>
                </c:pt>
                <c:pt idx="424">
                  <c:v>-6.9912780000000057</c:v>
                </c:pt>
                <c:pt idx="425">
                  <c:v>-7.0081870000000057</c:v>
                </c:pt>
                <c:pt idx="426">
                  <c:v>-7.0251020000000057</c:v>
                </c:pt>
                <c:pt idx="427">
                  <c:v>-7.0420170000000057</c:v>
                </c:pt>
                <c:pt idx="428">
                  <c:v>-7.0589390000000058</c:v>
                </c:pt>
                <c:pt idx="429">
                  <c:v>-7.0758590000000057</c:v>
                </c:pt>
                <c:pt idx="430">
                  <c:v>-7.0927730000000055</c:v>
                </c:pt>
                <c:pt idx="431">
                  <c:v>-7.1096880000000056</c:v>
                </c:pt>
                <c:pt idx="432">
                  <c:v>-7.1255430000000057</c:v>
                </c:pt>
                <c:pt idx="433">
                  <c:v>-7.1424520000000058</c:v>
                </c:pt>
                <c:pt idx="434">
                  <c:v>-7.1582950000000061</c:v>
                </c:pt>
                <c:pt idx="435">
                  <c:v>-7.1773420000000057</c:v>
                </c:pt>
                <c:pt idx="436">
                  <c:v>-7.193192000000006</c:v>
                </c:pt>
                <c:pt idx="437">
                  <c:v>-7.2101120000000058</c:v>
                </c:pt>
                <c:pt idx="438">
                  <c:v>-7.2280870000000057</c:v>
                </c:pt>
                <c:pt idx="439">
                  <c:v>-7.2439370000000061</c:v>
                </c:pt>
                <c:pt idx="440">
                  <c:v>-7.2608520000000061</c:v>
                </c:pt>
                <c:pt idx="441">
                  <c:v>-7.2767020000000064</c:v>
                </c:pt>
                <c:pt idx="442">
                  <c:v>-7.2925450000000067</c:v>
                </c:pt>
                <c:pt idx="443">
                  <c:v>-7.3084000000000069</c:v>
                </c:pt>
                <c:pt idx="444">
                  <c:v>-7.325303000000007</c:v>
                </c:pt>
                <c:pt idx="445">
                  <c:v>-7.3422230000000068</c:v>
                </c:pt>
                <c:pt idx="446">
                  <c:v>-7.3591380000000068</c:v>
                </c:pt>
                <c:pt idx="447">
                  <c:v>-7.3749860000000069</c:v>
                </c:pt>
                <c:pt idx="448">
                  <c:v>-7.3908410000000071</c:v>
                </c:pt>
                <c:pt idx="449">
                  <c:v>-7.4066960000000073</c:v>
                </c:pt>
                <c:pt idx="450">
                  <c:v>-7.4225510000000074</c:v>
                </c:pt>
                <c:pt idx="451">
                  <c:v>-7.4384060000000076</c:v>
                </c:pt>
                <c:pt idx="452">
                  <c:v>-7.4553260000000074</c:v>
                </c:pt>
                <c:pt idx="453">
                  <c:v>-7.4733060000000071</c:v>
                </c:pt>
                <c:pt idx="454">
                  <c:v>-7.490220000000007</c:v>
                </c:pt>
                <c:pt idx="455">
                  <c:v>-7.507135000000007</c:v>
                </c:pt>
                <c:pt idx="456">
                  <c:v>-7.5240490000000069</c:v>
                </c:pt>
                <c:pt idx="457">
                  <c:v>-7.5409640000000069</c:v>
                </c:pt>
                <c:pt idx="458">
                  <c:v>-7.5568190000000071</c:v>
                </c:pt>
                <c:pt idx="459">
                  <c:v>-7.5737340000000071</c:v>
                </c:pt>
                <c:pt idx="460">
                  <c:v>-7.5906480000000069</c:v>
                </c:pt>
                <c:pt idx="461">
                  <c:v>-7.6075620000000068</c:v>
                </c:pt>
                <c:pt idx="462">
                  <c:v>-7.6234100000000069</c:v>
                </c:pt>
                <c:pt idx="463">
                  <c:v>-7.639258000000007</c:v>
                </c:pt>
                <c:pt idx="464">
                  <c:v>-7.6551060000000071</c:v>
                </c:pt>
                <c:pt idx="465">
                  <c:v>-7.6720210000000071</c:v>
                </c:pt>
                <c:pt idx="466">
                  <c:v>-7.688935000000007</c:v>
                </c:pt>
                <c:pt idx="467">
                  <c:v>-7.704783000000007</c:v>
                </c:pt>
                <c:pt idx="468">
                  <c:v>-7.7216970000000069</c:v>
                </c:pt>
                <c:pt idx="469">
                  <c:v>-7.7375470000000073</c:v>
                </c:pt>
                <c:pt idx="470">
                  <c:v>-7.7544560000000073</c:v>
                </c:pt>
                <c:pt idx="471">
                  <c:v>-7.7703110000000075</c:v>
                </c:pt>
                <c:pt idx="472">
                  <c:v>-7.7861590000000076</c:v>
                </c:pt>
                <c:pt idx="473">
                  <c:v>-7.8020070000000077</c:v>
                </c:pt>
                <c:pt idx="474">
                  <c:v>-7.8178620000000079</c:v>
                </c:pt>
                <c:pt idx="475">
                  <c:v>-7.8347820000000077</c:v>
                </c:pt>
                <c:pt idx="476">
                  <c:v>-7.8516910000000077</c:v>
                </c:pt>
                <c:pt idx="477">
                  <c:v>-7.8686130000000079</c:v>
                </c:pt>
                <c:pt idx="478">
                  <c:v>-7.8855330000000077</c:v>
                </c:pt>
                <c:pt idx="479">
                  <c:v>-7.9013860000000076</c:v>
                </c:pt>
                <c:pt idx="480">
                  <c:v>-7.9183050000000073</c:v>
                </c:pt>
                <c:pt idx="481">
                  <c:v>-7.9352190000000071</c:v>
                </c:pt>
                <c:pt idx="482">
                  <c:v>-7.9521340000000071</c:v>
                </c:pt>
                <c:pt idx="483">
                  <c:v>-7.9679900000000075</c:v>
                </c:pt>
                <c:pt idx="484">
                  <c:v>-7.9838460000000078</c:v>
                </c:pt>
                <c:pt idx="485">
                  <c:v>-7.9986410000000081</c:v>
                </c:pt>
                <c:pt idx="486">
                  <c:v>-8.015555000000008</c:v>
                </c:pt>
                <c:pt idx="487">
                  <c:v>-8.0314030000000081</c:v>
                </c:pt>
                <c:pt idx="488">
                  <c:v>-8.0483120000000081</c:v>
                </c:pt>
                <c:pt idx="489">
                  <c:v>-8.0641550000000084</c:v>
                </c:pt>
                <c:pt idx="490">
                  <c:v>-8.0800160000000076</c:v>
                </c:pt>
                <c:pt idx="491">
                  <c:v>-8.095866000000008</c:v>
                </c:pt>
                <c:pt idx="492">
                  <c:v>-8.1117210000000082</c:v>
                </c:pt>
                <c:pt idx="493">
                  <c:v>-8.1275760000000083</c:v>
                </c:pt>
                <c:pt idx="494">
                  <c:v>-8.1423630000000085</c:v>
                </c:pt>
                <c:pt idx="495">
                  <c:v>-8.1582180000000086</c:v>
                </c:pt>
                <c:pt idx="496">
                  <c:v>-8.1751380000000093</c:v>
                </c:pt>
                <c:pt idx="497">
                  <c:v>-8.1920580000000101</c:v>
                </c:pt>
                <c:pt idx="498">
                  <c:v>-8.2089720000000099</c:v>
                </c:pt>
                <c:pt idx="499">
                  <c:v>-8.2248270000000101</c:v>
                </c:pt>
                <c:pt idx="500">
                  <c:v>-8.24174100000001</c:v>
                </c:pt>
                <c:pt idx="501">
                  <c:v>-8.2586560000000091</c:v>
                </c:pt>
                <c:pt idx="502">
                  <c:v>-8.275570000000009</c:v>
                </c:pt>
                <c:pt idx="503">
                  <c:v>-8.2914200000000093</c:v>
                </c:pt>
                <c:pt idx="504">
                  <c:v>-8.3083340000000092</c:v>
                </c:pt>
                <c:pt idx="505">
                  <c:v>-8.3252480000000091</c:v>
                </c:pt>
                <c:pt idx="506">
                  <c:v>-8.3421730000000096</c:v>
                </c:pt>
                <c:pt idx="507">
                  <c:v>-8.35802300000001</c:v>
                </c:pt>
                <c:pt idx="508">
                  <c:v>-8.3749380000000091</c:v>
                </c:pt>
                <c:pt idx="509">
                  <c:v>-8.3907880000000095</c:v>
                </c:pt>
                <c:pt idx="510">
                  <c:v>-8.4066430000000096</c:v>
                </c:pt>
                <c:pt idx="511">
                  <c:v>-8.42249300000001</c:v>
                </c:pt>
                <c:pt idx="512">
                  <c:v>-8.4383410000000101</c:v>
                </c:pt>
                <c:pt idx="513">
                  <c:v>-8.4552610000000108</c:v>
                </c:pt>
                <c:pt idx="514">
                  <c:v>-8.4732410000000105</c:v>
                </c:pt>
                <c:pt idx="515">
                  <c:v>-8.4901550000000103</c:v>
                </c:pt>
                <c:pt idx="516">
                  <c:v>-8.5070700000000095</c:v>
                </c:pt>
                <c:pt idx="517">
                  <c:v>-8.5239850000000086</c:v>
                </c:pt>
                <c:pt idx="518">
                  <c:v>-8.5408940000000086</c:v>
                </c:pt>
                <c:pt idx="519">
                  <c:v>-8.556744000000009</c:v>
                </c:pt>
                <c:pt idx="520">
                  <c:v>-8.5736640000000097</c:v>
                </c:pt>
                <c:pt idx="521">
                  <c:v>-8.589525000000009</c:v>
                </c:pt>
                <c:pt idx="522">
                  <c:v>-8.6053750000000093</c:v>
                </c:pt>
                <c:pt idx="523">
                  <c:v>-8.6222900000000084</c:v>
                </c:pt>
                <c:pt idx="524">
                  <c:v>-8.6392100000000092</c:v>
                </c:pt>
                <c:pt idx="525">
                  <c:v>-8.6561250000000083</c:v>
                </c:pt>
                <c:pt idx="526">
                  <c:v>-8.673045000000009</c:v>
                </c:pt>
                <c:pt idx="527">
                  <c:v>-8.6899590000000089</c:v>
                </c:pt>
                <c:pt idx="528">
                  <c:v>-8.7068790000000096</c:v>
                </c:pt>
                <c:pt idx="529">
                  <c:v>-8.7237930000000095</c:v>
                </c:pt>
                <c:pt idx="530">
                  <c:v>-8.7407070000000093</c:v>
                </c:pt>
                <c:pt idx="531">
                  <c:v>-8.7576160000000094</c:v>
                </c:pt>
                <c:pt idx="532">
                  <c:v>-8.7745310000000085</c:v>
                </c:pt>
                <c:pt idx="533">
                  <c:v>-8.7914450000000084</c:v>
                </c:pt>
                <c:pt idx="534">
                  <c:v>-8.8073000000000086</c:v>
                </c:pt>
                <c:pt idx="535">
                  <c:v>-8.8231500000000089</c:v>
                </c:pt>
                <c:pt idx="536">
                  <c:v>-8.8390050000000091</c:v>
                </c:pt>
                <c:pt idx="537">
                  <c:v>-8.8559250000000098</c:v>
                </c:pt>
                <c:pt idx="538">
                  <c:v>-8.8728340000000099</c:v>
                </c:pt>
                <c:pt idx="539">
                  <c:v>-8.8876110000000104</c:v>
                </c:pt>
                <c:pt idx="540">
                  <c:v>-8.9045200000000104</c:v>
                </c:pt>
                <c:pt idx="541">
                  <c:v>-8.9214340000000103</c:v>
                </c:pt>
                <c:pt idx="542">
                  <c:v>-8.93835300000001</c:v>
                </c:pt>
                <c:pt idx="543">
                  <c:v>-8.95421300000001</c:v>
                </c:pt>
                <c:pt idx="544">
                  <c:v>-8.9700610000000101</c:v>
                </c:pt>
                <c:pt idx="545">
                  <c:v>-8.9869810000000108</c:v>
                </c:pt>
                <c:pt idx="546">
                  <c:v>-9.0038960000000099</c:v>
                </c:pt>
                <c:pt idx="547">
                  <c:v>-9.01974400000001</c:v>
                </c:pt>
                <c:pt idx="548">
                  <c:v>-9.0355940000000103</c:v>
                </c:pt>
                <c:pt idx="549">
                  <c:v>-9.0514490000000105</c:v>
                </c:pt>
                <c:pt idx="550">
                  <c:v>-9.0673090000000105</c:v>
                </c:pt>
                <c:pt idx="551">
                  <c:v>-9.0831640000000107</c:v>
                </c:pt>
                <c:pt idx="552">
                  <c:v>-9.1000840000000114</c:v>
                </c:pt>
                <c:pt idx="553">
                  <c:v>-9.1159340000000117</c:v>
                </c:pt>
                <c:pt idx="554">
                  <c:v>-9.1317840000000121</c:v>
                </c:pt>
                <c:pt idx="555">
                  <c:v>-9.1476500000000129</c:v>
                </c:pt>
                <c:pt idx="556">
                  <c:v>-9.1635000000000133</c:v>
                </c:pt>
                <c:pt idx="557">
                  <c:v>-9.1804100000000126</c:v>
                </c:pt>
                <c:pt idx="558">
                  <c:v>-9.1962530000000129</c:v>
                </c:pt>
                <c:pt idx="559">
                  <c:v>-9.2131670000000128</c:v>
                </c:pt>
                <c:pt idx="560">
                  <c:v>-9.2300820000000119</c:v>
                </c:pt>
                <c:pt idx="561">
                  <c:v>-9.2480680000000124</c:v>
                </c:pt>
                <c:pt idx="562">
                  <c:v>-9.262852000000013</c:v>
                </c:pt>
                <c:pt idx="563">
                  <c:v>-9.2797710000000126</c:v>
                </c:pt>
                <c:pt idx="564">
                  <c:v>-9.2966850000000125</c:v>
                </c:pt>
                <c:pt idx="565">
                  <c:v>-9.3135940000000126</c:v>
                </c:pt>
                <c:pt idx="566">
                  <c:v>-9.3304970000000118</c:v>
                </c:pt>
                <c:pt idx="567">
                  <c:v>-9.3463450000000119</c:v>
                </c:pt>
                <c:pt idx="568">
                  <c:v>-9.362193000000012</c:v>
                </c:pt>
                <c:pt idx="569">
                  <c:v>-9.3780480000000122</c:v>
                </c:pt>
                <c:pt idx="570">
                  <c:v>-9.3949630000000113</c:v>
                </c:pt>
                <c:pt idx="571">
                  <c:v>-9.4129490000000118</c:v>
                </c:pt>
                <c:pt idx="572">
                  <c:v>-9.4287990000000121</c:v>
                </c:pt>
                <c:pt idx="573">
                  <c:v>-9.4446470000000122</c:v>
                </c:pt>
                <c:pt idx="574">
                  <c:v>-9.4605020000000124</c:v>
                </c:pt>
                <c:pt idx="575">
                  <c:v>-9.4774270000000129</c:v>
                </c:pt>
                <c:pt idx="576">
                  <c:v>-9.4943310000000132</c:v>
                </c:pt>
                <c:pt idx="577">
                  <c:v>-9.5101790000000133</c:v>
                </c:pt>
                <c:pt idx="578">
                  <c:v>-9.5260220000000135</c:v>
                </c:pt>
                <c:pt idx="579">
                  <c:v>-9.5418690000000144</c:v>
                </c:pt>
                <c:pt idx="580">
                  <c:v>-9.5577170000000145</c:v>
                </c:pt>
                <c:pt idx="581">
                  <c:v>-9.5746210000000147</c:v>
                </c:pt>
                <c:pt idx="582">
                  <c:v>-9.5925960000000146</c:v>
                </c:pt>
                <c:pt idx="583">
                  <c:v>-9.6095100000000144</c:v>
                </c:pt>
                <c:pt idx="584">
                  <c:v>-9.6253600000000148</c:v>
                </c:pt>
                <c:pt idx="585">
                  <c:v>-9.6412100000000152</c:v>
                </c:pt>
                <c:pt idx="586">
                  <c:v>-9.6570630000000151</c:v>
                </c:pt>
                <c:pt idx="587">
                  <c:v>-9.6729130000000154</c:v>
                </c:pt>
                <c:pt idx="588">
                  <c:v>-9.6887630000000158</c:v>
                </c:pt>
                <c:pt idx="589">
                  <c:v>-9.7056830000000165</c:v>
                </c:pt>
                <c:pt idx="590">
                  <c:v>-9.7225930000000158</c:v>
                </c:pt>
                <c:pt idx="591">
                  <c:v>-9.7395130000000165</c:v>
                </c:pt>
                <c:pt idx="592">
                  <c:v>-9.7564330000000172</c:v>
                </c:pt>
                <c:pt idx="593">
                  <c:v>-9.7733480000000164</c:v>
                </c:pt>
                <c:pt idx="594">
                  <c:v>-9.7902730000000169</c:v>
                </c:pt>
                <c:pt idx="595">
                  <c:v>-9.8071920000000166</c:v>
                </c:pt>
                <c:pt idx="596">
                  <c:v>-9.8241070000000157</c:v>
                </c:pt>
                <c:pt idx="597">
                  <c:v>-9.8410160000000158</c:v>
                </c:pt>
                <c:pt idx="598">
                  <c:v>-9.8568710000000159</c:v>
                </c:pt>
                <c:pt idx="599">
                  <c:v>-9.8737850000000158</c:v>
                </c:pt>
                <c:pt idx="600">
                  <c:v>-9.8896330000000159</c:v>
                </c:pt>
                <c:pt idx="601">
                  <c:v>-9.9065420000000159</c:v>
                </c:pt>
                <c:pt idx="602">
                  <c:v>-9.9213310000000163</c:v>
                </c:pt>
                <c:pt idx="603">
                  <c:v>-9.9382450000000162</c:v>
                </c:pt>
                <c:pt idx="604">
                  <c:v>-9.9551590000000161</c:v>
                </c:pt>
                <c:pt idx="605">
                  <c:v>-9.9710070000000162</c:v>
                </c:pt>
                <c:pt idx="606">
                  <c:v>-9.9879170000000155</c:v>
                </c:pt>
                <c:pt idx="607">
                  <c:v>-10.003765000000016</c:v>
                </c:pt>
                <c:pt idx="608">
                  <c:v>-10.019615000000016</c:v>
                </c:pt>
                <c:pt idx="609">
                  <c:v>-10.036529000000016</c:v>
                </c:pt>
                <c:pt idx="610">
                  <c:v>-10.052379000000016</c:v>
                </c:pt>
                <c:pt idx="611">
                  <c:v>-10.068229000000017</c:v>
                </c:pt>
                <c:pt idx="612">
                  <c:v>-10.085143000000016</c:v>
                </c:pt>
                <c:pt idx="613">
                  <c:v>-10.102063000000017</c:v>
                </c:pt>
                <c:pt idx="614">
                  <c:v>-10.118978000000016</c:v>
                </c:pt>
                <c:pt idx="615">
                  <c:v>-10.135887000000016</c:v>
                </c:pt>
                <c:pt idx="616">
                  <c:v>-10.153857000000016</c:v>
                </c:pt>
                <c:pt idx="617">
                  <c:v>-10.171832000000016</c:v>
                </c:pt>
                <c:pt idx="618">
                  <c:v>-10.188759000000017</c:v>
                </c:pt>
                <c:pt idx="619">
                  <c:v>-10.205673000000017</c:v>
                </c:pt>
                <c:pt idx="620">
                  <c:v>-10.221528000000017</c:v>
                </c:pt>
                <c:pt idx="621">
                  <c:v>-10.237388000000017</c:v>
                </c:pt>
                <c:pt idx="622">
                  <c:v>-10.253231000000017</c:v>
                </c:pt>
                <c:pt idx="623">
                  <c:v>-10.270151000000018</c:v>
                </c:pt>
                <c:pt idx="624">
                  <c:v>-10.287060000000018</c:v>
                </c:pt>
                <c:pt idx="625">
                  <c:v>-10.302908000000018</c:v>
                </c:pt>
                <c:pt idx="626">
                  <c:v>-10.319823000000017</c:v>
                </c:pt>
                <c:pt idx="627">
                  <c:v>-10.336750000000018</c:v>
                </c:pt>
                <c:pt idx="628">
                  <c:v>-10.352605000000018</c:v>
                </c:pt>
                <c:pt idx="629">
                  <c:v>-10.369525000000019</c:v>
                </c:pt>
                <c:pt idx="630">
                  <c:v>-10.38644500000002</c:v>
                </c:pt>
                <c:pt idx="631">
                  <c:v>-10.403367000000019</c:v>
                </c:pt>
                <c:pt idx="632">
                  <c:v>-10.421347000000019</c:v>
                </c:pt>
                <c:pt idx="633">
                  <c:v>-10.436141000000019</c:v>
                </c:pt>
                <c:pt idx="634">
                  <c:v>-10.453056000000018</c:v>
                </c:pt>
                <c:pt idx="635">
                  <c:v>-10.469970000000018</c:v>
                </c:pt>
                <c:pt idx="636">
                  <c:v>-10.485813000000018</c:v>
                </c:pt>
                <c:pt idx="637">
                  <c:v>-10.502728000000017</c:v>
                </c:pt>
                <c:pt idx="638">
                  <c:v>-10.518583000000017</c:v>
                </c:pt>
                <c:pt idx="639">
                  <c:v>-10.534433000000018</c:v>
                </c:pt>
                <c:pt idx="640">
                  <c:v>-10.551360000000019</c:v>
                </c:pt>
                <c:pt idx="641">
                  <c:v>-10.567203000000019</c:v>
                </c:pt>
                <c:pt idx="642">
                  <c:v>-10.584118000000018</c:v>
                </c:pt>
                <c:pt idx="643">
                  <c:v>-10.601040000000017</c:v>
                </c:pt>
                <c:pt idx="644">
                  <c:v>-10.617949000000017</c:v>
                </c:pt>
                <c:pt idx="645">
                  <c:v>-10.633799000000018</c:v>
                </c:pt>
                <c:pt idx="646">
                  <c:v>-10.649654000000018</c:v>
                </c:pt>
                <c:pt idx="647">
                  <c:v>-10.666574000000018</c:v>
                </c:pt>
                <c:pt idx="648">
                  <c:v>-10.683494000000019</c:v>
                </c:pt>
                <c:pt idx="649">
                  <c:v>-10.70041400000002</c:v>
                </c:pt>
                <c:pt idx="650">
                  <c:v>-10.71839400000002</c:v>
                </c:pt>
                <c:pt idx="651">
                  <c:v>-10.73530300000002</c:v>
                </c:pt>
                <c:pt idx="652">
                  <c:v>-10.75221200000002</c:v>
                </c:pt>
                <c:pt idx="653">
                  <c:v>-10.76912600000002</c:v>
                </c:pt>
                <c:pt idx="654">
                  <c:v>-10.784987000000019</c:v>
                </c:pt>
                <c:pt idx="655">
                  <c:v>-10.800837000000019</c:v>
                </c:pt>
                <c:pt idx="656">
                  <c:v>-10.816680000000019</c:v>
                </c:pt>
                <c:pt idx="657">
                  <c:v>-10.833595000000019</c:v>
                </c:pt>
                <c:pt idx="658">
                  <c:v>-10.849450000000019</c:v>
                </c:pt>
                <c:pt idx="659">
                  <c:v>-10.866370000000019</c:v>
                </c:pt>
                <c:pt idx="660">
                  <c:v>-10.88329000000002</c:v>
                </c:pt>
                <c:pt idx="661">
                  <c:v>-10.900212000000019</c:v>
                </c:pt>
                <c:pt idx="662">
                  <c:v>-10.91713200000002</c:v>
                </c:pt>
                <c:pt idx="663">
                  <c:v>-10.93297500000002</c:v>
                </c:pt>
                <c:pt idx="664">
                  <c:v>-10.94988900000002</c:v>
                </c:pt>
                <c:pt idx="665">
                  <c:v>-10.96574400000002</c:v>
                </c:pt>
                <c:pt idx="666">
                  <c:v>-10.98159200000002</c:v>
                </c:pt>
                <c:pt idx="667">
                  <c:v>-10.99850600000002</c:v>
                </c:pt>
                <c:pt idx="668">
                  <c:v>-11.015421000000019</c:v>
                </c:pt>
                <c:pt idx="669">
                  <c:v>-11.03340200000002</c:v>
                </c:pt>
                <c:pt idx="670">
                  <c:v>-11.050317000000019</c:v>
                </c:pt>
                <c:pt idx="671">
                  <c:v>-11.06723700000002</c:v>
                </c:pt>
                <c:pt idx="672">
                  <c:v>-11.083079000000019</c:v>
                </c:pt>
                <c:pt idx="673">
                  <c:v>-11.101059000000019</c:v>
                </c:pt>
                <c:pt idx="674">
                  <c:v>-11.11797900000002</c:v>
                </c:pt>
                <c:pt idx="675">
                  <c:v>-11.13489900000002</c:v>
                </c:pt>
                <c:pt idx="676">
                  <c:v>-11.151824000000021</c:v>
                </c:pt>
                <c:pt idx="677">
                  <c:v>-11.168744000000022</c:v>
                </c:pt>
                <c:pt idx="678">
                  <c:v>-11.184594000000022</c:v>
                </c:pt>
                <c:pt idx="679">
                  <c:v>-11.201508000000022</c:v>
                </c:pt>
                <c:pt idx="680">
                  <c:v>-11.218428000000022</c:v>
                </c:pt>
                <c:pt idx="681">
                  <c:v>-11.235348000000023</c:v>
                </c:pt>
                <c:pt idx="682">
                  <c:v>-11.251196000000023</c:v>
                </c:pt>
                <c:pt idx="683">
                  <c:v>-11.267039000000024</c:v>
                </c:pt>
                <c:pt idx="684">
                  <c:v>-11.282894000000024</c:v>
                </c:pt>
                <c:pt idx="685">
                  <c:v>-11.299814000000024</c:v>
                </c:pt>
                <c:pt idx="686">
                  <c:v>-11.315662000000025</c:v>
                </c:pt>
                <c:pt idx="687">
                  <c:v>-11.331512000000025</c:v>
                </c:pt>
                <c:pt idx="688">
                  <c:v>-11.347356000000024</c:v>
                </c:pt>
                <c:pt idx="689">
                  <c:v>-11.364265000000024</c:v>
                </c:pt>
                <c:pt idx="690">
                  <c:v>-11.380113000000025</c:v>
                </c:pt>
                <c:pt idx="691">
                  <c:v>-11.398093000000024</c:v>
                </c:pt>
                <c:pt idx="692">
                  <c:v>-11.413948000000024</c:v>
                </c:pt>
                <c:pt idx="693">
                  <c:v>-11.429803000000025</c:v>
                </c:pt>
                <c:pt idx="694">
                  <c:v>-11.446723000000025</c:v>
                </c:pt>
                <c:pt idx="695">
                  <c:v>-11.463638000000024</c:v>
                </c:pt>
                <c:pt idx="696">
                  <c:v>-11.479493000000025</c:v>
                </c:pt>
                <c:pt idx="697">
                  <c:v>-11.496413000000025</c:v>
                </c:pt>
                <c:pt idx="698">
                  <c:v>-11.513333000000026</c:v>
                </c:pt>
                <c:pt idx="699">
                  <c:v>-11.529188000000026</c:v>
                </c:pt>
                <c:pt idx="700">
                  <c:v>-11.546103000000025</c:v>
                </c:pt>
                <c:pt idx="701">
                  <c:v>-11.564078000000025</c:v>
                </c:pt>
                <c:pt idx="702">
                  <c:v>-11.580998000000026</c:v>
                </c:pt>
                <c:pt idx="703">
                  <c:v>-11.596853000000026</c:v>
                </c:pt>
                <c:pt idx="704">
                  <c:v>-11.612696000000026</c:v>
                </c:pt>
                <c:pt idx="705">
                  <c:v>-11.629610000000026</c:v>
                </c:pt>
                <c:pt idx="706">
                  <c:v>-11.646524000000026</c:v>
                </c:pt>
                <c:pt idx="707">
                  <c:v>-11.662374000000026</c:v>
                </c:pt>
                <c:pt idx="708">
                  <c:v>-11.678222000000027</c:v>
                </c:pt>
                <c:pt idx="709">
                  <c:v>-11.695136000000026</c:v>
                </c:pt>
                <c:pt idx="710">
                  <c:v>-11.712051000000026</c:v>
                </c:pt>
                <c:pt idx="711">
                  <c:v>-11.728966000000025</c:v>
                </c:pt>
                <c:pt idx="712">
                  <c:v>-11.744814000000025</c:v>
                </c:pt>
                <c:pt idx="713">
                  <c:v>-11.760657000000025</c:v>
                </c:pt>
                <c:pt idx="714">
                  <c:v>-11.778638000000026</c:v>
                </c:pt>
                <c:pt idx="715">
                  <c:v>-11.794498000000026</c:v>
                </c:pt>
                <c:pt idx="716">
                  <c:v>-11.811418000000026</c:v>
                </c:pt>
                <c:pt idx="717">
                  <c:v>-11.828338000000027</c:v>
                </c:pt>
                <c:pt idx="718">
                  <c:v>-11.844188000000027</c:v>
                </c:pt>
                <c:pt idx="719">
                  <c:v>-11.860038000000028</c:v>
                </c:pt>
                <c:pt idx="720">
                  <c:v>-11.876960000000027</c:v>
                </c:pt>
                <c:pt idx="721">
                  <c:v>-11.893875000000026</c:v>
                </c:pt>
                <c:pt idx="722">
                  <c:v>-11.910795000000027</c:v>
                </c:pt>
                <c:pt idx="723">
                  <c:v>-11.928781000000027</c:v>
                </c:pt>
                <c:pt idx="724">
                  <c:v>-11.946767000000028</c:v>
                </c:pt>
                <c:pt idx="725">
                  <c:v>-11.963681000000028</c:v>
                </c:pt>
                <c:pt idx="726">
                  <c:v>-11.980608000000029</c:v>
                </c:pt>
                <c:pt idx="727">
                  <c:v>-11.997522000000028</c:v>
                </c:pt>
                <c:pt idx="728">
                  <c:v>-12.013377000000029</c:v>
                </c:pt>
                <c:pt idx="729">
                  <c:v>-12.029225000000029</c:v>
                </c:pt>
                <c:pt idx="730">
                  <c:v>-12.045073000000029</c:v>
                </c:pt>
                <c:pt idx="731">
                  <c:v>-12.060921000000029</c:v>
                </c:pt>
                <c:pt idx="732">
                  <c:v>-12.077830000000029</c:v>
                </c:pt>
                <c:pt idx="733">
                  <c:v>-12.095810000000029</c:v>
                </c:pt>
                <c:pt idx="734">
                  <c:v>-12.111665000000029</c:v>
                </c:pt>
                <c:pt idx="735">
                  <c:v>-12.127513000000029</c:v>
                </c:pt>
                <c:pt idx="736">
                  <c:v>-12.14443300000003</c:v>
                </c:pt>
                <c:pt idx="737">
                  <c:v>-12.16028300000003</c:v>
                </c:pt>
                <c:pt idx="738">
                  <c:v>-12.17614300000003</c:v>
                </c:pt>
                <c:pt idx="739">
                  <c:v>-12.19198600000003</c:v>
                </c:pt>
                <c:pt idx="740">
                  <c:v>-12.20890000000003</c:v>
                </c:pt>
                <c:pt idx="741">
                  <c:v>-12.223672000000031</c:v>
                </c:pt>
                <c:pt idx="742">
                  <c:v>-12.239520000000031</c:v>
                </c:pt>
                <c:pt idx="743">
                  <c:v>-12.256440000000032</c:v>
                </c:pt>
                <c:pt idx="744">
                  <c:v>-12.272290000000032</c:v>
                </c:pt>
                <c:pt idx="745">
                  <c:v>-12.288140000000032</c:v>
                </c:pt>
                <c:pt idx="746">
                  <c:v>-12.305059000000032</c:v>
                </c:pt>
                <c:pt idx="747">
                  <c:v>-12.320919000000032</c:v>
                </c:pt>
                <c:pt idx="748">
                  <c:v>-12.337833000000032</c:v>
                </c:pt>
                <c:pt idx="749">
                  <c:v>-12.353683000000032</c:v>
                </c:pt>
                <c:pt idx="750">
                  <c:v>-12.370592000000032</c:v>
                </c:pt>
                <c:pt idx="751">
                  <c:v>-12.386440000000032</c:v>
                </c:pt>
                <c:pt idx="752">
                  <c:v>-12.403354000000032</c:v>
                </c:pt>
                <c:pt idx="753">
                  <c:v>-12.420263000000032</c:v>
                </c:pt>
                <c:pt idx="754">
                  <c:v>-12.436101000000033</c:v>
                </c:pt>
                <c:pt idx="755">
                  <c:v>-12.453015000000033</c:v>
                </c:pt>
                <c:pt idx="756">
                  <c:v>-12.468868000000032</c:v>
                </c:pt>
                <c:pt idx="757">
                  <c:v>-12.485782000000032</c:v>
                </c:pt>
                <c:pt idx="758">
                  <c:v>-12.502696000000032</c:v>
                </c:pt>
                <c:pt idx="759">
                  <c:v>-12.519610000000032</c:v>
                </c:pt>
                <c:pt idx="760">
                  <c:v>-12.535458000000032</c:v>
                </c:pt>
                <c:pt idx="761">
                  <c:v>-12.551301000000032</c:v>
                </c:pt>
                <c:pt idx="762">
                  <c:v>-12.568220000000032</c:v>
                </c:pt>
                <c:pt idx="763">
                  <c:v>-12.585134000000032</c:v>
                </c:pt>
                <c:pt idx="764">
                  <c:v>-12.602059000000033</c:v>
                </c:pt>
                <c:pt idx="765">
                  <c:v>-12.617902000000033</c:v>
                </c:pt>
                <c:pt idx="766">
                  <c:v>-12.633752000000033</c:v>
                </c:pt>
                <c:pt idx="767">
                  <c:v>-12.649602000000034</c:v>
                </c:pt>
                <c:pt idx="768">
                  <c:v>-12.666522000000034</c:v>
                </c:pt>
                <c:pt idx="769">
                  <c:v>-12.683442000000035</c:v>
                </c:pt>
                <c:pt idx="770">
                  <c:v>-12.700356000000035</c:v>
                </c:pt>
                <c:pt idx="771">
                  <c:v>-12.716204000000035</c:v>
                </c:pt>
                <c:pt idx="772">
                  <c:v>-12.733113000000035</c:v>
                </c:pt>
                <c:pt idx="773">
                  <c:v>-12.748966000000035</c:v>
                </c:pt>
                <c:pt idx="774">
                  <c:v>-12.764816000000035</c:v>
                </c:pt>
                <c:pt idx="775">
                  <c:v>-12.781725000000035</c:v>
                </c:pt>
                <c:pt idx="776">
                  <c:v>-12.798639000000035</c:v>
                </c:pt>
                <c:pt idx="777">
                  <c:v>-12.814494000000035</c:v>
                </c:pt>
                <c:pt idx="778">
                  <c:v>-12.830349000000036</c:v>
                </c:pt>
                <c:pt idx="779">
                  <c:v>-12.846192000000036</c:v>
                </c:pt>
                <c:pt idx="780">
                  <c:v>-12.863101000000036</c:v>
                </c:pt>
                <c:pt idx="781">
                  <c:v>-12.880028000000037</c:v>
                </c:pt>
                <c:pt idx="782">
                  <c:v>-12.896953000000037</c:v>
                </c:pt>
                <c:pt idx="783">
                  <c:v>-12.912801000000037</c:v>
                </c:pt>
                <c:pt idx="784">
                  <c:v>-12.927596000000037</c:v>
                </c:pt>
                <c:pt idx="785">
                  <c:v>-12.944505000000037</c:v>
                </c:pt>
                <c:pt idx="786">
                  <c:v>-12.961425000000037</c:v>
                </c:pt>
                <c:pt idx="787">
                  <c:v>-12.978339000000037</c:v>
                </c:pt>
                <c:pt idx="788">
                  <c:v>-12.994187000000037</c:v>
                </c:pt>
                <c:pt idx="789">
                  <c:v>-13.011096000000038</c:v>
                </c:pt>
                <c:pt idx="790">
                  <c:v>-13.028015000000037</c:v>
                </c:pt>
                <c:pt idx="791">
                  <c:v>-13.044935000000038</c:v>
                </c:pt>
                <c:pt idx="792">
                  <c:v>-13.060785000000038</c:v>
                </c:pt>
                <c:pt idx="793">
                  <c:v>-13.076628000000039</c:v>
                </c:pt>
                <c:pt idx="794">
                  <c:v>-13.093537000000039</c:v>
                </c:pt>
                <c:pt idx="795">
                  <c:v>-13.110441000000039</c:v>
                </c:pt>
                <c:pt idx="796">
                  <c:v>-13.126285000000038</c:v>
                </c:pt>
                <c:pt idx="797">
                  <c:v>-13.142133000000038</c:v>
                </c:pt>
                <c:pt idx="798">
                  <c:v>-13.159053000000039</c:v>
                </c:pt>
                <c:pt idx="799">
                  <c:v>-13.174901000000039</c:v>
                </c:pt>
                <c:pt idx="800">
                  <c:v>-13.191816000000038</c:v>
                </c:pt>
                <c:pt idx="801">
                  <c:v>-13.208731000000038</c:v>
                </c:pt>
                <c:pt idx="802">
                  <c:v>-13.225645000000037</c:v>
                </c:pt>
                <c:pt idx="803">
                  <c:v>-13.242559000000037</c:v>
                </c:pt>
                <c:pt idx="804">
                  <c:v>-13.258402000000038</c:v>
                </c:pt>
                <c:pt idx="805">
                  <c:v>-13.275317000000037</c:v>
                </c:pt>
                <c:pt idx="806">
                  <c:v>-13.291167000000037</c:v>
                </c:pt>
                <c:pt idx="807">
                  <c:v>-13.305949000000037</c:v>
                </c:pt>
                <c:pt idx="808">
                  <c:v>-13.321804000000038</c:v>
                </c:pt>
                <c:pt idx="809">
                  <c:v>-13.338718000000037</c:v>
                </c:pt>
                <c:pt idx="810">
                  <c:v>-13.355632000000037</c:v>
                </c:pt>
                <c:pt idx="811">
                  <c:v>-13.371485000000037</c:v>
                </c:pt>
                <c:pt idx="812">
                  <c:v>-13.387322000000037</c:v>
                </c:pt>
                <c:pt idx="813">
                  <c:v>-13.404237000000036</c:v>
                </c:pt>
                <c:pt idx="814">
                  <c:v>-13.422235000000036</c:v>
                </c:pt>
                <c:pt idx="815">
                  <c:v>-13.439155000000037</c:v>
                </c:pt>
                <c:pt idx="816">
                  <c:v>-13.456075000000038</c:v>
                </c:pt>
                <c:pt idx="817">
                  <c:v>-13.473000000000038</c:v>
                </c:pt>
                <c:pt idx="818">
                  <c:v>-13.490980000000038</c:v>
                </c:pt>
                <c:pt idx="819">
                  <c:v>-13.506833000000038</c:v>
                </c:pt>
                <c:pt idx="820">
                  <c:v>-13.521615000000038</c:v>
                </c:pt>
                <c:pt idx="821">
                  <c:v>-13.537463000000038</c:v>
                </c:pt>
                <c:pt idx="822">
                  <c:v>-13.554378000000037</c:v>
                </c:pt>
                <c:pt idx="823">
                  <c:v>-13.571297000000037</c:v>
                </c:pt>
                <c:pt idx="824">
                  <c:v>-13.588206000000037</c:v>
                </c:pt>
                <c:pt idx="825">
                  <c:v>-13.606186000000037</c:v>
                </c:pt>
                <c:pt idx="826">
                  <c:v>-13.622028000000036</c:v>
                </c:pt>
                <c:pt idx="827">
                  <c:v>-13.638937000000036</c:v>
                </c:pt>
                <c:pt idx="828">
                  <c:v>-13.655851000000036</c:v>
                </c:pt>
                <c:pt idx="829">
                  <c:v>-13.672765000000036</c:v>
                </c:pt>
                <c:pt idx="830">
                  <c:v>-13.688615000000036</c:v>
                </c:pt>
                <c:pt idx="831">
                  <c:v>-13.705540000000036</c:v>
                </c:pt>
                <c:pt idx="832">
                  <c:v>-13.721390000000037</c:v>
                </c:pt>
                <c:pt idx="833">
                  <c:v>-13.738310000000038</c:v>
                </c:pt>
                <c:pt idx="834">
                  <c:v>-13.755224000000037</c:v>
                </c:pt>
                <c:pt idx="835">
                  <c:v>-13.771067000000038</c:v>
                </c:pt>
                <c:pt idx="836">
                  <c:v>-13.787982000000037</c:v>
                </c:pt>
                <c:pt idx="837">
                  <c:v>-13.804891000000037</c:v>
                </c:pt>
                <c:pt idx="838">
                  <c:v>-13.821811000000038</c:v>
                </c:pt>
                <c:pt idx="839">
                  <c:v>-13.837666000000038</c:v>
                </c:pt>
                <c:pt idx="840">
                  <c:v>-13.853526000000038</c:v>
                </c:pt>
                <c:pt idx="841">
                  <c:v>-13.870446000000038</c:v>
                </c:pt>
                <c:pt idx="842">
                  <c:v>-13.887366000000039</c:v>
                </c:pt>
                <c:pt idx="843">
                  <c:v>-13.903221000000039</c:v>
                </c:pt>
                <c:pt idx="844">
                  <c:v>-13.91907600000004</c:v>
                </c:pt>
                <c:pt idx="845">
                  <c:v>-13.93492400000004</c:v>
                </c:pt>
                <c:pt idx="846">
                  <c:v>-13.951838000000039</c:v>
                </c:pt>
                <c:pt idx="847">
                  <c:v>-13.96769300000004</c:v>
                </c:pt>
                <c:pt idx="848">
                  <c:v>-13.985673000000039</c:v>
                </c:pt>
                <c:pt idx="849">
                  <c:v>-14.002587000000039</c:v>
                </c:pt>
                <c:pt idx="850">
                  <c:v>-14.01843700000004</c:v>
                </c:pt>
                <c:pt idx="851">
                  <c:v>-14.03429200000004</c:v>
                </c:pt>
                <c:pt idx="852">
                  <c:v>-14.05015200000004</c:v>
                </c:pt>
                <c:pt idx="853">
                  <c:v>-14.06707200000004</c:v>
                </c:pt>
                <c:pt idx="854">
                  <c:v>-14.082920000000041</c:v>
                </c:pt>
                <c:pt idx="855">
                  <c:v>-14.098768000000041</c:v>
                </c:pt>
                <c:pt idx="856">
                  <c:v>-14.114616000000041</c:v>
                </c:pt>
                <c:pt idx="857">
                  <c:v>-14.131536000000041</c:v>
                </c:pt>
                <c:pt idx="858">
                  <c:v>-14.147391000000042</c:v>
                </c:pt>
                <c:pt idx="859">
                  <c:v>-14.164300000000042</c:v>
                </c:pt>
                <c:pt idx="860">
                  <c:v>-14.181204000000042</c:v>
                </c:pt>
                <c:pt idx="861">
                  <c:v>-14.198113000000042</c:v>
                </c:pt>
                <c:pt idx="862">
                  <c:v>-14.216099000000042</c:v>
                </c:pt>
                <c:pt idx="863">
                  <c:v>-14.231954000000043</c:v>
                </c:pt>
                <c:pt idx="864">
                  <c:v>-14.247814000000043</c:v>
                </c:pt>
                <c:pt idx="865">
                  <c:v>-14.263675000000042</c:v>
                </c:pt>
                <c:pt idx="866">
                  <c:v>-14.280590000000041</c:v>
                </c:pt>
                <c:pt idx="867">
                  <c:v>-14.296438000000041</c:v>
                </c:pt>
                <c:pt idx="868">
                  <c:v>-14.313347000000041</c:v>
                </c:pt>
                <c:pt idx="869">
                  <c:v>-14.328136000000042</c:v>
                </c:pt>
                <c:pt idx="870">
                  <c:v>-14.345051000000041</c:v>
                </c:pt>
                <c:pt idx="871">
                  <c:v>-14.360901000000041</c:v>
                </c:pt>
                <c:pt idx="872">
                  <c:v>-14.376756000000041</c:v>
                </c:pt>
                <c:pt idx="873">
                  <c:v>-14.392611000000041</c:v>
                </c:pt>
                <c:pt idx="874">
                  <c:v>-14.408461000000042</c:v>
                </c:pt>
                <c:pt idx="875">
                  <c:v>-14.425376000000041</c:v>
                </c:pt>
                <c:pt idx="876">
                  <c:v>-14.442290000000041</c:v>
                </c:pt>
                <c:pt idx="877">
                  <c:v>-14.458133000000041</c:v>
                </c:pt>
                <c:pt idx="878">
                  <c:v>-14.473988000000041</c:v>
                </c:pt>
                <c:pt idx="879">
                  <c:v>-14.490897000000041</c:v>
                </c:pt>
                <c:pt idx="880">
                  <c:v>-14.508883000000042</c:v>
                </c:pt>
                <c:pt idx="881">
                  <c:v>-14.525803000000042</c:v>
                </c:pt>
                <c:pt idx="882">
                  <c:v>-14.542717000000042</c:v>
                </c:pt>
                <c:pt idx="883">
                  <c:v>-14.558565000000042</c:v>
                </c:pt>
                <c:pt idx="884">
                  <c:v>-14.575485000000043</c:v>
                </c:pt>
                <c:pt idx="885">
                  <c:v>-14.591340000000043</c:v>
                </c:pt>
                <c:pt idx="886">
                  <c:v>-14.608260000000044</c:v>
                </c:pt>
                <c:pt idx="887">
                  <c:v>-14.625182000000043</c:v>
                </c:pt>
                <c:pt idx="888">
                  <c:v>-14.641025000000043</c:v>
                </c:pt>
                <c:pt idx="889">
                  <c:v>-14.656868000000044</c:v>
                </c:pt>
                <c:pt idx="890">
                  <c:v>-14.673777000000044</c:v>
                </c:pt>
                <c:pt idx="891">
                  <c:v>-14.689625000000044</c:v>
                </c:pt>
                <c:pt idx="892">
                  <c:v>-14.705473000000044</c:v>
                </c:pt>
                <c:pt idx="893">
                  <c:v>-14.722387000000044</c:v>
                </c:pt>
                <c:pt idx="894">
                  <c:v>-14.738230000000044</c:v>
                </c:pt>
                <c:pt idx="895">
                  <c:v>-14.754085000000044</c:v>
                </c:pt>
                <c:pt idx="896">
                  <c:v>-14.769933000000044</c:v>
                </c:pt>
                <c:pt idx="897">
                  <c:v>-14.786848000000044</c:v>
                </c:pt>
                <c:pt idx="898">
                  <c:v>-14.803762000000043</c:v>
                </c:pt>
                <c:pt idx="899">
                  <c:v>-14.820681000000043</c:v>
                </c:pt>
                <c:pt idx="900">
                  <c:v>-14.837601000000044</c:v>
                </c:pt>
                <c:pt idx="901">
                  <c:v>-14.853456000000044</c:v>
                </c:pt>
                <c:pt idx="902">
                  <c:v>-14.870376000000045</c:v>
                </c:pt>
                <c:pt idx="903">
                  <c:v>-14.887296000000045</c:v>
                </c:pt>
                <c:pt idx="904">
                  <c:v>-14.902073000000046</c:v>
                </c:pt>
                <c:pt idx="905">
                  <c:v>-14.917928000000046</c:v>
                </c:pt>
                <c:pt idx="906">
                  <c:v>-14.933788000000046</c:v>
                </c:pt>
                <c:pt idx="907">
                  <c:v>-14.949643000000046</c:v>
                </c:pt>
                <c:pt idx="908">
                  <c:v>-14.966558000000045</c:v>
                </c:pt>
                <c:pt idx="909">
                  <c:v>-14.983472000000045</c:v>
                </c:pt>
                <c:pt idx="910">
                  <c:v>-14.999327000000045</c:v>
                </c:pt>
                <c:pt idx="911">
                  <c:v>-15.015177000000046</c:v>
                </c:pt>
                <c:pt idx="912">
                  <c:v>-15.032086000000046</c:v>
                </c:pt>
                <c:pt idx="913">
                  <c:v>-15.050062000000047</c:v>
                </c:pt>
                <c:pt idx="914">
                  <c:v>-15.065917000000047</c:v>
                </c:pt>
                <c:pt idx="915">
                  <c:v>-15.082837000000048</c:v>
                </c:pt>
                <c:pt idx="916">
                  <c:v>-15.098687000000048</c:v>
                </c:pt>
                <c:pt idx="917">
                  <c:v>-15.115601000000048</c:v>
                </c:pt>
                <c:pt idx="918">
                  <c:v>-15.131456000000048</c:v>
                </c:pt>
                <c:pt idx="919">
                  <c:v>-15.148365000000048</c:v>
                </c:pt>
                <c:pt idx="920">
                  <c:v>-15.165275000000047</c:v>
                </c:pt>
                <c:pt idx="921">
                  <c:v>-15.182195000000048</c:v>
                </c:pt>
                <c:pt idx="922">
                  <c:v>-15.199109000000048</c:v>
                </c:pt>
                <c:pt idx="923">
                  <c:v>-15.214962000000048</c:v>
                </c:pt>
                <c:pt idx="924">
                  <c:v>-15.230817000000048</c:v>
                </c:pt>
                <c:pt idx="925">
                  <c:v>-15.246670000000048</c:v>
                </c:pt>
                <c:pt idx="926">
                  <c:v>-15.262518000000048</c:v>
                </c:pt>
                <c:pt idx="927">
                  <c:v>-15.279438000000049</c:v>
                </c:pt>
                <c:pt idx="928">
                  <c:v>-15.295281000000049</c:v>
                </c:pt>
                <c:pt idx="929">
                  <c:v>-15.311136000000049</c:v>
                </c:pt>
                <c:pt idx="930">
                  <c:v>-15.328051000000048</c:v>
                </c:pt>
                <c:pt idx="931">
                  <c:v>-15.343901000000049</c:v>
                </c:pt>
                <c:pt idx="932">
                  <c:v>-15.361876000000048</c:v>
                </c:pt>
                <c:pt idx="933">
                  <c:v>-15.376658000000049</c:v>
                </c:pt>
                <c:pt idx="934">
                  <c:v>-15.393578000000049</c:v>
                </c:pt>
                <c:pt idx="935">
                  <c:v>-15.410492000000049</c:v>
                </c:pt>
                <c:pt idx="936">
                  <c:v>-15.426345000000049</c:v>
                </c:pt>
                <c:pt idx="937">
                  <c:v>-15.442193000000049</c:v>
                </c:pt>
                <c:pt idx="938">
                  <c:v>-15.45911800000005</c:v>
                </c:pt>
                <c:pt idx="939">
                  <c:v>-15.47497800000005</c:v>
                </c:pt>
                <c:pt idx="940">
                  <c:v>-15.49189200000005</c:v>
                </c:pt>
                <c:pt idx="941">
                  <c:v>-15.50774700000005</c:v>
                </c:pt>
                <c:pt idx="942">
                  <c:v>-15.52359500000005</c:v>
                </c:pt>
                <c:pt idx="943">
                  <c:v>-15.54050900000005</c:v>
                </c:pt>
                <c:pt idx="944">
                  <c:v>-15.55635700000005</c:v>
                </c:pt>
                <c:pt idx="945">
                  <c:v>-15.57220500000005</c:v>
                </c:pt>
                <c:pt idx="946">
                  <c:v>-15.58805500000005</c:v>
                </c:pt>
                <c:pt idx="947">
                  <c:v>-15.603905000000051</c:v>
                </c:pt>
                <c:pt idx="948">
                  <c:v>-15.620814000000051</c:v>
                </c:pt>
                <c:pt idx="949">
                  <c:v>-15.636657000000051</c:v>
                </c:pt>
                <c:pt idx="950">
                  <c:v>-15.652510000000051</c:v>
                </c:pt>
                <c:pt idx="951">
                  <c:v>-15.669419000000051</c:v>
                </c:pt>
                <c:pt idx="952">
                  <c:v>-15.685274000000051</c:v>
                </c:pt>
                <c:pt idx="953">
                  <c:v>-15.702194000000052</c:v>
                </c:pt>
                <c:pt idx="954">
                  <c:v>-15.719108000000052</c:v>
                </c:pt>
                <c:pt idx="955">
                  <c:v>-15.734963000000052</c:v>
                </c:pt>
                <c:pt idx="956">
                  <c:v>-15.750813000000052</c:v>
                </c:pt>
                <c:pt idx="957">
                  <c:v>-15.767727000000052</c:v>
                </c:pt>
                <c:pt idx="958">
                  <c:v>-15.783575000000052</c:v>
                </c:pt>
                <c:pt idx="959">
                  <c:v>-15.799423000000052</c:v>
                </c:pt>
                <c:pt idx="960">
                  <c:v>-15.816332000000052</c:v>
                </c:pt>
                <c:pt idx="961">
                  <c:v>-15.832175000000053</c:v>
                </c:pt>
                <c:pt idx="962">
                  <c:v>-15.848030000000053</c:v>
                </c:pt>
                <c:pt idx="963">
                  <c:v>-15.863874000000052</c:v>
                </c:pt>
                <c:pt idx="964">
                  <c:v>-15.879717000000053</c:v>
                </c:pt>
                <c:pt idx="965">
                  <c:v>-15.895565000000053</c:v>
                </c:pt>
                <c:pt idx="966">
                  <c:v>-15.911420000000053</c:v>
                </c:pt>
                <c:pt idx="967">
                  <c:v>-15.927268000000053</c:v>
                </c:pt>
                <c:pt idx="968">
                  <c:v>-15.944188000000054</c:v>
                </c:pt>
                <c:pt idx="969">
                  <c:v>-15.962174000000054</c:v>
                </c:pt>
                <c:pt idx="970">
                  <c:v>-15.979088000000054</c:v>
                </c:pt>
                <c:pt idx="971">
                  <c:v>-15.996001000000055</c:v>
                </c:pt>
                <c:pt idx="972">
                  <c:v>-16.012915000000056</c:v>
                </c:pt>
                <c:pt idx="973">
                  <c:v>-16.028758000000057</c:v>
                </c:pt>
                <c:pt idx="974">
                  <c:v>-16.043547000000057</c:v>
                </c:pt>
                <c:pt idx="975">
                  <c:v>-16.059402000000055</c:v>
                </c:pt>
                <c:pt idx="976">
                  <c:v>-16.076322000000054</c:v>
                </c:pt>
                <c:pt idx="977">
                  <c:v>-16.092188000000053</c:v>
                </c:pt>
                <c:pt idx="978">
                  <c:v>-16.110174000000054</c:v>
                </c:pt>
                <c:pt idx="979">
                  <c:v>-16.126029000000052</c:v>
                </c:pt>
                <c:pt idx="980">
                  <c:v>-16.141890000000053</c:v>
                </c:pt>
                <c:pt idx="981">
                  <c:v>-16.158799000000052</c:v>
                </c:pt>
                <c:pt idx="982">
                  <c:v>-16.17465400000005</c:v>
                </c:pt>
                <c:pt idx="983">
                  <c:v>-16.191569000000051</c:v>
                </c:pt>
                <c:pt idx="984">
                  <c:v>-16.207417000000049</c:v>
                </c:pt>
                <c:pt idx="985">
                  <c:v>-16.223277000000049</c:v>
                </c:pt>
                <c:pt idx="986">
                  <c:v>-16.238061000000048</c:v>
                </c:pt>
                <c:pt idx="987">
                  <c:v>-16.253904000000048</c:v>
                </c:pt>
                <c:pt idx="988">
                  <c:v>-16.269759000000047</c:v>
                </c:pt>
                <c:pt idx="989">
                  <c:v>-16.286679000000046</c:v>
                </c:pt>
                <c:pt idx="990">
                  <c:v>-16.302539000000046</c:v>
                </c:pt>
                <c:pt idx="991">
                  <c:v>-16.318394000000044</c:v>
                </c:pt>
                <c:pt idx="992">
                  <c:v>-16.335313000000045</c:v>
                </c:pt>
                <c:pt idx="993">
                  <c:v>-16.352233000000044</c:v>
                </c:pt>
                <c:pt idx="994">
                  <c:v>-16.368086000000044</c:v>
                </c:pt>
                <c:pt idx="995">
                  <c:v>-16.385000000000044</c:v>
                </c:pt>
                <c:pt idx="996">
                  <c:v>-16.401914000000044</c:v>
                </c:pt>
                <c:pt idx="997">
                  <c:v>-16.418828000000044</c:v>
                </c:pt>
                <c:pt idx="998">
                  <c:v>-16.434683000000042</c:v>
                </c:pt>
                <c:pt idx="999">
                  <c:v>-16.451603000000041</c:v>
                </c:pt>
                <c:pt idx="1000">
                  <c:v>-16.46852300000004</c:v>
                </c:pt>
                <c:pt idx="1001">
                  <c:v>-16.484378000000039</c:v>
                </c:pt>
                <c:pt idx="1002">
                  <c:v>-16.501298000000038</c:v>
                </c:pt>
                <c:pt idx="1003">
                  <c:v>-16.517158000000038</c:v>
                </c:pt>
                <c:pt idx="1004">
                  <c:v>-16.533013000000036</c:v>
                </c:pt>
                <c:pt idx="1005">
                  <c:v>-16.548866000000036</c:v>
                </c:pt>
                <c:pt idx="1006">
                  <c:v>-16.565780000000036</c:v>
                </c:pt>
                <c:pt idx="1007">
                  <c:v>-16.582695000000037</c:v>
                </c:pt>
                <c:pt idx="1008">
                  <c:v>-16.599610000000038</c:v>
                </c:pt>
                <c:pt idx="1009">
                  <c:v>-16.616525000000038</c:v>
                </c:pt>
                <c:pt idx="1010">
                  <c:v>-16.633439000000038</c:v>
                </c:pt>
                <c:pt idx="1011">
                  <c:v>-16.649287000000037</c:v>
                </c:pt>
                <c:pt idx="1012">
                  <c:v>-16.665135000000035</c:v>
                </c:pt>
                <c:pt idx="1013">
                  <c:v>-16.675619000000037</c:v>
                </c:pt>
                <c:pt idx="1014">
                  <c:v>-16.673273000000037</c:v>
                </c:pt>
                <c:pt idx="1015">
                  <c:v>-16.685929000000037</c:v>
                </c:pt>
                <c:pt idx="1016">
                  <c:v>-16.710345000000036</c:v>
                </c:pt>
                <c:pt idx="1017">
                  <c:v>-16.735811000000037</c:v>
                </c:pt>
                <c:pt idx="1018">
                  <c:v>-16.759143000000037</c:v>
                </c:pt>
                <c:pt idx="1019">
                  <c:v>-16.780332000000037</c:v>
                </c:pt>
                <c:pt idx="1020">
                  <c:v>-16.798318000000037</c:v>
                </c:pt>
                <c:pt idx="1021">
                  <c:v>-16.816293000000037</c:v>
                </c:pt>
                <c:pt idx="1022">
                  <c:v>-16.833213000000036</c:v>
                </c:pt>
                <c:pt idx="1023">
                  <c:v>-16.850132000000038</c:v>
                </c:pt>
                <c:pt idx="1024">
                  <c:v>-16.867052000000037</c:v>
                </c:pt>
                <c:pt idx="1025">
                  <c:v>-16.883961000000035</c:v>
                </c:pt>
                <c:pt idx="1026">
                  <c:v>-16.900876000000036</c:v>
                </c:pt>
                <c:pt idx="1027">
                  <c:v>-16.917791000000037</c:v>
                </c:pt>
                <c:pt idx="1028">
                  <c:v>-16.934711000000036</c:v>
                </c:pt>
                <c:pt idx="1029">
                  <c:v>-16.950554000000036</c:v>
                </c:pt>
                <c:pt idx="1030">
                  <c:v>-16.966409000000034</c:v>
                </c:pt>
                <c:pt idx="1031">
                  <c:v>-16.982269000000034</c:v>
                </c:pt>
                <c:pt idx="1032">
                  <c:v>-16.999184000000035</c:v>
                </c:pt>
                <c:pt idx="1033">
                  <c:v>-17.016104000000034</c:v>
                </c:pt>
                <c:pt idx="1034">
                  <c:v>-17.031959000000032</c:v>
                </c:pt>
                <c:pt idx="1035">
                  <c:v>-17.048884000000033</c:v>
                </c:pt>
                <c:pt idx="1036">
                  <c:v>-17.065793000000031</c:v>
                </c:pt>
                <c:pt idx="1037">
                  <c:v>-17.082708000000032</c:v>
                </c:pt>
                <c:pt idx="1038">
                  <c:v>-17.098561000000032</c:v>
                </c:pt>
                <c:pt idx="1039">
                  <c:v>-17.11441600000003</c:v>
                </c:pt>
                <c:pt idx="1040">
                  <c:v>-17.129193000000029</c:v>
                </c:pt>
                <c:pt idx="1041">
                  <c:v>-17.146102000000027</c:v>
                </c:pt>
                <c:pt idx="1042">
                  <c:v>-17.163015000000026</c:v>
                </c:pt>
                <c:pt idx="1043">
                  <c:v>-17.179930000000027</c:v>
                </c:pt>
                <c:pt idx="1044">
                  <c:v>-17.196839000000026</c:v>
                </c:pt>
                <c:pt idx="1045">
                  <c:v>-17.213764000000026</c:v>
                </c:pt>
                <c:pt idx="1046">
                  <c:v>-17.230684000000025</c:v>
                </c:pt>
                <c:pt idx="1047">
                  <c:v>-17.247599000000026</c:v>
                </c:pt>
                <c:pt idx="1048">
                  <c:v>-17.264514000000027</c:v>
                </c:pt>
                <c:pt idx="1049">
                  <c:v>-17.280364000000027</c:v>
                </c:pt>
                <c:pt idx="1050">
                  <c:v>-17.297284000000026</c:v>
                </c:pt>
                <c:pt idx="1051">
                  <c:v>-17.313132000000024</c:v>
                </c:pt>
                <c:pt idx="1052">
                  <c:v>-17.331123000000023</c:v>
                </c:pt>
                <c:pt idx="1053">
                  <c:v>-17.348037000000023</c:v>
                </c:pt>
                <c:pt idx="1054">
                  <c:v>-17.364946000000021</c:v>
                </c:pt>
                <c:pt idx="1055">
                  <c:v>-17.38078400000002</c:v>
                </c:pt>
                <c:pt idx="1056">
                  <c:v>-17.39664400000002</c:v>
                </c:pt>
                <c:pt idx="1057">
                  <c:v>-17.413553000000018</c:v>
                </c:pt>
                <c:pt idx="1058">
                  <c:v>-17.430468000000019</c:v>
                </c:pt>
                <c:pt idx="1059">
                  <c:v>-17.44738700000002</c:v>
                </c:pt>
                <c:pt idx="1060">
                  <c:v>-17.464302000000021</c:v>
                </c:pt>
                <c:pt idx="1061">
                  <c:v>-17.48121100000002</c:v>
                </c:pt>
                <c:pt idx="1062">
                  <c:v>-17.497059000000018</c:v>
                </c:pt>
                <c:pt idx="1063">
                  <c:v>-17.513974000000019</c:v>
                </c:pt>
                <c:pt idx="1064">
                  <c:v>-17.530894000000018</c:v>
                </c:pt>
                <c:pt idx="1065">
                  <c:v>-17.547814000000017</c:v>
                </c:pt>
                <c:pt idx="1066">
                  <c:v>-17.563667000000017</c:v>
                </c:pt>
                <c:pt idx="1067">
                  <c:v>-17.579522000000015</c:v>
                </c:pt>
                <c:pt idx="1068">
                  <c:v>-17.596436000000015</c:v>
                </c:pt>
                <c:pt idx="1069">
                  <c:v>-17.613356000000014</c:v>
                </c:pt>
                <c:pt idx="1070">
                  <c:v>-17.629211000000012</c:v>
                </c:pt>
                <c:pt idx="1071">
                  <c:v>-17.646125000000012</c:v>
                </c:pt>
                <c:pt idx="1072">
                  <c:v>-17.663045000000011</c:v>
                </c:pt>
                <c:pt idx="1073">
                  <c:v>-17.67782200000001</c:v>
                </c:pt>
                <c:pt idx="1074">
                  <c:v>-17.69366500000001</c:v>
                </c:pt>
                <c:pt idx="1075">
                  <c:v>-17.70950800000001</c:v>
                </c:pt>
                <c:pt idx="1076">
                  <c:v>-17.726417000000009</c:v>
                </c:pt>
                <c:pt idx="1077">
                  <c:v>-17.742260000000009</c:v>
                </c:pt>
                <c:pt idx="1078">
                  <c:v>-17.758103000000009</c:v>
                </c:pt>
                <c:pt idx="1079">
                  <c:v>-17.773951000000007</c:v>
                </c:pt>
                <c:pt idx="1080">
                  <c:v>-17.791931000000009</c:v>
                </c:pt>
                <c:pt idx="1081">
                  <c:v>-17.80991100000001</c:v>
                </c:pt>
                <c:pt idx="1082">
                  <c:v>-17.82682500000001</c:v>
                </c:pt>
                <c:pt idx="1083">
                  <c:v>-17.84373900000001</c:v>
                </c:pt>
                <c:pt idx="1084">
                  <c:v>-17.85958200000001</c:v>
                </c:pt>
                <c:pt idx="1085">
                  <c:v>-17.875425000000011</c:v>
                </c:pt>
                <c:pt idx="1086">
                  <c:v>-17.891275000000011</c:v>
                </c:pt>
                <c:pt idx="1087">
                  <c:v>-17.907128000000011</c:v>
                </c:pt>
                <c:pt idx="1088">
                  <c:v>-17.922976000000009</c:v>
                </c:pt>
                <c:pt idx="1089">
                  <c:v>-17.938826000000009</c:v>
                </c:pt>
                <c:pt idx="1090">
                  <c:v>-17.955740000000009</c:v>
                </c:pt>
                <c:pt idx="1091">
                  <c:v>-17.97158300000001</c:v>
                </c:pt>
                <c:pt idx="1092">
                  <c:v>-17.986367000000008</c:v>
                </c:pt>
                <c:pt idx="1093">
                  <c:v>-18.003287000000007</c:v>
                </c:pt>
                <c:pt idx="1094">
                  <c:v>-18.021268000000006</c:v>
                </c:pt>
                <c:pt idx="1095">
                  <c:v>-18.038188000000005</c:v>
                </c:pt>
                <c:pt idx="1096">
                  <c:v>-18.056174000000006</c:v>
                </c:pt>
                <c:pt idx="1097">
                  <c:v>-18.072017000000006</c:v>
                </c:pt>
                <c:pt idx="1098">
                  <c:v>-18.088932000000007</c:v>
                </c:pt>
                <c:pt idx="1099">
                  <c:v>-18.105852000000006</c:v>
                </c:pt>
                <c:pt idx="1100">
                  <c:v>-18.122767000000007</c:v>
                </c:pt>
                <c:pt idx="1101">
                  <c:v>-18.139689000000008</c:v>
                </c:pt>
                <c:pt idx="1102">
                  <c:v>-18.157670000000007</c:v>
                </c:pt>
                <c:pt idx="1103">
                  <c:v>-18.174584000000007</c:v>
                </c:pt>
                <c:pt idx="1104">
                  <c:v>-18.191498000000006</c:v>
                </c:pt>
                <c:pt idx="1105">
                  <c:v>-18.207341000000007</c:v>
                </c:pt>
                <c:pt idx="1106">
                  <c:v>-18.224255000000007</c:v>
                </c:pt>
                <c:pt idx="1107">
                  <c:v>-18.242235000000008</c:v>
                </c:pt>
                <c:pt idx="1108">
                  <c:v>-18.258085000000008</c:v>
                </c:pt>
                <c:pt idx="1109">
                  <c:v>-18.274994000000007</c:v>
                </c:pt>
                <c:pt idx="1110">
                  <c:v>-18.291903000000005</c:v>
                </c:pt>
                <c:pt idx="1111">
                  <c:v>-18.308818000000006</c:v>
                </c:pt>
                <c:pt idx="1112">
                  <c:v>-18.324671000000006</c:v>
                </c:pt>
                <c:pt idx="1113">
                  <c:v>-18.340519000000004</c:v>
                </c:pt>
                <c:pt idx="1114">
                  <c:v>-18.357433000000004</c:v>
                </c:pt>
                <c:pt idx="1115">
                  <c:v>-18.374347000000004</c:v>
                </c:pt>
                <c:pt idx="1116">
                  <c:v>-18.391256000000002</c:v>
                </c:pt>
                <c:pt idx="1117">
                  <c:v>-18.408176000000001</c:v>
                </c:pt>
                <c:pt idx="1118">
                  <c:v>-18.425101000000002</c:v>
                </c:pt>
                <c:pt idx="1119">
                  <c:v>-18.443081000000003</c:v>
                </c:pt>
                <c:pt idx="1120">
                  <c:v>-18.459995000000003</c:v>
                </c:pt>
                <c:pt idx="1121">
                  <c:v>-18.475850000000001</c:v>
                </c:pt>
                <c:pt idx="1122">
                  <c:v>-18.491705</c:v>
                </c:pt>
                <c:pt idx="1123">
                  <c:v>-18.507548</c:v>
                </c:pt>
                <c:pt idx="1124">
                  <c:v>-18.523398</c:v>
                </c:pt>
                <c:pt idx="1125">
                  <c:v>-18.539245999999999</c:v>
                </c:pt>
                <c:pt idx="1126">
                  <c:v>-18.556160999999999</c:v>
                </c:pt>
                <c:pt idx="1127">
                  <c:v>-18.576294000000001</c:v>
                </c:pt>
                <c:pt idx="1128">
                  <c:v>-18.609235000000002</c:v>
                </c:pt>
                <c:pt idx="1129">
                  <c:v>-18.621881000000002</c:v>
                </c:pt>
                <c:pt idx="1130">
                  <c:v>-18.63025</c:v>
                </c:pt>
                <c:pt idx="1131">
                  <c:v>-18.640754999999999</c:v>
                </c:pt>
                <c:pt idx="1132">
                  <c:v>-18.655531999999997</c:v>
                </c:pt>
              </c:numCache>
            </c:numRef>
          </c:val>
          <c:smooth val="0"/>
          <c:extLst>
            <c:ext xmlns:c16="http://schemas.microsoft.com/office/drawing/2014/chart" uri="{C3380CC4-5D6E-409C-BE32-E72D297353CC}">
              <c16:uniqueId val="{00000000-AFF4-4CC4-AFC9-BD32C8024584}"/>
            </c:ext>
          </c:extLst>
        </c:ser>
        <c:ser>
          <c:idx val="1"/>
          <c:order val="1"/>
          <c:tx>
            <c:strRef>
              <c:f>Gyro!$AD$1</c:f>
              <c:strCache>
                <c:ptCount val="1"/>
                <c:pt idx="0">
                  <c:v>Gangle_y</c:v>
                </c:pt>
              </c:strCache>
            </c:strRef>
          </c:tx>
          <c:spPr>
            <a:ln w="28575" cap="rnd">
              <a:solidFill>
                <a:schemeClr val="accent2"/>
              </a:solidFill>
              <a:round/>
            </a:ln>
            <a:effectLst/>
          </c:spPr>
          <c:marker>
            <c:symbol val="none"/>
          </c:marker>
          <c:val>
            <c:numRef>
              <c:f>Gyro!$AD$2:$AD$1357</c:f>
              <c:numCache>
                <c:formatCode>General</c:formatCode>
                <c:ptCount val="1356"/>
                <c:pt idx="0">
                  <c:v>-1.1762E-2</c:v>
                </c:pt>
                <c:pt idx="1">
                  <c:v>-2.3524999999999997E-2</c:v>
                </c:pt>
                <c:pt idx="2">
                  <c:v>-3.5288E-2</c:v>
                </c:pt>
                <c:pt idx="3">
                  <c:v>-4.8115999999999999E-2</c:v>
                </c:pt>
                <c:pt idx="4">
                  <c:v>-6.0947000000000001E-2</c:v>
                </c:pt>
                <c:pt idx="5">
                  <c:v>-7.2711999999999999E-2</c:v>
                </c:pt>
                <c:pt idx="6">
                  <c:v>-8.4476999999999997E-2</c:v>
                </c:pt>
                <c:pt idx="7">
                  <c:v>-9.7307999999999992E-2</c:v>
                </c:pt>
                <c:pt idx="8">
                  <c:v>-0.10906999999999999</c:v>
                </c:pt>
                <c:pt idx="9">
                  <c:v>-0.12083499999999998</c:v>
                </c:pt>
                <c:pt idx="10">
                  <c:v>-0.13473099999999999</c:v>
                </c:pt>
                <c:pt idx="11">
                  <c:v>-0.14649599999999999</c:v>
                </c:pt>
                <c:pt idx="12">
                  <c:v>-0.157193</c:v>
                </c:pt>
                <c:pt idx="13">
                  <c:v>-0.17002300000000001</c:v>
                </c:pt>
                <c:pt idx="14">
                  <c:v>-0.17965600000000001</c:v>
                </c:pt>
                <c:pt idx="15">
                  <c:v>-0.188222</c:v>
                </c:pt>
                <c:pt idx="16">
                  <c:v>-0.203181</c:v>
                </c:pt>
                <c:pt idx="17">
                  <c:v>-0.21601100000000001</c:v>
                </c:pt>
                <c:pt idx="18">
                  <c:v>-0.22883800000000001</c:v>
                </c:pt>
                <c:pt idx="19">
                  <c:v>-0.24060000000000001</c:v>
                </c:pt>
                <c:pt idx="20">
                  <c:v>-0.252363</c:v>
                </c:pt>
                <c:pt idx="21">
                  <c:v>-0.264125</c:v>
                </c:pt>
                <c:pt idx="22">
                  <c:v>-0.27588800000000002</c:v>
                </c:pt>
                <c:pt idx="23">
                  <c:v>-0.28978100000000001</c:v>
                </c:pt>
                <c:pt idx="24">
                  <c:v>-0.30261300000000002</c:v>
                </c:pt>
                <c:pt idx="25">
                  <c:v>-0.31331000000000003</c:v>
                </c:pt>
                <c:pt idx="26">
                  <c:v>-0.32507500000000006</c:v>
                </c:pt>
                <c:pt idx="27">
                  <c:v>-0.33683800000000008</c:v>
                </c:pt>
                <c:pt idx="28">
                  <c:v>-0.34966600000000009</c:v>
                </c:pt>
                <c:pt idx="29">
                  <c:v>-0.3603630000000001</c:v>
                </c:pt>
                <c:pt idx="30">
                  <c:v>-0.37106000000000011</c:v>
                </c:pt>
                <c:pt idx="31">
                  <c:v>-0.38175700000000012</c:v>
                </c:pt>
                <c:pt idx="32">
                  <c:v>-0.39352000000000015</c:v>
                </c:pt>
                <c:pt idx="33">
                  <c:v>-0.40741800000000017</c:v>
                </c:pt>
                <c:pt idx="34">
                  <c:v>-0.42131500000000016</c:v>
                </c:pt>
                <c:pt idx="35">
                  <c:v>-0.43308000000000019</c:v>
                </c:pt>
                <c:pt idx="36">
                  <c:v>-0.44484500000000021</c:v>
                </c:pt>
                <c:pt idx="37">
                  <c:v>-0.45767300000000022</c:v>
                </c:pt>
                <c:pt idx="38">
                  <c:v>-0.46943600000000024</c:v>
                </c:pt>
                <c:pt idx="39">
                  <c:v>-0.48120100000000027</c:v>
                </c:pt>
                <c:pt idx="40">
                  <c:v>-0.49403000000000025</c:v>
                </c:pt>
                <c:pt idx="41">
                  <c:v>-0.50579500000000022</c:v>
                </c:pt>
                <c:pt idx="42">
                  <c:v>-0.51862100000000022</c:v>
                </c:pt>
                <c:pt idx="43">
                  <c:v>-0.53145200000000026</c:v>
                </c:pt>
                <c:pt idx="44">
                  <c:v>-0.54428300000000029</c:v>
                </c:pt>
                <c:pt idx="45">
                  <c:v>-0.55711000000000033</c:v>
                </c:pt>
                <c:pt idx="46">
                  <c:v>-0.56887200000000038</c:v>
                </c:pt>
                <c:pt idx="47">
                  <c:v>-0.57956900000000033</c:v>
                </c:pt>
                <c:pt idx="48">
                  <c:v>-0.59239900000000034</c:v>
                </c:pt>
                <c:pt idx="49">
                  <c:v>-0.60523000000000038</c:v>
                </c:pt>
                <c:pt idx="50">
                  <c:v>-0.6169950000000004</c:v>
                </c:pt>
                <c:pt idx="51">
                  <c:v>-0.62876000000000043</c:v>
                </c:pt>
                <c:pt idx="52">
                  <c:v>-0.64159100000000047</c:v>
                </c:pt>
                <c:pt idx="53">
                  <c:v>-0.65442300000000042</c:v>
                </c:pt>
                <c:pt idx="54">
                  <c:v>-0.66725400000000046</c:v>
                </c:pt>
                <c:pt idx="55">
                  <c:v>-0.67901700000000043</c:v>
                </c:pt>
                <c:pt idx="56">
                  <c:v>-0.69078200000000045</c:v>
                </c:pt>
                <c:pt idx="57">
                  <c:v>-0.70254600000000045</c:v>
                </c:pt>
                <c:pt idx="58">
                  <c:v>-0.71537500000000043</c:v>
                </c:pt>
                <c:pt idx="59">
                  <c:v>-0.72714000000000045</c:v>
                </c:pt>
                <c:pt idx="60">
                  <c:v>-0.73890500000000048</c:v>
                </c:pt>
                <c:pt idx="61">
                  <c:v>-0.74960400000000049</c:v>
                </c:pt>
                <c:pt idx="62">
                  <c:v>-0.7602990000000005</c:v>
                </c:pt>
                <c:pt idx="63">
                  <c:v>-0.77313000000000054</c:v>
                </c:pt>
                <c:pt idx="64">
                  <c:v>-0.78596100000000058</c:v>
                </c:pt>
                <c:pt idx="65">
                  <c:v>-0.7977220000000006</c:v>
                </c:pt>
                <c:pt idx="66">
                  <c:v>-0.80948400000000065</c:v>
                </c:pt>
                <c:pt idx="67">
                  <c:v>-0.82231400000000066</c:v>
                </c:pt>
                <c:pt idx="68">
                  <c:v>-0.83301100000000061</c:v>
                </c:pt>
                <c:pt idx="69">
                  <c:v>-0.84584100000000062</c:v>
                </c:pt>
                <c:pt idx="70">
                  <c:v>-0.85760600000000065</c:v>
                </c:pt>
                <c:pt idx="71">
                  <c:v>-0.86937100000000067</c:v>
                </c:pt>
                <c:pt idx="72">
                  <c:v>-0.88220200000000071</c:v>
                </c:pt>
                <c:pt idx="73">
                  <c:v>-0.89503200000000072</c:v>
                </c:pt>
                <c:pt idx="74">
                  <c:v>-0.90679700000000074</c:v>
                </c:pt>
                <c:pt idx="75">
                  <c:v>-0.91855900000000079</c:v>
                </c:pt>
                <c:pt idx="76">
                  <c:v>-0.93032400000000082</c:v>
                </c:pt>
                <c:pt idx="77">
                  <c:v>-0.9431530000000008</c:v>
                </c:pt>
                <c:pt idx="78">
                  <c:v>-0.95491800000000082</c:v>
                </c:pt>
                <c:pt idx="79">
                  <c:v>-0.96668100000000079</c:v>
                </c:pt>
                <c:pt idx="80">
                  <c:v>-0.97951200000000083</c:v>
                </c:pt>
                <c:pt idx="81">
                  <c:v>-0.99234100000000081</c:v>
                </c:pt>
                <c:pt idx="82">
                  <c:v>-1.0030400000000008</c:v>
                </c:pt>
                <c:pt idx="83">
                  <c:v>-1.0158680000000009</c:v>
                </c:pt>
                <c:pt idx="84">
                  <c:v>-1.0286990000000009</c:v>
                </c:pt>
                <c:pt idx="85">
                  <c:v>-1.0404620000000009</c:v>
                </c:pt>
                <c:pt idx="86">
                  <c:v>-1.0522270000000009</c:v>
                </c:pt>
                <c:pt idx="87">
                  <c:v>-1.061862000000001</c:v>
                </c:pt>
                <c:pt idx="88">
                  <c:v>-1.074691000000001</c:v>
                </c:pt>
                <c:pt idx="89">
                  <c:v>-1.0864540000000009</c:v>
                </c:pt>
                <c:pt idx="90">
                  <c:v>-1.0971510000000009</c:v>
                </c:pt>
                <c:pt idx="91">
                  <c:v>-1.1099820000000009</c:v>
                </c:pt>
                <c:pt idx="92">
                  <c:v>-1.1217470000000009</c:v>
                </c:pt>
                <c:pt idx="93">
                  <c:v>-1.134578000000001</c:v>
                </c:pt>
                <c:pt idx="94">
                  <c:v>-1.145277000000001</c:v>
                </c:pt>
                <c:pt idx="95">
                  <c:v>-1.157042000000001</c:v>
                </c:pt>
                <c:pt idx="96">
                  <c:v>-1.1698700000000011</c:v>
                </c:pt>
                <c:pt idx="97">
                  <c:v>-1.1816320000000011</c:v>
                </c:pt>
                <c:pt idx="98">
                  <c:v>-1.1933940000000012</c:v>
                </c:pt>
                <c:pt idx="99">
                  <c:v>-1.2051590000000012</c:v>
                </c:pt>
                <c:pt idx="100">
                  <c:v>-1.2179900000000012</c:v>
                </c:pt>
                <c:pt idx="101">
                  <c:v>-1.2297550000000013</c:v>
                </c:pt>
                <c:pt idx="102">
                  <c:v>-1.2415200000000013</c:v>
                </c:pt>
                <c:pt idx="103">
                  <c:v>-1.2543530000000014</c:v>
                </c:pt>
                <c:pt idx="104">
                  <c:v>-1.2661160000000014</c:v>
                </c:pt>
                <c:pt idx="105">
                  <c:v>-1.2778800000000015</c:v>
                </c:pt>
                <c:pt idx="106">
                  <c:v>-1.2896430000000014</c:v>
                </c:pt>
                <c:pt idx="107">
                  <c:v>-1.3003440000000015</c:v>
                </c:pt>
                <c:pt idx="108">
                  <c:v>-1.3131720000000016</c:v>
                </c:pt>
                <c:pt idx="109">
                  <c:v>-1.3249340000000016</c:v>
                </c:pt>
                <c:pt idx="110">
                  <c:v>-1.3366970000000016</c:v>
                </c:pt>
                <c:pt idx="111">
                  <c:v>-1.3495280000000016</c:v>
                </c:pt>
                <c:pt idx="112">
                  <c:v>-1.3623550000000015</c:v>
                </c:pt>
                <c:pt idx="113">
                  <c:v>-1.3741170000000016</c:v>
                </c:pt>
                <c:pt idx="114">
                  <c:v>-1.3858760000000017</c:v>
                </c:pt>
                <c:pt idx="115">
                  <c:v>-1.3976410000000017</c:v>
                </c:pt>
                <c:pt idx="116">
                  <c:v>-1.4094070000000016</c:v>
                </c:pt>
                <c:pt idx="117">
                  <c:v>-1.4201060000000016</c:v>
                </c:pt>
                <c:pt idx="118">
                  <c:v>-1.4318710000000017</c:v>
                </c:pt>
                <c:pt idx="119">
                  <c:v>-1.4446990000000017</c:v>
                </c:pt>
                <c:pt idx="120">
                  <c:v>-1.4564620000000017</c:v>
                </c:pt>
                <c:pt idx="121">
                  <c:v>-1.4682270000000017</c:v>
                </c:pt>
                <c:pt idx="122">
                  <c:v>-1.4810570000000016</c:v>
                </c:pt>
                <c:pt idx="123">
                  <c:v>-1.4928200000000016</c:v>
                </c:pt>
                <c:pt idx="124">
                  <c:v>-1.5045850000000016</c:v>
                </c:pt>
                <c:pt idx="125">
                  <c:v>-1.5163470000000017</c:v>
                </c:pt>
                <c:pt idx="126">
                  <c:v>-1.5291740000000016</c:v>
                </c:pt>
                <c:pt idx="127">
                  <c:v>-1.5409390000000016</c:v>
                </c:pt>
                <c:pt idx="128">
                  <c:v>-1.5527010000000017</c:v>
                </c:pt>
                <c:pt idx="129">
                  <c:v>-1.5644640000000016</c:v>
                </c:pt>
                <c:pt idx="130">
                  <c:v>-1.5762240000000016</c:v>
                </c:pt>
                <c:pt idx="131">
                  <c:v>-1.5879840000000016</c:v>
                </c:pt>
                <c:pt idx="132">
                  <c:v>-1.5997460000000017</c:v>
                </c:pt>
                <c:pt idx="133">
                  <c:v>-1.6115110000000017</c:v>
                </c:pt>
                <c:pt idx="134">
                  <c:v>-1.6243380000000016</c:v>
                </c:pt>
                <c:pt idx="135">
                  <c:v>-1.6361000000000017</c:v>
                </c:pt>
                <c:pt idx="136">
                  <c:v>-1.6478650000000017</c:v>
                </c:pt>
                <c:pt idx="137">
                  <c:v>-1.6606960000000017</c:v>
                </c:pt>
                <c:pt idx="138">
                  <c:v>-1.6735270000000018</c:v>
                </c:pt>
                <c:pt idx="139">
                  <c:v>-1.6863550000000018</c:v>
                </c:pt>
                <c:pt idx="140">
                  <c:v>-1.6981170000000019</c:v>
                </c:pt>
                <c:pt idx="141">
                  <c:v>-1.7088140000000018</c:v>
                </c:pt>
                <c:pt idx="142">
                  <c:v>-1.7205770000000018</c:v>
                </c:pt>
                <c:pt idx="143">
                  <c:v>-1.7323400000000018</c:v>
                </c:pt>
                <c:pt idx="144">
                  <c:v>-1.7451650000000019</c:v>
                </c:pt>
                <c:pt idx="145">
                  <c:v>-1.7569270000000019</c:v>
                </c:pt>
                <c:pt idx="146">
                  <c:v>-1.7697580000000019</c:v>
                </c:pt>
                <c:pt idx="147">
                  <c:v>-1.781520000000002</c:v>
                </c:pt>
                <c:pt idx="148">
                  <c:v>-1.793285000000002</c:v>
                </c:pt>
                <c:pt idx="149">
                  <c:v>-1.805048000000002</c:v>
                </c:pt>
                <c:pt idx="150">
                  <c:v>-1.817879000000002</c:v>
                </c:pt>
                <c:pt idx="151">
                  <c:v>-1.831772000000002</c:v>
                </c:pt>
                <c:pt idx="152">
                  <c:v>-1.843537000000002</c:v>
                </c:pt>
                <c:pt idx="153">
                  <c:v>-1.8553000000000019</c:v>
                </c:pt>
                <c:pt idx="154">
                  <c:v>-1.8670600000000019</c:v>
                </c:pt>
                <c:pt idx="155">
                  <c:v>-1.8788230000000019</c:v>
                </c:pt>
                <c:pt idx="156">
                  <c:v>-1.8905860000000019</c:v>
                </c:pt>
                <c:pt idx="157">
                  <c:v>-1.9012830000000018</c:v>
                </c:pt>
                <c:pt idx="158">
                  <c:v>-1.9119800000000018</c:v>
                </c:pt>
                <c:pt idx="159">
                  <c:v>-1.9237430000000018</c:v>
                </c:pt>
                <c:pt idx="160">
                  <c:v>-1.9355080000000018</c:v>
                </c:pt>
                <c:pt idx="161">
                  <c:v>-1.9483360000000018</c:v>
                </c:pt>
                <c:pt idx="162">
                  <c:v>-1.9601010000000019</c:v>
                </c:pt>
                <c:pt idx="163">
                  <c:v>-1.9708000000000019</c:v>
                </c:pt>
                <c:pt idx="164">
                  <c:v>-1.9825650000000019</c:v>
                </c:pt>
                <c:pt idx="165">
                  <c:v>-1.9943280000000019</c:v>
                </c:pt>
                <c:pt idx="166">
                  <c:v>-2.0060910000000018</c:v>
                </c:pt>
                <c:pt idx="167">
                  <c:v>-2.0178560000000019</c:v>
                </c:pt>
                <c:pt idx="168">
                  <c:v>-2.0296210000000019</c:v>
                </c:pt>
                <c:pt idx="169">
                  <c:v>-2.0413860000000019</c:v>
                </c:pt>
                <c:pt idx="170">
                  <c:v>-2.0531520000000021</c:v>
                </c:pt>
                <c:pt idx="171">
                  <c:v>-2.0649140000000021</c:v>
                </c:pt>
                <c:pt idx="172">
                  <c:v>-2.0766760000000022</c:v>
                </c:pt>
                <c:pt idx="173">
                  <c:v>-2.0884390000000024</c:v>
                </c:pt>
                <c:pt idx="174">
                  <c:v>-2.0991360000000023</c:v>
                </c:pt>
                <c:pt idx="175">
                  <c:v>-2.1108990000000025</c:v>
                </c:pt>
                <c:pt idx="176">
                  <c:v>-2.1237270000000024</c:v>
                </c:pt>
                <c:pt idx="177">
                  <c:v>-2.1365580000000022</c:v>
                </c:pt>
                <c:pt idx="178">
                  <c:v>-2.149389000000002</c:v>
                </c:pt>
                <c:pt idx="179">
                  <c:v>-2.1611520000000022</c:v>
                </c:pt>
                <c:pt idx="180">
                  <c:v>-2.173980000000002</c:v>
                </c:pt>
                <c:pt idx="181">
                  <c:v>-2.1857460000000022</c:v>
                </c:pt>
                <c:pt idx="182">
                  <c:v>-2.198577000000002</c:v>
                </c:pt>
                <c:pt idx="183">
                  <c:v>-2.2092770000000019</c:v>
                </c:pt>
                <c:pt idx="184">
                  <c:v>-2.2199740000000019</c:v>
                </c:pt>
                <c:pt idx="185">
                  <c:v>-2.2306710000000018</c:v>
                </c:pt>
                <c:pt idx="186">
                  <c:v>-2.242434000000002</c:v>
                </c:pt>
                <c:pt idx="187">
                  <c:v>-2.256327000000002</c:v>
                </c:pt>
                <c:pt idx="188">
                  <c:v>-2.2691550000000018</c:v>
                </c:pt>
                <c:pt idx="189">
                  <c:v>-2.2809200000000018</c:v>
                </c:pt>
                <c:pt idx="190">
                  <c:v>-2.2926850000000019</c:v>
                </c:pt>
                <c:pt idx="191">
                  <c:v>-2.3044480000000021</c:v>
                </c:pt>
                <c:pt idx="192">
                  <c:v>-2.3162110000000022</c:v>
                </c:pt>
                <c:pt idx="193">
                  <c:v>-2.3279740000000024</c:v>
                </c:pt>
                <c:pt idx="194">
                  <c:v>-2.3386710000000024</c:v>
                </c:pt>
                <c:pt idx="195">
                  <c:v>-2.3504340000000026</c:v>
                </c:pt>
                <c:pt idx="196">
                  <c:v>-2.3621960000000026</c:v>
                </c:pt>
                <c:pt idx="197">
                  <c:v>-2.3739590000000028</c:v>
                </c:pt>
                <c:pt idx="198">
                  <c:v>-2.3846560000000028</c:v>
                </c:pt>
                <c:pt idx="199">
                  <c:v>-2.3974870000000026</c:v>
                </c:pt>
                <c:pt idx="200">
                  <c:v>-2.4081860000000024</c:v>
                </c:pt>
                <c:pt idx="201">
                  <c:v>-2.4188830000000023</c:v>
                </c:pt>
                <c:pt idx="202">
                  <c:v>-2.4306510000000023</c:v>
                </c:pt>
                <c:pt idx="203">
                  <c:v>-2.4424130000000024</c:v>
                </c:pt>
                <c:pt idx="204">
                  <c:v>-2.4541760000000026</c:v>
                </c:pt>
                <c:pt idx="205">
                  <c:v>-2.4659380000000026</c:v>
                </c:pt>
                <c:pt idx="206">
                  <c:v>-2.4777000000000027</c:v>
                </c:pt>
                <c:pt idx="207">
                  <c:v>-2.4894650000000027</c:v>
                </c:pt>
                <c:pt idx="208">
                  <c:v>-2.5001620000000027</c:v>
                </c:pt>
                <c:pt idx="209">
                  <c:v>-2.5119250000000028</c:v>
                </c:pt>
                <c:pt idx="210">
                  <c:v>-2.5236900000000029</c:v>
                </c:pt>
                <c:pt idx="211">
                  <c:v>-2.5354530000000031</c:v>
                </c:pt>
                <c:pt idx="212">
                  <c:v>-2.5472150000000031</c:v>
                </c:pt>
                <c:pt idx="213">
                  <c:v>-2.5589770000000032</c:v>
                </c:pt>
                <c:pt idx="214">
                  <c:v>-2.5707420000000032</c:v>
                </c:pt>
                <c:pt idx="215">
                  <c:v>-2.5825050000000034</c:v>
                </c:pt>
                <c:pt idx="216">
                  <c:v>-2.5942680000000036</c:v>
                </c:pt>
                <c:pt idx="217">
                  <c:v>-2.6049650000000035</c:v>
                </c:pt>
                <c:pt idx="218">
                  <c:v>-2.6167280000000037</c:v>
                </c:pt>
                <c:pt idx="219">
                  <c:v>-2.6284950000000036</c:v>
                </c:pt>
                <c:pt idx="220">
                  <c:v>-2.6413250000000037</c:v>
                </c:pt>
                <c:pt idx="221">
                  <c:v>-2.6530900000000037</c:v>
                </c:pt>
                <c:pt idx="222">
                  <c:v>-2.6648510000000036</c:v>
                </c:pt>
                <c:pt idx="223">
                  <c:v>-2.6766140000000038</c:v>
                </c:pt>
                <c:pt idx="224">
                  <c:v>-2.6883790000000038</c:v>
                </c:pt>
                <c:pt idx="225">
                  <c:v>-2.701206000000004</c:v>
                </c:pt>
                <c:pt idx="226">
                  <c:v>-2.712971000000004</c:v>
                </c:pt>
                <c:pt idx="227">
                  <c:v>-2.7247350000000039</c:v>
                </c:pt>
                <c:pt idx="228">
                  <c:v>-2.7375630000000037</c:v>
                </c:pt>
                <c:pt idx="229">
                  <c:v>-2.7493280000000038</c:v>
                </c:pt>
                <c:pt idx="230">
                  <c:v>-2.7600250000000037</c:v>
                </c:pt>
                <c:pt idx="231">
                  <c:v>-2.7717870000000038</c:v>
                </c:pt>
                <c:pt idx="232">
                  <c:v>-2.783550000000004</c:v>
                </c:pt>
                <c:pt idx="233">
                  <c:v>-2.7953130000000042</c:v>
                </c:pt>
                <c:pt idx="234">
                  <c:v>-2.8070760000000043</c:v>
                </c:pt>
                <c:pt idx="235">
                  <c:v>-2.8188410000000044</c:v>
                </c:pt>
                <c:pt idx="236">
                  <c:v>-2.8295420000000044</c:v>
                </c:pt>
                <c:pt idx="237">
                  <c:v>-2.8413050000000046</c:v>
                </c:pt>
                <c:pt idx="238">
                  <c:v>-2.8541320000000048</c:v>
                </c:pt>
                <c:pt idx="239">
                  <c:v>-2.8658940000000048</c:v>
                </c:pt>
                <c:pt idx="240">
                  <c:v>-2.8765930000000046</c:v>
                </c:pt>
                <c:pt idx="241">
                  <c:v>-2.8872900000000046</c:v>
                </c:pt>
                <c:pt idx="242">
                  <c:v>-2.8990550000000046</c:v>
                </c:pt>
                <c:pt idx="243">
                  <c:v>-2.9108180000000048</c:v>
                </c:pt>
                <c:pt idx="244">
                  <c:v>-2.9236460000000046</c:v>
                </c:pt>
                <c:pt idx="245">
                  <c:v>-2.9354090000000048</c:v>
                </c:pt>
                <c:pt idx="246">
                  <c:v>-2.9471740000000048</c:v>
                </c:pt>
                <c:pt idx="247">
                  <c:v>-2.9589390000000049</c:v>
                </c:pt>
                <c:pt idx="248">
                  <c:v>-2.9717670000000047</c:v>
                </c:pt>
                <c:pt idx="249">
                  <c:v>-2.9845940000000049</c:v>
                </c:pt>
                <c:pt idx="250">
                  <c:v>-2.9952910000000048</c:v>
                </c:pt>
                <c:pt idx="251">
                  <c:v>-3.0081220000000046</c:v>
                </c:pt>
                <c:pt idx="252">
                  <c:v>-3.0198870000000047</c:v>
                </c:pt>
                <c:pt idx="253">
                  <c:v>-3.0316500000000048</c:v>
                </c:pt>
                <c:pt idx="254">
                  <c:v>-3.0434150000000049</c:v>
                </c:pt>
                <c:pt idx="255">
                  <c:v>-3.056242000000005</c:v>
                </c:pt>
                <c:pt idx="256">
                  <c:v>-3.0690690000000052</c:v>
                </c:pt>
                <c:pt idx="257">
                  <c:v>-3.0808340000000052</c:v>
                </c:pt>
                <c:pt idx="258">
                  <c:v>-3.0936640000000053</c:v>
                </c:pt>
                <c:pt idx="259">
                  <c:v>-3.1054260000000053</c:v>
                </c:pt>
                <c:pt idx="260">
                  <c:v>-3.1171880000000054</c:v>
                </c:pt>
                <c:pt idx="261">
                  <c:v>-3.1300130000000053</c:v>
                </c:pt>
                <c:pt idx="262">
                  <c:v>-3.1407100000000052</c:v>
                </c:pt>
                <c:pt idx="263">
                  <c:v>-3.1514100000000052</c:v>
                </c:pt>
                <c:pt idx="264">
                  <c:v>-3.1631750000000052</c:v>
                </c:pt>
                <c:pt idx="265">
                  <c:v>-3.1749400000000052</c:v>
                </c:pt>
                <c:pt idx="266">
                  <c:v>-3.187768000000005</c:v>
                </c:pt>
                <c:pt idx="267">
                  <c:v>-3.2005990000000049</c:v>
                </c:pt>
                <c:pt idx="268">
                  <c:v>-3.2144950000000048</c:v>
                </c:pt>
                <c:pt idx="269">
                  <c:v>-3.2273230000000046</c:v>
                </c:pt>
                <c:pt idx="270">
                  <c:v>-3.2390880000000046</c:v>
                </c:pt>
                <c:pt idx="271">
                  <c:v>-3.2497850000000046</c:v>
                </c:pt>
                <c:pt idx="272">
                  <c:v>-3.2615470000000046</c:v>
                </c:pt>
                <c:pt idx="273">
                  <c:v>-3.2733090000000047</c:v>
                </c:pt>
                <c:pt idx="274">
                  <c:v>-3.2861360000000048</c:v>
                </c:pt>
                <c:pt idx="275">
                  <c:v>-3.2989640000000047</c:v>
                </c:pt>
                <c:pt idx="276">
                  <c:v>-3.3107260000000047</c:v>
                </c:pt>
                <c:pt idx="277">
                  <c:v>-3.3224880000000048</c:v>
                </c:pt>
                <c:pt idx="278">
                  <c:v>-3.3353160000000046</c:v>
                </c:pt>
                <c:pt idx="279">
                  <c:v>-3.3481460000000047</c:v>
                </c:pt>
                <c:pt idx="280">
                  <c:v>-3.3599080000000048</c:v>
                </c:pt>
                <c:pt idx="281">
                  <c:v>-3.3738020000000049</c:v>
                </c:pt>
                <c:pt idx="282">
                  <c:v>-3.3866300000000047</c:v>
                </c:pt>
                <c:pt idx="283">
                  <c:v>-3.3994600000000048</c:v>
                </c:pt>
                <c:pt idx="284">
                  <c:v>-3.4122880000000047</c:v>
                </c:pt>
                <c:pt idx="285">
                  <c:v>-3.4251170000000046</c:v>
                </c:pt>
                <c:pt idx="286">
                  <c:v>-3.4379450000000045</c:v>
                </c:pt>
                <c:pt idx="287">
                  <c:v>-3.4497100000000045</c:v>
                </c:pt>
                <c:pt idx="288">
                  <c:v>-3.4625380000000043</c:v>
                </c:pt>
                <c:pt idx="289">
                  <c:v>-3.4732380000000043</c:v>
                </c:pt>
                <c:pt idx="290">
                  <c:v>-3.4850030000000043</c:v>
                </c:pt>
                <c:pt idx="291">
                  <c:v>-3.4988950000000041</c:v>
                </c:pt>
                <c:pt idx="292">
                  <c:v>-3.5106600000000041</c:v>
                </c:pt>
                <c:pt idx="293">
                  <c:v>-3.5224250000000041</c:v>
                </c:pt>
                <c:pt idx="294">
                  <c:v>-3.5331220000000041</c:v>
                </c:pt>
                <c:pt idx="295">
                  <c:v>-3.5448870000000041</c:v>
                </c:pt>
                <c:pt idx="296">
                  <c:v>-3.5566490000000042</c:v>
                </c:pt>
                <c:pt idx="297">
                  <c:v>-3.5684140000000042</c:v>
                </c:pt>
                <c:pt idx="298">
                  <c:v>-3.5812440000000043</c:v>
                </c:pt>
                <c:pt idx="299">
                  <c:v>-3.5940710000000045</c:v>
                </c:pt>
                <c:pt idx="300">
                  <c:v>-3.6068980000000046</c:v>
                </c:pt>
                <c:pt idx="301">
                  <c:v>-3.6186610000000048</c:v>
                </c:pt>
                <c:pt idx="302">
                  <c:v>-3.6304280000000047</c:v>
                </c:pt>
                <c:pt idx="303">
                  <c:v>-3.6432550000000048</c:v>
                </c:pt>
                <c:pt idx="304">
                  <c:v>-3.6550200000000048</c:v>
                </c:pt>
                <c:pt idx="305">
                  <c:v>-3.6667850000000048</c:v>
                </c:pt>
                <c:pt idx="306">
                  <c:v>-3.6785500000000049</c:v>
                </c:pt>
                <c:pt idx="307">
                  <c:v>-3.6903150000000049</c:v>
                </c:pt>
                <c:pt idx="308">
                  <c:v>-3.7020780000000051</c:v>
                </c:pt>
                <c:pt idx="309">
                  <c:v>-3.7149060000000049</c:v>
                </c:pt>
                <c:pt idx="310">
                  <c:v>-3.7256050000000047</c:v>
                </c:pt>
                <c:pt idx="311">
                  <c:v>-3.7373700000000047</c:v>
                </c:pt>
                <c:pt idx="312">
                  <c:v>-3.7491330000000049</c:v>
                </c:pt>
                <c:pt idx="313">
                  <c:v>-3.7608960000000051</c:v>
                </c:pt>
                <c:pt idx="314">
                  <c:v>-3.7726590000000053</c:v>
                </c:pt>
                <c:pt idx="315">
                  <c:v>-3.7844220000000055</c:v>
                </c:pt>
                <c:pt idx="316">
                  <c:v>-3.7961840000000056</c:v>
                </c:pt>
                <c:pt idx="317">
                  <c:v>-3.8090110000000057</c:v>
                </c:pt>
                <c:pt idx="318">
                  <c:v>-3.8207760000000057</c:v>
                </c:pt>
                <c:pt idx="319">
                  <c:v>-3.8336040000000056</c:v>
                </c:pt>
                <c:pt idx="320">
                  <c:v>-3.8453670000000058</c:v>
                </c:pt>
                <c:pt idx="321">
                  <c:v>-3.8571320000000058</c:v>
                </c:pt>
                <c:pt idx="322">
                  <c:v>-3.8699590000000059</c:v>
                </c:pt>
                <c:pt idx="323">
                  <c:v>-3.882789000000006</c:v>
                </c:pt>
                <c:pt idx="324">
                  <c:v>-3.8945520000000062</c:v>
                </c:pt>
                <c:pt idx="325">
                  <c:v>-3.9063140000000063</c:v>
                </c:pt>
                <c:pt idx="326">
                  <c:v>-3.9180770000000065</c:v>
                </c:pt>
                <c:pt idx="327">
                  <c:v>-3.9298400000000067</c:v>
                </c:pt>
                <c:pt idx="328">
                  <c:v>-3.9416020000000067</c:v>
                </c:pt>
                <c:pt idx="329">
                  <c:v>-3.9544300000000066</c:v>
                </c:pt>
                <c:pt idx="330">
                  <c:v>-3.9661980000000066</c:v>
                </c:pt>
                <c:pt idx="331">
                  <c:v>-3.9779600000000066</c:v>
                </c:pt>
                <c:pt idx="332">
                  <c:v>-3.9886570000000066</c:v>
                </c:pt>
                <c:pt idx="333">
                  <c:v>-4.0004190000000062</c:v>
                </c:pt>
                <c:pt idx="334">
                  <c:v>-4.0121840000000057</c:v>
                </c:pt>
                <c:pt idx="335">
                  <c:v>-4.0250120000000056</c:v>
                </c:pt>
                <c:pt idx="336">
                  <c:v>-4.0357110000000054</c:v>
                </c:pt>
                <c:pt idx="337">
                  <c:v>-4.046409000000005</c:v>
                </c:pt>
                <c:pt idx="338">
                  <c:v>-4.0581740000000046</c:v>
                </c:pt>
                <c:pt idx="339">
                  <c:v>-4.0688740000000045</c:v>
                </c:pt>
                <c:pt idx="340">
                  <c:v>-4.0806390000000041</c:v>
                </c:pt>
                <c:pt idx="341">
                  <c:v>-4.0924040000000037</c:v>
                </c:pt>
                <c:pt idx="342">
                  <c:v>-4.1041690000000033</c:v>
                </c:pt>
                <c:pt idx="343">
                  <c:v>-4.1159310000000033</c:v>
                </c:pt>
                <c:pt idx="344">
                  <c:v>-4.1287620000000036</c:v>
                </c:pt>
                <c:pt idx="345">
                  <c:v>-4.1405240000000036</c:v>
                </c:pt>
                <c:pt idx="346">
                  <c:v>-4.1533510000000033</c:v>
                </c:pt>
                <c:pt idx="347">
                  <c:v>-4.166178000000003</c:v>
                </c:pt>
                <c:pt idx="348">
                  <c:v>-4.1790050000000027</c:v>
                </c:pt>
                <c:pt idx="349">
                  <c:v>-4.1907660000000027</c:v>
                </c:pt>
                <c:pt idx="350">
                  <c:v>-4.2025280000000027</c:v>
                </c:pt>
                <c:pt idx="351">
                  <c:v>-4.2142910000000029</c:v>
                </c:pt>
                <c:pt idx="352">
                  <c:v>-4.2260530000000029</c:v>
                </c:pt>
                <c:pt idx="353">
                  <c:v>-4.2378180000000025</c:v>
                </c:pt>
                <c:pt idx="354">
                  <c:v>-4.2495800000000026</c:v>
                </c:pt>
                <c:pt idx="355">
                  <c:v>-4.2624080000000024</c:v>
                </c:pt>
                <c:pt idx="356">
                  <c:v>-4.2741710000000026</c:v>
                </c:pt>
                <c:pt idx="357">
                  <c:v>-4.2870020000000029</c:v>
                </c:pt>
                <c:pt idx="358">
                  <c:v>-4.2987650000000031</c:v>
                </c:pt>
                <c:pt idx="359">
                  <c:v>-4.3105300000000026</c:v>
                </c:pt>
                <c:pt idx="360">
                  <c:v>-4.3212290000000024</c:v>
                </c:pt>
                <c:pt idx="361">
                  <c:v>-4.3329920000000026</c:v>
                </c:pt>
                <c:pt idx="362">
                  <c:v>-4.3447550000000028</c:v>
                </c:pt>
                <c:pt idx="363">
                  <c:v>-4.3565200000000024</c:v>
                </c:pt>
                <c:pt idx="364">
                  <c:v>-4.3682820000000024</c:v>
                </c:pt>
                <c:pt idx="365">
                  <c:v>-4.3800440000000025</c:v>
                </c:pt>
                <c:pt idx="366">
                  <c:v>-4.3918090000000021</c:v>
                </c:pt>
                <c:pt idx="367">
                  <c:v>-4.4035710000000021</c:v>
                </c:pt>
                <c:pt idx="368">
                  <c:v>-4.4174620000000022</c:v>
                </c:pt>
                <c:pt idx="369">
                  <c:v>-4.4302890000000019</c:v>
                </c:pt>
                <c:pt idx="370">
                  <c:v>-4.4409880000000017</c:v>
                </c:pt>
                <c:pt idx="371">
                  <c:v>-4.4527530000000013</c:v>
                </c:pt>
                <c:pt idx="372">
                  <c:v>-4.4645150000000013</c:v>
                </c:pt>
                <c:pt idx="373">
                  <c:v>-4.4773460000000016</c:v>
                </c:pt>
                <c:pt idx="374">
                  <c:v>-4.4880460000000015</c:v>
                </c:pt>
                <c:pt idx="375">
                  <c:v>-4.4998110000000011</c:v>
                </c:pt>
                <c:pt idx="376">
                  <c:v>-4.5115760000000007</c:v>
                </c:pt>
                <c:pt idx="377">
                  <c:v>-4.5233410000000003</c:v>
                </c:pt>
                <c:pt idx="378">
                  <c:v>-4.5351040000000005</c:v>
                </c:pt>
                <c:pt idx="379">
                  <c:v>-4.5479350000000007</c:v>
                </c:pt>
                <c:pt idx="380">
                  <c:v>-4.5596990000000011</c:v>
                </c:pt>
                <c:pt idx="381">
                  <c:v>-4.5703980000000008</c:v>
                </c:pt>
                <c:pt idx="382">
                  <c:v>-4.5821630000000004</c:v>
                </c:pt>
                <c:pt idx="383">
                  <c:v>-4.5939250000000005</c:v>
                </c:pt>
                <c:pt idx="384">
                  <c:v>-4.6067530000000003</c:v>
                </c:pt>
                <c:pt idx="385">
                  <c:v>-4.6185160000000005</c:v>
                </c:pt>
                <c:pt idx="386">
                  <c:v>-4.6302810000000001</c:v>
                </c:pt>
                <c:pt idx="387">
                  <c:v>-4.6409799999999999</c:v>
                </c:pt>
                <c:pt idx="388">
                  <c:v>-4.6527419999999999</c:v>
                </c:pt>
                <c:pt idx="389">
                  <c:v>-4.6634390000000003</c:v>
                </c:pt>
                <c:pt idx="390">
                  <c:v>-4.6752020000000005</c:v>
                </c:pt>
                <c:pt idx="391">
                  <c:v>-4.6859020000000005</c:v>
                </c:pt>
                <c:pt idx="392">
                  <c:v>-4.6987330000000007</c:v>
                </c:pt>
                <c:pt idx="393">
                  <c:v>-4.7115630000000008</c:v>
                </c:pt>
                <c:pt idx="394">
                  <c:v>-4.723326000000001</c:v>
                </c:pt>
                <c:pt idx="395">
                  <c:v>-4.7350880000000011</c:v>
                </c:pt>
                <c:pt idx="396">
                  <c:v>-4.7468510000000013</c:v>
                </c:pt>
                <c:pt idx="397">
                  <c:v>-4.7596810000000014</c:v>
                </c:pt>
                <c:pt idx="398">
                  <c:v>-4.7714430000000014</c:v>
                </c:pt>
                <c:pt idx="399">
                  <c:v>-4.7821390000000017</c:v>
                </c:pt>
                <c:pt idx="400">
                  <c:v>-4.794970000000002</c:v>
                </c:pt>
                <c:pt idx="401">
                  <c:v>-4.806738000000002</c:v>
                </c:pt>
                <c:pt idx="402">
                  <c:v>-4.8174350000000024</c:v>
                </c:pt>
                <c:pt idx="403">
                  <c:v>-4.8302620000000021</c:v>
                </c:pt>
                <c:pt idx="404">
                  <c:v>-4.8420270000000016</c:v>
                </c:pt>
                <c:pt idx="405">
                  <c:v>-4.8516610000000018</c:v>
                </c:pt>
                <c:pt idx="406">
                  <c:v>-4.8623580000000022</c:v>
                </c:pt>
                <c:pt idx="407">
                  <c:v>-4.8751820000000023</c:v>
                </c:pt>
                <c:pt idx="408">
                  <c:v>-4.8869440000000024</c:v>
                </c:pt>
                <c:pt idx="409">
                  <c:v>-4.8987060000000024</c:v>
                </c:pt>
                <c:pt idx="410">
                  <c:v>-4.9126020000000024</c:v>
                </c:pt>
                <c:pt idx="411">
                  <c:v>-4.9264980000000023</c:v>
                </c:pt>
                <c:pt idx="412">
                  <c:v>-4.9393290000000025</c:v>
                </c:pt>
                <c:pt idx="413">
                  <c:v>-4.9521530000000027</c:v>
                </c:pt>
                <c:pt idx="414">
                  <c:v>-4.964984000000003</c:v>
                </c:pt>
                <c:pt idx="415">
                  <c:v>-4.9778120000000028</c:v>
                </c:pt>
                <c:pt idx="416">
                  <c:v>-4.9885090000000032</c:v>
                </c:pt>
                <c:pt idx="417">
                  <c:v>-5.0002710000000032</c:v>
                </c:pt>
                <c:pt idx="418">
                  <c:v>-5.0120360000000028</c:v>
                </c:pt>
                <c:pt idx="419">
                  <c:v>-5.0248670000000031</c:v>
                </c:pt>
                <c:pt idx="420">
                  <c:v>-5.0376980000000033</c:v>
                </c:pt>
                <c:pt idx="421">
                  <c:v>-5.0494600000000034</c:v>
                </c:pt>
                <c:pt idx="422">
                  <c:v>-5.0612230000000036</c:v>
                </c:pt>
                <c:pt idx="423">
                  <c:v>-5.0729880000000032</c:v>
                </c:pt>
                <c:pt idx="424">
                  <c:v>-5.0858190000000034</c:v>
                </c:pt>
                <c:pt idx="425">
                  <c:v>-5.0986500000000037</c:v>
                </c:pt>
                <c:pt idx="426">
                  <c:v>-5.1114780000000035</c:v>
                </c:pt>
                <c:pt idx="427">
                  <c:v>-5.1243060000000034</c:v>
                </c:pt>
                <c:pt idx="428">
                  <c:v>-5.1371310000000037</c:v>
                </c:pt>
                <c:pt idx="429">
                  <c:v>-5.1488940000000039</c:v>
                </c:pt>
                <c:pt idx="430">
                  <c:v>-5.1606590000000034</c:v>
                </c:pt>
                <c:pt idx="431">
                  <c:v>-5.1734870000000033</c:v>
                </c:pt>
                <c:pt idx="432">
                  <c:v>-5.1852490000000033</c:v>
                </c:pt>
                <c:pt idx="433">
                  <c:v>-5.1980800000000036</c:v>
                </c:pt>
                <c:pt idx="434">
                  <c:v>-5.2109100000000037</c:v>
                </c:pt>
                <c:pt idx="435">
                  <c:v>-5.2237400000000038</c:v>
                </c:pt>
                <c:pt idx="436">
                  <c:v>-5.2365670000000035</c:v>
                </c:pt>
                <c:pt idx="437">
                  <c:v>-5.2483300000000037</c:v>
                </c:pt>
                <c:pt idx="438">
                  <c:v>-5.261161000000004</c:v>
                </c:pt>
                <c:pt idx="439">
                  <c:v>-5.2739880000000037</c:v>
                </c:pt>
                <c:pt idx="440">
                  <c:v>-5.2868160000000035</c:v>
                </c:pt>
                <c:pt idx="441">
                  <c:v>-5.2996430000000032</c:v>
                </c:pt>
                <c:pt idx="442">
                  <c:v>-5.3124730000000033</c:v>
                </c:pt>
                <c:pt idx="443">
                  <c:v>-5.3242350000000034</c:v>
                </c:pt>
                <c:pt idx="444">
                  <c:v>-5.337068000000003</c:v>
                </c:pt>
                <c:pt idx="445">
                  <c:v>-5.3488310000000032</c:v>
                </c:pt>
                <c:pt idx="446">
                  <c:v>-5.3616590000000031</c:v>
                </c:pt>
                <c:pt idx="447">
                  <c:v>-5.3734240000000026</c:v>
                </c:pt>
                <c:pt idx="448">
                  <c:v>-5.3851860000000027</c:v>
                </c:pt>
                <c:pt idx="449">
                  <c:v>-5.3969480000000027</c:v>
                </c:pt>
                <c:pt idx="450">
                  <c:v>-5.4087100000000028</c:v>
                </c:pt>
                <c:pt idx="451">
                  <c:v>-5.4204720000000028</c:v>
                </c:pt>
                <c:pt idx="452">
                  <c:v>-5.432235000000003</c:v>
                </c:pt>
                <c:pt idx="453">
                  <c:v>-5.4440010000000028</c:v>
                </c:pt>
                <c:pt idx="454">
                  <c:v>-5.4557660000000023</c:v>
                </c:pt>
                <c:pt idx="455">
                  <c:v>-5.4685940000000022</c:v>
                </c:pt>
                <c:pt idx="456">
                  <c:v>-5.4803590000000018</c:v>
                </c:pt>
                <c:pt idx="457">
                  <c:v>-5.4931870000000016</c:v>
                </c:pt>
                <c:pt idx="458">
                  <c:v>-5.5049490000000016</c:v>
                </c:pt>
                <c:pt idx="459">
                  <c:v>-5.5177770000000015</c:v>
                </c:pt>
                <c:pt idx="460">
                  <c:v>-5.5295420000000011</c:v>
                </c:pt>
                <c:pt idx="461">
                  <c:v>-5.5413070000000006</c:v>
                </c:pt>
                <c:pt idx="462">
                  <c:v>-5.5530720000000002</c:v>
                </c:pt>
                <c:pt idx="463">
                  <c:v>-5.5648369999999998</c:v>
                </c:pt>
                <c:pt idx="464">
                  <c:v>-5.5766019999999994</c:v>
                </c:pt>
                <c:pt idx="465">
                  <c:v>-5.5894299999999992</c:v>
                </c:pt>
                <c:pt idx="466">
                  <c:v>-5.6011949999999988</c:v>
                </c:pt>
                <c:pt idx="467">
                  <c:v>-5.6129599999999984</c:v>
                </c:pt>
                <c:pt idx="468">
                  <c:v>-5.624724999999998</c:v>
                </c:pt>
                <c:pt idx="469">
                  <c:v>-5.6375519999999977</c:v>
                </c:pt>
                <c:pt idx="470">
                  <c:v>-5.6503829999999979</c:v>
                </c:pt>
                <c:pt idx="471">
                  <c:v>-5.662144999999998</c:v>
                </c:pt>
                <c:pt idx="472">
                  <c:v>-5.6739099999999976</c:v>
                </c:pt>
                <c:pt idx="473">
                  <c:v>-5.6856749999999971</c:v>
                </c:pt>
                <c:pt idx="474">
                  <c:v>-5.6974369999999972</c:v>
                </c:pt>
                <c:pt idx="475">
                  <c:v>-5.7091999999999974</c:v>
                </c:pt>
                <c:pt idx="476">
                  <c:v>-5.7220309999999976</c:v>
                </c:pt>
                <c:pt idx="477">
                  <c:v>-5.734855999999998</c:v>
                </c:pt>
                <c:pt idx="478">
                  <c:v>-5.7466189999999981</c:v>
                </c:pt>
                <c:pt idx="479">
                  <c:v>-5.7573179999999979</c:v>
                </c:pt>
                <c:pt idx="480">
                  <c:v>-5.7680179999999979</c:v>
                </c:pt>
                <c:pt idx="481">
                  <c:v>-5.7797829999999975</c:v>
                </c:pt>
                <c:pt idx="482">
                  <c:v>-5.7926109999999973</c:v>
                </c:pt>
                <c:pt idx="483">
                  <c:v>-5.8054349999999975</c:v>
                </c:pt>
                <c:pt idx="484">
                  <c:v>-5.8182589999999976</c:v>
                </c:pt>
                <c:pt idx="485">
                  <c:v>-5.830016999999998</c:v>
                </c:pt>
                <c:pt idx="486">
                  <c:v>-5.8417819999999976</c:v>
                </c:pt>
                <c:pt idx="487">
                  <c:v>-5.8535469999999972</c:v>
                </c:pt>
                <c:pt idx="488">
                  <c:v>-5.8663779999999974</c:v>
                </c:pt>
                <c:pt idx="489">
                  <c:v>-5.8792079999999975</c:v>
                </c:pt>
                <c:pt idx="490">
                  <c:v>-5.8909669999999972</c:v>
                </c:pt>
                <c:pt idx="491">
                  <c:v>-5.9037939999999969</c:v>
                </c:pt>
                <c:pt idx="492">
                  <c:v>-5.9155559999999969</c:v>
                </c:pt>
                <c:pt idx="493">
                  <c:v>-5.927317999999997</c:v>
                </c:pt>
                <c:pt idx="494">
                  <c:v>-5.9380159999999966</c:v>
                </c:pt>
                <c:pt idx="495">
                  <c:v>-5.9497779999999967</c:v>
                </c:pt>
                <c:pt idx="496">
                  <c:v>-5.9615409999999969</c:v>
                </c:pt>
                <c:pt idx="497">
                  <c:v>-5.9733039999999971</c:v>
                </c:pt>
                <c:pt idx="498">
                  <c:v>-5.9850689999999966</c:v>
                </c:pt>
                <c:pt idx="499">
                  <c:v>-5.9968309999999967</c:v>
                </c:pt>
                <c:pt idx="500">
                  <c:v>-6.0085959999999963</c:v>
                </c:pt>
                <c:pt idx="501">
                  <c:v>-6.0214239999999961</c:v>
                </c:pt>
                <c:pt idx="502">
                  <c:v>-6.0331889999999957</c:v>
                </c:pt>
                <c:pt idx="503">
                  <c:v>-6.0460159999999954</c:v>
                </c:pt>
                <c:pt idx="504">
                  <c:v>-6.057780999999995</c:v>
                </c:pt>
                <c:pt idx="505">
                  <c:v>-6.0695459999999946</c:v>
                </c:pt>
                <c:pt idx="506">
                  <c:v>-6.080242999999995</c:v>
                </c:pt>
                <c:pt idx="507">
                  <c:v>-6.0930699999999947</c:v>
                </c:pt>
                <c:pt idx="508">
                  <c:v>-6.1058979999999945</c:v>
                </c:pt>
                <c:pt idx="509">
                  <c:v>-6.1187249999999942</c:v>
                </c:pt>
                <c:pt idx="510">
                  <c:v>-6.1304869999999942</c:v>
                </c:pt>
                <c:pt idx="511">
                  <c:v>-6.1433139999999939</c:v>
                </c:pt>
                <c:pt idx="512">
                  <c:v>-6.1550789999999935</c:v>
                </c:pt>
                <c:pt idx="513">
                  <c:v>-6.1668419999999937</c:v>
                </c:pt>
                <c:pt idx="514">
                  <c:v>-6.1786079999999934</c:v>
                </c:pt>
                <c:pt idx="515">
                  <c:v>-6.190372999999993</c:v>
                </c:pt>
                <c:pt idx="516">
                  <c:v>-6.2032009999999929</c:v>
                </c:pt>
                <c:pt idx="517">
                  <c:v>-6.2160289999999927</c:v>
                </c:pt>
                <c:pt idx="518">
                  <c:v>-6.228859999999993</c:v>
                </c:pt>
                <c:pt idx="519">
                  <c:v>-6.2416869999999927</c:v>
                </c:pt>
                <c:pt idx="520">
                  <c:v>-6.2534499999999928</c:v>
                </c:pt>
                <c:pt idx="521">
                  <c:v>-6.2652089999999925</c:v>
                </c:pt>
                <c:pt idx="522">
                  <c:v>-6.2780359999999922</c:v>
                </c:pt>
                <c:pt idx="523">
                  <c:v>-6.290863999999992</c:v>
                </c:pt>
                <c:pt idx="524">
                  <c:v>-6.3026269999999922</c:v>
                </c:pt>
                <c:pt idx="525">
                  <c:v>-6.315454999999992</c:v>
                </c:pt>
                <c:pt idx="526">
                  <c:v>-6.3272179999999922</c:v>
                </c:pt>
                <c:pt idx="527">
                  <c:v>-6.3389829999999918</c:v>
                </c:pt>
                <c:pt idx="528">
                  <c:v>-6.350745999999992</c:v>
                </c:pt>
                <c:pt idx="529">
                  <c:v>-6.3625109999999916</c:v>
                </c:pt>
                <c:pt idx="530">
                  <c:v>-6.3742759999999912</c:v>
                </c:pt>
                <c:pt idx="531">
                  <c:v>-6.3871069999999914</c:v>
                </c:pt>
                <c:pt idx="532">
                  <c:v>-6.3999349999999913</c:v>
                </c:pt>
                <c:pt idx="533">
                  <c:v>-6.4116999999999909</c:v>
                </c:pt>
                <c:pt idx="534">
                  <c:v>-6.4234619999999909</c:v>
                </c:pt>
                <c:pt idx="535">
                  <c:v>-6.4362889999999906</c:v>
                </c:pt>
                <c:pt idx="536">
                  <c:v>-6.4480509999999907</c:v>
                </c:pt>
                <c:pt idx="537">
                  <c:v>-6.4598139999999908</c:v>
                </c:pt>
                <c:pt idx="538">
                  <c:v>-6.4726449999999911</c:v>
                </c:pt>
                <c:pt idx="539">
                  <c:v>-6.4854739999999911</c:v>
                </c:pt>
                <c:pt idx="540">
                  <c:v>-6.4983049999999913</c:v>
                </c:pt>
                <c:pt idx="541">
                  <c:v>-6.5100699999999909</c:v>
                </c:pt>
                <c:pt idx="542">
                  <c:v>-6.5207699999999909</c:v>
                </c:pt>
                <c:pt idx="543">
                  <c:v>-6.5314669999999913</c:v>
                </c:pt>
                <c:pt idx="544">
                  <c:v>-6.5432319999999908</c:v>
                </c:pt>
                <c:pt idx="545">
                  <c:v>-6.554994999999991</c:v>
                </c:pt>
                <c:pt idx="546">
                  <c:v>-6.5678229999999909</c:v>
                </c:pt>
                <c:pt idx="547">
                  <c:v>-6.5795879999999904</c:v>
                </c:pt>
                <c:pt idx="548">
                  <c:v>-6.5924149999999901</c:v>
                </c:pt>
                <c:pt idx="549">
                  <c:v>-6.6041769999999902</c:v>
                </c:pt>
                <c:pt idx="550">
                  <c:v>-6.6148739999999906</c:v>
                </c:pt>
                <c:pt idx="551">
                  <c:v>-6.6266359999999906</c:v>
                </c:pt>
                <c:pt idx="552">
                  <c:v>-6.6383989999999908</c:v>
                </c:pt>
                <c:pt idx="553">
                  <c:v>-6.6512259999999905</c:v>
                </c:pt>
                <c:pt idx="554">
                  <c:v>-6.6640529999999902</c:v>
                </c:pt>
                <c:pt idx="555">
                  <c:v>-6.6747469999999902</c:v>
                </c:pt>
                <c:pt idx="556">
                  <c:v>-6.6875739999999899</c:v>
                </c:pt>
                <c:pt idx="557">
                  <c:v>-6.7014669999999903</c:v>
                </c:pt>
                <c:pt idx="558">
                  <c:v>-6.7142969999999904</c:v>
                </c:pt>
                <c:pt idx="559">
                  <c:v>-6.72606199999999</c:v>
                </c:pt>
                <c:pt idx="560">
                  <c:v>-6.7388899999999898</c:v>
                </c:pt>
                <c:pt idx="561">
                  <c:v>-6.75065299999999</c:v>
                </c:pt>
                <c:pt idx="562">
                  <c:v>-6.7634789999999896</c:v>
                </c:pt>
                <c:pt idx="563">
                  <c:v>-6.7741789999999895</c:v>
                </c:pt>
                <c:pt idx="564">
                  <c:v>-6.7859439999999891</c:v>
                </c:pt>
                <c:pt idx="565">
                  <c:v>-6.7987749999999894</c:v>
                </c:pt>
                <c:pt idx="566">
                  <c:v>-6.811607999999989</c:v>
                </c:pt>
                <c:pt idx="567">
                  <c:v>-6.8233729999999886</c:v>
                </c:pt>
                <c:pt idx="568">
                  <c:v>-6.8351379999999882</c:v>
                </c:pt>
                <c:pt idx="569">
                  <c:v>-6.8468999999999882</c:v>
                </c:pt>
                <c:pt idx="570">
                  <c:v>-6.8597279999999881</c:v>
                </c:pt>
                <c:pt idx="571">
                  <c:v>-6.8714909999999882</c:v>
                </c:pt>
                <c:pt idx="572">
                  <c:v>-6.8843179999999879</c:v>
                </c:pt>
                <c:pt idx="573">
                  <c:v>-6.8960829999999875</c:v>
                </c:pt>
                <c:pt idx="574">
                  <c:v>-6.9078449999999876</c:v>
                </c:pt>
                <c:pt idx="575">
                  <c:v>-6.918541999999988</c:v>
                </c:pt>
                <c:pt idx="576">
                  <c:v>-6.9324379999999879</c:v>
                </c:pt>
                <c:pt idx="577">
                  <c:v>-6.9442029999999875</c:v>
                </c:pt>
                <c:pt idx="578">
                  <c:v>-6.9570329999999876</c:v>
                </c:pt>
                <c:pt idx="579">
                  <c:v>-6.9677349999999878</c:v>
                </c:pt>
                <c:pt idx="580">
                  <c:v>-6.9794999999999874</c:v>
                </c:pt>
                <c:pt idx="581">
                  <c:v>-6.9933959999999873</c:v>
                </c:pt>
                <c:pt idx="582">
                  <c:v>-7.0062269999999875</c:v>
                </c:pt>
                <c:pt idx="583">
                  <c:v>-7.0179919999999871</c:v>
                </c:pt>
                <c:pt idx="584">
                  <c:v>-7.0308189999999868</c:v>
                </c:pt>
                <c:pt idx="585">
                  <c:v>-7.0436459999999865</c:v>
                </c:pt>
                <c:pt idx="586">
                  <c:v>-7.0543449999999863</c:v>
                </c:pt>
                <c:pt idx="587">
                  <c:v>-7.067171999999986</c:v>
                </c:pt>
                <c:pt idx="588">
                  <c:v>-7.0799989999999857</c:v>
                </c:pt>
                <c:pt idx="589">
                  <c:v>-7.0917619999999859</c:v>
                </c:pt>
                <c:pt idx="590">
                  <c:v>-7.1056549999999863</c:v>
                </c:pt>
                <c:pt idx="591">
                  <c:v>-7.1174179999999865</c:v>
                </c:pt>
                <c:pt idx="592">
                  <c:v>-7.1291809999999867</c:v>
                </c:pt>
                <c:pt idx="593">
                  <c:v>-7.1420089999999865</c:v>
                </c:pt>
                <c:pt idx="594">
                  <c:v>-7.1527059999999869</c:v>
                </c:pt>
                <c:pt idx="595">
                  <c:v>-7.1634059999999868</c:v>
                </c:pt>
                <c:pt idx="596">
                  <c:v>-7.1762339999999867</c:v>
                </c:pt>
                <c:pt idx="597">
                  <c:v>-7.1890649999999869</c:v>
                </c:pt>
                <c:pt idx="598">
                  <c:v>-7.200826999999987</c:v>
                </c:pt>
                <c:pt idx="599">
                  <c:v>-7.2125919999999866</c:v>
                </c:pt>
                <c:pt idx="600">
                  <c:v>-7.2243569999999862</c:v>
                </c:pt>
                <c:pt idx="601">
                  <c:v>-7.2371879999999864</c:v>
                </c:pt>
                <c:pt idx="602">
                  <c:v>-7.2489489999999863</c:v>
                </c:pt>
                <c:pt idx="603">
                  <c:v>-7.2607139999999859</c:v>
                </c:pt>
                <c:pt idx="604">
                  <c:v>-7.2724789999999855</c:v>
                </c:pt>
                <c:pt idx="605">
                  <c:v>-7.2842439999999851</c:v>
                </c:pt>
                <c:pt idx="606">
                  <c:v>-7.2981369999999854</c:v>
                </c:pt>
                <c:pt idx="607">
                  <c:v>-7.309901999999985</c:v>
                </c:pt>
                <c:pt idx="608">
                  <c:v>-7.3227289999999847</c:v>
                </c:pt>
                <c:pt idx="609">
                  <c:v>-7.3344939999999843</c:v>
                </c:pt>
                <c:pt idx="610">
                  <c:v>-7.347320999999984</c:v>
                </c:pt>
                <c:pt idx="611">
                  <c:v>-7.3601479999999837</c:v>
                </c:pt>
                <c:pt idx="612">
                  <c:v>-7.3719129999999833</c:v>
                </c:pt>
                <c:pt idx="613">
                  <c:v>-7.3836759999999835</c:v>
                </c:pt>
                <c:pt idx="614">
                  <c:v>-7.3965039999999833</c:v>
                </c:pt>
                <c:pt idx="615">
                  <c:v>-7.4093349999999836</c:v>
                </c:pt>
                <c:pt idx="616">
                  <c:v>-7.4232319999999836</c:v>
                </c:pt>
                <c:pt idx="617">
                  <c:v>-7.4360629999999839</c:v>
                </c:pt>
                <c:pt idx="618">
                  <c:v>-7.4478229999999837</c:v>
                </c:pt>
                <c:pt idx="619">
                  <c:v>-7.4595879999999832</c:v>
                </c:pt>
                <c:pt idx="620">
                  <c:v>-7.4713499999999833</c:v>
                </c:pt>
                <c:pt idx="621">
                  <c:v>-7.4820469999999837</c:v>
                </c:pt>
                <c:pt idx="622">
                  <c:v>-7.4948769999999838</c:v>
                </c:pt>
                <c:pt idx="623">
                  <c:v>-7.506639999999984</c:v>
                </c:pt>
                <c:pt idx="624">
                  <c:v>-7.5194709999999843</c:v>
                </c:pt>
                <c:pt idx="625">
                  <c:v>-7.5312359999999838</c:v>
                </c:pt>
                <c:pt idx="626">
                  <c:v>-7.5440639999999837</c:v>
                </c:pt>
                <c:pt idx="627">
                  <c:v>-7.5558239999999834</c:v>
                </c:pt>
                <c:pt idx="628">
                  <c:v>-7.5675859999999835</c:v>
                </c:pt>
                <c:pt idx="629">
                  <c:v>-7.5793489999999837</c:v>
                </c:pt>
                <c:pt idx="630">
                  <c:v>-7.5911119999999839</c:v>
                </c:pt>
                <c:pt idx="631">
                  <c:v>-7.6039369999999842</c:v>
                </c:pt>
                <c:pt idx="632">
                  <c:v>-7.6157029999999839</c:v>
                </c:pt>
                <c:pt idx="633">
                  <c:v>-7.6263989999999842</c:v>
                </c:pt>
                <c:pt idx="634">
                  <c:v>-7.639226999999984</c:v>
                </c:pt>
                <c:pt idx="635">
                  <c:v>-7.6509919999999836</c:v>
                </c:pt>
                <c:pt idx="636">
                  <c:v>-7.6638219999999837</c:v>
                </c:pt>
                <c:pt idx="637">
                  <c:v>-7.6766499999999835</c:v>
                </c:pt>
                <c:pt idx="638">
                  <c:v>-7.6884119999999836</c:v>
                </c:pt>
                <c:pt idx="639">
                  <c:v>-7.7012389999999833</c:v>
                </c:pt>
                <c:pt idx="640">
                  <c:v>-7.7129989999999831</c:v>
                </c:pt>
                <c:pt idx="641">
                  <c:v>-7.7258289999999832</c:v>
                </c:pt>
                <c:pt idx="642">
                  <c:v>-7.738656999999983</c:v>
                </c:pt>
                <c:pt idx="643">
                  <c:v>-7.7514819999999833</c:v>
                </c:pt>
                <c:pt idx="644">
                  <c:v>-7.7643129999999836</c:v>
                </c:pt>
                <c:pt idx="645">
                  <c:v>-7.7771399999999833</c:v>
                </c:pt>
                <c:pt idx="646">
                  <c:v>-7.7889019999999833</c:v>
                </c:pt>
                <c:pt idx="647">
                  <c:v>-7.8006649999999835</c:v>
                </c:pt>
                <c:pt idx="648">
                  <c:v>-7.8124279999999837</c:v>
                </c:pt>
                <c:pt idx="649">
                  <c:v>-7.8241909999999839</c:v>
                </c:pt>
                <c:pt idx="650">
                  <c:v>-7.8359569999999836</c:v>
                </c:pt>
                <c:pt idx="651">
                  <c:v>-7.8487879999999839</c:v>
                </c:pt>
                <c:pt idx="652">
                  <c:v>-7.8616189999999841</c:v>
                </c:pt>
                <c:pt idx="653">
                  <c:v>-7.8733839999999837</c:v>
                </c:pt>
                <c:pt idx="654">
                  <c:v>-7.8851429999999834</c:v>
                </c:pt>
                <c:pt idx="655">
                  <c:v>-7.8979699999999831</c:v>
                </c:pt>
                <c:pt idx="656">
                  <c:v>-7.9107999999999832</c:v>
                </c:pt>
                <c:pt idx="657">
                  <c:v>-7.923627999999983</c:v>
                </c:pt>
                <c:pt idx="658">
                  <c:v>-7.9353899999999831</c:v>
                </c:pt>
                <c:pt idx="659">
                  <c:v>-7.9471529999999833</c:v>
                </c:pt>
                <c:pt idx="660">
                  <c:v>-7.9589159999999834</c:v>
                </c:pt>
                <c:pt idx="661">
                  <c:v>-7.9717409999999838</c:v>
                </c:pt>
                <c:pt idx="662">
                  <c:v>-7.9835039999999839</c:v>
                </c:pt>
                <c:pt idx="663">
                  <c:v>-7.9963339999999841</c:v>
                </c:pt>
                <c:pt idx="664">
                  <c:v>-8.0080989999999836</c:v>
                </c:pt>
                <c:pt idx="665">
                  <c:v>-8.0198609999999828</c:v>
                </c:pt>
                <c:pt idx="666">
                  <c:v>-8.0316259999999833</c:v>
                </c:pt>
                <c:pt idx="667">
                  <c:v>-8.0433909999999837</c:v>
                </c:pt>
                <c:pt idx="668">
                  <c:v>-8.0562189999999845</c:v>
                </c:pt>
                <c:pt idx="669">
                  <c:v>-8.0690479999999845</c:v>
                </c:pt>
                <c:pt idx="670">
                  <c:v>-8.0818759999999852</c:v>
                </c:pt>
                <c:pt idx="671">
                  <c:v>-8.0936389999999854</c:v>
                </c:pt>
                <c:pt idx="672">
                  <c:v>-8.1054059999999861</c:v>
                </c:pt>
                <c:pt idx="673">
                  <c:v>-8.1171719999999858</c:v>
                </c:pt>
                <c:pt idx="674">
                  <c:v>-8.128934999999986</c:v>
                </c:pt>
                <c:pt idx="675">
                  <c:v>-8.1406979999999862</c:v>
                </c:pt>
                <c:pt idx="676">
                  <c:v>-8.1513949999999866</c:v>
                </c:pt>
                <c:pt idx="677">
                  <c:v>-8.1631579999999868</c:v>
                </c:pt>
                <c:pt idx="678">
                  <c:v>-8.1759849999999865</c:v>
                </c:pt>
                <c:pt idx="679">
                  <c:v>-8.187749999999987</c:v>
                </c:pt>
                <c:pt idx="680">
                  <c:v>-8.1995129999999872</c:v>
                </c:pt>
                <c:pt idx="681">
                  <c:v>-8.2112759999999874</c:v>
                </c:pt>
                <c:pt idx="682">
                  <c:v>-8.2230409999999878</c:v>
                </c:pt>
                <c:pt idx="683">
                  <c:v>-8.2358709999999871</c:v>
                </c:pt>
                <c:pt idx="684">
                  <c:v>-8.2476329999999862</c:v>
                </c:pt>
                <c:pt idx="685">
                  <c:v>-8.2593959999999864</c:v>
                </c:pt>
                <c:pt idx="686">
                  <c:v>-8.2711609999999869</c:v>
                </c:pt>
                <c:pt idx="687">
                  <c:v>-8.2839879999999866</c:v>
                </c:pt>
                <c:pt idx="688">
                  <c:v>-8.2978799999999868</c:v>
                </c:pt>
                <c:pt idx="689">
                  <c:v>-8.3107109999999871</c:v>
                </c:pt>
                <c:pt idx="690">
                  <c:v>-8.3224759999999876</c:v>
                </c:pt>
                <c:pt idx="691">
                  <c:v>-8.3342419999999873</c:v>
                </c:pt>
                <c:pt idx="692">
                  <c:v>-8.3460039999999864</c:v>
                </c:pt>
                <c:pt idx="693">
                  <c:v>-8.3577659999999856</c:v>
                </c:pt>
                <c:pt idx="694">
                  <c:v>-8.3695289999999858</c:v>
                </c:pt>
                <c:pt idx="695">
                  <c:v>-8.3823569999999865</c:v>
                </c:pt>
                <c:pt idx="696">
                  <c:v>-8.3941189999999857</c:v>
                </c:pt>
                <c:pt idx="697">
                  <c:v>-8.4058819999999859</c:v>
                </c:pt>
                <c:pt idx="698">
                  <c:v>-8.4176449999999861</c:v>
                </c:pt>
                <c:pt idx="699">
                  <c:v>-8.4294069999999852</c:v>
                </c:pt>
                <c:pt idx="700">
                  <c:v>-8.4422349999999859</c:v>
                </c:pt>
                <c:pt idx="701">
                  <c:v>-8.4550659999999862</c:v>
                </c:pt>
                <c:pt idx="702">
                  <c:v>-8.4668289999999864</c:v>
                </c:pt>
                <c:pt idx="703">
                  <c:v>-8.4785909999999856</c:v>
                </c:pt>
                <c:pt idx="704">
                  <c:v>-8.4914209999999848</c:v>
                </c:pt>
                <c:pt idx="705">
                  <c:v>-8.5031859999999853</c:v>
                </c:pt>
                <c:pt idx="706">
                  <c:v>-8.5149509999999857</c:v>
                </c:pt>
                <c:pt idx="707">
                  <c:v>-8.5277779999999854</c:v>
                </c:pt>
                <c:pt idx="708">
                  <c:v>-8.5395429999999859</c:v>
                </c:pt>
                <c:pt idx="709">
                  <c:v>-8.5513079999999864</c:v>
                </c:pt>
                <c:pt idx="710">
                  <c:v>-8.5641359999999871</c:v>
                </c:pt>
                <c:pt idx="711">
                  <c:v>-8.5769639999999878</c:v>
                </c:pt>
                <c:pt idx="712">
                  <c:v>-8.5887289999999883</c:v>
                </c:pt>
                <c:pt idx="713">
                  <c:v>-8.6015589999999875</c:v>
                </c:pt>
                <c:pt idx="714">
                  <c:v>-8.6143879999999875</c:v>
                </c:pt>
                <c:pt idx="715">
                  <c:v>-8.6250849999999879</c:v>
                </c:pt>
                <c:pt idx="716">
                  <c:v>-8.6368479999999881</c:v>
                </c:pt>
                <c:pt idx="717">
                  <c:v>-8.6486109999999883</c:v>
                </c:pt>
                <c:pt idx="718">
                  <c:v>-8.661437999999988</c:v>
                </c:pt>
                <c:pt idx="719">
                  <c:v>-8.6742649999999877</c:v>
                </c:pt>
                <c:pt idx="720">
                  <c:v>-8.6870899999999871</c:v>
                </c:pt>
                <c:pt idx="721">
                  <c:v>-8.6999179999999878</c:v>
                </c:pt>
                <c:pt idx="722">
                  <c:v>-8.711680999999988</c:v>
                </c:pt>
                <c:pt idx="723">
                  <c:v>-8.7234439999999882</c:v>
                </c:pt>
                <c:pt idx="724">
                  <c:v>-8.7352069999999884</c:v>
                </c:pt>
                <c:pt idx="725">
                  <c:v>-8.7469719999999889</c:v>
                </c:pt>
                <c:pt idx="726">
                  <c:v>-8.7587319999999895</c:v>
                </c:pt>
                <c:pt idx="727">
                  <c:v>-8.77049699999999</c:v>
                </c:pt>
                <c:pt idx="728">
                  <c:v>-8.7822589999999892</c:v>
                </c:pt>
                <c:pt idx="729">
                  <c:v>-8.7940239999999896</c:v>
                </c:pt>
                <c:pt idx="730">
                  <c:v>-8.8057889999999901</c:v>
                </c:pt>
                <c:pt idx="731">
                  <c:v>-8.8175539999999906</c:v>
                </c:pt>
                <c:pt idx="732">
                  <c:v>-8.8303849999999908</c:v>
                </c:pt>
                <c:pt idx="733">
                  <c:v>-8.8421509999999905</c:v>
                </c:pt>
                <c:pt idx="734">
                  <c:v>-8.8539129999999897</c:v>
                </c:pt>
                <c:pt idx="735">
                  <c:v>-8.8656779999999902</c:v>
                </c:pt>
                <c:pt idx="736">
                  <c:v>-8.8774409999999904</c:v>
                </c:pt>
                <c:pt idx="737">
                  <c:v>-8.8902679999999901</c:v>
                </c:pt>
                <c:pt idx="738">
                  <c:v>-8.9009649999999905</c:v>
                </c:pt>
                <c:pt idx="739">
                  <c:v>-8.9137949999999897</c:v>
                </c:pt>
                <c:pt idx="740">
                  <c:v>-8.9255599999999902</c:v>
                </c:pt>
                <c:pt idx="741">
                  <c:v>-8.9394539999999907</c:v>
                </c:pt>
                <c:pt idx="742">
                  <c:v>-8.9512189999999912</c:v>
                </c:pt>
                <c:pt idx="743">
                  <c:v>-8.9629819999999913</c:v>
                </c:pt>
                <c:pt idx="744">
                  <c:v>-8.975808999999991</c:v>
                </c:pt>
                <c:pt idx="745">
                  <c:v>-8.9886359999999907</c:v>
                </c:pt>
                <c:pt idx="746">
                  <c:v>-8.9993359999999907</c:v>
                </c:pt>
                <c:pt idx="747">
                  <c:v>-9.0100329999999911</c:v>
                </c:pt>
                <c:pt idx="748">
                  <c:v>-9.0217979999999915</c:v>
                </c:pt>
                <c:pt idx="749">
                  <c:v>-9.0346249999999912</c:v>
                </c:pt>
                <c:pt idx="750">
                  <c:v>-9.0474559999999915</c:v>
                </c:pt>
                <c:pt idx="751">
                  <c:v>-9.059220999999992</c:v>
                </c:pt>
                <c:pt idx="752">
                  <c:v>-9.0709859999999924</c:v>
                </c:pt>
                <c:pt idx="753">
                  <c:v>-9.0838169999999927</c:v>
                </c:pt>
                <c:pt idx="754">
                  <c:v>-9.0977119999999925</c:v>
                </c:pt>
                <c:pt idx="755">
                  <c:v>-9.1094769999999929</c:v>
                </c:pt>
                <c:pt idx="756">
                  <c:v>-9.1201759999999936</c:v>
                </c:pt>
                <c:pt idx="757">
                  <c:v>-9.1319409999999941</c:v>
                </c:pt>
                <c:pt idx="758">
                  <c:v>-9.1437059999999946</c:v>
                </c:pt>
                <c:pt idx="759">
                  <c:v>-9.155470999999995</c:v>
                </c:pt>
                <c:pt idx="760">
                  <c:v>-9.1672359999999955</c:v>
                </c:pt>
                <c:pt idx="761">
                  <c:v>-9.1800659999999947</c:v>
                </c:pt>
                <c:pt idx="762">
                  <c:v>-9.1907659999999947</c:v>
                </c:pt>
                <c:pt idx="763">
                  <c:v>-9.2025309999999951</c:v>
                </c:pt>
                <c:pt idx="764">
                  <c:v>-9.2132279999999955</c:v>
                </c:pt>
                <c:pt idx="765">
                  <c:v>-9.2260579999999948</c:v>
                </c:pt>
                <c:pt idx="766">
                  <c:v>-9.2388849999999945</c:v>
                </c:pt>
                <c:pt idx="767">
                  <c:v>-9.2517119999999942</c:v>
                </c:pt>
                <c:pt idx="768">
                  <c:v>-9.2634749999999944</c:v>
                </c:pt>
                <c:pt idx="769">
                  <c:v>-9.2752379999999945</c:v>
                </c:pt>
                <c:pt idx="770">
                  <c:v>-9.287002999999995</c:v>
                </c:pt>
                <c:pt idx="771">
                  <c:v>-9.2987679999999955</c:v>
                </c:pt>
                <c:pt idx="772">
                  <c:v>-9.3115989999999957</c:v>
                </c:pt>
                <c:pt idx="773">
                  <c:v>-9.3222979999999964</c:v>
                </c:pt>
                <c:pt idx="774">
                  <c:v>-9.3351249999999961</c:v>
                </c:pt>
                <c:pt idx="775">
                  <c:v>-9.3479559999999964</c:v>
                </c:pt>
                <c:pt idx="776">
                  <c:v>-9.3597209999999968</c:v>
                </c:pt>
                <c:pt idx="777">
                  <c:v>-9.371482999999996</c:v>
                </c:pt>
                <c:pt idx="778">
                  <c:v>-9.3832449999999952</c:v>
                </c:pt>
                <c:pt idx="779">
                  <c:v>-9.3960749999999944</c:v>
                </c:pt>
                <c:pt idx="780">
                  <c:v>-9.4089059999999947</c:v>
                </c:pt>
                <c:pt idx="781">
                  <c:v>-9.4206659999999953</c:v>
                </c:pt>
                <c:pt idx="782">
                  <c:v>-9.4313629999999957</c:v>
                </c:pt>
                <c:pt idx="783">
                  <c:v>-9.4431279999999962</c:v>
                </c:pt>
                <c:pt idx="784">
                  <c:v>-9.4548859999999966</c:v>
                </c:pt>
                <c:pt idx="785">
                  <c:v>-9.4677169999999968</c:v>
                </c:pt>
                <c:pt idx="786">
                  <c:v>-9.479479999999997</c:v>
                </c:pt>
                <c:pt idx="787">
                  <c:v>-9.4912449999999975</c:v>
                </c:pt>
                <c:pt idx="788">
                  <c:v>-9.503009999999998</c:v>
                </c:pt>
                <c:pt idx="789">
                  <c:v>-9.5158409999999982</c:v>
                </c:pt>
                <c:pt idx="790">
                  <c:v>-9.5265409999999981</c:v>
                </c:pt>
                <c:pt idx="791">
                  <c:v>-9.5383039999999983</c:v>
                </c:pt>
                <c:pt idx="792">
                  <c:v>-9.551130999999998</c:v>
                </c:pt>
                <c:pt idx="793">
                  <c:v>-9.5639609999999973</c:v>
                </c:pt>
                <c:pt idx="794">
                  <c:v>-9.5767919999999975</c:v>
                </c:pt>
                <c:pt idx="795">
                  <c:v>-9.5906879999999983</c:v>
                </c:pt>
                <c:pt idx="796">
                  <c:v>-9.6045799999999986</c:v>
                </c:pt>
                <c:pt idx="797">
                  <c:v>-9.616344999999999</c:v>
                </c:pt>
                <c:pt idx="798">
                  <c:v>-9.6281079999999992</c:v>
                </c:pt>
                <c:pt idx="799">
                  <c:v>-9.6398729999999997</c:v>
                </c:pt>
                <c:pt idx="800">
                  <c:v>-9.6527010000000004</c:v>
                </c:pt>
                <c:pt idx="801">
                  <c:v>-9.6655290000000011</c:v>
                </c:pt>
                <c:pt idx="802">
                  <c:v>-9.6772940000000016</c:v>
                </c:pt>
                <c:pt idx="803">
                  <c:v>-9.6890590000000021</c:v>
                </c:pt>
                <c:pt idx="804">
                  <c:v>-9.7018890000000013</c:v>
                </c:pt>
                <c:pt idx="805">
                  <c:v>-9.714717000000002</c:v>
                </c:pt>
                <c:pt idx="806">
                  <c:v>-9.7275440000000017</c:v>
                </c:pt>
                <c:pt idx="807">
                  <c:v>-9.7393080000000012</c:v>
                </c:pt>
                <c:pt idx="808">
                  <c:v>-9.7510700000000003</c:v>
                </c:pt>
                <c:pt idx="809">
                  <c:v>-9.7628350000000008</c:v>
                </c:pt>
                <c:pt idx="810">
                  <c:v>-9.7746000000000013</c:v>
                </c:pt>
                <c:pt idx="811">
                  <c:v>-9.785299000000002</c:v>
                </c:pt>
                <c:pt idx="812">
                  <c:v>-9.7981310000000015</c:v>
                </c:pt>
                <c:pt idx="813">
                  <c:v>-9.8109590000000022</c:v>
                </c:pt>
                <c:pt idx="814">
                  <c:v>-9.8216550000000016</c:v>
                </c:pt>
                <c:pt idx="815">
                  <c:v>-9.8334180000000018</c:v>
                </c:pt>
                <c:pt idx="816">
                  <c:v>-9.845181000000002</c:v>
                </c:pt>
                <c:pt idx="817">
                  <c:v>-9.8558780000000024</c:v>
                </c:pt>
                <c:pt idx="818">
                  <c:v>-9.8676440000000021</c:v>
                </c:pt>
                <c:pt idx="819">
                  <c:v>-9.8783430000000028</c:v>
                </c:pt>
                <c:pt idx="820">
                  <c:v>-9.8901070000000022</c:v>
                </c:pt>
                <c:pt idx="821">
                  <c:v>-9.9018720000000027</c:v>
                </c:pt>
                <c:pt idx="822">
                  <c:v>-9.9147000000000034</c:v>
                </c:pt>
                <c:pt idx="823">
                  <c:v>-9.9254000000000033</c:v>
                </c:pt>
                <c:pt idx="824">
                  <c:v>-9.9382310000000036</c:v>
                </c:pt>
                <c:pt idx="825">
                  <c:v>-9.9499970000000033</c:v>
                </c:pt>
                <c:pt idx="826">
                  <c:v>-9.9617640000000041</c:v>
                </c:pt>
                <c:pt idx="827">
                  <c:v>-9.9745950000000043</c:v>
                </c:pt>
                <c:pt idx="828">
                  <c:v>-9.9863600000000048</c:v>
                </c:pt>
                <c:pt idx="829">
                  <c:v>-9.9981250000000053</c:v>
                </c:pt>
                <c:pt idx="830">
                  <c:v>-10.010952000000005</c:v>
                </c:pt>
                <c:pt idx="831">
                  <c:v>-10.021649000000005</c:v>
                </c:pt>
                <c:pt idx="832">
                  <c:v>-10.034476000000005</c:v>
                </c:pt>
                <c:pt idx="833">
                  <c:v>-10.046239000000005</c:v>
                </c:pt>
                <c:pt idx="834">
                  <c:v>-10.058004000000006</c:v>
                </c:pt>
                <c:pt idx="835">
                  <c:v>-10.070834000000005</c:v>
                </c:pt>
                <c:pt idx="836">
                  <c:v>-10.083662000000006</c:v>
                </c:pt>
                <c:pt idx="837">
                  <c:v>-10.096493000000006</c:v>
                </c:pt>
                <c:pt idx="838">
                  <c:v>-10.108256000000006</c:v>
                </c:pt>
                <c:pt idx="839">
                  <c:v>-10.120018000000005</c:v>
                </c:pt>
                <c:pt idx="840">
                  <c:v>-10.130715000000006</c:v>
                </c:pt>
                <c:pt idx="841">
                  <c:v>-10.142478000000006</c:v>
                </c:pt>
                <c:pt idx="842">
                  <c:v>-10.154241000000006</c:v>
                </c:pt>
                <c:pt idx="843">
                  <c:v>-10.166003000000005</c:v>
                </c:pt>
                <c:pt idx="844">
                  <c:v>-10.177765000000004</c:v>
                </c:pt>
                <c:pt idx="845">
                  <c:v>-10.189530000000005</c:v>
                </c:pt>
                <c:pt idx="846">
                  <c:v>-10.201295000000005</c:v>
                </c:pt>
                <c:pt idx="847">
                  <c:v>-10.213057000000004</c:v>
                </c:pt>
                <c:pt idx="848">
                  <c:v>-10.224823000000004</c:v>
                </c:pt>
                <c:pt idx="849">
                  <c:v>-10.236588000000005</c:v>
                </c:pt>
                <c:pt idx="850">
                  <c:v>-10.249415000000004</c:v>
                </c:pt>
                <c:pt idx="851">
                  <c:v>-10.261177000000004</c:v>
                </c:pt>
                <c:pt idx="852">
                  <c:v>-10.271874000000004</c:v>
                </c:pt>
                <c:pt idx="853">
                  <c:v>-10.283637000000004</c:v>
                </c:pt>
                <c:pt idx="854">
                  <c:v>-10.295402000000005</c:v>
                </c:pt>
                <c:pt idx="855">
                  <c:v>-10.307167000000005</c:v>
                </c:pt>
                <c:pt idx="856">
                  <c:v>-10.318932000000006</c:v>
                </c:pt>
                <c:pt idx="857">
                  <c:v>-10.330695000000006</c:v>
                </c:pt>
                <c:pt idx="858">
                  <c:v>-10.342457000000005</c:v>
                </c:pt>
                <c:pt idx="859">
                  <c:v>-10.355288000000005</c:v>
                </c:pt>
                <c:pt idx="860">
                  <c:v>-10.369184000000006</c:v>
                </c:pt>
                <c:pt idx="861">
                  <c:v>-10.382015000000006</c:v>
                </c:pt>
                <c:pt idx="862">
                  <c:v>-10.393778000000006</c:v>
                </c:pt>
                <c:pt idx="863">
                  <c:v>-10.405540000000006</c:v>
                </c:pt>
                <c:pt idx="864">
                  <c:v>-10.416237000000006</c:v>
                </c:pt>
                <c:pt idx="865">
                  <c:v>-10.427996000000006</c:v>
                </c:pt>
                <c:pt idx="866">
                  <c:v>-10.440824000000006</c:v>
                </c:pt>
                <c:pt idx="867">
                  <c:v>-10.452589000000007</c:v>
                </c:pt>
                <c:pt idx="868">
                  <c:v>-10.465420000000007</c:v>
                </c:pt>
                <c:pt idx="869">
                  <c:v>-10.477181000000007</c:v>
                </c:pt>
                <c:pt idx="870">
                  <c:v>-10.490009000000008</c:v>
                </c:pt>
                <c:pt idx="871">
                  <c:v>-10.502836000000007</c:v>
                </c:pt>
                <c:pt idx="872">
                  <c:v>-10.514598000000007</c:v>
                </c:pt>
                <c:pt idx="873">
                  <c:v>-10.526360000000006</c:v>
                </c:pt>
                <c:pt idx="874">
                  <c:v>-10.539187000000005</c:v>
                </c:pt>
                <c:pt idx="875">
                  <c:v>-10.552015000000006</c:v>
                </c:pt>
                <c:pt idx="876">
                  <c:v>-10.563780000000007</c:v>
                </c:pt>
                <c:pt idx="877">
                  <c:v>-10.576610000000006</c:v>
                </c:pt>
                <c:pt idx="878">
                  <c:v>-10.588372000000005</c:v>
                </c:pt>
                <c:pt idx="879">
                  <c:v>-10.601203000000005</c:v>
                </c:pt>
                <c:pt idx="880">
                  <c:v>-10.612966000000005</c:v>
                </c:pt>
                <c:pt idx="881">
                  <c:v>-10.624729000000006</c:v>
                </c:pt>
                <c:pt idx="882">
                  <c:v>-10.636494000000006</c:v>
                </c:pt>
                <c:pt idx="883">
                  <c:v>-10.648259000000007</c:v>
                </c:pt>
                <c:pt idx="884">
                  <c:v>-10.660022000000007</c:v>
                </c:pt>
                <c:pt idx="885">
                  <c:v>-10.671784000000006</c:v>
                </c:pt>
                <c:pt idx="886">
                  <c:v>-10.683547000000006</c:v>
                </c:pt>
                <c:pt idx="887">
                  <c:v>-10.696372000000006</c:v>
                </c:pt>
                <c:pt idx="888">
                  <c:v>-10.709202000000005</c:v>
                </c:pt>
                <c:pt idx="889">
                  <c:v>-10.722032000000004</c:v>
                </c:pt>
                <c:pt idx="890">
                  <c:v>-10.734863000000004</c:v>
                </c:pt>
                <c:pt idx="891">
                  <c:v>-10.746628000000005</c:v>
                </c:pt>
                <c:pt idx="892">
                  <c:v>-10.758393000000005</c:v>
                </c:pt>
                <c:pt idx="893">
                  <c:v>-10.770158000000006</c:v>
                </c:pt>
                <c:pt idx="894">
                  <c:v>-10.782988000000005</c:v>
                </c:pt>
                <c:pt idx="895">
                  <c:v>-10.794750000000004</c:v>
                </c:pt>
                <c:pt idx="896">
                  <c:v>-10.806515000000005</c:v>
                </c:pt>
                <c:pt idx="897">
                  <c:v>-10.819343000000005</c:v>
                </c:pt>
                <c:pt idx="898">
                  <c:v>-10.831108000000006</c:v>
                </c:pt>
                <c:pt idx="899">
                  <c:v>-10.841808000000006</c:v>
                </c:pt>
                <c:pt idx="900">
                  <c:v>-10.853571000000006</c:v>
                </c:pt>
                <c:pt idx="901">
                  <c:v>-10.865333000000005</c:v>
                </c:pt>
                <c:pt idx="902">
                  <c:v>-10.877096000000005</c:v>
                </c:pt>
                <c:pt idx="903">
                  <c:v>-10.888859000000005</c:v>
                </c:pt>
                <c:pt idx="904">
                  <c:v>-10.901688000000005</c:v>
                </c:pt>
                <c:pt idx="905">
                  <c:v>-10.913450000000005</c:v>
                </c:pt>
                <c:pt idx="906">
                  <c:v>-10.924147000000005</c:v>
                </c:pt>
                <c:pt idx="907">
                  <c:v>-10.935909000000004</c:v>
                </c:pt>
                <c:pt idx="908">
                  <c:v>-10.948737000000005</c:v>
                </c:pt>
                <c:pt idx="909">
                  <c:v>-10.960502000000005</c:v>
                </c:pt>
                <c:pt idx="910">
                  <c:v>-10.972264000000004</c:v>
                </c:pt>
                <c:pt idx="911">
                  <c:v>-10.985091000000004</c:v>
                </c:pt>
                <c:pt idx="912">
                  <c:v>-10.997922000000004</c:v>
                </c:pt>
                <c:pt idx="913">
                  <c:v>-11.011816000000005</c:v>
                </c:pt>
                <c:pt idx="914">
                  <c:v>-11.023578000000004</c:v>
                </c:pt>
                <c:pt idx="915">
                  <c:v>-11.035341000000004</c:v>
                </c:pt>
                <c:pt idx="916">
                  <c:v>-11.048168000000004</c:v>
                </c:pt>
                <c:pt idx="917">
                  <c:v>-11.059933000000004</c:v>
                </c:pt>
                <c:pt idx="918">
                  <c:v>-11.071695000000004</c:v>
                </c:pt>
                <c:pt idx="919">
                  <c:v>-11.084526000000004</c:v>
                </c:pt>
                <c:pt idx="920">
                  <c:v>-11.098419000000003</c:v>
                </c:pt>
                <c:pt idx="921">
                  <c:v>-11.110182000000004</c:v>
                </c:pt>
                <c:pt idx="922">
                  <c:v>-11.121947000000004</c:v>
                </c:pt>
                <c:pt idx="923">
                  <c:v>-11.132646000000005</c:v>
                </c:pt>
                <c:pt idx="924">
                  <c:v>-11.144408000000004</c:v>
                </c:pt>
                <c:pt idx="925">
                  <c:v>-11.155107000000005</c:v>
                </c:pt>
                <c:pt idx="926">
                  <c:v>-11.166872000000005</c:v>
                </c:pt>
                <c:pt idx="927">
                  <c:v>-11.178635000000005</c:v>
                </c:pt>
                <c:pt idx="928">
                  <c:v>-11.191465000000004</c:v>
                </c:pt>
                <c:pt idx="929">
                  <c:v>-11.203227000000004</c:v>
                </c:pt>
                <c:pt idx="930">
                  <c:v>-11.216055000000004</c:v>
                </c:pt>
                <c:pt idx="931">
                  <c:v>-11.228882000000004</c:v>
                </c:pt>
                <c:pt idx="932">
                  <c:v>-11.241713000000004</c:v>
                </c:pt>
                <c:pt idx="933">
                  <c:v>-11.253477000000004</c:v>
                </c:pt>
                <c:pt idx="934">
                  <c:v>-11.265240000000004</c:v>
                </c:pt>
                <c:pt idx="935">
                  <c:v>-11.277005000000004</c:v>
                </c:pt>
                <c:pt idx="936">
                  <c:v>-11.287704000000005</c:v>
                </c:pt>
                <c:pt idx="937">
                  <c:v>-11.299469000000006</c:v>
                </c:pt>
                <c:pt idx="938">
                  <c:v>-11.310166000000006</c:v>
                </c:pt>
                <c:pt idx="939">
                  <c:v>-11.320863000000006</c:v>
                </c:pt>
                <c:pt idx="940">
                  <c:v>-11.332628000000007</c:v>
                </c:pt>
                <c:pt idx="941">
                  <c:v>-11.344390000000006</c:v>
                </c:pt>
                <c:pt idx="942">
                  <c:v>-11.356155000000006</c:v>
                </c:pt>
                <c:pt idx="943">
                  <c:v>-11.367920000000007</c:v>
                </c:pt>
                <c:pt idx="944">
                  <c:v>-11.379685000000007</c:v>
                </c:pt>
                <c:pt idx="945">
                  <c:v>-11.391450000000008</c:v>
                </c:pt>
                <c:pt idx="946">
                  <c:v>-11.404277000000008</c:v>
                </c:pt>
                <c:pt idx="947">
                  <c:v>-11.417104000000007</c:v>
                </c:pt>
                <c:pt idx="948">
                  <c:v>-11.429935000000008</c:v>
                </c:pt>
                <c:pt idx="949">
                  <c:v>-11.442765000000007</c:v>
                </c:pt>
                <c:pt idx="950">
                  <c:v>-11.453464000000007</c:v>
                </c:pt>
                <c:pt idx="951">
                  <c:v>-11.466295000000008</c:v>
                </c:pt>
                <c:pt idx="952">
                  <c:v>-11.478057000000007</c:v>
                </c:pt>
                <c:pt idx="953">
                  <c:v>-11.489820000000007</c:v>
                </c:pt>
                <c:pt idx="954">
                  <c:v>-11.501585000000007</c:v>
                </c:pt>
                <c:pt idx="955">
                  <c:v>-11.513347000000007</c:v>
                </c:pt>
                <c:pt idx="956">
                  <c:v>-11.526174000000006</c:v>
                </c:pt>
                <c:pt idx="957">
                  <c:v>-11.537939000000007</c:v>
                </c:pt>
                <c:pt idx="958">
                  <c:v>-11.549704000000007</c:v>
                </c:pt>
                <c:pt idx="959">
                  <c:v>-11.561469000000008</c:v>
                </c:pt>
                <c:pt idx="960">
                  <c:v>-11.574300000000008</c:v>
                </c:pt>
                <c:pt idx="961">
                  <c:v>-11.587130000000007</c:v>
                </c:pt>
                <c:pt idx="962">
                  <c:v>-11.598892000000006</c:v>
                </c:pt>
                <c:pt idx="963">
                  <c:v>-11.612784000000007</c:v>
                </c:pt>
                <c:pt idx="964">
                  <c:v>-11.625614000000006</c:v>
                </c:pt>
                <c:pt idx="965">
                  <c:v>-11.637379000000006</c:v>
                </c:pt>
                <c:pt idx="966">
                  <c:v>-11.649141000000006</c:v>
                </c:pt>
                <c:pt idx="967">
                  <c:v>-11.660906000000006</c:v>
                </c:pt>
                <c:pt idx="968">
                  <c:v>-11.672669000000006</c:v>
                </c:pt>
                <c:pt idx="969">
                  <c:v>-11.684432000000006</c:v>
                </c:pt>
                <c:pt idx="970">
                  <c:v>-11.696197000000007</c:v>
                </c:pt>
                <c:pt idx="971">
                  <c:v>-11.706900000000006</c:v>
                </c:pt>
                <c:pt idx="972">
                  <c:v>-11.718665000000007</c:v>
                </c:pt>
                <c:pt idx="973">
                  <c:v>-11.731495000000006</c:v>
                </c:pt>
                <c:pt idx="974">
                  <c:v>-11.743256000000006</c:v>
                </c:pt>
                <c:pt idx="975">
                  <c:v>-11.755018000000005</c:v>
                </c:pt>
                <c:pt idx="976">
                  <c:v>-11.766781000000005</c:v>
                </c:pt>
                <c:pt idx="977">
                  <c:v>-11.777475000000006</c:v>
                </c:pt>
                <c:pt idx="978">
                  <c:v>-11.789238000000006</c:v>
                </c:pt>
                <c:pt idx="979">
                  <c:v>-11.801000000000005</c:v>
                </c:pt>
                <c:pt idx="980">
                  <c:v>-11.812759000000005</c:v>
                </c:pt>
                <c:pt idx="981">
                  <c:v>-11.825590000000005</c:v>
                </c:pt>
                <c:pt idx="982">
                  <c:v>-11.837352000000005</c:v>
                </c:pt>
                <c:pt idx="983">
                  <c:v>-11.850180000000005</c:v>
                </c:pt>
                <c:pt idx="984">
                  <c:v>-11.861945000000006</c:v>
                </c:pt>
                <c:pt idx="985">
                  <c:v>-11.872642000000006</c:v>
                </c:pt>
                <c:pt idx="986">
                  <c:v>-11.885468000000007</c:v>
                </c:pt>
                <c:pt idx="987">
                  <c:v>-11.898298000000006</c:v>
                </c:pt>
                <c:pt idx="988">
                  <c:v>-11.910060000000005</c:v>
                </c:pt>
                <c:pt idx="989">
                  <c:v>-11.921823000000005</c:v>
                </c:pt>
                <c:pt idx="990">
                  <c:v>-11.932520000000006</c:v>
                </c:pt>
                <c:pt idx="991">
                  <c:v>-11.944282000000005</c:v>
                </c:pt>
                <c:pt idx="992">
                  <c:v>-11.954982000000005</c:v>
                </c:pt>
                <c:pt idx="993">
                  <c:v>-11.966745000000005</c:v>
                </c:pt>
                <c:pt idx="994">
                  <c:v>-11.977444000000006</c:v>
                </c:pt>
                <c:pt idx="995">
                  <c:v>-11.989209000000006</c:v>
                </c:pt>
                <c:pt idx="996">
                  <c:v>-12.000974000000006</c:v>
                </c:pt>
                <c:pt idx="997">
                  <c:v>-12.012739000000007</c:v>
                </c:pt>
                <c:pt idx="998">
                  <c:v>-12.024501000000006</c:v>
                </c:pt>
                <c:pt idx="999">
                  <c:v>-12.036264000000006</c:v>
                </c:pt>
                <c:pt idx="1000">
                  <c:v>-12.048027000000006</c:v>
                </c:pt>
                <c:pt idx="1001">
                  <c:v>-12.059789000000006</c:v>
                </c:pt>
                <c:pt idx="1002">
                  <c:v>-12.071552000000006</c:v>
                </c:pt>
                <c:pt idx="1003">
                  <c:v>-12.082249000000006</c:v>
                </c:pt>
                <c:pt idx="1004">
                  <c:v>-12.094011000000005</c:v>
                </c:pt>
                <c:pt idx="1005">
                  <c:v>-12.104710000000006</c:v>
                </c:pt>
                <c:pt idx="1006">
                  <c:v>-12.116475000000007</c:v>
                </c:pt>
                <c:pt idx="1007">
                  <c:v>-12.129303000000007</c:v>
                </c:pt>
                <c:pt idx="1008">
                  <c:v>-12.142131000000008</c:v>
                </c:pt>
                <c:pt idx="1009">
                  <c:v>-12.154959000000009</c:v>
                </c:pt>
                <c:pt idx="1010">
                  <c:v>-12.166724000000009</c:v>
                </c:pt>
                <c:pt idx="1011">
                  <c:v>-12.17848900000001</c:v>
                </c:pt>
                <c:pt idx="1012">
                  <c:v>-12.19025400000001</c:v>
                </c:pt>
                <c:pt idx="1013">
                  <c:v>-12.20947100000001</c:v>
                </c:pt>
                <c:pt idx="1014">
                  <c:v>-12.23720100000001</c:v>
                </c:pt>
                <c:pt idx="1015">
                  <c:v>-12.24789800000001</c:v>
                </c:pt>
                <c:pt idx="1016">
                  <c:v>-12.252209000000009</c:v>
                </c:pt>
                <c:pt idx="1017">
                  <c:v>-12.258654000000009</c:v>
                </c:pt>
                <c:pt idx="1018">
                  <c:v>-12.268288000000009</c:v>
                </c:pt>
                <c:pt idx="1019">
                  <c:v>-12.278989000000008</c:v>
                </c:pt>
                <c:pt idx="1020">
                  <c:v>-12.290752000000008</c:v>
                </c:pt>
                <c:pt idx="1021">
                  <c:v>-12.303583000000009</c:v>
                </c:pt>
                <c:pt idx="1022">
                  <c:v>-12.315346000000009</c:v>
                </c:pt>
                <c:pt idx="1023">
                  <c:v>-12.326046000000009</c:v>
                </c:pt>
                <c:pt idx="1024">
                  <c:v>-12.337809000000009</c:v>
                </c:pt>
                <c:pt idx="1025">
                  <c:v>-12.350640000000009</c:v>
                </c:pt>
                <c:pt idx="1026">
                  <c:v>-12.36346800000001</c:v>
                </c:pt>
                <c:pt idx="1027">
                  <c:v>-12.376296000000011</c:v>
                </c:pt>
                <c:pt idx="1028">
                  <c:v>-12.388059000000011</c:v>
                </c:pt>
                <c:pt idx="1029">
                  <c:v>-12.40088900000001</c:v>
                </c:pt>
                <c:pt idx="1030">
                  <c:v>-12.412651000000009</c:v>
                </c:pt>
                <c:pt idx="1031">
                  <c:v>-12.42334800000001</c:v>
                </c:pt>
                <c:pt idx="1032">
                  <c:v>-12.43617600000001</c:v>
                </c:pt>
                <c:pt idx="1033">
                  <c:v>-12.447939000000011</c:v>
                </c:pt>
                <c:pt idx="1034">
                  <c:v>-12.45970100000001</c:v>
                </c:pt>
                <c:pt idx="1035">
                  <c:v>-12.47039800000001</c:v>
                </c:pt>
                <c:pt idx="1036">
                  <c:v>-12.48322900000001</c:v>
                </c:pt>
                <c:pt idx="1037">
                  <c:v>-12.496057000000011</c:v>
                </c:pt>
                <c:pt idx="1038">
                  <c:v>-12.506756000000012</c:v>
                </c:pt>
                <c:pt idx="1039">
                  <c:v>-12.518518000000011</c:v>
                </c:pt>
                <c:pt idx="1040">
                  <c:v>-12.531347000000011</c:v>
                </c:pt>
                <c:pt idx="1041">
                  <c:v>-12.544178000000011</c:v>
                </c:pt>
                <c:pt idx="1042">
                  <c:v>-12.554881000000011</c:v>
                </c:pt>
                <c:pt idx="1043">
                  <c:v>-12.567709000000011</c:v>
                </c:pt>
                <c:pt idx="1044">
                  <c:v>-12.580540000000012</c:v>
                </c:pt>
                <c:pt idx="1045">
                  <c:v>-12.591237000000012</c:v>
                </c:pt>
                <c:pt idx="1046">
                  <c:v>-12.603000000000012</c:v>
                </c:pt>
                <c:pt idx="1047">
                  <c:v>-12.615828000000013</c:v>
                </c:pt>
                <c:pt idx="1048">
                  <c:v>-12.628656000000014</c:v>
                </c:pt>
                <c:pt idx="1049">
                  <c:v>-12.641483000000013</c:v>
                </c:pt>
                <c:pt idx="1050">
                  <c:v>-12.653246000000014</c:v>
                </c:pt>
                <c:pt idx="1051">
                  <c:v>-12.665011000000014</c:v>
                </c:pt>
                <c:pt idx="1052">
                  <c:v>-12.675709000000014</c:v>
                </c:pt>
                <c:pt idx="1053">
                  <c:v>-12.687474000000014</c:v>
                </c:pt>
                <c:pt idx="1054">
                  <c:v>-12.700305000000014</c:v>
                </c:pt>
                <c:pt idx="1055">
                  <c:v>-12.714200000000014</c:v>
                </c:pt>
                <c:pt idx="1056">
                  <c:v>-12.724897000000015</c:v>
                </c:pt>
                <c:pt idx="1057">
                  <c:v>-12.737728000000015</c:v>
                </c:pt>
                <c:pt idx="1058">
                  <c:v>-12.750556000000016</c:v>
                </c:pt>
                <c:pt idx="1059">
                  <c:v>-12.761256000000015</c:v>
                </c:pt>
                <c:pt idx="1060">
                  <c:v>-12.774084000000016</c:v>
                </c:pt>
                <c:pt idx="1061">
                  <c:v>-12.786915000000016</c:v>
                </c:pt>
                <c:pt idx="1062">
                  <c:v>-12.798680000000017</c:v>
                </c:pt>
                <c:pt idx="1063">
                  <c:v>-12.811508000000018</c:v>
                </c:pt>
                <c:pt idx="1064">
                  <c:v>-12.823271000000018</c:v>
                </c:pt>
                <c:pt idx="1065">
                  <c:v>-12.835034000000018</c:v>
                </c:pt>
                <c:pt idx="1066">
                  <c:v>-12.845733000000019</c:v>
                </c:pt>
                <c:pt idx="1067">
                  <c:v>-12.857495000000018</c:v>
                </c:pt>
                <c:pt idx="1068">
                  <c:v>-12.869260000000018</c:v>
                </c:pt>
                <c:pt idx="1069">
                  <c:v>-12.881023000000019</c:v>
                </c:pt>
                <c:pt idx="1070">
                  <c:v>-12.892785000000018</c:v>
                </c:pt>
                <c:pt idx="1071">
                  <c:v>-12.904550000000018</c:v>
                </c:pt>
                <c:pt idx="1072">
                  <c:v>-12.916313000000018</c:v>
                </c:pt>
                <c:pt idx="1073">
                  <c:v>-12.929142000000018</c:v>
                </c:pt>
                <c:pt idx="1074">
                  <c:v>-12.941972000000018</c:v>
                </c:pt>
                <c:pt idx="1075">
                  <c:v>-12.954802000000017</c:v>
                </c:pt>
                <c:pt idx="1076">
                  <c:v>-12.967633000000017</c:v>
                </c:pt>
                <c:pt idx="1077">
                  <c:v>-12.980463000000016</c:v>
                </c:pt>
                <c:pt idx="1078">
                  <c:v>-12.993293000000016</c:v>
                </c:pt>
                <c:pt idx="1079">
                  <c:v>-13.005058000000016</c:v>
                </c:pt>
                <c:pt idx="1080">
                  <c:v>-13.016824000000016</c:v>
                </c:pt>
                <c:pt idx="1081">
                  <c:v>-13.028590000000015</c:v>
                </c:pt>
                <c:pt idx="1082">
                  <c:v>-13.040355000000016</c:v>
                </c:pt>
                <c:pt idx="1083">
                  <c:v>-13.052120000000016</c:v>
                </c:pt>
                <c:pt idx="1084">
                  <c:v>-13.064950000000016</c:v>
                </c:pt>
                <c:pt idx="1085">
                  <c:v>-13.077780000000015</c:v>
                </c:pt>
                <c:pt idx="1086">
                  <c:v>-13.090607000000015</c:v>
                </c:pt>
                <c:pt idx="1087">
                  <c:v>-13.101306000000015</c:v>
                </c:pt>
                <c:pt idx="1088">
                  <c:v>-13.113071000000016</c:v>
                </c:pt>
                <c:pt idx="1089">
                  <c:v>-13.125898000000015</c:v>
                </c:pt>
                <c:pt idx="1090">
                  <c:v>-13.137663000000016</c:v>
                </c:pt>
                <c:pt idx="1091">
                  <c:v>-13.150493000000015</c:v>
                </c:pt>
                <c:pt idx="1092">
                  <c:v>-13.163319000000016</c:v>
                </c:pt>
                <c:pt idx="1093">
                  <c:v>-13.175082000000016</c:v>
                </c:pt>
                <c:pt idx="1094">
                  <c:v>-13.187911000000016</c:v>
                </c:pt>
                <c:pt idx="1095">
                  <c:v>-13.199674000000016</c:v>
                </c:pt>
                <c:pt idx="1096">
                  <c:v>-13.211437000000016</c:v>
                </c:pt>
                <c:pt idx="1097">
                  <c:v>-13.224267000000015</c:v>
                </c:pt>
                <c:pt idx="1098">
                  <c:v>-13.237095000000016</c:v>
                </c:pt>
                <c:pt idx="1099">
                  <c:v>-13.248858000000016</c:v>
                </c:pt>
                <c:pt idx="1100">
                  <c:v>-13.261686000000017</c:v>
                </c:pt>
                <c:pt idx="1101">
                  <c:v>-13.274511000000016</c:v>
                </c:pt>
                <c:pt idx="1102">
                  <c:v>-13.287340000000016</c:v>
                </c:pt>
                <c:pt idx="1103">
                  <c:v>-13.299105000000017</c:v>
                </c:pt>
                <c:pt idx="1104">
                  <c:v>-13.310870000000017</c:v>
                </c:pt>
                <c:pt idx="1105">
                  <c:v>-13.323700000000017</c:v>
                </c:pt>
                <c:pt idx="1106">
                  <c:v>-13.335465000000017</c:v>
                </c:pt>
                <c:pt idx="1107">
                  <c:v>-13.347231000000017</c:v>
                </c:pt>
                <c:pt idx="1108">
                  <c:v>-13.360058000000016</c:v>
                </c:pt>
                <c:pt idx="1109">
                  <c:v>-13.372889000000017</c:v>
                </c:pt>
                <c:pt idx="1110">
                  <c:v>-13.385720000000017</c:v>
                </c:pt>
                <c:pt idx="1111">
                  <c:v>-13.398548000000018</c:v>
                </c:pt>
                <c:pt idx="1112">
                  <c:v>-13.409247000000018</c:v>
                </c:pt>
                <c:pt idx="1113">
                  <c:v>-13.421012000000019</c:v>
                </c:pt>
                <c:pt idx="1114">
                  <c:v>-13.432777000000019</c:v>
                </c:pt>
                <c:pt idx="1115">
                  <c:v>-13.44454200000002</c:v>
                </c:pt>
                <c:pt idx="1116">
                  <c:v>-13.45737300000002</c:v>
                </c:pt>
                <c:pt idx="1117">
                  <c:v>-13.46913600000002</c:v>
                </c:pt>
                <c:pt idx="1118">
                  <c:v>-13.479833000000021</c:v>
                </c:pt>
                <c:pt idx="1119">
                  <c:v>-13.49159900000002</c:v>
                </c:pt>
                <c:pt idx="1120">
                  <c:v>-13.503364000000021</c:v>
                </c:pt>
                <c:pt idx="1121">
                  <c:v>-13.51512600000002</c:v>
                </c:pt>
                <c:pt idx="1122">
                  <c:v>-13.526888000000019</c:v>
                </c:pt>
                <c:pt idx="1123">
                  <c:v>-13.539718000000018</c:v>
                </c:pt>
                <c:pt idx="1124">
                  <c:v>-13.552545000000018</c:v>
                </c:pt>
                <c:pt idx="1125">
                  <c:v>-13.564310000000019</c:v>
                </c:pt>
                <c:pt idx="1126">
                  <c:v>-13.577138000000019</c:v>
                </c:pt>
                <c:pt idx="1127">
                  <c:v>-13.585707000000019</c:v>
                </c:pt>
                <c:pt idx="1128">
                  <c:v>-13.588962000000018</c:v>
                </c:pt>
                <c:pt idx="1129">
                  <c:v>-13.601789000000018</c:v>
                </c:pt>
                <c:pt idx="1130">
                  <c:v>-13.618872000000017</c:v>
                </c:pt>
                <c:pt idx="1131">
                  <c:v>-13.634891000000017</c:v>
                </c:pt>
                <c:pt idx="1132">
                  <c:v>-13.647720000000017</c:v>
                </c:pt>
              </c:numCache>
            </c:numRef>
          </c:val>
          <c:smooth val="0"/>
          <c:extLst>
            <c:ext xmlns:c16="http://schemas.microsoft.com/office/drawing/2014/chart" uri="{C3380CC4-5D6E-409C-BE32-E72D297353CC}">
              <c16:uniqueId val="{00000001-AFF4-4CC4-AFC9-BD32C8024584}"/>
            </c:ext>
          </c:extLst>
        </c:ser>
        <c:ser>
          <c:idx val="2"/>
          <c:order val="2"/>
          <c:tx>
            <c:strRef>
              <c:f>Gyro!$AE$1</c:f>
              <c:strCache>
                <c:ptCount val="1"/>
                <c:pt idx="0">
                  <c:v>Gangle_Z</c:v>
                </c:pt>
              </c:strCache>
            </c:strRef>
          </c:tx>
          <c:spPr>
            <a:ln w="28575" cap="rnd">
              <a:solidFill>
                <a:schemeClr val="accent3"/>
              </a:solidFill>
              <a:round/>
            </a:ln>
            <a:effectLst/>
          </c:spPr>
          <c:marker>
            <c:symbol val="none"/>
          </c:marker>
          <c:val>
            <c:numRef>
              <c:f>Gyro!$AE$2:$AE$1357</c:f>
              <c:numCache>
                <c:formatCode>General</c:formatCode>
                <c:ptCount val="1356"/>
                <c:pt idx="0">
                  <c:v>-1.2897E-2</c:v>
                </c:pt>
                <c:pt idx="1">
                  <c:v>-2.5808999999999999E-2</c:v>
                </c:pt>
                <c:pt idx="2">
                  <c:v>-3.8712999999999997E-2</c:v>
                </c:pt>
                <c:pt idx="3">
                  <c:v>-5.1613999999999993E-2</c:v>
                </c:pt>
                <c:pt idx="4">
                  <c:v>-6.558399999999999E-2</c:v>
                </c:pt>
                <c:pt idx="5">
                  <c:v>-7.9556999999999989E-2</c:v>
                </c:pt>
                <c:pt idx="6">
                  <c:v>-9.3529999999999988E-2</c:v>
                </c:pt>
                <c:pt idx="7">
                  <c:v>-0.10749999999999998</c:v>
                </c:pt>
                <c:pt idx="8">
                  <c:v>-0.12039699999999999</c:v>
                </c:pt>
                <c:pt idx="9">
                  <c:v>-0.13436299999999998</c:v>
                </c:pt>
                <c:pt idx="10">
                  <c:v>-0.14832999999999999</c:v>
                </c:pt>
                <c:pt idx="11">
                  <c:v>-0.162296</c:v>
                </c:pt>
                <c:pt idx="12">
                  <c:v>-0.175203</c:v>
                </c:pt>
                <c:pt idx="13">
                  <c:v>-0.189166</c:v>
                </c:pt>
                <c:pt idx="14">
                  <c:v>-0.20313000000000001</c:v>
                </c:pt>
                <c:pt idx="15">
                  <c:v>-0.217083</c:v>
                </c:pt>
                <c:pt idx="16">
                  <c:v>-0.229986</c:v>
                </c:pt>
                <c:pt idx="17">
                  <c:v>-0.24290899999999999</c:v>
                </c:pt>
                <c:pt idx="18">
                  <c:v>-0.255803</c:v>
                </c:pt>
                <c:pt idx="19">
                  <c:v>-0.26869999999999999</c:v>
                </c:pt>
                <c:pt idx="20">
                  <c:v>-0.28160400000000002</c:v>
                </c:pt>
                <c:pt idx="21">
                  <c:v>-0.29450100000000001</c:v>
                </c:pt>
                <c:pt idx="22">
                  <c:v>-0.30740500000000004</c:v>
                </c:pt>
                <c:pt idx="23">
                  <c:v>-0.32030300000000006</c:v>
                </c:pt>
                <c:pt idx="24">
                  <c:v>-0.33533400000000008</c:v>
                </c:pt>
                <c:pt idx="25">
                  <c:v>-0.3482340000000001</c:v>
                </c:pt>
                <c:pt idx="26">
                  <c:v>-0.36220000000000008</c:v>
                </c:pt>
                <c:pt idx="27">
                  <c:v>-0.3751040000000001</c:v>
                </c:pt>
                <c:pt idx="28">
                  <c:v>-0.3880050000000001</c:v>
                </c:pt>
                <c:pt idx="29">
                  <c:v>-0.4009120000000001</c:v>
                </c:pt>
                <c:pt idx="30">
                  <c:v>-0.41381200000000012</c:v>
                </c:pt>
                <c:pt idx="31">
                  <c:v>-0.42671200000000015</c:v>
                </c:pt>
                <c:pt idx="32">
                  <c:v>-0.43962400000000013</c:v>
                </c:pt>
                <c:pt idx="33">
                  <c:v>-0.45465200000000011</c:v>
                </c:pt>
                <c:pt idx="34">
                  <c:v>-0.46967300000000012</c:v>
                </c:pt>
                <c:pt idx="35">
                  <c:v>-0.4836390000000001</c:v>
                </c:pt>
                <c:pt idx="36">
                  <c:v>-0.49761200000000011</c:v>
                </c:pt>
                <c:pt idx="37">
                  <c:v>-0.51051300000000011</c:v>
                </c:pt>
                <c:pt idx="38">
                  <c:v>-0.52341700000000013</c:v>
                </c:pt>
                <c:pt idx="39">
                  <c:v>-0.53738300000000017</c:v>
                </c:pt>
                <c:pt idx="40">
                  <c:v>-0.55133800000000022</c:v>
                </c:pt>
                <c:pt idx="41">
                  <c:v>-0.56531100000000023</c:v>
                </c:pt>
                <c:pt idx="42">
                  <c:v>-0.57819800000000021</c:v>
                </c:pt>
                <c:pt idx="43">
                  <c:v>-0.59216800000000025</c:v>
                </c:pt>
                <c:pt idx="44">
                  <c:v>-0.60613800000000029</c:v>
                </c:pt>
                <c:pt idx="45">
                  <c:v>-0.61903200000000025</c:v>
                </c:pt>
                <c:pt idx="46">
                  <c:v>-0.6319290000000003</c:v>
                </c:pt>
                <c:pt idx="47">
                  <c:v>-0.64482900000000032</c:v>
                </c:pt>
                <c:pt idx="48">
                  <c:v>-0.65879200000000027</c:v>
                </c:pt>
                <c:pt idx="49">
                  <c:v>-0.6727620000000003</c:v>
                </c:pt>
                <c:pt idx="50">
                  <c:v>-0.68673500000000032</c:v>
                </c:pt>
                <c:pt idx="51">
                  <c:v>-0.70070100000000035</c:v>
                </c:pt>
                <c:pt idx="52">
                  <c:v>-0.71467100000000039</c:v>
                </c:pt>
                <c:pt idx="53">
                  <c:v>-0.72970200000000041</c:v>
                </c:pt>
                <c:pt idx="54">
                  <c:v>-0.74367200000000044</c:v>
                </c:pt>
                <c:pt idx="55">
                  <c:v>-0.75657600000000047</c:v>
                </c:pt>
                <c:pt idx="56">
                  <c:v>-0.77054900000000048</c:v>
                </c:pt>
                <c:pt idx="57">
                  <c:v>-0.78450700000000051</c:v>
                </c:pt>
                <c:pt idx="58">
                  <c:v>-0.79846200000000056</c:v>
                </c:pt>
                <c:pt idx="59">
                  <c:v>-0.81243500000000057</c:v>
                </c:pt>
                <c:pt idx="60">
                  <c:v>-0.82640800000000059</c:v>
                </c:pt>
                <c:pt idx="61">
                  <c:v>-0.8403770000000006</c:v>
                </c:pt>
                <c:pt idx="62">
                  <c:v>-0.85221600000000064</c:v>
                </c:pt>
                <c:pt idx="63">
                  <c:v>-0.86618600000000068</c:v>
                </c:pt>
                <c:pt idx="64">
                  <c:v>-0.88015600000000072</c:v>
                </c:pt>
                <c:pt idx="65">
                  <c:v>-0.89304600000000067</c:v>
                </c:pt>
                <c:pt idx="66">
                  <c:v>-0.90594300000000072</c:v>
                </c:pt>
                <c:pt idx="67">
                  <c:v>-0.91990600000000067</c:v>
                </c:pt>
                <c:pt idx="68">
                  <c:v>-0.93280600000000069</c:v>
                </c:pt>
                <c:pt idx="69">
                  <c:v>-0.94676900000000064</c:v>
                </c:pt>
                <c:pt idx="70">
                  <c:v>-0.96073500000000067</c:v>
                </c:pt>
                <c:pt idx="71">
                  <c:v>-0.97470100000000071</c:v>
                </c:pt>
                <c:pt idx="72">
                  <c:v>-0.98867100000000074</c:v>
                </c:pt>
                <c:pt idx="73">
                  <c:v>-1.0026340000000007</c:v>
                </c:pt>
                <c:pt idx="74">
                  <c:v>-1.0166000000000006</c:v>
                </c:pt>
                <c:pt idx="75">
                  <c:v>-1.0294970000000006</c:v>
                </c:pt>
                <c:pt idx="76">
                  <c:v>-1.0434700000000006</c:v>
                </c:pt>
                <c:pt idx="77">
                  <c:v>-1.0574250000000005</c:v>
                </c:pt>
                <c:pt idx="78">
                  <c:v>-1.0713980000000005</c:v>
                </c:pt>
                <c:pt idx="79">
                  <c:v>-1.0843020000000005</c:v>
                </c:pt>
                <c:pt idx="80">
                  <c:v>-1.0982720000000006</c:v>
                </c:pt>
                <c:pt idx="81">
                  <c:v>-1.1122270000000005</c:v>
                </c:pt>
                <c:pt idx="82">
                  <c:v>-1.1261960000000004</c:v>
                </c:pt>
                <c:pt idx="83">
                  <c:v>-1.1390970000000005</c:v>
                </c:pt>
                <c:pt idx="84">
                  <c:v>-1.1530670000000005</c:v>
                </c:pt>
                <c:pt idx="85">
                  <c:v>-1.1659710000000005</c:v>
                </c:pt>
                <c:pt idx="86">
                  <c:v>-1.1799440000000005</c:v>
                </c:pt>
                <c:pt idx="87">
                  <c:v>-1.1939230000000005</c:v>
                </c:pt>
                <c:pt idx="88">
                  <c:v>-1.2068320000000006</c:v>
                </c:pt>
                <c:pt idx="89">
                  <c:v>-1.2197360000000006</c:v>
                </c:pt>
                <c:pt idx="90">
                  <c:v>-1.2326360000000005</c:v>
                </c:pt>
                <c:pt idx="91">
                  <c:v>-1.2466060000000005</c:v>
                </c:pt>
                <c:pt idx="92">
                  <c:v>-1.2605790000000006</c:v>
                </c:pt>
                <c:pt idx="93">
                  <c:v>-1.2745490000000006</c:v>
                </c:pt>
                <c:pt idx="94">
                  <c:v>-1.2885180000000005</c:v>
                </c:pt>
                <c:pt idx="95">
                  <c:v>-1.3024910000000005</c:v>
                </c:pt>
                <c:pt idx="96">
                  <c:v>-1.3153920000000006</c:v>
                </c:pt>
                <c:pt idx="97">
                  <c:v>-1.3282890000000005</c:v>
                </c:pt>
                <c:pt idx="98">
                  <c:v>-1.3411860000000004</c:v>
                </c:pt>
                <c:pt idx="99">
                  <c:v>-1.3551590000000004</c:v>
                </c:pt>
                <c:pt idx="100">
                  <c:v>-1.3691290000000005</c:v>
                </c:pt>
                <c:pt idx="101">
                  <c:v>-1.3831020000000005</c:v>
                </c:pt>
                <c:pt idx="102">
                  <c:v>-1.3970750000000005</c:v>
                </c:pt>
                <c:pt idx="103">
                  <c:v>-1.4121130000000006</c:v>
                </c:pt>
                <c:pt idx="104">
                  <c:v>-1.4250170000000006</c:v>
                </c:pt>
                <c:pt idx="105">
                  <c:v>-1.4389750000000006</c:v>
                </c:pt>
                <c:pt idx="106">
                  <c:v>-1.4518790000000006</c:v>
                </c:pt>
                <c:pt idx="107">
                  <c:v>-1.4658620000000007</c:v>
                </c:pt>
                <c:pt idx="108">
                  <c:v>-1.4787630000000007</c:v>
                </c:pt>
                <c:pt idx="109">
                  <c:v>-1.4916600000000007</c:v>
                </c:pt>
                <c:pt idx="110">
                  <c:v>-1.5045640000000007</c:v>
                </c:pt>
                <c:pt idx="111">
                  <c:v>-1.5185340000000007</c:v>
                </c:pt>
                <c:pt idx="112">
                  <c:v>-1.5314280000000007</c:v>
                </c:pt>
                <c:pt idx="113">
                  <c:v>-1.5443250000000006</c:v>
                </c:pt>
                <c:pt idx="114">
                  <c:v>-1.5561540000000007</c:v>
                </c:pt>
                <c:pt idx="115">
                  <c:v>-1.5701200000000006</c:v>
                </c:pt>
                <c:pt idx="116">
                  <c:v>-1.5851470000000005</c:v>
                </c:pt>
                <c:pt idx="117">
                  <c:v>-1.5991160000000004</c:v>
                </c:pt>
                <c:pt idx="118">
                  <c:v>-1.6130820000000003</c:v>
                </c:pt>
                <c:pt idx="119">
                  <c:v>-1.6259830000000004</c:v>
                </c:pt>
                <c:pt idx="120">
                  <c:v>-1.6388870000000004</c:v>
                </c:pt>
                <c:pt idx="121">
                  <c:v>-1.6528530000000003</c:v>
                </c:pt>
                <c:pt idx="122">
                  <c:v>-1.6668160000000003</c:v>
                </c:pt>
                <c:pt idx="123">
                  <c:v>-1.6797200000000003</c:v>
                </c:pt>
                <c:pt idx="124">
                  <c:v>-1.6936860000000002</c:v>
                </c:pt>
                <c:pt idx="125">
                  <c:v>-1.7065830000000002</c:v>
                </c:pt>
                <c:pt idx="126">
                  <c:v>-1.7194770000000001</c:v>
                </c:pt>
                <c:pt idx="127">
                  <c:v>-1.7334500000000002</c:v>
                </c:pt>
                <c:pt idx="128">
                  <c:v>-1.7463470000000001</c:v>
                </c:pt>
                <c:pt idx="129">
                  <c:v>-1.7592510000000001</c:v>
                </c:pt>
                <c:pt idx="130">
                  <c:v>-1.7710870000000001</c:v>
                </c:pt>
                <c:pt idx="131">
                  <c:v>-1.782923</c:v>
                </c:pt>
                <c:pt idx="132">
                  <c:v>-1.79582</c:v>
                </c:pt>
                <c:pt idx="133">
                  <c:v>-1.809793</c:v>
                </c:pt>
                <c:pt idx="134">
                  <c:v>-1.8226869999999999</c:v>
                </c:pt>
                <c:pt idx="135">
                  <c:v>-1.8355839999999999</c:v>
                </c:pt>
                <c:pt idx="136">
                  <c:v>-1.8495569999999999</c:v>
                </c:pt>
                <c:pt idx="137">
                  <c:v>-1.8635269999999999</c:v>
                </c:pt>
                <c:pt idx="138">
                  <c:v>-1.877497</c:v>
                </c:pt>
                <c:pt idx="139">
                  <c:v>-1.890398</c:v>
                </c:pt>
                <c:pt idx="140">
                  <c:v>-1.903295</c:v>
                </c:pt>
                <c:pt idx="141">
                  <c:v>-1.9161949999999999</c:v>
                </c:pt>
                <c:pt idx="142">
                  <c:v>-1.9290989999999999</c:v>
                </c:pt>
                <c:pt idx="143">
                  <c:v>-1.9420029999999999</c:v>
                </c:pt>
                <c:pt idx="144">
                  <c:v>-1.9538359999999999</c:v>
                </c:pt>
                <c:pt idx="145">
                  <c:v>-1.9667329999999998</c:v>
                </c:pt>
                <c:pt idx="146">
                  <c:v>-1.9807029999999999</c:v>
                </c:pt>
                <c:pt idx="147">
                  <c:v>-1.9935999999999998</c:v>
                </c:pt>
                <c:pt idx="148">
                  <c:v>-2.0075729999999998</c:v>
                </c:pt>
                <c:pt idx="149">
                  <c:v>-2.0204849999999999</c:v>
                </c:pt>
                <c:pt idx="150">
                  <c:v>-2.0344549999999999</c:v>
                </c:pt>
                <c:pt idx="151">
                  <c:v>-2.0473529999999998</c:v>
                </c:pt>
                <c:pt idx="152">
                  <c:v>-2.0613189999999997</c:v>
                </c:pt>
                <c:pt idx="153">
                  <c:v>-2.0742229999999995</c:v>
                </c:pt>
                <c:pt idx="154">
                  <c:v>-2.0860589999999997</c:v>
                </c:pt>
                <c:pt idx="155">
                  <c:v>-2.0989629999999995</c:v>
                </c:pt>
                <c:pt idx="156">
                  <c:v>-2.1118669999999993</c:v>
                </c:pt>
                <c:pt idx="157">
                  <c:v>-2.1247739999999991</c:v>
                </c:pt>
                <c:pt idx="158">
                  <c:v>-2.1376809999999988</c:v>
                </c:pt>
                <c:pt idx="159">
                  <c:v>-2.1505849999999986</c:v>
                </c:pt>
                <c:pt idx="160">
                  <c:v>-2.1645579999999986</c:v>
                </c:pt>
                <c:pt idx="161">
                  <c:v>-2.1774589999999985</c:v>
                </c:pt>
                <c:pt idx="162">
                  <c:v>-2.1914319999999985</c:v>
                </c:pt>
                <c:pt idx="163">
                  <c:v>-2.2054009999999984</c:v>
                </c:pt>
                <c:pt idx="164">
                  <c:v>-2.2193739999999984</c:v>
                </c:pt>
                <c:pt idx="165">
                  <c:v>-2.2322779999999982</c:v>
                </c:pt>
                <c:pt idx="166">
                  <c:v>-2.245181999999998</c:v>
                </c:pt>
                <c:pt idx="167">
                  <c:v>-2.2591479999999979</c:v>
                </c:pt>
                <c:pt idx="168">
                  <c:v>-2.2731139999999979</c:v>
                </c:pt>
                <c:pt idx="169">
                  <c:v>-2.2870799999999978</c:v>
                </c:pt>
                <c:pt idx="170">
                  <c:v>-2.3010599999999979</c:v>
                </c:pt>
                <c:pt idx="171">
                  <c:v>-2.313956999999998</c:v>
                </c:pt>
                <c:pt idx="172">
                  <c:v>-2.3268539999999982</c:v>
                </c:pt>
                <c:pt idx="173">
                  <c:v>-2.339757999999998</c:v>
                </c:pt>
                <c:pt idx="174">
                  <c:v>-2.3526649999999978</c:v>
                </c:pt>
                <c:pt idx="175">
                  <c:v>-2.3655689999999976</c:v>
                </c:pt>
                <c:pt idx="176">
                  <c:v>-2.3784699999999974</c:v>
                </c:pt>
                <c:pt idx="177">
                  <c:v>-2.3924399999999975</c:v>
                </c:pt>
                <c:pt idx="178">
                  <c:v>-2.4064099999999975</c:v>
                </c:pt>
                <c:pt idx="179">
                  <c:v>-2.4193139999999973</c:v>
                </c:pt>
                <c:pt idx="180">
                  <c:v>-2.4322149999999971</c:v>
                </c:pt>
                <c:pt idx="181">
                  <c:v>-2.4461949999999972</c:v>
                </c:pt>
                <c:pt idx="182">
                  <c:v>-2.4601719999999974</c:v>
                </c:pt>
                <c:pt idx="183">
                  <c:v>-2.4741479999999973</c:v>
                </c:pt>
                <c:pt idx="184">
                  <c:v>-2.4870549999999971</c:v>
                </c:pt>
                <c:pt idx="185">
                  <c:v>-2.4999619999999969</c:v>
                </c:pt>
                <c:pt idx="186">
                  <c:v>-2.5128739999999969</c:v>
                </c:pt>
                <c:pt idx="187">
                  <c:v>-2.5257719999999968</c:v>
                </c:pt>
                <c:pt idx="188">
                  <c:v>-2.5386729999999966</c:v>
                </c:pt>
                <c:pt idx="189">
                  <c:v>-2.5526459999999966</c:v>
                </c:pt>
                <c:pt idx="190">
                  <c:v>-2.5666189999999967</c:v>
                </c:pt>
                <c:pt idx="191">
                  <c:v>-2.5795229999999965</c:v>
                </c:pt>
                <c:pt idx="192">
                  <c:v>-2.5924269999999963</c:v>
                </c:pt>
                <c:pt idx="193">
                  <c:v>-2.6053389999999963</c:v>
                </c:pt>
                <c:pt idx="194">
                  <c:v>-2.6182459999999961</c:v>
                </c:pt>
                <c:pt idx="195">
                  <c:v>-2.6311499999999959</c:v>
                </c:pt>
                <c:pt idx="196">
                  <c:v>-2.644046999999996</c:v>
                </c:pt>
                <c:pt idx="197">
                  <c:v>-2.6569509999999958</c:v>
                </c:pt>
                <c:pt idx="198">
                  <c:v>-2.6698579999999956</c:v>
                </c:pt>
                <c:pt idx="199">
                  <c:v>-2.6838279999999957</c:v>
                </c:pt>
                <c:pt idx="200">
                  <c:v>-2.6977969999999956</c:v>
                </c:pt>
                <c:pt idx="201">
                  <c:v>-2.7106969999999957</c:v>
                </c:pt>
                <c:pt idx="202">
                  <c:v>-2.7257379999999958</c:v>
                </c:pt>
                <c:pt idx="203">
                  <c:v>-2.7386349999999959</c:v>
                </c:pt>
                <c:pt idx="204">
                  <c:v>-2.7515389999999957</c:v>
                </c:pt>
                <c:pt idx="205">
                  <c:v>-2.7644359999999959</c:v>
                </c:pt>
                <c:pt idx="206">
                  <c:v>-2.7773329999999961</c:v>
                </c:pt>
                <c:pt idx="207">
                  <c:v>-2.791298999999996</c:v>
                </c:pt>
                <c:pt idx="208">
                  <c:v>-2.8042059999999958</c:v>
                </c:pt>
                <c:pt idx="209">
                  <c:v>-2.8171099999999956</c:v>
                </c:pt>
                <c:pt idx="210">
                  <c:v>-2.8310829999999956</c:v>
                </c:pt>
                <c:pt idx="211">
                  <c:v>-2.8439869999999954</c:v>
                </c:pt>
                <c:pt idx="212">
                  <c:v>-2.8568839999999955</c:v>
                </c:pt>
                <c:pt idx="213">
                  <c:v>-2.8697809999999957</c:v>
                </c:pt>
                <c:pt idx="214">
                  <c:v>-2.8837469999999956</c:v>
                </c:pt>
                <c:pt idx="215">
                  <c:v>-2.8966509999999954</c:v>
                </c:pt>
                <c:pt idx="216">
                  <c:v>-2.9095549999999952</c:v>
                </c:pt>
                <c:pt idx="217">
                  <c:v>-2.9224549999999954</c:v>
                </c:pt>
                <c:pt idx="218">
                  <c:v>-2.9353589999999952</c:v>
                </c:pt>
                <c:pt idx="219">
                  <c:v>-2.9503929999999952</c:v>
                </c:pt>
                <c:pt idx="220">
                  <c:v>-2.9643559999999951</c:v>
                </c:pt>
                <c:pt idx="221">
                  <c:v>-2.978321999999995</c:v>
                </c:pt>
                <c:pt idx="222">
                  <c:v>-2.9912119999999951</c:v>
                </c:pt>
                <c:pt idx="223">
                  <c:v>-3.0041159999999949</c:v>
                </c:pt>
                <c:pt idx="224">
                  <c:v>-3.0180819999999948</c:v>
                </c:pt>
                <c:pt idx="225">
                  <c:v>-3.030975999999995</c:v>
                </c:pt>
                <c:pt idx="226">
                  <c:v>-3.0449419999999949</c:v>
                </c:pt>
                <c:pt idx="227">
                  <c:v>-3.0588999999999951</c:v>
                </c:pt>
                <c:pt idx="228">
                  <c:v>-3.0718009999999949</c:v>
                </c:pt>
                <c:pt idx="229">
                  <c:v>-3.0857669999999948</c:v>
                </c:pt>
                <c:pt idx="230">
                  <c:v>-3.098666999999995</c:v>
                </c:pt>
                <c:pt idx="231">
                  <c:v>-3.1115639999999951</c:v>
                </c:pt>
                <c:pt idx="232">
                  <c:v>-3.1244679999999949</c:v>
                </c:pt>
                <c:pt idx="233">
                  <c:v>-3.1373719999999947</c:v>
                </c:pt>
                <c:pt idx="234">
                  <c:v>-3.1502759999999945</c:v>
                </c:pt>
                <c:pt idx="235">
                  <c:v>-3.1642419999999944</c:v>
                </c:pt>
                <c:pt idx="236">
                  <c:v>-3.1782249999999945</c:v>
                </c:pt>
                <c:pt idx="237">
                  <c:v>-3.1911289999999943</c:v>
                </c:pt>
                <c:pt idx="238">
                  <c:v>-3.2040229999999945</c:v>
                </c:pt>
                <c:pt idx="239">
                  <c:v>-3.2169199999999947</c:v>
                </c:pt>
                <c:pt idx="240">
                  <c:v>-3.2308889999999946</c:v>
                </c:pt>
                <c:pt idx="241">
                  <c:v>-3.2437959999999944</c:v>
                </c:pt>
                <c:pt idx="242">
                  <c:v>-3.2577619999999943</c:v>
                </c:pt>
                <c:pt idx="243">
                  <c:v>-3.2706739999999943</c:v>
                </c:pt>
                <c:pt idx="244">
                  <c:v>-3.2835749999999941</c:v>
                </c:pt>
                <c:pt idx="245">
                  <c:v>-3.2964789999999939</c:v>
                </c:pt>
                <c:pt idx="246">
                  <c:v>-3.310451999999994</c:v>
                </c:pt>
                <c:pt idx="247">
                  <c:v>-3.324424999999994</c:v>
                </c:pt>
                <c:pt idx="248">
                  <c:v>-3.3373259999999938</c:v>
                </c:pt>
                <c:pt idx="249">
                  <c:v>-3.350219999999994</c:v>
                </c:pt>
                <c:pt idx="250">
                  <c:v>-3.3631269999999938</c:v>
                </c:pt>
                <c:pt idx="251">
                  <c:v>-3.3770969999999938</c:v>
                </c:pt>
                <c:pt idx="252">
                  <c:v>-3.3910629999999937</c:v>
                </c:pt>
                <c:pt idx="253">
                  <c:v>-3.4039669999999935</c:v>
                </c:pt>
                <c:pt idx="254">
                  <c:v>-3.4179399999999935</c:v>
                </c:pt>
                <c:pt idx="255">
                  <c:v>-3.4308339999999937</c:v>
                </c:pt>
                <c:pt idx="256">
                  <c:v>-3.4437279999999939</c:v>
                </c:pt>
                <c:pt idx="257">
                  <c:v>-3.4577009999999939</c:v>
                </c:pt>
                <c:pt idx="258">
                  <c:v>-3.4716639999999939</c:v>
                </c:pt>
                <c:pt idx="259">
                  <c:v>-3.484560999999994</c:v>
                </c:pt>
                <c:pt idx="260">
                  <c:v>-3.4974579999999942</c:v>
                </c:pt>
                <c:pt idx="261">
                  <c:v>-3.5092909999999944</c:v>
                </c:pt>
                <c:pt idx="262">
                  <c:v>-3.5221909999999945</c:v>
                </c:pt>
                <c:pt idx="263">
                  <c:v>-3.5361669999999945</c:v>
                </c:pt>
                <c:pt idx="264">
                  <c:v>-3.5501399999999945</c:v>
                </c:pt>
                <c:pt idx="265">
                  <c:v>-3.5641129999999945</c:v>
                </c:pt>
                <c:pt idx="266">
                  <c:v>-3.5770139999999944</c:v>
                </c:pt>
                <c:pt idx="267">
                  <c:v>-3.5909839999999944</c:v>
                </c:pt>
                <c:pt idx="268">
                  <c:v>-3.6049509999999945</c:v>
                </c:pt>
                <c:pt idx="269">
                  <c:v>-3.6178519999999943</c:v>
                </c:pt>
                <c:pt idx="270">
                  <c:v>-3.6318249999999943</c:v>
                </c:pt>
                <c:pt idx="271">
                  <c:v>-3.6447249999999944</c:v>
                </c:pt>
                <c:pt idx="272">
                  <c:v>-3.6576219999999946</c:v>
                </c:pt>
                <c:pt idx="273">
                  <c:v>-3.6705189999999948</c:v>
                </c:pt>
                <c:pt idx="274">
                  <c:v>-3.6834129999999949</c:v>
                </c:pt>
                <c:pt idx="275">
                  <c:v>-3.6963139999999948</c:v>
                </c:pt>
                <c:pt idx="276">
                  <c:v>-3.7092109999999949</c:v>
                </c:pt>
                <c:pt idx="277">
                  <c:v>-3.7221079999999951</c:v>
                </c:pt>
                <c:pt idx="278">
                  <c:v>-3.7350089999999949</c:v>
                </c:pt>
                <c:pt idx="279">
                  <c:v>-3.7489719999999949</c:v>
                </c:pt>
                <c:pt idx="280">
                  <c:v>-3.761868999999995</c:v>
                </c:pt>
                <c:pt idx="281">
                  <c:v>-3.7747749999999951</c:v>
                </c:pt>
                <c:pt idx="282">
                  <c:v>-3.7876759999999949</c:v>
                </c:pt>
                <c:pt idx="283">
                  <c:v>-3.8016389999999949</c:v>
                </c:pt>
                <c:pt idx="284">
                  <c:v>-3.8145399999999947</c:v>
                </c:pt>
                <c:pt idx="285">
                  <c:v>-3.8274489999999948</c:v>
                </c:pt>
                <c:pt idx="286">
                  <c:v>-3.8403499999999946</c:v>
                </c:pt>
                <c:pt idx="287">
                  <c:v>-3.8543159999999945</c:v>
                </c:pt>
                <c:pt idx="288">
                  <c:v>-3.8672169999999944</c:v>
                </c:pt>
                <c:pt idx="289">
                  <c:v>-3.8811929999999943</c:v>
                </c:pt>
                <c:pt idx="290">
                  <c:v>-3.8951659999999944</c:v>
                </c:pt>
                <c:pt idx="291">
                  <c:v>-3.9080569999999946</c:v>
                </c:pt>
                <c:pt idx="292">
                  <c:v>-3.9220229999999945</c:v>
                </c:pt>
                <c:pt idx="293">
                  <c:v>-3.9359959999999945</c:v>
                </c:pt>
                <c:pt idx="294">
                  <c:v>-3.9489029999999943</c:v>
                </c:pt>
                <c:pt idx="295">
                  <c:v>-3.9628759999999943</c:v>
                </c:pt>
                <c:pt idx="296">
                  <c:v>-3.9757729999999945</c:v>
                </c:pt>
                <c:pt idx="297">
                  <c:v>-3.9897389999999944</c:v>
                </c:pt>
                <c:pt idx="298">
                  <c:v>-4.0037019999999943</c:v>
                </c:pt>
                <c:pt idx="299">
                  <c:v>-4.0165959999999945</c:v>
                </c:pt>
                <c:pt idx="300">
                  <c:v>-4.0294899999999947</c:v>
                </c:pt>
                <c:pt idx="301">
                  <c:v>-4.0423939999999945</c:v>
                </c:pt>
                <c:pt idx="302">
                  <c:v>-4.0574279999999945</c:v>
                </c:pt>
                <c:pt idx="303">
                  <c:v>-4.0703219999999947</c:v>
                </c:pt>
                <c:pt idx="304">
                  <c:v>-4.0842879999999946</c:v>
                </c:pt>
                <c:pt idx="305">
                  <c:v>-4.0982539999999945</c:v>
                </c:pt>
                <c:pt idx="306">
                  <c:v>-4.1122199999999944</c:v>
                </c:pt>
                <c:pt idx="307">
                  <c:v>-4.1261859999999944</c:v>
                </c:pt>
                <c:pt idx="308">
                  <c:v>-4.1390899999999942</c:v>
                </c:pt>
                <c:pt idx="309">
                  <c:v>-4.1519909999999944</c:v>
                </c:pt>
                <c:pt idx="310">
                  <c:v>-4.1659599999999948</c:v>
                </c:pt>
                <c:pt idx="311">
                  <c:v>-4.1799259999999947</c:v>
                </c:pt>
                <c:pt idx="312">
                  <c:v>-4.1928379999999947</c:v>
                </c:pt>
                <c:pt idx="313">
                  <c:v>-4.2057499999999948</c:v>
                </c:pt>
                <c:pt idx="314">
                  <c:v>-4.2186539999999946</c:v>
                </c:pt>
                <c:pt idx="315">
                  <c:v>-4.2315579999999944</c:v>
                </c:pt>
                <c:pt idx="316">
                  <c:v>-4.2444549999999941</c:v>
                </c:pt>
                <c:pt idx="317">
                  <c:v>-4.2573489999999943</c:v>
                </c:pt>
                <c:pt idx="318">
                  <c:v>-4.2713149999999942</c:v>
                </c:pt>
                <c:pt idx="319">
                  <c:v>-4.2842159999999945</c:v>
                </c:pt>
                <c:pt idx="320">
                  <c:v>-4.2971199999999943</c:v>
                </c:pt>
                <c:pt idx="321">
                  <c:v>-4.3110929999999943</c:v>
                </c:pt>
                <c:pt idx="322">
                  <c:v>-4.3239869999999945</c:v>
                </c:pt>
                <c:pt idx="323">
                  <c:v>-4.3379499999999949</c:v>
                </c:pt>
                <c:pt idx="324">
                  <c:v>-4.3508539999999947</c:v>
                </c:pt>
                <c:pt idx="325">
                  <c:v>-4.3637509999999944</c:v>
                </c:pt>
                <c:pt idx="326">
                  <c:v>-4.3766629999999944</c:v>
                </c:pt>
                <c:pt idx="327">
                  <c:v>-4.3895669999999942</c:v>
                </c:pt>
                <c:pt idx="328">
                  <c:v>-4.4024639999999939</c:v>
                </c:pt>
                <c:pt idx="329">
                  <c:v>-4.4153649999999942</c:v>
                </c:pt>
                <c:pt idx="330">
                  <c:v>-4.4304059999999943</c:v>
                </c:pt>
                <c:pt idx="331">
                  <c:v>-4.443302999999994</c:v>
                </c:pt>
                <c:pt idx="332">
                  <c:v>-4.4562029999999941</c:v>
                </c:pt>
                <c:pt idx="333">
                  <c:v>-4.4690999999999939</c:v>
                </c:pt>
                <c:pt idx="334">
                  <c:v>-4.4830729999999939</c:v>
                </c:pt>
                <c:pt idx="335">
                  <c:v>-4.4959739999999941</c:v>
                </c:pt>
                <c:pt idx="336">
                  <c:v>-4.5099429999999945</c:v>
                </c:pt>
                <c:pt idx="337">
                  <c:v>-4.5228569999999948</c:v>
                </c:pt>
                <c:pt idx="338">
                  <c:v>-4.5368299999999948</c:v>
                </c:pt>
                <c:pt idx="339">
                  <c:v>-4.5508059999999952</c:v>
                </c:pt>
                <c:pt idx="340">
                  <c:v>-4.5647719999999952</c:v>
                </c:pt>
                <c:pt idx="341">
                  <c:v>-4.5787449999999952</c:v>
                </c:pt>
                <c:pt idx="342">
                  <c:v>-4.5927109999999951</c:v>
                </c:pt>
                <c:pt idx="343">
                  <c:v>-4.6056079999999948</c:v>
                </c:pt>
                <c:pt idx="344">
                  <c:v>-4.6195779999999944</c:v>
                </c:pt>
                <c:pt idx="345">
                  <c:v>-4.6324749999999941</c:v>
                </c:pt>
                <c:pt idx="346">
                  <c:v>-4.6453689999999943</c:v>
                </c:pt>
                <c:pt idx="347">
                  <c:v>-4.6582629999999945</c:v>
                </c:pt>
                <c:pt idx="348">
                  <c:v>-4.6711569999999947</c:v>
                </c:pt>
                <c:pt idx="349">
                  <c:v>-4.6840469999999943</c:v>
                </c:pt>
                <c:pt idx="350">
                  <c:v>-4.696943999999994</c:v>
                </c:pt>
                <c:pt idx="351">
                  <c:v>-4.7098479999999938</c:v>
                </c:pt>
                <c:pt idx="352">
                  <c:v>-4.7227449999999935</c:v>
                </c:pt>
                <c:pt idx="353">
                  <c:v>-4.7367179999999935</c:v>
                </c:pt>
                <c:pt idx="354">
                  <c:v>-4.7496149999999933</c:v>
                </c:pt>
                <c:pt idx="355">
                  <c:v>-4.7625159999999935</c:v>
                </c:pt>
                <c:pt idx="356">
                  <c:v>-4.7754199999999933</c:v>
                </c:pt>
                <c:pt idx="357">
                  <c:v>-4.7893899999999929</c:v>
                </c:pt>
                <c:pt idx="358">
                  <c:v>-4.8022939999999927</c:v>
                </c:pt>
                <c:pt idx="359">
                  <c:v>-4.8162669999999927</c:v>
                </c:pt>
                <c:pt idx="360">
                  <c:v>-4.8302359999999931</c:v>
                </c:pt>
                <c:pt idx="361">
                  <c:v>-4.8431399999999929</c:v>
                </c:pt>
                <c:pt idx="362">
                  <c:v>-4.8560439999999927</c:v>
                </c:pt>
                <c:pt idx="363">
                  <c:v>-4.8700099999999926</c:v>
                </c:pt>
                <c:pt idx="364">
                  <c:v>-4.8829069999999923</c:v>
                </c:pt>
                <c:pt idx="365">
                  <c:v>-4.8958039999999921</c:v>
                </c:pt>
                <c:pt idx="366">
                  <c:v>-4.9097769999999921</c:v>
                </c:pt>
                <c:pt idx="367">
                  <c:v>-4.9226739999999918</c:v>
                </c:pt>
                <c:pt idx="368">
                  <c:v>-4.9345039999999916</c:v>
                </c:pt>
                <c:pt idx="369">
                  <c:v>-4.9473979999999917</c:v>
                </c:pt>
                <c:pt idx="370">
                  <c:v>-4.9613669999999921</c:v>
                </c:pt>
                <c:pt idx="371">
                  <c:v>-4.975332999999992</c:v>
                </c:pt>
                <c:pt idx="372">
                  <c:v>-4.9882299999999917</c:v>
                </c:pt>
                <c:pt idx="373">
                  <c:v>-5.0021999999999913</c:v>
                </c:pt>
                <c:pt idx="374">
                  <c:v>-5.0161759999999918</c:v>
                </c:pt>
                <c:pt idx="375">
                  <c:v>-5.0301489999999918</c:v>
                </c:pt>
                <c:pt idx="376">
                  <c:v>-5.0441149999999917</c:v>
                </c:pt>
                <c:pt idx="377">
                  <c:v>-5.0580809999999916</c:v>
                </c:pt>
                <c:pt idx="378">
                  <c:v>-5.0709849999999914</c:v>
                </c:pt>
                <c:pt idx="379">
                  <c:v>-5.084954999999991</c:v>
                </c:pt>
                <c:pt idx="380">
                  <c:v>-5.0989129999999907</c:v>
                </c:pt>
                <c:pt idx="381">
                  <c:v>-5.112881999999991</c:v>
                </c:pt>
                <c:pt idx="382">
                  <c:v>-5.1268549999999911</c:v>
                </c:pt>
                <c:pt idx="383">
                  <c:v>-5.1397519999999908</c:v>
                </c:pt>
                <c:pt idx="384">
                  <c:v>-5.152652999999991</c:v>
                </c:pt>
                <c:pt idx="385">
                  <c:v>-5.1655569999999909</c:v>
                </c:pt>
                <c:pt idx="386">
                  <c:v>-5.1795229999999908</c:v>
                </c:pt>
                <c:pt idx="387">
                  <c:v>-5.1934919999999911</c:v>
                </c:pt>
                <c:pt idx="388">
                  <c:v>-5.2063889999999908</c:v>
                </c:pt>
                <c:pt idx="389">
                  <c:v>-5.2192959999999911</c:v>
                </c:pt>
                <c:pt idx="390">
                  <c:v>-5.2321999999999909</c:v>
                </c:pt>
                <c:pt idx="391">
                  <c:v>-5.2461759999999913</c:v>
                </c:pt>
                <c:pt idx="392">
                  <c:v>-5.2601459999999909</c:v>
                </c:pt>
                <c:pt idx="393">
                  <c:v>-5.2741089999999913</c:v>
                </c:pt>
                <c:pt idx="394">
                  <c:v>-5.2870209999999913</c:v>
                </c:pt>
                <c:pt idx="395">
                  <c:v>-5.299917999999991</c:v>
                </c:pt>
                <c:pt idx="396">
                  <c:v>-5.3128219999999908</c:v>
                </c:pt>
                <c:pt idx="397">
                  <c:v>-5.3267849999999912</c:v>
                </c:pt>
                <c:pt idx="398">
                  <c:v>-5.3396819999999909</c:v>
                </c:pt>
                <c:pt idx="399">
                  <c:v>-5.352574999999991</c:v>
                </c:pt>
                <c:pt idx="400">
                  <c:v>-5.3665449999999906</c:v>
                </c:pt>
                <c:pt idx="401">
                  <c:v>-5.3815859999999907</c:v>
                </c:pt>
                <c:pt idx="402">
                  <c:v>-5.3944929999999909</c:v>
                </c:pt>
                <c:pt idx="403">
                  <c:v>-5.4073869999999911</c:v>
                </c:pt>
                <c:pt idx="404">
                  <c:v>-5.4213599999999911</c:v>
                </c:pt>
                <c:pt idx="405">
                  <c:v>-5.4353309999999908</c:v>
                </c:pt>
                <c:pt idx="406">
                  <c:v>-5.4482309999999909</c:v>
                </c:pt>
                <c:pt idx="407">
                  <c:v>-5.4600569999999911</c:v>
                </c:pt>
                <c:pt idx="408">
                  <c:v>-5.4729539999999908</c:v>
                </c:pt>
                <c:pt idx="409">
                  <c:v>-5.4858509999999905</c:v>
                </c:pt>
                <c:pt idx="410">
                  <c:v>-5.4998179999999905</c:v>
                </c:pt>
                <c:pt idx="411">
                  <c:v>-5.5137849999999906</c:v>
                </c:pt>
                <c:pt idx="412">
                  <c:v>-5.5277549999999902</c:v>
                </c:pt>
                <c:pt idx="413">
                  <c:v>-5.5395809999999903</c:v>
                </c:pt>
                <c:pt idx="414">
                  <c:v>-5.5535509999999899</c:v>
                </c:pt>
                <c:pt idx="415">
                  <c:v>-5.5664519999999902</c:v>
                </c:pt>
                <c:pt idx="416">
                  <c:v>-5.5793519999999903</c:v>
                </c:pt>
                <c:pt idx="417">
                  <c:v>-5.59224899999999</c:v>
                </c:pt>
                <c:pt idx="418">
                  <c:v>-5.60622199999999</c:v>
                </c:pt>
                <c:pt idx="419">
                  <c:v>-5.6201919999999896</c:v>
                </c:pt>
                <c:pt idx="420">
                  <c:v>-5.6341619999999892</c:v>
                </c:pt>
                <c:pt idx="421">
                  <c:v>-5.6470589999999889</c:v>
                </c:pt>
                <c:pt idx="422">
                  <c:v>-5.6599629999999888</c:v>
                </c:pt>
                <c:pt idx="423">
                  <c:v>-5.6739359999999888</c:v>
                </c:pt>
                <c:pt idx="424">
                  <c:v>-5.6879059999999884</c:v>
                </c:pt>
                <c:pt idx="425">
                  <c:v>-5.701875999999988</c:v>
                </c:pt>
                <c:pt idx="426">
                  <c:v>-5.7147769999999882</c:v>
                </c:pt>
                <c:pt idx="427">
                  <c:v>-5.7276779999999885</c:v>
                </c:pt>
                <c:pt idx="428">
                  <c:v>-5.7395109999999887</c:v>
                </c:pt>
                <c:pt idx="429">
                  <c:v>-5.7524149999999885</c:v>
                </c:pt>
                <c:pt idx="430">
                  <c:v>-5.7663879999999885</c:v>
                </c:pt>
                <c:pt idx="431">
                  <c:v>-5.7792889999999888</c:v>
                </c:pt>
                <c:pt idx="432">
                  <c:v>-5.7921859999999885</c:v>
                </c:pt>
                <c:pt idx="433">
                  <c:v>-5.8061559999999881</c:v>
                </c:pt>
                <c:pt idx="434">
                  <c:v>-5.8201189999999885</c:v>
                </c:pt>
                <c:pt idx="435">
                  <c:v>-5.8330349999999882</c:v>
                </c:pt>
                <c:pt idx="436">
                  <c:v>-5.8459289999999884</c:v>
                </c:pt>
                <c:pt idx="437">
                  <c:v>-5.8588329999999882</c:v>
                </c:pt>
                <c:pt idx="438">
                  <c:v>-5.8728099999999879</c:v>
                </c:pt>
                <c:pt idx="439">
                  <c:v>-5.8857039999999881</c:v>
                </c:pt>
                <c:pt idx="440">
                  <c:v>-5.8986049999999883</c:v>
                </c:pt>
                <c:pt idx="441">
                  <c:v>-5.9114989999999885</c:v>
                </c:pt>
                <c:pt idx="442">
                  <c:v>-5.9254619999999889</c:v>
                </c:pt>
                <c:pt idx="443">
                  <c:v>-5.9383589999999886</c:v>
                </c:pt>
                <c:pt idx="444">
                  <c:v>-5.9533969999999883</c:v>
                </c:pt>
                <c:pt idx="445">
                  <c:v>-5.9663009999999881</c:v>
                </c:pt>
                <c:pt idx="446">
                  <c:v>-5.9792019999999884</c:v>
                </c:pt>
                <c:pt idx="447">
                  <c:v>-5.9931679999999883</c:v>
                </c:pt>
                <c:pt idx="448">
                  <c:v>-6.006064999999988</c:v>
                </c:pt>
                <c:pt idx="449">
                  <c:v>-6.0189619999999877</c:v>
                </c:pt>
                <c:pt idx="450">
                  <c:v>-6.0318589999999874</c:v>
                </c:pt>
                <c:pt idx="451">
                  <c:v>-6.0447559999999871</c:v>
                </c:pt>
                <c:pt idx="452">
                  <c:v>-6.0576599999999869</c:v>
                </c:pt>
                <c:pt idx="453">
                  <c:v>-6.071639999999987</c:v>
                </c:pt>
                <c:pt idx="454">
                  <c:v>-6.0856129999999871</c:v>
                </c:pt>
                <c:pt idx="455">
                  <c:v>-6.0985139999999873</c:v>
                </c:pt>
                <c:pt idx="456">
                  <c:v>-6.1124869999999873</c:v>
                </c:pt>
                <c:pt idx="457">
                  <c:v>-6.1253879999999876</c:v>
                </c:pt>
                <c:pt idx="458">
                  <c:v>-6.1382849999999873</c:v>
                </c:pt>
                <c:pt idx="459">
                  <c:v>-6.1511859999999876</c:v>
                </c:pt>
                <c:pt idx="460">
                  <c:v>-6.1651589999999876</c:v>
                </c:pt>
                <c:pt idx="461">
                  <c:v>-6.1791319999999876</c:v>
                </c:pt>
                <c:pt idx="462">
                  <c:v>-6.1930979999999876</c:v>
                </c:pt>
                <c:pt idx="463">
                  <c:v>-6.2070639999999875</c:v>
                </c:pt>
                <c:pt idx="464">
                  <c:v>-6.2210299999999874</c:v>
                </c:pt>
                <c:pt idx="465">
                  <c:v>-6.2339309999999877</c:v>
                </c:pt>
                <c:pt idx="466">
                  <c:v>-6.2479039999999877</c:v>
                </c:pt>
                <c:pt idx="467">
                  <c:v>-6.2618699999999876</c:v>
                </c:pt>
                <c:pt idx="468">
                  <c:v>-6.2758429999999876</c:v>
                </c:pt>
                <c:pt idx="469">
                  <c:v>-6.2887369999999878</c:v>
                </c:pt>
                <c:pt idx="470">
                  <c:v>-6.3027069999999874</c:v>
                </c:pt>
                <c:pt idx="471">
                  <c:v>-6.3156039999999871</c:v>
                </c:pt>
                <c:pt idx="472">
                  <c:v>-6.329569999999987</c:v>
                </c:pt>
                <c:pt idx="473">
                  <c:v>-6.343535999999987</c:v>
                </c:pt>
                <c:pt idx="474">
                  <c:v>-6.3564329999999867</c:v>
                </c:pt>
                <c:pt idx="475">
                  <c:v>-6.3693369999999865</c:v>
                </c:pt>
                <c:pt idx="476">
                  <c:v>-6.3833069999999861</c:v>
                </c:pt>
                <c:pt idx="477">
                  <c:v>-6.3951399999999863</c:v>
                </c:pt>
                <c:pt idx="478">
                  <c:v>-6.4080439999999861</c:v>
                </c:pt>
                <c:pt idx="479">
                  <c:v>-6.4220129999999864</c:v>
                </c:pt>
                <c:pt idx="480">
                  <c:v>-6.4359889999999869</c:v>
                </c:pt>
                <c:pt idx="481">
                  <c:v>-6.4499619999999869</c:v>
                </c:pt>
                <c:pt idx="482">
                  <c:v>-6.4628629999999871</c:v>
                </c:pt>
                <c:pt idx="483">
                  <c:v>-6.4746889999999873</c:v>
                </c:pt>
                <c:pt idx="484">
                  <c:v>-6.4865149999999874</c:v>
                </c:pt>
                <c:pt idx="485">
                  <c:v>-6.4983369999999869</c:v>
                </c:pt>
                <c:pt idx="486">
                  <c:v>-6.5123099999999869</c:v>
                </c:pt>
                <c:pt idx="487">
                  <c:v>-6.5262759999999869</c:v>
                </c:pt>
                <c:pt idx="488">
                  <c:v>-6.5402459999999865</c:v>
                </c:pt>
                <c:pt idx="489">
                  <c:v>-6.5542089999999869</c:v>
                </c:pt>
                <c:pt idx="490">
                  <c:v>-6.5660379999999865</c:v>
                </c:pt>
                <c:pt idx="491">
                  <c:v>-6.5789319999999867</c:v>
                </c:pt>
                <c:pt idx="492">
                  <c:v>-6.5918289999999864</c:v>
                </c:pt>
                <c:pt idx="493">
                  <c:v>-6.6047259999999861</c:v>
                </c:pt>
                <c:pt idx="494">
                  <c:v>-6.6186869999999862</c:v>
                </c:pt>
                <c:pt idx="495">
                  <c:v>-6.6315839999999859</c:v>
                </c:pt>
                <c:pt idx="496">
                  <c:v>-6.6444879999999857</c:v>
                </c:pt>
                <c:pt idx="497">
                  <c:v>-6.6573919999999855</c:v>
                </c:pt>
                <c:pt idx="498">
                  <c:v>-6.6713649999999856</c:v>
                </c:pt>
                <c:pt idx="499">
                  <c:v>-6.6842619999999853</c:v>
                </c:pt>
                <c:pt idx="500">
                  <c:v>-6.6982349999999853</c:v>
                </c:pt>
                <c:pt idx="501">
                  <c:v>-6.7111359999999856</c:v>
                </c:pt>
                <c:pt idx="502">
                  <c:v>-6.7251089999999856</c:v>
                </c:pt>
                <c:pt idx="503">
                  <c:v>-6.7380029999999858</c:v>
                </c:pt>
                <c:pt idx="504">
                  <c:v>-6.7519759999999858</c:v>
                </c:pt>
                <c:pt idx="505">
                  <c:v>-6.7659489999999858</c:v>
                </c:pt>
                <c:pt idx="506">
                  <c:v>-6.778855999999986</c:v>
                </c:pt>
                <c:pt idx="507">
                  <c:v>-6.7917499999999862</c:v>
                </c:pt>
                <c:pt idx="508">
                  <c:v>-6.8046509999999865</c:v>
                </c:pt>
                <c:pt idx="509">
                  <c:v>-6.8175449999999866</c:v>
                </c:pt>
                <c:pt idx="510">
                  <c:v>-6.8304419999999864</c:v>
                </c:pt>
                <c:pt idx="511">
                  <c:v>-6.8433359999999865</c:v>
                </c:pt>
                <c:pt idx="512">
                  <c:v>-6.8573019999999865</c:v>
                </c:pt>
                <c:pt idx="513">
                  <c:v>-6.8702059999999863</c:v>
                </c:pt>
                <c:pt idx="514">
                  <c:v>-6.8841859999999864</c:v>
                </c:pt>
                <c:pt idx="515">
                  <c:v>-6.8981589999999864</c:v>
                </c:pt>
                <c:pt idx="516">
                  <c:v>-6.9110599999999867</c:v>
                </c:pt>
                <c:pt idx="517">
                  <c:v>-6.9239609999999869</c:v>
                </c:pt>
                <c:pt idx="518">
                  <c:v>-6.9379309999999865</c:v>
                </c:pt>
                <c:pt idx="519">
                  <c:v>-6.9508249999999867</c:v>
                </c:pt>
                <c:pt idx="520">
                  <c:v>-6.9637289999999865</c:v>
                </c:pt>
                <c:pt idx="521">
                  <c:v>-6.9755579999999862</c:v>
                </c:pt>
                <c:pt idx="522">
                  <c:v>-6.9884519999999863</c:v>
                </c:pt>
                <c:pt idx="523">
                  <c:v>-7.0013529999999866</c:v>
                </c:pt>
                <c:pt idx="524">
                  <c:v>-7.0142569999999864</c:v>
                </c:pt>
                <c:pt idx="525">
                  <c:v>-7.0271579999999867</c:v>
                </c:pt>
                <c:pt idx="526">
                  <c:v>-7.0400619999999865</c:v>
                </c:pt>
                <c:pt idx="527">
                  <c:v>-7.0540349999999865</c:v>
                </c:pt>
                <c:pt idx="528">
                  <c:v>-7.0669389999999863</c:v>
                </c:pt>
                <c:pt idx="529">
                  <c:v>-7.0809119999999863</c:v>
                </c:pt>
                <c:pt idx="530">
                  <c:v>-7.0948849999999863</c:v>
                </c:pt>
                <c:pt idx="531">
                  <c:v>-7.1088549999999859</c:v>
                </c:pt>
                <c:pt idx="532">
                  <c:v>-7.1217559999999862</c:v>
                </c:pt>
                <c:pt idx="533">
                  <c:v>-7.1357289999999862</c:v>
                </c:pt>
                <c:pt idx="534">
                  <c:v>-7.1486259999999859</c:v>
                </c:pt>
                <c:pt idx="535">
                  <c:v>-7.1615199999999861</c:v>
                </c:pt>
                <c:pt idx="536">
                  <c:v>-7.1744169999999858</c:v>
                </c:pt>
                <c:pt idx="537">
                  <c:v>-7.1873209999999856</c:v>
                </c:pt>
                <c:pt idx="538">
                  <c:v>-7.2012909999999852</c:v>
                </c:pt>
                <c:pt idx="539">
                  <c:v>-7.2152459999999854</c:v>
                </c:pt>
                <c:pt idx="540">
                  <c:v>-7.229215999999985</c:v>
                </c:pt>
                <c:pt idx="541">
                  <c:v>-7.243188999999985</c:v>
                </c:pt>
                <c:pt idx="542">
                  <c:v>-7.2571649999999854</c:v>
                </c:pt>
                <c:pt idx="543">
                  <c:v>-7.2700649999999856</c:v>
                </c:pt>
                <c:pt idx="544">
                  <c:v>-7.2840309999999855</c:v>
                </c:pt>
                <c:pt idx="545">
                  <c:v>-7.2969349999999853</c:v>
                </c:pt>
                <c:pt idx="546">
                  <c:v>-7.3098359999999856</c:v>
                </c:pt>
                <c:pt idx="547">
                  <c:v>-7.3238019999999855</c:v>
                </c:pt>
                <c:pt idx="548">
                  <c:v>-7.3366959999999857</c:v>
                </c:pt>
                <c:pt idx="549">
                  <c:v>-7.3495929999999854</c:v>
                </c:pt>
                <c:pt idx="550">
                  <c:v>-7.3624929999999855</c:v>
                </c:pt>
                <c:pt idx="551">
                  <c:v>-7.3753899999999852</c:v>
                </c:pt>
                <c:pt idx="552">
                  <c:v>-7.388293999999985</c:v>
                </c:pt>
                <c:pt idx="553">
                  <c:v>-7.4011879999999852</c:v>
                </c:pt>
                <c:pt idx="554">
                  <c:v>-7.4140819999999854</c:v>
                </c:pt>
                <c:pt idx="555">
                  <c:v>-7.4259139999999855</c:v>
                </c:pt>
                <c:pt idx="556">
                  <c:v>-7.4388079999999857</c:v>
                </c:pt>
                <c:pt idx="557">
                  <c:v>-7.4517059999999855</c:v>
                </c:pt>
                <c:pt idx="558">
                  <c:v>-7.4656689999999859</c:v>
                </c:pt>
                <c:pt idx="559">
                  <c:v>-7.4796419999999859</c:v>
                </c:pt>
                <c:pt idx="560">
                  <c:v>-7.4925429999999862</c:v>
                </c:pt>
                <c:pt idx="561">
                  <c:v>-7.5054549999999862</c:v>
                </c:pt>
                <c:pt idx="562">
                  <c:v>-7.5183419999999863</c:v>
                </c:pt>
                <c:pt idx="563">
                  <c:v>-7.5323179999999867</c:v>
                </c:pt>
                <c:pt idx="564">
                  <c:v>-7.5462909999999868</c:v>
                </c:pt>
                <c:pt idx="565">
                  <c:v>-7.5602609999999864</c:v>
                </c:pt>
                <c:pt idx="566">
                  <c:v>-7.575298999999986</c:v>
                </c:pt>
                <c:pt idx="567">
                  <c:v>-7.5892649999999859</c:v>
                </c:pt>
                <c:pt idx="568">
                  <c:v>-7.6032309999999859</c:v>
                </c:pt>
                <c:pt idx="569">
                  <c:v>-7.6161279999999856</c:v>
                </c:pt>
                <c:pt idx="570">
                  <c:v>-7.6290289999999858</c:v>
                </c:pt>
                <c:pt idx="571">
                  <c:v>-7.6419409999999859</c:v>
                </c:pt>
                <c:pt idx="572">
                  <c:v>-7.6548349999999861</c:v>
                </c:pt>
                <c:pt idx="573">
                  <c:v>-7.668800999999986</c:v>
                </c:pt>
                <c:pt idx="574">
                  <c:v>-7.6816979999999857</c:v>
                </c:pt>
                <c:pt idx="575">
                  <c:v>-7.6946049999999859</c:v>
                </c:pt>
                <c:pt idx="576">
                  <c:v>-7.708571999999986</c:v>
                </c:pt>
                <c:pt idx="577">
                  <c:v>-7.7225379999999859</c:v>
                </c:pt>
                <c:pt idx="578">
                  <c:v>-7.7365009999999863</c:v>
                </c:pt>
                <c:pt idx="579">
                  <c:v>-7.7515379999999867</c:v>
                </c:pt>
                <c:pt idx="580">
                  <c:v>-7.7655039999999866</c:v>
                </c:pt>
                <c:pt idx="581">
                  <c:v>-7.7794709999999867</c:v>
                </c:pt>
                <c:pt idx="582">
                  <c:v>-7.7934479999999864</c:v>
                </c:pt>
                <c:pt idx="583">
                  <c:v>-7.8074209999999864</c:v>
                </c:pt>
                <c:pt idx="584">
                  <c:v>-7.8203149999999866</c:v>
                </c:pt>
                <c:pt idx="585">
                  <c:v>-7.8332089999999868</c:v>
                </c:pt>
                <c:pt idx="586">
                  <c:v>-7.8471779999999871</c:v>
                </c:pt>
                <c:pt idx="587">
                  <c:v>-7.8600719999999873</c:v>
                </c:pt>
                <c:pt idx="588">
                  <c:v>-7.8729659999999875</c:v>
                </c:pt>
                <c:pt idx="589">
                  <c:v>-7.8858699999999873</c:v>
                </c:pt>
                <c:pt idx="590">
                  <c:v>-7.8987679999999871</c:v>
                </c:pt>
                <c:pt idx="591">
                  <c:v>-7.9116719999999869</c:v>
                </c:pt>
                <c:pt idx="592">
                  <c:v>-7.9245759999999867</c:v>
                </c:pt>
                <c:pt idx="593">
                  <c:v>-7.937476999999987</c:v>
                </c:pt>
                <c:pt idx="594">
                  <c:v>-7.9503839999999872</c:v>
                </c:pt>
                <c:pt idx="595">
                  <c:v>-7.9643599999999877</c:v>
                </c:pt>
                <c:pt idx="596">
                  <c:v>-7.9772609999999879</c:v>
                </c:pt>
                <c:pt idx="597">
                  <c:v>-7.9912309999999875</c:v>
                </c:pt>
                <c:pt idx="598">
                  <c:v>-8.0041279999999873</c:v>
                </c:pt>
                <c:pt idx="599">
                  <c:v>-8.0181009999999873</c:v>
                </c:pt>
                <c:pt idx="600">
                  <c:v>-8.0320669999999872</c:v>
                </c:pt>
                <c:pt idx="601">
                  <c:v>-8.0460369999999877</c:v>
                </c:pt>
                <c:pt idx="602">
                  <c:v>-8.0589269999999882</c:v>
                </c:pt>
                <c:pt idx="603">
                  <c:v>-8.0728999999999882</c:v>
                </c:pt>
                <c:pt idx="604">
                  <c:v>-8.0868729999999882</c:v>
                </c:pt>
                <c:pt idx="605">
                  <c:v>-8.1008389999999881</c:v>
                </c:pt>
                <c:pt idx="606">
                  <c:v>-8.113736999999988</c:v>
                </c:pt>
                <c:pt idx="607">
                  <c:v>-8.1277029999999879</c:v>
                </c:pt>
                <c:pt idx="608">
                  <c:v>-8.1405969999999872</c:v>
                </c:pt>
                <c:pt idx="609">
                  <c:v>-8.1545699999999872</c:v>
                </c:pt>
                <c:pt idx="610">
                  <c:v>-8.1674639999999865</c:v>
                </c:pt>
                <c:pt idx="611">
                  <c:v>-8.1803579999999858</c:v>
                </c:pt>
                <c:pt idx="612">
                  <c:v>-8.1943309999999858</c:v>
                </c:pt>
                <c:pt idx="613">
                  <c:v>-8.2072349999999865</c:v>
                </c:pt>
                <c:pt idx="614">
                  <c:v>-8.2201359999999859</c:v>
                </c:pt>
                <c:pt idx="615">
                  <c:v>-8.2341059999999864</c:v>
                </c:pt>
                <c:pt idx="616">
                  <c:v>-8.2480799999999856</c:v>
                </c:pt>
                <c:pt idx="617">
                  <c:v>-8.2620569999999862</c:v>
                </c:pt>
                <c:pt idx="618">
                  <c:v>-8.2738929999999868</c:v>
                </c:pt>
                <c:pt idx="619">
                  <c:v>-8.2878659999999869</c:v>
                </c:pt>
                <c:pt idx="620">
                  <c:v>-8.3007629999999875</c:v>
                </c:pt>
                <c:pt idx="621">
                  <c:v>-8.3136629999999876</c:v>
                </c:pt>
                <c:pt idx="622">
                  <c:v>-8.327625999999988</c:v>
                </c:pt>
                <c:pt idx="623">
                  <c:v>-8.3405299999999887</c:v>
                </c:pt>
                <c:pt idx="624">
                  <c:v>-8.3544999999999892</c:v>
                </c:pt>
                <c:pt idx="625">
                  <c:v>-8.3684659999999891</c:v>
                </c:pt>
                <c:pt idx="626">
                  <c:v>-8.3813669999999885</c:v>
                </c:pt>
                <c:pt idx="627">
                  <c:v>-8.3932029999999891</c:v>
                </c:pt>
                <c:pt idx="628">
                  <c:v>-8.4060999999999897</c:v>
                </c:pt>
                <c:pt idx="629">
                  <c:v>-8.4190039999999904</c:v>
                </c:pt>
                <c:pt idx="630">
                  <c:v>-8.4319079999999911</c:v>
                </c:pt>
                <c:pt idx="631">
                  <c:v>-8.4437409999999904</c:v>
                </c:pt>
                <c:pt idx="632">
                  <c:v>-8.4577209999999905</c:v>
                </c:pt>
                <c:pt idx="633">
                  <c:v>-8.4706139999999905</c:v>
                </c:pt>
                <c:pt idx="634">
                  <c:v>-8.4835149999999899</c:v>
                </c:pt>
                <c:pt idx="635">
                  <c:v>-8.4974879999999899</c:v>
                </c:pt>
                <c:pt idx="636">
                  <c:v>-8.5114509999999903</c:v>
                </c:pt>
                <c:pt idx="637">
                  <c:v>-8.5243519999999897</c:v>
                </c:pt>
                <c:pt idx="638">
                  <c:v>-8.5372489999999903</c:v>
                </c:pt>
                <c:pt idx="639">
                  <c:v>-8.5501429999999896</c:v>
                </c:pt>
                <c:pt idx="640">
                  <c:v>-8.5619789999999902</c:v>
                </c:pt>
                <c:pt idx="641">
                  <c:v>-8.5759419999999906</c:v>
                </c:pt>
                <c:pt idx="642">
                  <c:v>-8.58884299999999</c:v>
                </c:pt>
                <c:pt idx="643">
                  <c:v>-8.6006759999999893</c:v>
                </c:pt>
                <c:pt idx="644">
                  <c:v>-8.6146459999999898</c:v>
                </c:pt>
                <c:pt idx="645">
                  <c:v>-8.6275399999999891</c:v>
                </c:pt>
                <c:pt idx="646">
                  <c:v>-8.6404369999999897</c:v>
                </c:pt>
                <c:pt idx="647">
                  <c:v>-8.6533409999999904</c:v>
                </c:pt>
                <c:pt idx="648">
                  <c:v>-8.6662449999999911</c:v>
                </c:pt>
                <c:pt idx="649">
                  <c:v>-8.6791489999999918</c:v>
                </c:pt>
                <c:pt idx="650">
                  <c:v>-8.6931289999999919</c:v>
                </c:pt>
                <c:pt idx="651">
                  <c:v>-8.7070989999999924</c:v>
                </c:pt>
                <c:pt idx="652">
                  <c:v>-8.7210689999999929</c:v>
                </c:pt>
                <c:pt idx="653">
                  <c:v>-8.7350419999999929</c:v>
                </c:pt>
                <c:pt idx="654">
                  <c:v>-8.7468709999999934</c:v>
                </c:pt>
                <c:pt idx="655">
                  <c:v>-8.7597649999999927</c:v>
                </c:pt>
                <c:pt idx="656">
                  <c:v>-8.7737279999999931</c:v>
                </c:pt>
                <c:pt idx="657">
                  <c:v>-8.7866289999999925</c:v>
                </c:pt>
                <c:pt idx="658">
                  <c:v>-8.7995259999999931</c:v>
                </c:pt>
                <c:pt idx="659">
                  <c:v>-8.8124299999999938</c:v>
                </c:pt>
                <c:pt idx="660">
                  <c:v>-8.8253339999999945</c:v>
                </c:pt>
                <c:pt idx="661">
                  <c:v>-8.8371669999999938</c:v>
                </c:pt>
                <c:pt idx="662">
                  <c:v>-8.8500709999999945</c:v>
                </c:pt>
                <c:pt idx="663">
                  <c:v>-8.8640339999999949</c:v>
                </c:pt>
                <c:pt idx="664">
                  <c:v>-8.8780069999999949</c:v>
                </c:pt>
                <c:pt idx="665">
                  <c:v>-8.8909039999999955</c:v>
                </c:pt>
                <c:pt idx="666">
                  <c:v>-8.9048699999999954</c:v>
                </c:pt>
                <c:pt idx="667">
                  <c:v>-8.9188429999999954</c:v>
                </c:pt>
                <c:pt idx="668">
                  <c:v>-8.9317439999999948</c:v>
                </c:pt>
                <c:pt idx="669">
                  <c:v>-8.9446529999999953</c:v>
                </c:pt>
                <c:pt idx="670">
                  <c:v>-8.9575539999999947</c:v>
                </c:pt>
                <c:pt idx="671">
                  <c:v>-8.9704579999999954</c:v>
                </c:pt>
                <c:pt idx="672">
                  <c:v>-8.9854919999999954</c:v>
                </c:pt>
                <c:pt idx="673">
                  <c:v>-8.9994719999999955</c:v>
                </c:pt>
                <c:pt idx="674">
                  <c:v>-9.0123759999999962</c:v>
                </c:pt>
                <c:pt idx="675">
                  <c:v>-9.0252799999999969</c:v>
                </c:pt>
                <c:pt idx="676">
                  <c:v>-9.0381869999999971</c:v>
                </c:pt>
                <c:pt idx="677">
                  <c:v>-9.0510909999999978</c:v>
                </c:pt>
                <c:pt idx="678">
                  <c:v>-9.0639849999999971</c:v>
                </c:pt>
                <c:pt idx="679">
                  <c:v>-9.0779579999999971</c:v>
                </c:pt>
                <c:pt idx="680">
                  <c:v>-9.0908619999999978</c:v>
                </c:pt>
                <c:pt idx="681">
                  <c:v>-9.1037659999999985</c:v>
                </c:pt>
                <c:pt idx="682">
                  <c:v>-9.1177319999999984</c:v>
                </c:pt>
                <c:pt idx="683">
                  <c:v>-9.1316949999999988</c:v>
                </c:pt>
                <c:pt idx="684">
                  <c:v>-9.1445919999999994</c:v>
                </c:pt>
                <c:pt idx="685">
                  <c:v>-9.1574960000000001</c:v>
                </c:pt>
                <c:pt idx="686">
                  <c:v>-9.171462</c:v>
                </c:pt>
                <c:pt idx="687">
                  <c:v>-9.1843559999999993</c:v>
                </c:pt>
                <c:pt idx="688">
                  <c:v>-9.1972469999999991</c:v>
                </c:pt>
                <c:pt idx="689">
                  <c:v>-9.2112169999999995</c:v>
                </c:pt>
                <c:pt idx="690">
                  <c:v>-9.2251829999999995</c:v>
                </c:pt>
                <c:pt idx="691">
                  <c:v>-9.2391629999999996</c:v>
                </c:pt>
                <c:pt idx="692">
                  <c:v>-9.2520600000000002</c:v>
                </c:pt>
                <c:pt idx="693">
                  <c:v>-9.2649570000000008</c:v>
                </c:pt>
                <c:pt idx="694">
                  <c:v>-9.2778610000000015</c:v>
                </c:pt>
                <c:pt idx="695">
                  <c:v>-9.2907620000000009</c:v>
                </c:pt>
                <c:pt idx="696">
                  <c:v>-9.3036590000000015</c:v>
                </c:pt>
                <c:pt idx="697">
                  <c:v>-9.3165630000000021</c:v>
                </c:pt>
                <c:pt idx="698">
                  <c:v>-9.3294670000000028</c:v>
                </c:pt>
                <c:pt idx="699">
                  <c:v>-9.3423640000000034</c:v>
                </c:pt>
                <c:pt idx="700">
                  <c:v>-9.3552650000000028</c:v>
                </c:pt>
                <c:pt idx="701">
                  <c:v>-9.3692420000000034</c:v>
                </c:pt>
                <c:pt idx="702">
                  <c:v>-9.3821460000000041</c:v>
                </c:pt>
                <c:pt idx="703">
                  <c:v>-9.3950430000000047</c:v>
                </c:pt>
                <c:pt idx="704">
                  <c:v>-9.4090060000000051</c:v>
                </c:pt>
                <c:pt idx="705">
                  <c:v>-9.4229790000000051</c:v>
                </c:pt>
                <c:pt idx="706">
                  <c:v>-9.4369520000000051</c:v>
                </c:pt>
                <c:pt idx="707">
                  <c:v>-9.4498460000000044</c:v>
                </c:pt>
                <c:pt idx="708">
                  <c:v>-9.4638120000000043</c:v>
                </c:pt>
                <c:pt idx="709">
                  <c:v>-9.4777850000000043</c:v>
                </c:pt>
                <c:pt idx="710">
                  <c:v>-9.4906860000000037</c:v>
                </c:pt>
                <c:pt idx="711">
                  <c:v>-9.5035870000000031</c:v>
                </c:pt>
                <c:pt idx="712">
                  <c:v>-9.517553000000003</c:v>
                </c:pt>
                <c:pt idx="713">
                  <c:v>-9.5315160000000034</c:v>
                </c:pt>
                <c:pt idx="714">
                  <c:v>-9.5444250000000039</c:v>
                </c:pt>
                <c:pt idx="715">
                  <c:v>-9.5573250000000041</c:v>
                </c:pt>
                <c:pt idx="716">
                  <c:v>-9.5702290000000048</c:v>
                </c:pt>
                <c:pt idx="717">
                  <c:v>-9.5831330000000055</c:v>
                </c:pt>
                <c:pt idx="718">
                  <c:v>-9.5960270000000047</c:v>
                </c:pt>
                <c:pt idx="719">
                  <c:v>-9.608921000000004</c:v>
                </c:pt>
                <c:pt idx="720">
                  <c:v>-9.6207540000000034</c:v>
                </c:pt>
                <c:pt idx="721">
                  <c:v>-9.6336550000000027</c:v>
                </c:pt>
                <c:pt idx="722">
                  <c:v>-9.6465590000000034</c:v>
                </c:pt>
                <c:pt idx="723">
                  <c:v>-9.6594710000000035</c:v>
                </c:pt>
                <c:pt idx="724">
                  <c:v>-9.6723830000000035</c:v>
                </c:pt>
                <c:pt idx="725">
                  <c:v>-9.6863560000000035</c:v>
                </c:pt>
                <c:pt idx="726">
                  <c:v>-9.6981920000000041</c:v>
                </c:pt>
                <c:pt idx="727">
                  <c:v>-9.7121650000000042</c:v>
                </c:pt>
                <c:pt idx="728">
                  <c:v>-9.7250620000000048</c:v>
                </c:pt>
                <c:pt idx="729">
                  <c:v>-9.7390280000000047</c:v>
                </c:pt>
                <c:pt idx="730">
                  <c:v>-9.7529940000000046</c:v>
                </c:pt>
                <c:pt idx="731">
                  <c:v>-9.7669600000000045</c:v>
                </c:pt>
                <c:pt idx="732">
                  <c:v>-9.780930000000005</c:v>
                </c:pt>
                <c:pt idx="733">
                  <c:v>-9.7949100000000051</c:v>
                </c:pt>
                <c:pt idx="734">
                  <c:v>-9.8078070000000057</c:v>
                </c:pt>
                <c:pt idx="735">
                  <c:v>-9.8217730000000056</c:v>
                </c:pt>
                <c:pt idx="736">
                  <c:v>-9.8346770000000063</c:v>
                </c:pt>
                <c:pt idx="737">
                  <c:v>-9.8475710000000056</c:v>
                </c:pt>
                <c:pt idx="738">
                  <c:v>-9.8604710000000058</c:v>
                </c:pt>
                <c:pt idx="739">
                  <c:v>-9.8744340000000062</c:v>
                </c:pt>
                <c:pt idx="740">
                  <c:v>-9.8884070000000062</c:v>
                </c:pt>
                <c:pt idx="741">
                  <c:v>-9.9023600000000069</c:v>
                </c:pt>
                <c:pt idx="742">
                  <c:v>-9.9163260000000069</c:v>
                </c:pt>
                <c:pt idx="743">
                  <c:v>-9.9292300000000075</c:v>
                </c:pt>
                <c:pt idx="744">
                  <c:v>-9.9421240000000068</c:v>
                </c:pt>
                <c:pt idx="745">
                  <c:v>-9.9550180000000061</c:v>
                </c:pt>
                <c:pt idx="746">
                  <c:v>-9.9689940000000057</c:v>
                </c:pt>
                <c:pt idx="747">
                  <c:v>-9.9818940000000058</c:v>
                </c:pt>
                <c:pt idx="748">
                  <c:v>-9.9958670000000058</c:v>
                </c:pt>
                <c:pt idx="749">
                  <c:v>-10.008761000000005</c:v>
                </c:pt>
                <c:pt idx="750">
                  <c:v>-10.022731000000006</c:v>
                </c:pt>
                <c:pt idx="751">
                  <c:v>-10.036697000000006</c:v>
                </c:pt>
                <c:pt idx="752">
                  <c:v>-10.050670000000006</c:v>
                </c:pt>
                <c:pt idx="753">
                  <c:v>-10.064640000000006</c:v>
                </c:pt>
                <c:pt idx="754">
                  <c:v>-10.078600000000007</c:v>
                </c:pt>
                <c:pt idx="755">
                  <c:v>-10.092573000000007</c:v>
                </c:pt>
                <c:pt idx="756">
                  <c:v>-10.106542000000006</c:v>
                </c:pt>
                <c:pt idx="757">
                  <c:v>-10.120515000000006</c:v>
                </c:pt>
                <c:pt idx="758">
                  <c:v>-10.134488000000006</c:v>
                </c:pt>
                <c:pt idx="759">
                  <c:v>-10.148461000000006</c:v>
                </c:pt>
                <c:pt idx="760">
                  <c:v>-10.162427000000006</c:v>
                </c:pt>
                <c:pt idx="761">
                  <c:v>-10.176390000000007</c:v>
                </c:pt>
                <c:pt idx="762">
                  <c:v>-10.190366000000006</c:v>
                </c:pt>
                <c:pt idx="763">
                  <c:v>-10.204339000000006</c:v>
                </c:pt>
                <c:pt idx="764">
                  <c:v>-10.217246000000006</c:v>
                </c:pt>
                <c:pt idx="765">
                  <c:v>-10.231209000000007</c:v>
                </c:pt>
                <c:pt idx="766">
                  <c:v>-10.244103000000006</c:v>
                </c:pt>
                <c:pt idx="767">
                  <c:v>-10.256997000000005</c:v>
                </c:pt>
                <c:pt idx="768">
                  <c:v>-10.269901000000006</c:v>
                </c:pt>
                <c:pt idx="769">
                  <c:v>-10.282805000000007</c:v>
                </c:pt>
                <c:pt idx="770">
                  <c:v>-10.296778000000007</c:v>
                </c:pt>
                <c:pt idx="771">
                  <c:v>-10.310744000000007</c:v>
                </c:pt>
                <c:pt idx="772">
                  <c:v>-10.324714000000007</c:v>
                </c:pt>
                <c:pt idx="773">
                  <c:v>-10.338683000000007</c:v>
                </c:pt>
                <c:pt idx="774">
                  <c:v>-10.351577000000006</c:v>
                </c:pt>
                <c:pt idx="775">
                  <c:v>-10.365547000000007</c:v>
                </c:pt>
                <c:pt idx="776">
                  <c:v>-10.379520000000007</c:v>
                </c:pt>
                <c:pt idx="777">
                  <c:v>-10.392417000000007</c:v>
                </c:pt>
                <c:pt idx="778">
                  <c:v>-10.405314000000008</c:v>
                </c:pt>
                <c:pt idx="779">
                  <c:v>-10.419277000000008</c:v>
                </c:pt>
                <c:pt idx="780">
                  <c:v>-10.433247000000009</c:v>
                </c:pt>
                <c:pt idx="781">
                  <c:v>-10.445083000000009</c:v>
                </c:pt>
                <c:pt idx="782">
                  <c:v>-10.457990000000009</c:v>
                </c:pt>
                <c:pt idx="783">
                  <c:v>-10.471956000000009</c:v>
                </c:pt>
                <c:pt idx="784">
                  <c:v>-10.48377800000001</c:v>
                </c:pt>
                <c:pt idx="785">
                  <c:v>-10.49774800000001</c:v>
                </c:pt>
                <c:pt idx="786">
                  <c:v>-10.510652000000011</c:v>
                </c:pt>
                <c:pt idx="787">
                  <c:v>-10.524625000000011</c:v>
                </c:pt>
                <c:pt idx="788">
                  <c:v>-10.538591000000011</c:v>
                </c:pt>
                <c:pt idx="789">
                  <c:v>-10.552561000000011</c:v>
                </c:pt>
                <c:pt idx="790">
                  <c:v>-10.566537000000011</c:v>
                </c:pt>
                <c:pt idx="791">
                  <c:v>-10.579441000000012</c:v>
                </c:pt>
                <c:pt idx="792">
                  <c:v>-10.592335000000011</c:v>
                </c:pt>
                <c:pt idx="793">
                  <c:v>-10.606298000000011</c:v>
                </c:pt>
                <c:pt idx="794">
                  <c:v>-10.620268000000012</c:v>
                </c:pt>
                <c:pt idx="795">
                  <c:v>-10.634235000000011</c:v>
                </c:pt>
                <c:pt idx="796">
                  <c:v>-10.647126000000011</c:v>
                </c:pt>
                <c:pt idx="797">
                  <c:v>-10.661092000000011</c:v>
                </c:pt>
                <c:pt idx="798">
                  <c:v>-10.673996000000011</c:v>
                </c:pt>
                <c:pt idx="799">
                  <c:v>-10.687962000000011</c:v>
                </c:pt>
                <c:pt idx="800">
                  <c:v>-10.700863000000011</c:v>
                </c:pt>
                <c:pt idx="801">
                  <c:v>-10.71376400000001</c:v>
                </c:pt>
                <c:pt idx="802">
                  <c:v>-10.72773700000001</c:v>
                </c:pt>
                <c:pt idx="803">
                  <c:v>-10.74171000000001</c:v>
                </c:pt>
                <c:pt idx="804">
                  <c:v>-10.75567300000001</c:v>
                </c:pt>
                <c:pt idx="805">
                  <c:v>-10.76857400000001</c:v>
                </c:pt>
                <c:pt idx="806">
                  <c:v>-10.781468000000009</c:v>
                </c:pt>
                <c:pt idx="807">
                  <c:v>-10.79542600000001</c:v>
                </c:pt>
                <c:pt idx="808">
                  <c:v>-10.80832300000001</c:v>
                </c:pt>
                <c:pt idx="809">
                  <c:v>-10.82229600000001</c:v>
                </c:pt>
                <c:pt idx="810">
                  <c:v>-10.83626900000001</c:v>
                </c:pt>
                <c:pt idx="811">
                  <c:v>-10.85023800000001</c:v>
                </c:pt>
                <c:pt idx="812">
                  <c:v>-10.86526900000001</c:v>
                </c:pt>
                <c:pt idx="813">
                  <c:v>-10.87817000000001</c:v>
                </c:pt>
                <c:pt idx="814">
                  <c:v>-10.89001600000001</c:v>
                </c:pt>
                <c:pt idx="815">
                  <c:v>-10.902920000000011</c:v>
                </c:pt>
                <c:pt idx="816">
                  <c:v>-10.915824000000011</c:v>
                </c:pt>
                <c:pt idx="817">
                  <c:v>-10.928731000000012</c:v>
                </c:pt>
                <c:pt idx="818">
                  <c:v>-10.942711000000012</c:v>
                </c:pt>
                <c:pt idx="819">
                  <c:v>-10.956680000000011</c:v>
                </c:pt>
                <c:pt idx="820">
                  <c:v>-10.970638000000012</c:v>
                </c:pt>
                <c:pt idx="821">
                  <c:v>-10.984604000000012</c:v>
                </c:pt>
                <c:pt idx="822">
                  <c:v>-10.997505000000011</c:v>
                </c:pt>
                <c:pt idx="823">
                  <c:v>-11.011481000000011</c:v>
                </c:pt>
                <c:pt idx="824">
                  <c:v>-11.025451000000011</c:v>
                </c:pt>
                <c:pt idx="825">
                  <c:v>-11.039431000000011</c:v>
                </c:pt>
                <c:pt idx="826">
                  <c:v>-11.054465000000011</c:v>
                </c:pt>
                <c:pt idx="827">
                  <c:v>-11.068435000000012</c:v>
                </c:pt>
                <c:pt idx="828">
                  <c:v>-11.082408000000012</c:v>
                </c:pt>
                <c:pt idx="829">
                  <c:v>-11.096381000000012</c:v>
                </c:pt>
                <c:pt idx="830">
                  <c:v>-11.109275000000011</c:v>
                </c:pt>
                <c:pt idx="831">
                  <c:v>-11.122182000000011</c:v>
                </c:pt>
                <c:pt idx="832">
                  <c:v>-11.13507600000001</c:v>
                </c:pt>
                <c:pt idx="833">
                  <c:v>-11.147980000000011</c:v>
                </c:pt>
                <c:pt idx="834">
                  <c:v>-11.161953000000011</c:v>
                </c:pt>
                <c:pt idx="835">
                  <c:v>-11.175916000000012</c:v>
                </c:pt>
                <c:pt idx="836">
                  <c:v>-11.188817000000011</c:v>
                </c:pt>
                <c:pt idx="837">
                  <c:v>-11.202787000000011</c:v>
                </c:pt>
                <c:pt idx="838">
                  <c:v>-11.215691000000012</c:v>
                </c:pt>
                <c:pt idx="839">
                  <c:v>-11.228588000000013</c:v>
                </c:pt>
                <c:pt idx="840">
                  <c:v>-11.241488000000013</c:v>
                </c:pt>
                <c:pt idx="841">
                  <c:v>-11.254392000000013</c:v>
                </c:pt>
                <c:pt idx="842">
                  <c:v>-11.267296000000014</c:v>
                </c:pt>
                <c:pt idx="843">
                  <c:v>-11.280193000000015</c:v>
                </c:pt>
                <c:pt idx="844">
                  <c:v>-11.293090000000015</c:v>
                </c:pt>
                <c:pt idx="845">
                  <c:v>-11.307056000000015</c:v>
                </c:pt>
                <c:pt idx="846">
                  <c:v>-11.321029000000015</c:v>
                </c:pt>
                <c:pt idx="847">
                  <c:v>-11.333926000000016</c:v>
                </c:pt>
                <c:pt idx="848">
                  <c:v>-11.347906000000016</c:v>
                </c:pt>
                <c:pt idx="849">
                  <c:v>-11.361879000000016</c:v>
                </c:pt>
                <c:pt idx="850">
                  <c:v>-11.374773000000015</c:v>
                </c:pt>
                <c:pt idx="851">
                  <c:v>-11.387670000000016</c:v>
                </c:pt>
                <c:pt idx="852">
                  <c:v>-11.400570000000016</c:v>
                </c:pt>
                <c:pt idx="853">
                  <c:v>-11.413474000000017</c:v>
                </c:pt>
                <c:pt idx="854">
                  <c:v>-11.427440000000017</c:v>
                </c:pt>
                <c:pt idx="855">
                  <c:v>-11.441406000000017</c:v>
                </c:pt>
                <c:pt idx="856">
                  <c:v>-11.455372000000017</c:v>
                </c:pt>
                <c:pt idx="857">
                  <c:v>-11.468276000000017</c:v>
                </c:pt>
                <c:pt idx="858">
                  <c:v>-11.481173000000018</c:v>
                </c:pt>
                <c:pt idx="859">
                  <c:v>-11.495143000000018</c:v>
                </c:pt>
                <c:pt idx="860">
                  <c:v>-11.509110000000017</c:v>
                </c:pt>
                <c:pt idx="861">
                  <c:v>-11.523080000000018</c:v>
                </c:pt>
                <c:pt idx="862">
                  <c:v>-11.535992000000018</c:v>
                </c:pt>
                <c:pt idx="863">
                  <c:v>-11.548889000000019</c:v>
                </c:pt>
                <c:pt idx="864">
                  <c:v>-11.561789000000019</c:v>
                </c:pt>
                <c:pt idx="865">
                  <c:v>-11.573618000000019</c:v>
                </c:pt>
                <c:pt idx="866">
                  <c:v>-11.586519000000019</c:v>
                </c:pt>
                <c:pt idx="867">
                  <c:v>-11.600485000000019</c:v>
                </c:pt>
                <c:pt idx="868">
                  <c:v>-11.614455000000019</c:v>
                </c:pt>
                <c:pt idx="869">
                  <c:v>-11.62734500000002</c:v>
                </c:pt>
                <c:pt idx="870">
                  <c:v>-11.640246000000019</c:v>
                </c:pt>
                <c:pt idx="871">
                  <c:v>-11.653140000000018</c:v>
                </c:pt>
                <c:pt idx="872">
                  <c:v>-11.666037000000019</c:v>
                </c:pt>
                <c:pt idx="873">
                  <c:v>-11.678934000000019</c:v>
                </c:pt>
                <c:pt idx="874">
                  <c:v>-11.691828000000019</c:v>
                </c:pt>
                <c:pt idx="875">
                  <c:v>-11.704729000000018</c:v>
                </c:pt>
                <c:pt idx="876">
                  <c:v>-11.718702000000018</c:v>
                </c:pt>
                <c:pt idx="877">
                  <c:v>-11.732665000000019</c:v>
                </c:pt>
                <c:pt idx="878">
                  <c:v>-11.745562000000019</c:v>
                </c:pt>
                <c:pt idx="879">
                  <c:v>-11.75953200000002</c:v>
                </c:pt>
                <c:pt idx="880">
                  <c:v>-11.77244400000002</c:v>
                </c:pt>
                <c:pt idx="881">
                  <c:v>-11.78534800000002</c:v>
                </c:pt>
                <c:pt idx="882">
                  <c:v>-11.79932100000002</c:v>
                </c:pt>
                <c:pt idx="883">
                  <c:v>-11.81328700000002</c:v>
                </c:pt>
                <c:pt idx="884">
                  <c:v>-11.826191000000021</c:v>
                </c:pt>
                <c:pt idx="885">
                  <c:v>-11.839088000000022</c:v>
                </c:pt>
                <c:pt idx="886">
                  <c:v>-11.851992000000022</c:v>
                </c:pt>
                <c:pt idx="887">
                  <c:v>-11.863825000000022</c:v>
                </c:pt>
                <c:pt idx="888">
                  <c:v>-11.877788000000022</c:v>
                </c:pt>
                <c:pt idx="889">
                  <c:v>-11.891751000000022</c:v>
                </c:pt>
                <c:pt idx="890">
                  <c:v>-11.905721000000023</c:v>
                </c:pt>
                <c:pt idx="891">
                  <c:v>-11.919687000000023</c:v>
                </c:pt>
                <c:pt idx="892">
                  <c:v>-11.933653000000023</c:v>
                </c:pt>
                <c:pt idx="893">
                  <c:v>-11.947626000000023</c:v>
                </c:pt>
                <c:pt idx="894">
                  <c:v>-11.961589000000023</c:v>
                </c:pt>
                <c:pt idx="895">
                  <c:v>-11.974486000000024</c:v>
                </c:pt>
                <c:pt idx="896">
                  <c:v>-11.988452000000024</c:v>
                </c:pt>
                <c:pt idx="897">
                  <c:v>-12.001353000000023</c:v>
                </c:pt>
                <c:pt idx="898">
                  <c:v>-12.015326000000023</c:v>
                </c:pt>
                <c:pt idx="899">
                  <c:v>-12.029302000000023</c:v>
                </c:pt>
                <c:pt idx="900">
                  <c:v>-12.042206000000023</c:v>
                </c:pt>
                <c:pt idx="901">
                  <c:v>-12.055103000000024</c:v>
                </c:pt>
                <c:pt idx="902">
                  <c:v>-12.068007000000025</c:v>
                </c:pt>
                <c:pt idx="903">
                  <c:v>-12.080911000000025</c:v>
                </c:pt>
                <c:pt idx="904">
                  <c:v>-12.094866000000025</c:v>
                </c:pt>
                <c:pt idx="905">
                  <c:v>-12.107763000000025</c:v>
                </c:pt>
                <c:pt idx="906">
                  <c:v>-12.120663000000025</c:v>
                </c:pt>
                <c:pt idx="907">
                  <c:v>-12.133560000000026</c:v>
                </c:pt>
                <c:pt idx="908">
                  <c:v>-12.146461000000025</c:v>
                </c:pt>
                <c:pt idx="909">
                  <c:v>-12.160434000000025</c:v>
                </c:pt>
                <c:pt idx="910">
                  <c:v>-12.173331000000026</c:v>
                </c:pt>
                <c:pt idx="911">
                  <c:v>-12.186225000000025</c:v>
                </c:pt>
                <c:pt idx="912">
                  <c:v>-12.200195000000026</c:v>
                </c:pt>
                <c:pt idx="913">
                  <c:v>-12.213101000000025</c:v>
                </c:pt>
                <c:pt idx="914">
                  <c:v>-12.225998000000025</c:v>
                </c:pt>
                <c:pt idx="915">
                  <c:v>-12.238902000000026</c:v>
                </c:pt>
                <c:pt idx="916">
                  <c:v>-12.251796000000025</c:v>
                </c:pt>
                <c:pt idx="917">
                  <c:v>-12.265769000000025</c:v>
                </c:pt>
                <c:pt idx="918">
                  <c:v>-12.278666000000026</c:v>
                </c:pt>
                <c:pt idx="919">
                  <c:v>-12.292636000000027</c:v>
                </c:pt>
                <c:pt idx="920">
                  <c:v>-12.305534000000026</c:v>
                </c:pt>
                <c:pt idx="921">
                  <c:v>-12.318438000000027</c:v>
                </c:pt>
                <c:pt idx="922">
                  <c:v>-12.332411000000027</c:v>
                </c:pt>
                <c:pt idx="923">
                  <c:v>-12.346380000000027</c:v>
                </c:pt>
                <c:pt idx="924">
                  <c:v>-12.359277000000027</c:v>
                </c:pt>
                <c:pt idx="925">
                  <c:v>-12.373246000000027</c:v>
                </c:pt>
                <c:pt idx="926">
                  <c:v>-12.387212000000027</c:v>
                </c:pt>
                <c:pt idx="927">
                  <c:v>-12.400116000000027</c:v>
                </c:pt>
                <c:pt idx="928">
                  <c:v>-12.414079000000028</c:v>
                </c:pt>
                <c:pt idx="929">
                  <c:v>-12.426976000000028</c:v>
                </c:pt>
                <c:pt idx="930">
                  <c:v>-12.439877000000028</c:v>
                </c:pt>
                <c:pt idx="931">
                  <c:v>-12.452771000000027</c:v>
                </c:pt>
                <c:pt idx="932">
                  <c:v>-12.466748000000027</c:v>
                </c:pt>
                <c:pt idx="933">
                  <c:v>-12.480706000000028</c:v>
                </c:pt>
                <c:pt idx="934">
                  <c:v>-12.493610000000029</c:v>
                </c:pt>
                <c:pt idx="935">
                  <c:v>-12.507583000000029</c:v>
                </c:pt>
                <c:pt idx="936">
                  <c:v>-12.521552000000028</c:v>
                </c:pt>
                <c:pt idx="937">
                  <c:v>-12.535518000000028</c:v>
                </c:pt>
                <c:pt idx="938">
                  <c:v>-12.548425000000028</c:v>
                </c:pt>
                <c:pt idx="939">
                  <c:v>-12.561325000000028</c:v>
                </c:pt>
                <c:pt idx="940">
                  <c:v>-12.575298000000029</c:v>
                </c:pt>
                <c:pt idx="941">
                  <c:v>-12.588195000000029</c:v>
                </c:pt>
                <c:pt idx="942">
                  <c:v>-12.602161000000029</c:v>
                </c:pt>
                <c:pt idx="943">
                  <c:v>-12.616134000000029</c:v>
                </c:pt>
                <c:pt idx="944">
                  <c:v>-12.630100000000029</c:v>
                </c:pt>
                <c:pt idx="945">
                  <c:v>-12.644066000000029</c:v>
                </c:pt>
                <c:pt idx="946">
                  <c:v>-12.656960000000028</c:v>
                </c:pt>
                <c:pt idx="947">
                  <c:v>-12.669854000000027</c:v>
                </c:pt>
                <c:pt idx="948">
                  <c:v>-12.683824000000028</c:v>
                </c:pt>
                <c:pt idx="949">
                  <c:v>-12.697787000000028</c:v>
                </c:pt>
                <c:pt idx="950">
                  <c:v>-12.711756000000028</c:v>
                </c:pt>
                <c:pt idx="951">
                  <c:v>-12.725726000000028</c:v>
                </c:pt>
                <c:pt idx="952">
                  <c:v>-12.738623000000029</c:v>
                </c:pt>
                <c:pt idx="953">
                  <c:v>-12.75152700000003</c:v>
                </c:pt>
                <c:pt idx="954">
                  <c:v>-12.76550000000003</c:v>
                </c:pt>
                <c:pt idx="955">
                  <c:v>-12.77839700000003</c:v>
                </c:pt>
                <c:pt idx="956">
                  <c:v>-12.791291000000029</c:v>
                </c:pt>
                <c:pt idx="957">
                  <c:v>-12.80526400000003</c:v>
                </c:pt>
                <c:pt idx="958">
                  <c:v>-12.819230000000029</c:v>
                </c:pt>
                <c:pt idx="959">
                  <c:v>-12.833196000000029</c:v>
                </c:pt>
                <c:pt idx="960">
                  <c:v>-12.84716600000003</c:v>
                </c:pt>
                <c:pt idx="961">
                  <c:v>-12.86112900000003</c:v>
                </c:pt>
                <c:pt idx="962">
                  <c:v>-12.874026000000031</c:v>
                </c:pt>
                <c:pt idx="963">
                  <c:v>-12.886917000000031</c:v>
                </c:pt>
                <c:pt idx="964">
                  <c:v>-12.900880000000031</c:v>
                </c:pt>
                <c:pt idx="965">
                  <c:v>-12.914846000000031</c:v>
                </c:pt>
                <c:pt idx="966">
                  <c:v>-12.927743000000032</c:v>
                </c:pt>
                <c:pt idx="967">
                  <c:v>-12.941709000000031</c:v>
                </c:pt>
                <c:pt idx="968">
                  <c:v>-12.954613000000032</c:v>
                </c:pt>
                <c:pt idx="969">
                  <c:v>-12.967525000000032</c:v>
                </c:pt>
                <c:pt idx="970">
                  <c:v>-12.981498000000032</c:v>
                </c:pt>
                <c:pt idx="971">
                  <c:v>-12.996542000000032</c:v>
                </c:pt>
                <c:pt idx="972">
                  <c:v>-13.010515000000032</c:v>
                </c:pt>
                <c:pt idx="973">
                  <c:v>-13.024478000000032</c:v>
                </c:pt>
                <c:pt idx="974">
                  <c:v>-13.037368000000033</c:v>
                </c:pt>
                <c:pt idx="975">
                  <c:v>-13.050265000000033</c:v>
                </c:pt>
                <c:pt idx="976">
                  <c:v>-13.063169000000034</c:v>
                </c:pt>
                <c:pt idx="977">
                  <c:v>-13.075001000000034</c:v>
                </c:pt>
                <c:pt idx="978">
                  <c:v>-13.087913000000034</c:v>
                </c:pt>
                <c:pt idx="979">
                  <c:v>-13.100810000000035</c:v>
                </c:pt>
                <c:pt idx="980">
                  <c:v>-13.112639000000035</c:v>
                </c:pt>
                <c:pt idx="981">
                  <c:v>-13.126609000000036</c:v>
                </c:pt>
                <c:pt idx="982">
                  <c:v>-13.139506000000036</c:v>
                </c:pt>
                <c:pt idx="983">
                  <c:v>-13.152407000000036</c:v>
                </c:pt>
                <c:pt idx="984">
                  <c:v>-13.166373000000036</c:v>
                </c:pt>
                <c:pt idx="985">
                  <c:v>-13.179273000000036</c:v>
                </c:pt>
                <c:pt idx="986">
                  <c:v>-13.192160000000035</c:v>
                </c:pt>
                <c:pt idx="987">
                  <c:v>-13.206123000000035</c:v>
                </c:pt>
                <c:pt idx="988">
                  <c:v>-13.219020000000036</c:v>
                </c:pt>
                <c:pt idx="989">
                  <c:v>-13.231924000000037</c:v>
                </c:pt>
                <c:pt idx="990">
                  <c:v>-13.244824000000037</c:v>
                </c:pt>
                <c:pt idx="991">
                  <c:v>-13.257721000000037</c:v>
                </c:pt>
                <c:pt idx="992">
                  <c:v>-13.271697000000037</c:v>
                </c:pt>
                <c:pt idx="993">
                  <c:v>-13.284601000000038</c:v>
                </c:pt>
                <c:pt idx="994">
                  <c:v>-13.298570000000037</c:v>
                </c:pt>
                <c:pt idx="995">
                  <c:v>-13.312543000000037</c:v>
                </c:pt>
                <c:pt idx="996">
                  <c:v>-13.326516000000037</c:v>
                </c:pt>
                <c:pt idx="997">
                  <c:v>-13.340489000000037</c:v>
                </c:pt>
                <c:pt idx="998">
                  <c:v>-13.353386000000038</c:v>
                </c:pt>
                <c:pt idx="999">
                  <c:v>-13.366290000000038</c:v>
                </c:pt>
                <c:pt idx="1000">
                  <c:v>-13.379194000000039</c:v>
                </c:pt>
                <c:pt idx="1001">
                  <c:v>-13.39209100000004</c:v>
                </c:pt>
                <c:pt idx="1002">
                  <c:v>-13.40499500000004</c:v>
                </c:pt>
                <c:pt idx="1003">
                  <c:v>-13.417895000000041</c:v>
                </c:pt>
                <c:pt idx="1004">
                  <c:v>-13.430792000000041</c:v>
                </c:pt>
                <c:pt idx="1005">
                  <c:v>-13.444761000000041</c:v>
                </c:pt>
                <c:pt idx="1006">
                  <c:v>-13.458734000000041</c:v>
                </c:pt>
                <c:pt idx="1007">
                  <c:v>-13.47163500000004</c:v>
                </c:pt>
                <c:pt idx="1008">
                  <c:v>-13.484536000000039</c:v>
                </c:pt>
                <c:pt idx="1009">
                  <c:v>-13.497437000000039</c:v>
                </c:pt>
                <c:pt idx="1010">
                  <c:v>-13.511410000000039</c:v>
                </c:pt>
                <c:pt idx="1011">
                  <c:v>-13.525376000000039</c:v>
                </c:pt>
                <c:pt idx="1012">
                  <c:v>-13.539342000000039</c:v>
                </c:pt>
                <c:pt idx="1013">
                  <c:v>-13.553251000000039</c:v>
                </c:pt>
                <c:pt idx="1014">
                  <c:v>-13.567050000000039</c:v>
                </c:pt>
                <c:pt idx="1015">
                  <c:v>-13.580997000000039</c:v>
                </c:pt>
                <c:pt idx="1016">
                  <c:v>-13.59397200000004</c:v>
                </c:pt>
                <c:pt idx="1017">
                  <c:v>-13.608017000000039</c:v>
                </c:pt>
                <c:pt idx="1018">
                  <c:v>-13.619902000000039</c:v>
                </c:pt>
                <c:pt idx="1019">
                  <c:v>-13.632838000000039</c:v>
                </c:pt>
                <c:pt idx="1020">
                  <c:v>-13.645750000000039</c:v>
                </c:pt>
                <c:pt idx="1021">
                  <c:v>-13.659727000000039</c:v>
                </c:pt>
                <c:pt idx="1022">
                  <c:v>-13.67263100000004</c:v>
                </c:pt>
                <c:pt idx="1023">
                  <c:v>-13.686607000000039</c:v>
                </c:pt>
                <c:pt idx="1024">
                  <c:v>-13.69951100000004</c:v>
                </c:pt>
                <c:pt idx="1025">
                  <c:v>-13.713481000000041</c:v>
                </c:pt>
                <c:pt idx="1026">
                  <c:v>-13.72638200000004</c:v>
                </c:pt>
                <c:pt idx="1027">
                  <c:v>-13.739283000000039</c:v>
                </c:pt>
                <c:pt idx="1028">
                  <c:v>-13.75218700000004</c:v>
                </c:pt>
                <c:pt idx="1029">
                  <c:v>-13.766150000000041</c:v>
                </c:pt>
                <c:pt idx="1030">
                  <c:v>-13.779047000000041</c:v>
                </c:pt>
                <c:pt idx="1031">
                  <c:v>-13.791947000000041</c:v>
                </c:pt>
                <c:pt idx="1032">
                  <c:v>-13.804848000000041</c:v>
                </c:pt>
                <c:pt idx="1033">
                  <c:v>-13.817752000000041</c:v>
                </c:pt>
                <c:pt idx="1034">
                  <c:v>-13.830649000000042</c:v>
                </c:pt>
                <c:pt idx="1035">
                  <c:v>-13.843556000000042</c:v>
                </c:pt>
                <c:pt idx="1036">
                  <c:v>-13.857526000000043</c:v>
                </c:pt>
                <c:pt idx="1037">
                  <c:v>-13.870427000000042</c:v>
                </c:pt>
                <c:pt idx="1038">
                  <c:v>-13.884396000000041</c:v>
                </c:pt>
                <c:pt idx="1039">
                  <c:v>-13.897293000000042</c:v>
                </c:pt>
                <c:pt idx="1040">
                  <c:v>-13.911248000000041</c:v>
                </c:pt>
                <c:pt idx="1041">
                  <c:v>-13.925218000000042</c:v>
                </c:pt>
                <c:pt idx="1042">
                  <c:v>-13.940262000000041</c:v>
                </c:pt>
                <c:pt idx="1043">
                  <c:v>-13.953163000000041</c:v>
                </c:pt>
                <c:pt idx="1044">
                  <c:v>-13.967133000000041</c:v>
                </c:pt>
                <c:pt idx="1045">
                  <c:v>-13.980040000000042</c:v>
                </c:pt>
                <c:pt idx="1046">
                  <c:v>-13.992944000000042</c:v>
                </c:pt>
                <c:pt idx="1047">
                  <c:v>-14.005845000000042</c:v>
                </c:pt>
                <c:pt idx="1048">
                  <c:v>-14.018746000000041</c:v>
                </c:pt>
                <c:pt idx="1049">
                  <c:v>-14.03164000000004</c:v>
                </c:pt>
                <c:pt idx="1050">
                  <c:v>-14.044544000000041</c:v>
                </c:pt>
                <c:pt idx="1051">
                  <c:v>-14.058510000000041</c:v>
                </c:pt>
                <c:pt idx="1052">
                  <c:v>-14.071424000000041</c:v>
                </c:pt>
                <c:pt idx="1053">
                  <c:v>-14.085397000000041</c:v>
                </c:pt>
                <c:pt idx="1054">
                  <c:v>-14.099367000000042</c:v>
                </c:pt>
                <c:pt idx="1055">
                  <c:v>-14.113327000000043</c:v>
                </c:pt>
                <c:pt idx="1056">
                  <c:v>-14.126227000000043</c:v>
                </c:pt>
                <c:pt idx="1057">
                  <c:v>-14.140197000000043</c:v>
                </c:pt>
                <c:pt idx="1058">
                  <c:v>-14.153098000000043</c:v>
                </c:pt>
                <c:pt idx="1059">
                  <c:v>-14.167074000000042</c:v>
                </c:pt>
                <c:pt idx="1060">
                  <c:v>-14.179975000000042</c:v>
                </c:pt>
                <c:pt idx="1061">
                  <c:v>-14.193945000000042</c:v>
                </c:pt>
                <c:pt idx="1062">
                  <c:v>-14.207911000000042</c:v>
                </c:pt>
                <c:pt idx="1063">
                  <c:v>-14.220812000000041</c:v>
                </c:pt>
                <c:pt idx="1064">
                  <c:v>-14.233716000000042</c:v>
                </c:pt>
                <c:pt idx="1065">
                  <c:v>-14.246620000000043</c:v>
                </c:pt>
                <c:pt idx="1066">
                  <c:v>-14.260589000000042</c:v>
                </c:pt>
                <c:pt idx="1067">
                  <c:v>-14.273486000000043</c:v>
                </c:pt>
                <c:pt idx="1068">
                  <c:v>-14.287459000000043</c:v>
                </c:pt>
                <c:pt idx="1069">
                  <c:v>-14.300363000000043</c:v>
                </c:pt>
                <c:pt idx="1070">
                  <c:v>-14.313260000000044</c:v>
                </c:pt>
                <c:pt idx="1071">
                  <c:v>-14.327233000000044</c:v>
                </c:pt>
                <c:pt idx="1072">
                  <c:v>-14.340137000000045</c:v>
                </c:pt>
                <c:pt idx="1073">
                  <c:v>-14.354092000000044</c:v>
                </c:pt>
                <c:pt idx="1074">
                  <c:v>-14.368055000000044</c:v>
                </c:pt>
                <c:pt idx="1075">
                  <c:v>-14.382018000000045</c:v>
                </c:pt>
                <c:pt idx="1076">
                  <c:v>-14.395988000000045</c:v>
                </c:pt>
                <c:pt idx="1077">
                  <c:v>-14.409951000000046</c:v>
                </c:pt>
                <c:pt idx="1078">
                  <c:v>-14.423914000000046</c:v>
                </c:pt>
                <c:pt idx="1079">
                  <c:v>-14.437880000000046</c:v>
                </c:pt>
                <c:pt idx="1080">
                  <c:v>-14.451860000000046</c:v>
                </c:pt>
                <c:pt idx="1081">
                  <c:v>-14.465840000000046</c:v>
                </c:pt>
                <c:pt idx="1082">
                  <c:v>-14.479813000000046</c:v>
                </c:pt>
                <c:pt idx="1083">
                  <c:v>-14.493786000000046</c:v>
                </c:pt>
                <c:pt idx="1084">
                  <c:v>-14.507749000000047</c:v>
                </c:pt>
                <c:pt idx="1085">
                  <c:v>-14.521712000000047</c:v>
                </c:pt>
                <c:pt idx="1086">
                  <c:v>-14.534606000000046</c:v>
                </c:pt>
                <c:pt idx="1087">
                  <c:v>-14.548575000000046</c:v>
                </c:pt>
                <c:pt idx="1088">
                  <c:v>-14.562541000000046</c:v>
                </c:pt>
                <c:pt idx="1089">
                  <c:v>-14.575435000000045</c:v>
                </c:pt>
                <c:pt idx="1090">
                  <c:v>-14.589408000000045</c:v>
                </c:pt>
                <c:pt idx="1091">
                  <c:v>-14.603371000000045</c:v>
                </c:pt>
                <c:pt idx="1092">
                  <c:v>-14.616258000000045</c:v>
                </c:pt>
                <c:pt idx="1093">
                  <c:v>-14.629162000000045</c:v>
                </c:pt>
                <c:pt idx="1094">
                  <c:v>-14.642071000000046</c:v>
                </c:pt>
                <c:pt idx="1095">
                  <c:v>-14.654975000000046</c:v>
                </c:pt>
                <c:pt idx="1096">
                  <c:v>-14.667887000000047</c:v>
                </c:pt>
                <c:pt idx="1097">
                  <c:v>-14.681850000000047</c:v>
                </c:pt>
                <c:pt idx="1098">
                  <c:v>-14.694751000000046</c:v>
                </c:pt>
                <c:pt idx="1099">
                  <c:v>-14.707655000000047</c:v>
                </c:pt>
                <c:pt idx="1100">
                  <c:v>-14.720556000000046</c:v>
                </c:pt>
                <c:pt idx="1101">
                  <c:v>-14.732389000000046</c:v>
                </c:pt>
                <c:pt idx="1102">
                  <c:v>-14.745298000000046</c:v>
                </c:pt>
                <c:pt idx="1103">
                  <c:v>-14.759271000000046</c:v>
                </c:pt>
                <c:pt idx="1104">
                  <c:v>-14.773244000000046</c:v>
                </c:pt>
                <c:pt idx="1105">
                  <c:v>-14.787207000000047</c:v>
                </c:pt>
                <c:pt idx="1106">
                  <c:v>-14.801180000000047</c:v>
                </c:pt>
                <c:pt idx="1107">
                  <c:v>-14.815160000000047</c:v>
                </c:pt>
                <c:pt idx="1108">
                  <c:v>-14.828054000000046</c:v>
                </c:pt>
                <c:pt idx="1109">
                  <c:v>-14.842024000000047</c:v>
                </c:pt>
                <c:pt idx="1110">
                  <c:v>-14.855994000000047</c:v>
                </c:pt>
                <c:pt idx="1111">
                  <c:v>-14.868895000000046</c:v>
                </c:pt>
                <c:pt idx="1112">
                  <c:v>-14.882864000000046</c:v>
                </c:pt>
                <c:pt idx="1113">
                  <c:v>-14.896830000000046</c:v>
                </c:pt>
                <c:pt idx="1114">
                  <c:v>-14.910803000000046</c:v>
                </c:pt>
                <c:pt idx="1115">
                  <c:v>-14.924776000000046</c:v>
                </c:pt>
                <c:pt idx="1116">
                  <c:v>-14.938746000000046</c:v>
                </c:pt>
                <c:pt idx="1117">
                  <c:v>-14.951650000000047</c:v>
                </c:pt>
                <c:pt idx="1118">
                  <c:v>-14.964557000000047</c:v>
                </c:pt>
                <c:pt idx="1119">
                  <c:v>-14.978537000000047</c:v>
                </c:pt>
                <c:pt idx="1120">
                  <c:v>-14.992510000000047</c:v>
                </c:pt>
                <c:pt idx="1121">
                  <c:v>-15.005407000000048</c:v>
                </c:pt>
                <c:pt idx="1122">
                  <c:v>-15.018304000000049</c:v>
                </c:pt>
                <c:pt idx="1123">
                  <c:v>-15.032267000000049</c:v>
                </c:pt>
                <c:pt idx="1124">
                  <c:v>-15.045161000000048</c:v>
                </c:pt>
                <c:pt idx="1125">
                  <c:v>-15.059127000000048</c:v>
                </c:pt>
                <c:pt idx="1126">
                  <c:v>-15.072028000000047</c:v>
                </c:pt>
                <c:pt idx="1127">
                  <c:v>-15.084963000000048</c:v>
                </c:pt>
                <c:pt idx="1128">
                  <c:v>-15.099067000000048</c:v>
                </c:pt>
                <c:pt idx="1129">
                  <c:v>-15.113008000000049</c:v>
                </c:pt>
                <c:pt idx="1130">
                  <c:v>-15.125840000000048</c:v>
                </c:pt>
                <c:pt idx="1131">
                  <c:v>-15.138689000000047</c:v>
                </c:pt>
                <c:pt idx="1132">
                  <c:v>-15.152644000000047</c:v>
                </c:pt>
              </c:numCache>
            </c:numRef>
          </c:val>
          <c:smooth val="0"/>
          <c:extLst>
            <c:ext xmlns:c16="http://schemas.microsoft.com/office/drawing/2014/chart" uri="{C3380CC4-5D6E-409C-BE32-E72D297353CC}">
              <c16:uniqueId val="{00000002-AFF4-4CC4-AFC9-BD32C8024584}"/>
            </c:ext>
          </c:extLst>
        </c:ser>
        <c:dLbls>
          <c:showLegendKey val="0"/>
          <c:showVal val="0"/>
          <c:showCatName val="0"/>
          <c:showSerName val="0"/>
          <c:showPercent val="0"/>
          <c:showBubbleSize val="0"/>
        </c:dLbls>
        <c:smooth val="0"/>
        <c:axId val="931686088"/>
        <c:axId val="931688056"/>
      </c:lineChart>
      <c:catAx>
        <c:axId val="931686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8056"/>
        <c:crosses val="autoZero"/>
        <c:auto val="1"/>
        <c:lblAlgn val="ctr"/>
        <c:lblOffset val="100"/>
        <c:noMultiLvlLbl val="0"/>
      </c:catAx>
      <c:valAx>
        <c:axId val="931688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60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After</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Gyro!$X$1</c:f>
              <c:strCache>
                <c:ptCount val="1"/>
                <c:pt idx="0">
                  <c:v>Gangle_X</c:v>
                </c:pt>
              </c:strCache>
            </c:strRef>
          </c:tx>
          <c:spPr>
            <a:ln w="28575" cap="rnd">
              <a:solidFill>
                <a:schemeClr val="accent1"/>
              </a:solidFill>
              <a:round/>
            </a:ln>
            <a:effectLst/>
          </c:spPr>
          <c:marker>
            <c:symbol val="none"/>
          </c:marker>
          <c:val>
            <c:numRef>
              <c:f>Gyro!$X$2:$X$1357</c:f>
              <c:numCache>
                <c:formatCode>General</c:formatCode>
                <c:ptCount val="1356"/>
                <c:pt idx="0">
                  <c:v>-1.5855000000000001E-2</c:v>
                </c:pt>
                <c:pt idx="1">
                  <c:v>-3.2952999999999996E-2</c:v>
                </c:pt>
                <c:pt idx="2">
                  <c:v>-4.8661920000000004E-2</c:v>
                </c:pt>
                <c:pt idx="3">
                  <c:v>-6.4044441600000002E-2</c:v>
                </c:pt>
                <c:pt idx="4">
                  <c:v>-7.9094512768000017E-2</c:v>
                </c:pt>
                <c:pt idx="5">
                  <c:v>-9.3848782512640019E-2</c:v>
                </c:pt>
                <c:pt idx="6">
                  <c:v>-0.10833390686238721</c:v>
                </c:pt>
                <c:pt idx="7">
                  <c:v>-0.12252564872513946</c:v>
                </c:pt>
                <c:pt idx="8">
                  <c:v>-0.13539513575063669</c:v>
                </c:pt>
                <c:pt idx="9">
                  <c:v>-0.14799275303562395</c:v>
                </c:pt>
                <c:pt idx="10">
                  <c:v>-0.16137939797491146</c:v>
                </c:pt>
                <c:pt idx="11">
                  <c:v>-0.17345519001541324</c:v>
                </c:pt>
                <c:pt idx="12">
                  <c:v>-0.18636414621510497</c:v>
                </c:pt>
                <c:pt idx="13">
                  <c:v>-0.19793412329080287</c:v>
                </c:pt>
                <c:pt idx="14">
                  <c:v>-0.20827116082498681</c:v>
                </c:pt>
                <c:pt idx="15">
                  <c:v>-0.21630539760848708</c:v>
                </c:pt>
                <c:pt idx="16">
                  <c:v>-0.2293351296563173</c:v>
                </c:pt>
                <c:pt idx="17">
                  <c:v>-0.24423272706319096</c:v>
                </c:pt>
                <c:pt idx="18">
                  <c:v>-0.25461159252192717</c:v>
                </c:pt>
                <c:pt idx="19">
                  <c:v>-0.26484334067148863</c:v>
                </c:pt>
                <c:pt idx="20">
                  <c:v>-0.2759034738580588</c:v>
                </c:pt>
                <c:pt idx="21">
                  <c:v>-0.28572402438089761</c:v>
                </c:pt>
                <c:pt idx="22">
                  <c:v>-0.29635524389327961</c:v>
                </c:pt>
                <c:pt idx="23">
                  <c:v>-0.30677165901541398</c:v>
                </c:pt>
                <c:pt idx="24">
                  <c:v>-0.31591234583510569</c:v>
                </c:pt>
                <c:pt idx="25">
                  <c:v>-0.32490587891840356</c:v>
                </c:pt>
                <c:pt idx="26">
                  <c:v>-0.33373220134003551</c:v>
                </c:pt>
                <c:pt idx="27">
                  <c:v>-0.34345177731323479</c:v>
                </c:pt>
                <c:pt idx="28">
                  <c:v>-0.35290706176697012</c:v>
                </c:pt>
                <c:pt idx="29">
                  <c:v>-0.36221050053163073</c:v>
                </c:pt>
                <c:pt idx="30">
                  <c:v>-0.37029363052099812</c:v>
                </c:pt>
                <c:pt idx="31">
                  <c:v>-0.3782205979105781</c:v>
                </c:pt>
                <c:pt idx="32">
                  <c:v>-0.38806914595236652</c:v>
                </c:pt>
                <c:pt idx="33">
                  <c:v>-0.39556158303331918</c:v>
                </c:pt>
                <c:pt idx="34">
                  <c:v>-0.40188605137265276</c:v>
                </c:pt>
                <c:pt idx="35">
                  <c:v>-0.40913645034519969</c:v>
                </c:pt>
                <c:pt idx="36">
                  <c:v>-0.41732284133829567</c:v>
                </c:pt>
                <c:pt idx="37">
                  <c:v>-0.4253498445115298</c:v>
                </c:pt>
                <c:pt idx="38">
                  <c:v>-0.43319128762129916</c:v>
                </c:pt>
                <c:pt idx="39">
                  <c:v>-0.43982778186887317</c:v>
                </c:pt>
                <c:pt idx="40">
                  <c:v>-0.44529876623149572</c:v>
                </c:pt>
                <c:pt idx="41">
                  <c:v>-0.45274085090686578</c:v>
                </c:pt>
                <c:pt idx="42">
                  <c:v>-0.45794363388872844</c:v>
                </c:pt>
                <c:pt idx="43">
                  <c:v>-0.46516728121095391</c:v>
                </c:pt>
                <c:pt idx="44">
                  <c:v>-0.47221411558673482</c:v>
                </c:pt>
                <c:pt idx="45">
                  <c:v>-0.47810111327500004</c:v>
                </c:pt>
                <c:pt idx="46">
                  <c:v>-0.48387649100950003</c:v>
                </c:pt>
                <c:pt idx="47">
                  <c:v>-0.48954310118930999</c:v>
                </c:pt>
                <c:pt idx="48">
                  <c:v>-0.49504185916552379</c:v>
                </c:pt>
                <c:pt idx="49">
                  <c:v>-0.5014905819822133</c:v>
                </c:pt>
                <c:pt idx="50">
                  <c:v>-0.50782409034256903</c:v>
                </c:pt>
                <c:pt idx="51">
                  <c:v>-0.51299630853571765</c:v>
                </c:pt>
                <c:pt idx="52">
                  <c:v>-0.51912532236500331</c:v>
                </c:pt>
                <c:pt idx="53">
                  <c:v>-0.52405067591770327</c:v>
                </c:pt>
                <c:pt idx="54">
                  <c:v>-0.52992412239934916</c:v>
                </c:pt>
                <c:pt idx="55">
                  <c:v>-0.53568385995136225</c:v>
                </c:pt>
                <c:pt idx="56">
                  <c:v>-0.54129382275233495</c:v>
                </c:pt>
                <c:pt idx="57">
                  <c:v>-0.54473426629728827</c:v>
                </c:pt>
                <c:pt idx="58">
                  <c:v>-0.54806042097134244</c:v>
                </c:pt>
                <c:pt idx="59">
                  <c:v>-0.55346863255191558</c:v>
                </c:pt>
                <c:pt idx="60">
                  <c:v>-0.55873297990087734</c:v>
                </c:pt>
                <c:pt idx="61">
                  <c:v>-0.56286294030285977</c:v>
                </c:pt>
                <c:pt idx="62">
                  <c:v>-0.56799122149680259</c:v>
                </c:pt>
                <c:pt idx="63">
                  <c:v>-0.57299011706686642</c:v>
                </c:pt>
                <c:pt idx="64">
                  <c:v>-0.57787285472552907</c:v>
                </c:pt>
                <c:pt idx="65">
                  <c:v>-0.58059803763101858</c:v>
                </c:pt>
                <c:pt idx="66">
                  <c:v>-0.58431187687839814</c:v>
                </c:pt>
                <c:pt idx="67">
                  <c:v>-0.58793051934083018</c:v>
                </c:pt>
                <c:pt idx="68">
                  <c:v>-0.59147880895401361</c:v>
                </c:pt>
                <c:pt idx="69">
                  <c:v>-0.59495777277493334</c:v>
                </c:pt>
                <c:pt idx="70">
                  <c:v>-0.59833697731943458</c:v>
                </c:pt>
                <c:pt idx="71">
                  <c:v>-0.60166507777304579</c:v>
                </c:pt>
                <c:pt idx="72">
                  <c:v>-0.60599019621758476</c:v>
                </c:pt>
                <c:pt idx="73">
                  <c:v>-0.6091902322932331</c:v>
                </c:pt>
                <c:pt idx="74">
                  <c:v>-0.61232598764736834</c:v>
                </c:pt>
                <c:pt idx="75">
                  <c:v>-0.61537536789442093</c:v>
                </c:pt>
                <c:pt idx="76">
                  <c:v>-0.61944430053653243</c:v>
                </c:pt>
                <c:pt idx="77">
                  <c:v>-0.62130189452580187</c:v>
                </c:pt>
                <c:pt idx="78">
                  <c:v>-0.62524955663528581</c:v>
                </c:pt>
                <c:pt idx="79">
                  <c:v>-0.62908874550258009</c:v>
                </c:pt>
                <c:pt idx="80">
                  <c:v>-0.63286081059252841</c:v>
                </c:pt>
                <c:pt idx="81">
                  <c:v>-0.63447753438067789</c:v>
                </c:pt>
                <c:pt idx="82">
                  <c:v>-0.63709076369306439</c:v>
                </c:pt>
                <c:pt idx="83">
                  <c:v>-0.64071598841920308</c:v>
                </c:pt>
                <c:pt idx="84">
                  <c:v>-0.64426282865081896</c:v>
                </c:pt>
                <c:pt idx="85">
                  <c:v>-0.64776355207780267</c:v>
                </c:pt>
                <c:pt idx="86">
                  <c:v>-0.65113924103624665</c:v>
                </c:pt>
                <c:pt idx="87">
                  <c:v>-0.65448133621552174</c:v>
                </c:pt>
                <c:pt idx="88">
                  <c:v>-0.65877870949121131</c:v>
                </c:pt>
                <c:pt idx="89">
                  <c:v>-0.66195035530138713</c:v>
                </c:pt>
                <c:pt idx="90">
                  <c:v>-0.66406860819535929</c:v>
                </c:pt>
                <c:pt idx="91">
                  <c:v>-0.66713467603145205</c:v>
                </c:pt>
                <c:pt idx="92">
                  <c:v>-0.67013058251082303</c:v>
                </c:pt>
                <c:pt idx="93">
                  <c:v>-0.67309035086060653</c:v>
                </c:pt>
                <c:pt idx="94">
                  <c:v>-0.67496002384339449</c:v>
                </c:pt>
                <c:pt idx="95">
                  <c:v>-0.67781560336652658</c:v>
                </c:pt>
                <c:pt idx="96">
                  <c:v>-0.68062237129919601</c:v>
                </c:pt>
                <c:pt idx="97">
                  <c:v>-0.68231772387321199</c:v>
                </c:pt>
                <c:pt idx="98">
                  <c:v>-0.68399380939574772</c:v>
                </c:pt>
                <c:pt idx="99">
                  <c:v>-0.68668823320783268</c:v>
                </c:pt>
                <c:pt idx="100">
                  <c:v>-0.68931960854367602</c:v>
                </c:pt>
                <c:pt idx="101">
                  <c:v>-0.69189927637280246</c:v>
                </c:pt>
                <c:pt idx="102">
                  <c:v>-0.69443133084534636</c:v>
                </c:pt>
                <c:pt idx="103">
                  <c:v>-0.69688058422843946</c:v>
                </c:pt>
                <c:pt idx="104">
                  <c:v>-0.69930881254387067</c:v>
                </c:pt>
                <c:pt idx="105">
                  <c:v>-0.69961581629299319</c:v>
                </c:pt>
                <c:pt idx="106">
                  <c:v>-0.70199849996713337</c:v>
                </c:pt>
                <c:pt idx="107">
                  <c:v>-0.70535676996779073</c:v>
                </c:pt>
                <c:pt idx="108">
                  <c:v>-0.70758769456843496</c:v>
                </c:pt>
                <c:pt idx="109">
                  <c:v>-0.70875136067706612</c:v>
                </c:pt>
                <c:pt idx="110">
                  <c:v>-0.71093821346352482</c:v>
                </c:pt>
                <c:pt idx="111">
                  <c:v>-0.71306900919425431</c:v>
                </c:pt>
                <c:pt idx="112">
                  <c:v>-0.71413982901036921</c:v>
                </c:pt>
                <c:pt idx="113">
                  <c:v>-0.71517277243016175</c:v>
                </c:pt>
                <c:pt idx="114">
                  <c:v>-0.71618481698155856</c:v>
                </c:pt>
                <c:pt idx="115">
                  <c:v>-0.71720966064192737</c:v>
                </c:pt>
                <c:pt idx="116">
                  <c:v>-0.71713658742908881</c:v>
                </c:pt>
                <c:pt idx="117">
                  <c:v>-0.71810335568050698</c:v>
                </c:pt>
                <c:pt idx="118">
                  <c:v>-0.71904618856689684</c:v>
                </c:pt>
                <c:pt idx="119">
                  <c:v>-0.72101216479555896</c:v>
                </c:pt>
                <c:pt idx="120">
                  <c:v>-0.72294434149964781</c:v>
                </c:pt>
                <c:pt idx="121">
                  <c:v>-0.72380623466965477</c:v>
                </c:pt>
                <c:pt idx="122">
                  <c:v>-0.7246414099762617</c:v>
                </c:pt>
                <c:pt idx="123">
                  <c:v>-0.72655592177673656</c:v>
                </c:pt>
                <c:pt idx="124">
                  <c:v>-0.72734192334120185</c:v>
                </c:pt>
                <c:pt idx="125">
                  <c:v>-0.72810136487437771</c:v>
                </c:pt>
                <c:pt idx="126">
                  <c:v>-0.72882239757689016</c:v>
                </c:pt>
                <c:pt idx="127">
                  <c:v>-0.7305958296253523</c:v>
                </c:pt>
                <c:pt idx="128">
                  <c:v>-0.73130239303284528</c:v>
                </c:pt>
                <c:pt idx="129">
                  <c:v>-0.73304768517218843</c:v>
                </c:pt>
                <c:pt idx="130">
                  <c:v>-0.73478995146874471</c:v>
                </c:pt>
                <c:pt idx="131">
                  <c:v>-0.73649859243936988</c:v>
                </c:pt>
                <c:pt idx="132">
                  <c:v>-0.73704742059058248</c:v>
                </c:pt>
                <c:pt idx="133">
                  <c:v>-0.73866429217877083</c:v>
                </c:pt>
                <c:pt idx="134">
                  <c:v>-0.73919940633519543</c:v>
                </c:pt>
                <c:pt idx="135">
                  <c:v>-0.73974061820849146</c:v>
                </c:pt>
                <c:pt idx="136">
                  <c:v>-0.74129538584432164</c:v>
                </c:pt>
                <c:pt idx="137">
                  <c:v>-0.74280591812743513</c:v>
                </c:pt>
                <c:pt idx="138">
                  <c:v>-0.74428501976488637</c:v>
                </c:pt>
                <c:pt idx="139">
                  <c:v>-0.74575903936958865</c:v>
                </c:pt>
                <c:pt idx="140">
                  <c:v>-0.74615959858219683</c:v>
                </c:pt>
                <c:pt idx="141">
                  <c:v>-0.74658632661055291</c:v>
                </c:pt>
                <c:pt idx="142">
                  <c:v>-0.7480177000783419</c:v>
                </c:pt>
                <c:pt idx="143">
                  <c:v>-0.74939358607677509</c:v>
                </c:pt>
                <c:pt idx="144">
                  <c:v>-0.75079579435523958</c:v>
                </c:pt>
                <c:pt idx="145">
                  <c:v>-0.75109255846813472</c:v>
                </c:pt>
                <c:pt idx="146">
                  <c:v>-0.75240684729877194</c:v>
                </c:pt>
                <c:pt idx="147">
                  <c:v>-0.75266131035279638</c:v>
                </c:pt>
                <c:pt idx="148">
                  <c:v>-0.75394790414574042</c:v>
                </c:pt>
                <c:pt idx="149">
                  <c:v>-0.75628038606282555</c:v>
                </c:pt>
                <c:pt idx="150">
                  <c:v>-0.75750587834156891</c:v>
                </c:pt>
                <c:pt idx="151">
                  <c:v>-0.75873102077473742</c:v>
                </c:pt>
                <c:pt idx="152">
                  <c:v>-0.75889274035924259</c:v>
                </c:pt>
                <c:pt idx="153">
                  <c:v>-0.76006454555205771</c:v>
                </c:pt>
                <c:pt idx="154">
                  <c:v>-0.76119415464101658</c:v>
                </c:pt>
                <c:pt idx="155">
                  <c:v>-0.76232329154819622</c:v>
                </c:pt>
                <c:pt idx="156">
                  <c:v>-0.76345334571723233</c:v>
                </c:pt>
                <c:pt idx="157">
                  <c:v>-0.76454891880288767</c:v>
                </c:pt>
                <c:pt idx="158">
                  <c:v>-0.76565034042682989</c:v>
                </c:pt>
                <c:pt idx="159">
                  <c:v>-0.76669859361829329</c:v>
                </c:pt>
                <c:pt idx="160">
                  <c:v>-0.76774746174592745</c:v>
                </c:pt>
                <c:pt idx="161">
                  <c:v>-0.76877267251100889</c:v>
                </c:pt>
                <c:pt idx="162">
                  <c:v>-0.76977975906078866</c:v>
                </c:pt>
                <c:pt idx="163">
                  <c:v>-0.76972296387957284</c:v>
                </c:pt>
                <c:pt idx="164">
                  <c:v>-0.77065122460198143</c:v>
                </c:pt>
                <c:pt idx="165">
                  <c:v>-0.77162938010994186</c:v>
                </c:pt>
                <c:pt idx="166">
                  <c:v>-0.77258307250774305</c:v>
                </c:pt>
                <c:pt idx="167">
                  <c:v>-0.7724720310575881</c:v>
                </c:pt>
                <c:pt idx="168">
                  <c:v>-0.77234703043643638</c:v>
                </c:pt>
                <c:pt idx="169">
                  <c:v>-0.77221262982770755</c:v>
                </c:pt>
                <c:pt idx="170">
                  <c:v>-0.77415439723115342</c:v>
                </c:pt>
                <c:pt idx="171">
                  <c:v>-0.77399284928653023</c:v>
                </c:pt>
                <c:pt idx="172">
                  <c:v>-0.77382659230079964</c:v>
                </c:pt>
                <c:pt idx="173">
                  <c:v>-0.77472810045478369</c:v>
                </c:pt>
                <c:pt idx="174">
                  <c:v>-0.77559085844568787</c:v>
                </c:pt>
                <c:pt idx="175">
                  <c:v>-0.7764540412767742</c:v>
                </c:pt>
                <c:pt idx="176">
                  <c:v>-0.77727064045123873</c:v>
                </c:pt>
                <c:pt idx="177">
                  <c:v>-0.7780989076422139</c:v>
                </c:pt>
                <c:pt idx="178">
                  <c:v>-0.77889838948936951</c:v>
                </c:pt>
                <c:pt idx="179">
                  <c:v>-0.77966398169958206</c:v>
                </c:pt>
                <c:pt idx="180">
                  <c:v>-0.78043012206559048</c:v>
                </c:pt>
                <c:pt idx="181">
                  <c:v>-0.78222157962427863</c:v>
                </c:pt>
                <c:pt idx="182">
                  <c:v>-0.78396742803179298</c:v>
                </c:pt>
                <c:pt idx="183">
                  <c:v>-0.78461661947115713</c:v>
                </c:pt>
                <c:pt idx="184">
                  <c:v>-0.7852877070817339</c:v>
                </c:pt>
                <c:pt idx="185">
                  <c:v>-0.78594781294009919</c:v>
                </c:pt>
                <c:pt idx="186">
                  <c:v>-0.78766471668129712</c:v>
                </c:pt>
                <c:pt idx="187">
                  <c:v>-0.78828302234767111</c:v>
                </c:pt>
                <c:pt idx="188">
                  <c:v>-0.78888258190071769</c:v>
                </c:pt>
                <c:pt idx="189">
                  <c:v>-0.78947161026270329</c:v>
                </c:pt>
                <c:pt idx="190">
                  <c:v>-0.79004487805744916</c:v>
                </c:pt>
                <c:pt idx="191">
                  <c:v>-0.79062752049630025</c:v>
                </c:pt>
                <c:pt idx="192">
                  <c:v>-0.79120279008637429</c:v>
                </c:pt>
                <c:pt idx="193">
                  <c:v>-0.79277003428464676</c:v>
                </c:pt>
                <c:pt idx="194">
                  <c:v>-0.79327225359895381</c:v>
                </c:pt>
                <c:pt idx="195">
                  <c:v>-0.79376256852697469</c:v>
                </c:pt>
                <c:pt idx="196">
                  <c:v>-0.79319145715643513</c:v>
                </c:pt>
                <c:pt idx="197">
                  <c:v>-0.79369652801330648</c:v>
                </c:pt>
                <c:pt idx="198">
                  <c:v>-0.79420951745304036</c:v>
                </c:pt>
                <c:pt idx="199">
                  <c:v>-0.79468892710397954</c:v>
                </c:pt>
                <c:pt idx="200">
                  <c:v>-0.79412906856189991</c:v>
                </c:pt>
                <c:pt idx="201">
                  <c:v>-0.79357902719066187</c:v>
                </c:pt>
                <c:pt idx="202">
                  <c:v>-0.79407006664684865</c:v>
                </c:pt>
                <c:pt idx="203">
                  <c:v>-0.79350408531391159</c:v>
                </c:pt>
                <c:pt idx="204">
                  <c:v>-0.79398946360763345</c:v>
                </c:pt>
                <c:pt idx="205">
                  <c:v>-0.79342113433548067</c:v>
                </c:pt>
                <c:pt idx="206">
                  <c:v>-0.79287149164877102</c:v>
                </c:pt>
                <c:pt idx="207">
                  <c:v>-0.79232294181579555</c:v>
                </c:pt>
                <c:pt idx="208">
                  <c:v>-0.79285088297947959</c:v>
                </c:pt>
                <c:pt idx="209">
                  <c:v>-0.79337710531989003</c:v>
                </c:pt>
                <c:pt idx="210">
                  <c:v>-0.7938356432134922</c:v>
                </c:pt>
                <c:pt idx="211">
                  <c:v>-0.79430493034922234</c:v>
                </c:pt>
                <c:pt idx="212">
                  <c:v>-0.79372327174223778</c:v>
                </c:pt>
                <c:pt idx="213">
                  <c:v>-0.79318864630739294</c:v>
                </c:pt>
                <c:pt idx="214">
                  <c:v>-0.7926282533812451</c:v>
                </c:pt>
                <c:pt idx="215">
                  <c:v>-0.7931631883136202</c:v>
                </c:pt>
                <c:pt idx="216">
                  <c:v>-0.79365874454734786</c:v>
                </c:pt>
                <c:pt idx="217">
                  <c:v>-0.79310100965640085</c:v>
                </c:pt>
                <c:pt idx="218">
                  <c:v>-0.79357582946327287</c:v>
                </c:pt>
                <c:pt idx="219">
                  <c:v>-0.79299997287400747</c:v>
                </c:pt>
                <c:pt idx="220">
                  <c:v>-0.79241281341652736</c:v>
                </c:pt>
                <c:pt idx="221">
                  <c:v>-0.79188197714819675</c:v>
                </c:pt>
                <c:pt idx="222">
                  <c:v>-0.79030715760523285</c:v>
                </c:pt>
                <c:pt idx="223">
                  <c:v>-0.79085373445312823</c:v>
                </c:pt>
                <c:pt idx="224">
                  <c:v>-0.7903436997640656</c:v>
                </c:pt>
                <c:pt idx="225">
                  <c:v>-0.7898565057687843</c:v>
                </c:pt>
                <c:pt idx="226">
                  <c:v>-0.78935635565340856</c:v>
                </c:pt>
                <c:pt idx="227">
                  <c:v>-0.78782762854034027</c:v>
                </c:pt>
                <c:pt idx="228">
                  <c:v>-0.78843141596953348</c:v>
                </c:pt>
                <c:pt idx="229">
                  <c:v>-0.78798874765014282</c:v>
                </c:pt>
                <c:pt idx="230">
                  <c:v>-0.78753251269713997</c:v>
                </c:pt>
                <c:pt idx="231">
                  <c:v>-0.78711590244319718</c:v>
                </c:pt>
                <c:pt idx="232">
                  <c:v>-0.78774828439433331</c:v>
                </c:pt>
                <c:pt idx="233">
                  <c:v>-0.78836099870644671</c:v>
                </c:pt>
                <c:pt idx="234">
                  <c:v>-0.78892329873231781</c:v>
                </c:pt>
                <c:pt idx="235">
                  <c:v>-0.78843447275767142</c:v>
                </c:pt>
                <c:pt idx="236">
                  <c:v>-0.79007104330251798</c:v>
                </c:pt>
                <c:pt idx="237">
                  <c:v>-0.79061960243646767</c:v>
                </c:pt>
                <c:pt idx="238">
                  <c:v>-0.79012445038773838</c:v>
                </c:pt>
                <c:pt idx="239">
                  <c:v>-0.78960932137998352</c:v>
                </c:pt>
                <c:pt idx="240">
                  <c:v>-0.78912235495238381</c:v>
                </c:pt>
                <c:pt idx="241">
                  <c:v>-0.78972376785333609</c:v>
                </c:pt>
                <c:pt idx="242">
                  <c:v>-0.7892167924962693</c:v>
                </c:pt>
                <c:pt idx="243">
                  <c:v>-0.79082375664634386</c:v>
                </c:pt>
                <c:pt idx="244">
                  <c:v>-0.79136700151341699</c:v>
                </c:pt>
                <c:pt idx="245">
                  <c:v>-0.79189666148314863</c:v>
                </c:pt>
                <c:pt idx="246">
                  <c:v>-0.79240404825348565</c:v>
                </c:pt>
                <c:pt idx="247">
                  <c:v>-0.79289486728841585</c:v>
                </c:pt>
                <c:pt idx="248">
                  <c:v>-0.79338874994264752</c:v>
                </c:pt>
                <c:pt idx="249">
                  <c:v>-0.79281745494379463</c:v>
                </c:pt>
                <c:pt idx="250">
                  <c:v>-0.79332146584491869</c:v>
                </c:pt>
                <c:pt idx="251">
                  <c:v>-0.79379727652802023</c:v>
                </c:pt>
                <c:pt idx="252">
                  <c:v>-0.79324881099745981</c:v>
                </c:pt>
                <c:pt idx="253">
                  <c:v>-0.79376585477751072</c:v>
                </c:pt>
                <c:pt idx="254">
                  <c:v>-0.79427613768196048</c:v>
                </c:pt>
                <c:pt idx="255">
                  <c:v>-0.79369443492832126</c:v>
                </c:pt>
                <c:pt idx="256">
                  <c:v>-0.79313594622975481</c:v>
                </c:pt>
                <c:pt idx="257">
                  <c:v>-0.79366308730515966</c:v>
                </c:pt>
                <c:pt idx="258">
                  <c:v>-0.79306632555905643</c:v>
                </c:pt>
                <c:pt idx="259">
                  <c:v>-0.79250913904787523</c:v>
                </c:pt>
                <c:pt idx="260">
                  <c:v>-0.79199421626691768</c:v>
                </c:pt>
                <c:pt idx="261">
                  <c:v>-0.79252457194157933</c:v>
                </c:pt>
                <c:pt idx="262">
                  <c:v>-0.79198068050274772</c:v>
                </c:pt>
                <c:pt idx="263">
                  <c:v>-0.79250042689269273</c:v>
                </c:pt>
                <c:pt idx="264">
                  <c:v>-0.79299481835483876</c:v>
                </c:pt>
                <c:pt idx="265">
                  <c:v>-0.79349304198774195</c:v>
                </c:pt>
                <c:pt idx="266">
                  <c:v>-0.79395544114798711</c:v>
                </c:pt>
                <c:pt idx="267">
                  <c:v>-0.79443079232502722</c:v>
                </c:pt>
                <c:pt idx="268">
                  <c:v>-0.79490057647852663</c:v>
                </c:pt>
                <c:pt idx="269">
                  <c:v>-0.79537846494895614</c:v>
                </c:pt>
                <c:pt idx="270">
                  <c:v>-0.79582475564997701</c:v>
                </c:pt>
                <c:pt idx="271">
                  <c:v>-0.79524294053697742</c:v>
                </c:pt>
                <c:pt idx="272">
                  <c:v>-0.79466694172623786</c:v>
                </c:pt>
                <c:pt idx="273">
                  <c:v>-0.794091162891713</c:v>
                </c:pt>
                <c:pt idx="274">
                  <c:v>-0.79355067963387871</c:v>
                </c:pt>
                <c:pt idx="275">
                  <c:v>-0.79403114604120106</c:v>
                </c:pt>
                <c:pt idx="276">
                  <c:v>-0.79346504312037702</c:v>
                </c:pt>
                <c:pt idx="277">
                  <c:v>-0.7929154422579695</c:v>
                </c:pt>
                <c:pt idx="278">
                  <c:v>-0.79344309341281016</c:v>
                </c:pt>
                <c:pt idx="279">
                  <c:v>-0.79289957154455404</c:v>
                </c:pt>
                <c:pt idx="280">
                  <c:v>-0.79234694011366291</c:v>
                </c:pt>
                <c:pt idx="281">
                  <c:v>-0.79391080131138969</c:v>
                </c:pt>
                <c:pt idx="282">
                  <c:v>-0.79440572528516196</c:v>
                </c:pt>
                <c:pt idx="283">
                  <c:v>-0.79386217077945875</c:v>
                </c:pt>
                <c:pt idx="284">
                  <c:v>-0.79436874736386964</c:v>
                </c:pt>
                <c:pt idx="285">
                  <c:v>-0.79586623241659227</c:v>
                </c:pt>
                <c:pt idx="286">
                  <c:v>-0.79633730776826039</c:v>
                </c:pt>
                <c:pt idx="287">
                  <c:v>-0.79573866161289519</c:v>
                </c:pt>
                <c:pt idx="288">
                  <c:v>-0.79619734838063727</c:v>
                </c:pt>
                <c:pt idx="289">
                  <c:v>-0.7966629814130245</c:v>
                </c:pt>
                <c:pt idx="290">
                  <c:v>-0.79708174178476388</c:v>
                </c:pt>
                <c:pt idx="291">
                  <c:v>-0.79645390694906859</c:v>
                </c:pt>
                <c:pt idx="292">
                  <c:v>-0.79584468881008719</c:v>
                </c:pt>
                <c:pt idx="293">
                  <c:v>-0.79628959503388541</c:v>
                </c:pt>
                <c:pt idx="294">
                  <c:v>-0.79673118313320768</c:v>
                </c:pt>
                <c:pt idx="295">
                  <c:v>-0.79715285947054348</c:v>
                </c:pt>
                <c:pt idx="296">
                  <c:v>-0.79654080228113255</c:v>
                </c:pt>
                <c:pt idx="297">
                  <c:v>-0.79592648623550988</c:v>
                </c:pt>
                <c:pt idx="298">
                  <c:v>-0.79532139651079981</c:v>
                </c:pt>
                <c:pt idx="299">
                  <c:v>-0.79475204858058379</c:v>
                </c:pt>
                <c:pt idx="300">
                  <c:v>-0.79420140760897218</c:v>
                </c:pt>
                <c:pt idx="301">
                  <c:v>-0.79467223945679277</c:v>
                </c:pt>
                <c:pt idx="302">
                  <c:v>-0.79409949466765695</c:v>
                </c:pt>
                <c:pt idx="303">
                  <c:v>-0.79352528477430384</c:v>
                </c:pt>
                <c:pt idx="304">
                  <c:v>-0.79300057907881771</c:v>
                </c:pt>
                <c:pt idx="305">
                  <c:v>-0.79245828749724134</c:v>
                </c:pt>
                <c:pt idx="306">
                  <c:v>-0.79195096174729651</c:v>
                </c:pt>
                <c:pt idx="307">
                  <c:v>-0.79143240251235059</c:v>
                </c:pt>
                <c:pt idx="308">
                  <c:v>-0.79196501446210354</c:v>
                </c:pt>
                <c:pt idx="309">
                  <c:v>-0.79248817417286144</c:v>
                </c:pt>
                <c:pt idx="310">
                  <c:v>-0.79193173068940426</c:v>
                </c:pt>
                <c:pt idx="311">
                  <c:v>-0.79140319607561616</c:v>
                </c:pt>
                <c:pt idx="312">
                  <c:v>-0.79297161215410383</c:v>
                </c:pt>
                <c:pt idx="313">
                  <c:v>-0.79450439991102162</c:v>
                </c:pt>
                <c:pt idx="314">
                  <c:v>-0.79497069191280123</c:v>
                </c:pt>
                <c:pt idx="315">
                  <c:v>-0.79543345807454524</c:v>
                </c:pt>
                <c:pt idx="316">
                  <c:v>-0.79482342891305435</c:v>
                </c:pt>
                <c:pt idx="317">
                  <c:v>-0.79424572033479324</c:v>
                </c:pt>
                <c:pt idx="318">
                  <c:v>-0.79365778592809733</c:v>
                </c:pt>
                <c:pt idx="319">
                  <c:v>-0.7941589902095354</c:v>
                </c:pt>
                <c:pt idx="320">
                  <c:v>-0.79465539040534472</c:v>
                </c:pt>
                <c:pt idx="321">
                  <c:v>-0.79510424259723778</c:v>
                </c:pt>
                <c:pt idx="322">
                  <c:v>-0.79453435774529302</c:v>
                </c:pt>
                <c:pt idx="323">
                  <c:v>-0.79395131059038715</c:v>
                </c:pt>
                <c:pt idx="324">
                  <c:v>-0.79443598437857943</c:v>
                </c:pt>
                <c:pt idx="325">
                  <c:v>-0.79384102469100781</c:v>
                </c:pt>
                <c:pt idx="326">
                  <c:v>-0.79534238419718761</c:v>
                </c:pt>
                <c:pt idx="327">
                  <c:v>-0.79576047651324389</c:v>
                </c:pt>
                <c:pt idx="328">
                  <c:v>-0.79515764698297897</c:v>
                </c:pt>
                <c:pt idx="329">
                  <c:v>-0.79560933404331935</c:v>
                </c:pt>
                <c:pt idx="330">
                  <c:v>-0.7960213273624529</c:v>
                </c:pt>
                <c:pt idx="331">
                  <c:v>-0.79544044081520382</c:v>
                </c:pt>
                <c:pt idx="332">
                  <c:v>-0.79484769199889971</c:v>
                </c:pt>
                <c:pt idx="333">
                  <c:v>-0.79427287815892167</c:v>
                </c:pt>
                <c:pt idx="334">
                  <c:v>-0.79473030059574323</c:v>
                </c:pt>
                <c:pt idx="335">
                  <c:v>-0.7951630745838284</c:v>
                </c:pt>
                <c:pt idx="336">
                  <c:v>-0.79457449309215178</c:v>
                </c:pt>
                <c:pt idx="337">
                  <c:v>-0.79610482323030862</c:v>
                </c:pt>
                <c:pt idx="338">
                  <c:v>-0.79655702676570239</c:v>
                </c:pt>
                <c:pt idx="339">
                  <c:v>-0.79697792623038832</c:v>
                </c:pt>
                <c:pt idx="340">
                  <c:v>-0.79635760770578057</c:v>
                </c:pt>
                <c:pt idx="341">
                  <c:v>-0.79676691555166501</c:v>
                </c:pt>
                <c:pt idx="342">
                  <c:v>-0.79616547724063158</c:v>
                </c:pt>
                <c:pt idx="343">
                  <c:v>-0.79556338769581891</c:v>
                </c:pt>
                <c:pt idx="344">
                  <c:v>-0.79599039994190257</c:v>
                </c:pt>
                <c:pt idx="345">
                  <c:v>-0.79537565194306448</c:v>
                </c:pt>
                <c:pt idx="346">
                  <c:v>-0.79474357890420322</c:v>
                </c:pt>
                <c:pt idx="347">
                  <c:v>-0.79415832732611913</c:v>
                </c:pt>
                <c:pt idx="348">
                  <c:v>-0.79356402077959687</c:v>
                </c:pt>
                <c:pt idx="349">
                  <c:v>-0.79198028036400503</c:v>
                </c:pt>
                <c:pt idx="350">
                  <c:v>-0.79144205475672491</c:v>
                </c:pt>
                <c:pt idx="351">
                  <c:v>-0.79198241366159039</c:v>
                </c:pt>
                <c:pt idx="352">
                  <c:v>-0.79144872538835853</c:v>
                </c:pt>
                <c:pt idx="353">
                  <c:v>-0.79198001088059133</c:v>
                </c:pt>
                <c:pt idx="354">
                  <c:v>-0.79147019066297941</c:v>
                </c:pt>
                <c:pt idx="355">
                  <c:v>-0.79199378684971977</c:v>
                </c:pt>
                <c:pt idx="356">
                  <c:v>-0.7925029711127255</c:v>
                </c:pt>
                <c:pt idx="357">
                  <c:v>-0.79299057169047094</c:v>
                </c:pt>
                <c:pt idx="358">
                  <c:v>-0.79348988025666156</c:v>
                </c:pt>
                <c:pt idx="359">
                  <c:v>-0.7939782026515283</c:v>
                </c:pt>
                <c:pt idx="360">
                  <c:v>-0.7934346785984977</c:v>
                </c:pt>
                <c:pt idx="361">
                  <c:v>-0.79392968502652783</c:v>
                </c:pt>
                <c:pt idx="362">
                  <c:v>-0.79441785132599729</c:v>
                </c:pt>
                <c:pt idx="363">
                  <c:v>-0.79379717429947727</c:v>
                </c:pt>
                <c:pt idx="364">
                  <c:v>-0.79323147081348766</c:v>
                </c:pt>
                <c:pt idx="365">
                  <c:v>-0.79267768139721795</c:v>
                </c:pt>
                <c:pt idx="366">
                  <c:v>-0.79320696776927357</c:v>
                </c:pt>
                <c:pt idx="367">
                  <c:v>-0.79264756841388806</c:v>
                </c:pt>
                <c:pt idx="368">
                  <c:v>-0.79314377704561023</c:v>
                </c:pt>
                <c:pt idx="369">
                  <c:v>-0.79258684150469805</c:v>
                </c:pt>
                <c:pt idx="370">
                  <c:v>-0.79205772467460411</c:v>
                </c:pt>
                <c:pt idx="371">
                  <c:v>-0.79155719018111192</c:v>
                </c:pt>
                <c:pt idx="372">
                  <c:v>-0.7910341463774897</c:v>
                </c:pt>
                <c:pt idx="373">
                  <c:v>-0.79156516344993988</c:v>
                </c:pt>
                <c:pt idx="374">
                  <c:v>-0.79211184018094105</c:v>
                </c:pt>
                <c:pt idx="375">
                  <c:v>-0.79262224337732212</c:v>
                </c:pt>
                <c:pt idx="376">
                  <c:v>-0.7920817185097756</c:v>
                </c:pt>
                <c:pt idx="377">
                  <c:v>-0.79154010413958009</c:v>
                </c:pt>
                <c:pt idx="378">
                  <c:v>-0.79207820205678858</c:v>
                </c:pt>
                <c:pt idx="379">
                  <c:v>-0.79256423801565279</c:v>
                </c:pt>
                <c:pt idx="380">
                  <c:v>-0.79098295325533963</c:v>
                </c:pt>
                <c:pt idx="381">
                  <c:v>-0.79050423419023286</c:v>
                </c:pt>
                <c:pt idx="382">
                  <c:v>-0.7910724295064282</c:v>
                </c:pt>
                <c:pt idx="383">
                  <c:v>-0.79060272091629957</c:v>
                </c:pt>
                <c:pt idx="384">
                  <c:v>-0.79112138649797359</c:v>
                </c:pt>
                <c:pt idx="385">
                  <c:v>-0.79165777876801413</c:v>
                </c:pt>
                <c:pt idx="386">
                  <c:v>-0.79113074319265386</c:v>
                </c:pt>
                <c:pt idx="387">
                  <c:v>-0.79060664832880079</c:v>
                </c:pt>
                <c:pt idx="388">
                  <c:v>-0.79012093536222472</c:v>
                </c:pt>
                <c:pt idx="389">
                  <c:v>-0.7906730766549801</c:v>
                </c:pt>
                <c:pt idx="390">
                  <c:v>-0.79124193512188046</c:v>
                </c:pt>
                <c:pt idx="391">
                  <c:v>-0.79174991641944281</c:v>
                </c:pt>
                <c:pt idx="392">
                  <c:v>-0.79226997809105393</c:v>
                </c:pt>
                <c:pt idx="393">
                  <c:v>-0.79172763852923289</c:v>
                </c:pt>
                <c:pt idx="394">
                  <c:v>-0.79331672575864809</c:v>
                </c:pt>
                <c:pt idx="395">
                  <c:v>-0.79274781124347504</c:v>
                </c:pt>
                <c:pt idx="396">
                  <c:v>-0.79324039501860555</c:v>
                </c:pt>
                <c:pt idx="397">
                  <c:v>-0.79264690711823349</c:v>
                </c:pt>
                <c:pt idx="398">
                  <c:v>-0.79210726897586869</c:v>
                </c:pt>
                <c:pt idx="399">
                  <c:v>-0.79052550359635132</c:v>
                </c:pt>
                <c:pt idx="400">
                  <c:v>-0.79103617352442424</c:v>
                </c:pt>
                <c:pt idx="401">
                  <c:v>-0.79155275005393577</c:v>
                </c:pt>
                <c:pt idx="402">
                  <c:v>-0.79208725505285704</c:v>
                </c:pt>
                <c:pt idx="403">
                  <c:v>-0.79157404995179992</c:v>
                </c:pt>
                <c:pt idx="404">
                  <c:v>-0.79206682895276392</c:v>
                </c:pt>
                <c:pt idx="405">
                  <c:v>-0.79154081237370866</c:v>
                </c:pt>
                <c:pt idx="406">
                  <c:v>-0.79100559612623444</c:v>
                </c:pt>
                <c:pt idx="407">
                  <c:v>-0.79048816420370971</c:v>
                </c:pt>
                <c:pt idx="408">
                  <c:v>-0.79000542091963544</c:v>
                </c:pt>
                <c:pt idx="409">
                  <c:v>-0.78950609250124271</c:v>
                </c:pt>
                <c:pt idx="410">
                  <c:v>-0.79003989065121794</c:v>
                </c:pt>
                <c:pt idx="411">
                  <c:v>-0.79059169283819364</c:v>
                </c:pt>
                <c:pt idx="412">
                  <c:v>-0.79114041898142973</c:v>
                </c:pt>
                <c:pt idx="413">
                  <c:v>-0.79064195060180109</c:v>
                </c:pt>
                <c:pt idx="414">
                  <c:v>-0.79116831158976497</c:v>
                </c:pt>
                <c:pt idx="415">
                  <c:v>-0.79170894535796976</c:v>
                </c:pt>
                <c:pt idx="416">
                  <c:v>-0.79115602645081029</c:v>
                </c:pt>
                <c:pt idx="417">
                  <c:v>-0.79060438592179405</c:v>
                </c:pt>
                <c:pt idx="418">
                  <c:v>-0.79115713820335809</c:v>
                </c:pt>
                <c:pt idx="419">
                  <c:v>-0.79170309543929096</c:v>
                </c:pt>
                <c:pt idx="420">
                  <c:v>-0.7922271535305051</c:v>
                </c:pt>
                <c:pt idx="421">
                  <c:v>-0.79167759045989494</c:v>
                </c:pt>
                <c:pt idx="422">
                  <c:v>-0.79220133865069708</c:v>
                </c:pt>
                <c:pt idx="423">
                  <c:v>-0.79272337187768316</c:v>
                </c:pt>
                <c:pt idx="424">
                  <c:v>-0.7932187844401295</c:v>
                </c:pt>
                <c:pt idx="425">
                  <c:v>-0.79371556875132687</c:v>
                </c:pt>
                <c:pt idx="426">
                  <c:v>-0.79418999737630036</c:v>
                </c:pt>
                <c:pt idx="427">
                  <c:v>-0.79467903742877444</c:v>
                </c:pt>
                <c:pt idx="428">
                  <c:v>-0.79514959668019891</c:v>
                </c:pt>
                <c:pt idx="429">
                  <c:v>-0.79561672474659495</c:v>
                </c:pt>
                <c:pt idx="430">
                  <c:v>-0.79605031025166306</c:v>
                </c:pt>
                <c:pt idx="431">
                  <c:v>-0.79647528404662982</c:v>
                </c:pt>
                <c:pt idx="432">
                  <c:v>-0.7958737183656972</c:v>
                </c:pt>
                <c:pt idx="433">
                  <c:v>-0.79630550399838329</c:v>
                </c:pt>
                <c:pt idx="434">
                  <c:v>-0.79569863391841567</c:v>
                </c:pt>
                <c:pt idx="435">
                  <c:v>-0.79823436124004732</c:v>
                </c:pt>
                <c:pt idx="436">
                  <c:v>-0.79760767401524646</c:v>
                </c:pt>
                <c:pt idx="437">
                  <c:v>-0.79797436053494153</c:v>
                </c:pt>
                <c:pt idx="438">
                  <c:v>-0.79938989332424271</c:v>
                </c:pt>
                <c:pt idx="439">
                  <c:v>-0.79869461545775788</c:v>
                </c:pt>
                <c:pt idx="440">
                  <c:v>-0.7990819631486028</c:v>
                </c:pt>
                <c:pt idx="441">
                  <c:v>-0.79842184388563076</c:v>
                </c:pt>
                <c:pt idx="442">
                  <c:v>-0.79775188700791821</c:v>
                </c:pt>
                <c:pt idx="443">
                  <c:v>-0.79712326926775978</c:v>
                </c:pt>
                <c:pt idx="444">
                  <c:v>-0.79753090388240455</c:v>
                </c:pt>
                <c:pt idx="445">
                  <c:v>-0.79793574580475646</c:v>
                </c:pt>
                <c:pt idx="446">
                  <c:v>-0.7983510908886613</c:v>
                </c:pt>
                <c:pt idx="447">
                  <c:v>-0.79770666907088805</c:v>
                </c:pt>
                <c:pt idx="448">
                  <c:v>-0.79707345568947019</c:v>
                </c:pt>
                <c:pt idx="449">
                  <c:v>-0.79644252657568071</c:v>
                </c:pt>
                <c:pt idx="450">
                  <c:v>-0.79584131604416697</c:v>
                </c:pt>
                <c:pt idx="451">
                  <c:v>-0.7952420497232835</c:v>
                </c:pt>
                <c:pt idx="452">
                  <c:v>-0.79572136872881782</c:v>
                </c:pt>
                <c:pt idx="453">
                  <c:v>-0.79721890135424145</c:v>
                </c:pt>
                <c:pt idx="454">
                  <c:v>-0.79763478332715665</c:v>
                </c:pt>
                <c:pt idx="455">
                  <c:v>-0.79803752766061353</c:v>
                </c:pt>
                <c:pt idx="456">
                  <c:v>-0.79837935710740127</c:v>
                </c:pt>
                <c:pt idx="457">
                  <c:v>-0.79876842996525321</c:v>
                </c:pt>
                <c:pt idx="458">
                  <c:v>-0.79809354136594801</c:v>
                </c:pt>
                <c:pt idx="459">
                  <c:v>-0.79845935053862904</c:v>
                </c:pt>
                <c:pt idx="460">
                  <c:v>-0.79885042352785651</c:v>
                </c:pt>
                <c:pt idx="461">
                  <c:v>-0.79923307505729935</c:v>
                </c:pt>
                <c:pt idx="462">
                  <c:v>-0.79859147355615334</c:v>
                </c:pt>
                <c:pt idx="463">
                  <c:v>-0.79790928408503026</c:v>
                </c:pt>
                <c:pt idx="464">
                  <c:v>-0.79726881840332964</c:v>
                </c:pt>
                <c:pt idx="465">
                  <c:v>-0.797673702035263</c:v>
                </c:pt>
                <c:pt idx="466">
                  <c:v>-0.79807590799455774</c:v>
                </c:pt>
                <c:pt idx="467">
                  <c:v>-0.79741318983466658</c:v>
                </c:pt>
                <c:pt idx="468">
                  <c:v>-0.79780992603797318</c:v>
                </c:pt>
                <c:pt idx="469">
                  <c:v>-0.79717432751721373</c:v>
                </c:pt>
                <c:pt idx="470">
                  <c:v>-0.79756790096686947</c:v>
                </c:pt>
                <c:pt idx="471">
                  <c:v>-0.79691122294753203</c:v>
                </c:pt>
                <c:pt idx="472">
                  <c:v>-0.79628797848858135</c:v>
                </c:pt>
                <c:pt idx="473">
                  <c:v>-0.79570251891880972</c:v>
                </c:pt>
                <c:pt idx="474">
                  <c:v>-0.79510602854043344</c:v>
                </c:pt>
                <c:pt idx="475">
                  <c:v>-0.79556822796962479</c:v>
                </c:pt>
                <c:pt idx="476">
                  <c:v>-0.79599362341023217</c:v>
                </c:pt>
                <c:pt idx="477">
                  <c:v>-0.79642263094202748</c:v>
                </c:pt>
                <c:pt idx="478">
                  <c:v>-0.79683407832318698</c:v>
                </c:pt>
                <c:pt idx="479">
                  <c:v>-0.7962074967567232</c:v>
                </c:pt>
                <c:pt idx="480">
                  <c:v>-0.79664270682158878</c:v>
                </c:pt>
                <c:pt idx="481">
                  <c:v>-0.79704021268515701</c:v>
                </c:pt>
                <c:pt idx="482">
                  <c:v>-0.79745240843145382</c:v>
                </c:pt>
                <c:pt idx="483">
                  <c:v>-0.79682800026282463</c:v>
                </c:pt>
                <c:pt idx="484">
                  <c:v>-0.79620266025756814</c:v>
                </c:pt>
                <c:pt idx="485">
                  <c:v>-0.79458360705241682</c:v>
                </c:pt>
                <c:pt idx="486">
                  <c:v>-0.79507325491136838</c:v>
                </c:pt>
                <c:pt idx="487">
                  <c:v>-0.79445990981314096</c:v>
                </c:pt>
                <c:pt idx="488">
                  <c:v>-0.79491509161687801</c:v>
                </c:pt>
                <c:pt idx="489">
                  <c:v>-0.79433022978454049</c:v>
                </c:pt>
                <c:pt idx="490">
                  <c:v>-0.79379728518884973</c:v>
                </c:pt>
                <c:pt idx="491">
                  <c:v>-0.79324071948507269</c:v>
                </c:pt>
                <c:pt idx="492">
                  <c:v>-0.79268096509537112</c:v>
                </c:pt>
                <c:pt idx="493">
                  <c:v>-0.79212384579346373</c:v>
                </c:pt>
                <c:pt idx="494">
                  <c:v>-0.7905587088775945</c:v>
                </c:pt>
                <c:pt idx="495">
                  <c:v>-0.79010233470004254</c:v>
                </c:pt>
                <c:pt idx="496">
                  <c:v>-0.79064628800604175</c:v>
                </c:pt>
                <c:pt idx="497">
                  <c:v>-0.79124314224592085</c:v>
                </c:pt>
                <c:pt idx="498">
                  <c:v>-0.79179319940100246</c:v>
                </c:pt>
                <c:pt idx="499">
                  <c:v>-0.79126849541298239</c:v>
                </c:pt>
                <c:pt idx="500">
                  <c:v>-0.7918192655047227</c:v>
                </c:pt>
                <c:pt idx="501">
                  <c:v>-0.79237740019462821</c:v>
                </c:pt>
                <c:pt idx="502">
                  <c:v>-0.7928742521907356</c:v>
                </c:pt>
                <c:pt idx="503">
                  <c:v>-0.79234896714692094</c:v>
                </c:pt>
                <c:pt idx="504">
                  <c:v>-0.79282806780398241</c:v>
                </c:pt>
                <c:pt idx="505">
                  <c:v>-0.79332048644790276</c:v>
                </c:pt>
                <c:pt idx="506">
                  <c:v>-0.7938150567189447</c:v>
                </c:pt>
                <c:pt idx="507">
                  <c:v>-0.79325447558456585</c:v>
                </c:pt>
                <c:pt idx="508">
                  <c:v>-0.79376954607287453</c:v>
                </c:pt>
                <c:pt idx="509">
                  <c:v>-0.79319277515141706</c:v>
                </c:pt>
                <c:pt idx="510">
                  <c:v>-0.79266417964838864</c:v>
                </c:pt>
                <c:pt idx="511">
                  <c:v>-0.79210707605542086</c:v>
                </c:pt>
                <c:pt idx="512">
                  <c:v>-0.79156587453431237</c:v>
                </c:pt>
                <c:pt idx="513">
                  <c:v>-0.79210497704362615</c:v>
                </c:pt>
                <c:pt idx="514">
                  <c:v>-0.79368461750275354</c:v>
                </c:pt>
                <c:pt idx="515">
                  <c:v>-0.79416752515269839</c:v>
                </c:pt>
                <c:pt idx="516">
                  <c:v>-0.7946545746496444</c:v>
                </c:pt>
                <c:pt idx="517">
                  <c:v>-0.79513462315665151</c:v>
                </c:pt>
                <c:pt idx="518">
                  <c:v>-0.79557113069351848</c:v>
                </c:pt>
                <c:pt idx="519">
                  <c:v>-0.79496778807964819</c:v>
                </c:pt>
                <c:pt idx="520">
                  <c:v>-0.79543549231805522</c:v>
                </c:pt>
                <c:pt idx="521">
                  <c:v>-0.79487312247169417</c:v>
                </c:pt>
                <c:pt idx="522">
                  <c:v>-0.79428406002226026</c:v>
                </c:pt>
                <c:pt idx="523">
                  <c:v>-0.79473947882181506</c:v>
                </c:pt>
                <c:pt idx="524">
                  <c:v>-0.79521326924537883</c:v>
                </c:pt>
                <c:pt idx="525">
                  <c:v>-0.79566292386047133</c:v>
                </c:pt>
                <c:pt idx="526">
                  <c:v>-0.79611092538326189</c:v>
                </c:pt>
                <c:pt idx="527">
                  <c:v>-0.79659596687559664</c:v>
                </c:pt>
                <c:pt idx="528">
                  <c:v>-0.79704362753808466</c:v>
                </c:pt>
                <c:pt idx="529">
                  <c:v>-0.79743829498732288</c:v>
                </c:pt>
                <c:pt idx="530">
                  <c:v>-0.79783636908757638</c:v>
                </c:pt>
                <c:pt idx="531">
                  <c:v>-0.79820938170582478</c:v>
                </c:pt>
                <c:pt idx="532">
                  <c:v>-0.79856859407170833</c:v>
                </c:pt>
                <c:pt idx="533">
                  <c:v>-0.79895840219027414</c:v>
                </c:pt>
                <c:pt idx="534">
                  <c:v>-0.79827115414646865</c:v>
                </c:pt>
                <c:pt idx="535">
                  <c:v>-0.79763305106353932</c:v>
                </c:pt>
                <c:pt idx="536">
                  <c:v>-0.79701047004226855</c:v>
                </c:pt>
                <c:pt idx="537">
                  <c:v>-0.79743518064142327</c:v>
                </c:pt>
                <c:pt idx="538">
                  <c:v>-0.7978491770285947</c:v>
                </c:pt>
                <c:pt idx="539">
                  <c:v>-0.79614233348802277</c:v>
                </c:pt>
                <c:pt idx="540">
                  <c:v>-0.7965440268182622</c:v>
                </c:pt>
                <c:pt idx="541">
                  <c:v>-0.79696180628189695</c:v>
                </c:pt>
                <c:pt idx="542">
                  <c:v>-0.797389570156259</c:v>
                </c:pt>
                <c:pt idx="543">
                  <c:v>-0.79677217875313378</c:v>
                </c:pt>
                <c:pt idx="544">
                  <c:v>-0.79611875517807107</c:v>
                </c:pt>
                <c:pt idx="545">
                  <c:v>-0.79655794007450975</c:v>
                </c:pt>
                <c:pt idx="546">
                  <c:v>-0.79698010127301955</c:v>
                </c:pt>
                <c:pt idx="547">
                  <c:v>-0.79634235924755903</c:v>
                </c:pt>
                <c:pt idx="548">
                  <c:v>-0.79575107206260787</c:v>
                </c:pt>
                <c:pt idx="549">
                  <c:v>-0.79511883062135558</c:v>
                </c:pt>
                <c:pt idx="550">
                  <c:v>-0.79449771400892844</c:v>
                </c:pt>
                <c:pt idx="551">
                  <c:v>-0.79391249972874989</c:v>
                </c:pt>
                <c:pt idx="552">
                  <c:v>-0.79438086973417488</c:v>
                </c:pt>
                <c:pt idx="553">
                  <c:v>-0.79383125233949148</c:v>
                </c:pt>
                <c:pt idx="554">
                  <c:v>-0.79327278729270156</c:v>
                </c:pt>
                <c:pt idx="555">
                  <c:v>-0.7927558115468476</c:v>
                </c:pt>
                <c:pt idx="556">
                  <c:v>-0.79224327531591066</c:v>
                </c:pt>
                <c:pt idx="557">
                  <c:v>-0.79275200980959248</c:v>
                </c:pt>
                <c:pt idx="558">
                  <c:v>-0.79222260961340063</c:v>
                </c:pt>
                <c:pt idx="559">
                  <c:v>-0.79273109742113257</c:v>
                </c:pt>
                <c:pt idx="560">
                  <c:v>-0.79323771547270994</c:v>
                </c:pt>
                <c:pt idx="561">
                  <c:v>-0.79477066116325568</c:v>
                </c:pt>
                <c:pt idx="562">
                  <c:v>-0.79314810793999058</c:v>
                </c:pt>
                <c:pt idx="563">
                  <c:v>-0.79364572578119075</c:v>
                </c:pt>
                <c:pt idx="564">
                  <c:v>-0.79417061126556687</c:v>
                </c:pt>
                <c:pt idx="565">
                  <c:v>-0.79462729904025542</c:v>
                </c:pt>
                <c:pt idx="566">
                  <c:v>-0.79511171305945028</c:v>
                </c:pt>
                <c:pt idx="567">
                  <c:v>-0.79452261879826125</c:v>
                </c:pt>
                <c:pt idx="568">
                  <c:v>-0.79396330642229596</c:v>
                </c:pt>
                <c:pt idx="569">
                  <c:v>-0.79339122029385001</c:v>
                </c:pt>
                <c:pt idx="570">
                  <c:v>-0.793906315887973</c:v>
                </c:pt>
                <c:pt idx="571">
                  <c:v>-0.79546404957021344</c:v>
                </c:pt>
                <c:pt idx="572">
                  <c:v>-0.79486804857880911</c:v>
                </c:pt>
                <c:pt idx="573">
                  <c:v>-0.79425696760723297</c:v>
                </c:pt>
                <c:pt idx="574">
                  <c:v>-0.79371228825508822</c:v>
                </c:pt>
                <c:pt idx="575">
                  <c:v>-0.79420298248998644</c:v>
                </c:pt>
                <c:pt idx="576">
                  <c:v>-0.7946996028401867</c:v>
                </c:pt>
                <c:pt idx="577">
                  <c:v>-0.79412181078338284</c:v>
                </c:pt>
                <c:pt idx="578">
                  <c:v>-0.79354547456771529</c:v>
                </c:pt>
                <c:pt idx="579">
                  <c:v>-0.79298002507636089</c:v>
                </c:pt>
                <c:pt idx="580">
                  <c:v>-0.79244058457483357</c:v>
                </c:pt>
                <c:pt idx="581">
                  <c:v>-0.79295475288333694</c:v>
                </c:pt>
                <c:pt idx="582">
                  <c:v>-0.79449661782567016</c:v>
                </c:pt>
                <c:pt idx="583">
                  <c:v>-0.79496816546915672</c:v>
                </c:pt>
                <c:pt idx="584">
                  <c:v>-0.79439672215977364</c:v>
                </c:pt>
                <c:pt idx="585">
                  <c:v>-0.7938415877165782</c:v>
                </c:pt>
                <c:pt idx="586">
                  <c:v>-0.79325381596224664</c:v>
                </c:pt>
                <c:pt idx="587">
                  <c:v>-0.7926766796430017</c:v>
                </c:pt>
                <c:pt idx="588">
                  <c:v>-0.79213642605014167</c:v>
                </c:pt>
                <c:pt idx="589">
                  <c:v>-0.79268029752913893</c:v>
                </c:pt>
                <c:pt idx="590">
                  <c:v>-0.79315863157855615</c:v>
                </c:pt>
                <c:pt idx="591">
                  <c:v>-0.79364023894698499</c:v>
                </c:pt>
                <c:pt idx="592">
                  <c:v>-0.79413053416804535</c:v>
                </c:pt>
                <c:pt idx="593">
                  <c:v>-0.79464060348468446</c:v>
                </c:pt>
                <c:pt idx="594">
                  <c:v>-0.79510357141499066</c:v>
                </c:pt>
                <c:pt idx="595">
                  <c:v>-0.79558619998669089</c:v>
                </c:pt>
                <c:pt idx="596">
                  <c:v>-0.79603847598695709</c:v>
                </c:pt>
                <c:pt idx="597">
                  <c:v>-0.79651090646721789</c:v>
                </c:pt>
                <c:pt idx="598">
                  <c:v>-0.79587628833787349</c:v>
                </c:pt>
                <c:pt idx="599">
                  <c:v>-0.79633032257111602</c:v>
                </c:pt>
                <c:pt idx="600">
                  <c:v>-0.79572021611969368</c:v>
                </c:pt>
                <c:pt idx="601">
                  <c:v>-0.79616149179729978</c:v>
                </c:pt>
                <c:pt idx="602">
                  <c:v>-0.79449680196135375</c:v>
                </c:pt>
                <c:pt idx="603">
                  <c:v>-0.79494150592212665</c:v>
                </c:pt>
                <c:pt idx="604">
                  <c:v>-0.79539683580368414</c:v>
                </c:pt>
                <c:pt idx="605">
                  <c:v>-0.79481303908761036</c:v>
                </c:pt>
                <c:pt idx="606">
                  <c:v>-0.79526609830585815</c:v>
                </c:pt>
                <c:pt idx="607">
                  <c:v>-0.79467117633974094</c:v>
                </c:pt>
                <c:pt idx="608">
                  <c:v>-0.79407881281294612</c:v>
                </c:pt>
                <c:pt idx="609">
                  <c:v>-0.79455475655668717</c:v>
                </c:pt>
                <c:pt idx="610">
                  <c:v>-0.79398578142555343</c:v>
                </c:pt>
                <c:pt idx="611">
                  <c:v>-0.7934059057970424</c:v>
                </c:pt>
                <c:pt idx="612">
                  <c:v>-0.79389316768110152</c:v>
                </c:pt>
                <c:pt idx="613">
                  <c:v>-0.79434636432747951</c:v>
                </c:pt>
                <c:pt idx="614">
                  <c:v>-0.79480695704092985</c:v>
                </c:pt>
                <c:pt idx="615">
                  <c:v>-0.79522589790011122</c:v>
                </c:pt>
                <c:pt idx="616">
                  <c:v>-0.79673055994210906</c:v>
                </c:pt>
                <c:pt idx="617">
                  <c:v>-0.79817036874326686</c:v>
                </c:pt>
                <c:pt idx="618">
                  <c:v>-0.79857050136840158</c:v>
                </c:pt>
                <c:pt idx="619">
                  <c:v>-0.79897645134103357</c:v>
                </c:pt>
                <c:pt idx="620">
                  <c:v>-0.79830166231421285</c:v>
                </c:pt>
                <c:pt idx="621">
                  <c:v>-0.79765900906792864</c:v>
                </c:pt>
                <c:pt idx="622">
                  <c:v>-0.79699606888657015</c:v>
                </c:pt>
                <c:pt idx="623">
                  <c:v>-0.79741588750883874</c:v>
                </c:pt>
                <c:pt idx="624">
                  <c:v>-0.79781164975866192</c:v>
                </c:pt>
                <c:pt idx="625">
                  <c:v>-0.79716551676348868</c:v>
                </c:pt>
                <c:pt idx="626">
                  <c:v>-0.79756696642821889</c:v>
                </c:pt>
                <c:pt idx="627">
                  <c:v>-0.79798100709965447</c:v>
                </c:pt>
                <c:pt idx="628">
                  <c:v>-0.79733162695766135</c:v>
                </c:pt>
                <c:pt idx="629">
                  <c:v>-0.79774777441850819</c:v>
                </c:pt>
                <c:pt idx="630">
                  <c:v>-0.79815591893013804</c:v>
                </c:pt>
                <c:pt idx="631">
                  <c:v>-0.79855052055153519</c:v>
                </c:pt>
                <c:pt idx="632">
                  <c:v>-0.80000063014050449</c:v>
                </c:pt>
                <c:pt idx="633">
                  <c:v>-0.79826801753769439</c:v>
                </c:pt>
                <c:pt idx="634">
                  <c:v>-0.79863705718694045</c:v>
                </c:pt>
                <c:pt idx="635">
                  <c:v>-0.79903435604320161</c:v>
                </c:pt>
                <c:pt idx="636">
                  <c:v>-0.79835764892233763</c:v>
                </c:pt>
                <c:pt idx="637">
                  <c:v>-0.79875387594389091</c:v>
                </c:pt>
                <c:pt idx="638">
                  <c:v>-0.7981116184250131</c:v>
                </c:pt>
                <c:pt idx="639">
                  <c:v>-0.79744740605651288</c:v>
                </c:pt>
                <c:pt idx="640">
                  <c:v>-0.79787939793538265</c:v>
                </c:pt>
                <c:pt idx="641">
                  <c:v>-0.797234929976675</c:v>
                </c:pt>
                <c:pt idx="642">
                  <c:v>-0.79765727137714149</c:v>
                </c:pt>
                <c:pt idx="643">
                  <c:v>-0.79808290594959863</c:v>
                </c:pt>
                <c:pt idx="644">
                  <c:v>-0.79848942783060661</c:v>
                </c:pt>
                <c:pt idx="645">
                  <c:v>-0.7978374992739945</c:v>
                </c:pt>
                <c:pt idx="646">
                  <c:v>-0.79719952928851456</c:v>
                </c:pt>
                <c:pt idx="647">
                  <c:v>-0.79759085870274427</c:v>
                </c:pt>
                <c:pt idx="648">
                  <c:v>-0.79800488152868942</c:v>
                </c:pt>
                <c:pt idx="649">
                  <c:v>-0.7984118438981157</c:v>
                </c:pt>
                <c:pt idx="650">
                  <c:v>-0.79984184702015337</c:v>
                </c:pt>
                <c:pt idx="651">
                  <c:v>-0.80020679007975026</c:v>
                </c:pt>
                <c:pt idx="652">
                  <c:v>-0.80057541427815515</c:v>
                </c:pt>
                <c:pt idx="653">
                  <c:v>-0.80093820599259202</c:v>
                </c:pt>
                <c:pt idx="654">
                  <c:v>-0.80023342187274027</c:v>
                </c:pt>
                <c:pt idx="655">
                  <c:v>-0.79958323343528548</c:v>
                </c:pt>
                <c:pt idx="656">
                  <c:v>-0.79890346876657981</c:v>
                </c:pt>
                <c:pt idx="657">
                  <c:v>-0.79925611939124819</c:v>
                </c:pt>
                <c:pt idx="658">
                  <c:v>-0.79857115700342318</c:v>
                </c:pt>
                <c:pt idx="659">
                  <c:v>-0.79895367386335481</c:v>
                </c:pt>
                <c:pt idx="660">
                  <c:v>-0.79934044038608776</c:v>
                </c:pt>
                <c:pt idx="661">
                  <c:v>-0.79971471157836593</c:v>
                </c:pt>
                <c:pt idx="662">
                  <c:v>-0.80009723734679861</c:v>
                </c:pt>
                <c:pt idx="663">
                  <c:v>-0.79944565259986267</c:v>
                </c:pt>
                <c:pt idx="664">
                  <c:v>-0.79979381954786544</c:v>
                </c:pt>
                <c:pt idx="665">
                  <c:v>-0.79913198315690814</c:v>
                </c:pt>
                <c:pt idx="666">
                  <c:v>-0.79849362349376996</c:v>
                </c:pt>
                <c:pt idx="667">
                  <c:v>-0.79887975102389452</c:v>
                </c:pt>
                <c:pt idx="668">
                  <c:v>-0.79929361600341664</c:v>
                </c:pt>
                <c:pt idx="669">
                  <c:v>-0.80069292368334832</c:v>
                </c:pt>
                <c:pt idx="670">
                  <c:v>-0.80104672520968134</c:v>
                </c:pt>
                <c:pt idx="671">
                  <c:v>-0.80139255070548765</c:v>
                </c:pt>
                <c:pt idx="672">
                  <c:v>-0.80064571969137799</c:v>
                </c:pt>
                <c:pt idx="673">
                  <c:v>-0.80203592529755041</c:v>
                </c:pt>
                <c:pt idx="674">
                  <c:v>-0.80238942679159952</c:v>
                </c:pt>
                <c:pt idx="675">
                  <c:v>-0.80274195825576766</c:v>
                </c:pt>
                <c:pt idx="676">
                  <c:v>-0.80306731909065232</c:v>
                </c:pt>
                <c:pt idx="677">
                  <c:v>-0.80335747270883928</c:v>
                </c:pt>
                <c:pt idx="678">
                  <c:v>-0.80260604325466256</c:v>
                </c:pt>
                <c:pt idx="679">
                  <c:v>-0.80292578238956935</c:v>
                </c:pt>
                <c:pt idx="680">
                  <c:v>-0.80323066674177801</c:v>
                </c:pt>
                <c:pt idx="681">
                  <c:v>-0.80358163340694244</c:v>
                </c:pt>
                <c:pt idx="682">
                  <c:v>-0.80282620073880351</c:v>
                </c:pt>
                <c:pt idx="683">
                  <c:v>-0.80205777672402745</c:v>
                </c:pt>
                <c:pt idx="684">
                  <c:v>-0.80132960118954688</c:v>
                </c:pt>
                <c:pt idx="685">
                  <c:v>-0.80168806916575597</c:v>
                </c:pt>
                <c:pt idx="686">
                  <c:v>-0.80095004778244072</c:v>
                </c:pt>
                <c:pt idx="687">
                  <c:v>-0.80025164682679195</c:v>
                </c:pt>
                <c:pt idx="688">
                  <c:v>-0.79955217389025612</c:v>
                </c:pt>
                <c:pt idx="689">
                  <c:v>-0.79992077041245091</c:v>
                </c:pt>
                <c:pt idx="690">
                  <c:v>-0.79922909500420192</c:v>
                </c:pt>
                <c:pt idx="691">
                  <c:v>-0.80065647310411792</c:v>
                </c:pt>
                <c:pt idx="692">
                  <c:v>-0.79995754364203542</c:v>
                </c:pt>
                <c:pt idx="693">
                  <c:v>-0.79928663276919465</c:v>
                </c:pt>
                <c:pt idx="694">
                  <c:v>-0.79966156011381084</c:v>
                </c:pt>
                <c:pt idx="695">
                  <c:v>-0.80002620891153464</c:v>
                </c:pt>
                <c:pt idx="696">
                  <c:v>-0.79933836473330389</c:v>
                </c:pt>
                <c:pt idx="697">
                  <c:v>-0.7997329974386379</c:v>
                </c:pt>
                <c:pt idx="698">
                  <c:v>-0.80009959748986514</c:v>
                </c:pt>
                <c:pt idx="699">
                  <c:v>-0.79942860554006778</c:v>
                </c:pt>
                <c:pt idx="700">
                  <c:v>-0.79978999342926638</c:v>
                </c:pt>
                <c:pt idx="701">
                  <c:v>-0.80117257356068106</c:v>
                </c:pt>
                <c:pt idx="702">
                  <c:v>-0.80151588208946745</c:v>
                </c:pt>
                <c:pt idx="703">
                  <c:v>-0.80081960444767808</c:v>
                </c:pt>
                <c:pt idx="704">
                  <c:v>-0.80011633235872459</c:v>
                </c:pt>
                <c:pt idx="705">
                  <c:v>-0.80050600571155006</c:v>
                </c:pt>
                <c:pt idx="706">
                  <c:v>-0.80089796559731907</c:v>
                </c:pt>
                <c:pt idx="707">
                  <c:v>-0.8001972462853727</c:v>
                </c:pt>
                <c:pt idx="708">
                  <c:v>-0.79953574135966521</c:v>
                </c:pt>
                <c:pt idx="709">
                  <c:v>-0.79989674653247189</c:v>
                </c:pt>
                <c:pt idx="710">
                  <c:v>-0.80026189160182237</c:v>
                </c:pt>
                <c:pt idx="711">
                  <c:v>-0.80059805376978588</c:v>
                </c:pt>
                <c:pt idx="712">
                  <c:v>-0.79990503269439006</c:v>
                </c:pt>
                <c:pt idx="713">
                  <c:v>-0.79921975204050233</c:v>
                </c:pt>
                <c:pt idx="714">
                  <c:v>-0.80063883699969229</c:v>
                </c:pt>
                <c:pt idx="715">
                  <c:v>-0.7999897202596985</c:v>
                </c:pt>
                <c:pt idx="716">
                  <c:v>-0.80038994585450451</c:v>
                </c:pt>
                <c:pt idx="717">
                  <c:v>-0.80075684693741445</c:v>
                </c:pt>
                <c:pt idx="718">
                  <c:v>-0.80009006999866616</c:v>
                </c:pt>
                <c:pt idx="719">
                  <c:v>-0.79940580859869292</c:v>
                </c:pt>
                <c:pt idx="720">
                  <c:v>-0.799803492426719</c:v>
                </c:pt>
                <c:pt idx="721">
                  <c:v>-0.8001436425781846</c:v>
                </c:pt>
                <c:pt idx="722">
                  <c:v>-0.80048706972662087</c:v>
                </c:pt>
                <c:pt idx="723">
                  <c:v>-0.80189608833208836</c:v>
                </c:pt>
                <c:pt idx="724">
                  <c:v>-0.80330958656544649</c:v>
                </c:pt>
                <c:pt idx="725">
                  <c:v>-0.80361647483413745</c:v>
                </c:pt>
                <c:pt idx="726">
                  <c:v>-0.80394766533745465</c:v>
                </c:pt>
                <c:pt idx="727">
                  <c:v>-0.80423997203070552</c:v>
                </c:pt>
                <c:pt idx="728">
                  <c:v>-0.80348341259009137</c:v>
                </c:pt>
                <c:pt idx="729">
                  <c:v>-0.80270826433828957</c:v>
                </c:pt>
                <c:pt idx="730">
                  <c:v>-0.80194739905152379</c:v>
                </c:pt>
                <c:pt idx="731">
                  <c:v>-0.80122007107049331</c:v>
                </c:pt>
                <c:pt idx="732">
                  <c:v>-0.80153516964908333</c:v>
                </c:pt>
                <c:pt idx="733">
                  <c:v>-0.8029219262561017</c:v>
                </c:pt>
                <c:pt idx="734">
                  <c:v>-0.80218012773097958</c:v>
                </c:pt>
                <c:pt idx="735">
                  <c:v>-0.80146370517636001</c:v>
                </c:pt>
                <c:pt idx="736">
                  <c:v>-0.80181797107283281</c:v>
                </c:pt>
                <c:pt idx="737">
                  <c:v>-0.80109245165137621</c:v>
                </c:pt>
                <c:pt idx="738">
                  <c:v>-0.8003994826183487</c:v>
                </c:pt>
                <c:pt idx="739">
                  <c:v>-0.79967257296598171</c:v>
                </c:pt>
                <c:pt idx="740">
                  <c:v>-0.80002626150666201</c:v>
                </c:pt>
                <c:pt idx="741">
                  <c:v>-0.79829721627652883</c:v>
                </c:pt>
                <c:pt idx="742">
                  <c:v>-0.79764259195099818</c:v>
                </c:pt>
                <c:pt idx="743">
                  <c:v>-0.79804124011197819</c:v>
                </c:pt>
                <c:pt idx="744">
                  <c:v>-0.79740651530973861</c:v>
                </c:pt>
                <c:pt idx="745">
                  <c:v>-0.79677654500354378</c:v>
                </c:pt>
                <c:pt idx="746">
                  <c:v>-0.79724067410347288</c:v>
                </c:pt>
                <c:pt idx="747">
                  <c:v>-0.79662656062140336</c:v>
                </c:pt>
                <c:pt idx="748">
                  <c:v>-0.79705490940897517</c:v>
                </c:pt>
                <c:pt idx="749">
                  <c:v>-0.79646309122079573</c:v>
                </c:pt>
                <c:pt idx="750">
                  <c:v>-0.79690140939637966</c:v>
                </c:pt>
                <c:pt idx="751">
                  <c:v>-0.79626768120845204</c:v>
                </c:pt>
                <c:pt idx="752">
                  <c:v>-0.79670472758428301</c:v>
                </c:pt>
                <c:pt idx="753">
                  <c:v>-0.79712935303259724</c:v>
                </c:pt>
                <c:pt idx="754">
                  <c:v>-0.79651178597194539</c:v>
                </c:pt>
                <c:pt idx="755">
                  <c:v>-0.79693021025250654</c:v>
                </c:pt>
                <c:pt idx="756">
                  <c:v>-0.79633376604745643</c:v>
                </c:pt>
                <c:pt idx="757">
                  <c:v>-0.79677957072650718</c:v>
                </c:pt>
                <c:pt idx="758">
                  <c:v>-0.79720881931197696</c:v>
                </c:pt>
                <c:pt idx="759">
                  <c:v>-0.7976221629257374</c:v>
                </c:pt>
                <c:pt idx="760">
                  <c:v>-0.79699597966722258</c:v>
                </c:pt>
                <c:pt idx="761">
                  <c:v>-0.79638048007387818</c:v>
                </c:pt>
                <c:pt idx="762">
                  <c:v>-0.79683635047240053</c:v>
                </c:pt>
                <c:pt idx="763">
                  <c:v>-0.79724250346295245</c:v>
                </c:pt>
                <c:pt idx="764">
                  <c:v>-0.79766595339369339</c:v>
                </c:pt>
                <c:pt idx="765">
                  <c:v>-0.79702149432581959</c:v>
                </c:pt>
                <c:pt idx="766">
                  <c:v>-0.79638700443930321</c:v>
                </c:pt>
                <c:pt idx="767">
                  <c:v>-0.79575086435051723</c:v>
                </c:pt>
                <c:pt idx="768">
                  <c:v>-0.79621206706350689</c:v>
                </c:pt>
                <c:pt idx="769">
                  <c:v>-0.79668510572223672</c:v>
                </c:pt>
                <c:pt idx="770">
                  <c:v>-0.79711288360779198</c:v>
                </c:pt>
                <c:pt idx="771">
                  <c:v>-0.7964679059356361</c:v>
                </c:pt>
                <c:pt idx="772">
                  <c:v>-0.79690336781692328</c:v>
                </c:pt>
                <c:pt idx="773">
                  <c:v>-0.79629524046058475</c:v>
                </c:pt>
                <c:pt idx="774">
                  <c:v>-0.79570611565137306</c:v>
                </c:pt>
                <c:pt idx="775">
                  <c:v>-0.79612935333834556</c:v>
                </c:pt>
                <c:pt idx="776">
                  <c:v>-0.79656000627157864</c:v>
                </c:pt>
                <c:pt idx="777">
                  <c:v>-0.79595674614614709</c:v>
                </c:pt>
                <c:pt idx="778">
                  <c:v>-0.79537379122322416</c:v>
                </c:pt>
                <c:pt idx="779">
                  <c:v>-0.7947611353987597</c:v>
                </c:pt>
                <c:pt idx="780">
                  <c:v>-0.79521303269078436</c:v>
                </c:pt>
                <c:pt idx="781">
                  <c:v>-0.79569155203696873</c:v>
                </c:pt>
                <c:pt idx="782">
                  <c:v>-0.79615426099622932</c:v>
                </c:pt>
                <c:pt idx="783">
                  <c:v>-0.79552661577630468</c:v>
                </c:pt>
                <c:pt idx="784">
                  <c:v>-0.79388386346077855</c:v>
                </c:pt>
                <c:pt idx="785">
                  <c:v>-0.79438474619156285</c:v>
                </c:pt>
                <c:pt idx="786">
                  <c:v>-0.79486289126773157</c:v>
                </c:pt>
                <c:pt idx="787">
                  <c:v>-0.79533993344237686</c:v>
                </c:pt>
                <c:pt idx="788">
                  <c:v>-0.79472003477352937</c:v>
                </c:pt>
                <c:pt idx="789">
                  <c:v>-0.79518283407805868</c:v>
                </c:pt>
                <c:pt idx="790">
                  <c:v>-0.79564647739649752</c:v>
                </c:pt>
                <c:pt idx="791">
                  <c:v>-0.79611434784856761</c:v>
                </c:pt>
                <c:pt idx="792">
                  <c:v>-0.79551540089159622</c:v>
                </c:pt>
                <c:pt idx="793">
                  <c:v>-0.7949386728737643</c:v>
                </c:pt>
                <c:pt idx="794">
                  <c:v>-0.79542181941628887</c:v>
                </c:pt>
                <c:pt idx="795">
                  <c:v>-0.7958760630279631</c:v>
                </c:pt>
                <c:pt idx="796">
                  <c:v>-0.79525342176740377</c:v>
                </c:pt>
                <c:pt idx="797">
                  <c:v>-0.79463891333205572</c:v>
                </c:pt>
                <c:pt idx="798">
                  <c:v>-0.79509549506541466</c:v>
                </c:pt>
                <c:pt idx="799">
                  <c:v>-0.79451618516410638</c:v>
                </c:pt>
                <c:pt idx="800">
                  <c:v>-0.79496940146082429</c:v>
                </c:pt>
                <c:pt idx="801">
                  <c:v>-0.79542333343160776</c:v>
                </c:pt>
                <c:pt idx="802">
                  <c:v>-0.79586078676297567</c:v>
                </c:pt>
                <c:pt idx="803">
                  <c:v>-0.79629529102771612</c:v>
                </c:pt>
                <c:pt idx="804">
                  <c:v>-0.79563428520716184</c:v>
                </c:pt>
                <c:pt idx="805">
                  <c:v>-0.79608741950301853</c:v>
                </c:pt>
                <c:pt idx="806">
                  <c:v>-0.79546979111295824</c:v>
                </c:pt>
                <c:pt idx="807">
                  <c:v>-0.79382459529069904</c:v>
                </c:pt>
                <c:pt idx="808">
                  <c:v>-0.79325590338488494</c:v>
                </c:pt>
                <c:pt idx="809">
                  <c:v>-0.79375654531718731</c:v>
                </c:pt>
                <c:pt idx="810">
                  <c:v>-0.79423709441084356</c:v>
                </c:pt>
                <c:pt idx="811">
                  <c:v>-0.79370855252262673</c:v>
                </c:pt>
                <c:pt idx="812">
                  <c:v>-0.79313248147217419</c:v>
                </c:pt>
                <c:pt idx="813">
                  <c:v>-0.79363931184273073</c:v>
                </c:pt>
                <c:pt idx="814">
                  <c:v>-0.795179345605876</c:v>
                </c:pt>
                <c:pt idx="815">
                  <c:v>-0.7956791386937585</c:v>
                </c:pt>
                <c:pt idx="816">
                  <c:v>-0.79613475591988336</c:v>
                </c:pt>
                <c:pt idx="817">
                  <c:v>-0.7965629608014857</c:v>
                </c:pt>
                <c:pt idx="818">
                  <c:v>-0.79801772158545603</c:v>
                </c:pt>
                <c:pt idx="819">
                  <c:v>-0.79736106715374688</c:v>
                </c:pt>
                <c:pt idx="820">
                  <c:v>-0.79565514581067187</c:v>
                </c:pt>
                <c:pt idx="821">
                  <c:v>-0.79505030289445844</c:v>
                </c:pt>
                <c:pt idx="822">
                  <c:v>-0.79551511683656928</c:v>
                </c:pt>
                <c:pt idx="823">
                  <c:v>-0.79594099449983791</c:v>
                </c:pt>
                <c:pt idx="824">
                  <c:v>-0.79636869460984117</c:v>
                </c:pt>
                <c:pt idx="825">
                  <c:v>-0.79787464071764436</c:v>
                </c:pt>
                <c:pt idx="826">
                  <c:v>-0.79722776790329153</c:v>
                </c:pt>
                <c:pt idx="827">
                  <c:v>-0.79762057254522567</c:v>
                </c:pt>
                <c:pt idx="828">
                  <c:v>-0.79801744109432105</c:v>
                </c:pt>
                <c:pt idx="829">
                  <c:v>-0.79840697227243451</c:v>
                </c:pt>
                <c:pt idx="830">
                  <c:v>-0.7977478328269858</c:v>
                </c:pt>
                <c:pt idx="831">
                  <c:v>-0.79814805617044604</c:v>
                </c:pt>
                <c:pt idx="832">
                  <c:v>-0.79747181504703712</c:v>
                </c:pt>
                <c:pt idx="833">
                  <c:v>-0.79787661874609639</c:v>
                </c:pt>
                <c:pt idx="834">
                  <c:v>-0.79826196637117441</c:v>
                </c:pt>
                <c:pt idx="835">
                  <c:v>-0.79761840704375098</c:v>
                </c:pt>
                <c:pt idx="836">
                  <c:v>-0.79804009890287597</c:v>
                </c:pt>
                <c:pt idx="837">
                  <c:v>-0.79846181692481832</c:v>
                </c:pt>
                <c:pt idx="838">
                  <c:v>-0.79885904058632196</c:v>
                </c:pt>
                <c:pt idx="839">
                  <c:v>-0.7982015597745955</c:v>
                </c:pt>
                <c:pt idx="840">
                  <c:v>-0.79757676857910353</c:v>
                </c:pt>
                <c:pt idx="841">
                  <c:v>-0.79801823320752152</c:v>
                </c:pt>
                <c:pt idx="842">
                  <c:v>-0.79842950854337114</c:v>
                </c:pt>
                <c:pt idx="843">
                  <c:v>-0.79779313837250365</c:v>
                </c:pt>
                <c:pt idx="844">
                  <c:v>-0.79714903560505357</c:v>
                </c:pt>
                <c:pt idx="845">
                  <c:v>-0.79650791489295236</c:v>
                </c:pt>
                <c:pt idx="846">
                  <c:v>-0.79694535659509325</c:v>
                </c:pt>
                <c:pt idx="847">
                  <c:v>-0.7963490294631913</c:v>
                </c:pt>
                <c:pt idx="848">
                  <c:v>-0.79784956887392755</c:v>
                </c:pt>
                <c:pt idx="849">
                  <c:v>-0.79823453749644901</c:v>
                </c:pt>
                <c:pt idx="850">
                  <c:v>-0.79759440674652005</c:v>
                </c:pt>
                <c:pt idx="851">
                  <c:v>-0.79699975861158956</c:v>
                </c:pt>
                <c:pt idx="852">
                  <c:v>-0.7963981034393578</c:v>
                </c:pt>
                <c:pt idx="853">
                  <c:v>-0.79683048137057066</c:v>
                </c:pt>
                <c:pt idx="854">
                  <c:v>-0.79622777174315917</c:v>
                </c:pt>
                <c:pt idx="855">
                  <c:v>-0.79564291630829598</c:v>
                </c:pt>
                <c:pt idx="856">
                  <c:v>-0.79504777798213011</c:v>
                </c:pt>
                <c:pt idx="857">
                  <c:v>-0.79551998242248756</c:v>
                </c:pt>
                <c:pt idx="858">
                  <c:v>-0.79493936277403776</c:v>
                </c:pt>
                <c:pt idx="859">
                  <c:v>-0.795400215518557</c:v>
                </c:pt>
                <c:pt idx="860">
                  <c:v>-0.79580179120818595</c:v>
                </c:pt>
                <c:pt idx="861">
                  <c:v>-0.7962191553840221</c:v>
                </c:pt>
                <c:pt idx="862">
                  <c:v>-0.79770011227634163</c:v>
                </c:pt>
                <c:pt idx="863">
                  <c:v>-0.79706031003081468</c:v>
                </c:pt>
                <c:pt idx="864">
                  <c:v>-0.79645010383019832</c:v>
                </c:pt>
                <c:pt idx="865">
                  <c:v>-0.79584790175359432</c:v>
                </c:pt>
                <c:pt idx="866">
                  <c:v>-0.79624702371852241</c:v>
                </c:pt>
                <c:pt idx="867">
                  <c:v>-0.79563278324415188</c:v>
                </c:pt>
                <c:pt idx="868">
                  <c:v>-0.79606236757926874</c:v>
                </c:pt>
                <c:pt idx="869">
                  <c:v>-0.79440820022768344</c:v>
                </c:pt>
                <c:pt idx="870">
                  <c:v>-0.7948776162231298</c:v>
                </c:pt>
                <c:pt idx="871">
                  <c:v>-0.79425306389866723</c:v>
                </c:pt>
                <c:pt idx="872">
                  <c:v>-0.79370234262069383</c:v>
                </c:pt>
                <c:pt idx="873">
                  <c:v>-0.79314615576827996</c:v>
                </c:pt>
                <c:pt idx="874">
                  <c:v>-0.79256965265291435</c:v>
                </c:pt>
                <c:pt idx="875">
                  <c:v>-0.79308895959985604</c:v>
                </c:pt>
                <c:pt idx="876">
                  <c:v>-0.79357860040785888</c:v>
                </c:pt>
                <c:pt idx="877">
                  <c:v>-0.79303052839970167</c:v>
                </c:pt>
                <c:pt idx="878">
                  <c:v>-0.79247587783170759</c:v>
                </c:pt>
                <c:pt idx="879">
                  <c:v>-0.79301956027507337</c:v>
                </c:pt>
                <c:pt idx="880">
                  <c:v>-0.79456754906957183</c:v>
                </c:pt>
                <c:pt idx="881">
                  <c:v>-0.79502951808818045</c:v>
                </c:pt>
                <c:pt idx="882">
                  <c:v>-0.79550474772641677</c:v>
                </c:pt>
                <c:pt idx="883">
                  <c:v>-0.7949001727718884</c:v>
                </c:pt>
                <c:pt idx="884">
                  <c:v>-0.79534572931645064</c:v>
                </c:pt>
                <c:pt idx="885">
                  <c:v>-0.79472403473012154</c:v>
                </c:pt>
                <c:pt idx="886">
                  <c:v>-0.79520271403551912</c:v>
                </c:pt>
                <c:pt idx="887">
                  <c:v>-0.79566675975480872</c:v>
                </c:pt>
                <c:pt idx="888">
                  <c:v>-0.79506410455971266</c:v>
                </c:pt>
                <c:pt idx="889">
                  <c:v>-0.79450128246851837</c:v>
                </c:pt>
                <c:pt idx="890">
                  <c:v>-0.79495471681914798</c:v>
                </c:pt>
                <c:pt idx="891">
                  <c:v>-0.79438128248276496</c:v>
                </c:pt>
                <c:pt idx="892">
                  <c:v>-0.79377903683310957</c:v>
                </c:pt>
                <c:pt idx="893">
                  <c:v>-0.7942432760964474</c:v>
                </c:pt>
                <c:pt idx="894">
                  <c:v>-0.79366239057451848</c:v>
                </c:pt>
                <c:pt idx="895">
                  <c:v>-0.79310640276302802</c:v>
                </c:pt>
                <c:pt idx="896">
                  <c:v>-0.79256351470776742</c:v>
                </c:pt>
                <c:pt idx="897">
                  <c:v>-0.79305456441361211</c:v>
                </c:pt>
                <c:pt idx="898">
                  <c:v>-0.79355037312533994</c:v>
                </c:pt>
                <c:pt idx="899">
                  <c:v>-0.79404392566283322</c:v>
                </c:pt>
                <c:pt idx="900">
                  <c:v>-0.79452156714957656</c:v>
                </c:pt>
                <c:pt idx="901">
                  <c:v>-0.79393557580658491</c:v>
                </c:pt>
                <c:pt idx="902">
                  <c:v>-0.79445902429045323</c:v>
                </c:pt>
                <c:pt idx="903">
                  <c:v>-0.7949274438046442</c:v>
                </c:pt>
                <c:pt idx="904">
                  <c:v>-0.79328971492855138</c:v>
                </c:pt>
                <c:pt idx="905">
                  <c:v>-0.7927537006299803</c:v>
                </c:pt>
                <c:pt idx="906">
                  <c:v>-0.7922174266173807</c:v>
                </c:pt>
                <c:pt idx="907">
                  <c:v>-0.79170375808503313</c:v>
                </c:pt>
                <c:pt idx="908">
                  <c:v>-0.79224436292333245</c:v>
                </c:pt>
                <c:pt idx="909">
                  <c:v>-0.79276767566486572</c:v>
                </c:pt>
                <c:pt idx="910">
                  <c:v>-0.79220272215156839</c:v>
                </c:pt>
                <c:pt idx="911">
                  <c:v>-0.79167652770853703</c:v>
                </c:pt>
                <c:pt idx="912">
                  <c:v>-0.79223619715436622</c:v>
                </c:pt>
                <c:pt idx="913">
                  <c:v>-0.79381813321127881</c:v>
                </c:pt>
                <c:pt idx="914">
                  <c:v>-0.79325261054705321</c:v>
                </c:pt>
                <c:pt idx="915">
                  <c:v>-0.79375889833611213</c:v>
                </c:pt>
                <c:pt idx="916">
                  <c:v>-0.79317196036938997</c:v>
                </c:pt>
                <c:pt idx="917">
                  <c:v>-0.79367184116200218</c:v>
                </c:pt>
                <c:pt idx="918">
                  <c:v>-0.79313640433876209</c:v>
                </c:pt>
                <c:pt idx="919">
                  <c:v>-0.79365559625198678</c:v>
                </c:pt>
                <c:pt idx="920">
                  <c:v>-0.79414462432694699</c:v>
                </c:pt>
                <c:pt idx="921">
                  <c:v>-0.79464527184040812</c:v>
                </c:pt>
                <c:pt idx="922">
                  <c:v>-0.79510224640359994</c:v>
                </c:pt>
                <c:pt idx="923">
                  <c:v>-0.79451580147552792</c:v>
                </c:pt>
                <c:pt idx="924">
                  <c:v>-0.7939174054460173</c:v>
                </c:pt>
                <c:pt idx="925">
                  <c:v>-0.7933735773370969</c:v>
                </c:pt>
                <c:pt idx="926">
                  <c:v>-0.79281040579035489</c:v>
                </c:pt>
                <c:pt idx="927">
                  <c:v>-0.79331545767454781</c:v>
                </c:pt>
                <c:pt idx="928">
                  <c:v>-0.7927677685210569</c:v>
                </c:pt>
                <c:pt idx="929">
                  <c:v>-0.79221807315063575</c:v>
                </c:pt>
                <c:pt idx="930">
                  <c:v>-0.79272825168762306</c:v>
                </c:pt>
                <c:pt idx="931">
                  <c:v>-0.79215338665387058</c:v>
                </c:pt>
                <c:pt idx="932">
                  <c:v>-0.79369601892079322</c:v>
                </c:pt>
                <c:pt idx="933">
                  <c:v>-0.79207651854237726</c:v>
                </c:pt>
                <c:pt idx="934">
                  <c:v>-0.79260112817152983</c:v>
                </c:pt>
                <c:pt idx="935">
                  <c:v>-0.79309014560809921</c:v>
                </c:pt>
                <c:pt idx="936">
                  <c:v>-0.79254944269593719</c:v>
                </c:pt>
                <c:pt idx="937">
                  <c:v>-0.79202807384201834</c:v>
                </c:pt>
                <c:pt idx="938">
                  <c:v>-0.79256435236517797</c:v>
                </c:pt>
                <c:pt idx="939">
                  <c:v>-0.79205688531787444</c:v>
                </c:pt>
                <c:pt idx="940">
                  <c:v>-0.79261140761151683</c:v>
                </c:pt>
                <c:pt idx="941">
                  <c:v>-0.79208803945928641</c:v>
                </c:pt>
                <c:pt idx="942">
                  <c:v>-0.79156307867010056</c:v>
                </c:pt>
                <c:pt idx="943">
                  <c:v>-0.79211801709669849</c:v>
                </c:pt>
                <c:pt idx="944">
                  <c:v>-0.79157629675476449</c:v>
                </c:pt>
                <c:pt idx="945">
                  <c:v>-0.7910499708196691</c:v>
                </c:pt>
                <c:pt idx="946">
                  <c:v>-0.79057277140327575</c:v>
                </c:pt>
                <c:pt idx="947">
                  <c:v>-0.79006879597521029</c:v>
                </c:pt>
                <c:pt idx="948">
                  <c:v>-0.79060600005570603</c:v>
                </c:pt>
                <c:pt idx="949">
                  <c:v>-0.79009418005459187</c:v>
                </c:pt>
                <c:pt idx="950">
                  <c:v>-0.78955907645349999</c:v>
                </c:pt>
                <c:pt idx="951">
                  <c:v>-0.79012723492442993</c:v>
                </c:pt>
                <c:pt idx="952">
                  <c:v>-0.78962883022594132</c:v>
                </c:pt>
                <c:pt idx="953">
                  <c:v>-0.79019019362142262</c:v>
                </c:pt>
                <c:pt idx="954">
                  <c:v>-0.7906941697489942</c:v>
                </c:pt>
                <c:pt idx="955">
                  <c:v>-0.79020944635401424</c:v>
                </c:pt>
                <c:pt idx="956">
                  <c:v>-0.78973805742693404</c:v>
                </c:pt>
                <c:pt idx="957">
                  <c:v>-0.79028707627839534</c:v>
                </c:pt>
                <c:pt idx="958">
                  <c:v>-0.78976059475282734</c:v>
                </c:pt>
                <c:pt idx="959">
                  <c:v>-0.78927670285777074</c:v>
                </c:pt>
                <c:pt idx="960">
                  <c:v>-0.78983370880061532</c:v>
                </c:pt>
                <c:pt idx="961">
                  <c:v>-0.789321474624603</c:v>
                </c:pt>
                <c:pt idx="962">
                  <c:v>-0.78883796513211091</c:v>
                </c:pt>
                <c:pt idx="963">
                  <c:v>-0.78835394582946872</c:v>
                </c:pt>
                <c:pt idx="964">
                  <c:v>-0.78787222691287928</c:v>
                </c:pt>
                <c:pt idx="965">
                  <c:v>-0.78742670237462165</c:v>
                </c:pt>
                <c:pt idx="966">
                  <c:v>-0.78697620832712922</c:v>
                </c:pt>
                <c:pt idx="967">
                  <c:v>-0.78655684416058658</c:v>
                </c:pt>
                <c:pt idx="968">
                  <c:v>-0.7872123072773749</c:v>
                </c:pt>
                <c:pt idx="969">
                  <c:v>-0.78887430113182733</c:v>
                </c:pt>
                <c:pt idx="970">
                  <c:v>-0.78942595510919078</c:v>
                </c:pt>
                <c:pt idx="971">
                  <c:v>-0.78999397600700694</c:v>
                </c:pt>
                <c:pt idx="972">
                  <c:v>-0.79053819648686674</c:v>
                </c:pt>
                <c:pt idx="973">
                  <c:v>-0.79004635255712952</c:v>
                </c:pt>
                <c:pt idx="974">
                  <c:v>-0.78851220550598689</c:v>
                </c:pt>
                <c:pt idx="975">
                  <c:v>-0.78806684139586702</c:v>
                </c:pt>
                <c:pt idx="976">
                  <c:v>-0.78866554456794979</c:v>
                </c:pt>
                <c:pt idx="977">
                  <c:v>-0.78822423367659089</c:v>
                </c:pt>
                <c:pt idx="978">
                  <c:v>-0.78988308900305904</c:v>
                </c:pt>
                <c:pt idx="979">
                  <c:v>-0.78940024722299773</c:v>
                </c:pt>
                <c:pt idx="980">
                  <c:v>-0.78892622227853781</c:v>
                </c:pt>
                <c:pt idx="981">
                  <c:v>-0.78951739783296693</c:v>
                </c:pt>
                <c:pt idx="982">
                  <c:v>-0.78906108987630763</c:v>
                </c:pt>
                <c:pt idx="983">
                  <c:v>-0.78966522807878148</c:v>
                </c:pt>
                <c:pt idx="984">
                  <c:v>-0.7891472235172059</c:v>
                </c:pt>
                <c:pt idx="985">
                  <c:v>-0.7887181790468617</c:v>
                </c:pt>
                <c:pt idx="986">
                  <c:v>-0.78721515546592447</c:v>
                </c:pt>
                <c:pt idx="987">
                  <c:v>-0.786806572356606</c:v>
                </c:pt>
                <c:pt idx="988">
                  <c:v>-0.78638952090947389</c:v>
                </c:pt>
                <c:pt idx="989">
                  <c:v>-0.78702117049128451</c:v>
                </c:pt>
                <c:pt idx="990">
                  <c:v>-0.78660168708145872</c:v>
                </c:pt>
                <c:pt idx="991">
                  <c:v>-0.78620217333982945</c:v>
                </c:pt>
                <c:pt idx="992">
                  <c:v>-0.78683260987303283</c:v>
                </c:pt>
                <c:pt idx="993">
                  <c:v>-0.78744959767557221</c:v>
                </c:pt>
                <c:pt idx="994">
                  <c:v>-0.78701560572206086</c:v>
                </c:pt>
                <c:pt idx="995">
                  <c:v>-0.78764441360761972</c:v>
                </c:pt>
                <c:pt idx="996">
                  <c:v>-0.78824538533546729</c:v>
                </c:pt>
                <c:pt idx="997">
                  <c:v>-0.78882213762875786</c:v>
                </c:pt>
                <c:pt idx="998">
                  <c:v>-0.78837333487618266</c:v>
                </c:pt>
                <c:pt idx="999">
                  <c:v>-0.78892836817865908</c:v>
                </c:pt>
                <c:pt idx="1000">
                  <c:v>-0.78951136081508599</c:v>
                </c:pt>
                <c:pt idx="1001">
                  <c:v>-0.7890551735987843</c:v>
                </c:pt>
                <c:pt idx="1002">
                  <c:v>-0.78965517012680864</c:v>
                </c:pt>
                <c:pt idx="1003">
                  <c:v>-0.78919398672427243</c:v>
                </c:pt>
                <c:pt idx="1004">
                  <c:v>-0.78872462698978696</c:v>
                </c:pt>
                <c:pt idx="1005">
                  <c:v>-0.78825749444999116</c:v>
                </c:pt>
                <c:pt idx="1006">
                  <c:v>-0.78886298456099135</c:v>
                </c:pt>
                <c:pt idx="1007">
                  <c:v>-0.78944606486977154</c:v>
                </c:pt>
                <c:pt idx="1008">
                  <c:v>-0.7900141235723761</c:v>
                </c:pt>
                <c:pt idx="1009">
                  <c:v>-0.7905714211009286</c:v>
                </c:pt>
                <c:pt idx="1010">
                  <c:v>-0.79112087267890996</c:v>
                </c:pt>
                <c:pt idx="1011">
                  <c:v>-0.79062991522533177</c:v>
                </c:pt>
                <c:pt idx="1012">
                  <c:v>-0.79014023692082502</c:v>
                </c:pt>
                <c:pt idx="1013">
                  <c:v>-0.78437677218240853</c:v>
                </c:pt>
                <c:pt idx="1014">
                  <c:v>-0.76617439673876042</c:v>
                </c:pt>
                <c:pt idx="1015">
                  <c:v>-0.76304046880398524</c:v>
                </c:pt>
                <c:pt idx="1016">
                  <c:v>-0.77149127942790552</c:v>
                </c:pt>
                <c:pt idx="1017">
                  <c:v>-0.78081611383934735</c:v>
                </c:pt>
                <c:pt idx="1018">
                  <c:v>-0.78786983156256041</c:v>
                </c:pt>
                <c:pt idx="1019">
                  <c:v>-0.79265761493130926</c:v>
                </c:pt>
                <c:pt idx="1020">
                  <c:v>-0.79420308263268302</c:v>
                </c:pt>
                <c:pt idx="1021">
                  <c:v>-0.79573616098002931</c:v>
                </c:pt>
                <c:pt idx="1022">
                  <c:v>-0.79620833776042876</c:v>
                </c:pt>
                <c:pt idx="1023">
                  <c:v>-0.79665879100522019</c:v>
                </c:pt>
                <c:pt idx="1024">
                  <c:v>-0.79706001518511582</c:v>
                </c:pt>
                <c:pt idx="1025">
                  <c:v>-0.7974445748814134</c:v>
                </c:pt>
                <c:pt idx="1026">
                  <c:v>-0.79784808338378521</c:v>
                </c:pt>
                <c:pt idx="1027">
                  <c:v>-0.79824046171610952</c:v>
                </c:pt>
                <c:pt idx="1028">
                  <c:v>-0.79862257248178736</c:v>
                </c:pt>
                <c:pt idx="1029">
                  <c:v>-0.7979220410321517</c:v>
                </c:pt>
                <c:pt idx="1030">
                  <c:v>-0.79728146021150859</c:v>
                </c:pt>
                <c:pt idx="1031">
                  <c:v>-0.79667263100727836</c:v>
                </c:pt>
                <c:pt idx="1032">
                  <c:v>-0.79704945838713281</c:v>
                </c:pt>
                <c:pt idx="1033">
                  <c:v>-0.79746454921939025</c:v>
                </c:pt>
                <c:pt idx="1034">
                  <c:v>-0.79687401823500237</c:v>
                </c:pt>
                <c:pt idx="1035">
                  <c:v>-0.79732223787030232</c:v>
                </c:pt>
                <c:pt idx="1036">
                  <c:v>-0.79773177311289611</c:v>
                </c:pt>
                <c:pt idx="1037">
                  <c:v>-0.79814357765063815</c:v>
                </c:pt>
                <c:pt idx="1038">
                  <c:v>-0.79751828609762543</c:v>
                </c:pt>
                <c:pt idx="1039">
                  <c:v>-0.79689464037567292</c:v>
                </c:pt>
                <c:pt idx="1040">
                  <c:v>-0.7952239675681595</c:v>
                </c:pt>
                <c:pt idx="1041">
                  <c:v>-0.79563334821679632</c:v>
                </c:pt>
                <c:pt idx="1042">
                  <c:v>-0.79606714125246036</c:v>
                </c:pt>
                <c:pt idx="1043">
                  <c:v>-0.79653907842741112</c:v>
                </c:pt>
                <c:pt idx="1044">
                  <c:v>-0.79697769685886277</c:v>
                </c:pt>
                <c:pt idx="1045">
                  <c:v>-0.79740308292168549</c:v>
                </c:pt>
                <c:pt idx="1046">
                  <c:v>-0.79784192126325182</c:v>
                </c:pt>
                <c:pt idx="1047">
                  <c:v>-0.7982557828379867</c:v>
                </c:pt>
                <c:pt idx="1048">
                  <c:v>-0.79867418718122696</c:v>
                </c:pt>
                <c:pt idx="1049">
                  <c:v>-0.79803076343760249</c:v>
                </c:pt>
                <c:pt idx="1050">
                  <c:v>-0.79844392816885046</c:v>
                </c:pt>
                <c:pt idx="1051">
                  <c:v>-0.79777934960547336</c:v>
                </c:pt>
                <c:pt idx="1052">
                  <c:v>-0.7992214826133639</c:v>
                </c:pt>
                <c:pt idx="1053">
                  <c:v>-0.79959121296109659</c:v>
                </c:pt>
                <c:pt idx="1054">
                  <c:v>-0.79993644870187464</c:v>
                </c:pt>
                <c:pt idx="1055">
                  <c:v>-0.79919711972783714</c:v>
                </c:pt>
                <c:pt idx="1056">
                  <c:v>-0.79855425733328045</c:v>
                </c:pt>
                <c:pt idx="1057">
                  <c:v>-0.79895105218661477</c:v>
                </c:pt>
                <c:pt idx="1058">
                  <c:v>-0.79930397114288254</c:v>
                </c:pt>
                <c:pt idx="1059">
                  <c:v>-0.79970503172002494</c:v>
                </c:pt>
                <c:pt idx="1060">
                  <c:v>-0.80008499108562436</c:v>
                </c:pt>
                <c:pt idx="1061">
                  <c:v>-0.80043529126391189</c:v>
                </c:pt>
                <c:pt idx="1062">
                  <c:v>-0.79971408543863354</c:v>
                </c:pt>
                <c:pt idx="1063">
                  <c:v>-0.80008470372986085</c:v>
                </c:pt>
                <c:pt idx="1064">
                  <c:v>-0.80044000965526363</c:v>
                </c:pt>
                <c:pt idx="1065">
                  <c:v>-0.80079704946215835</c:v>
                </c:pt>
                <c:pt idx="1066">
                  <c:v>-0.8001284484729152</c:v>
                </c:pt>
                <c:pt idx="1067">
                  <c:v>-0.79944495950345684</c:v>
                </c:pt>
                <c:pt idx="1068">
                  <c:v>-0.7998264003133877</c:v>
                </c:pt>
                <c:pt idx="1069">
                  <c:v>-0.80017557230712</c:v>
                </c:pt>
                <c:pt idx="1070">
                  <c:v>-0.79951526086097757</c:v>
                </c:pt>
                <c:pt idx="1071">
                  <c:v>-0.79987117564375798</c:v>
                </c:pt>
                <c:pt idx="1072">
                  <c:v>-0.80023319213088284</c:v>
                </c:pt>
                <c:pt idx="1073">
                  <c:v>-0.79849544828826524</c:v>
                </c:pt>
                <c:pt idx="1074">
                  <c:v>-0.79785727932249995</c:v>
                </c:pt>
                <c:pt idx="1075">
                  <c:v>-0.79718853373605003</c:v>
                </c:pt>
                <c:pt idx="1076">
                  <c:v>-0.79762516306132891</c:v>
                </c:pt>
                <c:pt idx="1077">
                  <c:v>-0.79699463980010232</c:v>
                </c:pt>
                <c:pt idx="1078">
                  <c:v>-0.7963483470041004</c:v>
                </c:pt>
                <c:pt idx="1079">
                  <c:v>-0.79574430006401831</c:v>
                </c:pt>
                <c:pt idx="1080">
                  <c:v>-0.79722855406273796</c:v>
                </c:pt>
                <c:pt idx="1081">
                  <c:v>-0.79872036298148319</c:v>
                </c:pt>
                <c:pt idx="1082">
                  <c:v>-0.79912117572185348</c:v>
                </c:pt>
                <c:pt idx="1083">
                  <c:v>-0.79949687220741639</c:v>
                </c:pt>
                <c:pt idx="1084">
                  <c:v>-0.79882463476326815</c:v>
                </c:pt>
                <c:pt idx="1085">
                  <c:v>-0.79816950206800286</c:v>
                </c:pt>
                <c:pt idx="1086">
                  <c:v>-0.79752975202664278</c:v>
                </c:pt>
                <c:pt idx="1087">
                  <c:v>-0.79691459698610989</c:v>
                </c:pt>
                <c:pt idx="1088">
                  <c:v>-0.79630622504638759</c:v>
                </c:pt>
                <c:pt idx="1089">
                  <c:v>-0.79570100054545978</c:v>
                </c:pt>
                <c:pt idx="1090">
                  <c:v>-0.79613718053455063</c:v>
                </c:pt>
                <c:pt idx="1091">
                  <c:v>-0.79553823692385972</c:v>
                </c:pt>
                <c:pt idx="1092">
                  <c:v>-0.79391071218538256</c:v>
                </c:pt>
                <c:pt idx="1093">
                  <c:v>-0.79441695794167488</c:v>
                </c:pt>
                <c:pt idx="1094">
                  <c:v>-0.79592661878284143</c:v>
                </c:pt>
                <c:pt idx="1095">
                  <c:v>-0.79634768640718467</c:v>
                </c:pt>
                <c:pt idx="1096">
                  <c:v>-0.79782271267904092</c:v>
                </c:pt>
                <c:pt idx="1097">
                  <c:v>-0.7972016584254602</c:v>
                </c:pt>
                <c:pt idx="1098">
                  <c:v>-0.79764420525695101</c:v>
                </c:pt>
                <c:pt idx="1099">
                  <c:v>-0.79806784115181206</c:v>
                </c:pt>
                <c:pt idx="1100">
                  <c:v>-0.7984463643287758</c:v>
                </c:pt>
                <c:pt idx="1101">
                  <c:v>-0.79883363704220023</c:v>
                </c:pt>
                <c:pt idx="1102">
                  <c:v>-0.80027144430135622</c:v>
                </c:pt>
                <c:pt idx="1103">
                  <c:v>-0.80063361541532907</c:v>
                </c:pt>
                <c:pt idx="1104">
                  <c:v>-0.80098152310702242</c:v>
                </c:pt>
                <c:pt idx="1105">
                  <c:v>-0.80025335264488195</c:v>
                </c:pt>
                <c:pt idx="1106">
                  <c:v>-0.80062410559198427</c:v>
                </c:pt>
                <c:pt idx="1107">
                  <c:v>-0.80199032348014454</c:v>
                </c:pt>
                <c:pt idx="1108">
                  <c:v>-0.8012988770105417</c:v>
                </c:pt>
                <c:pt idx="1109">
                  <c:v>-0.80161941947033089</c:v>
                </c:pt>
                <c:pt idx="1110">
                  <c:v>-0.80194025108092415</c:v>
                </c:pt>
                <c:pt idx="1111">
                  <c:v>-0.80224986605930571</c:v>
                </c:pt>
                <c:pt idx="1112">
                  <c:v>-0.80155892873811962</c:v>
                </c:pt>
                <c:pt idx="1113">
                  <c:v>-0.80083663016335727</c:v>
                </c:pt>
                <c:pt idx="1114">
                  <c:v>-0.80116825756009014</c:v>
                </c:pt>
                <c:pt idx="1115">
                  <c:v>-0.80151859240888823</c:v>
                </c:pt>
                <c:pt idx="1116">
                  <c:v>-0.8018713605607104</c:v>
                </c:pt>
                <c:pt idx="1117">
                  <c:v>-0.80222693334949624</c:v>
                </c:pt>
                <c:pt idx="1118">
                  <c:v>-0.80256167468250628</c:v>
                </c:pt>
                <c:pt idx="1119">
                  <c:v>-0.80391874118885609</c:v>
                </c:pt>
                <c:pt idx="1120">
                  <c:v>-0.80421680636507886</c:v>
                </c:pt>
                <c:pt idx="1121">
                  <c:v>-0.80347445023777719</c:v>
                </c:pt>
                <c:pt idx="1122">
                  <c:v>-0.80274420123302159</c:v>
                </c:pt>
                <c:pt idx="1123">
                  <c:v>-0.80198077720836114</c:v>
                </c:pt>
                <c:pt idx="1124">
                  <c:v>-0.80122452166419389</c:v>
                </c:pt>
                <c:pt idx="1125">
                  <c:v>-0.80055163123090989</c:v>
                </c:pt>
                <c:pt idx="1126">
                  <c:v>-0.80090275860629168</c:v>
                </c:pt>
                <c:pt idx="1127">
                  <c:v>-0.80439348343416583</c:v>
                </c:pt>
                <c:pt idx="1128">
                  <c:v>-0.82036623376548257</c:v>
                </c:pt>
                <c:pt idx="1129">
                  <c:v>-0.81613072909017292</c:v>
                </c:pt>
                <c:pt idx="1130">
                  <c:v>-0.80779305450836947</c:v>
                </c:pt>
                <c:pt idx="1131">
                  <c:v>-0.80170443341820208</c:v>
                </c:pt>
                <c:pt idx="1132">
                  <c:v>-0.7999561847498381</c:v>
                </c:pt>
              </c:numCache>
            </c:numRef>
          </c:val>
          <c:smooth val="0"/>
          <c:extLst>
            <c:ext xmlns:c16="http://schemas.microsoft.com/office/drawing/2014/chart" uri="{C3380CC4-5D6E-409C-BE32-E72D297353CC}">
              <c16:uniqueId val="{00000000-0A93-481F-AA86-82951360B3FA}"/>
            </c:ext>
          </c:extLst>
        </c:ser>
        <c:ser>
          <c:idx val="1"/>
          <c:order val="1"/>
          <c:tx>
            <c:strRef>
              <c:f>Gyro!$Y$1</c:f>
              <c:strCache>
                <c:ptCount val="1"/>
                <c:pt idx="0">
                  <c:v>Gangle_y</c:v>
                </c:pt>
              </c:strCache>
            </c:strRef>
          </c:tx>
          <c:spPr>
            <a:ln w="28575" cap="rnd">
              <a:solidFill>
                <a:schemeClr val="accent2"/>
              </a:solidFill>
              <a:round/>
            </a:ln>
            <a:effectLst/>
          </c:spPr>
          <c:marker>
            <c:symbol val="none"/>
          </c:marker>
          <c:val>
            <c:numRef>
              <c:f>Gyro!$Y$2:$Y$1357</c:f>
              <c:numCache>
                <c:formatCode>General</c:formatCode>
                <c:ptCount val="1356"/>
                <c:pt idx="0">
                  <c:v>-1.1762E-2</c:v>
                </c:pt>
                <c:pt idx="1">
                  <c:v>-2.3236999999999997E-2</c:v>
                </c:pt>
                <c:pt idx="2">
                  <c:v>-3.4481879999999999E-2</c:v>
                </c:pt>
                <c:pt idx="3">
                  <c:v>-4.6578222399999994E-2</c:v>
                </c:pt>
                <c:pt idx="4">
                  <c:v>-5.8397437951999996E-2</c:v>
                </c:pt>
                <c:pt idx="5">
                  <c:v>-6.8972809192959991E-2</c:v>
                </c:pt>
                <c:pt idx="6">
                  <c:v>-7.9301893009100788E-2</c:v>
                </c:pt>
                <c:pt idx="7">
                  <c:v>-9.0476395148918767E-2</c:v>
                </c:pt>
                <c:pt idx="8">
                  <c:v>-0.10042068724594039</c:v>
                </c:pt>
                <c:pt idx="9">
                  <c:v>-0.11013819350102157</c:v>
                </c:pt>
                <c:pt idx="10">
                  <c:v>-0.12177354963100115</c:v>
                </c:pt>
                <c:pt idx="11">
                  <c:v>-0.13109817863838111</c:v>
                </c:pt>
                <c:pt idx="12">
                  <c:v>-0.13917197506561352</c:v>
                </c:pt>
                <c:pt idx="13">
                  <c:v>-0.14917311556430127</c:v>
                </c:pt>
                <c:pt idx="14">
                  <c:v>-0.15581615325301523</c:v>
                </c:pt>
                <c:pt idx="15">
                  <c:v>-0.16124893018795491</c:v>
                </c:pt>
                <c:pt idx="16">
                  <c:v>-0.17290593158419582</c:v>
                </c:pt>
                <c:pt idx="17">
                  <c:v>-0.1822598529525119</c:v>
                </c:pt>
                <c:pt idx="18">
                  <c:v>-0.19137645589346167</c:v>
                </c:pt>
                <c:pt idx="19">
                  <c:v>-0.19924964677559243</c:v>
                </c:pt>
                <c:pt idx="20">
                  <c:v>-0.20699473384008057</c:v>
                </c:pt>
                <c:pt idx="21">
                  <c:v>-0.21455767916327895</c:v>
                </c:pt>
                <c:pt idx="22">
                  <c:v>-0.22199018558001335</c:v>
                </c:pt>
                <c:pt idx="23">
                  <c:v>-0.23144262186841308</c:v>
                </c:pt>
                <c:pt idx="24">
                  <c:v>-0.23958474943104482</c:v>
                </c:pt>
                <c:pt idx="25">
                  <c:v>-0.24546745444242393</c:v>
                </c:pt>
                <c:pt idx="26">
                  <c:v>-0.25227030535357542</c:v>
                </c:pt>
                <c:pt idx="27">
                  <c:v>-0.25891925924650394</c:v>
                </c:pt>
                <c:pt idx="28">
                  <c:v>-0.26650853406157388</c:v>
                </c:pt>
                <c:pt idx="29">
                  <c:v>-0.27188786338034238</c:v>
                </c:pt>
                <c:pt idx="30">
                  <c:v>-0.27710254611273555</c:v>
                </c:pt>
                <c:pt idx="31">
                  <c:v>-0.28219919519048087</c:v>
                </c:pt>
                <c:pt idx="32">
                  <c:v>-0.28828101128667127</c:v>
                </c:pt>
                <c:pt idx="33">
                  <c:v>-0.29632341106093785</c:v>
                </c:pt>
                <c:pt idx="34">
                  <c:v>-0.30421924283971907</c:v>
                </c:pt>
                <c:pt idx="35">
                  <c:v>-0.30989343798292468</c:v>
                </c:pt>
                <c:pt idx="36">
                  <c:v>-0.31543766922326621</c:v>
                </c:pt>
                <c:pt idx="37">
                  <c:v>-0.32186545583880088</c:v>
                </c:pt>
                <c:pt idx="38">
                  <c:v>-0.32715730672202487</c:v>
                </c:pt>
                <c:pt idx="39">
                  <c:v>-0.3323223805875844</c:v>
                </c:pt>
                <c:pt idx="40">
                  <c:v>-0.33845159297583266</c:v>
                </c:pt>
                <c:pt idx="41">
                  <c:v>-0.34337034111631604</c:v>
                </c:pt>
                <c:pt idx="42">
                  <c:v>-0.34928023429398974</c:v>
                </c:pt>
                <c:pt idx="43">
                  <c:v>-0.35508324960810989</c:v>
                </c:pt>
                <c:pt idx="44">
                  <c:v>-0.36079826461594766</c:v>
                </c:pt>
                <c:pt idx="45">
                  <c:v>-0.36634379932362865</c:v>
                </c:pt>
                <c:pt idx="46">
                  <c:v>-0.37073136333715606</c:v>
                </c:pt>
                <c:pt idx="47">
                  <c:v>-0.37397649607041294</c:v>
                </c:pt>
                <c:pt idx="48">
                  <c:v>-0.37927666614900468</c:v>
                </c:pt>
                <c:pt idx="49">
                  <c:v>-0.38445197282602456</c:v>
                </c:pt>
                <c:pt idx="50">
                  <c:v>-0.38848153336950408</c:v>
                </c:pt>
                <c:pt idx="51">
                  <c:v>-0.392479642702114</c:v>
                </c:pt>
                <c:pt idx="52">
                  <c:v>-0.39741500984807171</c:v>
                </c:pt>
                <c:pt idx="53">
                  <c:v>-0.4022440896511103</c:v>
                </c:pt>
                <c:pt idx="54">
                  <c:v>-0.40698690785808811</c:v>
                </c:pt>
                <c:pt idx="55">
                  <c:v>-0.41057296970092638</c:v>
                </c:pt>
                <c:pt idx="56">
                  <c:v>-0.41411399030690788</c:v>
                </c:pt>
                <c:pt idx="57">
                  <c:v>-0.41758137050076971</c:v>
                </c:pt>
                <c:pt idx="58">
                  <c:v>-0.42197488309075432</c:v>
                </c:pt>
                <c:pt idx="59">
                  <c:v>-0.4252472654289392</c:v>
                </c:pt>
                <c:pt idx="60">
                  <c:v>-0.42847770012036041</c:v>
                </c:pt>
                <c:pt idx="61">
                  <c:v>-0.43056986611795317</c:v>
                </c:pt>
                <c:pt idx="62">
                  <c:v>-0.4326556287955941</c:v>
                </c:pt>
                <c:pt idx="63">
                  <c:v>-0.43676671621968222</c:v>
                </c:pt>
                <c:pt idx="64">
                  <c:v>-0.44082732189528856</c:v>
                </c:pt>
                <c:pt idx="65">
                  <c:v>-0.44376665545738281</c:v>
                </c:pt>
                <c:pt idx="66">
                  <c:v>-0.44663232234823513</c:v>
                </c:pt>
                <c:pt idx="67">
                  <c:v>-0.45043969590127042</c:v>
                </c:pt>
                <c:pt idx="68">
                  <c:v>-0.45207570198324504</c:v>
                </c:pt>
                <c:pt idx="69">
                  <c:v>-0.45580960794358016</c:v>
                </c:pt>
                <c:pt idx="70">
                  <c:v>-0.45844771578470861</c:v>
                </c:pt>
                <c:pt idx="71">
                  <c:v>-0.46101080146901446</c:v>
                </c:pt>
                <c:pt idx="72">
                  <c:v>-0.46459902543963411</c:v>
                </c:pt>
                <c:pt idx="73">
                  <c:v>-0.46807910493084143</c:v>
                </c:pt>
                <c:pt idx="74">
                  <c:v>-0.47043856283222463</c:v>
                </c:pt>
                <c:pt idx="75">
                  <c:v>-0.47276713157558015</c:v>
                </c:pt>
                <c:pt idx="76">
                  <c:v>-0.4750438289440686</c:v>
                </c:pt>
                <c:pt idx="77">
                  <c:v>-0.47831159236518722</c:v>
                </c:pt>
                <c:pt idx="78">
                  <c:v>-0.48051584051788349</c:v>
                </c:pt>
                <c:pt idx="79">
                  <c:v>-0.4826505437075258</c:v>
                </c:pt>
                <c:pt idx="80">
                  <c:v>-0.48575685283337527</c:v>
                </c:pt>
                <c:pt idx="81">
                  <c:v>-0.48880609577670775</c:v>
                </c:pt>
                <c:pt idx="82">
                  <c:v>-0.48973381386117359</c:v>
                </c:pt>
                <c:pt idx="83">
                  <c:v>-0.49273609758395009</c:v>
                </c:pt>
                <c:pt idx="84">
                  <c:v>-0.49566327563227114</c:v>
                </c:pt>
                <c:pt idx="85">
                  <c:v>-0.49745933011962573</c:v>
                </c:pt>
                <c:pt idx="86">
                  <c:v>-0.49922508351723321</c:v>
                </c:pt>
                <c:pt idx="87">
                  <c:v>-0.49891298184688854</c:v>
                </c:pt>
                <c:pt idx="88">
                  <c:v>-0.5016713222099507</c:v>
                </c:pt>
                <c:pt idx="89">
                  <c:v>-0.50338413576575169</c:v>
                </c:pt>
                <c:pt idx="90">
                  <c:v>-0.50398871305043658</c:v>
                </c:pt>
                <c:pt idx="91">
                  <c:v>-0.50671799878942791</c:v>
                </c:pt>
                <c:pt idx="92">
                  <c:v>-0.50828911881363936</c:v>
                </c:pt>
                <c:pt idx="93">
                  <c:v>-0.51091041643736657</c:v>
                </c:pt>
                <c:pt idx="94">
                  <c:v>-0.51138566810861918</c:v>
                </c:pt>
                <c:pt idx="95">
                  <c:v>-0.51287259474644686</c:v>
                </c:pt>
                <c:pt idx="96">
                  <c:v>-0.5153407028515179</c:v>
                </c:pt>
                <c:pt idx="97">
                  <c:v>-0.51671384879448756</c:v>
                </c:pt>
                <c:pt idx="98">
                  <c:v>-0.5181071318185978</c:v>
                </c:pt>
                <c:pt idx="99">
                  <c:v>-0.51947030918222581</c:v>
                </c:pt>
                <c:pt idx="100">
                  <c:v>-0.52185182299858135</c:v>
                </c:pt>
                <c:pt idx="101">
                  <c:v>-0.52316756653860974</c:v>
                </c:pt>
                <c:pt idx="102">
                  <c:v>-0.52448385520783758</c:v>
                </c:pt>
                <c:pt idx="103">
                  <c:v>-0.52677711810368077</c:v>
                </c:pt>
                <c:pt idx="104">
                  <c:v>-0.5279920957416071</c:v>
                </c:pt>
                <c:pt idx="105">
                  <c:v>-0.52916147382677503</c:v>
                </c:pt>
                <c:pt idx="106">
                  <c:v>-0.53031990435023946</c:v>
                </c:pt>
                <c:pt idx="107">
                  <c:v>-0.53043332626323458</c:v>
                </c:pt>
                <c:pt idx="108">
                  <c:v>-0.53263047973796984</c:v>
                </c:pt>
                <c:pt idx="109">
                  <c:v>-0.5337271101432105</c:v>
                </c:pt>
                <c:pt idx="110">
                  <c:v>-0.53477928794034624</c:v>
                </c:pt>
                <c:pt idx="111">
                  <c:v>-0.53680304218153929</c:v>
                </c:pt>
                <c:pt idx="112">
                  <c:v>-0.53885504133790851</c:v>
                </c:pt>
                <c:pt idx="113">
                  <c:v>-0.53979666051115038</c:v>
                </c:pt>
                <c:pt idx="114">
                  <c:v>-0.54071130730092731</c:v>
                </c:pt>
                <c:pt idx="115">
                  <c:v>-0.54164956115490881</c:v>
                </c:pt>
                <c:pt idx="116">
                  <c:v>-0.54252454993181076</c:v>
                </c:pt>
                <c:pt idx="117">
                  <c:v>-0.54235041893317448</c:v>
                </c:pt>
                <c:pt idx="118">
                  <c:v>-0.54319607055451102</c:v>
                </c:pt>
                <c:pt idx="119">
                  <c:v>-0.54509920914342069</c:v>
                </c:pt>
                <c:pt idx="120">
                  <c:v>-0.54593156496055217</c:v>
                </c:pt>
                <c:pt idx="121">
                  <c:v>-0.54676113366134116</c:v>
                </c:pt>
                <c:pt idx="122">
                  <c:v>-0.54860195098811437</c:v>
                </c:pt>
                <c:pt idx="123">
                  <c:v>-0.54938349196835212</c:v>
                </c:pt>
                <c:pt idx="124">
                  <c:v>-0.55013640212898507</c:v>
                </c:pt>
                <c:pt idx="125">
                  <c:v>-0.55088443408640542</c:v>
                </c:pt>
                <c:pt idx="126">
                  <c:v>-0.55266364540467738</c:v>
                </c:pt>
                <c:pt idx="127">
                  <c:v>-0.55333691249658379</c:v>
                </c:pt>
                <c:pt idx="128">
                  <c:v>-0.55397607424665207</c:v>
                </c:pt>
                <c:pt idx="129">
                  <c:v>-0.55464311276171896</c:v>
                </c:pt>
                <c:pt idx="130">
                  <c:v>-0.55527433050648456</c:v>
                </c:pt>
                <c:pt idx="131">
                  <c:v>-0.55586210389635493</c:v>
                </c:pt>
                <c:pt idx="132">
                  <c:v>-0.5564834218184278</c:v>
                </c:pt>
                <c:pt idx="133">
                  <c:v>-0.55707815338205924</c:v>
                </c:pt>
                <c:pt idx="134">
                  <c:v>-0.55869809031441808</c:v>
                </c:pt>
                <c:pt idx="135">
                  <c:v>-0.55925322850812975</c:v>
                </c:pt>
                <c:pt idx="136">
                  <c:v>-0.55982948393796717</c:v>
                </c:pt>
                <c:pt idx="137">
                  <c:v>-0.56142731425920778</c:v>
                </c:pt>
                <c:pt idx="138">
                  <c:v>-0.56295808797402369</c:v>
                </c:pt>
                <c:pt idx="139">
                  <c:v>-0.56446690621454321</c:v>
                </c:pt>
                <c:pt idx="140">
                  <c:v>-0.56491794809025242</c:v>
                </c:pt>
                <c:pt idx="141">
                  <c:v>-0.56428666912844727</c:v>
                </c:pt>
                <c:pt idx="142">
                  <c:v>-0.5647532757458783</c:v>
                </c:pt>
                <c:pt idx="143">
                  <c:v>-0.5651788302309606</c:v>
                </c:pt>
                <c:pt idx="144">
                  <c:v>-0.56664181362634136</c:v>
                </c:pt>
                <c:pt idx="145">
                  <c:v>-0.56704173735381458</c:v>
                </c:pt>
                <c:pt idx="146">
                  <c:v>-0.56846418260673837</c:v>
                </c:pt>
                <c:pt idx="147">
                  <c:v>-0.56885785895460361</c:v>
                </c:pt>
                <c:pt idx="148">
                  <c:v>-0.56918648177551157</c:v>
                </c:pt>
                <c:pt idx="149">
                  <c:v>-0.56955755214000126</c:v>
                </c:pt>
                <c:pt idx="150">
                  <c:v>-0.57094768109720129</c:v>
                </c:pt>
                <c:pt idx="151">
                  <c:v>-0.57332636747525723</c:v>
                </c:pt>
                <c:pt idx="152">
                  <c:v>-0.5736562601257521</c:v>
                </c:pt>
                <c:pt idx="153">
                  <c:v>-0.57391961492323706</c:v>
                </c:pt>
                <c:pt idx="154">
                  <c:v>-0.57415188262477224</c:v>
                </c:pt>
                <c:pt idx="155">
                  <c:v>-0.57439128497227676</c:v>
                </c:pt>
                <c:pt idx="156">
                  <c:v>-0.5746289592728312</c:v>
                </c:pt>
                <c:pt idx="157">
                  <c:v>-0.57385106008737452</c:v>
                </c:pt>
                <c:pt idx="158">
                  <c:v>-0.57304325888562702</c:v>
                </c:pt>
                <c:pt idx="159">
                  <c:v>-0.57332375370791444</c:v>
                </c:pt>
                <c:pt idx="160">
                  <c:v>-0.57362531863375621</c:v>
                </c:pt>
                <c:pt idx="161">
                  <c:v>-0.57489209226108107</c:v>
                </c:pt>
                <c:pt idx="162">
                  <c:v>-0.57516291041585943</c:v>
                </c:pt>
                <c:pt idx="163">
                  <c:v>-0.57434913220754225</c:v>
                </c:pt>
                <c:pt idx="164">
                  <c:v>-0.57458074956339145</c:v>
                </c:pt>
                <c:pt idx="165">
                  <c:v>-0.5748246945721236</c:v>
                </c:pt>
                <c:pt idx="166">
                  <c:v>-0.57508330068068114</c:v>
                </c:pt>
                <c:pt idx="167">
                  <c:v>-0.57533471466706754</c:v>
                </c:pt>
                <c:pt idx="168">
                  <c:v>-0.57559302037372628</c:v>
                </c:pt>
                <c:pt idx="169">
                  <c:v>-0.57583759996625172</c:v>
                </c:pt>
                <c:pt idx="170">
                  <c:v>-0.57606912796692678</c:v>
                </c:pt>
                <c:pt idx="171">
                  <c:v>-0.57626706540758832</c:v>
                </c:pt>
                <c:pt idx="172">
                  <c:v>-0.57646624409943659</c:v>
                </c:pt>
                <c:pt idx="173">
                  <c:v>-0.57667461921744778</c:v>
                </c:pt>
                <c:pt idx="174">
                  <c:v>-0.57585642683309879</c:v>
                </c:pt>
                <c:pt idx="175">
                  <c:v>-0.5760931782964368</c:v>
                </c:pt>
                <c:pt idx="176">
                  <c:v>-0.57735271473050798</c:v>
                </c:pt>
                <c:pt idx="177">
                  <c:v>-0.57859794043589785</c:v>
                </c:pt>
                <c:pt idx="178">
                  <c:v>-0.57978378162717992</c:v>
                </c:pt>
                <c:pt idx="179">
                  <c:v>-0.57992306599463628</c:v>
                </c:pt>
                <c:pt idx="180">
                  <c:v>-0.58109838467474351</c:v>
                </c:pt>
                <c:pt idx="181">
                  <c:v>-0.58124239698124869</c:v>
                </c:pt>
                <c:pt idx="182">
                  <c:v>-0.58236342904162375</c:v>
                </c:pt>
                <c:pt idx="183">
                  <c:v>-0.5813935004607913</c:v>
                </c:pt>
                <c:pt idx="184">
                  <c:v>-0.58042783045157542</c:v>
                </c:pt>
                <c:pt idx="185">
                  <c:v>-0.57949977384254381</c:v>
                </c:pt>
                <c:pt idx="186">
                  <c:v>-0.57964351836569294</c:v>
                </c:pt>
                <c:pt idx="187">
                  <c:v>-0.58184278799837907</c:v>
                </c:pt>
                <c:pt idx="188">
                  <c:v>-0.58300717223841136</c:v>
                </c:pt>
                <c:pt idx="189">
                  <c:v>-0.58309308879364319</c:v>
                </c:pt>
                <c:pt idx="190">
                  <c:v>-0.58318064701777039</c:v>
                </c:pt>
                <c:pt idx="191">
                  <c:v>-0.58321841407741493</c:v>
                </c:pt>
                <c:pt idx="192">
                  <c:v>-0.5832877857958666</c:v>
                </c:pt>
                <c:pt idx="193">
                  <c:v>-0.58334539007994912</c:v>
                </c:pt>
                <c:pt idx="194">
                  <c:v>-0.58233092227835004</c:v>
                </c:pt>
                <c:pt idx="195">
                  <c:v>-0.582360363832783</c:v>
                </c:pt>
                <c:pt idx="196">
                  <c:v>-0.58247337655612741</c:v>
                </c:pt>
                <c:pt idx="197">
                  <c:v>-0.58253932902500483</c:v>
                </c:pt>
                <c:pt idx="198">
                  <c:v>-0.58157668244450467</c:v>
                </c:pt>
                <c:pt idx="199">
                  <c:v>-0.58268492879561462</c:v>
                </c:pt>
                <c:pt idx="200">
                  <c:v>-0.58169355021970237</c:v>
                </c:pt>
                <c:pt idx="201">
                  <c:v>-0.5807551392153083</c:v>
                </c:pt>
                <c:pt idx="202">
                  <c:v>-0.5809006364310022</c:v>
                </c:pt>
                <c:pt idx="203">
                  <c:v>-0.58103704370238218</c:v>
                </c:pt>
                <c:pt idx="204">
                  <c:v>-0.5811213428283345</c:v>
                </c:pt>
                <c:pt idx="205">
                  <c:v>-0.58122861597176778</c:v>
                </c:pt>
                <c:pt idx="206">
                  <c:v>-0.58132306365233255</c:v>
                </c:pt>
                <c:pt idx="207">
                  <c:v>-0.58140300237928599</c:v>
                </c:pt>
                <c:pt idx="208">
                  <c:v>-0.58043592233170027</c:v>
                </c:pt>
                <c:pt idx="209">
                  <c:v>-0.58055422388506628</c:v>
                </c:pt>
                <c:pt idx="210">
                  <c:v>-0.5806772994073649</c:v>
                </c:pt>
                <c:pt idx="211">
                  <c:v>-0.58080145341921752</c:v>
                </c:pt>
                <c:pt idx="212">
                  <c:v>-0.58089102435083317</c:v>
                </c:pt>
                <c:pt idx="213">
                  <c:v>-0.58101206386381665</c:v>
                </c:pt>
                <c:pt idx="214">
                  <c:v>-0.58111988258654024</c:v>
                </c:pt>
                <c:pt idx="215">
                  <c:v>-0.58119612493480932</c:v>
                </c:pt>
                <c:pt idx="216">
                  <c:v>-0.58128792243611305</c:v>
                </c:pt>
                <c:pt idx="217">
                  <c:v>-0.58033412398739082</c:v>
                </c:pt>
                <c:pt idx="218">
                  <c:v>-0.58045446150764302</c:v>
                </c:pt>
                <c:pt idx="219">
                  <c:v>-0.58062269227749019</c:v>
                </c:pt>
                <c:pt idx="220">
                  <c:v>-0.58180489843194039</c:v>
                </c:pt>
                <c:pt idx="221">
                  <c:v>-0.58189930046330163</c:v>
                </c:pt>
                <c:pt idx="222">
                  <c:v>-0.58196317445403567</c:v>
                </c:pt>
                <c:pt idx="223">
                  <c:v>-0.58205551096495489</c:v>
                </c:pt>
                <c:pt idx="224">
                  <c:v>-0.58213698074565579</c:v>
                </c:pt>
                <c:pt idx="225">
                  <c:v>-0.58326246113074276</c:v>
                </c:pt>
                <c:pt idx="226">
                  <c:v>-0.58330087190812796</c:v>
                </c:pt>
                <c:pt idx="227">
                  <c:v>-0.58334667446996535</c:v>
                </c:pt>
                <c:pt idx="228">
                  <c:v>-0.58445352098056591</c:v>
                </c:pt>
                <c:pt idx="229">
                  <c:v>-0.5844961705609546</c:v>
                </c:pt>
                <c:pt idx="230">
                  <c:v>-0.58351330714973548</c:v>
                </c:pt>
                <c:pt idx="231">
                  <c:v>-0.58358556100674086</c:v>
                </c:pt>
                <c:pt idx="232">
                  <c:v>-0.58367474978660594</c:v>
                </c:pt>
                <c:pt idx="233">
                  <c:v>-0.58370295479087386</c:v>
                </c:pt>
                <c:pt idx="234">
                  <c:v>-0.58371349569505637</c:v>
                </c:pt>
                <c:pt idx="235">
                  <c:v>-0.58375844578115532</c:v>
                </c:pt>
                <c:pt idx="236">
                  <c:v>-0.58278021686553216</c:v>
                </c:pt>
                <c:pt idx="237">
                  <c:v>-0.58283545252822144</c:v>
                </c:pt>
                <c:pt idx="238">
                  <c:v>-0.58396130347765707</c:v>
                </c:pt>
                <c:pt idx="239">
                  <c:v>-0.58400293740810394</c:v>
                </c:pt>
                <c:pt idx="240">
                  <c:v>-0.58304135865994189</c:v>
                </c:pt>
                <c:pt idx="241">
                  <c:v>-0.58206225148674307</c:v>
                </c:pt>
                <c:pt idx="242">
                  <c:v>-0.58216158645700822</c:v>
                </c:pt>
                <c:pt idx="243">
                  <c:v>-0.58223927472786807</c:v>
                </c:pt>
                <c:pt idx="244">
                  <c:v>-0.58337832923331068</c:v>
                </c:pt>
                <c:pt idx="245">
                  <c:v>-0.5834216026486444</c:v>
                </c:pt>
                <c:pt idx="246">
                  <c:v>-0.58348551059567155</c:v>
                </c:pt>
                <c:pt idx="247">
                  <c:v>-0.58356370038375804</c:v>
                </c:pt>
                <c:pt idx="248">
                  <c:v>-0.58465154637608285</c:v>
                </c:pt>
                <c:pt idx="249">
                  <c:v>-0.58568033544856124</c:v>
                </c:pt>
                <c:pt idx="250">
                  <c:v>-0.58466706873958996</c:v>
                </c:pt>
                <c:pt idx="251">
                  <c:v>-0.58574402736479825</c:v>
                </c:pt>
                <c:pt idx="252">
                  <c:v>-0.58576484681750229</c:v>
                </c:pt>
                <c:pt idx="253">
                  <c:v>-0.58580280988115219</c:v>
                </c:pt>
                <c:pt idx="254">
                  <c:v>-0.58580993368352907</c:v>
                </c:pt>
                <c:pt idx="255">
                  <c:v>-0.58684303500985857</c:v>
                </c:pt>
                <c:pt idx="256">
                  <c:v>-0.58792809430966142</c:v>
                </c:pt>
                <c:pt idx="257">
                  <c:v>-0.58791499242346823</c:v>
                </c:pt>
                <c:pt idx="258">
                  <c:v>-0.58893211257499889</c:v>
                </c:pt>
                <c:pt idx="259">
                  <c:v>-0.58891521032349892</c:v>
                </c:pt>
                <c:pt idx="260">
                  <c:v>-0.58882784611702899</c:v>
                </c:pt>
                <c:pt idx="261">
                  <c:v>-0.5898047291946884</c:v>
                </c:pt>
                <c:pt idx="262">
                  <c:v>-0.58870745461079454</c:v>
                </c:pt>
                <c:pt idx="263">
                  <c:v>-0.58762560551857868</c:v>
                </c:pt>
                <c:pt idx="264">
                  <c:v>-0.58759993340820715</c:v>
                </c:pt>
                <c:pt idx="265">
                  <c:v>-0.58753357474004297</c:v>
                </c:pt>
                <c:pt idx="266">
                  <c:v>-0.58855300324524207</c:v>
                </c:pt>
                <c:pt idx="267">
                  <c:v>-0.58955560318033728</c:v>
                </c:pt>
                <c:pt idx="268">
                  <c:v>-0.5915931511167305</c:v>
                </c:pt>
                <c:pt idx="269">
                  <c:v>-0.59253352809439586</c:v>
                </c:pt>
                <c:pt idx="270">
                  <c:v>-0.59247225753250787</c:v>
                </c:pt>
                <c:pt idx="271">
                  <c:v>-0.59129263238185759</c:v>
                </c:pt>
                <c:pt idx="272">
                  <c:v>-0.59117755973422037</c:v>
                </c:pt>
                <c:pt idx="273">
                  <c:v>-0.59111208853953601</c:v>
                </c:pt>
                <c:pt idx="274">
                  <c:v>-0.59209254676874534</c:v>
                </c:pt>
                <c:pt idx="275">
                  <c:v>-0.59303331583337038</c:v>
                </c:pt>
                <c:pt idx="276">
                  <c:v>-0.59290296951670296</c:v>
                </c:pt>
                <c:pt idx="277">
                  <c:v>-0.59273067012636893</c:v>
                </c:pt>
                <c:pt idx="278">
                  <c:v>-0.5936507367238415</c:v>
                </c:pt>
                <c:pt idx="279">
                  <c:v>-0.59458672198936469</c:v>
                </c:pt>
                <c:pt idx="280">
                  <c:v>-0.5944652875495775</c:v>
                </c:pt>
                <c:pt idx="281">
                  <c:v>-0.59641214179858593</c:v>
                </c:pt>
                <c:pt idx="282">
                  <c:v>-0.59726651896261418</c:v>
                </c:pt>
                <c:pt idx="283">
                  <c:v>-0.59811308858336187</c:v>
                </c:pt>
                <c:pt idx="284">
                  <c:v>-0.59893344681169458</c:v>
                </c:pt>
                <c:pt idx="285">
                  <c:v>-0.59969473787546057</c:v>
                </c:pt>
                <c:pt idx="286">
                  <c:v>-0.60047888311795128</c:v>
                </c:pt>
                <c:pt idx="287">
                  <c:v>-0.6002104854555923</c:v>
                </c:pt>
                <c:pt idx="288">
                  <c:v>-0.60099285574648043</c:v>
                </c:pt>
                <c:pt idx="289">
                  <c:v>-0.59965919863155082</c:v>
                </c:pt>
                <c:pt idx="290">
                  <c:v>-0.59937211465891982</c:v>
                </c:pt>
                <c:pt idx="291">
                  <c:v>-0.60120605236574143</c:v>
                </c:pt>
                <c:pt idx="292">
                  <c:v>-0.60091305131842665</c:v>
                </c:pt>
                <c:pt idx="293">
                  <c:v>-0.60059295029205817</c:v>
                </c:pt>
                <c:pt idx="294">
                  <c:v>-0.59926343128621695</c:v>
                </c:pt>
                <c:pt idx="295">
                  <c:v>-0.59900134266049254</c:v>
                </c:pt>
                <c:pt idx="296">
                  <c:v>-0.59874979580728271</c:v>
                </c:pt>
                <c:pt idx="297">
                  <c:v>-0.59851109989113704</c:v>
                </c:pt>
                <c:pt idx="298">
                  <c:v>-0.59932239789331432</c:v>
                </c:pt>
                <c:pt idx="299">
                  <c:v>-0.60014016993544805</c:v>
                </c:pt>
                <c:pt idx="300">
                  <c:v>-0.60092114653673911</c:v>
                </c:pt>
                <c:pt idx="301">
                  <c:v>-0.60063402360600426</c:v>
                </c:pt>
                <c:pt idx="302">
                  <c:v>-0.60032206313388414</c:v>
                </c:pt>
                <c:pt idx="303">
                  <c:v>-0.60107040187120653</c:v>
                </c:pt>
                <c:pt idx="304">
                  <c:v>-0.6007321938337824</c:v>
                </c:pt>
                <c:pt idx="305">
                  <c:v>-0.6004471499571068</c:v>
                </c:pt>
                <c:pt idx="306">
                  <c:v>-0.60021876695796461</c:v>
                </c:pt>
                <c:pt idx="307">
                  <c:v>-0.59993025161880542</c:v>
                </c:pt>
                <c:pt idx="308">
                  <c:v>-0.5996812465864293</c:v>
                </c:pt>
                <c:pt idx="309">
                  <c:v>-0.60047268165470069</c:v>
                </c:pt>
                <c:pt idx="310">
                  <c:v>-0.59914234802160671</c:v>
                </c:pt>
                <c:pt idx="311">
                  <c:v>-0.59889824106117462</c:v>
                </c:pt>
                <c:pt idx="312">
                  <c:v>-0.59864241623995107</c:v>
                </c:pt>
                <c:pt idx="313">
                  <c:v>-0.59837736791515206</c:v>
                </c:pt>
                <c:pt idx="314">
                  <c:v>-0.59817774055684902</c:v>
                </c:pt>
                <c:pt idx="315">
                  <c:v>-0.59794944574571207</c:v>
                </c:pt>
                <c:pt idx="316">
                  <c:v>-0.59773907683079786</c:v>
                </c:pt>
                <c:pt idx="317">
                  <c:v>-0.59852717529418187</c:v>
                </c:pt>
                <c:pt idx="318">
                  <c:v>-0.59828043178829826</c:v>
                </c:pt>
                <c:pt idx="319">
                  <c:v>-0.59914170315253223</c:v>
                </c:pt>
                <c:pt idx="320">
                  <c:v>-0.59885232908948161</c:v>
                </c:pt>
                <c:pt idx="321">
                  <c:v>-0.59862868250769208</c:v>
                </c:pt>
                <c:pt idx="322">
                  <c:v>-0.59941088885753824</c:v>
                </c:pt>
                <c:pt idx="323">
                  <c:v>-0.60024661108038746</c:v>
                </c:pt>
                <c:pt idx="324">
                  <c:v>-0.59997663885877961</c:v>
                </c:pt>
                <c:pt idx="325">
                  <c:v>-0.59966500608160411</c:v>
                </c:pt>
                <c:pt idx="326">
                  <c:v>-0.59938712595997201</c:v>
                </c:pt>
                <c:pt idx="327">
                  <c:v>-0.59912610344077244</c:v>
                </c:pt>
                <c:pt idx="328">
                  <c:v>-0.59886810137195712</c:v>
                </c:pt>
                <c:pt idx="329">
                  <c:v>-0.59961903934451799</c:v>
                </c:pt>
                <c:pt idx="330">
                  <c:v>-0.59940435855762764</c:v>
                </c:pt>
                <c:pt idx="331">
                  <c:v>-0.5991014113864751</c:v>
                </c:pt>
                <c:pt idx="332">
                  <c:v>-0.59780690315874552</c:v>
                </c:pt>
                <c:pt idx="333">
                  <c:v>-0.59763966509557065</c:v>
                </c:pt>
                <c:pt idx="334">
                  <c:v>-0.59742959179365929</c:v>
                </c:pt>
                <c:pt idx="335">
                  <c:v>-0.598230059957786</c:v>
                </c:pt>
                <c:pt idx="336">
                  <c:v>-0.5969369387586303</c:v>
                </c:pt>
                <c:pt idx="337">
                  <c:v>-0.59570959998345763</c:v>
                </c:pt>
                <c:pt idx="338">
                  <c:v>-0.59553842798378842</c:v>
                </c:pt>
                <c:pt idx="339">
                  <c:v>-0.59428699942411267</c:v>
                </c:pt>
                <c:pt idx="340">
                  <c:v>-0.59414945943563047</c:v>
                </c:pt>
                <c:pt idx="341">
                  <c:v>-0.59398995024691792</c:v>
                </c:pt>
                <c:pt idx="342">
                  <c:v>-0.5938406512419796</c:v>
                </c:pt>
                <c:pt idx="343">
                  <c:v>-0.59367857821713999</c:v>
                </c:pt>
                <c:pt idx="344">
                  <c:v>-0.59457470665279721</c:v>
                </c:pt>
                <c:pt idx="345">
                  <c:v>-0.59441657251974123</c:v>
                </c:pt>
                <c:pt idx="346">
                  <c:v>-0.59531904106934641</c:v>
                </c:pt>
                <c:pt idx="347">
                  <c:v>-0.59621444024795955</c:v>
                </c:pt>
                <c:pt idx="348">
                  <c:v>-0.59707119144300036</c:v>
                </c:pt>
                <c:pt idx="349">
                  <c:v>-0.59687314761414045</c:v>
                </c:pt>
                <c:pt idx="350">
                  <c:v>-0.59667606466185774</c:v>
                </c:pt>
                <c:pt idx="351">
                  <c:v>-0.59646194336862057</c:v>
                </c:pt>
                <c:pt idx="352">
                  <c:v>-0.59628010450124824</c:v>
                </c:pt>
                <c:pt idx="353">
                  <c:v>-0.59608012241122332</c:v>
                </c:pt>
                <c:pt idx="354">
                  <c:v>-0.59589249996299887</c:v>
                </c:pt>
                <c:pt idx="355">
                  <c:v>-0.59674292996373879</c:v>
                </c:pt>
                <c:pt idx="356">
                  <c:v>-0.59650823136446396</c:v>
                </c:pt>
                <c:pt idx="357">
                  <c:v>-0.59735508673717475</c:v>
                </c:pt>
                <c:pt idx="358">
                  <c:v>-0.59716918500243121</c:v>
                </c:pt>
                <c:pt idx="359">
                  <c:v>-0.5969660813023826</c:v>
                </c:pt>
                <c:pt idx="360">
                  <c:v>-0.595726619676335</c:v>
                </c:pt>
                <c:pt idx="361">
                  <c:v>-0.59551804728280822</c:v>
                </c:pt>
                <c:pt idx="362">
                  <c:v>-0.59537194633715196</c:v>
                </c:pt>
                <c:pt idx="363">
                  <c:v>-0.59522308741040897</c:v>
                </c:pt>
                <c:pt idx="364">
                  <c:v>-0.59501872566220082</c:v>
                </c:pt>
                <c:pt idx="365">
                  <c:v>-0.59484867114895679</c:v>
                </c:pt>
                <c:pt idx="366">
                  <c:v>-0.59467091772597769</c:v>
                </c:pt>
                <c:pt idx="367">
                  <c:v>-0.59451025937145818</c:v>
                </c:pt>
                <c:pt idx="368">
                  <c:v>-0.59646059418402897</c:v>
                </c:pt>
                <c:pt idx="369">
                  <c:v>-0.59731210230034848</c:v>
                </c:pt>
                <c:pt idx="370">
                  <c:v>-0.59605566025434153</c:v>
                </c:pt>
                <c:pt idx="371">
                  <c:v>-0.59584978704925473</c:v>
                </c:pt>
                <c:pt idx="372">
                  <c:v>-0.5956539513082697</c:v>
                </c:pt>
                <c:pt idx="373">
                  <c:v>-0.59652949228210439</c:v>
                </c:pt>
                <c:pt idx="374">
                  <c:v>-0.59531958243646232</c:v>
                </c:pt>
                <c:pt idx="375">
                  <c:v>-0.59516903078773309</c:v>
                </c:pt>
                <c:pt idx="376">
                  <c:v>-0.59502759017197848</c:v>
                </c:pt>
                <c:pt idx="377">
                  <c:v>-0.59484227836853898</c:v>
                </c:pt>
                <c:pt idx="378">
                  <c:v>-0.59470449280116822</c:v>
                </c:pt>
                <c:pt idx="379">
                  <c:v>-0.59554316294514487</c:v>
                </c:pt>
                <c:pt idx="380">
                  <c:v>-0.59535937968624186</c:v>
                </c:pt>
                <c:pt idx="381">
                  <c:v>-0.59415357209251707</c:v>
                </c:pt>
                <c:pt idx="382">
                  <c:v>-0.59401962065066671</c:v>
                </c:pt>
                <c:pt idx="383">
                  <c:v>-0.59388082823765342</c:v>
                </c:pt>
                <c:pt idx="384">
                  <c:v>-0.59480323167290028</c:v>
                </c:pt>
                <c:pt idx="385">
                  <c:v>-0.59465066703944225</c:v>
                </c:pt>
                <c:pt idx="386">
                  <c:v>-0.59448969369865334</c:v>
                </c:pt>
                <c:pt idx="387">
                  <c:v>-0.5932793198246803</c:v>
                </c:pt>
                <c:pt idx="388">
                  <c:v>-0.59312299342818675</c:v>
                </c:pt>
                <c:pt idx="389">
                  <c:v>-0.59196363355962289</c:v>
                </c:pt>
                <c:pt idx="390">
                  <c:v>-0.59185076088843036</c:v>
                </c:pt>
                <c:pt idx="391">
                  <c:v>-0.59068926567066182</c:v>
                </c:pt>
                <c:pt idx="392">
                  <c:v>-0.59166012035724858</c:v>
                </c:pt>
                <c:pt idx="393">
                  <c:v>-0.59258739795010362</c:v>
                </c:pt>
                <c:pt idx="394">
                  <c:v>-0.59247274999110155</c:v>
                </c:pt>
                <c:pt idx="395">
                  <c:v>-0.59235695499127961</c:v>
                </c:pt>
                <c:pt idx="396">
                  <c:v>-0.59224171589145402</c:v>
                </c:pt>
                <c:pt idx="397">
                  <c:v>-0.59318574157362491</c:v>
                </c:pt>
                <c:pt idx="398">
                  <c:v>-0.59301204674215247</c:v>
                </c:pt>
                <c:pt idx="399">
                  <c:v>-0.59182798580730944</c:v>
                </c:pt>
                <c:pt idx="400">
                  <c:v>-0.59272450609116323</c:v>
                </c:pt>
                <c:pt idx="401">
                  <c:v>-0.59262513596933997</c:v>
                </c:pt>
                <c:pt idx="402">
                  <c:v>-0.59147297324995307</c:v>
                </c:pt>
                <c:pt idx="403">
                  <c:v>-0.59244041378495405</c:v>
                </c:pt>
                <c:pt idx="404">
                  <c:v>-0.592309905509255</c:v>
                </c:pt>
                <c:pt idx="405">
                  <c:v>-0.59013176739906992</c:v>
                </c:pt>
                <c:pt idx="406">
                  <c:v>-0.58902979205108852</c:v>
                </c:pt>
                <c:pt idx="407">
                  <c:v>-0.59003553621006666</c:v>
                </c:pt>
                <c:pt idx="408">
                  <c:v>-0.58993584548586531</c:v>
                </c:pt>
                <c:pt idx="409">
                  <c:v>-0.58986042857614807</c:v>
                </c:pt>
                <c:pt idx="410">
                  <c:v>-0.59189248000462513</c:v>
                </c:pt>
                <c:pt idx="411">
                  <c:v>-0.5938381104045326</c:v>
                </c:pt>
                <c:pt idx="412">
                  <c:v>-0.59474324819644198</c:v>
                </c:pt>
                <c:pt idx="413">
                  <c:v>-0.59562648323251299</c:v>
                </c:pt>
                <c:pt idx="414">
                  <c:v>-0.59652393356786271</c:v>
                </c:pt>
                <c:pt idx="415">
                  <c:v>-0.59738431489650534</c:v>
                </c:pt>
                <c:pt idx="416">
                  <c:v>-0.59609790859857514</c:v>
                </c:pt>
                <c:pt idx="417">
                  <c:v>-0.59589437042660376</c:v>
                </c:pt>
                <c:pt idx="418">
                  <c:v>-0.59571798301807166</c:v>
                </c:pt>
                <c:pt idx="419">
                  <c:v>-0.59659284335771035</c:v>
                </c:pt>
                <c:pt idx="420">
                  <c:v>-0.59742578649055622</c:v>
                </c:pt>
                <c:pt idx="421">
                  <c:v>-0.59721857076074514</c:v>
                </c:pt>
                <c:pt idx="422">
                  <c:v>-0.59696825934553022</c:v>
                </c:pt>
                <c:pt idx="423">
                  <c:v>-0.59678167415861971</c:v>
                </c:pt>
                <c:pt idx="424">
                  <c:v>-0.59760138067544732</c:v>
                </c:pt>
                <c:pt idx="425">
                  <c:v>-0.59844467306193838</c:v>
                </c:pt>
                <c:pt idx="426">
                  <c:v>-0.59928005960069952</c:v>
                </c:pt>
                <c:pt idx="427">
                  <c:v>-0.60008683840868537</c:v>
                </c:pt>
                <c:pt idx="428">
                  <c:v>-0.60088034164051163</c:v>
                </c:pt>
                <c:pt idx="429">
                  <c:v>-0.60058181480770134</c:v>
                </c:pt>
                <c:pt idx="430">
                  <c:v>-0.60031257851154729</c:v>
                </c:pt>
                <c:pt idx="431">
                  <c:v>-0.60109078694131635</c:v>
                </c:pt>
                <c:pt idx="432">
                  <c:v>-0.60082217120249015</c:v>
                </c:pt>
                <c:pt idx="433">
                  <c:v>-0.60157542777844042</c:v>
                </c:pt>
                <c:pt idx="434">
                  <c:v>-0.60230317922287158</c:v>
                </c:pt>
                <c:pt idx="435">
                  <c:v>-0.60302765563841421</c:v>
                </c:pt>
                <c:pt idx="436">
                  <c:v>-0.60373500252564594</c:v>
                </c:pt>
                <c:pt idx="437">
                  <c:v>-0.60339770247513302</c:v>
                </c:pt>
                <c:pt idx="438">
                  <c:v>-0.60410340842563037</c:v>
                </c:pt>
                <c:pt idx="439">
                  <c:v>-0.60481152025711782</c:v>
                </c:pt>
                <c:pt idx="440">
                  <c:v>-0.60547928985197541</c:v>
                </c:pt>
                <c:pt idx="441">
                  <c:v>-0.60617606405493585</c:v>
                </c:pt>
                <c:pt idx="442">
                  <c:v>-0.60684994277383708</c:v>
                </c:pt>
                <c:pt idx="443">
                  <c:v>-0.60648140391836036</c:v>
                </c:pt>
                <c:pt idx="444">
                  <c:v>-0.60711731583999318</c:v>
                </c:pt>
                <c:pt idx="445">
                  <c:v>-0.60671418952319334</c:v>
                </c:pt>
                <c:pt idx="446">
                  <c:v>-0.60735336573272947</c:v>
                </c:pt>
                <c:pt idx="447">
                  <c:v>-0.60694779841807489</c:v>
                </c:pt>
                <c:pt idx="448">
                  <c:v>-0.60656570244971342</c:v>
                </c:pt>
                <c:pt idx="449">
                  <c:v>-0.60616316840071927</c:v>
                </c:pt>
                <c:pt idx="450">
                  <c:v>-0.60576106503270499</c:v>
                </c:pt>
                <c:pt idx="451">
                  <c:v>-0.6053334237320509</c:v>
                </c:pt>
                <c:pt idx="452">
                  <c:v>-0.6049797152574099</c:v>
                </c:pt>
                <c:pt idx="453">
                  <c:v>-0.60461404095226179</c:v>
                </c:pt>
                <c:pt idx="454">
                  <c:v>-0.60425318013321649</c:v>
                </c:pt>
                <c:pt idx="455">
                  <c:v>-0.60492753653055209</c:v>
                </c:pt>
                <c:pt idx="456">
                  <c:v>-0.60455368579994095</c:v>
                </c:pt>
                <c:pt idx="457">
                  <c:v>-0.6052308920839421</c:v>
                </c:pt>
                <c:pt idx="458">
                  <c:v>-0.60484469424226328</c:v>
                </c:pt>
                <c:pt idx="459">
                  <c:v>-0.60550204035741795</c:v>
                </c:pt>
                <c:pt idx="460">
                  <c:v>-0.60509991955026965</c:v>
                </c:pt>
                <c:pt idx="461">
                  <c:v>-0.60471928115926432</c:v>
                </c:pt>
                <c:pt idx="462">
                  <c:v>-0.60432427553607904</c:v>
                </c:pt>
                <c:pt idx="463">
                  <c:v>-0.60395487002535742</c:v>
                </c:pt>
                <c:pt idx="464">
                  <c:v>-0.60358583262485033</c:v>
                </c:pt>
                <c:pt idx="465">
                  <c:v>-0.60426897597235329</c:v>
                </c:pt>
                <c:pt idx="466">
                  <c:v>-0.60391441645290633</c:v>
                </c:pt>
                <c:pt idx="467">
                  <c:v>-0.60352206812384823</c:v>
                </c:pt>
                <c:pt idx="468">
                  <c:v>-0.60323492676137125</c:v>
                </c:pt>
                <c:pt idx="469">
                  <c:v>-0.60392958822614384</c:v>
                </c:pt>
                <c:pt idx="470">
                  <c:v>-0.60462649646162103</c:v>
                </c:pt>
                <c:pt idx="471">
                  <c:v>-0.60426366653238861</c:v>
                </c:pt>
                <c:pt idx="472">
                  <c:v>-0.60390675320174092</c:v>
                </c:pt>
                <c:pt idx="473">
                  <c:v>-0.60355759813770615</c:v>
                </c:pt>
                <c:pt idx="474">
                  <c:v>-0.603233246174952</c:v>
                </c:pt>
                <c:pt idx="475">
                  <c:v>-0.60292062125145285</c:v>
                </c:pt>
                <c:pt idx="476">
                  <c:v>-0.60368286882642386</c:v>
                </c:pt>
                <c:pt idx="477">
                  <c:v>-0.6044187914498953</c:v>
                </c:pt>
                <c:pt idx="478">
                  <c:v>-0.60403759562089743</c:v>
                </c:pt>
                <c:pt idx="479">
                  <c:v>-0.60265274370847954</c:v>
                </c:pt>
                <c:pt idx="480">
                  <c:v>-0.60130236883430999</c:v>
                </c:pt>
                <c:pt idx="481">
                  <c:v>-0.60104222145762387</c:v>
                </c:pt>
                <c:pt idx="482">
                  <c:v>-0.60181467702847136</c:v>
                </c:pt>
                <c:pt idx="483">
                  <c:v>-0.60254580348790188</c:v>
                </c:pt>
                <c:pt idx="484">
                  <c:v>-0.60326564741814381</c:v>
                </c:pt>
                <c:pt idx="485">
                  <c:v>-0.60293497446978095</c:v>
                </c:pt>
                <c:pt idx="486">
                  <c:v>-0.6026217349803854</c:v>
                </c:pt>
                <c:pt idx="487">
                  <c:v>-0.60231598028077771</c:v>
                </c:pt>
                <c:pt idx="488">
                  <c:v>-0.60305552067516222</c:v>
                </c:pt>
                <c:pt idx="489">
                  <c:v>-0.60382203026165893</c:v>
                </c:pt>
                <c:pt idx="490">
                  <c:v>-0.60348272965642569</c:v>
                </c:pt>
                <c:pt idx="491">
                  <c:v>-0.60418251506329712</c:v>
                </c:pt>
                <c:pt idx="492">
                  <c:v>-0.60383100476203122</c:v>
                </c:pt>
                <c:pt idx="493">
                  <c:v>-0.60348256466679062</c:v>
                </c:pt>
                <c:pt idx="494">
                  <c:v>-0.60211393337345487</c:v>
                </c:pt>
                <c:pt idx="495">
                  <c:v>-0.60181143470598586</c:v>
                </c:pt>
                <c:pt idx="496">
                  <c:v>-0.60154068601186605</c:v>
                </c:pt>
                <c:pt idx="497">
                  <c:v>-0.60124971229162871</c:v>
                </c:pt>
                <c:pt idx="498">
                  <c:v>-0.60096833804579608</c:v>
                </c:pt>
                <c:pt idx="499">
                  <c:v>-0.60067959128488013</c:v>
                </c:pt>
                <c:pt idx="500">
                  <c:v>-0.60041999945918245</c:v>
                </c:pt>
                <c:pt idx="501">
                  <c:v>-0.60115241946999876</c:v>
                </c:pt>
                <c:pt idx="502">
                  <c:v>-0.60084157108059877</c:v>
                </c:pt>
                <c:pt idx="503">
                  <c:v>-0.60161187965898677</c:v>
                </c:pt>
                <c:pt idx="504">
                  <c:v>-0.60131076206580703</c:v>
                </c:pt>
                <c:pt idx="505">
                  <c:v>-0.60102726682449092</c:v>
                </c:pt>
                <c:pt idx="506">
                  <c:v>-0.599671661488001</c:v>
                </c:pt>
                <c:pt idx="507">
                  <c:v>-0.60045132825824099</c:v>
                </c:pt>
                <c:pt idx="508">
                  <c:v>-0.60124964169307604</c:v>
                </c:pt>
                <c:pt idx="509">
                  <c:v>-0.60203802885921454</c:v>
                </c:pt>
                <c:pt idx="510">
                  <c:v>-0.60173550828203037</c:v>
                </c:pt>
                <c:pt idx="511">
                  <c:v>-0.60246443811638983</c:v>
                </c:pt>
                <c:pt idx="512">
                  <c:v>-0.60214930935406197</c:v>
                </c:pt>
                <c:pt idx="513">
                  <c:v>-0.60184920316698065</c:v>
                </c:pt>
                <c:pt idx="514">
                  <c:v>-0.60154645910364102</c:v>
                </c:pt>
                <c:pt idx="515">
                  <c:v>-0.60126526992156815</c:v>
                </c:pt>
                <c:pt idx="516">
                  <c:v>-0.60200794452313677</c:v>
                </c:pt>
                <c:pt idx="517">
                  <c:v>-0.60271896563267391</c:v>
                </c:pt>
                <c:pt idx="518">
                  <c:v>-0.60344312632002051</c:v>
                </c:pt>
                <c:pt idx="519">
                  <c:v>-0.60414584379362013</c:v>
                </c:pt>
                <c:pt idx="520">
                  <c:v>-0.6037310469177477</c:v>
                </c:pt>
                <c:pt idx="521">
                  <c:v>-0.60338074597939273</c:v>
                </c:pt>
                <c:pt idx="522">
                  <c:v>-0.60404563105980491</c:v>
                </c:pt>
                <c:pt idx="523">
                  <c:v>-0.60475679843860874</c:v>
                </c:pt>
                <c:pt idx="524">
                  <c:v>-0.60440974246983659</c:v>
                </c:pt>
                <c:pt idx="525">
                  <c:v>-0.60507334762043974</c:v>
                </c:pt>
                <c:pt idx="526">
                  <c:v>-0.60470836066803091</c:v>
                </c:pt>
                <c:pt idx="527">
                  <c:v>-0.60435995345467031</c:v>
                </c:pt>
                <c:pt idx="528">
                  <c:v>-0.60400099438557686</c:v>
                </c:pt>
                <c:pt idx="529">
                  <c:v>-0.60367773449786533</c:v>
                </c:pt>
                <c:pt idx="530">
                  <c:v>-0.60332095980790801</c:v>
                </c:pt>
                <c:pt idx="531">
                  <c:v>-0.6040575006117499</c:v>
                </c:pt>
                <c:pt idx="532">
                  <c:v>-0.60475469059951481</c:v>
                </c:pt>
                <c:pt idx="533">
                  <c:v>-0.6044196967875245</c:v>
                </c:pt>
                <c:pt idx="534">
                  <c:v>-0.60405582285177406</c:v>
                </c:pt>
                <c:pt idx="535">
                  <c:v>-0.60475054639473869</c:v>
                </c:pt>
                <c:pt idx="536">
                  <c:v>-0.60436357546684394</c:v>
                </c:pt>
                <c:pt idx="537">
                  <c:v>-0.60401858395750696</c:v>
                </c:pt>
                <c:pt idx="538">
                  <c:v>-0.60470425227835689</c:v>
                </c:pt>
                <c:pt idx="539">
                  <c:v>-0.60538156723278969</c:v>
                </c:pt>
                <c:pt idx="540">
                  <c:v>-0.60606559588813391</c:v>
                </c:pt>
                <c:pt idx="541">
                  <c:v>-0.60567876397037124</c:v>
                </c:pt>
                <c:pt idx="542">
                  <c:v>-0.60426298869096384</c:v>
                </c:pt>
                <c:pt idx="543">
                  <c:v>-0.60284542891714443</c:v>
                </c:pt>
                <c:pt idx="544">
                  <c:v>-0.60254496033880156</c:v>
                </c:pt>
                <c:pt idx="545">
                  <c:v>-0.60223084113202552</c:v>
                </c:pt>
                <c:pt idx="546">
                  <c:v>-0.60293894430938488</c:v>
                </c:pt>
                <c:pt idx="547">
                  <c:v>-0.60260640542319721</c:v>
                </c:pt>
                <c:pt idx="548">
                  <c:v>-0.60332707731473323</c:v>
                </c:pt>
                <c:pt idx="549">
                  <c:v>-0.6030003157684386</c:v>
                </c:pt>
                <c:pt idx="550">
                  <c:v>-0.60160372945306972</c:v>
                </c:pt>
                <c:pt idx="551">
                  <c:v>-0.60130349486400836</c:v>
                </c:pt>
                <c:pt idx="552">
                  <c:v>-0.60096018496672821</c:v>
                </c:pt>
                <c:pt idx="553">
                  <c:v>-0.60170004126739363</c:v>
                </c:pt>
                <c:pt idx="554">
                  <c:v>-0.60245104044204578</c:v>
                </c:pt>
                <c:pt idx="555">
                  <c:v>-0.60109301963320483</c:v>
                </c:pt>
                <c:pt idx="556">
                  <c:v>-0.60180885924054073</c:v>
                </c:pt>
                <c:pt idx="557">
                  <c:v>-0.60358802205572992</c:v>
                </c:pt>
                <c:pt idx="558">
                  <c:v>-0.6042645216146153</c:v>
                </c:pt>
                <c:pt idx="559">
                  <c:v>-0.60388899118232309</c:v>
                </c:pt>
                <c:pt idx="560">
                  <c:v>-0.60459779135867653</c:v>
                </c:pt>
                <c:pt idx="561">
                  <c:v>-0.6042120955315029</c:v>
                </c:pt>
                <c:pt idx="562">
                  <c:v>-0.60490759362087287</c:v>
                </c:pt>
                <c:pt idx="563">
                  <c:v>-0.6034825217484554</c:v>
                </c:pt>
                <c:pt idx="564">
                  <c:v>-0.60315009131348629</c:v>
                </c:pt>
                <c:pt idx="565">
                  <c:v>-0.60386288948721656</c:v>
                </c:pt>
                <c:pt idx="566">
                  <c:v>-0.60455117169747219</c:v>
                </c:pt>
                <c:pt idx="567">
                  <c:v>-0.60419584826352279</c:v>
                </c:pt>
                <c:pt idx="568">
                  <c:v>-0.60381345129825237</c:v>
                </c:pt>
                <c:pt idx="569">
                  <c:v>-0.60347084227228742</c:v>
                </c:pt>
                <c:pt idx="570">
                  <c:v>-0.60417336542684164</c:v>
                </c:pt>
                <c:pt idx="571">
                  <c:v>-0.60385415811830467</c:v>
                </c:pt>
                <c:pt idx="572">
                  <c:v>-0.6045614549559386</c:v>
                </c:pt>
                <c:pt idx="573">
                  <c:v>-0.60423276585681984</c:v>
                </c:pt>
                <c:pt idx="574">
                  <c:v>-0.60385493053968353</c:v>
                </c:pt>
                <c:pt idx="575">
                  <c:v>-0.60248703192888975</c:v>
                </c:pt>
                <c:pt idx="576">
                  <c:v>-0.60427785129031197</c:v>
                </c:pt>
                <c:pt idx="577">
                  <c:v>-0.60392737426450582</c:v>
                </c:pt>
                <c:pt idx="578">
                  <c:v>-0.60461784677921571</c:v>
                </c:pt>
                <c:pt idx="579">
                  <c:v>-0.6032072298436314</c:v>
                </c:pt>
                <c:pt idx="580">
                  <c:v>-0.60288762524675887</c:v>
                </c:pt>
                <c:pt idx="581">
                  <c:v>-0.60465731274182377</c:v>
                </c:pt>
                <c:pt idx="582">
                  <c:v>-0.60533812648698726</c:v>
                </c:pt>
                <c:pt idx="583">
                  <c:v>-0.60495972395724751</c:v>
                </c:pt>
                <c:pt idx="584">
                  <c:v>-0.60564430947810255</c:v>
                </c:pt>
                <c:pt idx="585">
                  <c:v>-0.60633686328854053</c:v>
                </c:pt>
                <c:pt idx="586">
                  <c:v>-0.60487488602276973</c:v>
                </c:pt>
                <c:pt idx="587">
                  <c:v>-0.60557000830231433</c:v>
                </c:pt>
                <c:pt idx="588">
                  <c:v>-0.60623048813626812</c:v>
                </c:pt>
                <c:pt idx="589">
                  <c:v>-0.60581549837354265</c:v>
                </c:pt>
                <c:pt idx="590">
                  <c:v>-0.60751298840607182</c:v>
                </c:pt>
                <c:pt idx="591">
                  <c:v>-0.60708364863795039</c:v>
                </c:pt>
                <c:pt idx="592">
                  <c:v>-0.60667693566519132</c:v>
                </c:pt>
                <c:pt idx="593">
                  <c:v>-0.60733273695188739</c:v>
                </c:pt>
                <c:pt idx="594">
                  <c:v>-0.60589344221284958</c:v>
                </c:pt>
                <c:pt idx="595">
                  <c:v>-0.60445139336859266</c:v>
                </c:pt>
                <c:pt idx="596">
                  <c:v>-0.6051214855012208</c:v>
                </c:pt>
                <c:pt idx="597">
                  <c:v>-0.60580187579119638</c:v>
                </c:pt>
                <c:pt idx="598">
                  <c:v>-0.60542225827537244</c:v>
                </c:pt>
                <c:pt idx="599">
                  <c:v>-0.60506843310986491</c:v>
                </c:pt>
                <c:pt idx="600">
                  <c:v>-0.60470244444766763</c:v>
                </c:pt>
                <c:pt idx="601">
                  <c:v>-0.60539303555871438</c:v>
                </c:pt>
                <c:pt idx="602">
                  <c:v>-0.60500505484754008</c:v>
                </c:pt>
                <c:pt idx="603">
                  <c:v>-0.60463179375058929</c:v>
                </c:pt>
                <c:pt idx="604">
                  <c:v>-0.60430445787557752</c:v>
                </c:pt>
                <c:pt idx="605">
                  <c:v>-0.60395528871806592</c:v>
                </c:pt>
                <c:pt idx="606">
                  <c:v>-0.60571348294370464</c:v>
                </c:pt>
                <c:pt idx="607">
                  <c:v>-0.60530225328483056</c:v>
                </c:pt>
                <c:pt idx="608">
                  <c:v>-0.60596472821913394</c:v>
                </c:pt>
                <c:pt idx="609">
                  <c:v>-0.60557869365475125</c:v>
                </c:pt>
                <c:pt idx="610">
                  <c:v>-0.60627103978165631</c:v>
                </c:pt>
                <c:pt idx="611">
                  <c:v>-0.60693275898602317</c:v>
                </c:pt>
                <c:pt idx="612">
                  <c:v>-0.60645930380630264</c:v>
                </c:pt>
                <c:pt idx="613">
                  <c:v>-0.6060369977301765</c:v>
                </c:pt>
                <c:pt idx="614">
                  <c:v>-0.60665127777557293</c:v>
                </c:pt>
                <c:pt idx="615">
                  <c:v>-0.60730137222006153</c:v>
                </c:pt>
                <c:pt idx="616">
                  <c:v>-0.60897734477566035</c:v>
                </c:pt>
                <c:pt idx="617">
                  <c:v>-0.60955375788014721</c:v>
                </c:pt>
                <c:pt idx="618">
                  <c:v>-0.60912216272254427</c:v>
                </c:pt>
                <c:pt idx="619">
                  <c:v>-0.60870775946809341</c:v>
                </c:pt>
                <c:pt idx="620">
                  <c:v>-0.60827032427873151</c:v>
                </c:pt>
                <c:pt idx="621">
                  <c:v>-0.60678389779315689</c:v>
                </c:pt>
                <c:pt idx="622">
                  <c:v>-0.60741937983729377</c:v>
                </c:pt>
                <c:pt idx="623">
                  <c:v>-0.60699863224054784</c:v>
                </c:pt>
                <c:pt idx="624">
                  <c:v>-0.60763017959573695</c:v>
                </c:pt>
                <c:pt idx="625">
                  <c:v>-0.60719007600382224</c:v>
                </c:pt>
                <c:pt idx="626">
                  <c:v>-0.60777365448374565</c:v>
                </c:pt>
                <c:pt idx="627">
                  <c:v>-0.60734196139407071</c:v>
                </c:pt>
                <c:pt idx="628">
                  <c:v>-0.6069287821661894</c:v>
                </c:pt>
                <c:pt idx="629">
                  <c:v>-0.60656148652286557</c:v>
                </c:pt>
                <c:pt idx="630">
                  <c:v>-0.60618199679240825</c:v>
                </c:pt>
                <c:pt idx="631">
                  <c:v>-0.60682491685656004</c:v>
                </c:pt>
                <c:pt idx="632">
                  <c:v>-0.60639823851942887</c:v>
                </c:pt>
                <c:pt idx="633">
                  <c:v>-0.60494155374904035</c:v>
                </c:pt>
                <c:pt idx="634">
                  <c:v>-0.60561984267405944</c:v>
                </c:pt>
                <c:pt idx="635">
                  <c:v>-0.60523398582057819</c:v>
                </c:pt>
                <c:pt idx="636">
                  <c:v>-0.60593280610416667</c:v>
                </c:pt>
                <c:pt idx="637">
                  <c:v>-0.60656838998208329</c:v>
                </c:pt>
                <c:pt idx="638">
                  <c:v>-0.6061838221824416</c:v>
                </c:pt>
                <c:pt idx="639">
                  <c:v>-0.60684026573879279</c:v>
                </c:pt>
                <c:pt idx="640">
                  <c:v>-0.60643028042401692</c:v>
                </c:pt>
                <c:pt idx="641">
                  <c:v>-0.60709601481553654</c:v>
                </c:pt>
                <c:pt idx="642">
                  <c:v>-0.60775593451922572</c:v>
                </c:pt>
                <c:pt idx="643">
                  <c:v>-0.60839941582884116</c:v>
                </c:pt>
                <c:pt idx="644">
                  <c:v>-0.60899226751226432</c:v>
                </c:pt>
                <c:pt idx="645">
                  <c:v>-0.60960658216201913</c:v>
                </c:pt>
                <c:pt idx="646">
                  <c:v>-0.60916917051877884</c:v>
                </c:pt>
                <c:pt idx="647">
                  <c:v>-0.60873264710840325</c:v>
                </c:pt>
                <c:pt idx="648">
                  <c:v>-0.60828563416623516</c:v>
                </c:pt>
                <c:pt idx="649">
                  <c:v>-0.60784572148291038</c:v>
                </c:pt>
                <c:pt idx="650">
                  <c:v>-0.60738886705325223</c:v>
                </c:pt>
                <c:pt idx="651">
                  <c:v>-0.6079845297121873</c:v>
                </c:pt>
                <c:pt idx="652">
                  <c:v>-0.60857377911794364</c:v>
                </c:pt>
                <c:pt idx="653">
                  <c:v>-0.60811968353558477</c:v>
                </c:pt>
                <c:pt idx="654">
                  <c:v>-0.60771364986487297</c:v>
                </c:pt>
                <c:pt idx="655">
                  <c:v>-0.6083367368675755</c:v>
                </c:pt>
                <c:pt idx="656">
                  <c:v>-0.60896160213022399</c:v>
                </c:pt>
                <c:pt idx="657">
                  <c:v>-0.60952685008761942</c:v>
                </c:pt>
                <c:pt idx="658">
                  <c:v>-0.60905899308586708</c:v>
                </c:pt>
                <c:pt idx="659">
                  <c:v>-0.60860177322414966</c:v>
                </c:pt>
                <c:pt idx="660">
                  <c:v>-0.60815125775966661</c:v>
                </c:pt>
                <c:pt idx="661">
                  <c:v>-0.60874625260447335</c:v>
                </c:pt>
                <c:pt idx="662">
                  <c:v>-0.60829834755238388</c:v>
                </c:pt>
                <c:pt idx="663">
                  <c:v>-0.60891452060133622</c:v>
                </c:pt>
                <c:pt idx="664">
                  <c:v>-0.60848199018930949</c:v>
                </c:pt>
                <c:pt idx="665">
                  <c:v>-0.60803229038552331</c:v>
                </c:pt>
                <c:pt idx="666">
                  <c:v>-0.60764030457781282</c:v>
                </c:pt>
                <c:pt idx="667">
                  <c:v>-0.60721067848625654</c:v>
                </c:pt>
                <c:pt idx="668">
                  <c:v>-0.60783626491653131</c:v>
                </c:pt>
                <c:pt idx="669">
                  <c:v>-0.60845031961820062</c:v>
                </c:pt>
                <c:pt idx="670">
                  <c:v>-0.60902121322583658</c:v>
                </c:pt>
                <c:pt idx="671">
                  <c:v>-0.60858672896131971</c:v>
                </c:pt>
                <c:pt idx="672">
                  <c:v>-0.60815387438209323</c:v>
                </c:pt>
                <c:pt idx="673">
                  <c:v>-0.60773875689445145</c:v>
                </c:pt>
                <c:pt idx="674">
                  <c:v>-0.60733450175656234</c:v>
                </c:pt>
                <c:pt idx="675">
                  <c:v>-0.60692979172143113</c:v>
                </c:pt>
                <c:pt idx="676">
                  <c:v>-0.6054411958870024</c:v>
                </c:pt>
                <c:pt idx="677">
                  <c:v>-0.60508259196926228</c:v>
                </c:pt>
                <c:pt idx="678">
                  <c:v>-0.60574762012987704</c:v>
                </c:pt>
                <c:pt idx="679">
                  <c:v>-0.60537140772727949</c:v>
                </c:pt>
                <c:pt idx="680">
                  <c:v>-0.6049980195727338</c:v>
                </c:pt>
                <c:pt idx="681">
                  <c:v>-0.60462233918127906</c:v>
                </c:pt>
                <c:pt idx="682">
                  <c:v>-0.6042692523976535</c:v>
                </c:pt>
                <c:pt idx="683">
                  <c:v>-0.60499590734970043</c:v>
                </c:pt>
                <c:pt idx="684">
                  <c:v>-0.60462660920270639</c:v>
                </c:pt>
                <c:pt idx="685">
                  <c:v>-0.60425163701865225</c:v>
                </c:pt>
                <c:pt idx="686">
                  <c:v>-0.60391358427827924</c:v>
                </c:pt>
                <c:pt idx="687">
                  <c:v>-0.60461757259271365</c:v>
                </c:pt>
                <c:pt idx="688">
                  <c:v>-0.6063163811408594</c:v>
                </c:pt>
                <c:pt idx="689">
                  <c:v>-0.60698873351804217</c:v>
                </c:pt>
                <c:pt idx="690">
                  <c:v>-0.60656329884768134</c:v>
                </c:pt>
                <c:pt idx="691">
                  <c:v>-0.60619129287072782</c:v>
                </c:pt>
                <c:pt idx="692">
                  <c:v>-0.60579258701331329</c:v>
                </c:pt>
                <c:pt idx="693">
                  <c:v>-0.60541315527304707</c:v>
                </c:pt>
                <c:pt idx="694">
                  <c:v>-0.60504015216758611</c:v>
                </c:pt>
                <c:pt idx="695">
                  <c:v>-0.60569114912423427</c:v>
                </c:pt>
                <c:pt idx="696">
                  <c:v>-0.60533510614174957</c:v>
                </c:pt>
                <c:pt idx="697">
                  <c:v>-0.60497862401891456</c:v>
                </c:pt>
                <c:pt idx="698">
                  <c:v>-0.60459661153853628</c:v>
                </c:pt>
                <c:pt idx="699">
                  <c:v>-0.60427191930776558</c:v>
                </c:pt>
                <c:pt idx="700">
                  <c:v>-0.60495506092161022</c:v>
                </c:pt>
                <c:pt idx="701">
                  <c:v>-0.60562503970317805</c:v>
                </c:pt>
                <c:pt idx="702">
                  <c:v>-0.60519561890911444</c:v>
                </c:pt>
                <c:pt idx="703">
                  <c:v>-0.60486474653093225</c:v>
                </c:pt>
                <c:pt idx="704">
                  <c:v>-0.60554653160031358</c:v>
                </c:pt>
                <c:pt idx="705">
                  <c:v>-0.60517588096830732</c:v>
                </c:pt>
                <c:pt idx="706">
                  <c:v>-0.60485016334894115</c:v>
                </c:pt>
                <c:pt idx="707">
                  <c:v>-0.6055277800819624</c:v>
                </c:pt>
                <c:pt idx="708">
                  <c:v>-0.60517184448032313</c:v>
                </c:pt>
                <c:pt idx="709">
                  <c:v>-0.60480012759071666</c:v>
                </c:pt>
                <c:pt idx="710">
                  <c:v>-0.60545134503890219</c:v>
                </c:pt>
                <c:pt idx="711">
                  <c:v>-0.60610541813812413</c:v>
                </c:pt>
                <c:pt idx="712">
                  <c:v>-0.60571624977536176</c:v>
                </c:pt>
                <c:pt idx="713">
                  <c:v>-0.60639718477985449</c:v>
                </c:pt>
                <c:pt idx="714">
                  <c:v>-0.60704856108425742</c:v>
                </c:pt>
                <c:pt idx="715">
                  <c:v>-0.60558870986257218</c:v>
                </c:pt>
                <c:pt idx="716">
                  <c:v>-0.6051950956653207</c:v>
                </c:pt>
                <c:pt idx="717">
                  <c:v>-0.6048023537520143</c:v>
                </c:pt>
                <c:pt idx="718">
                  <c:v>-0.60549832667697401</c:v>
                </c:pt>
                <c:pt idx="719">
                  <c:v>-0.60618526014343455</c:v>
                </c:pt>
                <c:pt idx="720">
                  <c:v>-0.60681651494056577</c:v>
                </c:pt>
                <c:pt idx="721">
                  <c:v>-0.6074573046417544</c:v>
                </c:pt>
                <c:pt idx="722">
                  <c:v>-0.60702663854891925</c:v>
                </c:pt>
                <c:pt idx="723">
                  <c:v>-0.60663234577794078</c:v>
                </c:pt>
                <c:pt idx="724">
                  <c:v>-0.60625203886238199</c:v>
                </c:pt>
                <c:pt idx="725">
                  <c:v>-0.60582241808513437</c:v>
                </c:pt>
                <c:pt idx="726">
                  <c:v>-0.60542730972343173</c:v>
                </c:pt>
                <c:pt idx="727">
                  <c:v>-0.60506728352896311</c:v>
                </c:pt>
                <c:pt idx="728">
                  <c:v>-0.60470693785838392</c:v>
                </c:pt>
                <c:pt idx="729">
                  <c:v>-0.60430545910121625</c:v>
                </c:pt>
                <c:pt idx="730">
                  <c:v>-0.60395016991919204</c:v>
                </c:pt>
                <c:pt idx="731">
                  <c:v>-0.60357908652080827</c:v>
                </c:pt>
                <c:pt idx="732">
                  <c:v>-0.60428116479039218</c:v>
                </c:pt>
                <c:pt idx="733">
                  <c:v>-0.60391360149458428</c:v>
                </c:pt>
                <c:pt idx="734">
                  <c:v>-0.60358760946469259</c:v>
                </c:pt>
                <c:pt idx="735">
                  <c:v>-0.60327839727539878</c:v>
                </c:pt>
                <c:pt idx="736">
                  <c:v>-0.60288980932989078</c:v>
                </c:pt>
                <c:pt idx="737">
                  <c:v>-0.60360785314329302</c:v>
                </c:pt>
                <c:pt idx="738">
                  <c:v>-0.60218873608042711</c:v>
                </c:pt>
                <c:pt idx="739">
                  <c:v>-0.60298906135881858</c:v>
                </c:pt>
                <c:pt idx="740">
                  <c:v>-0.60264636013164219</c:v>
                </c:pt>
                <c:pt idx="741">
                  <c:v>-0.60445705292900931</c:v>
                </c:pt>
                <c:pt idx="742">
                  <c:v>-0.60414999187042917</c:v>
                </c:pt>
                <c:pt idx="743">
                  <c:v>-0.60377815203302054</c:v>
                </c:pt>
                <c:pt idx="744">
                  <c:v>-0.60445858899236016</c:v>
                </c:pt>
                <c:pt idx="745">
                  <c:v>-0.60515045721251293</c:v>
                </c:pt>
                <c:pt idx="746">
                  <c:v>-0.60371624806826274</c:v>
                </c:pt>
                <c:pt idx="747">
                  <c:v>-0.60233250310689745</c:v>
                </c:pt>
                <c:pt idx="748">
                  <c:v>-0.60200781304475959</c:v>
                </c:pt>
                <c:pt idx="749">
                  <c:v>-0.6027264167838644</c:v>
                </c:pt>
                <c:pt idx="750">
                  <c:v>-0.60346202844818719</c:v>
                </c:pt>
                <c:pt idx="751">
                  <c:v>-0.60316418787922343</c:v>
                </c:pt>
                <c:pt idx="752">
                  <c:v>-0.6028439241216389</c:v>
                </c:pt>
                <c:pt idx="753">
                  <c:v>-0.60357046563920613</c:v>
                </c:pt>
                <c:pt idx="754">
                  <c:v>-0.60531879632642205</c:v>
                </c:pt>
                <c:pt idx="755">
                  <c:v>-0.60499084039989359</c:v>
                </c:pt>
                <c:pt idx="756">
                  <c:v>-0.60357562359189565</c:v>
                </c:pt>
                <c:pt idx="757">
                  <c:v>-0.60326513112005775</c:v>
                </c:pt>
                <c:pt idx="758">
                  <c:v>-0.60292208849765661</c:v>
                </c:pt>
                <c:pt idx="759">
                  <c:v>-0.60258408672770347</c:v>
                </c:pt>
                <c:pt idx="760">
                  <c:v>-0.60225710499314933</c:v>
                </c:pt>
                <c:pt idx="761">
                  <c:v>-0.60296968289328634</c:v>
                </c:pt>
                <c:pt idx="762">
                  <c:v>-0.60159160923542065</c:v>
                </c:pt>
                <c:pt idx="763">
                  <c:v>-0.60127411705071221</c:v>
                </c:pt>
                <c:pt idx="764">
                  <c:v>-0.5999358547096979</c:v>
                </c:pt>
                <c:pt idx="765">
                  <c:v>-0.60069455761550394</c:v>
                </c:pt>
                <c:pt idx="766">
                  <c:v>-0.6014491864631939</c:v>
                </c:pt>
                <c:pt idx="767">
                  <c:v>-0.60220184273393007</c:v>
                </c:pt>
                <c:pt idx="768">
                  <c:v>-0.60189214587925133</c:v>
                </c:pt>
                <c:pt idx="769">
                  <c:v>-0.60164144296166633</c:v>
                </c:pt>
                <c:pt idx="770">
                  <c:v>-0.60133485410243304</c:v>
                </c:pt>
                <c:pt idx="771">
                  <c:v>-0.60105177702038437</c:v>
                </c:pt>
                <c:pt idx="772">
                  <c:v>-0.60179372147997667</c:v>
                </c:pt>
                <c:pt idx="773">
                  <c:v>-0.60044184705037706</c:v>
                </c:pt>
                <c:pt idx="774">
                  <c:v>-0.60118109010936949</c:v>
                </c:pt>
                <c:pt idx="775">
                  <c:v>-0.60196316830718211</c:v>
                </c:pt>
                <c:pt idx="776">
                  <c:v>-0.60163122494103849</c:v>
                </c:pt>
                <c:pt idx="777">
                  <c:v>-0.60131518044221777</c:v>
                </c:pt>
                <c:pt idx="778">
                  <c:v>-0.60100271683337347</c:v>
                </c:pt>
                <c:pt idx="779">
                  <c:v>-0.60176022249670602</c:v>
                </c:pt>
                <c:pt idx="780">
                  <c:v>-0.60251087804677195</c:v>
                </c:pt>
                <c:pt idx="781">
                  <c:v>-0.60217284048583641</c:v>
                </c:pt>
                <c:pt idx="782">
                  <c:v>-0.60084376367611969</c:v>
                </c:pt>
                <c:pt idx="783">
                  <c:v>-0.60057570840259733</c:v>
                </c:pt>
                <c:pt idx="784">
                  <c:v>-0.60026587423454547</c:v>
                </c:pt>
                <c:pt idx="785">
                  <c:v>-0.60104489674985451</c:v>
                </c:pt>
                <c:pt idx="786">
                  <c:v>-0.60072569881485738</c:v>
                </c:pt>
                <c:pt idx="787">
                  <c:v>-0.60044778483856021</c:v>
                </c:pt>
                <c:pt idx="788">
                  <c:v>-0.60015010914178901</c:v>
                </c:pt>
                <c:pt idx="789">
                  <c:v>-0.60092748695895326</c:v>
                </c:pt>
                <c:pt idx="790">
                  <c:v>-0.59957559721977427</c:v>
                </c:pt>
                <c:pt idx="791">
                  <c:v>-0.59931842527537871</c:v>
                </c:pt>
                <c:pt idx="792">
                  <c:v>-0.60012467676987113</c:v>
                </c:pt>
                <c:pt idx="793">
                  <c:v>-0.60089334323447374</c:v>
                </c:pt>
                <c:pt idx="794">
                  <c:v>-0.60160763636978432</c:v>
                </c:pt>
                <c:pt idx="795">
                  <c:v>-0.60342946364238859</c:v>
                </c:pt>
                <c:pt idx="796">
                  <c:v>-0.60519445436954078</c:v>
                </c:pt>
                <c:pt idx="797">
                  <c:v>-0.60481282528214997</c:v>
                </c:pt>
                <c:pt idx="798">
                  <c:v>-0.6044384087765069</c:v>
                </c:pt>
                <c:pt idx="799">
                  <c:v>-0.60408778060097679</c:v>
                </c:pt>
                <c:pt idx="800">
                  <c:v>-0.60477400498895717</c:v>
                </c:pt>
                <c:pt idx="801">
                  <c:v>-0.60548190488917797</c:v>
                </c:pt>
                <c:pt idx="802">
                  <c:v>-0.60511558679139443</c:v>
                </c:pt>
                <c:pt idx="803">
                  <c:v>-0.60474255505556651</c:v>
                </c:pt>
                <c:pt idx="804">
                  <c:v>-0.60543106395445512</c:v>
                </c:pt>
                <c:pt idx="805">
                  <c:v>-0.60609194267536592</c:v>
                </c:pt>
                <c:pt idx="806">
                  <c:v>-0.60676730382185862</c:v>
                </c:pt>
                <c:pt idx="807">
                  <c:v>-0.60634987774542148</c:v>
                </c:pt>
                <c:pt idx="808">
                  <c:v>-0.60591046019051309</c:v>
                </c:pt>
                <c:pt idx="809">
                  <c:v>-0.60549529098670285</c:v>
                </c:pt>
                <c:pt idx="810">
                  <c:v>-0.60516228516696879</c:v>
                </c:pt>
                <c:pt idx="811">
                  <c:v>-0.60377385946362938</c:v>
                </c:pt>
                <c:pt idx="812">
                  <c:v>-0.60445348227435669</c:v>
                </c:pt>
                <c:pt idx="813">
                  <c:v>-0.6051674726288695</c:v>
                </c:pt>
                <c:pt idx="814">
                  <c:v>-0.60373846317629221</c:v>
                </c:pt>
                <c:pt idx="815">
                  <c:v>-0.6033977339127663</c:v>
                </c:pt>
                <c:pt idx="816">
                  <c:v>-0.60307449923451095</c:v>
                </c:pt>
                <c:pt idx="817">
                  <c:v>-0.60172646924982065</c:v>
                </c:pt>
                <c:pt idx="818">
                  <c:v>-0.60142829986482427</c:v>
                </c:pt>
                <c:pt idx="819">
                  <c:v>-0.60007151386752777</c:v>
                </c:pt>
                <c:pt idx="820">
                  <c:v>-0.59980144359017729</c:v>
                </c:pt>
                <c:pt idx="821">
                  <c:v>-0.59954293471837372</c:v>
                </c:pt>
                <c:pt idx="822">
                  <c:v>-0.60036949602400613</c:v>
                </c:pt>
                <c:pt idx="823">
                  <c:v>-0.59904738610352604</c:v>
                </c:pt>
                <c:pt idx="824">
                  <c:v>-0.59987121838145552</c:v>
                </c:pt>
                <c:pt idx="825">
                  <c:v>-0.59961657401382651</c:v>
                </c:pt>
                <c:pt idx="826">
                  <c:v>-0.59936586253354984</c:v>
                </c:pt>
                <c:pt idx="827">
                  <c:v>-0.60017112528287886</c:v>
                </c:pt>
                <c:pt idx="828">
                  <c:v>-0.59991896277722123</c:v>
                </c:pt>
                <c:pt idx="829">
                  <c:v>-0.59965262352167681</c:v>
                </c:pt>
                <c:pt idx="830">
                  <c:v>-0.60041375105124328</c:v>
                </c:pt>
                <c:pt idx="831">
                  <c:v>-0.59908995603021842</c:v>
                </c:pt>
                <c:pt idx="832">
                  <c:v>-0.59986415690961414</c:v>
                </c:pt>
                <c:pt idx="833">
                  <c:v>-0.59959785377142183</c:v>
                </c:pt>
                <c:pt idx="834">
                  <c:v>-0.59931107669599337</c:v>
                </c:pt>
                <c:pt idx="835">
                  <c:v>-0.60006487516207352</c:v>
                </c:pt>
                <c:pt idx="836">
                  <c:v>-0.60080897765883201</c:v>
                </c:pt>
                <c:pt idx="837">
                  <c:v>-0.60158445810565542</c:v>
                </c:pt>
                <c:pt idx="838">
                  <c:v>-0.60128558894354223</c:v>
                </c:pt>
                <c:pt idx="839">
                  <c:v>-0.60098653716467143</c:v>
                </c:pt>
                <c:pt idx="840">
                  <c:v>-0.59965128642137799</c:v>
                </c:pt>
                <c:pt idx="841">
                  <c:v>-0.59942038069295034</c:v>
                </c:pt>
                <c:pt idx="842">
                  <c:v>-0.59915625307909126</c:v>
                </c:pt>
                <c:pt idx="843">
                  <c:v>-0.59891046801750947</c:v>
                </c:pt>
                <c:pt idx="844">
                  <c:v>-0.59866195865715932</c:v>
                </c:pt>
                <c:pt idx="845">
                  <c:v>-0.59844729948401609</c:v>
                </c:pt>
                <c:pt idx="846">
                  <c:v>-0.59821709349433583</c:v>
                </c:pt>
                <c:pt idx="847">
                  <c:v>-0.59800809162444923</c:v>
                </c:pt>
                <c:pt idx="848">
                  <c:v>-0.59777178979196033</c:v>
                </c:pt>
                <c:pt idx="849">
                  <c:v>-0.59754717399612123</c:v>
                </c:pt>
                <c:pt idx="850">
                  <c:v>-0.59840015051619888</c:v>
                </c:pt>
                <c:pt idx="851">
                  <c:v>-0.59813286750587502</c:v>
                </c:pt>
                <c:pt idx="852">
                  <c:v>-0.59686293015575742</c:v>
                </c:pt>
                <c:pt idx="853">
                  <c:v>-0.59665819155264221</c:v>
                </c:pt>
                <c:pt idx="854">
                  <c:v>-0.59642166772158933</c:v>
                </c:pt>
                <c:pt idx="855">
                  <c:v>-0.59628935436715758</c:v>
                </c:pt>
                <c:pt idx="856">
                  <c:v>-0.59610628727981441</c:v>
                </c:pt>
                <c:pt idx="857">
                  <c:v>-0.59590020153421808</c:v>
                </c:pt>
                <c:pt idx="858">
                  <c:v>-0.59569541750353372</c:v>
                </c:pt>
                <c:pt idx="859">
                  <c:v>-0.59656492915346304</c:v>
                </c:pt>
                <c:pt idx="860">
                  <c:v>-0.59845099057039386</c:v>
                </c:pt>
                <c:pt idx="861">
                  <c:v>-0.59922603075898595</c:v>
                </c:pt>
                <c:pt idx="862">
                  <c:v>-0.59896761014380617</c:v>
                </c:pt>
                <c:pt idx="863">
                  <c:v>-0.5987191779409301</c:v>
                </c:pt>
                <c:pt idx="864">
                  <c:v>-0.59743507438211141</c:v>
                </c:pt>
                <c:pt idx="865">
                  <c:v>-0.59718017289446912</c:v>
                </c:pt>
                <c:pt idx="866">
                  <c:v>-0.59799264943657959</c:v>
                </c:pt>
                <c:pt idx="867">
                  <c:v>-0.59780205644784801</c:v>
                </c:pt>
                <c:pt idx="868">
                  <c:v>-0.59863675531889105</c:v>
                </c:pt>
                <c:pt idx="869">
                  <c:v>-0.59840708021251321</c:v>
                </c:pt>
                <c:pt idx="870">
                  <c:v>-0.59923009860826293</c:v>
                </c:pt>
                <c:pt idx="871">
                  <c:v>-0.6000341566360976</c:v>
                </c:pt>
                <c:pt idx="872">
                  <c:v>-0.59978149350337573</c:v>
                </c:pt>
                <c:pt idx="873">
                  <c:v>-0.59946246363330824</c:v>
                </c:pt>
                <c:pt idx="874">
                  <c:v>-0.60022403436064209</c:v>
                </c:pt>
                <c:pt idx="875">
                  <c:v>-0.60100339367342914</c:v>
                </c:pt>
                <c:pt idx="876">
                  <c:v>-0.60072908579996054</c:v>
                </c:pt>
                <c:pt idx="877">
                  <c:v>-0.60149268408396139</c:v>
                </c:pt>
                <c:pt idx="878">
                  <c:v>-0.60119253040228215</c:v>
                </c:pt>
                <c:pt idx="879">
                  <c:v>-0.60193439979423657</c:v>
                </c:pt>
                <c:pt idx="880">
                  <c:v>-0.60163525179835176</c:v>
                </c:pt>
                <c:pt idx="881">
                  <c:v>-0.60133474676238463</c:v>
                </c:pt>
                <c:pt idx="882">
                  <c:v>-0.60102361182713693</c:v>
                </c:pt>
                <c:pt idx="883">
                  <c:v>-0.60073517959059419</c:v>
                </c:pt>
                <c:pt idx="884">
                  <c:v>-0.60046457599878234</c:v>
                </c:pt>
                <c:pt idx="885">
                  <c:v>-0.60019170447880676</c:v>
                </c:pt>
                <c:pt idx="886">
                  <c:v>-0.5999335103892306</c:v>
                </c:pt>
                <c:pt idx="887">
                  <c:v>-0.60067240018144596</c:v>
                </c:pt>
                <c:pt idx="888">
                  <c:v>-0.60146307217781703</c:v>
                </c:pt>
                <c:pt idx="889">
                  <c:v>-0.60222023073426068</c:v>
                </c:pt>
                <c:pt idx="890">
                  <c:v>-0.60296870611957554</c:v>
                </c:pt>
                <c:pt idx="891">
                  <c:v>-0.60266577199718407</c:v>
                </c:pt>
                <c:pt idx="892">
                  <c:v>-0.60237255655724042</c:v>
                </c:pt>
                <c:pt idx="893">
                  <c:v>-0.60206872542609557</c:v>
                </c:pt>
                <c:pt idx="894">
                  <c:v>-0.6028329909175737</c:v>
                </c:pt>
                <c:pt idx="895">
                  <c:v>-0.60254387109922236</c:v>
                </c:pt>
                <c:pt idx="896">
                  <c:v>-0.60223327367723789</c:v>
                </c:pt>
                <c:pt idx="897">
                  <c:v>-0.6029629882036931</c:v>
                </c:pt>
                <c:pt idx="898">
                  <c:v>-0.60263910843961921</c:v>
                </c:pt>
                <c:pt idx="899">
                  <c:v>-0.60127710627082687</c:v>
                </c:pt>
                <c:pt idx="900">
                  <c:v>-0.60097552414541022</c:v>
                </c:pt>
                <c:pt idx="901">
                  <c:v>-0.60067351366250199</c:v>
                </c:pt>
                <c:pt idx="902">
                  <c:v>-0.60039896338925192</c:v>
                </c:pt>
                <c:pt idx="903">
                  <c:v>-0.60007772412146687</c:v>
                </c:pt>
                <c:pt idx="904">
                  <c:v>-0.60085916963903752</c:v>
                </c:pt>
                <c:pt idx="905">
                  <c:v>-0.60057474624625684</c:v>
                </c:pt>
                <c:pt idx="906">
                  <c:v>-0.59926879132133171</c:v>
                </c:pt>
                <c:pt idx="907">
                  <c:v>-0.59903967549490511</c:v>
                </c:pt>
                <c:pt idx="908">
                  <c:v>-0.59982532198500693</c:v>
                </c:pt>
                <c:pt idx="909">
                  <c:v>-0.59957763554530685</c:v>
                </c:pt>
                <c:pt idx="910">
                  <c:v>-0.59930968283440078</c:v>
                </c:pt>
                <c:pt idx="911">
                  <c:v>-0.60007522917771272</c:v>
                </c:pt>
                <c:pt idx="912">
                  <c:v>-0.60084952459415852</c:v>
                </c:pt>
                <c:pt idx="913">
                  <c:v>-0.60265251410227527</c:v>
                </c:pt>
                <c:pt idx="914">
                  <c:v>-0.60233068382022981</c:v>
                </c:pt>
                <c:pt idx="915">
                  <c:v>-0.60198943014382511</c:v>
                </c:pt>
                <c:pt idx="916">
                  <c:v>-0.60269466154094864</c:v>
                </c:pt>
                <c:pt idx="917">
                  <c:v>-0.60235754831012966</c:v>
                </c:pt>
                <c:pt idx="918">
                  <c:v>-0.60205229734392707</c:v>
                </c:pt>
                <c:pt idx="919">
                  <c:v>-0.60279865139704858</c:v>
                </c:pt>
                <c:pt idx="920">
                  <c:v>-0.60454977836910762</c:v>
                </c:pt>
                <c:pt idx="921">
                  <c:v>-0.60418642280172541</c:v>
                </c:pt>
                <c:pt idx="922">
                  <c:v>-0.60385547434569098</c:v>
                </c:pt>
                <c:pt idx="923">
                  <c:v>-0.60246572485877714</c:v>
                </c:pt>
                <c:pt idx="924">
                  <c:v>-0.60212413036160162</c:v>
                </c:pt>
                <c:pt idx="925">
                  <c:v>-0.60076014775436959</c:v>
                </c:pt>
                <c:pt idx="926">
                  <c:v>-0.60047666479928219</c:v>
                </c:pt>
                <c:pt idx="927">
                  <c:v>-0.60022559150329657</c:v>
                </c:pt>
                <c:pt idx="928">
                  <c:v>-0.60097819967323063</c:v>
                </c:pt>
                <c:pt idx="929">
                  <c:v>-0.60069077567976614</c:v>
                </c:pt>
                <c:pt idx="930">
                  <c:v>-0.60144096016617077</c:v>
                </c:pt>
                <c:pt idx="931">
                  <c:v>-0.60220812096284737</c:v>
                </c:pt>
                <c:pt idx="932">
                  <c:v>-0.60293303854359048</c:v>
                </c:pt>
                <c:pt idx="933">
                  <c:v>-0.60260023777271865</c:v>
                </c:pt>
                <c:pt idx="934">
                  <c:v>-0.60229325301726422</c:v>
                </c:pt>
                <c:pt idx="935">
                  <c:v>-0.60199924795691895</c:v>
                </c:pt>
                <c:pt idx="936">
                  <c:v>-0.60063684299778053</c:v>
                </c:pt>
                <c:pt idx="937">
                  <c:v>-0.600378406137825</c:v>
                </c:pt>
                <c:pt idx="938">
                  <c:v>-0.59906019801506849</c:v>
                </c:pt>
                <c:pt idx="939">
                  <c:v>-0.597792454054767</c:v>
                </c:pt>
                <c:pt idx="940">
                  <c:v>-0.59751462497367169</c:v>
                </c:pt>
                <c:pt idx="941">
                  <c:v>-0.59730075247419834</c:v>
                </c:pt>
                <c:pt idx="942">
                  <c:v>-0.59709317742471446</c:v>
                </c:pt>
                <c:pt idx="943">
                  <c:v>-0.59687205387622022</c:v>
                </c:pt>
                <c:pt idx="944">
                  <c:v>-0.59669349279869588</c:v>
                </c:pt>
                <c:pt idx="945">
                  <c:v>-0.59648432294272191</c:v>
                </c:pt>
                <c:pt idx="946">
                  <c:v>-0.59732589648386747</c:v>
                </c:pt>
                <c:pt idx="947">
                  <c:v>-0.59815857855419019</c:v>
                </c:pt>
                <c:pt idx="948">
                  <c:v>-0.59895776698310643</c:v>
                </c:pt>
                <c:pt idx="949">
                  <c:v>-0.59976961164344433</c:v>
                </c:pt>
                <c:pt idx="950">
                  <c:v>-0.59845515941057548</c:v>
                </c:pt>
                <c:pt idx="951">
                  <c:v>-0.59927253622236409</c:v>
                </c:pt>
                <c:pt idx="952">
                  <c:v>-0.5990189254979168</c:v>
                </c:pt>
                <c:pt idx="953">
                  <c:v>-0.59874724698795845</c:v>
                </c:pt>
                <c:pt idx="954">
                  <c:v>-0.59852692204819924</c:v>
                </c:pt>
                <c:pt idx="955">
                  <c:v>-0.59829218360723524</c:v>
                </c:pt>
                <c:pt idx="956">
                  <c:v>-0.59913483993509065</c:v>
                </c:pt>
                <c:pt idx="957">
                  <c:v>-0.59886678313638886</c:v>
                </c:pt>
                <c:pt idx="958">
                  <c:v>-0.59858974747366112</c:v>
                </c:pt>
                <c:pt idx="959">
                  <c:v>-0.59836829252418788</c:v>
                </c:pt>
                <c:pt idx="960">
                  <c:v>-0.59917184667370416</c:v>
                </c:pt>
                <c:pt idx="961">
                  <c:v>-0.60000198974023011</c:v>
                </c:pt>
                <c:pt idx="962">
                  <c:v>-0.59970814994542554</c:v>
                </c:pt>
                <c:pt idx="963">
                  <c:v>-0.601538726946517</c:v>
                </c:pt>
                <c:pt idx="964">
                  <c:v>-0.60226781240758664</c:v>
                </c:pt>
                <c:pt idx="965">
                  <c:v>-0.60197127615943491</c:v>
                </c:pt>
                <c:pt idx="966">
                  <c:v>-0.60166827063624628</c:v>
                </c:pt>
                <c:pt idx="967">
                  <c:v>-0.60137640522352132</c:v>
                </c:pt>
                <c:pt idx="968">
                  <c:v>-0.60107527711905084</c:v>
                </c:pt>
                <c:pt idx="969">
                  <c:v>-0.60078293157666984</c:v>
                </c:pt>
                <c:pt idx="970">
                  <c:v>-0.6005203529451365</c:v>
                </c:pt>
                <c:pt idx="971">
                  <c:v>-0.59922624588623374</c:v>
                </c:pt>
                <c:pt idx="972">
                  <c:v>-0.59896582096850914</c:v>
                </c:pt>
                <c:pt idx="973">
                  <c:v>-0.59973446454913903</c:v>
                </c:pt>
                <c:pt idx="974">
                  <c:v>-0.59944499525815631</c:v>
                </c:pt>
                <c:pt idx="975">
                  <c:v>-0.59919617535299319</c:v>
                </c:pt>
                <c:pt idx="976">
                  <c:v>-0.59894843184593327</c:v>
                </c:pt>
                <c:pt idx="977">
                  <c:v>-0.59767632320901454</c:v>
                </c:pt>
                <c:pt idx="978">
                  <c:v>-0.59745133674483419</c:v>
                </c:pt>
                <c:pt idx="979">
                  <c:v>-0.59725459000993752</c:v>
                </c:pt>
                <c:pt idx="980">
                  <c:v>-0.59702191820973871</c:v>
                </c:pt>
                <c:pt idx="981">
                  <c:v>-0.59784171984554391</c:v>
                </c:pt>
                <c:pt idx="982">
                  <c:v>-0.59761580544863313</c:v>
                </c:pt>
                <c:pt idx="983">
                  <c:v>-0.59843482933966041</c:v>
                </c:pt>
                <c:pt idx="984">
                  <c:v>-0.59821097275286728</c:v>
                </c:pt>
                <c:pt idx="985">
                  <c:v>-0.59691383329780978</c:v>
                </c:pt>
                <c:pt idx="986">
                  <c:v>-0.59774583663185354</c:v>
                </c:pt>
                <c:pt idx="987">
                  <c:v>-0.5985736798992165</c:v>
                </c:pt>
                <c:pt idx="988">
                  <c:v>-0.59833220630123229</c:v>
                </c:pt>
                <c:pt idx="989">
                  <c:v>-0.59810540217520769</c:v>
                </c:pt>
                <c:pt idx="990">
                  <c:v>-0.59680275413170347</c:v>
                </c:pt>
                <c:pt idx="991">
                  <c:v>-0.59660311904906949</c:v>
                </c:pt>
                <c:pt idx="992">
                  <c:v>-0.59534229666808813</c:v>
                </c:pt>
                <c:pt idx="993">
                  <c:v>-0.59513135073472634</c:v>
                </c:pt>
                <c:pt idx="994">
                  <c:v>-0.59397620372003179</c:v>
                </c:pt>
                <c:pt idx="995">
                  <c:v>-0.59381985964563111</c:v>
                </c:pt>
                <c:pt idx="996">
                  <c:v>-0.59365626245271852</c:v>
                </c:pt>
                <c:pt idx="997">
                  <c:v>-0.59354019720366413</c:v>
                </c:pt>
                <c:pt idx="998">
                  <c:v>-0.5933658332595908</c:v>
                </c:pt>
                <c:pt idx="999">
                  <c:v>-0.59321791659439893</c:v>
                </c:pt>
                <c:pt idx="1000">
                  <c:v>-0.59307629826251085</c:v>
                </c:pt>
                <c:pt idx="1001">
                  <c:v>-0.59294387229726064</c:v>
                </c:pt>
                <c:pt idx="1002">
                  <c:v>-0.59283825485131536</c:v>
                </c:pt>
                <c:pt idx="1003">
                  <c:v>-0.591669929754289</c:v>
                </c:pt>
                <c:pt idx="1004">
                  <c:v>-0.59154365115920327</c:v>
                </c:pt>
                <c:pt idx="1005">
                  <c:v>-0.5903525181360193</c:v>
                </c:pt>
                <c:pt idx="1006">
                  <c:v>-0.59027536777329892</c:v>
                </c:pt>
                <c:pt idx="1007">
                  <c:v>-0.5912317204178329</c:v>
                </c:pt>
                <c:pt idx="1008">
                  <c:v>-0.59215858600947624</c:v>
                </c:pt>
                <c:pt idx="1009">
                  <c:v>-0.59308307428928664</c:v>
                </c:pt>
                <c:pt idx="1010">
                  <c:v>-0.59298823280350088</c:v>
                </c:pt>
                <c:pt idx="1011">
                  <c:v>-0.59280952814743093</c:v>
                </c:pt>
                <c:pt idx="1012">
                  <c:v>-0.59270977758448229</c:v>
                </c:pt>
                <c:pt idx="1013">
                  <c:v>-0.59989728203279269</c:v>
                </c:pt>
                <c:pt idx="1014">
                  <c:v>-0.61528195639213679</c:v>
                </c:pt>
                <c:pt idx="1015">
                  <c:v>-0.61366353726429401</c:v>
                </c:pt>
                <c:pt idx="1016">
                  <c:v>-0.60584820651900806</c:v>
                </c:pt>
                <c:pt idx="1017">
                  <c:v>-0.60021244238862792</c:v>
                </c:pt>
                <c:pt idx="1018">
                  <c:v>-0.59787687354085539</c:v>
                </c:pt>
                <c:pt idx="1019">
                  <c:v>-0.59664985607003829</c:v>
                </c:pt>
                <c:pt idx="1020">
                  <c:v>-0.59646249894863745</c:v>
                </c:pt>
                <c:pt idx="1021">
                  <c:v>-0.59730018896966475</c:v>
                </c:pt>
                <c:pt idx="1022">
                  <c:v>-0.59707326519027137</c:v>
                </c:pt>
                <c:pt idx="1023">
                  <c:v>-0.59583599988646596</c:v>
                </c:pt>
                <c:pt idx="1024">
                  <c:v>-0.59569023988873659</c:v>
                </c:pt>
                <c:pt idx="1025">
                  <c:v>-0.59657145509096188</c:v>
                </c:pt>
                <c:pt idx="1026">
                  <c:v>-0.59744492598914256</c:v>
                </c:pt>
                <c:pt idx="1027">
                  <c:v>-0.59827284746935971</c:v>
                </c:pt>
                <c:pt idx="1028">
                  <c:v>-0.59800359051997254</c:v>
                </c:pt>
                <c:pt idx="1029">
                  <c:v>-0.5988137587095731</c:v>
                </c:pt>
                <c:pt idx="1030">
                  <c:v>-0.59857390353538165</c:v>
                </c:pt>
                <c:pt idx="1031">
                  <c:v>-0.59725698546467398</c:v>
                </c:pt>
                <c:pt idx="1032">
                  <c:v>-0.59806424575538042</c:v>
                </c:pt>
                <c:pt idx="1033">
                  <c:v>-0.59785500084027277</c:v>
                </c:pt>
                <c:pt idx="1034">
                  <c:v>-0.59762120082346737</c:v>
                </c:pt>
                <c:pt idx="1035">
                  <c:v>-0.59636271680699804</c:v>
                </c:pt>
                <c:pt idx="1036">
                  <c:v>-0.59722744247085813</c:v>
                </c:pt>
                <c:pt idx="1037">
                  <c:v>-0.59804415362144092</c:v>
                </c:pt>
                <c:pt idx="1038">
                  <c:v>-0.59677001054901202</c:v>
                </c:pt>
                <c:pt idx="1039">
                  <c:v>-0.59655241033803186</c:v>
                </c:pt>
                <c:pt idx="1040">
                  <c:v>-0.59739214213127112</c:v>
                </c:pt>
                <c:pt idx="1041">
                  <c:v>-0.59822527928864566</c:v>
                </c:pt>
                <c:pt idx="1042">
                  <c:v>-0.59691969370287279</c:v>
                </c:pt>
                <c:pt idx="1043">
                  <c:v>-0.5977056398288153</c:v>
                </c:pt>
                <c:pt idx="1044">
                  <c:v>-0.59850108703223903</c:v>
                </c:pt>
                <c:pt idx="1045">
                  <c:v>-0.59720790529159418</c:v>
                </c:pt>
                <c:pt idx="1046">
                  <c:v>-0.59696086718576225</c:v>
                </c:pt>
                <c:pt idx="1047">
                  <c:v>-0.59779542984204692</c:v>
                </c:pt>
                <c:pt idx="1048">
                  <c:v>-0.59862642124520582</c:v>
                </c:pt>
                <c:pt idx="1049">
                  <c:v>-0.59944225282030172</c:v>
                </c:pt>
                <c:pt idx="1050">
                  <c:v>-0.59913372776389562</c:v>
                </c:pt>
                <c:pt idx="1051">
                  <c:v>-0.59888613320861772</c:v>
                </c:pt>
                <c:pt idx="1052">
                  <c:v>-0.59756885054444531</c:v>
                </c:pt>
                <c:pt idx="1053">
                  <c:v>-0.59738399353355642</c:v>
                </c:pt>
                <c:pt idx="1054">
                  <c:v>-0.59822401366288525</c:v>
                </c:pt>
                <c:pt idx="1055">
                  <c:v>-0.60007255338962751</c:v>
                </c:pt>
                <c:pt idx="1056">
                  <c:v>-0.59878244232183486</c:v>
                </c:pt>
                <c:pt idx="1057">
                  <c:v>-0.59960089347539824</c:v>
                </c:pt>
                <c:pt idx="1058">
                  <c:v>-0.6004018756058902</c:v>
                </c:pt>
                <c:pt idx="1059">
                  <c:v>-0.59910169809377245</c:v>
                </c:pt>
                <c:pt idx="1060">
                  <c:v>-0.59991662413189695</c:v>
                </c:pt>
                <c:pt idx="1061">
                  <c:v>-0.60070843164925902</c:v>
                </c:pt>
                <c:pt idx="1062">
                  <c:v>-0.60041958301627385</c:v>
                </c:pt>
                <c:pt idx="1063">
                  <c:v>-0.60116757135594834</c:v>
                </c:pt>
                <c:pt idx="1064">
                  <c:v>-0.60088801992882934</c:v>
                </c:pt>
                <c:pt idx="1065">
                  <c:v>-0.60063023953025274</c:v>
                </c:pt>
                <c:pt idx="1066">
                  <c:v>-0.59929797473964774</c:v>
                </c:pt>
                <c:pt idx="1067">
                  <c:v>-0.59905391524485485</c:v>
                </c:pt>
                <c:pt idx="1068">
                  <c:v>-0.59883905693995776</c:v>
                </c:pt>
                <c:pt idx="1069">
                  <c:v>-0.59861981580115853</c:v>
                </c:pt>
                <c:pt idx="1070">
                  <c:v>-0.59836735948513542</c:v>
                </c:pt>
                <c:pt idx="1071">
                  <c:v>-0.59814669229543271</c:v>
                </c:pt>
                <c:pt idx="1072">
                  <c:v>-0.59791595844952394</c:v>
                </c:pt>
                <c:pt idx="1073">
                  <c:v>-0.59872079928053346</c:v>
                </c:pt>
                <c:pt idx="1074">
                  <c:v>-0.5995270032949227</c:v>
                </c:pt>
                <c:pt idx="1075">
                  <c:v>-0.60032256322902422</c:v>
                </c:pt>
                <c:pt idx="1076">
                  <c:v>-0.60108245196444376</c:v>
                </c:pt>
                <c:pt idx="1077">
                  <c:v>-0.6018289029251549</c:v>
                </c:pt>
                <c:pt idx="1078">
                  <c:v>-0.60254334486665173</c:v>
                </c:pt>
                <c:pt idx="1079">
                  <c:v>-0.60220863796931867</c:v>
                </c:pt>
                <c:pt idx="1080">
                  <c:v>-0.60187428520993236</c:v>
                </c:pt>
                <c:pt idx="1081">
                  <c:v>-0.60154997950573375</c:v>
                </c:pt>
                <c:pt idx="1082">
                  <c:v>-0.60126321991561904</c:v>
                </c:pt>
                <c:pt idx="1083">
                  <c:v>-0.60095655551730676</c:v>
                </c:pt>
                <c:pt idx="1084">
                  <c:v>-0.60168782440696056</c:v>
                </c:pt>
                <c:pt idx="1085">
                  <c:v>-0.60242156791882129</c:v>
                </c:pt>
                <c:pt idx="1086">
                  <c:v>-0.60311327656044489</c:v>
                </c:pt>
                <c:pt idx="1087">
                  <c:v>-0.60173623102923601</c:v>
                </c:pt>
                <c:pt idx="1088">
                  <c:v>-0.60144116640865131</c:v>
                </c:pt>
                <c:pt idx="1089">
                  <c:v>-0.60216164308047837</c:v>
                </c:pt>
                <c:pt idx="1090">
                  <c:v>-0.60181749021886877</c:v>
                </c:pt>
                <c:pt idx="1091">
                  <c:v>-0.60257884041449139</c:v>
                </c:pt>
                <c:pt idx="1092">
                  <c:v>-0.6033076236062016</c:v>
                </c:pt>
                <c:pt idx="1093">
                  <c:v>-0.60298101113407754</c:v>
                </c:pt>
                <c:pt idx="1094">
                  <c:v>-0.60371049091139595</c:v>
                </c:pt>
                <c:pt idx="1095">
                  <c:v>-0.60335322109316802</c:v>
                </c:pt>
                <c:pt idx="1096">
                  <c:v>-0.60298265667130457</c:v>
                </c:pt>
                <c:pt idx="1097">
                  <c:v>-0.60368316353787843</c:v>
                </c:pt>
                <c:pt idx="1098">
                  <c:v>-0.60437168026712074</c:v>
                </c:pt>
                <c:pt idx="1099">
                  <c:v>-0.60401522666177831</c:v>
                </c:pt>
                <c:pt idx="1100">
                  <c:v>-0.60471784212854274</c:v>
                </c:pt>
                <c:pt idx="1101">
                  <c:v>-0.60538942528597184</c:v>
                </c:pt>
                <c:pt idx="1102">
                  <c:v>-0.60601701678025244</c:v>
                </c:pt>
                <c:pt idx="1103">
                  <c:v>-0.60560307644464739</c:v>
                </c:pt>
                <c:pt idx="1104">
                  <c:v>-0.60520717491575449</c:v>
                </c:pt>
                <c:pt idx="1105">
                  <c:v>-0.60585923141743947</c:v>
                </c:pt>
                <c:pt idx="1106">
                  <c:v>-0.60546584678909066</c:v>
                </c:pt>
                <c:pt idx="1107">
                  <c:v>-0.60510662985330887</c:v>
                </c:pt>
                <c:pt idx="1108">
                  <c:v>-0.6057482972562428</c:v>
                </c:pt>
                <c:pt idx="1109">
                  <c:v>-0.60643079131111799</c:v>
                </c:pt>
                <c:pt idx="1110">
                  <c:v>-0.60709963548489565</c:v>
                </c:pt>
                <c:pt idx="1111">
                  <c:v>-0.60772134277519774</c:v>
                </c:pt>
                <c:pt idx="1112">
                  <c:v>-0.60627349591969371</c:v>
                </c:pt>
                <c:pt idx="1113">
                  <c:v>-0.60585656600129989</c:v>
                </c:pt>
                <c:pt idx="1114">
                  <c:v>-0.60547879468127386</c:v>
                </c:pt>
                <c:pt idx="1115">
                  <c:v>-0.6051177387876483</c:v>
                </c:pt>
                <c:pt idx="1116">
                  <c:v>-0.6058018640118954</c:v>
                </c:pt>
                <c:pt idx="1117">
                  <c:v>-0.60544428673165751</c:v>
                </c:pt>
                <c:pt idx="1118">
                  <c:v>-0.60398294099702432</c:v>
                </c:pt>
                <c:pt idx="1119">
                  <c:v>-0.60365400217708387</c:v>
                </c:pt>
                <c:pt idx="1120">
                  <c:v>-0.60325740213354218</c:v>
                </c:pt>
                <c:pt idx="1121">
                  <c:v>-0.60293507409087133</c:v>
                </c:pt>
                <c:pt idx="1122">
                  <c:v>-0.60262317260905396</c:v>
                </c:pt>
                <c:pt idx="1123">
                  <c:v>-0.60334308915687285</c:v>
                </c:pt>
                <c:pt idx="1124">
                  <c:v>-0.60403314737373537</c:v>
                </c:pt>
                <c:pt idx="1125">
                  <c:v>-0.60370862442626072</c:v>
                </c:pt>
                <c:pt idx="1126">
                  <c:v>-0.60438777193773541</c:v>
                </c:pt>
                <c:pt idx="1127">
                  <c:v>-0.60088837649898075</c:v>
                </c:pt>
                <c:pt idx="1128">
                  <c:v>-0.59224086896900108</c:v>
                </c:pt>
                <c:pt idx="1129">
                  <c:v>-0.59316609158962108</c:v>
                </c:pt>
                <c:pt idx="1130">
                  <c:v>-0.59825070975782857</c:v>
                </c:pt>
                <c:pt idx="1131">
                  <c:v>-0.60218633556267198</c:v>
                </c:pt>
                <c:pt idx="1132">
                  <c:v>-0.60291002885141842</c:v>
                </c:pt>
              </c:numCache>
            </c:numRef>
          </c:val>
          <c:smooth val="0"/>
          <c:extLst>
            <c:ext xmlns:c16="http://schemas.microsoft.com/office/drawing/2014/chart" uri="{C3380CC4-5D6E-409C-BE32-E72D297353CC}">
              <c16:uniqueId val="{00000001-0A93-481F-AA86-82951360B3FA}"/>
            </c:ext>
          </c:extLst>
        </c:ser>
        <c:ser>
          <c:idx val="2"/>
          <c:order val="2"/>
          <c:tx>
            <c:strRef>
              <c:f>Gyro!$Z$1</c:f>
              <c:strCache>
                <c:ptCount val="1"/>
                <c:pt idx="0">
                  <c:v>Gangle_Z</c:v>
                </c:pt>
              </c:strCache>
            </c:strRef>
          </c:tx>
          <c:spPr>
            <a:ln w="28575" cap="rnd">
              <a:solidFill>
                <a:schemeClr val="accent3"/>
              </a:solidFill>
              <a:round/>
            </a:ln>
            <a:effectLst/>
          </c:spPr>
          <c:marker>
            <c:symbol val="none"/>
          </c:marker>
          <c:val>
            <c:numRef>
              <c:f>Gyro!$Z$2:$Z$1357</c:f>
              <c:numCache>
                <c:formatCode>General</c:formatCode>
                <c:ptCount val="1356"/>
                <c:pt idx="0">
                  <c:v>-1.2897E-2</c:v>
                </c:pt>
                <c:pt idx="1">
                  <c:v>-4.5413979999999993E-2</c:v>
                </c:pt>
                <c:pt idx="2">
                  <c:v>-7.7274920399999988E-2</c:v>
                </c:pt>
                <c:pt idx="3">
                  <c:v>-0.10848410199199998</c:v>
                </c:pt>
                <c:pt idx="4">
                  <c:v>-0.14005873995215998</c:v>
                </c:pt>
                <c:pt idx="5">
                  <c:v>-0.17103166515311677</c:v>
                </c:pt>
                <c:pt idx="6">
                  <c:v>-0.20138301185005442</c:v>
                </c:pt>
                <c:pt idx="7">
                  <c:v>-0.23112895161305336</c:v>
                </c:pt>
                <c:pt idx="8">
                  <c:v>-0.25916771258079224</c:v>
                </c:pt>
                <c:pt idx="9">
                  <c:v>-0.2877860983291764</c:v>
                </c:pt>
                <c:pt idx="10">
                  <c:v>-0.31580531636259285</c:v>
                </c:pt>
                <c:pt idx="11">
                  <c:v>-0.34325279003534098</c:v>
                </c:pt>
                <c:pt idx="12">
                  <c:v>-0.36911807423463416</c:v>
                </c:pt>
                <c:pt idx="13">
                  <c:v>-0.39555311274994148</c:v>
                </c:pt>
                <c:pt idx="14">
                  <c:v>-0.42130235049494263</c:v>
                </c:pt>
                <c:pt idx="15">
                  <c:v>-0.4463781234850438</c:v>
                </c:pt>
                <c:pt idx="16">
                  <c:v>-0.47084044101534289</c:v>
                </c:pt>
                <c:pt idx="17">
                  <c:v>-0.49417637219503602</c:v>
                </c:pt>
                <c:pt idx="18">
                  <c:v>-0.51667902475113525</c:v>
                </c:pt>
                <c:pt idx="19">
                  <c:v>-0.53913586425611248</c:v>
                </c:pt>
                <c:pt idx="20">
                  <c:v>-0.56114890697099018</c:v>
                </c:pt>
                <c:pt idx="21">
                  <c:v>-0.58256162883157048</c:v>
                </c:pt>
                <c:pt idx="22">
                  <c:v>-0.60366281625493912</c:v>
                </c:pt>
                <c:pt idx="23">
                  <c:v>-0.62436875992984031</c:v>
                </c:pt>
                <c:pt idx="24">
                  <c:v>-0.64671582473124345</c:v>
                </c:pt>
                <c:pt idx="25">
                  <c:v>-0.66654008823661859</c:v>
                </c:pt>
                <c:pt idx="26">
                  <c:v>-0.6869692064718862</c:v>
                </c:pt>
                <c:pt idx="27">
                  <c:v>-0.70589344234244855</c:v>
                </c:pt>
                <c:pt idx="28">
                  <c:v>-0.72458793349559958</c:v>
                </c:pt>
                <c:pt idx="29">
                  <c:v>-0.74291685482568748</c:v>
                </c:pt>
                <c:pt idx="30">
                  <c:v>-0.76076215772917377</c:v>
                </c:pt>
                <c:pt idx="31">
                  <c:v>-0.7782734545745903</c:v>
                </c:pt>
                <c:pt idx="32">
                  <c:v>-0.79553386548309857</c:v>
                </c:pt>
                <c:pt idx="33">
                  <c:v>-0.81441624817343661</c:v>
                </c:pt>
                <c:pt idx="34">
                  <c:v>-0.83294920320996779</c:v>
                </c:pt>
                <c:pt idx="35">
                  <c:v>-0.85005989914576841</c:v>
                </c:pt>
                <c:pt idx="36">
                  <c:v>-0.86680504116285306</c:v>
                </c:pt>
                <c:pt idx="37">
                  <c:v>-0.88220622033959606</c:v>
                </c:pt>
                <c:pt idx="38">
                  <c:v>-0.89728155593280412</c:v>
                </c:pt>
                <c:pt idx="39">
                  <c:v>-0.91309126481414804</c:v>
                </c:pt>
                <c:pt idx="40">
                  <c:v>-0.92863595951786515</c:v>
                </c:pt>
                <c:pt idx="41">
                  <c:v>-0.9438077403275078</c:v>
                </c:pt>
                <c:pt idx="42">
                  <c:v>-0.95762554552095769</c:v>
                </c:pt>
                <c:pt idx="43">
                  <c:v>-0.97225977461053859</c:v>
                </c:pt>
                <c:pt idx="44">
                  <c:v>-0.98656865911832781</c:v>
                </c:pt>
                <c:pt idx="45">
                  <c:v>-0.99954604593596119</c:v>
                </c:pt>
                <c:pt idx="46">
                  <c:v>-1.012314425017242</c:v>
                </c:pt>
                <c:pt idx="47">
                  <c:v>-1.0247931365168972</c:v>
                </c:pt>
                <c:pt idx="48">
                  <c:v>-1.0380753137865593</c:v>
                </c:pt>
                <c:pt idx="49">
                  <c:v>-1.0511139675108281</c:v>
                </c:pt>
                <c:pt idx="50">
                  <c:v>-1.0638419881606114</c:v>
                </c:pt>
                <c:pt idx="51">
                  <c:v>-1.076341548397399</c:v>
                </c:pt>
                <c:pt idx="52">
                  <c:v>-1.0885980974294509</c:v>
                </c:pt>
                <c:pt idx="53">
                  <c:v>-1.1016624154808619</c:v>
                </c:pt>
                <c:pt idx="54">
                  <c:v>-1.1134073471712447</c:v>
                </c:pt>
                <c:pt idx="55">
                  <c:v>-1.1239035202278198</c:v>
                </c:pt>
                <c:pt idx="56">
                  <c:v>-1.1351879498232633</c:v>
                </c:pt>
                <c:pt idx="57">
                  <c:v>-1.146264350826798</c:v>
                </c:pt>
                <c:pt idx="58">
                  <c:v>-1.1570753838102621</c:v>
                </c:pt>
                <c:pt idx="59">
                  <c:v>-1.1677040161340568</c:v>
                </c:pt>
                <c:pt idx="60">
                  <c:v>-1.1781298358113759</c:v>
                </c:pt>
                <c:pt idx="61">
                  <c:v>-1.1883471990951484</c:v>
                </c:pt>
                <c:pt idx="62">
                  <c:v>-1.1962557151132454</c:v>
                </c:pt>
                <c:pt idx="63">
                  <c:v>-1.2060975008109804</c:v>
                </c:pt>
                <c:pt idx="64">
                  <c:v>-1.2158004307947607</c:v>
                </c:pt>
                <c:pt idx="65">
                  <c:v>-1.2241898621788656</c:v>
                </c:pt>
                <c:pt idx="66">
                  <c:v>-1.2323878449352881</c:v>
                </c:pt>
                <c:pt idx="67">
                  <c:v>-1.2415095880365823</c:v>
                </c:pt>
                <c:pt idx="68">
                  <c:v>-1.2494236362758504</c:v>
                </c:pt>
                <c:pt idx="69">
                  <c:v>-1.2582068035503333</c:v>
                </c:pt>
                <c:pt idx="70">
                  <c:v>-1.2668147874793265</c:v>
                </c:pt>
                <c:pt idx="71">
                  <c:v>-1.2752500117297398</c:v>
                </c:pt>
                <c:pt idx="72">
                  <c:v>-1.2835201514951451</c:v>
                </c:pt>
                <c:pt idx="73">
                  <c:v>-1.2915905484652421</c:v>
                </c:pt>
                <c:pt idx="74">
                  <c:v>-1.2995360574959371</c:v>
                </c:pt>
                <c:pt idx="75">
                  <c:v>-1.3062878563460183</c:v>
                </c:pt>
                <c:pt idx="76">
                  <c:v>-1.3139419992190979</c:v>
                </c:pt>
                <c:pt idx="77">
                  <c:v>-1.3213817792347158</c:v>
                </c:pt>
                <c:pt idx="78">
                  <c:v>-1.3287187836500214</c:v>
                </c:pt>
                <c:pt idx="79">
                  <c:v>-1.334911487977021</c:v>
                </c:pt>
                <c:pt idx="80">
                  <c:v>-1.3419954182174805</c:v>
                </c:pt>
                <c:pt idx="81">
                  <c:v>-1.3489110698531308</c:v>
                </c:pt>
                <c:pt idx="82">
                  <c:v>-1.355720128456068</c:v>
                </c:pt>
                <c:pt idx="83">
                  <c:v>-1.3613277458869466</c:v>
                </c:pt>
                <c:pt idx="84">
                  <c:v>-1.3678866909692076</c:v>
                </c:pt>
                <c:pt idx="85">
                  <c:v>-1.3732493371498233</c:v>
                </c:pt>
                <c:pt idx="86">
                  <c:v>-1.3795615104068268</c:v>
                </c:pt>
                <c:pt idx="87">
                  <c:v>-1.3857545401986902</c:v>
                </c:pt>
                <c:pt idx="88">
                  <c:v>-1.3907705293947163</c:v>
                </c:pt>
                <c:pt idx="89">
                  <c:v>-1.395692278806822</c:v>
                </c:pt>
                <c:pt idx="90">
                  <c:v>-1.4005083332306856</c:v>
                </c:pt>
                <c:pt idx="91">
                  <c:v>-1.406266586566072</c:v>
                </c:pt>
                <c:pt idx="92">
                  <c:v>-1.4119519748347504</c:v>
                </c:pt>
                <c:pt idx="93">
                  <c:v>-1.4174514553380555</c:v>
                </c:pt>
                <c:pt idx="94">
                  <c:v>-1.4228985462312942</c:v>
                </c:pt>
                <c:pt idx="95">
                  <c:v>-1.4282207753066682</c:v>
                </c:pt>
                <c:pt idx="96">
                  <c:v>-1.4324055398005351</c:v>
                </c:pt>
                <c:pt idx="97">
                  <c:v>-1.4365066490045242</c:v>
                </c:pt>
                <c:pt idx="98">
                  <c:v>-1.4404607360244337</c:v>
                </c:pt>
                <c:pt idx="99">
                  <c:v>-1.4454015213039451</c:v>
                </c:pt>
                <c:pt idx="100">
                  <c:v>-1.4502512308778663</c:v>
                </c:pt>
                <c:pt idx="101">
                  <c:v>-1.454989486260309</c:v>
                </c:pt>
                <c:pt idx="102">
                  <c:v>-1.4596622765351028</c:v>
                </c:pt>
                <c:pt idx="103">
                  <c:v>-1.4652785910044008</c:v>
                </c:pt>
                <c:pt idx="104">
                  <c:v>-1.4686814991843127</c:v>
                </c:pt>
                <c:pt idx="105">
                  <c:v>-1.4730868092006264</c:v>
                </c:pt>
                <c:pt idx="106">
                  <c:v>-1.4763265330166138</c:v>
                </c:pt>
                <c:pt idx="107">
                  <c:v>-1.4805796423562814</c:v>
                </c:pt>
                <c:pt idx="108">
                  <c:v>-1.4837224095091557</c:v>
                </c:pt>
                <c:pt idx="109">
                  <c:v>-1.4867682013189725</c:v>
                </c:pt>
                <c:pt idx="110">
                  <c:v>-1.489736137292593</c:v>
                </c:pt>
                <c:pt idx="111">
                  <c:v>-1.4937205145467412</c:v>
                </c:pt>
                <c:pt idx="112">
                  <c:v>-1.4965661442558063</c:v>
                </c:pt>
                <c:pt idx="113">
                  <c:v>-1.4993611613706901</c:v>
                </c:pt>
                <c:pt idx="114">
                  <c:v>-1.5010545581432764</c:v>
                </c:pt>
                <c:pt idx="115">
                  <c:v>-1.5048089469804107</c:v>
                </c:pt>
                <c:pt idx="116">
                  <c:v>-1.5095182680408024</c:v>
                </c:pt>
                <c:pt idx="117">
                  <c:v>-1.5131118226799862</c:v>
                </c:pt>
                <c:pt idx="118">
                  <c:v>-1.5166101262263862</c:v>
                </c:pt>
                <c:pt idx="119">
                  <c:v>-1.5189950637018585</c:v>
                </c:pt>
                <c:pt idx="120">
                  <c:v>-1.5213422624278214</c:v>
                </c:pt>
                <c:pt idx="121">
                  <c:v>-1.5246960971792649</c:v>
                </c:pt>
                <c:pt idx="122">
                  <c:v>-1.5279411552356796</c:v>
                </c:pt>
                <c:pt idx="123">
                  <c:v>-1.530064872130966</c:v>
                </c:pt>
                <c:pt idx="124">
                  <c:v>-1.5332411946883466</c:v>
                </c:pt>
                <c:pt idx="125">
                  <c:v>-1.5352847107945795</c:v>
                </c:pt>
                <c:pt idx="126">
                  <c:v>-1.5373237765786878</c:v>
                </c:pt>
                <c:pt idx="127">
                  <c:v>-1.5403334010471139</c:v>
                </c:pt>
                <c:pt idx="128">
                  <c:v>-1.5422448330261715</c:v>
                </c:pt>
                <c:pt idx="129">
                  <c:v>-1.544175856365648</c:v>
                </c:pt>
                <c:pt idx="130">
                  <c:v>-1.5450081992383351</c:v>
                </c:pt>
                <c:pt idx="131">
                  <c:v>-1.5457942952535684</c:v>
                </c:pt>
                <c:pt idx="132">
                  <c:v>-1.5476322093484969</c:v>
                </c:pt>
                <c:pt idx="133">
                  <c:v>-1.550452145161527</c:v>
                </c:pt>
                <c:pt idx="134">
                  <c:v>-1.5521579622582964</c:v>
                </c:pt>
                <c:pt idx="135">
                  <c:v>-1.5538585430131304</c:v>
                </c:pt>
                <c:pt idx="136">
                  <c:v>-1.5565704321528677</c:v>
                </c:pt>
                <c:pt idx="137">
                  <c:v>-1.5592025635098103</c:v>
                </c:pt>
                <c:pt idx="138">
                  <c:v>-1.5618153122396141</c:v>
                </c:pt>
                <c:pt idx="139">
                  <c:v>-1.5632775259948219</c:v>
                </c:pt>
                <c:pt idx="140">
                  <c:v>-1.5647340354749255</c:v>
                </c:pt>
                <c:pt idx="141">
                  <c:v>-1.5661704747654268</c:v>
                </c:pt>
                <c:pt idx="142">
                  <c:v>-1.5676156652701183</c:v>
                </c:pt>
                <c:pt idx="143">
                  <c:v>-1.5690173119647159</c:v>
                </c:pt>
                <c:pt idx="144">
                  <c:v>-1.5693202857254216</c:v>
                </c:pt>
                <c:pt idx="145">
                  <c:v>-1.5706840200109131</c:v>
                </c:pt>
                <c:pt idx="146">
                  <c:v>-1.5730268596106949</c:v>
                </c:pt>
                <c:pt idx="147">
                  <c:v>-1.5742853424184808</c:v>
                </c:pt>
                <c:pt idx="148">
                  <c:v>-1.5765343755701113</c:v>
                </c:pt>
                <c:pt idx="149">
                  <c:v>-1.5777084080587092</c:v>
                </c:pt>
                <c:pt idx="150">
                  <c:v>-1.579946459897535</c:v>
                </c:pt>
                <c:pt idx="151">
                  <c:v>-1.5810754706995844</c:v>
                </c:pt>
                <c:pt idx="152">
                  <c:v>-1.5831934412855926</c:v>
                </c:pt>
                <c:pt idx="153">
                  <c:v>-1.5842880924598808</c:v>
                </c:pt>
                <c:pt idx="154">
                  <c:v>-1.584277910610683</c:v>
                </c:pt>
                <c:pt idx="155">
                  <c:v>-1.5853347123984693</c:v>
                </c:pt>
                <c:pt idx="156">
                  <c:v>-1.5863499181505001</c:v>
                </c:pt>
                <c:pt idx="157">
                  <c:v>-1.58731663978749</c:v>
                </c:pt>
                <c:pt idx="158">
                  <c:v>-1.5882902669917403</c:v>
                </c:pt>
                <c:pt idx="159">
                  <c:v>-1.5892158616519054</c:v>
                </c:pt>
                <c:pt idx="160">
                  <c:v>-1.5911928244188673</c:v>
                </c:pt>
                <c:pt idx="161">
                  <c:v>-1.5920919079304898</c:v>
                </c:pt>
                <c:pt idx="162">
                  <c:v>-1.59397930977188</c:v>
                </c:pt>
                <c:pt idx="163">
                  <c:v>-1.5958915835764422</c:v>
                </c:pt>
                <c:pt idx="164">
                  <c:v>-1.5977722719049132</c:v>
                </c:pt>
                <c:pt idx="165">
                  <c:v>-1.5985475864668151</c:v>
                </c:pt>
                <c:pt idx="166">
                  <c:v>-1.5993028147374788</c:v>
                </c:pt>
                <c:pt idx="167">
                  <c:v>-1.6010495184427291</c:v>
                </c:pt>
                <c:pt idx="168">
                  <c:v>-1.6028186680738745</c:v>
                </c:pt>
                <c:pt idx="169">
                  <c:v>-1.6045496747123968</c:v>
                </c:pt>
                <c:pt idx="170">
                  <c:v>-1.606288161218149</c:v>
                </c:pt>
                <c:pt idx="171">
                  <c:v>-1.6069088779937859</c:v>
                </c:pt>
                <c:pt idx="172">
                  <c:v>-1.6075181004339101</c:v>
                </c:pt>
                <c:pt idx="173">
                  <c:v>-1.6080920984252318</c:v>
                </c:pt>
                <c:pt idx="174">
                  <c:v>-1.6086828764567271</c:v>
                </c:pt>
                <c:pt idx="175">
                  <c:v>-1.6092356989275927</c:v>
                </c:pt>
                <c:pt idx="176">
                  <c:v>-1.6097891849490409</c:v>
                </c:pt>
                <c:pt idx="177">
                  <c:v>-1.6113636612500599</c:v>
                </c:pt>
                <c:pt idx="178">
                  <c:v>-1.6129096880250586</c:v>
                </c:pt>
                <c:pt idx="179">
                  <c:v>-1.6133651542645575</c:v>
                </c:pt>
                <c:pt idx="180">
                  <c:v>-1.6138519111792664</c:v>
                </c:pt>
                <c:pt idx="181">
                  <c:v>-1.6153985729556812</c:v>
                </c:pt>
                <c:pt idx="182">
                  <c:v>-1.6168518414965676</c:v>
                </c:pt>
                <c:pt idx="183">
                  <c:v>-1.6182851446666362</c:v>
                </c:pt>
                <c:pt idx="184">
                  <c:v>-1.6186473417733034</c:v>
                </c:pt>
                <c:pt idx="185">
                  <c:v>-1.6190090149378373</c:v>
                </c:pt>
                <c:pt idx="186">
                  <c:v>-1.6193823946390804</c:v>
                </c:pt>
                <c:pt idx="187">
                  <c:v>-1.6197223667462988</c:v>
                </c:pt>
                <c:pt idx="188">
                  <c:v>-1.6200566594113728</c:v>
                </c:pt>
                <c:pt idx="189">
                  <c:v>-1.6214766262231453</c:v>
                </c:pt>
                <c:pt idx="190">
                  <c:v>-1.6228163136986822</c:v>
                </c:pt>
                <c:pt idx="191">
                  <c:v>-1.6230562674247084</c:v>
                </c:pt>
                <c:pt idx="192">
                  <c:v>-1.6233457420762143</c:v>
                </c:pt>
                <c:pt idx="193">
                  <c:v>-1.62361986723469</c:v>
                </c:pt>
                <c:pt idx="194">
                  <c:v>-1.6238945898899961</c:v>
                </c:pt>
                <c:pt idx="195">
                  <c:v>-1.6241401380921963</c:v>
                </c:pt>
                <c:pt idx="196">
                  <c:v>-1.6243674953303522</c:v>
                </c:pt>
                <c:pt idx="197">
                  <c:v>-1.6245721454237452</c:v>
                </c:pt>
                <c:pt idx="198">
                  <c:v>-1.6248171425152702</c:v>
                </c:pt>
                <c:pt idx="199">
                  <c:v>-1.6260907396649649</c:v>
                </c:pt>
                <c:pt idx="200">
                  <c:v>-1.6273369848716654</c:v>
                </c:pt>
                <c:pt idx="201">
                  <c:v>-1.627497245174232</c:v>
                </c:pt>
                <c:pt idx="202">
                  <c:v>-1.6297885002707475</c:v>
                </c:pt>
                <c:pt idx="203">
                  <c:v>-1.6298970902653325</c:v>
                </c:pt>
                <c:pt idx="204">
                  <c:v>-1.6300527884600258</c:v>
                </c:pt>
                <c:pt idx="205">
                  <c:v>-1.6301817326908252</c:v>
                </c:pt>
                <c:pt idx="206">
                  <c:v>-1.6303016980370086</c:v>
                </c:pt>
                <c:pt idx="207">
                  <c:v>-1.6314729840762685</c:v>
                </c:pt>
                <c:pt idx="208">
                  <c:v>-1.6315763043947431</c:v>
                </c:pt>
                <c:pt idx="209">
                  <c:v>-1.6316889583068481</c:v>
                </c:pt>
                <c:pt idx="210">
                  <c:v>-1.6328259191407111</c:v>
                </c:pt>
                <c:pt idx="211">
                  <c:v>-1.6329114607578967</c:v>
                </c:pt>
                <c:pt idx="212">
                  <c:v>-1.6329493515427387</c:v>
                </c:pt>
                <c:pt idx="213">
                  <c:v>-1.633036544511884</c:v>
                </c:pt>
                <c:pt idx="214">
                  <c:v>-1.6341616736216462</c:v>
                </c:pt>
                <c:pt idx="215">
                  <c:v>-1.6342211001492133</c:v>
                </c:pt>
                <c:pt idx="216">
                  <c:v>-1.6342488181462289</c:v>
                </c:pt>
                <c:pt idx="217">
                  <c:v>-1.6342983017833044</c:v>
                </c:pt>
                <c:pt idx="218">
                  <c:v>-1.6343443157476383</c:v>
                </c:pt>
                <c:pt idx="219">
                  <c:v>-1.6364395694326854</c:v>
                </c:pt>
                <c:pt idx="220">
                  <c:v>-1.6374848580440318</c:v>
                </c:pt>
                <c:pt idx="221">
                  <c:v>-1.638538420883151</c:v>
                </c:pt>
                <c:pt idx="222">
                  <c:v>-1.638449592465488</c:v>
                </c:pt>
                <c:pt idx="223">
                  <c:v>-1.6384339406161783</c:v>
                </c:pt>
                <c:pt idx="224">
                  <c:v>-1.6394242618038546</c:v>
                </c:pt>
                <c:pt idx="225">
                  <c:v>-1.6393127965677774</c:v>
                </c:pt>
                <c:pt idx="226">
                  <c:v>-1.6402788406364217</c:v>
                </c:pt>
                <c:pt idx="227">
                  <c:v>-1.6412479238236932</c:v>
                </c:pt>
                <c:pt idx="228">
                  <c:v>-1.6411358253472195</c:v>
                </c:pt>
                <c:pt idx="229">
                  <c:v>-1.6420931688402751</c:v>
                </c:pt>
                <c:pt idx="230">
                  <c:v>-1.6419616654634694</c:v>
                </c:pt>
                <c:pt idx="231">
                  <c:v>-1.6418441921542</c:v>
                </c:pt>
                <c:pt idx="232">
                  <c:v>-1.641735628311116</c:v>
                </c:pt>
                <c:pt idx="233">
                  <c:v>-1.6416145757448937</c:v>
                </c:pt>
                <c:pt idx="234">
                  <c:v>-1.6415045042299958</c:v>
                </c:pt>
                <c:pt idx="235">
                  <c:v>-1.6424617941453958</c:v>
                </c:pt>
                <c:pt idx="236">
                  <c:v>-1.6434193582624881</c:v>
                </c:pt>
                <c:pt idx="237">
                  <c:v>-1.6432557910972383</c:v>
                </c:pt>
                <c:pt idx="238">
                  <c:v>-1.6431186552752934</c:v>
                </c:pt>
                <c:pt idx="239">
                  <c:v>-1.6429786621697873</c:v>
                </c:pt>
                <c:pt idx="240">
                  <c:v>-1.6438605889263915</c:v>
                </c:pt>
                <c:pt idx="241">
                  <c:v>-1.6436761771478638</c:v>
                </c:pt>
                <c:pt idx="242">
                  <c:v>-1.6445827136049065</c:v>
                </c:pt>
                <c:pt idx="243">
                  <c:v>-1.6444436993328082</c:v>
                </c:pt>
                <c:pt idx="244">
                  <c:v>-1.6442951653461522</c:v>
                </c:pt>
                <c:pt idx="245">
                  <c:v>-1.6441223220392291</c:v>
                </c:pt>
                <c:pt idx="246">
                  <c:v>-1.6450124555984444</c:v>
                </c:pt>
                <c:pt idx="247">
                  <c:v>-1.6458802064864755</c:v>
                </c:pt>
                <c:pt idx="248">
                  <c:v>-1.645712402356746</c:v>
                </c:pt>
                <c:pt idx="249">
                  <c:v>-1.645536514309611</c:v>
                </c:pt>
                <c:pt idx="250">
                  <c:v>-1.6453881640234187</c:v>
                </c:pt>
                <c:pt idx="251">
                  <c:v>-1.6462439407429503</c:v>
                </c:pt>
                <c:pt idx="252">
                  <c:v>-1.6471159019280912</c:v>
                </c:pt>
                <c:pt idx="253">
                  <c:v>-1.6468774838895295</c:v>
                </c:pt>
                <c:pt idx="254">
                  <c:v>-1.6477021342117388</c:v>
                </c:pt>
                <c:pt idx="255">
                  <c:v>-1.6474571515275038</c:v>
                </c:pt>
                <c:pt idx="256">
                  <c:v>-1.6472329284969536</c:v>
                </c:pt>
                <c:pt idx="257">
                  <c:v>-1.6480327699270145</c:v>
                </c:pt>
                <c:pt idx="258">
                  <c:v>-1.6487973545284742</c:v>
                </c:pt>
                <c:pt idx="259">
                  <c:v>-1.6485642274379047</c:v>
                </c:pt>
                <c:pt idx="260">
                  <c:v>-1.6483305828891464</c:v>
                </c:pt>
                <c:pt idx="261">
                  <c:v>-1.6470280512313633</c:v>
                </c:pt>
                <c:pt idx="262">
                  <c:v>-1.6468381302067359</c:v>
                </c:pt>
                <c:pt idx="263">
                  <c:v>-1.6476604076026011</c:v>
                </c:pt>
                <c:pt idx="264">
                  <c:v>-1.6484645194505492</c:v>
                </c:pt>
                <c:pt idx="265">
                  <c:v>-1.649278189061538</c:v>
                </c:pt>
                <c:pt idx="266">
                  <c:v>-1.6490393652803073</c:v>
                </c:pt>
                <c:pt idx="267">
                  <c:v>-1.6498675779747012</c:v>
                </c:pt>
                <c:pt idx="268">
                  <c:v>-1.6506891064152072</c:v>
                </c:pt>
                <c:pt idx="269">
                  <c:v>-1.650404664286903</c:v>
                </c:pt>
                <c:pt idx="270">
                  <c:v>-1.6511630510011648</c:v>
                </c:pt>
                <c:pt idx="271">
                  <c:v>-1.6508632699811414</c:v>
                </c:pt>
                <c:pt idx="272">
                  <c:v>-1.6505937045815184</c:v>
                </c:pt>
                <c:pt idx="273">
                  <c:v>-1.650302670489888</c:v>
                </c:pt>
                <c:pt idx="274">
                  <c:v>-1.6500425970800903</c:v>
                </c:pt>
                <c:pt idx="275">
                  <c:v>-1.6498034451384884</c:v>
                </c:pt>
                <c:pt idx="276">
                  <c:v>-1.6495166362357185</c:v>
                </c:pt>
                <c:pt idx="277">
                  <c:v>-1.6492602635110041</c:v>
                </c:pt>
                <c:pt idx="278">
                  <c:v>-1.6489708382407839</c:v>
                </c:pt>
                <c:pt idx="279">
                  <c:v>-1.6497853214759681</c:v>
                </c:pt>
                <c:pt idx="280">
                  <c:v>-1.6495315150464487</c:v>
                </c:pt>
                <c:pt idx="281">
                  <c:v>-1.6492824447455197</c:v>
                </c:pt>
                <c:pt idx="282">
                  <c:v>-1.6490511558506091</c:v>
                </c:pt>
                <c:pt idx="283">
                  <c:v>-1.649876852733597</c:v>
                </c:pt>
                <c:pt idx="284">
                  <c:v>-1.6495964556789251</c:v>
                </c:pt>
                <c:pt idx="285">
                  <c:v>-1.6493404865653465</c:v>
                </c:pt>
                <c:pt idx="286">
                  <c:v>-1.6491232968340395</c:v>
                </c:pt>
                <c:pt idx="287">
                  <c:v>-1.6499337108973586</c:v>
                </c:pt>
                <c:pt idx="288">
                  <c:v>-1.6496570566794113</c:v>
                </c:pt>
                <c:pt idx="289">
                  <c:v>-1.650463535545823</c:v>
                </c:pt>
                <c:pt idx="290">
                  <c:v>-1.6512109848349066</c:v>
                </c:pt>
                <c:pt idx="291">
                  <c:v>-1.6509267651382085</c:v>
                </c:pt>
                <c:pt idx="292">
                  <c:v>-1.6516846298354442</c:v>
                </c:pt>
                <c:pt idx="293">
                  <c:v>-1.6524271772387351</c:v>
                </c:pt>
                <c:pt idx="294">
                  <c:v>-1.6521355336939603</c:v>
                </c:pt>
                <c:pt idx="295">
                  <c:v>-1.6528751630200809</c:v>
                </c:pt>
                <c:pt idx="296">
                  <c:v>-1.6525369797596792</c:v>
                </c:pt>
                <c:pt idx="297">
                  <c:v>-1.6532574601644856</c:v>
                </c:pt>
                <c:pt idx="298">
                  <c:v>-1.6539749309611957</c:v>
                </c:pt>
                <c:pt idx="299">
                  <c:v>-1.6536145523419719</c:v>
                </c:pt>
                <c:pt idx="300">
                  <c:v>-1.6532678012951323</c:v>
                </c:pt>
                <c:pt idx="301">
                  <c:v>-1.6529622052692297</c:v>
                </c:pt>
                <c:pt idx="302">
                  <c:v>-1.6547122611638452</c:v>
                </c:pt>
                <c:pt idx="303">
                  <c:v>-1.6543661359405681</c:v>
                </c:pt>
                <c:pt idx="304">
                  <c:v>-1.6550188932217567</c:v>
                </c:pt>
                <c:pt idx="305">
                  <c:v>-1.6556756953573215</c:v>
                </c:pt>
                <c:pt idx="306">
                  <c:v>-1.6563236214501749</c:v>
                </c:pt>
                <c:pt idx="307">
                  <c:v>-1.6569592090211713</c:v>
                </c:pt>
                <c:pt idx="308">
                  <c:v>-1.6565449848407479</c:v>
                </c:pt>
                <c:pt idx="309">
                  <c:v>-1.656155025143933</c:v>
                </c:pt>
                <c:pt idx="310">
                  <c:v>-1.656788384641054</c:v>
                </c:pt>
                <c:pt idx="311">
                  <c:v>-1.6574186369482327</c:v>
                </c:pt>
                <c:pt idx="312">
                  <c:v>-1.6569902442092679</c:v>
                </c:pt>
                <c:pt idx="313">
                  <c:v>-1.6566140593250827</c:v>
                </c:pt>
                <c:pt idx="314">
                  <c:v>-1.6561792781385811</c:v>
                </c:pt>
                <c:pt idx="315">
                  <c:v>-1.6557803525758095</c:v>
                </c:pt>
                <c:pt idx="316">
                  <c:v>-1.6554139655242932</c:v>
                </c:pt>
                <c:pt idx="317">
                  <c:v>-1.6549833062138073</c:v>
                </c:pt>
                <c:pt idx="318">
                  <c:v>-1.6556637000895311</c:v>
                </c:pt>
                <c:pt idx="319">
                  <c:v>-1.6552446660877405</c:v>
                </c:pt>
                <c:pt idx="320">
                  <c:v>-1.6548473327659856</c:v>
                </c:pt>
                <c:pt idx="321">
                  <c:v>-1.6555266261106658</c:v>
                </c:pt>
                <c:pt idx="322">
                  <c:v>-1.6551455935884525</c:v>
                </c:pt>
                <c:pt idx="323">
                  <c:v>-1.6558362817166834</c:v>
                </c:pt>
                <c:pt idx="324">
                  <c:v>-1.6554554960823498</c:v>
                </c:pt>
                <c:pt idx="325">
                  <c:v>-1.6550574661607027</c:v>
                </c:pt>
                <c:pt idx="326">
                  <c:v>-1.6546750768374887</c:v>
                </c:pt>
                <c:pt idx="327">
                  <c:v>-1.654321495300739</c:v>
                </c:pt>
                <c:pt idx="328">
                  <c:v>-1.6539473653947243</c:v>
                </c:pt>
                <c:pt idx="329">
                  <c:v>-1.6536349980868299</c:v>
                </c:pt>
                <c:pt idx="330">
                  <c:v>-1.6553790781250934</c:v>
                </c:pt>
                <c:pt idx="331">
                  <c:v>-1.6550173765625915</c:v>
                </c:pt>
                <c:pt idx="332">
                  <c:v>-1.6546185290313395</c:v>
                </c:pt>
                <c:pt idx="333">
                  <c:v>-1.6542970584507126</c:v>
                </c:pt>
                <c:pt idx="334">
                  <c:v>-1.6550425972816982</c:v>
                </c:pt>
                <c:pt idx="335">
                  <c:v>-1.6546823853360644</c:v>
                </c:pt>
                <c:pt idx="336">
                  <c:v>-1.6553750976293431</c:v>
                </c:pt>
                <c:pt idx="337">
                  <c:v>-1.6549898356767563</c:v>
                </c:pt>
                <c:pt idx="338">
                  <c:v>-1.6556525389632211</c:v>
                </c:pt>
                <c:pt idx="339">
                  <c:v>-1.6563223281839567</c:v>
                </c:pt>
                <c:pt idx="340">
                  <c:v>-1.6570064616202775</c:v>
                </c:pt>
                <c:pt idx="341">
                  <c:v>-1.6576447123878719</c:v>
                </c:pt>
                <c:pt idx="342">
                  <c:v>-1.6582596781401144</c:v>
                </c:pt>
                <c:pt idx="343">
                  <c:v>-1.6578235645773121</c:v>
                </c:pt>
                <c:pt idx="344">
                  <c:v>-1.6584214732857658</c:v>
                </c:pt>
                <c:pt idx="345">
                  <c:v>-1.6579888438200505</c:v>
                </c:pt>
                <c:pt idx="346">
                  <c:v>-1.6575848069436494</c:v>
                </c:pt>
                <c:pt idx="347">
                  <c:v>-1.6571632308047763</c:v>
                </c:pt>
                <c:pt idx="348">
                  <c:v>-1.6567238261886807</c:v>
                </c:pt>
                <c:pt idx="349">
                  <c:v>-1.656349109664907</c:v>
                </c:pt>
                <c:pt idx="350">
                  <c:v>-1.6559191674716087</c:v>
                </c:pt>
                <c:pt idx="351">
                  <c:v>-1.6555715241221765</c:v>
                </c:pt>
                <c:pt idx="352">
                  <c:v>-1.6551940536397327</c:v>
                </c:pt>
                <c:pt idx="353">
                  <c:v>-1.6558096525669381</c:v>
                </c:pt>
                <c:pt idx="354">
                  <c:v>-1.6553987395155991</c:v>
                </c:pt>
                <c:pt idx="355">
                  <c:v>-1.6550079047252872</c:v>
                </c:pt>
                <c:pt idx="356">
                  <c:v>-1.6546479666307816</c:v>
                </c:pt>
                <c:pt idx="357">
                  <c:v>-1.655377147298166</c:v>
                </c:pt>
                <c:pt idx="358">
                  <c:v>-1.6550162243522026</c:v>
                </c:pt>
                <c:pt idx="359">
                  <c:v>-1.6556524598651585</c:v>
                </c:pt>
                <c:pt idx="360">
                  <c:v>-1.6563181506678553</c:v>
                </c:pt>
                <c:pt idx="361">
                  <c:v>-1.655903927654498</c:v>
                </c:pt>
                <c:pt idx="362">
                  <c:v>-1.655470529101408</c:v>
                </c:pt>
                <c:pt idx="363">
                  <c:v>-1.6561362985193797</c:v>
                </c:pt>
                <c:pt idx="364">
                  <c:v>-1.655762192548992</c:v>
                </c:pt>
                <c:pt idx="365">
                  <c:v>-1.6554016686980122</c:v>
                </c:pt>
                <c:pt idx="366">
                  <c:v>-1.6560576753240521</c:v>
                </c:pt>
                <c:pt idx="367">
                  <c:v>-1.6556695818175711</c:v>
                </c:pt>
                <c:pt idx="368">
                  <c:v>-1.6542692101812195</c:v>
                </c:pt>
                <c:pt idx="369">
                  <c:v>-1.6539099659775951</c:v>
                </c:pt>
                <c:pt idx="370">
                  <c:v>-1.6546214866580431</c:v>
                </c:pt>
                <c:pt idx="371">
                  <c:v>-1.6552874569248821</c:v>
                </c:pt>
                <c:pt idx="372">
                  <c:v>-1.6549303277863845</c:v>
                </c:pt>
                <c:pt idx="373">
                  <c:v>-1.655625781230657</c:v>
                </c:pt>
                <c:pt idx="374">
                  <c:v>-1.6562985456060437</c:v>
                </c:pt>
                <c:pt idx="375">
                  <c:v>-1.6569390546939227</c:v>
                </c:pt>
                <c:pt idx="376">
                  <c:v>-1.657578813600044</c:v>
                </c:pt>
                <c:pt idx="377">
                  <c:v>-1.658198137328043</c:v>
                </c:pt>
                <c:pt idx="378">
                  <c:v>-1.6577664545814823</c:v>
                </c:pt>
                <c:pt idx="379">
                  <c:v>-1.6583865654898526</c:v>
                </c:pt>
                <c:pt idx="380">
                  <c:v>-1.6589822141800554</c:v>
                </c:pt>
                <c:pt idx="381">
                  <c:v>-1.6595297298964542</c:v>
                </c:pt>
                <c:pt idx="382">
                  <c:v>-1.660097675298525</c:v>
                </c:pt>
                <c:pt idx="383">
                  <c:v>-1.6596492217925545</c:v>
                </c:pt>
                <c:pt idx="384">
                  <c:v>-1.6592041973567033</c:v>
                </c:pt>
                <c:pt idx="385">
                  <c:v>-1.6587444734095693</c:v>
                </c:pt>
                <c:pt idx="386">
                  <c:v>-1.6593569639413779</c:v>
                </c:pt>
                <c:pt idx="387">
                  <c:v>-1.6599812046625504</c:v>
                </c:pt>
                <c:pt idx="388">
                  <c:v>-1.6595320205692992</c:v>
                </c:pt>
                <c:pt idx="389">
                  <c:v>-1.6590445601579131</c:v>
                </c:pt>
                <c:pt idx="390">
                  <c:v>-1.6585855689547551</c:v>
                </c:pt>
                <c:pt idx="391">
                  <c:v>-1.6591759575756599</c:v>
                </c:pt>
                <c:pt idx="392">
                  <c:v>-1.6597431584241467</c:v>
                </c:pt>
                <c:pt idx="393">
                  <c:v>-1.6603141352556636</c:v>
                </c:pt>
                <c:pt idx="394">
                  <c:v>-1.6598388125505503</c:v>
                </c:pt>
                <c:pt idx="395">
                  <c:v>-1.6593457962995393</c:v>
                </c:pt>
                <c:pt idx="396">
                  <c:v>-1.6588826203735485</c:v>
                </c:pt>
                <c:pt idx="397">
                  <c:v>-1.6594656079660774</c:v>
                </c:pt>
                <c:pt idx="398">
                  <c:v>-1.6590239958067556</c:v>
                </c:pt>
                <c:pt idx="399">
                  <c:v>-1.6585793558906206</c:v>
                </c:pt>
                <c:pt idx="400">
                  <c:v>-1.6591868687728082</c:v>
                </c:pt>
                <c:pt idx="401">
                  <c:v>-1.6608186913973519</c:v>
                </c:pt>
                <c:pt idx="402">
                  <c:v>-1.6603643975694049</c:v>
                </c:pt>
                <c:pt idx="403">
                  <c:v>-1.6599070696180167</c:v>
                </c:pt>
                <c:pt idx="404">
                  <c:v>-1.6605010482256564</c:v>
                </c:pt>
                <c:pt idx="405">
                  <c:v>-1.661039367261143</c:v>
                </c:pt>
                <c:pt idx="406">
                  <c:v>-1.66054449991592</c:v>
                </c:pt>
                <c:pt idx="407">
                  <c:v>-1.6589807699176016</c:v>
                </c:pt>
                <c:pt idx="408">
                  <c:v>-1.6585439745192494</c:v>
                </c:pt>
                <c:pt idx="409">
                  <c:v>-1.6581107350288642</c:v>
                </c:pt>
                <c:pt idx="410">
                  <c:v>-1.658675860328287</c:v>
                </c:pt>
                <c:pt idx="411">
                  <c:v>-1.6592769831217213</c:v>
                </c:pt>
                <c:pt idx="412">
                  <c:v>-1.659862923459287</c:v>
                </c:pt>
                <c:pt idx="413">
                  <c:v>-1.658366224990101</c:v>
                </c:pt>
                <c:pt idx="414">
                  <c:v>-1.658960600490299</c:v>
                </c:pt>
                <c:pt idx="415">
                  <c:v>-1.6585183684804932</c:v>
                </c:pt>
                <c:pt idx="416">
                  <c:v>-1.6580623211108831</c:v>
                </c:pt>
                <c:pt idx="417">
                  <c:v>-1.6576536546886653</c:v>
                </c:pt>
                <c:pt idx="418">
                  <c:v>-1.6582667615948921</c:v>
                </c:pt>
                <c:pt idx="419">
                  <c:v>-1.6588664863629943</c:v>
                </c:pt>
                <c:pt idx="420">
                  <c:v>-1.6594380366357344</c:v>
                </c:pt>
                <c:pt idx="421">
                  <c:v>-1.6589841559030198</c:v>
                </c:pt>
                <c:pt idx="422">
                  <c:v>-1.6585102127849594</c:v>
                </c:pt>
                <c:pt idx="423">
                  <c:v>-1.6591199085292603</c:v>
                </c:pt>
                <c:pt idx="424">
                  <c:v>-1.6596983103586751</c:v>
                </c:pt>
                <c:pt idx="425">
                  <c:v>-1.6603060241515015</c:v>
                </c:pt>
                <c:pt idx="426">
                  <c:v>-1.6598512236684715</c:v>
                </c:pt>
                <c:pt idx="427">
                  <c:v>-1.6593945391951022</c:v>
                </c:pt>
                <c:pt idx="428">
                  <c:v>-1.6578982084111999</c:v>
                </c:pt>
                <c:pt idx="429">
                  <c:v>-1.6574899242429759</c:v>
                </c:pt>
                <c:pt idx="430">
                  <c:v>-1.6581420057581164</c:v>
                </c:pt>
                <c:pt idx="431">
                  <c:v>-1.657734145642954</c:v>
                </c:pt>
                <c:pt idx="432">
                  <c:v>-1.6573341827300949</c:v>
                </c:pt>
                <c:pt idx="433">
                  <c:v>-1.6579720990754931</c:v>
                </c:pt>
                <c:pt idx="434">
                  <c:v>-1.6585439970939833</c:v>
                </c:pt>
                <c:pt idx="435">
                  <c:v>-1.6581351771521036</c:v>
                </c:pt>
                <c:pt idx="436">
                  <c:v>-1.6576973936090613</c:v>
                </c:pt>
                <c:pt idx="437">
                  <c:v>-1.6572598657368802</c:v>
                </c:pt>
                <c:pt idx="438">
                  <c:v>-1.6579064284221425</c:v>
                </c:pt>
                <c:pt idx="439">
                  <c:v>-1.6574726198536995</c:v>
                </c:pt>
                <c:pt idx="440">
                  <c:v>-1.6570372474566255</c:v>
                </c:pt>
                <c:pt idx="441">
                  <c:v>-1.6566189825074931</c:v>
                </c:pt>
                <c:pt idx="442">
                  <c:v>-1.6572695228573433</c:v>
                </c:pt>
                <c:pt idx="443">
                  <c:v>-1.6568870924001964</c:v>
                </c:pt>
                <c:pt idx="444">
                  <c:v>-1.6585760105521925</c:v>
                </c:pt>
                <c:pt idx="445">
                  <c:v>-1.6581398303411485</c:v>
                </c:pt>
                <c:pt idx="446">
                  <c:v>-1.6576895937343255</c:v>
                </c:pt>
                <c:pt idx="447">
                  <c:v>-1.658292361859639</c:v>
                </c:pt>
                <c:pt idx="448">
                  <c:v>-1.6578916146224463</c:v>
                </c:pt>
                <c:pt idx="449">
                  <c:v>-1.6574842223299973</c:v>
                </c:pt>
                <c:pt idx="450">
                  <c:v>-1.6570480578833973</c:v>
                </c:pt>
                <c:pt idx="451">
                  <c:v>-1.6566053567257291</c:v>
                </c:pt>
                <c:pt idx="452">
                  <c:v>-1.6562125495912146</c:v>
                </c:pt>
                <c:pt idx="453">
                  <c:v>-1.6569119985993903</c:v>
                </c:pt>
                <c:pt idx="454">
                  <c:v>-1.6575475586274027</c:v>
                </c:pt>
                <c:pt idx="455">
                  <c:v>-1.6571338874548547</c:v>
                </c:pt>
                <c:pt idx="456">
                  <c:v>-1.6577613497057575</c:v>
                </c:pt>
                <c:pt idx="457">
                  <c:v>-1.6573446227116424</c:v>
                </c:pt>
                <c:pt idx="458">
                  <c:v>-1.6569393302574094</c:v>
                </c:pt>
                <c:pt idx="459">
                  <c:v>-1.6565466636522612</c:v>
                </c:pt>
                <c:pt idx="460">
                  <c:v>-1.657172450379216</c:v>
                </c:pt>
                <c:pt idx="461">
                  <c:v>-1.6578400413716317</c:v>
                </c:pt>
                <c:pt idx="462">
                  <c:v>-1.6584831405441989</c:v>
                </c:pt>
                <c:pt idx="463">
                  <c:v>-1.6590773577333149</c:v>
                </c:pt>
                <c:pt idx="464">
                  <c:v>-1.6596584705786486</c:v>
                </c:pt>
                <c:pt idx="465">
                  <c:v>-1.6592559811670757</c:v>
                </c:pt>
                <c:pt idx="466">
                  <c:v>-1.6598907415437343</c:v>
                </c:pt>
                <c:pt idx="467">
                  <c:v>-1.6604922067128596</c:v>
                </c:pt>
                <c:pt idx="468">
                  <c:v>-1.6610897425786024</c:v>
                </c:pt>
                <c:pt idx="469">
                  <c:v>-1.6605675477270303</c:v>
                </c:pt>
                <c:pt idx="470">
                  <c:v>-1.6611514767724898</c:v>
                </c:pt>
                <c:pt idx="471">
                  <c:v>-1.6606441072370397</c:v>
                </c:pt>
                <c:pt idx="472">
                  <c:v>-1.6612015250922989</c:v>
                </c:pt>
                <c:pt idx="473">
                  <c:v>-1.6617590745904527</c:v>
                </c:pt>
                <c:pt idx="474">
                  <c:v>-1.6612050730986436</c:v>
                </c:pt>
                <c:pt idx="475">
                  <c:v>-1.6607333916366709</c:v>
                </c:pt>
                <c:pt idx="476">
                  <c:v>-1.6613292638039376</c:v>
                </c:pt>
                <c:pt idx="477">
                  <c:v>-1.6598134585278588</c:v>
                </c:pt>
                <c:pt idx="478">
                  <c:v>-1.6593278093573016</c:v>
                </c:pt>
                <c:pt idx="479">
                  <c:v>-1.6599205931701555</c:v>
                </c:pt>
                <c:pt idx="480">
                  <c:v>-1.6605321813067524</c:v>
                </c:pt>
                <c:pt idx="481">
                  <c:v>-1.6611087576806174</c:v>
                </c:pt>
                <c:pt idx="482">
                  <c:v>-1.660634542527005</c:v>
                </c:pt>
                <c:pt idx="483">
                  <c:v>-1.6590821316764648</c:v>
                </c:pt>
                <c:pt idx="484">
                  <c:v>-1.6575864090429355</c:v>
                </c:pt>
                <c:pt idx="485">
                  <c:v>-1.6561288808620767</c:v>
                </c:pt>
                <c:pt idx="486">
                  <c:v>-1.6567743032448352</c:v>
                </c:pt>
                <c:pt idx="487">
                  <c:v>-1.6574011771799384</c:v>
                </c:pt>
                <c:pt idx="488">
                  <c:v>-1.6580383536363397</c:v>
                </c:pt>
                <c:pt idx="489">
                  <c:v>-1.6586397665636128</c:v>
                </c:pt>
                <c:pt idx="490">
                  <c:v>-1.6571161512323405</c:v>
                </c:pt>
                <c:pt idx="491">
                  <c:v>-1.6566911282076937</c:v>
                </c:pt>
                <c:pt idx="492">
                  <c:v>-1.6562360456435397</c:v>
                </c:pt>
                <c:pt idx="493">
                  <c:v>-1.6558202647306688</c:v>
                </c:pt>
                <c:pt idx="494">
                  <c:v>-1.6564536994360552</c:v>
                </c:pt>
                <c:pt idx="495">
                  <c:v>-1.6560320454473341</c:v>
                </c:pt>
                <c:pt idx="496">
                  <c:v>-1.6556534645383874</c:v>
                </c:pt>
                <c:pt idx="497">
                  <c:v>-1.6552665752476197</c:v>
                </c:pt>
                <c:pt idx="498">
                  <c:v>-1.6559451237426674</c:v>
                </c:pt>
                <c:pt idx="499">
                  <c:v>-1.655564161267814</c:v>
                </c:pt>
                <c:pt idx="500">
                  <c:v>-1.6562736780424576</c:v>
                </c:pt>
                <c:pt idx="501">
                  <c:v>-1.6558683844816084</c:v>
                </c:pt>
                <c:pt idx="502">
                  <c:v>-1.6565205367919764</c:v>
                </c:pt>
                <c:pt idx="503">
                  <c:v>-1.6561168860561368</c:v>
                </c:pt>
                <c:pt idx="504">
                  <c:v>-1.6567924683350141</c:v>
                </c:pt>
                <c:pt idx="505">
                  <c:v>-1.6574523989683139</c:v>
                </c:pt>
                <c:pt idx="506">
                  <c:v>-1.6569967709889477</c:v>
                </c:pt>
                <c:pt idx="507">
                  <c:v>-1.6565472755691688</c:v>
                </c:pt>
                <c:pt idx="508">
                  <c:v>-1.6561847300577854</c:v>
                </c:pt>
                <c:pt idx="509">
                  <c:v>-1.6557960354566297</c:v>
                </c:pt>
                <c:pt idx="510">
                  <c:v>-1.6554091947474969</c:v>
                </c:pt>
                <c:pt idx="511">
                  <c:v>-1.6550387508525468</c:v>
                </c:pt>
                <c:pt idx="512">
                  <c:v>-1.655691175835496</c:v>
                </c:pt>
                <c:pt idx="513">
                  <c:v>-1.6552818723187861</c:v>
                </c:pt>
                <c:pt idx="514">
                  <c:v>-1.6559568948724106</c:v>
                </c:pt>
                <c:pt idx="515">
                  <c:v>-1.6566051569749622</c:v>
                </c:pt>
                <c:pt idx="516">
                  <c:v>-1.6561764538354631</c:v>
                </c:pt>
                <c:pt idx="517">
                  <c:v>-1.6557737247587538</c:v>
                </c:pt>
                <c:pt idx="518">
                  <c:v>-1.6564309502635788</c:v>
                </c:pt>
                <c:pt idx="519">
                  <c:v>-1.656042511258307</c:v>
                </c:pt>
                <c:pt idx="520">
                  <c:v>-1.655638081033141</c:v>
                </c:pt>
                <c:pt idx="521">
                  <c:v>-1.6542251594124782</c:v>
                </c:pt>
                <c:pt idx="522">
                  <c:v>-1.6538664962242287</c:v>
                </c:pt>
                <c:pt idx="523">
                  <c:v>-1.653517286299744</c:v>
                </c:pt>
                <c:pt idx="524">
                  <c:v>-1.6531795205737492</c:v>
                </c:pt>
                <c:pt idx="525">
                  <c:v>-1.6528312301622741</c:v>
                </c:pt>
                <c:pt idx="526">
                  <c:v>-1.6525258055590284</c:v>
                </c:pt>
                <c:pt idx="527">
                  <c:v>-1.6532466494478479</c:v>
                </c:pt>
                <c:pt idx="528">
                  <c:v>-1.6529127764588909</c:v>
                </c:pt>
                <c:pt idx="529">
                  <c:v>-1.653663420929713</c:v>
                </c:pt>
                <c:pt idx="530">
                  <c:v>-1.6543410725111185</c:v>
                </c:pt>
                <c:pt idx="531">
                  <c:v>-1.6550696710608961</c:v>
                </c:pt>
                <c:pt idx="532">
                  <c:v>-1.6547244776396783</c:v>
                </c:pt>
                <c:pt idx="533">
                  <c:v>-1.6554120280868847</c:v>
                </c:pt>
                <c:pt idx="534">
                  <c:v>-1.654990767525147</c:v>
                </c:pt>
                <c:pt idx="535">
                  <c:v>-1.6546302121746439</c:v>
                </c:pt>
                <c:pt idx="536">
                  <c:v>-1.6542654679311508</c:v>
                </c:pt>
                <c:pt idx="537">
                  <c:v>-1.6539142785725278</c:v>
                </c:pt>
                <c:pt idx="538">
                  <c:v>-1.6546465330010773</c:v>
                </c:pt>
                <c:pt idx="539">
                  <c:v>-1.6553238023410557</c:v>
                </c:pt>
                <c:pt idx="540">
                  <c:v>-1.6559768862942346</c:v>
                </c:pt>
                <c:pt idx="541">
                  <c:v>-1.65664334856835</c:v>
                </c:pt>
                <c:pt idx="542">
                  <c:v>-1.657251221596983</c:v>
                </c:pt>
                <c:pt idx="543">
                  <c:v>-1.6568354771650433</c:v>
                </c:pt>
                <c:pt idx="544">
                  <c:v>-1.6575221676217424</c:v>
                </c:pt>
                <c:pt idx="545">
                  <c:v>-1.6571153042693076</c:v>
                </c:pt>
                <c:pt idx="546">
                  <c:v>-1.6567182181839215</c:v>
                </c:pt>
                <c:pt idx="547">
                  <c:v>-1.6573819138202428</c:v>
                </c:pt>
                <c:pt idx="548">
                  <c:v>-1.656934795543838</c:v>
                </c:pt>
                <c:pt idx="549">
                  <c:v>-1.6565263996329611</c:v>
                </c:pt>
                <c:pt idx="550">
                  <c:v>-1.6561376716403018</c:v>
                </c:pt>
                <c:pt idx="551">
                  <c:v>-1.6557403382074958</c:v>
                </c:pt>
                <c:pt idx="552">
                  <c:v>-1.6553959714433459</c:v>
                </c:pt>
                <c:pt idx="553">
                  <c:v>-1.6550163320144788</c:v>
                </c:pt>
                <c:pt idx="554">
                  <c:v>-1.6546265853741893</c:v>
                </c:pt>
                <c:pt idx="555">
                  <c:v>-1.6532154736667055</c:v>
                </c:pt>
                <c:pt idx="556">
                  <c:v>-1.6528855441933712</c:v>
                </c:pt>
                <c:pt idx="557">
                  <c:v>-1.6525038933095038</c:v>
                </c:pt>
                <c:pt idx="558">
                  <c:v>-1.6532385754433137</c:v>
                </c:pt>
                <c:pt idx="559">
                  <c:v>-1.6539781239344473</c:v>
                </c:pt>
                <c:pt idx="560">
                  <c:v>-1.6536178414557583</c:v>
                </c:pt>
                <c:pt idx="561">
                  <c:v>-1.6532776846266433</c:v>
                </c:pt>
                <c:pt idx="562">
                  <c:v>-1.6529488109341104</c:v>
                </c:pt>
                <c:pt idx="563">
                  <c:v>-1.6536616947154281</c:v>
                </c:pt>
                <c:pt idx="564">
                  <c:v>-1.6543744608211197</c:v>
                </c:pt>
                <c:pt idx="565">
                  <c:v>-1.6550328116046973</c:v>
                </c:pt>
                <c:pt idx="566">
                  <c:v>-1.6567765153726035</c:v>
                </c:pt>
                <c:pt idx="567">
                  <c:v>-1.6574033450651513</c:v>
                </c:pt>
                <c:pt idx="568">
                  <c:v>-1.6580286181638482</c:v>
                </c:pt>
                <c:pt idx="569">
                  <c:v>-1.657565385800571</c:v>
                </c:pt>
                <c:pt idx="570">
                  <c:v>-1.6571428180845595</c:v>
                </c:pt>
                <c:pt idx="571">
                  <c:v>-1.6567196417228682</c:v>
                </c:pt>
                <c:pt idx="572">
                  <c:v>-1.6563162688884108</c:v>
                </c:pt>
                <c:pt idx="573">
                  <c:v>-1.6570026635106425</c:v>
                </c:pt>
                <c:pt idx="574">
                  <c:v>-1.6566026902404296</c:v>
                </c:pt>
                <c:pt idx="575">
                  <c:v>-1.6561777764356209</c:v>
                </c:pt>
                <c:pt idx="576">
                  <c:v>-1.6568548009069086</c:v>
                </c:pt>
                <c:pt idx="577">
                  <c:v>-1.6574718248887703</c:v>
                </c:pt>
                <c:pt idx="578">
                  <c:v>-1.6580842483909948</c:v>
                </c:pt>
                <c:pt idx="579">
                  <c:v>-1.6597778434231749</c:v>
                </c:pt>
                <c:pt idx="580">
                  <c:v>-1.6603361065547113</c:v>
                </c:pt>
                <c:pt idx="581">
                  <c:v>-1.6608893644236171</c:v>
                </c:pt>
                <c:pt idx="582">
                  <c:v>-1.6614822571351446</c:v>
                </c:pt>
                <c:pt idx="583">
                  <c:v>-1.6620474719924416</c:v>
                </c:pt>
                <c:pt idx="584">
                  <c:v>-1.6615296225525928</c:v>
                </c:pt>
                <c:pt idx="585">
                  <c:v>-1.660971470101541</c:v>
                </c:pt>
                <c:pt idx="586">
                  <c:v>-1.6615329006995101</c:v>
                </c:pt>
                <c:pt idx="587">
                  <c:v>-1.6610238026855197</c:v>
                </c:pt>
                <c:pt idx="588">
                  <c:v>-1.6605471666318092</c:v>
                </c:pt>
                <c:pt idx="589">
                  <c:v>-1.6600987232991731</c:v>
                </c:pt>
                <c:pt idx="590">
                  <c:v>-1.6596320088331897</c:v>
                </c:pt>
                <c:pt idx="591">
                  <c:v>-1.659173188656526</c:v>
                </c:pt>
                <c:pt idx="592">
                  <c:v>-1.6587104048833954</c:v>
                </c:pt>
                <c:pt idx="593">
                  <c:v>-1.6582548567857274</c:v>
                </c:pt>
                <c:pt idx="594">
                  <c:v>-1.6578368796500127</c:v>
                </c:pt>
                <c:pt idx="595">
                  <c:v>-1.6585279820570125</c:v>
                </c:pt>
                <c:pt idx="596">
                  <c:v>-1.6581093424158724</c:v>
                </c:pt>
                <c:pt idx="597">
                  <c:v>-1.6587354155675549</c:v>
                </c:pt>
                <c:pt idx="598">
                  <c:v>-1.6582727072562036</c:v>
                </c:pt>
                <c:pt idx="599">
                  <c:v>-1.6588804531110795</c:v>
                </c:pt>
                <c:pt idx="600">
                  <c:v>-1.6594615440488578</c:v>
                </c:pt>
                <c:pt idx="601">
                  <c:v>-1.6600373731678806</c:v>
                </c:pt>
                <c:pt idx="602">
                  <c:v>-1.6595573257045229</c:v>
                </c:pt>
                <c:pt idx="603">
                  <c:v>-1.6601512791904325</c:v>
                </c:pt>
                <c:pt idx="604">
                  <c:v>-1.6607229736066238</c:v>
                </c:pt>
                <c:pt idx="605">
                  <c:v>-1.6612623341344912</c:v>
                </c:pt>
                <c:pt idx="606">
                  <c:v>-1.6607470074518016</c:v>
                </c:pt>
                <c:pt idx="607">
                  <c:v>-1.6612837473027655</c:v>
                </c:pt>
                <c:pt idx="608">
                  <c:v>-1.6607726323567102</c:v>
                </c:pt>
                <c:pt idx="609">
                  <c:v>-1.6613315997095761</c:v>
                </c:pt>
                <c:pt idx="610">
                  <c:v>-1.6608048677153846</c:v>
                </c:pt>
                <c:pt idx="611">
                  <c:v>-1.6602795103610768</c:v>
                </c:pt>
                <c:pt idx="612">
                  <c:v>-1.6609350001538554</c:v>
                </c:pt>
                <c:pt idx="613">
                  <c:v>-1.6604360801507783</c:v>
                </c:pt>
                <c:pt idx="614">
                  <c:v>-1.6599618985477627</c:v>
                </c:pt>
                <c:pt idx="615">
                  <c:v>-1.6605408405768074</c:v>
                </c:pt>
                <c:pt idx="616">
                  <c:v>-1.661109983765271</c:v>
                </c:pt>
                <c:pt idx="617">
                  <c:v>-1.6616706840899653</c:v>
                </c:pt>
                <c:pt idx="618">
                  <c:v>-1.6601329904081661</c:v>
                </c:pt>
                <c:pt idx="619">
                  <c:v>-1.6607029106000026</c:v>
                </c:pt>
                <c:pt idx="620">
                  <c:v>-1.6602035923880025</c:v>
                </c:pt>
                <c:pt idx="621">
                  <c:v>-1.6597407005402425</c:v>
                </c:pt>
                <c:pt idx="622">
                  <c:v>-1.6603269865294377</c:v>
                </c:pt>
                <c:pt idx="623">
                  <c:v>-1.6598673867988489</c:v>
                </c:pt>
                <c:pt idx="624">
                  <c:v>-1.6604399790628719</c:v>
                </c:pt>
                <c:pt idx="625">
                  <c:v>-1.6610188794816143</c:v>
                </c:pt>
                <c:pt idx="626">
                  <c:v>-1.660550121891982</c:v>
                </c:pt>
                <c:pt idx="627">
                  <c:v>-1.6590149994541421</c:v>
                </c:pt>
                <c:pt idx="628">
                  <c:v>-1.6585897194650592</c:v>
                </c:pt>
                <c:pt idx="629">
                  <c:v>-1.6581706650757582</c:v>
                </c:pt>
                <c:pt idx="630">
                  <c:v>-1.657738611774243</c:v>
                </c:pt>
                <c:pt idx="631">
                  <c:v>-1.6562579995387581</c:v>
                </c:pt>
                <c:pt idx="632">
                  <c:v>-1.6568994595479829</c:v>
                </c:pt>
                <c:pt idx="633">
                  <c:v>-1.6564835903570234</c:v>
                </c:pt>
                <c:pt idx="634">
                  <c:v>-1.656092718549883</c:v>
                </c:pt>
                <c:pt idx="635">
                  <c:v>-1.6567523041788854</c:v>
                </c:pt>
                <c:pt idx="636">
                  <c:v>-1.6573937780953076</c:v>
                </c:pt>
                <c:pt idx="637">
                  <c:v>-1.6569627425334015</c:v>
                </c:pt>
                <c:pt idx="638">
                  <c:v>-1.6565364076827334</c:v>
                </c:pt>
                <c:pt idx="639">
                  <c:v>-1.6561272395290785</c:v>
                </c:pt>
                <c:pt idx="640">
                  <c:v>-1.6546820947384968</c:v>
                </c:pt>
                <c:pt idx="641">
                  <c:v>-1.6553976128437269</c:v>
                </c:pt>
                <c:pt idx="642">
                  <c:v>-1.6550147405868523</c:v>
                </c:pt>
                <c:pt idx="643">
                  <c:v>-1.6536246257751153</c:v>
                </c:pt>
                <c:pt idx="644">
                  <c:v>-1.6543116932596129</c:v>
                </c:pt>
                <c:pt idx="645">
                  <c:v>-1.6539232193944207</c:v>
                </c:pt>
                <c:pt idx="646">
                  <c:v>-1.6535848350065321</c:v>
                </c:pt>
                <c:pt idx="647">
                  <c:v>-1.6532597583064015</c:v>
                </c:pt>
                <c:pt idx="648">
                  <c:v>-1.6529176831402734</c:v>
                </c:pt>
                <c:pt idx="649">
                  <c:v>-1.6525968094774679</c:v>
                </c:pt>
                <c:pt idx="650">
                  <c:v>-1.6533661132879185</c:v>
                </c:pt>
                <c:pt idx="651">
                  <c:v>-1.6540684310221601</c:v>
                </c:pt>
                <c:pt idx="652">
                  <c:v>-1.654758542401717</c:v>
                </c:pt>
                <c:pt idx="653">
                  <c:v>-1.6554255715536828</c:v>
                </c:pt>
                <c:pt idx="654">
                  <c:v>-1.653974780122609</c:v>
                </c:pt>
                <c:pt idx="655">
                  <c:v>-1.6536351645201568</c:v>
                </c:pt>
                <c:pt idx="656">
                  <c:v>-1.6543499612297536</c:v>
                </c:pt>
                <c:pt idx="657">
                  <c:v>-1.6539926020051585</c:v>
                </c:pt>
                <c:pt idx="658">
                  <c:v>-1.6536326899650553</c:v>
                </c:pt>
                <c:pt idx="659">
                  <c:v>-1.6533277161657542</c:v>
                </c:pt>
                <c:pt idx="660">
                  <c:v>-1.6530032218424391</c:v>
                </c:pt>
                <c:pt idx="661">
                  <c:v>-1.6516157974055903</c:v>
                </c:pt>
                <c:pt idx="662">
                  <c:v>-1.6513102814574785</c:v>
                </c:pt>
                <c:pt idx="663">
                  <c:v>-1.6520422758283289</c:v>
                </c:pt>
                <c:pt idx="664">
                  <c:v>-1.6527642503117623</c:v>
                </c:pt>
                <c:pt idx="665">
                  <c:v>-1.6524200453055269</c:v>
                </c:pt>
                <c:pt idx="666">
                  <c:v>-1.6531672643994164</c:v>
                </c:pt>
                <c:pt idx="667">
                  <c:v>-1.6538496391114281</c:v>
                </c:pt>
                <c:pt idx="668">
                  <c:v>-1.6534925263291997</c:v>
                </c:pt>
                <c:pt idx="669">
                  <c:v>-1.6531683958026158</c:v>
                </c:pt>
                <c:pt idx="670">
                  <c:v>-1.6528899078865635</c:v>
                </c:pt>
                <c:pt idx="671">
                  <c:v>-1.6525692697288321</c:v>
                </c:pt>
                <c:pt idx="672">
                  <c:v>-1.6543452043342555</c:v>
                </c:pt>
                <c:pt idx="673">
                  <c:v>-1.6550466002475706</c:v>
                </c:pt>
                <c:pt idx="674">
                  <c:v>-1.6546678882426191</c:v>
                </c:pt>
                <c:pt idx="675">
                  <c:v>-1.6542955304777667</c:v>
                </c:pt>
                <c:pt idx="676">
                  <c:v>-1.6539188998682115</c:v>
                </c:pt>
                <c:pt idx="677">
                  <c:v>-1.6535773818708472</c:v>
                </c:pt>
                <c:pt idx="678">
                  <c:v>-1.6531999342334303</c:v>
                </c:pt>
                <c:pt idx="679">
                  <c:v>-1.6538935555487617</c:v>
                </c:pt>
                <c:pt idx="680">
                  <c:v>-1.6535079844377865</c:v>
                </c:pt>
                <c:pt idx="681">
                  <c:v>-1.6531551647490308</c:v>
                </c:pt>
                <c:pt idx="682">
                  <c:v>-1.65384770145405</c:v>
                </c:pt>
                <c:pt idx="683">
                  <c:v>-1.6545207074249688</c:v>
                </c:pt>
                <c:pt idx="684">
                  <c:v>-1.6541541932764694</c:v>
                </c:pt>
                <c:pt idx="685">
                  <c:v>-1.65380124941094</c:v>
                </c:pt>
                <c:pt idx="686">
                  <c:v>-1.654489724422721</c:v>
                </c:pt>
                <c:pt idx="687">
                  <c:v>-1.6541300499342666</c:v>
                </c:pt>
                <c:pt idx="688">
                  <c:v>-1.6537874489355813</c:v>
                </c:pt>
                <c:pt idx="689">
                  <c:v>-1.6544740199568697</c:v>
                </c:pt>
                <c:pt idx="690">
                  <c:v>-1.6551908395577322</c:v>
                </c:pt>
                <c:pt idx="691">
                  <c:v>-1.6558618827665776</c:v>
                </c:pt>
                <c:pt idx="692">
                  <c:v>-1.655466105111246</c:v>
                </c:pt>
                <c:pt idx="693">
                  <c:v>-1.6550864830090211</c:v>
                </c:pt>
                <c:pt idx="694">
                  <c:v>-1.6547448133488407</c:v>
                </c:pt>
                <c:pt idx="695">
                  <c:v>-1.6543588170818639</c:v>
                </c:pt>
                <c:pt idx="696">
                  <c:v>-1.6539912607402265</c:v>
                </c:pt>
                <c:pt idx="697">
                  <c:v>-1.653676675525422</c:v>
                </c:pt>
                <c:pt idx="698">
                  <c:v>-1.6533540420149135</c:v>
                </c:pt>
                <c:pt idx="699">
                  <c:v>-1.6530117811746152</c:v>
                </c:pt>
                <c:pt idx="700">
                  <c:v>-1.652701345551123</c:v>
                </c:pt>
                <c:pt idx="701">
                  <c:v>-1.6534332786401005</c:v>
                </c:pt>
                <c:pt idx="702">
                  <c:v>-1.6530944530672984</c:v>
                </c:pt>
                <c:pt idx="703">
                  <c:v>-1.6527402840059524</c:v>
                </c:pt>
                <c:pt idx="704">
                  <c:v>-1.6534686983258333</c:v>
                </c:pt>
                <c:pt idx="705">
                  <c:v>-1.6541883843593166</c:v>
                </c:pt>
                <c:pt idx="706">
                  <c:v>-1.6548735366721301</c:v>
                </c:pt>
                <c:pt idx="707">
                  <c:v>-1.6545055659386876</c:v>
                </c:pt>
                <c:pt idx="708">
                  <c:v>-1.6552071146199137</c:v>
                </c:pt>
                <c:pt idx="709">
                  <c:v>-1.6559051523275152</c:v>
                </c:pt>
                <c:pt idx="710">
                  <c:v>-1.6555615692809649</c:v>
                </c:pt>
                <c:pt idx="711">
                  <c:v>-1.6551503778953456</c:v>
                </c:pt>
                <c:pt idx="712">
                  <c:v>-1.6558030103374384</c:v>
                </c:pt>
                <c:pt idx="713">
                  <c:v>-1.6564573501306896</c:v>
                </c:pt>
                <c:pt idx="714">
                  <c:v>-1.6560248031280758</c:v>
                </c:pt>
                <c:pt idx="715">
                  <c:v>-1.6556430470655141</c:v>
                </c:pt>
                <c:pt idx="716">
                  <c:v>-1.6552652261242038</c:v>
                </c:pt>
                <c:pt idx="717">
                  <c:v>-1.6549010616017197</c:v>
                </c:pt>
                <c:pt idx="718">
                  <c:v>-1.6545145403696853</c:v>
                </c:pt>
                <c:pt idx="719">
                  <c:v>-1.6541220095622915</c:v>
                </c:pt>
                <c:pt idx="720">
                  <c:v>-1.6527726293710456</c:v>
                </c:pt>
                <c:pt idx="721">
                  <c:v>-1.6524587367836248</c:v>
                </c:pt>
                <c:pt idx="722">
                  <c:v>-1.6521253620479524</c:v>
                </c:pt>
                <c:pt idx="723">
                  <c:v>-1.6517866548069935</c:v>
                </c:pt>
                <c:pt idx="724">
                  <c:v>-1.6515148417108536</c:v>
                </c:pt>
                <c:pt idx="725">
                  <c:v>-1.6522437048766365</c:v>
                </c:pt>
                <c:pt idx="726">
                  <c:v>-1.6509049307791037</c:v>
                </c:pt>
                <c:pt idx="727">
                  <c:v>-1.6516520921635216</c:v>
                </c:pt>
                <c:pt idx="728">
                  <c:v>-1.651313950320251</c:v>
                </c:pt>
                <c:pt idx="729">
                  <c:v>-1.6520384313138459</c:v>
                </c:pt>
                <c:pt idx="730">
                  <c:v>-1.6527676626875687</c:v>
                </c:pt>
                <c:pt idx="731">
                  <c:v>-1.6534755894338171</c:v>
                </c:pt>
                <c:pt idx="732">
                  <c:v>-1.654183657645141</c:v>
                </c:pt>
                <c:pt idx="733">
                  <c:v>-1.6548943844922384</c:v>
                </c:pt>
                <c:pt idx="734">
                  <c:v>-1.6545209968023935</c:v>
                </c:pt>
                <c:pt idx="735">
                  <c:v>-1.6551901968663454</c:v>
                </c:pt>
                <c:pt idx="736">
                  <c:v>-1.6548128729290186</c:v>
                </c:pt>
                <c:pt idx="737">
                  <c:v>-1.6544714554704381</c:v>
                </c:pt>
                <c:pt idx="738">
                  <c:v>-1.6541134463610292</c:v>
                </c:pt>
                <c:pt idx="739">
                  <c:v>-1.6547994574338085</c:v>
                </c:pt>
                <c:pt idx="740">
                  <c:v>-1.6554723882851323</c:v>
                </c:pt>
                <c:pt idx="741">
                  <c:v>-1.6561092005194298</c:v>
                </c:pt>
                <c:pt idx="742">
                  <c:v>-1.6567402165090412</c:v>
                </c:pt>
                <c:pt idx="743">
                  <c:v>-1.6563553921788603</c:v>
                </c:pt>
                <c:pt idx="744">
                  <c:v>-1.655946504335283</c:v>
                </c:pt>
                <c:pt idx="745">
                  <c:v>-1.6555506742485773</c:v>
                </c:pt>
                <c:pt idx="746">
                  <c:v>-1.6562481407636056</c:v>
                </c:pt>
                <c:pt idx="747">
                  <c:v>-1.6558213379483333</c:v>
                </c:pt>
                <c:pt idx="748">
                  <c:v>-1.6564948911893667</c:v>
                </c:pt>
                <c:pt idx="749">
                  <c:v>-1.6560749733655791</c:v>
                </c:pt>
                <c:pt idx="750">
                  <c:v>-1.6567304338982676</c:v>
                </c:pt>
                <c:pt idx="751">
                  <c:v>-1.6573731452203022</c:v>
                </c:pt>
                <c:pt idx="752">
                  <c:v>-1.6579888023158962</c:v>
                </c:pt>
                <c:pt idx="753">
                  <c:v>-1.6585977462695782</c:v>
                </c:pt>
                <c:pt idx="754">
                  <c:v>-1.6591691513441866</c:v>
                </c:pt>
                <c:pt idx="755">
                  <c:v>-1.6597559083173028</c:v>
                </c:pt>
                <c:pt idx="756">
                  <c:v>-1.6603273101509566</c:v>
                </c:pt>
                <c:pt idx="757">
                  <c:v>-1.6609134839479376</c:v>
                </c:pt>
                <c:pt idx="758">
                  <c:v>-1.6614610742689788</c:v>
                </c:pt>
                <c:pt idx="759">
                  <c:v>-1.6620187727835993</c:v>
                </c:pt>
                <c:pt idx="760">
                  <c:v>-1.6625428973279273</c:v>
                </c:pt>
                <c:pt idx="761">
                  <c:v>-1.6630630593813687</c:v>
                </c:pt>
                <c:pt idx="762">
                  <c:v>-1.6635980781937412</c:v>
                </c:pt>
                <c:pt idx="763">
                  <c:v>-1.6640855766298663</c:v>
                </c:pt>
                <c:pt idx="764">
                  <c:v>-1.6635494650972691</c:v>
                </c:pt>
                <c:pt idx="765">
                  <c:v>-1.6640253957953235</c:v>
                </c:pt>
                <c:pt idx="766">
                  <c:v>-1.6634722478794168</c:v>
                </c:pt>
                <c:pt idx="767">
                  <c:v>-1.6629393229218286</c:v>
                </c:pt>
                <c:pt idx="768">
                  <c:v>-1.662386876463392</c:v>
                </c:pt>
                <c:pt idx="769">
                  <c:v>-1.6618375589341241</c:v>
                </c:pt>
                <c:pt idx="770">
                  <c:v>-1.6623492877554418</c:v>
                </c:pt>
                <c:pt idx="771">
                  <c:v>-1.6628970220003327</c:v>
                </c:pt>
                <c:pt idx="772">
                  <c:v>-1.6634279415603259</c:v>
                </c:pt>
                <c:pt idx="773">
                  <c:v>-1.6639188827291194</c:v>
                </c:pt>
                <c:pt idx="774">
                  <c:v>-1.6633727650745369</c:v>
                </c:pt>
                <c:pt idx="775">
                  <c:v>-1.6638603097730462</c:v>
                </c:pt>
                <c:pt idx="776">
                  <c:v>-1.6643782635775852</c:v>
                </c:pt>
                <c:pt idx="777">
                  <c:v>-1.6637932383060334</c:v>
                </c:pt>
                <c:pt idx="778">
                  <c:v>-1.6632620335399126</c:v>
                </c:pt>
                <c:pt idx="779">
                  <c:v>-1.6637714728691144</c:v>
                </c:pt>
                <c:pt idx="780">
                  <c:v>-1.6642476834117321</c:v>
                </c:pt>
                <c:pt idx="781">
                  <c:v>-1.6626636297434974</c:v>
                </c:pt>
                <c:pt idx="782">
                  <c:v>-1.6621843371486276</c:v>
                </c:pt>
                <c:pt idx="783">
                  <c:v>-1.662681650405655</c:v>
                </c:pt>
                <c:pt idx="784">
                  <c:v>-1.6611286373975418</c:v>
                </c:pt>
                <c:pt idx="785">
                  <c:v>-1.661667764649591</c:v>
                </c:pt>
                <c:pt idx="786">
                  <c:v>-1.6611416693565992</c:v>
                </c:pt>
                <c:pt idx="787">
                  <c:v>-1.6617155159694672</c:v>
                </c:pt>
                <c:pt idx="788">
                  <c:v>-1.6622405256500776</c:v>
                </c:pt>
                <c:pt idx="789">
                  <c:v>-1.6627760351370762</c:v>
                </c:pt>
                <c:pt idx="790">
                  <c:v>-1.6632987744343346</c:v>
                </c:pt>
                <c:pt idx="791">
                  <c:v>-1.6627708789456479</c:v>
                </c:pt>
                <c:pt idx="792">
                  <c:v>-1.662196141366735</c:v>
                </c:pt>
                <c:pt idx="793">
                  <c:v>-1.6627094985394002</c:v>
                </c:pt>
                <c:pt idx="794">
                  <c:v>-1.6632444885686122</c:v>
                </c:pt>
                <c:pt idx="795">
                  <c:v>-1.66378779879724</c:v>
                </c:pt>
                <c:pt idx="796">
                  <c:v>-1.6632669828212954</c:v>
                </c:pt>
                <c:pt idx="797">
                  <c:v>-1.6637563831648694</c:v>
                </c:pt>
                <c:pt idx="798">
                  <c:v>-1.663178435501572</c:v>
                </c:pt>
                <c:pt idx="799">
                  <c:v>-1.6636821067915404</c:v>
                </c:pt>
                <c:pt idx="800">
                  <c:v>-1.6631057646557097</c:v>
                </c:pt>
                <c:pt idx="801">
                  <c:v>-1.6625888693625954</c:v>
                </c:pt>
                <c:pt idx="802">
                  <c:v>-1.6631334719753437</c:v>
                </c:pt>
                <c:pt idx="803">
                  <c:v>-1.6636156025358368</c:v>
                </c:pt>
                <c:pt idx="804">
                  <c:v>-1.6640764704851201</c:v>
                </c:pt>
                <c:pt idx="805">
                  <c:v>-1.6635572410754178</c:v>
                </c:pt>
                <c:pt idx="806">
                  <c:v>-1.6630546562539095</c:v>
                </c:pt>
                <c:pt idx="807">
                  <c:v>-1.6635606031288313</c:v>
                </c:pt>
                <c:pt idx="808">
                  <c:v>-1.6629818510662546</c:v>
                </c:pt>
                <c:pt idx="809">
                  <c:v>-1.6634731340449294</c:v>
                </c:pt>
                <c:pt idx="810">
                  <c:v>-1.6639536713640306</c:v>
                </c:pt>
                <c:pt idx="811">
                  <c:v>-1.6644408179367498</c:v>
                </c:pt>
                <c:pt idx="812">
                  <c:v>-1.6659821815780149</c:v>
                </c:pt>
                <c:pt idx="813">
                  <c:v>-1.6653882179464545</c:v>
                </c:pt>
                <c:pt idx="814">
                  <c:v>-1.6637563735875254</c:v>
                </c:pt>
                <c:pt idx="815">
                  <c:v>-1.6631634861157749</c:v>
                </c:pt>
                <c:pt idx="816">
                  <c:v>-1.6626205963934595</c:v>
                </c:pt>
                <c:pt idx="817">
                  <c:v>-1.6621363644655904</c:v>
                </c:pt>
                <c:pt idx="818">
                  <c:v>-1.6626651371762786</c:v>
                </c:pt>
                <c:pt idx="819">
                  <c:v>-1.6631475344327529</c:v>
                </c:pt>
                <c:pt idx="820">
                  <c:v>-1.6636961837440978</c:v>
                </c:pt>
                <c:pt idx="821">
                  <c:v>-1.6641916400692156</c:v>
                </c:pt>
                <c:pt idx="822">
                  <c:v>-1.6636142672678311</c:v>
                </c:pt>
                <c:pt idx="823">
                  <c:v>-1.6641541219224745</c:v>
                </c:pt>
                <c:pt idx="824">
                  <c:v>-1.6646321394840251</c:v>
                </c:pt>
                <c:pt idx="825">
                  <c:v>-1.6650673566943448</c:v>
                </c:pt>
                <c:pt idx="826">
                  <c:v>-1.6665826495604579</c:v>
                </c:pt>
                <c:pt idx="827">
                  <c:v>-1.6670053765692487</c:v>
                </c:pt>
                <c:pt idx="828">
                  <c:v>-1.6674424290378638</c:v>
                </c:pt>
                <c:pt idx="829">
                  <c:v>-1.6678722604571063</c:v>
                </c:pt>
                <c:pt idx="830">
                  <c:v>-1.6672281352479641</c:v>
                </c:pt>
                <c:pt idx="831">
                  <c:v>-1.6666401525430048</c:v>
                </c:pt>
                <c:pt idx="832">
                  <c:v>-1.6660048094921447</c:v>
                </c:pt>
                <c:pt idx="833">
                  <c:v>-1.6654554533023018</c:v>
                </c:pt>
                <c:pt idx="834">
                  <c:v>-1.6659174042362559</c:v>
                </c:pt>
                <c:pt idx="835">
                  <c:v>-1.6664054761515308</c:v>
                </c:pt>
                <c:pt idx="836">
                  <c:v>-1.6657911466285003</c:v>
                </c:pt>
                <c:pt idx="837">
                  <c:v>-1.6662559436959303</c:v>
                </c:pt>
                <c:pt idx="838">
                  <c:v>-1.6656777648220118</c:v>
                </c:pt>
                <c:pt idx="839">
                  <c:v>-1.6650792495255715</c:v>
                </c:pt>
                <c:pt idx="840">
                  <c:v>-1.6645273845350599</c:v>
                </c:pt>
                <c:pt idx="841">
                  <c:v>-1.6639828568443586</c:v>
                </c:pt>
                <c:pt idx="842">
                  <c:v>-1.6634254197074714</c:v>
                </c:pt>
                <c:pt idx="843">
                  <c:v>-1.6628676913133218</c:v>
                </c:pt>
                <c:pt idx="844">
                  <c:v>-1.6623293574870552</c:v>
                </c:pt>
                <c:pt idx="845">
                  <c:v>-1.6628204103373141</c:v>
                </c:pt>
                <c:pt idx="846">
                  <c:v>-1.6633661821305676</c:v>
                </c:pt>
                <c:pt idx="847">
                  <c:v>-1.6628303784879563</c:v>
                </c:pt>
                <c:pt idx="848">
                  <c:v>-1.6633718309181973</c:v>
                </c:pt>
                <c:pt idx="849">
                  <c:v>-1.6638675142998332</c:v>
                </c:pt>
                <c:pt idx="850">
                  <c:v>-1.6633242440138365</c:v>
                </c:pt>
                <c:pt idx="851">
                  <c:v>-1.6627904991335596</c:v>
                </c:pt>
                <c:pt idx="852">
                  <c:v>-1.6622584691508882</c:v>
                </c:pt>
                <c:pt idx="853">
                  <c:v>-1.6617458797678704</c:v>
                </c:pt>
                <c:pt idx="854">
                  <c:v>-1.6622693621725129</c:v>
                </c:pt>
                <c:pt idx="855">
                  <c:v>-1.6627719949290625</c:v>
                </c:pt>
                <c:pt idx="856">
                  <c:v>-1.663288995030481</c:v>
                </c:pt>
                <c:pt idx="857">
                  <c:v>-1.6627582551298714</c:v>
                </c:pt>
                <c:pt idx="858">
                  <c:v>-1.662225770027274</c:v>
                </c:pt>
                <c:pt idx="859">
                  <c:v>-1.6627707346267284</c:v>
                </c:pt>
                <c:pt idx="860">
                  <c:v>-1.6633082599341937</c:v>
                </c:pt>
                <c:pt idx="861">
                  <c:v>-1.6638068547355098</c:v>
                </c:pt>
                <c:pt idx="862">
                  <c:v>-1.6632998376407995</c:v>
                </c:pt>
                <c:pt idx="863">
                  <c:v>-1.6627522408879836</c:v>
                </c:pt>
                <c:pt idx="864">
                  <c:v>-1.6622002360702239</c:v>
                </c:pt>
                <c:pt idx="865">
                  <c:v>-1.6606267713488194</c:v>
                </c:pt>
                <c:pt idx="866">
                  <c:v>-1.660147235921843</c:v>
                </c:pt>
                <c:pt idx="867">
                  <c:v>-1.660692311203406</c:v>
                </c:pt>
                <c:pt idx="868">
                  <c:v>-1.6612453649793377</c:v>
                </c:pt>
                <c:pt idx="869">
                  <c:v>-1.6607792976797511</c:v>
                </c:pt>
                <c:pt idx="870">
                  <c:v>-1.6602802317261562</c:v>
                </c:pt>
                <c:pt idx="871">
                  <c:v>-1.6597781870916331</c:v>
                </c:pt>
                <c:pt idx="872">
                  <c:v>-1.6593358233498003</c:v>
                </c:pt>
                <c:pt idx="873">
                  <c:v>-1.6588568268828041</c:v>
                </c:pt>
                <c:pt idx="874">
                  <c:v>-1.6584192703451481</c:v>
                </c:pt>
                <c:pt idx="875">
                  <c:v>-1.6579842049382454</c:v>
                </c:pt>
                <c:pt idx="876">
                  <c:v>-1.6585855008394805</c:v>
                </c:pt>
                <c:pt idx="877">
                  <c:v>-1.6592052508226909</c:v>
                </c:pt>
                <c:pt idx="878">
                  <c:v>-1.6587291658062369</c:v>
                </c:pt>
                <c:pt idx="879">
                  <c:v>-1.6592937024901122</c:v>
                </c:pt>
                <c:pt idx="880">
                  <c:v>-1.65886534844031</c:v>
                </c:pt>
                <c:pt idx="881">
                  <c:v>-1.6584099414715039</c:v>
                </c:pt>
                <c:pt idx="882">
                  <c:v>-1.6590387426420738</c:v>
                </c:pt>
                <c:pt idx="883">
                  <c:v>-1.6595922477892324</c:v>
                </c:pt>
                <c:pt idx="884">
                  <c:v>-1.6591470228334477</c:v>
                </c:pt>
                <c:pt idx="885">
                  <c:v>-1.6586913423767786</c:v>
                </c:pt>
                <c:pt idx="886">
                  <c:v>-1.658248875529243</c:v>
                </c:pt>
                <c:pt idx="887">
                  <c:v>-1.6567647780186583</c:v>
                </c:pt>
                <c:pt idx="888">
                  <c:v>-1.6574188224582851</c:v>
                </c:pt>
                <c:pt idx="889">
                  <c:v>-1.6580649660091193</c:v>
                </c:pt>
                <c:pt idx="890">
                  <c:v>-1.658685506688937</c:v>
                </c:pt>
                <c:pt idx="891">
                  <c:v>-1.6592555365551582</c:v>
                </c:pt>
                <c:pt idx="892">
                  <c:v>-1.659835545824055</c:v>
                </c:pt>
                <c:pt idx="893">
                  <c:v>-1.6604019549075739</c:v>
                </c:pt>
                <c:pt idx="894">
                  <c:v>-1.6609643158094225</c:v>
                </c:pt>
                <c:pt idx="895">
                  <c:v>-1.6604616094932341</c:v>
                </c:pt>
                <c:pt idx="896">
                  <c:v>-1.6609796373033694</c:v>
                </c:pt>
                <c:pt idx="897">
                  <c:v>-1.6605318045573021</c:v>
                </c:pt>
                <c:pt idx="898">
                  <c:v>-1.6610971084661559</c:v>
                </c:pt>
                <c:pt idx="899">
                  <c:v>-1.6616406062968327</c:v>
                </c:pt>
                <c:pt idx="900">
                  <c:v>-1.661143134170896</c:v>
                </c:pt>
                <c:pt idx="901">
                  <c:v>-1.6606490514874781</c:v>
                </c:pt>
                <c:pt idx="902">
                  <c:v>-1.6601790304577286</c:v>
                </c:pt>
                <c:pt idx="903">
                  <c:v>-1.6596616498485739</c:v>
                </c:pt>
                <c:pt idx="904">
                  <c:v>-1.6602202968516024</c:v>
                </c:pt>
                <c:pt idx="905">
                  <c:v>-1.6597303309145703</c:v>
                </c:pt>
                <c:pt idx="906">
                  <c:v>-1.6592650042962789</c:v>
                </c:pt>
                <c:pt idx="907">
                  <c:v>-1.658778884210353</c:v>
                </c:pt>
                <c:pt idx="908">
                  <c:v>-1.6583186065261459</c:v>
                </c:pt>
                <c:pt idx="909">
                  <c:v>-1.6589138343956231</c:v>
                </c:pt>
                <c:pt idx="910">
                  <c:v>-1.6584560977077105</c:v>
                </c:pt>
                <c:pt idx="911">
                  <c:v>-1.6579774157535563</c:v>
                </c:pt>
                <c:pt idx="912">
                  <c:v>-1.6585963674384852</c:v>
                </c:pt>
                <c:pt idx="913">
                  <c:v>-1.6581925600897156</c:v>
                </c:pt>
                <c:pt idx="914">
                  <c:v>-1.657757188887921</c:v>
                </c:pt>
                <c:pt idx="915">
                  <c:v>-1.6573029051101626</c:v>
                </c:pt>
                <c:pt idx="916">
                  <c:v>-1.6569046670079592</c:v>
                </c:pt>
                <c:pt idx="917">
                  <c:v>-1.6575348736677999</c:v>
                </c:pt>
                <c:pt idx="918">
                  <c:v>-1.657119976194444</c:v>
                </c:pt>
                <c:pt idx="919">
                  <c:v>-1.6577594166705549</c:v>
                </c:pt>
                <c:pt idx="920">
                  <c:v>-1.657319028337144</c:v>
                </c:pt>
                <c:pt idx="921">
                  <c:v>-1.6569403277704011</c:v>
                </c:pt>
                <c:pt idx="922">
                  <c:v>-1.6575414412149929</c:v>
                </c:pt>
                <c:pt idx="923">
                  <c:v>-1.6581369923906928</c:v>
                </c:pt>
                <c:pt idx="924">
                  <c:v>-1.6577079125428789</c:v>
                </c:pt>
                <c:pt idx="925">
                  <c:v>-1.6583370542920211</c:v>
                </c:pt>
                <c:pt idx="926">
                  <c:v>-1.6589546532061805</c:v>
                </c:pt>
                <c:pt idx="927">
                  <c:v>-1.658488620142057</c:v>
                </c:pt>
                <c:pt idx="928">
                  <c:v>-1.6590575277392159</c:v>
                </c:pt>
                <c:pt idx="929">
                  <c:v>-1.6585993571844315</c:v>
                </c:pt>
                <c:pt idx="930">
                  <c:v>-1.6581814300407429</c:v>
                </c:pt>
                <c:pt idx="931">
                  <c:v>-1.6577174014399279</c:v>
                </c:pt>
                <c:pt idx="932">
                  <c:v>-1.6583749534111292</c:v>
                </c:pt>
                <c:pt idx="933">
                  <c:v>-1.6589836543429066</c:v>
                </c:pt>
                <c:pt idx="934">
                  <c:v>-1.6585326012560484</c:v>
                </c:pt>
                <c:pt idx="935">
                  <c:v>-1.6591494892309275</c:v>
                </c:pt>
                <c:pt idx="936">
                  <c:v>-1.6597171594463089</c:v>
                </c:pt>
                <c:pt idx="937">
                  <c:v>-1.6602760162573826</c:v>
                </c:pt>
                <c:pt idx="938">
                  <c:v>-1.6597697159322349</c:v>
                </c:pt>
                <c:pt idx="939">
                  <c:v>-1.6593219216135899</c:v>
                </c:pt>
                <c:pt idx="940">
                  <c:v>-1.6599010431813181</c:v>
                </c:pt>
                <c:pt idx="941">
                  <c:v>-1.6594604823176917</c:v>
                </c:pt>
                <c:pt idx="942">
                  <c:v>-1.6600891726713376</c:v>
                </c:pt>
                <c:pt idx="943">
                  <c:v>-1.6606401292179107</c:v>
                </c:pt>
                <c:pt idx="944">
                  <c:v>-1.6612177666335524</c:v>
                </c:pt>
                <c:pt idx="945">
                  <c:v>-1.6617743913008811</c:v>
                </c:pt>
                <c:pt idx="946">
                  <c:v>-1.6612168234748634</c:v>
                </c:pt>
                <c:pt idx="947">
                  <c:v>-1.6607015470053661</c:v>
                </c:pt>
                <c:pt idx="948">
                  <c:v>-1.6612730160652587</c:v>
                </c:pt>
                <c:pt idx="949">
                  <c:v>-1.6618268157439533</c:v>
                </c:pt>
                <c:pt idx="950">
                  <c:v>-1.6623485594290741</c:v>
                </c:pt>
                <c:pt idx="951">
                  <c:v>-1.6628550482404925</c:v>
                </c:pt>
                <c:pt idx="952">
                  <c:v>-1.6623352672756824</c:v>
                </c:pt>
                <c:pt idx="953">
                  <c:v>-1.6618373219301688</c:v>
                </c:pt>
                <c:pt idx="954">
                  <c:v>-1.6623404954915653</c:v>
                </c:pt>
                <c:pt idx="955">
                  <c:v>-1.661780045581734</c:v>
                </c:pt>
                <c:pt idx="956">
                  <c:v>-1.6612559446700992</c:v>
                </c:pt>
                <c:pt idx="957">
                  <c:v>-1.6617942457766972</c:v>
                </c:pt>
                <c:pt idx="958">
                  <c:v>-1.6622932608611631</c:v>
                </c:pt>
                <c:pt idx="959">
                  <c:v>-1.6628387556439397</c:v>
                </c:pt>
                <c:pt idx="960">
                  <c:v>-1.6633415405310608</c:v>
                </c:pt>
                <c:pt idx="961">
                  <c:v>-1.6638161297204395</c:v>
                </c:pt>
                <c:pt idx="962">
                  <c:v>-1.6632624871260306</c:v>
                </c:pt>
                <c:pt idx="963">
                  <c:v>-1.6627164773835099</c:v>
                </c:pt>
                <c:pt idx="964">
                  <c:v>-1.6632429278358396</c:v>
                </c:pt>
                <c:pt idx="965">
                  <c:v>-1.6637526492791228</c:v>
                </c:pt>
                <c:pt idx="966">
                  <c:v>-1.6632097362935403</c:v>
                </c:pt>
                <c:pt idx="967">
                  <c:v>-1.6637304815676692</c:v>
                </c:pt>
                <c:pt idx="968">
                  <c:v>-1.6631606919363158</c:v>
                </c:pt>
                <c:pt idx="969">
                  <c:v>-1.6625878580975895</c:v>
                </c:pt>
                <c:pt idx="970">
                  <c:v>-1.6631074609356378</c:v>
                </c:pt>
                <c:pt idx="971">
                  <c:v>-1.6646729717169251</c:v>
                </c:pt>
                <c:pt idx="972">
                  <c:v>-1.6651859722825866</c:v>
                </c:pt>
                <c:pt idx="973">
                  <c:v>-1.6656407528369348</c:v>
                </c:pt>
                <c:pt idx="974">
                  <c:v>-1.665091977780196</c:v>
                </c:pt>
                <c:pt idx="975">
                  <c:v>-1.6645240982245919</c:v>
                </c:pt>
                <c:pt idx="976">
                  <c:v>-1.6639640762601</c:v>
                </c:pt>
                <c:pt idx="977">
                  <c:v>-1.6623726147348981</c:v>
                </c:pt>
                <c:pt idx="978">
                  <c:v>-1.6618836024402002</c:v>
                </c:pt>
                <c:pt idx="979">
                  <c:v>-1.6613805103913959</c:v>
                </c:pt>
                <c:pt idx="980">
                  <c:v>-1.6598316801835682</c:v>
                </c:pt>
                <c:pt idx="981">
                  <c:v>-1.6604281865798969</c:v>
                </c:pt>
                <c:pt idx="982">
                  <c:v>-1.6599777028482989</c:v>
                </c:pt>
                <c:pt idx="983">
                  <c:v>-1.6594675087913329</c:v>
                </c:pt>
                <c:pt idx="984">
                  <c:v>-1.6600307586155061</c:v>
                </c:pt>
                <c:pt idx="985">
                  <c:v>-1.6595441634431958</c:v>
                </c:pt>
                <c:pt idx="986">
                  <c:v>-1.659078360174332</c:v>
                </c:pt>
                <c:pt idx="987">
                  <c:v>-1.6597257929708453</c:v>
                </c:pt>
                <c:pt idx="988">
                  <c:v>-1.6592402171114284</c:v>
                </c:pt>
                <c:pt idx="989">
                  <c:v>-1.6587513727692</c:v>
                </c:pt>
                <c:pt idx="990">
                  <c:v>-1.658319365313816</c:v>
                </c:pt>
                <c:pt idx="991">
                  <c:v>-1.6578616180075394</c:v>
                </c:pt>
                <c:pt idx="992">
                  <c:v>-1.6585162256473884</c:v>
                </c:pt>
                <c:pt idx="993">
                  <c:v>-1.6580736011344406</c:v>
                </c:pt>
                <c:pt idx="994">
                  <c:v>-1.6586847491117518</c:v>
                </c:pt>
                <c:pt idx="995">
                  <c:v>-1.6592875941295169</c:v>
                </c:pt>
                <c:pt idx="996">
                  <c:v>-1.6598777822469264</c:v>
                </c:pt>
                <c:pt idx="997">
                  <c:v>-1.6604531066019876</c:v>
                </c:pt>
                <c:pt idx="998">
                  <c:v>-1.6599954044699479</c:v>
                </c:pt>
                <c:pt idx="999">
                  <c:v>-1.6595491363805488</c:v>
                </c:pt>
                <c:pt idx="1000">
                  <c:v>-1.6590550336529379</c:v>
                </c:pt>
                <c:pt idx="1001">
                  <c:v>-1.6586048529798791</c:v>
                </c:pt>
                <c:pt idx="1002">
                  <c:v>-1.6581485559202815</c:v>
                </c:pt>
                <c:pt idx="1003">
                  <c:v>-1.6577478248018758</c:v>
                </c:pt>
                <c:pt idx="1004">
                  <c:v>-1.6573103683058381</c:v>
                </c:pt>
                <c:pt idx="1005">
                  <c:v>-1.657920000939721</c:v>
                </c:pt>
                <c:pt idx="1006">
                  <c:v>-1.6585222809209268</c:v>
                </c:pt>
                <c:pt idx="1007">
                  <c:v>-1.6580384553025083</c:v>
                </c:pt>
                <c:pt idx="1008">
                  <c:v>-1.6575850661964582</c:v>
                </c:pt>
                <c:pt idx="1009">
                  <c:v>-1.6571709448725289</c:v>
                </c:pt>
                <c:pt idx="1010">
                  <c:v>-1.6577717259750782</c:v>
                </c:pt>
                <c:pt idx="1011">
                  <c:v>-1.6583615714555766</c:v>
                </c:pt>
                <c:pt idx="1012">
                  <c:v>-1.6589158200264649</c:v>
                </c:pt>
                <c:pt idx="1013">
                  <c:v>-1.6594299636259355</c:v>
                </c:pt>
                <c:pt idx="1014">
                  <c:v>-1.6598614243534167</c:v>
                </c:pt>
                <c:pt idx="1015">
                  <c:v>-1.6604323558663483</c:v>
                </c:pt>
                <c:pt idx="1016">
                  <c:v>-1.6599904687490212</c:v>
                </c:pt>
                <c:pt idx="1017">
                  <c:v>-1.6606267793740408</c:v>
                </c:pt>
                <c:pt idx="1018">
                  <c:v>-1.65918056378656</c:v>
                </c:pt>
                <c:pt idx="1019">
                  <c:v>-1.6587535725108289</c:v>
                </c:pt>
                <c:pt idx="1020">
                  <c:v>-1.6583473210606123</c:v>
                </c:pt>
                <c:pt idx="1021">
                  <c:v>-1.6589669546393999</c:v>
                </c:pt>
                <c:pt idx="1022">
                  <c:v>-1.6584973155466121</c:v>
                </c:pt>
                <c:pt idx="1023">
                  <c:v>-1.6591044092356797</c:v>
                </c:pt>
                <c:pt idx="1024">
                  <c:v>-1.6586616210509662</c:v>
                </c:pt>
                <c:pt idx="1025">
                  <c:v>-1.6592677886299467</c:v>
                </c:pt>
                <c:pt idx="1026">
                  <c:v>-1.6587779128573479</c:v>
                </c:pt>
                <c:pt idx="1027">
                  <c:v>-1.6583350546002011</c:v>
                </c:pt>
                <c:pt idx="1028">
                  <c:v>-1.657887213508197</c:v>
                </c:pt>
                <c:pt idx="1029">
                  <c:v>-1.658524909238033</c:v>
                </c:pt>
                <c:pt idx="1030">
                  <c:v>-1.6580847110532722</c:v>
                </c:pt>
                <c:pt idx="1031">
                  <c:v>-1.6576644968322067</c:v>
                </c:pt>
                <c:pt idx="1032">
                  <c:v>-1.6573015868955625</c:v>
                </c:pt>
                <c:pt idx="1033">
                  <c:v>-1.6568777751576511</c:v>
                </c:pt>
                <c:pt idx="1034">
                  <c:v>-1.6564531396544981</c:v>
                </c:pt>
                <c:pt idx="1035">
                  <c:v>-1.6560608368614083</c:v>
                </c:pt>
                <c:pt idx="1036">
                  <c:v>-1.65668668012418</c:v>
                </c:pt>
                <c:pt idx="1037">
                  <c:v>-1.6562587865216962</c:v>
                </c:pt>
                <c:pt idx="1038">
                  <c:v>-1.6569163107912623</c:v>
                </c:pt>
                <c:pt idx="1039">
                  <c:v>-1.656479004575437</c:v>
                </c:pt>
                <c:pt idx="1040">
                  <c:v>-1.657114124483928</c:v>
                </c:pt>
                <c:pt idx="1041">
                  <c:v>-1.6577713819942494</c:v>
                </c:pt>
                <c:pt idx="1042">
                  <c:v>-1.6594658943543645</c:v>
                </c:pt>
                <c:pt idx="1043">
                  <c:v>-1.6590172164672772</c:v>
                </c:pt>
                <c:pt idx="1044">
                  <c:v>-1.6596007121379317</c:v>
                </c:pt>
                <c:pt idx="1045">
                  <c:v>-1.659156737895173</c:v>
                </c:pt>
                <c:pt idx="1046">
                  <c:v>-1.6587266431372696</c:v>
                </c:pt>
                <c:pt idx="1047">
                  <c:v>-1.6582692502745242</c:v>
                </c:pt>
                <c:pt idx="1048">
                  <c:v>-1.6578130652690337</c:v>
                </c:pt>
                <c:pt idx="1049">
                  <c:v>-1.6574128639636529</c:v>
                </c:pt>
                <c:pt idx="1050">
                  <c:v>-1.6569956666843799</c:v>
                </c:pt>
                <c:pt idx="1051">
                  <c:v>-1.6576077333506922</c:v>
                </c:pt>
                <c:pt idx="1052">
                  <c:v>-1.6571964386836784</c:v>
                </c:pt>
                <c:pt idx="1053">
                  <c:v>-1.6577799299100047</c:v>
                </c:pt>
                <c:pt idx="1054">
                  <c:v>-1.6584336513118045</c:v>
                </c:pt>
                <c:pt idx="1055">
                  <c:v>-1.6590419182855682</c:v>
                </c:pt>
                <c:pt idx="1056">
                  <c:v>-1.6585805999198568</c:v>
                </c:pt>
                <c:pt idx="1057">
                  <c:v>-1.6591786279214598</c:v>
                </c:pt>
                <c:pt idx="1058">
                  <c:v>-1.6586728353630305</c:v>
                </c:pt>
                <c:pt idx="1059">
                  <c:v>-1.6592928986557698</c:v>
                </c:pt>
                <c:pt idx="1060">
                  <c:v>-1.6588366806826544</c:v>
                </c:pt>
                <c:pt idx="1061">
                  <c:v>-1.6594366070690012</c:v>
                </c:pt>
                <c:pt idx="1062">
                  <c:v>-1.6600593749276209</c:v>
                </c:pt>
                <c:pt idx="1063">
                  <c:v>-1.6596400274290686</c:v>
                </c:pt>
                <c:pt idx="1064">
                  <c:v>-1.6592103268804872</c:v>
                </c:pt>
                <c:pt idx="1065">
                  <c:v>-1.6587782403428775</c:v>
                </c:pt>
                <c:pt idx="1066">
                  <c:v>-1.6593502755360199</c:v>
                </c:pt>
                <c:pt idx="1067">
                  <c:v>-1.6588847300252993</c:v>
                </c:pt>
                <c:pt idx="1068">
                  <c:v>-1.6594918154247933</c:v>
                </c:pt>
                <c:pt idx="1069">
                  <c:v>-1.6590531791162972</c:v>
                </c:pt>
                <c:pt idx="1070">
                  <c:v>-1.6585804555339712</c:v>
                </c:pt>
                <c:pt idx="1071">
                  <c:v>-1.6592046264232916</c:v>
                </c:pt>
                <c:pt idx="1072">
                  <c:v>-1.6587653338948256</c:v>
                </c:pt>
                <c:pt idx="1073">
                  <c:v>-1.6593803672169289</c:v>
                </c:pt>
                <c:pt idx="1074">
                  <c:v>-1.6599674398725903</c:v>
                </c:pt>
                <c:pt idx="1075">
                  <c:v>-1.6605555910751384</c:v>
                </c:pt>
                <c:pt idx="1076">
                  <c:v>-1.6611025192536357</c:v>
                </c:pt>
                <c:pt idx="1077">
                  <c:v>-1.6616594288685629</c:v>
                </c:pt>
                <c:pt idx="1078">
                  <c:v>-1.6622042802911916</c:v>
                </c:pt>
                <c:pt idx="1079">
                  <c:v>-1.6627143146853678</c:v>
                </c:pt>
                <c:pt idx="1080">
                  <c:v>-1.6632278683916606</c:v>
                </c:pt>
                <c:pt idx="1081">
                  <c:v>-1.6637671710238275</c:v>
                </c:pt>
                <c:pt idx="1082">
                  <c:v>-1.664284547603351</c:v>
                </c:pt>
                <c:pt idx="1083">
                  <c:v>-1.6647784566512838</c:v>
                </c:pt>
                <c:pt idx="1084">
                  <c:v>-1.6652481075182579</c:v>
                </c:pt>
                <c:pt idx="1085">
                  <c:v>-1.6657053253678926</c:v>
                </c:pt>
                <c:pt idx="1086">
                  <c:v>-1.6651033188605349</c:v>
                </c:pt>
                <c:pt idx="1087">
                  <c:v>-1.6655464124833239</c:v>
                </c:pt>
                <c:pt idx="1088">
                  <c:v>-1.6660009042336572</c:v>
                </c:pt>
                <c:pt idx="1089">
                  <c:v>-1.665403366148984</c:v>
                </c:pt>
                <c:pt idx="1090">
                  <c:v>-1.6658446788260042</c:v>
                </c:pt>
                <c:pt idx="1091">
                  <c:v>-1.6662713452494839</c:v>
                </c:pt>
                <c:pt idx="1092">
                  <c:v>-1.6656835183444942</c:v>
                </c:pt>
                <c:pt idx="1093">
                  <c:v>-1.6651158679776044</c:v>
                </c:pt>
                <c:pt idx="1094">
                  <c:v>-1.6645461506180523</c:v>
                </c:pt>
                <c:pt idx="1095">
                  <c:v>-1.6639978876056913</c:v>
                </c:pt>
                <c:pt idx="1096">
                  <c:v>-1.6634333298535775</c:v>
                </c:pt>
                <c:pt idx="1097">
                  <c:v>-1.663961623256506</c:v>
                </c:pt>
                <c:pt idx="1098">
                  <c:v>-1.6633922107913759</c:v>
                </c:pt>
                <c:pt idx="1099">
                  <c:v>-1.6628175865755486</c:v>
                </c:pt>
                <c:pt idx="1100">
                  <c:v>-1.6622875348440376</c:v>
                </c:pt>
                <c:pt idx="1101">
                  <c:v>-1.6607092241471568</c:v>
                </c:pt>
                <c:pt idx="1102">
                  <c:v>-1.6602187996642137</c:v>
                </c:pt>
                <c:pt idx="1103">
                  <c:v>-1.6607882236709295</c:v>
                </c:pt>
                <c:pt idx="1104">
                  <c:v>-1.6613456591975109</c:v>
                </c:pt>
                <c:pt idx="1105">
                  <c:v>-1.6618937260135604</c:v>
                </c:pt>
                <c:pt idx="1106">
                  <c:v>-1.6624461314932892</c:v>
                </c:pt>
                <c:pt idx="1107">
                  <c:v>-1.6630004488634236</c:v>
                </c:pt>
                <c:pt idx="1108">
                  <c:v>-1.662462319886155</c:v>
                </c:pt>
                <c:pt idx="1109">
                  <c:v>-1.6629766134884318</c:v>
                </c:pt>
                <c:pt idx="1110">
                  <c:v>-1.6635318812186632</c:v>
                </c:pt>
                <c:pt idx="1111">
                  <c:v>-1.66298112359429</c:v>
                </c:pt>
                <c:pt idx="1112">
                  <c:v>-1.6635139611224041</c:v>
                </c:pt>
                <c:pt idx="1113">
                  <c:v>-1.6640454218999559</c:v>
                </c:pt>
                <c:pt idx="1114">
                  <c:v>-1.6645886734619566</c:v>
                </c:pt>
                <c:pt idx="1115">
                  <c:v>-1.6650926799927175</c:v>
                </c:pt>
                <c:pt idx="1116">
                  <c:v>-1.6655842663928633</c:v>
                </c:pt>
                <c:pt idx="1117">
                  <c:v>-1.664990221065006</c:v>
                </c:pt>
                <c:pt idx="1118">
                  <c:v>-1.664426256643706</c:v>
                </c:pt>
                <c:pt idx="1119">
                  <c:v>-1.6649614315108321</c:v>
                </c:pt>
                <c:pt idx="1120">
                  <c:v>-1.6654805628806153</c:v>
                </c:pt>
                <c:pt idx="1121">
                  <c:v>-1.664890271623003</c:v>
                </c:pt>
                <c:pt idx="1122">
                  <c:v>-1.664321246190543</c:v>
                </c:pt>
                <c:pt idx="1123">
                  <c:v>-1.6648119412667322</c:v>
                </c:pt>
                <c:pt idx="1124">
                  <c:v>-1.6642571024413972</c:v>
                </c:pt>
                <c:pt idx="1125">
                  <c:v>-1.6647196803925692</c:v>
                </c:pt>
                <c:pt idx="1126">
                  <c:v>-1.6641644067847179</c:v>
                </c:pt>
                <c:pt idx="1127">
                  <c:v>-1.6636523186490233</c:v>
                </c:pt>
                <c:pt idx="1128">
                  <c:v>-1.6642512322760428</c:v>
                </c:pt>
                <c:pt idx="1129">
                  <c:v>-1.6647141476305218</c:v>
                </c:pt>
                <c:pt idx="1130">
                  <c:v>-1.6640638846779112</c:v>
                </c:pt>
                <c:pt idx="1131">
                  <c:v>-1.6634869269843529</c:v>
                </c:pt>
                <c:pt idx="1132">
                  <c:v>-1.6639879884446656</c:v>
                </c:pt>
              </c:numCache>
            </c:numRef>
          </c:val>
          <c:smooth val="0"/>
          <c:extLst>
            <c:ext xmlns:c16="http://schemas.microsoft.com/office/drawing/2014/chart" uri="{C3380CC4-5D6E-409C-BE32-E72D297353CC}">
              <c16:uniqueId val="{00000002-0A93-481F-AA86-82951360B3FA}"/>
            </c:ext>
          </c:extLst>
        </c:ser>
        <c:dLbls>
          <c:showLegendKey val="0"/>
          <c:showVal val="0"/>
          <c:showCatName val="0"/>
          <c:showSerName val="0"/>
          <c:showPercent val="0"/>
          <c:showBubbleSize val="0"/>
        </c:dLbls>
        <c:smooth val="0"/>
        <c:axId val="928979320"/>
        <c:axId val="928979976"/>
      </c:lineChart>
      <c:catAx>
        <c:axId val="928979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976"/>
        <c:crosses val="autoZero"/>
        <c:auto val="1"/>
        <c:lblAlgn val="ctr"/>
        <c:lblOffset val="100"/>
        <c:noMultiLvlLbl val="0"/>
      </c:catAx>
      <c:valAx>
        <c:axId val="928979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3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val>
            <c:numRef>
              <c:f>[从水平面把它竖起来.csv]从水平面把它竖起来!$J$2:$J$165</c:f>
              <c:numCache>
                <c:formatCode>General</c:formatCode>
                <c:ptCount val="164"/>
                <c:pt idx="0">
                  <c:v>1.155065161</c:v>
                </c:pt>
                <c:pt idx="1">
                  <c:v>-0.25162958499999999</c:v>
                </c:pt>
                <c:pt idx="2">
                  <c:v>7.5809217999999998E-2</c:v>
                </c:pt>
                <c:pt idx="3">
                  <c:v>-0.40140447400000001</c:v>
                </c:pt>
                <c:pt idx="4">
                  <c:v>2.6929722210000002</c:v>
                </c:pt>
                <c:pt idx="5">
                  <c:v>-0.177193777</c:v>
                </c:pt>
                <c:pt idx="6">
                  <c:v>1.696781447</c:v>
                </c:pt>
                <c:pt idx="7">
                  <c:v>-0.66801902400000002</c:v>
                </c:pt>
                <c:pt idx="8">
                  <c:v>0.63204399899999997</c:v>
                </c:pt>
                <c:pt idx="9">
                  <c:v>-0.323997761</c:v>
                </c:pt>
                <c:pt idx="10">
                  <c:v>0.85700892399999995</c:v>
                </c:pt>
                <c:pt idx="11">
                  <c:v>0.69436374300000003</c:v>
                </c:pt>
                <c:pt idx="12">
                  <c:v>0.34743349000000001</c:v>
                </c:pt>
                <c:pt idx="13">
                  <c:v>-0.28988078900000003</c:v>
                </c:pt>
                <c:pt idx="14">
                  <c:v>0.69446713000000004</c:v>
                </c:pt>
                <c:pt idx="15">
                  <c:v>0.64302450899999997</c:v>
                </c:pt>
                <c:pt idx="16">
                  <c:v>0.874056096</c:v>
                </c:pt>
                <c:pt idx="17">
                  <c:v>-1.3006919E-2</c:v>
                </c:pt>
                <c:pt idx="18">
                  <c:v>0.36851067100000001</c:v>
                </c:pt>
                <c:pt idx="19">
                  <c:v>0.67641797800000003</c:v>
                </c:pt>
                <c:pt idx="20">
                  <c:v>-0.45334105400000002</c:v>
                </c:pt>
                <c:pt idx="21">
                  <c:v>0.28454716899999999</c:v>
                </c:pt>
                <c:pt idx="22">
                  <c:v>-0.35946840499999999</c:v>
                </c:pt>
                <c:pt idx="23">
                  <c:v>0.72819999700000004</c:v>
                </c:pt>
                <c:pt idx="24">
                  <c:v>0.34307643500000001</c:v>
                </c:pt>
                <c:pt idx="25">
                  <c:v>0.47084989199999999</c:v>
                </c:pt>
                <c:pt idx="26">
                  <c:v>0.21446346999999999</c:v>
                </c:pt>
                <c:pt idx="27">
                  <c:v>0.960420045</c:v>
                </c:pt>
                <c:pt idx="28">
                  <c:v>1.1216043680000001</c:v>
                </c:pt>
                <c:pt idx="29">
                  <c:v>-0.593920059</c:v>
                </c:pt>
                <c:pt idx="30">
                  <c:v>-0.55563624199999995</c:v>
                </c:pt>
                <c:pt idx="31">
                  <c:v>0.65752279000000002</c:v>
                </c:pt>
                <c:pt idx="32">
                  <c:v>0.619692197</c:v>
                </c:pt>
                <c:pt idx="33">
                  <c:v>2.6607268450000001</c:v>
                </c:pt>
                <c:pt idx="34">
                  <c:v>0.26350375100000001</c:v>
                </c:pt>
                <c:pt idx="35">
                  <c:v>-1.2112768759999999</c:v>
                </c:pt>
                <c:pt idx="36">
                  <c:v>1.1133431149999999</c:v>
                </c:pt>
                <c:pt idx="37">
                  <c:v>1.2889893610000001</c:v>
                </c:pt>
                <c:pt idx="38">
                  <c:v>2.0938777910000002</c:v>
                </c:pt>
                <c:pt idx="39">
                  <c:v>-3.236618505</c:v>
                </c:pt>
                <c:pt idx="40">
                  <c:v>-0.92858751100000003</c:v>
                </c:pt>
                <c:pt idx="41">
                  <c:v>0.70227141500000001</c:v>
                </c:pt>
                <c:pt idx="42">
                  <c:v>3.2805963619999998</c:v>
                </c:pt>
                <c:pt idx="43">
                  <c:v>0.86290344200000002</c:v>
                </c:pt>
                <c:pt idx="44">
                  <c:v>0.73749965100000003</c:v>
                </c:pt>
                <c:pt idx="45">
                  <c:v>-0.81493947200000005</c:v>
                </c:pt>
                <c:pt idx="46">
                  <c:v>0.43215617099999998</c:v>
                </c:pt>
                <c:pt idx="47">
                  <c:v>1.1857633620000001</c:v>
                </c:pt>
                <c:pt idx="48">
                  <c:v>1.137614516</c:v>
                </c:pt>
                <c:pt idx="49">
                  <c:v>0.95965878199999999</c:v>
                </c:pt>
                <c:pt idx="50">
                  <c:v>0.35146022199999999</c:v>
                </c:pt>
                <c:pt idx="51">
                  <c:v>0.27526218000000002</c:v>
                </c:pt>
                <c:pt idx="52">
                  <c:v>0.57024968899999995</c:v>
                </c:pt>
                <c:pt idx="53">
                  <c:v>0.935112744</c:v>
                </c:pt>
                <c:pt idx="54">
                  <c:v>-0.81526578500000002</c:v>
                </c:pt>
                <c:pt idx="55">
                  <c:v>-0.32955651200000002</c:v>
                </c:pt>
                <c:pt idx="56">
                  <c:v>2.5801092900000002</c:v>
                </c:pt>
                <c:pt idx="57">
                  <c:v>1.668521852</c:v>
                </c:pt>
                <c:pt idx="58">
                  <c:v>1.240198954</c:v>
                </c:pt>
                <c:pt idx="59">
                  <c:v>0.41180416800000003</c:v>
                </c:pt>
                <c:pt idx="60">
                  <c:v>8.3457138E-2</c:v>
                </c:pt>
                <c:pt idx="61">
                  <c:v>1.684303001</c:v>
                </c:pt>
                <c:pt idx="62">
                  <c:v>0.28511617099999997</c:v>
                </c:pt>
                <c:pt idx="63">
                  <c:v>-1.0135286999999999</c:v>
                </c:pt>
                <c:pt idx="64">
                  <c:v>0.19049371300000001</c:v>
                </c:pt>
                <c:pt idx="65">
                  <c:v>1.584488881</c:v>
                </c:pt>
                <c:pt idx="66">
                  <c:v>1.3009082139999999</c:v>
                </c:pt>
                <c:pt idx="67">
                  <c:v>0.54318728400000005</c:v>
                </c:pt>
                <c:pt idx="68">
                  <c:v>1.10377576</c:v>
                </c:pt>
                <c:pt idx="69">
                  <c:v>8.1400640999999996E-2</c:v>
                </c:pt>
                <c:pt idx="70">
                  <c:v>0.23257049099999999</c:v>
                </c:pt>
                <c:pt idx="71">
                  <c:v>0.69462365800000003</c:v>
                </c:pt>
                <c:pt idx="72">
                  <c:v>0.23212449499999999</c:v>
                </c:pt>
                <c:pt idx="73">
                  <c:v>0.33809412999999999</c:v>
                </c:pt>
                <c:pt idx="74">
                  <c:v>-2.2784831360000002</c:v>
                </c:pt>
                <c:pt idx="75">
                  <c:v>-1.3836705460000001</c:v>
                </c:pt>
                <c:pt idx="76">
                  <c:v>0.96381952699999995</c:v>
                </c:pt>
                <c:pt idx="77">
                  <c:v>2.1046080890000001</c:v>
                </c:pt>
                <c:pt idx="78">
                  <c:v>1.241156505</c:v>
                </c:pt>
                <c:pt idx="79">
                  <c:v>-1.0857656689999999</c:v>
                </c:pt>
                <c:pt idx="80">
                  <c:v>0.44519847400000001</c:v>
                </c:pt>
                <c:pt idx="81">
                  <c:v>0.59193190699999998</c:v>
                </c:pt>
                <c:pt idx="82">
                  <c:v>0.135891069</c:v>
                </c:pt>
                <c:pt idx="83">
                  <c:v>-2.3328299600000002</c:v>
                </c:pt>
                <c:pt idx="84">
                  <c:v>-1.2954480820000001</c:v>
                </c:pt>
                <c:pt idx="85">
                  <c:v>2.4117021529999998</c:v>
                </c:pt>
                <c:pt idx="86">
                  <c:v>2.5627708039999999</c:v>
                </c:pt>
                <c:pt idx="87">
                  <c:v>1.8832391260000001</c:v>
                </c:pt>
                <c:pt idx="88">
                  <c:v>-7.3699324999999996E-2</c:v>
                </c:pt>
                <c:pt idx="89">
                  <c:v>0.25984247700000002</c:v>
                </c:pt>
                <c:pt idx="90">
                  <c:v>0.66593522599999999</c:v>
                </c:pt>
                <c:pt idx="91">
                  <c:v>4.2188140999999998E-2</c:v>
                </c:pt>
                <c:pt idx="92">
                  <c:v>1.9530364360000001</c:v>
                </c:pt>
                <c:pt idx="93">
                  <c:v>1.58595844</c:v>
                </c:pt>
                <c:pt idx="94">
                  <c:v>1.070399396</c:v>
                </c:pt>
                <c:pt idx="95">
                  <c:v>1.5041430979999999</c:v>
                </c:pt>
                <c:pt idx="96">
                  <c:v>3.2824079859999999</c:v>
                </c:pt>
                <c:pt idx="97">
                  <c:v>1.1340208860000001</c:v>
                </c:pt>
                <c:pt idx="98">
                  <c:v>-2.7964483549999999</c:v>
                </c:pt>
                <c:pt idx="99">
                  <c:v>0.53198823100000003</c:v>
                </c:pt>
                <c:pt idx="100">
                  <c:v>1.009347094</c:v>
                </c:pt>
                <c:pt idx="101">
                  <c:v>0.81201844899999998</c:v>
                </c:pt>
                <c:pt idx="102">
                  <c:v>1.4179304340000001</c:v>
                </c:pt>
                <c:pt idx="103">
                  <c:v>0.878448805</c:v>
                </c:pt>
                <c:pt idx="104">
                  <c:v>-0.37899861000000001</c:v>
                </c:pt>
                <c:pt idx="105">
                  <c:v>0.23673613399999999</c:v>
                </c:pt>
                <c:pt idx="106">
                  <c:v>2.621268487</c:v>
                </c:pt>
                <c:pt idx="107">
                  <c:v>-0.37995739699999997</c:v>
                </c:pt>
                <c:pt idx="108">
                  <c:v>0.56823061200000002</c:v>
                </c:pt>
                <c:pt idx="109">
                  <c:v>-0.14200850800000001</c:v>
                </c:pt>
                <c:pt idx="110">
                  <c:v>0.55250324399999995</c:v>
                </c:pt>
                <c:pt idx="111">
                  <c:v>1.0201003660000001</c:v>
                </c:pt>
                <c:pt idx="112">
                  <c:v>1.7212227090000001</c:v>
                </c:pt>
                <c:pt idx="113">
                  <c:v>0.46091256200000003</c:v>
                </c:pt>
                <c:pt idx="114">
                  <c:v>-0.39046272799999998</c:v>
                </c:pt>
                <c:pt idx="115">
                  <c:v>0.62058966500000001</c:v>
                </c:pt>
                <c:pt idx="116">
                  <c:v>0.57329138499999999</c:v>
                </c:pt>
                <c:pt idx="117">
                  <c:v>0.59175244800000004</c:v>
                </c:pt>
                <c:pt idx="118">
                  <c:v>0.59235661500000003</c:v>
                </c:pt>
                <c:pt idx="119">
                  <c:v>0.70968457399999996</c:v>
                </c:pt>
                <c:pt idx="120">
                  <c:v>0.708951832</c:v>
                </c:pt>
                <c:pt idx="121">
                  <c:v>0.69024570399999996</c:v>
                </c:pt>
                <c:pt idx="122">
                  <c:v>0.62043670200000001</c:v>
                </c:pt>
                <c:pt idx="123">
                  <c:v>0.49218432400000001</c:v>
                </c:pt>
                <c:pt idx="124">
                  <c:v>0.56506439900000005</c:v>
                </c:pt>
                <c:pt idx="125">
                  <c:v>0.657989355</c:v>
                </c:pt>
                <c:pt idx="126">
                  <c:v>0.69587590399999999</c:v>
                </c:pt>
                <c:pt idx="127">
                  <c:v>0.78717875900000001</c:v>
                </c:pt>
                <c:pt idx="128">
                  <c:v>0.74228738400000005</c:v>
                </c:pt>
                <c:pt idx="129">
                  <c:v>0.64185442199999998</c:v>
                </c:pt>
                <c:pt idx="130">
                  <c:v>0.62841446899999998</c:v>
                </c:pt>
                <c:pt idx="131">
                  <c:v>0.57962225599999995</c:v>
                </c:pt>
                <c:pt idx="132">
                  <c:v>0.62985945799999998</c:v>
                </c:pt>
                <c:pt idx="133">
                  <c:v>0.62676887999999997</c:v>
                </c:pt>
                <c:pt idx="134">
                  <c:v>0.74892245400000002</c:v>
                </c:pt>
                <c:pt idx="135">
                  <c:v>0.71765224400000005</c:v>
                </c:pt>
                <c:pt idx="136">
                  <c:v>0.62414946100000002</c:v>
                </c:pt>
                <c:pt idx="137">
                  <c:v>0.61847655999999995</c:v>
                </c:pt>
                <c:pt idx="138">
                  <c:v>0.61072169700000001</c:v>
                </c:pt>
                <c:pt idx="139">
                  <c:v>0.65332951399999994</c:v>
                </c:pt>
                <c:pt idx="140">
                  <c:v>0.61003453399999996</c:v>
                </c:pt>
                <c:pt idx="141">
                  <c:v>0.76319490999999995</c:v>
                </c:pt>
                <c:pt idx="142">
                  <c:v>0.66858471100000005</c:v>
                </c:pt>
                <c:pt idx="143">
                  <c:v>0.61904722199999995</c:v>
                </c:pt>
                <c:pt idx="144">
                  <c:v>0.62780699399999995</c:v>
                </c:pt>
                <c:pt idx="145">
                  <c:v>0.60693149300000004</c:v>
                </c:pt>
                <c:pt idx="146">
                  <c:v>0.63067403899999996</c:v>
                </c:pt>
                <c:pt idx="147">
                  <c:v>0.659985873</c:v>
                </c:pt>
                <c:pt idx="148">
                  <c:v>0.73974452199999996</c:v>
                </c:pt>
                <c:pt idx="149">
                  <c:v>0.70999929399999995</c:v>
                </c:pt>
                <c:pt idx="150">
                  <c:v>0.69597462200000004</c:v>
                </c:pt>
                <c:pt idx="151">
                  <c:v>0.67240603300000001</c:v>
                </c:pt>
                <c:pt idx="152">
                  <c:v>0.50236484800000003</c:v>
                </c:pt>
                <c:pt idx="153">
                  <c:v>0.52856314299999996</c:v>
                </c:pt>
                <c:pt idx="154">
                  <c:v>0.651855568</c:v>
                </c:pt>
                <c:pt idx="155">
                  <c:v>0.73477679600000001</c:v>
                </c:pt>
                <c:pt idx="156">
                  <c:v>0.717562225</c:v>
                </c:pt>
                <c:pt idx="157">
                  <c:v>0.72777430300000001</c:v>
                </c:pt>
                <c:pt idx="158">
                  <c:v>0.76684989100000001</c:v>
                </c:pt>
                <c:pt idx="159">
                  <c:v>0.60785381400000005</c:v>
                </c:pt>
                <c:pt idx="160">
                  <c:v>0.55722483099999998</c:v>
                </c:pt>
                <c:pt idx="161">
                  <c:v>0.64241914499999997</c:v>
                </c:pt>
                <c:pt idx="162">
                  <c:v>0.59252231700000002</c:v>
                </c:pt>
                <c:pt idx="163">
                  <c:v>0.65395865500000006</c:v>
                </c:pt>
              </c:numCache>
            </c:numRef>
          </c:val>
          <c:smooth val="0"/>
          <c:extLst>
            <c:ext xmlns:c16="http://schemas.microsoft.com/office/drawing/2014/chart" uri="{C3380CC4-5D6E-409C-BE32-E72D297353CC}">
              <c16:uniqueId val="{00000000-7240-4ED6-A583-B5B77D983083}"/>
            </c:ext>
          </c:extLst>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val>
            <c:numRef>
              <c:f>[从水平面把它竖起来.csv]从水平面把它竖起来!$K$2:$K$165</c:f>
              <c:numCache>
                <c:formatCode>General</c:formatCode>
                <c:ptCount val="164"/>
                <c:pt idx="0">
                  <c:v>-89.943941030000005</c:v>
                </c:pt>
                <c:pt idx="1">
                  <c:v>-89.969729360000002</c:v>
                </c:pt>
                <c:pt idx="2">
                  <c:v>-89.995535709999999</c:v>
                </c:pt>
                <c:pt idx="3">
                  <c:v>-89.759934299999998</c:v>
                </c:pt>
                <c:pt idx="4">
                  <c:v>-89.862663440000006</c:v>
                </c:pt>
                <c:pt idx="5">
                  <c:v>-89.768878999999998</c:v>
                </c:pt>
                <c:pt idx="6">
                  <c:v>-89.198817579999996</c:v>
                </c:pt>
                <c:pt idx="7">
                  <c:v>-89.212478250000004</c:v>
                </c:pt>
                <c:pt idx="8">
                  <c:v>-89.991465919999996</c:v>
                </c:pt>
                <c:pt idx="9">
                  <c:v>-89.986391429999998</c:v>
                </c:pt>
                <c:pt idx="10">
                  <c:v>-89.79653442</c:v>
                </c:pt>
                <c:pt idx="11">
                  <c:v>-89.814580820000003</c:v>
                </c:pt>
                <c:pt idx="12">
                  <c:v>-89.810212930000006</c:v>
                </c:pt>
                <c:pt idx="13">
                  <c:v>-89.936209610000006</c:v>
                </c:pt>
                <c:pt idx="14">
                  <c:v>-89.952513359999998</c:v>
                </c:pt>
                <c:pt idx="15">
                  <c:v>-89.964775259999996</c:v>
                </c:pt>
                <c:pt idx="16">
                  <c:v>-89.936197109999995</c:v>
                </c:pt>
                <c:pt idx="17">
                  <c:v>-89.803809060000006</c:v>
                </c:pt>
                <c:pt idx="18">
                  <c:v>-88.958965289999995</c:v>
                </c:pt>
                <c:pt idx="19">
                  <c:v>-89.205203850000004</c:v>
                </c:pt>
                <c:pt idx="20">
                  <c:v>-89.526431029999998</c:v>
                </c:pt>
                <c:pt idx="21">
                  <c:v>-89.876683709999995</c:v>
                </c:pt>
                <c:pt idx="22">
                  <c:v>-89.684030239999998</c:v>
                </c:pt>
                <c:pt idx="23">
                  <c:v>-88.936059760000006</c:v>
                </c:pt>
                <c:pt idx="24">
                  <c:v>-89.281641620000002</c:v>
                </c:pt>
                <c:pt idx="25">
                  <c:v>-89.683881420000006</c:v>
                </c:pt>
                <c:pt idx="26">
                  <c:v>-89.548513009999994</c:v>
                </c:pt>
                <c:pt idx="27">
                  <c:v>-89.536573570000002</c:v>
                </c:pt>
                <c:pt idx="28">
                  <c:v>-89.697888399999997</c:v>
                </c:pt>
                <c:pt idx="29">
                  <c:v>-88.865367509999999</c:v>
                </c:pt>
                <c:pt idx="30">
                  <c:v>-89.554674140000003</c:v>
                </c:pt>
                <c:pt idx="31">
                  <c:v>-89.491292540000003</c:v>
                </c:pt>
                <c:pt idx="32">
                  <c:v>-88.221280309999997</c:v>
                </c:pt>
                <c:pt idx="33">
                  <c:v>-88.307358480000005</c:v>
                </c:pt>
                <c:pt idx="34">
                  <c:v>-88.560105989999997</c:v>
                </c:pt>
                <c:pt idx="35">
                  <c:v>-87.549719839999995</c:v>
                </c:pt>
                <c:pt idx="36">
                  <c:v>-87.186103189999997</c:v>
                </c:pt>
                <c:pt idx="37">
                  <c:v>-86.879381460000005</c:v>
                </c:pt>
                <c:pt idx="38">
                  <c:v>-87.155690000000007</c:v>
                </c:pt>
                <c:pt idx="39">
                  <c:v>-87.554598769999998</c:v>
                </c:pt>
                <c:pt idx="40">
                  <c:v>-84.135985329999997</c:v>
                </c:pt>
                <c:pt idx="41">
                  <c:v>-87.428383940000003</c:v>
                </c:pt>
                <c:pt idx="42">
                  <c:v>-86.653595600000003</c:v>
                </c:pt>
                <c:pt idx="43">
                  <c:v>-84.584831249999993</c:v>
                </c:pt>
                <c:pt idx="44">
                  <c:v>-82.518612719999993</c:v>
                </c:pt>
                <c:pt idx="45">
                  <c:v>-83.604142789999997</c:v>
                </c:pt>
                <c:pt idx="46">
                  <c:v>-85.299986619999999</c:v>
                </c:pt>
                <c:pt idx="47">
                  <c:v>-82.153115889999995</c:v>
                </c:pt>
                <c:pt idx="48">
                  <c:v>-81.713794849999999</c:v>
                </c:pt>
                <c:pt idx="49">
                  <c:v>-83.853368419999995</c:v>
                </c:pt>
                <c:pt idx="50">
                  <c:v>-82.481435669999996</c:v>
                </c:pt>
                <c:pt idx="51">
                  <c:v>-79.583195970000006</c:v>
                </c:pt>
                <c:pt idx="52">
                  <c:v>-77.644094960000004</c:v>
                </c:pt>
                <c:pt idx="53">
                  <c:v>-80.789798149999996</c:v>
                </c:pt>
                <c:pt idx="54">
                  <c:v>-80.737454560000003</c:v>
                </c:pt>
                <c:pt idx="55">
                  <c:v>-73.732074359999999</c:v>
                </c:pt>
                <c:pt idx="56">
                  <c:v>-68.787999260000007</c:v>
                </c:pt>
                <c:pt idx="57">
                  <c:v>-65.982640959999998</c:v>
                </c:pt>
                <c:pt idx="58">
                  <c:v>-69.51087785</c:v>
                </c:pt>
                <c:pt idx="59">
                  <c:v>-70.87161897</c:v>
                </c:pt>
                <c:pt idx="60">
                  <c:v>-68.002453340000002</c:v>
                </c:pt>
                <c:pt idx="61">
                  <c:v>-63.905273620000003</c:v>
                </c:pt>
                <c:pt idx="62">
                  <c:v>-65.117687860000004</c:v>
                </c:pt>
                <c:pt idx="63">
                  <c:v>-66.904659409999994</c:v>
                </c:pt>
                <c:pt idx="64">
                  <c:v>-62.99069059</c:v>
                </c:pt>
                <c:pt idx="65">
                  <c:v>-61.216319519999999</c:v>
                </c:pt>
                <c:pt idx="66">
                  <c:v>-60.893490200000002</c:v>
                </c:pt>
                <c:pt idx="67">
                  <c:v>-58.345397290000001</c:v>
                </c:pt>
                <c:pt idx="68">
                  <c:v>-50.225564149999997</c:v>
                </c:pt>
                <c:pt idx="69">
                  <c:v>-51.517297169999999</c:v>
                </c:pt>
                <c:pt idx="70">
                  <c:v>-56.359498610000003</c:v>
                </c:pt>
                <c:pt idx="71">
                  <c:v>-51.783171359999997</c:v>
                </c:pt>
                <c:pt idx="72">
                  <c:v>-49.697767220000003</c:v>
                </c:pt>
                <c:pt idx="73">
                  <c:v>-43.469933509999997</c:v>
                </c:pt>
                <c:pt idx="74">
                  <c:v>-52.575294970000002</c:v>
                </c:pt>
                <c:pt idx="75">
                  <c:v>-45.71609084</c:v>
                </c:pt>
                <c:pt idx="76">
                  <c:v>-43.465421339999999</c:v>
                </c:pt>
                <c:pt idx="77">
                  <c:v>-40.388430569999997</c:v>
                </c:pt>
                <c:pt idx="78">
                  <c:v>-37.415006959999999</c:v>
                </c:pt>
                <c:pt idx="79">
                  <c:v>-36.414192200000002</c:v>
                </c:pt>
                <c:pt idx="80">
                  <c:v>-39.276271819999998</c:v>
                </c:pt>
                <c:pt idx="81">
                  <c:v>-35.116052340000003</c:v>
                </c:pt>
                <c:pt idx="82">
                  <c:v>-30.349375599999998</c:v>
                </c:pt>
                <c:pt idx="83">
                  <c:v>-25.734814109999999</c:v>
                </c:pt>
                <c:pt idx="84">
                  <c:v>-30.05762069</c:v>
                </c:pt>
                <c:pt idx="85">
                  <c:v>-31.046928210000001</c:v>
                </c:pt>
                <c:pt idx="86">
                  <c:v>-24.40897283</c:v>
                </c:pt>
                <c:pt idx="87">
                  <c:v>-17.58795113</c:v>
                </c:pt>
                <c:pt idx="88">
                  <c:v>-19.828240560000001</c:v>
                </c:pt>
                <c:pt idx="89">
                  <c:v>-18.93153418</c:v>
                </c:pt>
                <c:pt idx="90">
                  <c:v>-17.04833914</c:v>
                </c:pt>
                <c:pt idx="91">
                  <c:v>-14.122525489999999</c:v>
                </c:pt>
                <c:pt idx="92">
                  <c:v>-12.890795580000001</c:v>
                </c:pt>
                <c:pt idx="93">
                  <c:v>-10.0571532</c:v>
                </c:pt>
                <c:pt idx="94">
                  <c:v>-9.1649169209999997</c:v>
                </c:pt>
                <c:pt idx="95">
                  <c:v>-7.6573097790000002</c:v>
                </c:pt>
                <c:pt idx="96">
                  <c:v>-6.4925358129999999</c:v>
                </c:pt>
                <c:pt idx="97">
                  <c:v>-3.914299846</c:v>
                </c:pt>
                <c:pt idx="98">
                  <c:v>-1.491007159</c:v>
                </c:pt>
                <c:pt idx="99">
                  <c:v>-2.6632841329999999</c:v>
                </c:pt>
                <c:pt idx="100">
                  <c:v>-3.0760323039999999</c:v>
                </c:pt>
                <c:pt idx="101">
                  <c:v>-3.3653152030000002</c:v>
                </c:pt>
                <c:pt idx="102">
                  <c:v>-2.9382924130000001</c:v>
                </c:pt>
                <c:pt idx="103">
                  <c:v>-1.865635317</c:v>
                </c:pt>
                <c:pt idx="104">
                  <c:v>-1.2214325370000001</c:v>
                </c:pt>
                <c:pt idx="105">
                  <c:v>-1.8148180840000001</c:v>
                </c:pt>
                <c:pt idx="106">
                  <c:v>-2.9499711930000001</c:v>
                </c:pt>
                <c:pt idx="107">
                  <c:v>-0.96894035899999997</c:v>
                </c:pt>
                <c:pt idx="108">
                  <c:v>-1.4111011600000001</c:v>
                </c:pt>
                <c:pt idx="109">
                  <c:v>-1.243679161</c:v>
                </c:pt>
                <c:pt idx="110">
                  <c:v>-1.4291505010000001</c:v>
                </c:pt>
                <c:pt idx="111">
                  <c:v>-1.816434305</c:v>
                </c:pt>
                <c:pt idx="112">
                  <c:v>-1.604694472</c:v>
                </c:pt>
                <c:pt idx="113">
                  <c:v>-1.072227005</c:v>
                </c:pt>
                <c:pt idx="114">
                  <c:v>-0.66073670100000004</c:v>
                </c:pt>
                <c:pt idx="115">
                  <c:v>-1.3651570310000001</c:v>
                </c:pt>
                <c:pt idx="116">
                  <c:v>-1.2579157409999999</c:v>
                </c:pt>
                <c:pt idx="117">
                  <c:v>-1.4516864039999999</c:v>
                </c:pt>
                <c:pt idx="118">
                  <c:v>-1.3255405440000001</c:v>
                </c:pt>
                <c:pt idx="119">
                  <c:v>-1.227333982</c:v>
                </c:pt>
                <c:pt idx="120">
                  <c:v>-1.2736498919999999</c:v>
                </c:pt>
                <c:pt idx="121">
                  <c:v>-1.390443707</c:v>
                </c:pt>
                <c:pt idx="122">
                  <c:v>-1.2672149559999999</c:v>
                </c:pt>
                <c:pt idx="123">
                  <c:v>-1.2421897390000001</c:v>
                </c:pt>
                <c:pt idx="124">
                  <c:v>-1.3763023720000001</c:v>
                </c:pt>
                <c:pt idx="125">
                  <c:v>-1.3503897410000001</c:v>
                </c:pt>
                <c:pt idx="126">
                  <c:v>-1.2308839819999999</c:v>
                </c:pt>
                <c:pt idx="127">
                  <c:v>-1.39753276</c:v>
                </c:pt>
                <c:pt idx="128">
                  <c:v>-1.2714639270000001</c:v>
                </c:pt>
                <c:pt idx="129">
                  <c:v>-1.205976744</c:v>
                </c:pt>
                <c:pt idx="130">
                  <c:v>-1.2571339880000001</c:v>
                </c:pt>
                <c:pt idx="131">
                  <c:v>-1.3499203849999999</c:v>
                </c:pt>
                <c:pt idx="132">
                  <c:v>-1.227021267</c:v>
                </c:pt>
                <c:pt idx="133">
                  <c:v>-1.2347089179999999</c:v>
                </c:pt>
                <c:pt idx="134">
                  <c:v>-1.311779078</c:v>
                </c:pt>
                <c:pt idx="135">
                  <c:v>-1.196309946</c:v>
                </c:pt>
                <c:pt idx="136">
                  <c:v>-1.1924436570000001</c:v>
                </c:pt>
                <c:pt idx="137">
                  <c:v>-1.3563965499999999</c:v>
                </c:pt>
                <c:pt idx="138">
                  <c:v>-1.0472289260000001</c:v>
                </c:pt>
                <c:pt idx="139">
                  <c:v>-1.1806105140000001</c:v>
                </c:pt>
                <c:pt idx="140">
                  <c:v>-1.339025562</c:v>
                </c:pt>
                <c:pt idx="141">
                  <c:v>-1.1462422370000001</c:v>
                </c:pt>
                <c:pt idx="142">
                  <c:v>-1.1770324759999999</c:v>
                </c:pt>
                <c:pt idx="143">
                  <c:v>-1.214000019</c:v>
                </c:pt>
                <c:pt idx="144">
                  <c:v>-1.258475837</c:v>
                </c:pt>
                <c:pt idx="145">
                  <c:v>-1.141568637</c:v>
                </c:pt>
                <c:pt idx="146">
                  <c:v>-1.16492259</c:v>
                </c:pt>
                <c:pt idx="147">
                  <c:v>-1.2450300910000001</c:v>
                </c:pt>
                <c:pt idx="148">
                  <c:v>-1.172940259</c:v>
                </c:pt>
                <c:pt idx="149">
                  <c:v>-1.2911130239999999</c:v>
                </c:pt>
                <c:pt idx="150">
                  <c:v>-1.269755094</c:v>
                </c:pt>
                <c:pt idx="151">
                  <c:v>-1.214575459</c:v>
                </c:pt>
                <c:pt idx="152">
                  <c:v>-1.1570065039999999</c:v>
                </c:pt>
                <c:pt idx="153">
                  <c:v>-1.283608898</c:v>
                </c:pt>
                <c:pt idx="154">
                  <c:v>-1.2274850639999999</c:v>
                </c:pt>
                <c:pt idx="155">
                  <c:v>-1.097544131</c:v>
                </c:pt>
                <c:pt idx="156">
                  <c:v>-1.2397433840000001</c:v>
                </c:pt>
                <c:pt idx="157">
                  <c:v>-1.3149547340000001</c:v>
                </c:pt>
                <c:pt idx="158">
                  <c:v>-1.073702105</c:v>
                </c:pt>
                <c:pt idx="159">
                  <c:v>-1.28805243</c:v>
                </c:pt>
                <c:pt idx="160">
                  <c:v>-1.1916687699999999</c:v>
                </c:pt>
                <c:pt idx="161">
                  <c:v>-1.117248437</c:v>
                </c:pt>
                <c:pt idx="162">
                  <c:v>-1.279929407</c:v>
                </c:pt>
                <c:pt idx="163">
                  <c:v>-1.3553894710000001</c:v>
                </c:pt>
              </c:numCache>
            </c:numRef>
          </c:val>
          <c:smooth val="0"/>
          <c:extLst>
            <c:ext xmlns:c16="http://schemas.microsoft.com/office/drawing/2014/chart" uri="{C3380CC4-5D6E-409C-BE32-E72D297353CC}">
              <c16:uniqueId val="{00000001-7240-4ED6-A583-B5B77D983083}"/>
            </c:ext>
          </c:extLst>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val>
            <c:numRef>
              <c:f>[从水平面把它竖起来.csv]从水平面把它竖起来!$L$2:$L$165</c:f>
              <c:numCache>
                <c:formatCode>General</c:formatCode>
                <c:ptCount val="164"/>
                <c:pt idx="0">
                  <c:v>-1.3360878810000001</c:v>
                </c:pt>
                <c:pt idx="1">
                  <c:v>-1.282028529</c:v>
                </c:pt>
                <c:pt idx="2">
                  <c:v>-0.49444963400000003</c:v>
                </c:pt>
                <c:pt idx="3">
                  <c:v>-3.651630436</c:v>
                </c:pt>
                <c:pt idx="4">
                  <c:v>-0.48492885000000002</c:v>
                </c:pt>
                <c:pt idx="5">
                  <c:v>3.6097534900000001</c:v>
                </c:pt>
                <c:pt idx="6">
                  <c:v>-6.3889141690000004</c:v>
                </c:pt>
                <c:pt idx="7">
                  <c:v>-6.6105724779999999</c:v>
                </c:pt>
                <c:pt idx="8">
                  <c:v>-0.28195711699999998</c:v>
                </c:pt>
                <c:pt idx="9">
                  <c:v>0.81314551000000002</c:v>
                </c:pt>
                <c:pt idx="10">
                  <c:v>-3.2460072260000001</c:v>
                </c:pt>
                <c:pt idx="11">
                  <c:v>-3.139241309</c:v>
                </c:pt>
                <c:pt idx="12">
                  <c:v>-3.2366896110000001</c:v>
                </c:pt>
                <c:pt idx="13">
                  <c:v>-1.884331137</c:v>
                </c:pt>
                <c:pt idx="14">
                  <c:v>-1.4682387889999999</c:v>
                </c:pt>
                <c:pt idx="15">
                  <c:v>-1.248491099</c:v>
                </c:pt>
                <c:pt idx="16">
                  <c:v>-1.674852003</c:v>
                </c:pt>
                <c:pt idx="17">
                  <c:v>-3.3356591560000002</c:v>
                </c:pt>
                <c:pt idx="18">
                  <c:v>-7.5774638940000001</c:v>
                </c:pt>
                <c:pt idx="19">
                  <c:v>-6.6018624179999996</c:v>
                </c:pt>
                <c:pt idx="20">
                  <c:v>-5.1805731970000002</c:v>
                </c:pt>
                <c:pt idx="21">
                  <c:v>-2.629585719</c:v>
                </c:pt>
                <c:pt idx="22">
                  <c:v>-4.2348338380000001</c:v>
                </c:pt>
                <c:pt idx="23">
                  <c:v>-7.6517648759999997</c:v>
                </c:pt>
                <c:pt idx="24">
                  <c:v>-6.3471559260000001</c:v>
                </c:pt>
                <c:pt idx="25">
                  <c:v>-4.2125693670000004</c:v>
                </c:pt>
                <c:pt idx="26">
                  <c:v>-5.0718079039999999</c:v>
                </c:pt>
                <c:pt idx="27">
                  <c:v>-5.0018524070000003</c:v>
                </c:pt>
                <c:pt idx="28">
                  <c:v>-3.9927355179999999</c:v>
                </c:pt>
                <c:pt idx="29">
                  <c:v>-8.0910101730000008</c:v>
                </c:pt>
                <c:pt idx="30">
                  <c:v>-5.0514672520000001</c:v>
                </c:pt>
                <c:pt idx="31">
                  <c:v>-5.3293851859999997</c:v>
                </c:pt>
                <c:pt idx="32">
                  <c:v>-10.03251139</c:v>
                </c:pt>
                <c:pt idx="33">
                  <c:v>-9.39202637</c:v>
                </c:pt>
                <c:pt idx="34">
                  <c:v>-9.1599579900000005</c:v>
                </c:pt>
                <c:pt idx="35">
                  <c:v>-12.003024460000001</c:v>
                </c:pt>
                <c:pt idx="36">
                  <c:v>-12.72143052</c:v>
                </c:pt>
                <c:pt idx="37">
                  <c:v>-13.369670040000001</c:v>
                </c:pt>
                <c:pt idx="38">
                  <c:v>-12.70860998</c:v>
                </c:pt>
                <c:pt idx="39">
                  <c:v>-11.86984503</c:v>
                </c:pt>
                <c:pt idx="40">
                  <c:v>-18.803013719999999</c:v>
                </c:pt>
                <c:pt idx="41">
                  <c:v>-12.40008051</c:v>
                </c:pt>
                <c:pt idx="42">
                  <c:v>-13.70171156</c:v>
                </c:pt>
                <c:pt idx="43">
                  <c:v>-18.0361963</c:v>
                </c:pt>
                <c:pt idx="44">
                  <c:v>-21.186315539999999</c:v>
                </c:pt>
                <c:pt idx="45">
                  <c:v>-20.098624350000001</c:v>
                </c:pt>
                <c:pt idx="46">
                  <c:v>-17.21803255</c:v>
                </c:pt>
                <c:pt idx="47">
                  <c:v>-21.94241079</c:v>
                </c:pt>
                <c:pt idx="48">
                  <c:v>-22.850186010000002</c:v>
                </c:pt>
                <c:pt idx="49">
                  <c:v>-20.125439010000001</c:v>
                </c:pt>
                <c:pt idx="50">
                  <c:v>-22.333943479999999</c:v>
                </c:pt>
                <c:pt idx="51">
                  <c:v>-26.071114810000001</c:v>
                </c:pt>
                <c:pt idx="52">
                  <c:v>-28.625726230000001</c:v>
                </c:pt>
                <c:pt idx="53">
                  <c:v>-25.389153719999999</c:v>
                </c:pt>
                <c:pt idx="54">
                  <c:v>-25.897275799999999</c:v>
                </c:pt>
                <c:pt idx="55">
                  <c:v>-33.886920240000002</c:v>
                </c:pt>
                <c:pt idx="56">
                  <c:v>-37.205733469999998</c:v>
                </c:pt>
                <c:pt idx="57">
                  <c:v>-40.770620569999998</c:v>
                </c:pt>
                <c:pt idx="58">
                  <c:v>-38.680625650000003</c:v>
                </c:pt>
                <c:pt idx="59">
                  <c:v>-37.649598959999999</c:v>
                </c:pt>
                <c:pt idx="60">
                  <c:v>-40.508978339999999</c:v>
                </c:pt>
                <c:pt idx="61">
                  <c:v>-43.768675399999999</c:v>
                </c:pt>
                <c:pt idx="62">
                  <c:v>-44.122181509999997</c:v>
                </c:pt>
                <c:pt idx="63">
                  <c:v>-42.963580469999997</c:v>
                </c:pt>
                <c:pt idx="64">
                  <c:v>-46.293697170000002</c:v>
                </c:pt>
                <c:pt idx="65">
                  <c:v>-47.839001289999999</c:v>
                </c:pt>
                <c:pt idx="66">
                  <c:v>-48.822685720000003</c:v>
                </c:pt>
                <c:pt idx="67">
                  <c:v>-51.427088740000002</c:v>
                </c:pt>
                <c:pt idx="68">
                  <c:v>-56.038394099999998</c:v>
                </c:pt>
                <c:pt idx="69">
                  <c:v>-56.821630880000001</c:v>
                </c:pt>
                <c:pt idx="70">
                  <c:v>-54.773375870000002</c:v>
                </c:pt>
                <c:pt idx="71">
                  <c:v>-57.75549006</c:v>
                </c:pt>
                <c:pt idx="72">
                  <c:v>-59.91599867</c:v>
                </c:pt>
                <c:pt idx="73">
                  <c:v>-63.409902549999998</c:v>
                </c:pt>
                <c:pt idx="74">
                  <c:v>-60.770827689999997</c:v>
                </c:pt>
                <c:pt idx="75">
                  <c:v>-64.60245415</c:v>
                </c:pt>
                <c:pt idx="76">
                  <c:v>-65.688007940000006</c:v>
                </c:pt>
                <c:pt idx="77">
                  <c:v>-67.311119410000003</c:v>
                </c:pt>
                <c:pt idx="78">
                  <c:v>-69.732488459999999</c:v>
                </c:pt>
                <c:pt idx="79">
                  <c:v>-71.734039910000007</c:v>
                </c:pt>
                <c:pt idx="80">
                  <c:v>-71.02295522</c:v>
                </c:pt>
                <c:pt idx="81">
                  <c:v>-73.438385600000004</c:v>
                </c:pt>
                <c:pt idx="82">
                  <c:v>-76.059660399999999</c:v>
                </c:pt>
                <c:pt idx="83">
                  <c:v>-78.99672108</c:v>
                </c:pt>
                <c:pt idx="84">
                  <c:v>-78.200631270000002</c:v>
                </c:pt>
                <c:pt idx="85">
                  <c:v>-77.804601890000001</c:v>
                </c:pt>
                <c:pt idx="86">
                  <c:v>-80.342958550000006</c:v>
                </c:pt>
                <c:pt idx="87">
                  <c:v>-84.626335620000006</c:v>
                </c:pt>
                <c:pt idx="88">
                  <c:v>-83.738735899999995</c:v>
                </c:pt>
                <c:pt idx="89">
                  <c:v>-84.257130399999994</c:v>
                </c:pt>
                <c:pt idx="90">
                  <c:v>-85.233903299999994</c:v>
                </c:pt>
                <c:pt idx="91">
                  <c:v>-86.706595030000003</c:v>
                </c:pt>
                <c:pt idx="92">
                  <c:v>-87.13774377</c:v>
                </c:pt>
                <c:pt idx="93">
                  <c:v>-88.021593129999999</c:v>
                </c:pt>
                <c:pt idx="94">
                  <c:v>-88.519165020000003</c:v>
                </c:pt>
                <c:pt idx="95">
                  <c:v>-88.916581690000001</c:v>
                </c:pt>
                <c:pt idx="96">
                  <c:v>-88.996188739999994</c:v>
                </c:pt>
                <c:pt idx="97">
                  <c:v>-89.598986479999994</c:v>
                </c:pt>
                <c:pt idx="98">
                  <c:v>-89.744111160000003</c:v>
                </c:pt>
                <c:pt idx="99">
                  <c:v>-89.830860259999994</c:v>
                </c:pt>
                <c:pt idx="100">
                  <c:v>-89.810097999999996</c:v>
                </c:pt>
                <c:pt idx="101">
                  <c:v>-89.812383940000004</c:v>
                </c:pt>
                <c:pt idx="102">
                  <c:v>-89.805701440000007</c:v>
                </c:pt>
                <c:pt idx="103">
                  <c:v>-89.911876489999997</c:v>
                </c:pt>
                <c:pt idx="104">
                  <c:v>-89.968809089999993</c:v>
                </c:pt>
                <c:pt idx="105">
                  <c:v>-89.942490829999997</c:v>
                </c:pt>
                <c:pt idx="106">
                  <c:v>-89.715403199999997</c:v>
                </c:pt>
                <c:pt idx="107">
                  <c:v>-89.981203019999995</c:v>
                </c:pt>
                <c:pt idx="108">
                  <c:v>-89.956411079999995</c:v>
                </c:pt>
                <c:pt idx="109">
                  <c:v>-89.973528009999995</c:v>
                </c:pt>
                <c:pt idx="110">
                  <c:v>-89.958059280000001</c:v>
                </c:pt>
                <c:pt idx="111">
                  <c:v>-89.922876669999994</c:v>
                </c:pt>
                <c:pt idx="112">
                  <c:v>-89.897920010000007</c:v>
                </c:pt>
                <c:pt idx="113">
                  <c:v>-89.97515301</c:v>
                </c:pt>
                <c:pt idx="114">
                  <c:v>-89.989324530000005</c:v>
                </c:pt>
                <c:pt idx="115">
                  <c:v>-89.961325889999998</c:v>
                </c:pt>
                <c:pt idx="116">
                  <c:v>-89.966251959999994</c:v>
                </c:pt>
                <c:pt idx="117">
                  <c:v>-89.956534320000003</c:v>
                </c:pt>
                <c:pt idx="118">
                  <c:v>-89.962771979999999</c:v>
                </c:pt>
                <c:pt idx="119">
                  <c:v>-89.964906580000005</c:v>
                </c:pt>
                <c:pt idx="120">
                  <c:v>-89.962363339999996</c:v>
                </c:pt>
                <c:pt idx="121">
                  <c:v>-89.957351799999998</c:v>
                </c:pt>
                <c:pt idx="122">
                  <c:v>-89.964941019999998</c:v>
                </c:pt>
                <c:pt idx="123">
                  <c:v>-89.968599830000002</c:v>
                </c:pt>
                <c:pt idx="124">
                  <c:v>-89.960778790000006</c:v>
                </c:pt>
                <c:pt idx="125">
                  <c:v>-89.960516690000006</c:v>
                </c:pt>
                <c:pt idx="126">
                  <c:v>-89.964907699999998</c:v>
                </c:pt>
                <c:pt idx="127">
                  <c:v>-89.954684380000003</c:v>
                </c:pt>
                <c:pt idx="128">
                  <c:v>-89.961703439999994</c:v>
                </c:pt>
                <c:pt idx="129">
                  <c:v>-89.967506470000004</c:v>
                </c:pt>
                <c:pt idx="130">
                  <c:v>-89.965227940000005</c:v>
                </c:pt>
                <c:pt idx="131">
                  <c:v>-89.961996249999999</c:v>
                </c:pt>
                <c:pt idx="132">
                  <c:v>-89.966418469999994</c:v>
                </c:pt>
                <c:pt idx="133">
                  <c:v>-89.966183729999997</c:v>
                </c:pt>
                <c:pt idx="134">
                  <c:v>-89.959665180000002</c:v>
                </c:pt>
                <c:pt idx="135">
                  <c:v>-89.965963619999997</c:v>
                </c:pt>
                <c:pt idx="136">
                  <c:v>-89.968446670000006</c:v>
                </c:pt>
                <c:pt idx="137">
                  <c:v>-89.960846759999995</c:v>
                </c:pt>
                <c:pt idx="138">
                  <c:v>-89.974052060000005</c:v>
                </c:pt>
                <c:pt idx="139">
                  <c:v>-89.968054240000001</c:v>
                </c:pt>
                <c:pt idx="140">
                  <c:v>-89.962039399999995</c:v>
                </c:pt>
                <c:pt idx="141">
                  <c:v>-89.966444929999994</c:v>
                </c:pt>
                <c:pt idx="142">
                  <c:v>-89.967881840000004</c:v>
                </c:pt>
                <c:pt idx="143">
                  <c:v>-89.967393209999997</c:v>
                </c:pt>
                <c:pt idx="144">
                  <c:v>-89.96498441</c:v>
                </c:pt>
                <c:pt idx="145">
                  <c:v>-89.970780099999999</c:v>
                </c:pt>
                <c:pt idx="146">
                  <c:v>-89.969211229999999</c:v>
                </c:pt>
                <c:pt idx="147">
                  <c:v>-89.964791399999996</c:v>
                </c:pt>
                <c:pt idx="148">
                  <c:v>-89.966266989999994</c:v>
                </c:pt>
                <c:pt idx="149">
                  <c:v>-89.961629029999997</c:v>
                </c:pt>
                <c:pt idx="150">
                  <c:v>-89.963071819999996</c:v>
                </c:pt>
                <c:pt idx="151">
                  <c:v>-89.966110540000003</c:v>
                </c:pt>
                <c:pt idx="152">
                  <c:v>-89.971989350000001</c:v>
                </c:pt>
                <c:pt idx="153">
                  <c:v>-89.965921789999996</c:v>
                </c:pt>
                <c:pt idx="154">
                  <c:v>-89.965993179999998</c:v>
                </c:pt>
                <c:pt idx="155">
                  <c:v>-89.969415510000005</c:v>
                </c:pt>
                <c:pt idx="156">
                  <c:v>-89.963649200000006</c:v>
                </c:pt>
                <c:pt idx="157">
                  <c:v>-89.960256000000001</c:v>
                </c:pt>
                <c:pt idx="158">
                  <c:v>-89.969465790000001</c:v>
                </c:pt>
                <c:pt idx="159">
                  <c:v>-89.964165969999996</c:v>
                </c:pt>
                <c:pt idx="160">
                  <c:v>-89.969327149999998</c:v>
                </c:pt>
                <c:pt idx="161">
                  <c:v>-89.971003469999999</c:v>
                </c:pt>
                <c:pt idx="162">
                  <c:v>-89.964881140000003</c:v>
                </c:pt>
                <c:pt idx="163">
                  <c:v>-89.960245470000004</c:v>
                </c:pt>
              </c:numCache>
            </c:numRef>
          </c:val>
          <c:smooth val="0"/>
          <c:extLst>
            <c:ext xmlns:c16="http://schemas.microsoft.com/office/drawing/2014/chart" uri="{C3380CC4-5D6E-409C-BE32-E72D297353CC}">
              <c16:uniqueId val="{00000002-7240-4ED6-A583-B5B77D983083}"/>
            </c:ext>
          </c:extLst>
        </c:ser>
        <c:dLbls>
          <c:showLegendKey val="0"/>
          <c:showVal val="0"/>
          <c:showCatName val="0"/>
          <c:showSerName val="0"/>
          <c:showPercent val="0"/>
          <c:showBubbleSize val="0"/>
        </c:dLbls>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5401984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The clination in X,Y and Z axes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Accel_X</c:v>
                </c:pt>
              </c:strCache>
            </c:strRef>
          </c:tx>
          <c:spPr>
            <a:ln w="28575" cap="rnd">
              <a:solidFill>
                <a:schemeClr val="accent1"/>
              </a:solidFill>
              <a:round/>
            </a:ln>
            <a:effectLst/>
          </c:spPr>
          <c:marker>
            <c:symbol val="none"/>
          </c:marker>
          <c:val>
            <c:numRef>
              <c:f>accelerometer!$P$2:$P$423</c:f>
              <c:numCache>
                <c:formatCode>General</c:formatCode>
                <c:ptCount val="422"/>
                <c:pt idx="0">
                  <c:v>0.63979657607705276</c:v>
                </c:pt>
                <c:pt idx="1">
                  <c:v>0.62784537237450089</c:v>
                </c:pt>
                <c:pt idx="2">
                  <c:v>0.66171691518884102</c:v>
                </c:pt>
                <c:pt idx="3">
                  <c:v>0.63435201355775839</c:v>
                </c:pt>
                <c:pt idx="4">
                  <c:v>0.57718035985435545</c:v>
                </c:pt>
                <c:pt idx="5">
                  <c:v>0.60278324499234348</c:v>
                </c:pt>
                <c:pt idx="6">
                  <c:v>0.61467274000222205</c:v>
                </c:pt>
                <c:pt idx="7">
                  <c:v>0.57309792463995424</c:v>
                </c:pt>
                <c:pt idx="8">
                  <c:v>0.67830145549355614</c:v>
                </c:pt>
                <c:pt idx="9">
                  <c:v>0.57706030912778217</c:v>
                </c:pt>
                <c:pt idx="10">
                  <c:v>0.5668026595372847</c:v>
                </c:pt>
                <c:pt idx="11">
                  <c:v>0.64339477818363988</c:v>
                </c:pt>
                <c:pt idx="12">
                  <c:v>0.61840539408772333</c:v>
                </c:pt>
                <c:pt idx="13">
                  <c:v>0.6322518192693084</c:v>
                </c:pt>
                <c:pt idx="14">
                  <c:v>0.68593202170796252</c:v>
                </c:pt>
                <c:pt idx="15">
                  <c:v>0.67471776787461457</c:v>
                </c:pt>
                <c:pt idx="16">
                  <c:v>0.62724129714522725</c:v>
                </c:pt>
                <c:pt idx="17">
                  <c:v>0.64590956938273947</c:v>
                </c:pt>
                <c:pt idx="18">
                  <c:v>0.665046274976139</c:v>
                </c:pt>
                <c:pt idx="19">
                  <c:v>0.66674491388459345</c:v>
                </c:pt>
                <c:pt idx="20">
                  <c:v>0.59005206632914986</c:v>
                </c:pt>
                <c:pt idx="21">
                  <c:v>0.53015974740247251</c:v>
                </c:pt>
                <c:pt idx="22">
                  <c:v>0.66963750484274032</c:v>
                </c:pt>
                <c:pt idx="23">
                  <c:v>-0.65279413666218888</c:v>
                </c:pt>
                <c:pt idx="24">
                  <c:v>-3.2738391592341354</c:v>
                </c:pt>
                <c:pt idx="25">
                  <c:v>-1.6470014559474329</c:v>
                </c:pt>
                <c:pt idx="26">
                  <c:v>4.259644374942317</c:v>
                </c:pt>
                <c:pt idx="27">
                  <c:v>5.4693546082023614</c:v>
                </c:pt>
                <c:pt idx="28">
                  <c:v>0.34419711336718462</c:v>
                </c:pt>
                <c:pt idx="29">
                  <c:v>0.70312403984639749</c:v>
                </c:pt>
                <c:pt idx="30">
                  <c:v>0.6856214080607268</c:v>
                </c:pt>
                <c:pt idx="31">
                  <c:v>0.66789457055057477</c:v>
                </c:pt>
                <c:pt idx="32">
                  <c:v>0.75312871406557758</c:v>
                </c:pt>
                <c:pt idx="33">
                  <c:v>3.5154920805425318</c:v>
                </c:pt>
                <c:pt idx="34">
                  <c:v>2.5955354442630183</c:v>
                </c:pt>
                <c:pt idx="35">
                  <c:v>0.36403929301969978</c:v>
                </c:pt>
                <c:pt idx="36">
                  <c:v>-0.59316964011154272</c:v>
                </c:pt>
                <c:pt idx="37">
                  <c:v>0.27325957832737197</c:v>
                </c:pt>
                <c:pt idx="38">
                  <c:v>0.53580936344651298</c:v>
                </c:pt>
                <c:pt idx="39">
                  <c:v>0.63918609082754951</c:v>
                </c:pt>
                <c:pt idx="40">
                  <c:v>0.13983000074747559</c:v>
                </c:pt>
                <c:pt idx="41">
                  <c:v>0.3311342130807633</c:v>
                </c:pt>
                <c:pt idx="42">
                  <c:v>0.84872453551004268</c:v>
                </c:pt>
                <c:pt idx="43">
                  <c:v>0.98016206958073937</c:v>
                </c:pt>
                <c:pt idx="44">
                  <c:v>0.80434988382779138</c:v>
                </c:pt>
                <c:pt idx="45">
                  <c:v>0.46180977976912363</c:v>
                </c:pt>
                <c:pt idx="46">
                  <c:v>0.24419440941844783</c:v>
                </c:pt>
                <c:pt idx="47">
                  <c:v>-0.39714704774184945</c:v>
                </c:pt>
                <c:pt idx="48">
                  <c:v>-0.16091270092294796</c:v>
                </c:pt>
                <c:pt idx="49">
                  <c:v>0.68729831195089874</c:v>
                </c:pt>
                <c:pt idx="50">
                  <c:v>1.6272053304467466</c:v>
                </c:pt>
                <c:pt idx="51">
                  <c:v>1.0314756512671759</c:v>
                </c:pt>
                <c:pt idx="52">
                  <c:v>-0.26002402262920277</c:v>
                </c:pt>
                <c:pt idx="53">
                  <c:v>-0.57097922811701185</c:v>
                </c:pt>
                <c:pt idx="54">
                  <c:v>0.95994493577613615</c:v>
                </c:pt>
                <c:pt idx="55">
                  <c:v>0.75448782868230901</c:v>
                </c:pt>
                <c:pt idx="56">
                  <c:v>1.9530763832492652</c:v>
                </c:pt>
                <c:pt idx="57">
                  <c:v>2.0256696299495069</c:v>
                </c:pt>
                <c:pt idx="58">
                  <c:v>1.0096005884827537</c:v>
                </c:pt>
                <c:pt idx="59">
                  <c:v>1.6718924749528357</c:v>
                </c:pt>
                <c:pt idx="60">
                  <c:v>0.43296994409274209</c:v>
                </c:pt>
                <c:pt idx="61">
                  <c:v>-0.39524399267985799</c:v>
                </c:pt>
                <c:pt idx="62">
                  <c:v>0.73374357213061103</c:v>
                </c:pt>
                <c:pt idx="63">
                  <c:v>-1.0478624410282937</c:v>
                </c:pt>
                <c:pt idx="64">
                  <c:v>-0.23397968704554023</c:v>
                </c:pt>
                <c:pt idx="65">
                  <c:v>-0.15466711714872555</c:v>
                </c:pt>
                <c:pt idx="66">
                  <c:v>-1.1366908599119223</c:v>
                </c:pt>
                <c:pt idx="67">
                  <c:v>0.90011107469006224</c:v>
                </c:pt>
                <c:pt idx="68">
                  <c:v>1.5183847649080855</c:v>
                </c:pt>
                <c:pt idx="69">
                  <c:v>0.60816564967485764</c:v>
                </c:pt>
                <c:pt idx="70">
                  <c:v>0.65520325537270097</c:v>
                </c:pt>
                <c:pt idx="71">
                  <c:v>0.16963219844872138</c:v>
                </c:pt>
                <c:pt idx="72">
                  <c:v>0.2240427713707788</c:v>
                </c:pt>
                <c:pt idx="73">
                  <c:v>0.19232648403880293</c:v>
                </c:pt>
                <c:pt idx="74">
                  <c:v>0.41783655746663517</c:v>
                </c:pt>
                <c:pt idx="75">
                  <c:v>1.2276953483872648</c:v>
                </c:pt>
                <c:pt idx="76">
                  <c:v>1.0331859864425499</c:v>
                </c:pt>
                <c:pt idx="77">
                  <c:v>0.30682099048655687</c:v>
                </c:pt>
                <c:pt idx="78">
                  <c:v>0.83839116136854874</c:v>
                </c:pt>
                <c:pt idx="79">
                  <c:v>1.8476962990453041</c:v>
                </c:pt>
                <c:pt idx="80">
                  <c:v>1.1015268853498019</c:v>
                </c:pt>
                <c:pt idx="81">
                  <c:v>0.49349567425878632</c:v>
                </c:pt>
                <c:pt idx="82">
                  <c:v>2.0258163316408151</c:v>
                </c:pt>
                <c:pt idx="83">
                  <c:v>0.17896632375304497</c:v>
                </c:pt>
                <c:pt idx="84">
                  <c:v>0.15949989473530532</c:v>
                </c:pt>
                <c:pt idx="85">
                  <c:v>1.429202081400434</c:v>
                </c:pt>
                <c:pt idx="86">
                  <c:v>8.9401374052781118E-2</c:v>
                </c:pt>
                <c:pt idx="87">
                  <c:v>-0.32708834360653566</c:v>
                </c:pt>
                <c:pt idx="88">
                  <c:v>-0.39878240217575539</c:v>
                </c:pt>
                <c:pt idx="89">
                  <c:v>1.0660815131203869</c:v>
                </c:pt>
                <c:pt idx="90">
                  <c:v>1.3637335538765762</c:v>
                </c:pt>
                <c:pt idx="91">
                  <c:v>1.8483795431488335</c:v>
                </c:pt>
                <c:pt idx="92">
                  <c:v>0.29039951805718917</c:v>
                </c:pt>
                <c:pt idx="93">
                  <c:v>1.8560021210951008</c:v>
                </c:pt>
                <c:pt idx="94">
                  <c:v>-1.4868682186614952</c:v>
                </c:pt>
                <c:pt idx="95">
                  <c:v>-0.4832686698109549</c:v>
                </c:pt>
                <c:pt idx="96">
                  <c:v>-1.3033774653208974</c:v>
                </c:pt>
                <c:pt idx="97">
                  <c:v>-2.1646565947250798</c:v>
                </c:pt>
                <c:pt idx="98">
                  <c:v>7.3795869246041673E-2</c:v>
                </c:pt>
                <c:pt idx="99">
                  <c:v>0.85079093559290153</c:v>
                </c:pt>
                <c:pt idx="100">
                  <c:v>2.6731617415314775</c:v>
                </c:pt>
                <c:pt idx="101">
                  <c:v>0.58700385164249924</c:v>
                </c:pt>
                <c:pt idx="102">
                  <c:v>2.3883104133258546</c:v>
                </c:pt>
                <c:pt idx="103">
                  <c:v>-2.2482287670859176</c:v>
                </c:pt>
                <c:pt idx="104">
                  <c:v>-0.13595255927061814</c:v>
                </c:pt>
                <c:pt idx="105">
                  <c:v>1.1585615185017746</c:v>
                </c:pt>
                <c:pt idx="106">
                  <c:v>0.55825797047893422</c:v>
                </c:pt>
                <c:pt idx="107">
                  <c:v>2.4214030996236997</c:v>
                </c:pt>
                <c:pt idx="108">
                  <c:v>-0.20709366114321662</c:v>
                </c:pt>
                <c:pt idx="109">
                  <c:v>1.8369994299187078</c:v>
                </c:pt>
                <c:pt idx="110">
                  <c:v>-0.67858550130626283</c:v>
                </c:pt>
                <c:pt idx="111">
                  <c:v>-0.2783677030115328</c:v>
                </c:pt>
                <c:pt idx="112">
                  <c:v>0.80162434483096123</c:v>
                </c:pt>
                <c:pt idx="113">
                  <c:v>0.20122424900185931</c:v>
                </c:pt>
                <c:pt idx="114">
                  <c:v>-1.1237582198771383</c:v>
                </c:pt>
                <c:pt idx="115">
                  <c:v>1.5233524742001996</c:v>
                </c:pt>
                <c:pt idx="116">
                  <c:v>2.2827051967572887</c:v>
                </c:pt>
                <c:pt idx="117">
                  <c:v>-0.9733617698240522</c:v>
                </c:pt>
                <c:pt idx="118">
                  <c:v>0.96849785715755632</c:v>
                </c:pt>
                <c:pt idx="119">
                  <c:v>1.9132248269049668</c:v>
                </c:pt>
                <c:pt idx="120">
                  <c:v>-0.53450844352638538</c:v>
                </c:pt>
                <c:pt idx="121">
                  <c:v>-2.1938589981564893E-2</c:v>
                </c:pt>
                <c:pt idx="122">
                  <c:v>-1.1196051818726036</c:v>
                </c:pt>
                <c:pt idx="123">
                  <c:v>0.7217783565313618</c:v>
                </c:pt>
                <c:pt idx="124">
                  <c:v>2.8883604785699193</c:v>
                </c:pt>
                <c:pt idx="125">
                  <c:v>4.203297837647396</c:v>
                </c:pt>
                <c:pt idx="126">
                  <c:v>1.3103197643542717</c:v>
                </c:pt>
                <c:pt idx="127">
                  <c:v>1.519795980073311</c:v>
                </c:pt>
                <c:pt idx="128">
                  <c:v>0.47000369862811231</c:v>
                </c:pt>
                <c:pt idx="129">
                  <c:v>1.0711794359768461</c:v>
                </c:pt>
                <c:pt idx="130">
                  <c:v>-2.1811967199855857</c:v>
                </c:pt>
                <c:pt idx="131">
                  <c:v>-1.516593520389687</c:v>
                </c:pt>
                <c:pt idx="132">
                  <c:v>-1.3168621633826627</c:v>
                </c:pt>
                <c:pt idx="133">
                  <c:v>-9.5358060758750335E-2</c:v>
                </c:pt>
                <c:pt idx="134">
                  <c:v>0.8057314738731971</c:v>
                </c:pt>
                <c:pt idx="135">
                  <c:v>0.73901839617867415</c:v>
                </c:pt>
                <c:pt idx="136">
                  <c:v>0.60793271392191561</c:v>
                </c:pt>
                <c:pt idx="137">
                  <c:v>0.26326154959090486</c:v>
                </c:pt>
                <c:pt idx="138">
                  <c:v>0.32774382271684527</c:v>
                </c:pt>
                <c:pt idx="139">
                  <c:v>0.20647646898971003</c:v>
                </c:pt>
                <c:pt idx="140">
                  <c:v>-0.48954051986765035</c:v>
                </c:pt>
                <c:pt idx="141">
                  <c:v>-1.5468977781258424</c:v>
                </c:pt>
                <c:pt idx="142">
                  <c:v>-0.49243537242223934</c:v>
                </c:pt>
                <c:pt idx="143">
                  <c:v>1.4378900838006474</c:v>
                </c:pt>
                <c:pt idx="144">
                  <c:v>2.3429556810162944</c:v>
                </c:pt>
                <c:pt idx="145">
                  <c:v>1.9209933035832405</c:v>
                </c:pt>
                <c:pt idx="146">
                  <c:v>-2.4298774025813659</c:v>
                </c:pt>
                <c:pt idx="147">
                  <c:v>-1.5132634075064855</c:v>
                </c:pt>
                <c:pt idx="148">
                  <c:v>0.28982117681060537</c:v>
                </c:pt>
                <c:pt idx="149">
                  <c:v>2.5462993191154522</c:v>
                </c:pt>
                <c:pt idx="150">
                  <c:v>0.2596603774118259</c:v>
                </c:pt>
                <c:pt idx="151">
                  <c:v>3.2956705879620016</c:v>
                </c:pt>
                <c:pt idx="152">
                  <c:v>0.57896584631874948</c:v>
                </c:pt>
                <c:pt idx="153">
                  <c:v>2.7601557298769142</c:v>
                </c:pt>
                <c:pt idx="154">
                  <c:v>-0.20153717426964415</c:v>
                </c:pt>
                <c:pt idx="155">
                  <c:v>0.73118351641055346</c:v>
                </c:pt>
                <c:pt idx="156">
                  <c:v>0.59670334660562685</c:v>
                </c:pt>
                <c:pt idx="157">
                  <c:v>-6.164960120164123E-2</c:v>
                </c:pt>
                <c:pt idx="158">
                  <c:v>1.8124603249183582</c:v>
                </c:pt>
                <c:pt idx="159">
                  <c:v>-1.8943269626947623</c:v>
                </c:pt>
                <c:pt idx="160">
                  <c:v>-0.45839474564393501</c:v>
                </c:pt>
                <c:pt idx="161">
                  <c:v>1.4655298153978376</c:v>
                </c:pt>
                <c:pt idx="162">
                  <c:v>1.7501432240568853</c:v>
                </c:pt>
                <c:pt idx="163">
                  <c:v>1.0260662175346651</c:v>
                </c:pt>
                <c:pt idx="164">
                  <c:v>0.25016082942250073</c:v>
                </c:pt>
                <c:pt idx="165">
                  <c:v>0.16365087416756693</c:v>
                </c:pt>
                <c:pt idx="166">
                  <c:v>0.5326038128154259</c:v>
                </c:pt>
                <c:pt idx="167">
                  <c:v>2.1785170690804474</c:v>
                </c:pt>
                <c:pt idx="168">
                  <c:v>0.82983819754706045</c:v>
                </c:pt>
                <c:pt idx="169">
                  <c:v>-0.14030398765798016</c:v>
                </c:pt>
                <c:pt idx="170">
                  <c:v>0.26315856698386408</c:v>
                </c:pt>
                <c:pt idx="171">
                  <c:v>0.8211442697489777</c:v>
                </c:pt>
                <c:pt idx="172">
                  <c:v>1.1473794158357355</c:v>
                </c:pt>
                <c:pt idx="173">
                  <c:v>1.400230261619271</c:v>
                </c:pt>
                <c:pt idx="174">
                  <c:v>0.88035022015068487</c:v>
                </c:pt>
                <c:pt idx="175">
                  <c:v>0.28723687532946279</c:v>
                </c:pt>
                <c:pt idx="176">
                  <c:v>-0.14204225468285034</c:v>
                </c:pt>
                <c:pt idx="177">
                  <c:v>0.20279439797888721</c:v>
                </c:pt>
                <c:pt idx="178">
                  <c:v>2.1584614997008003</c:v>
                </c:pt>
                <c:pt idx="179">
                  <c:v>0.54732949039743251</c:v>
                </c:pt>
                <c:pt idx="180">
                  <c:v>0.87165767337297839</c:v>
                </c:pt>
                <c:pt idx="181">
                  <c:v>1.0273682947913618</c:v>
                </c:pt>
                <c:pt idx="182">
                  <c:v>1.0800519288985935</c:v>
                </c:pt>
                <c:pt idx="183">
                  <c:v>6.5152314096030089E-2</c:v>
                </c:pt>
                <c:pt idx="184">
                  <c:v>0.82522744880352372</c:v>
                </c:pt>
                <c:pt idx="185">
                  <c:v>1.3746994609321688</c:v>
                </c:pt>
                <c:pt idx="186">
                  <c:v>0.21512901508239307</c:v>
                </c:pt>
                <c:pt idx="187">
                  <c:v>-1.0886835665976975</c:v>
                </c:pt>
                <c:pt idx="188">
                  <c:v>0.9507541850210055</c:v>
                </c:pt>
                <c:pt idx="189">
                  <c:v>1.104090098228957</c:v>
                </c:pt>
                <c:pt idx="190">
                  <c:v>0.23571963271015639</c:v>
                </c:pt>
                <c:pt idx="191">
                  <c:v>1.3047810080222324</c:v>
                </c:pt>
                <c:pt idx="192">
                  <c:v>-0.2486189387164093</c:v>
                </c:pt>
                <c:pt idx="193">
                  <c:v>0.45816446082969492</c:v>
                </c:pt>
                <c:pt idx="194">
                  <c:v>0.82022444519658844</c:v>
                </c:pt>
                <c:pt idx="195">
                  <c:v>0.33564629980783983</c:v>
                </c:pt>
                <c:pt idx="196">
                  <c:v>0.47067307099131411</c:v>
                </c:pt>
                <c:pt idx="197">
                  <c:v>0.13530752481619157</c:v>
                </c:pt>
                <c:pt idx="198">
                  <c:v>0.37719399590906605</c:v>
                </c:pt>
                <c:pt idx="199">
                  <c:v>1.1500439629629944</c:v>
                </c:pt>
                <c:pt idx="200">
                  <c:v>0.96681493965123011</c:v>
                </c:pt>
                <c:pt idx="201">
                  <c:v>0.68881947035779878</c:v>
                </c:pt>
                <c:pt idx="202">
                  <c:v>0.39363141000665636</c:v>
                </c:pt>
                <c:pt idx="203">
                  <c:v>0.25519496536277453</c:v>
                </c:pt>
                <c:pt idx="204">
                  <c:v>0.43185012343078272</c:v>
                </c:pt>
                <c:pt idx="205">
                  <c:v>1.0977907947215035</c:v>
                </c:pt>
                <c:pt idx="206">
                  <c:v>1.522005005736069</c:v>
                </c:pt>
                <c:pt idx="207">
                  <c:v>0.86421449296035202</c:v>
                </c:pt>
                <c:pt idx="208">
                  <c:v>-0.30907326618631781</c:v>
                </c:pt>
                <c:pt idx="209">
                  <c:v>0.47060133887734024</c:v>
                </c:pt>
                <c:pt idx="210">
                  <c:v>0.28228627505515169</c:v>
                </c:pt>
                <c:pt idx="211">
                  <c:v>1.0460094320695126</c:v>
                </c:pt>
                <c:pt idx="212">
                  <c:v>-2.722142679531633</c:v>
                </c:pt>
                <c:pt idx="213">
                  <c:v>-2.4105681484559107</c:v>
                </c:pt>
                <c:pt idx="214">
                  <c:v>1.2623994931821474</c:v>
                </c:pt>
                <c:pt idx="215">
                  <c:v>4.3948756180888227</c:v>
                </c:pt>
                <c:pt idx="216">
                  <c:v>3.8554186090504858</c:v>
                </c:pt>
                <c:pt idx="217">
                  <c:v>1.0854680708958298</c:v>
                </c:pt>
                <c:pt idx="218">
                  <c:v>-0.42298098238333487</c:v>
                </c:pt>
                <c:pt idx="219">
                  <c:v>0.46485106691636524</c:v>
                </c:pt>
                <c:pt idx="220">
                  <c:v>0.90931053783821436</c:v>
                </c:pt>
                <c:pt idx="221">
                  <c:v>0.24395629337453589</c:v>
                </c:pt>
                <c:pt idx="222">
                  <c:v>0.83275573466957775</c:v>
                </c:pt>
                <c:pt idx="223">
                  <c:v>0.26361952154476254</c:v>
                </c:pt>
                <c:pt idx="224">
                  <c:v>0.11710425394293202</c:v>
                </c:pt>
                <c:pt idx="225">
                  <c:v>0.51143295985774073</c:v>
                </c:pt>
                <c:pt idx="226">
                  <c:v>0.90175436035888779</c:v>
                </c:pt>
                <c:pt idx="227">
                  <c:v>-0.14527035954384024</c:v>
                </c:pt>
                <c:pt idx="228">
                  <c:v>0.58642935218824499</c:v>
                </c:pt>
                <c:pt idx="229">
                  <c:v>0.25136562475874874</c:v>
                </c:pt>
                <c:pt idx="230">
                  <c:v>0.53843585886393974</c:v>
                </c:pt>
                <c:pt idx="231">
                  <c:v>2.3430437558104149</c:v>
                </c:pt>
                <c:pt idx="232">
                  <c:v>0.45113988503874008</c:v>
                </c:pt>
                <c:pt idx="233">
                  <c:v>-5.19851527113998E-2</c:v>
                </c:pt>
                <c:pt idx="234">
                  <c:v>0.11785865586447286</c:v>
                </c:pt>
                <c:pt idx="235">
                  <c:v>1.280953046141533</c:v>
                </c:pt>
                <c:pt idx="236">
                  <c:v>0.42161825619043075</c:v>
                </c:pt>
                <c:pt idx="237">
                  <c:v>2.1699997700148024</c:v>
                </c:pt>
                <c:pt idx="238">
                  <c:v>1.7682088262035174</c:v>
                </c:pt>
                <c:pt idx="239">
                  <c:v>0.83237481160344107</c:v>
                </c:pt>
                <c:pt idx="240">
                  <c:v>-0.54826952043986055</c:v>
                </c:pt>
                <c:pt idx="241">
                  <c:v>-2.9961762367992577</c:v>
                </c:pt>
                <c:pt idx="242">
                  <c:v>-2.5498451250572725</c:v>
                </c:pt>
                <c:pt idx="243">
                  <c:v>1.1176311224756807</c:v>
                </c:pt>
                <c:pt idx="244">
                  <c:v>3.3452447132808638</c:v>
                </c:pt>
                <c:pt idx="245">
                  <c:v>3.3820838095753993</c:v>
                </c:pt>
                <c:pt idx="246">
                  <c:v>2.820473668304877</c:v>
                </c:pt>
                <c:pt idx="247">
                  <c:v>2.3189102993635542</c:v>
                </c:pt>
                <c:pt idx="248">
                  <c:v>0.5166769036779062</c:v>
                </c:pt>
                <c:pt idx="249">
                  <c:v>-0.13195684566249483</c:v>
                </c:pt>
                <c:pt idx="250">
                  <c:v>-0.76017317157599618</c:v>
                </c:pt>
                <c:pt idx="251">
                  <c:v>-1.2784426314653907</c:v>
                </c:pt>
                <c:pt idx="252">
                  <c:v>-1.6231717863355131</c:v>
                </c:pt>
                <c:pt idx="253">
                  <c:v>-2.7557280548949756</c:v>
                </c:pt>
                <c:pt idx="254">
                  <c:v>-2.4692379077909603</c:v>
                </c:pt>
                <c:pt idx="255">
                  <c:v>1.1461766893376526</c:v>
                </c:pt>
                <c:pt idx="256">
                  <c:v>5.0623452263239184</c:v>
                </c:pt>
                <c:pt idx="257">
                  <c:v>2.4580608242143551</c:v>
                </c:pt>
                <c:pt idx="258">
                  <c:v>1.5689740887791996</c:v>
                </c:pt>
                <c:pt idx="259">
                  <c:v>0.43472185190116691</c:v>
                </c:pt>
                <c:pt idx="260">
                  <c:v>-0.49894473157702751</c:v>
                </c:pt>
                <c:pt idx="261">
                  <c:v>-1.3678359374813545</c:v>
                </c:pt>
                <c:pt idx="262">
                  <c:v>0.60659920287521163</c:v>
                </c:pt>
                <c:pt idx="263">
                  <c:v>1.4350992201425488</c:v>
                </c:pt>
                <c:pt idx="264">
                  <c:v>1.1948826620418198</c:v>
                </c:pt>
                <c:pt idx="265">
                  <c:v>0.51377682619536391</c:v>
                </c:pt>
                <c:pt idx="266">
                  <c:v>0.99229327941157408</c:v>
                </c:pt>
                <c:pt idx="267">
                  <c:v>0.6463879435615757</c:v>
                </c:pt>
                <c:pt idx="268">
                  <c:v>0.38398619288246139</c:v>
                </c:pt>
                <c:pt idx="269">
                  <c:v>-3.3322129665420142E-2</c:v>
                </c:pt>
                <c:pt idx="270">
                  <c:v>0.70674297322068014</c:v>
                </c:pt>
                <c:pt idx="271">
                  <c:v>1.7180334897074447</c:v>
                </c:pt>
                <c:pt idx="272">
                  <c:v>1.1193466916951751</c:v>
                </c:pt>
                <c:pt idx="273">
                  <c:v>0.49572573859299635</c:v>
                </c:pt>
                <c:pt idx="274">
                  <c:v>-0.11205160065707075</c:v>
                </c:pt>
                <c:pt idx="275">
                  <c:v>-0.13868785616273505</c:v>
                </c:pt>
                <c:pt idx="276">
                  <c:v>4.7212857688325484E-2</c:v>
                </c:pt>
                <c:pt idx="277">
                  <c:v>0.43478128434511981</c:v>
                </c:pt>
                <c:pt idx="278">
                  <c:v>0.59909097070332951</c:v>
                </c:pt>
                <c:pt idx="279">
                  <c:v>0.97130538680557865</c:v>
                </c:pt>
                <c:pt idx="280">
                  <c:v>1.1704355947090253</c:v>
                </c:pt>
                <c:pt idx="281">
                  <c:v>0.60275618736796788</c:v>
                </c:pt>
                <c:pt idx="282">
                  <c:v>0.54952413893987329</c:v>
                </c:pt>
                <c:pt idx="283">
                  <c:v>0.32725014794571788</c:v>
                </c:pt>
                <c:pt idx="284">
                  <c:v>0.29846172782593294</c:v>
                </c:pt>
                <c:pt idx="285">
                  <c:v>1.0917667123059247</c:v>
                </c:pt>
                <c:pt idx="286">
                  <c:v>1.0522835772947734</c:v>
                </c:pt>
                <c:pt idx="287">
                  <c:v>0.84100243958955401</c:v>
                </c:pt>
                <c:pt idx="288">
                  <c:v>0.57519047888575947</c:v>
                </c:pt>
                <c:pt idx="289">
                  <c:v>0.260901040304368</c:v>
                </c:pt>
                <c:pt idx="290">
                  <c:v>0.35317000450610347</c:v>
                </c:pt>
                <c:pt idx="291">
                  <c:v>0.47114819620765952</c:v>
                </c:pt>
                <c:pt idx="292">
                  <c:v>0.80342426626861563</c:v>
                </c:pt>
                <c:pt idx="293">
                  <c:v>1.2853827070189285</c:v>
                </c:pt>
                <c:pt idx="294">
                  <c:v>1.4277621565576364</c:v>
                </c:pt>
                <c:pt idx="295">
                  <c:v>1.2388593362722853</c:v>
                </c:pt>
                <c:pt idx="296">
                  <c:v>0.22921531303086959</c:v>
                </c:pt>
                <c:pt idx="297">
                  <c:v>-0.57146476889477338</c:v>
                </c:pt>
                <c:pt idx="298">
                  <c:v>0.26626325582313798</c:v>
                </c:pt>
                <c:pt idx="299">
                  <c:v>0.5456874235640079</c:v>
                </c:pt>
                <c:pt idx="300">
                  <c:v>0.27145690077412804</c:v>
                </c:pt>
                <c:pt idx="301">
                  <c:v>0.26400176409876602</c:v>
                </c:pt>
                <c:pt idx="302">
                  <c:v>0.98025138795288491</c:v>
                </c:pt>
                <c:pt idx="303">
                  <c:v>1.4632912226277035</c:v>
                </c:pt>
                <c:pt idx="304">
                  <c:v>1.0298877311134669</c:v>
                </c:pt>
                <c:pt idx="305">
                  <c:v>0.93886812642084672</c:v>
                </c:pt>
                <c:pt idx="306">
                  <c:v>0.48166448529322059</c:v>
                </c:pt>
                <c:pt idx="307">
                  <c:v>3.9626986130162078E-2</c:v>
                </c:pt>
                <c:pt idx="308">
                  <c:v>-0.36732600944034616</c:v>
                </c:pt>
                <c:pt idx="309">
                  <c:v>0.25850956279426934</c:v>
                </c:pt>
                <c:pt idx="310">
                  <c:v>1.168790951309117</c:v>
                </c:pt>
                <c:pt idx="311">
                  <c:v>1.160289917156726</c:v>
                </c:pt>
                <c:pt idx="312">
                  <c:v>0.40693597954816657</c:v>
                </c:pt>
                <c:pt idx="313">
                  <c:v>0.44135035019774599</c:v>
                </c:pt>
                <c:pt idx="314">
                  <c:v>0.68756820082361991</c:v>
                </c:pt>
                <c:pt idx="315">
                  <c:v>0.40762378783064207</c:v>
                </c:pt>
                <c:pt idx="316">
                  <c:v>1.2360827379962793</c:v>
                </c:pt>
                <c:pt idx="317">
                  <c:v>2.0080315652978515</c:v>
                </c:pt>
                <c:pt idx="318">
                  <c:v>1.2544841251179755</c:v>
                </c:pt>
                <c:pt idx="319">
                  <c:v>0.23895671557991663</c:v>
                </c:pt>
                <c:pt idx="320">
                  <c:v>-0.43907951374014742</c:v>
                </c:pt>
                <c:pt idx="321">
                  <c:v>0.44506874539721886</c:v>
                </c:pt>
                <c:pt idx="322">
                  <c:v>3.4897726128370402E-2</c:v>
                </c:pt>
                <c:pt idx="323">
                  <c:v>0.66875753429682105</c:v>
                </c:pt>
                <c:pt idx="324">
                  <c:v>1.3709779850617676</c:v>
                </c:pt>
                <c:pt idx="325">
                  <c:v>0.16855967302859823</c:v>
                </c:pt>
                <c:pt idx="326">
                  <c:v>0.35744882239567888</c:v>
                </c:pt>
                <c:pt idx="327">
                  <c:v>0.71319180551249928</c:v>
                </c:pt>
                <c:pt idx="328">
                  <c:v>0.67573928645108017</c:v>
                </c:pt>
                <c:pt idx="329">
                  <c:v>0.69766165720799123</c:v>
                </c:pt>
                <c:pt idx="330">
                  <c:v>0.65538772355947239</c:v>
                </c:pt>
                <c:pt idx="331">
                  <c:v>3.4104195898401288E-2</c:v>
                </c:pt>
                <c:pt idx="332">
                  <c:v>0.14440442146657598</c:v>
                </c:pt>
                <c:pt idx="333">
                  <c:v>1.3869139607949719</c:v>
                </c:pt>
                <c:pt idx="334">
                  <c:v>0.91268525110181997</c:v>
                </c:pt>
                <c:pt idx="335">
                  <c:v>-0.45917459744935196</c:v>
                </c:pt>
                <c:pt idx="336">
                  <c:v>0.91111169350161436</c:v>
                </c:pt>
                <c:pt idx="337">
                  <c:v>3.1119313462202292</c:v>
                </c:pt>
                <c:pt idx="338">
                  <c:v>-0.15295076094942209</c:v>
                </c:pt>
                <c:pt idx="339">
                  <c:v>-1.0158236043181448</c:v>
                </c:pt>
                <c:pt idx="340">
                  <c:v>0.92895715062394957</c:v>
                </c:pt>
                <c:pt idx="341">
                  <c:v>0.852961189449982</c:v>
                </c:pt>
                <c:pt idx="342">
                  <c:v>0.2414385994219902</c:v>
                </c:pt>
                <c:pt idx="343">
                  <c:v>1.2083981125961041</c:v>
                </c:pt>
                <c:pt idx="344">
                  <c:v>1.5268608762565439</c:v>
                </c:pt>
                <c:pt idx="345">
                  <c:v>0.35268137478698031</c:v>
                </c:pt>
                <c:pt idx="346">
                  <c:v>0.57977680280706978</c:v>
                </c:pt>
                <c:pt idx="347">
                  <c:v>0.12792118382484324</c:v>
                </c:pt>
                <c:pt idx="348">
                  <c:v>0.18555652774143019</c:v>
                </c:pt>
                <c:pt idx="349">
                  <c:v>0.69217377550881976</c:v>
                </c:pt>
                <c:pt idx="350">
                  <c:v>4.0888531637022628E-2</c:v>
                </c:pt>
                <c:pt idx="351">
                  <c:v>1.8269935594472015</c:v>
                </c:pt>
                <c:pt idx="352">
                  <c:v>0.14115234977699448</c:v>
                </c:pt>
                <c:pt idx="353">
                  <c:v>-0.52059213397426163</c:v>
                </c:pt>
                <c:pt idx="354">
                  <c:v>1.4143696575828291</c:v>
                </c:pt>
                <c:pt idx="355">
                  <c:v>0.31939039850072992</c:v>
                </c:pt>
                <c:pt idx="356">
                  <c:v>0.53960315814606441</c:v>
                </c:pt>
                <c:pt idx="357">
                  <c:v>0.42888402287969513</c:v>
                </c:pt>
                <c:pt idx="358">
                  <c:v>0.3803793715041433</c:v>
                </c:pt>
                <c:pt idx="359">
                  <c:v>0.70526206517021017</c:v>
                </c:pt>
                <c:pt idx="360">
                  <c:v>1.0739806846996087</c:v>
                </c:pt>
                <c:pt idx="361">
                  <c:v>1.2344649444473388</c:v>
                </c:pt>
                <c:pt idx="362">
                  <c:v>0.60009402238417242</c:v>
                </c:pt>
                <c:pt idx="363">
                  <c:v>0.31263105200804081</c:v>
                </c:pt>
                <c:pt idx="364">
                  <c:v>8.0597137046499678E-2</c:v>
                </c:pt>
                <c:pt idx="365">
                  <c:v>8.7216171537366043E-3</c:v>
                </c:pt>
                <c:pt idx="366">
                  <c:v>1.4756753018181067E-2</c:v>
                </c:pt>
                <c:pt idx="367">
                  <c:v>0.827995786000428</c:v>
                </c:pt>
                <c:pt idx="368">
                  <c:v>0.77427387960029337</c:v>
                </c:pt>
                <c:pt idx="369">
                  <c:v>1.1125877629593979</c:v>
                </c:pt>
                <c:pt idx="370">
                  <c:v>1.2002120008525174</c:v>
                </c:pt>
                <c:pt idx="371">
                  <c:v>0.64679398111766717</c:v>
                </c:pt>
                <c:pt idx="372">
                  <c:v>0.43107005761910483</c:v>
                </c:pt>
                <c:pt idx="373">
                  <c:v>0.82667445738206147</c:v>
                </c:pt>
                <c:pt idx="374">
                  <c:v>0.19953001352073804</c:v>
                </c:pt>
                <c:pt idx="375">
                  <c:v>-0.49275799381276497</c:v>
                </c:pt>
                <c:pt idx="376">
                  <c:v>0.85289642479394256</c:v>
                </c:pt>
                <c:pt idx="377">
                  <c:v>1.1499394487441701</c:v>
                </c:pt>
                <c:pt idx="378">
                  <c:v>0.61720463867969422</c:v>
                </c:pt>
                <c:pt idx="379">
                  <c:v>0.93547639095576052</c:v>
                </c:pt>
                <c:pt idx="380">
                  <c:v>0.50179972582090948</c:v>
                </c:pt>
                <c:pt idx="381">
                  <c:v>3.3014614966629947E-2</c:v>
                </c:pt>
                <c:pt idx="382">
                  <c:v>1.6712700400674876</c:v>
                </c:pt>
                <c:pt idx="383">
                  <c:v>0.45746742267969093</c:v>
                </c:pt>
                <c:pt idx="384">
                  <c:v>-0.47551263316326586</c:v>
                </c:pt>
                <c:pt idx="385">
                  <c:v>-1.3895296714417256E-2</c:v>
                </c:pt>
                <c:pt idx="386">
                  <c:v>1.0590199354546073</c:v>
                </c:pt>
                <c:pt idx="387">
                  <c:v>1.5789398279514613</c:v>
                </c:pt>
                <c:pt idx="388">
                  <c:v>0.1524798635156617</c:v>
                </c:pt>
                <c:pt idx="389">
                  <c:v>1.3621188309308925</c:v>
                </c:pt>
                <c:pt idx="390">
                  <c:v>-0.60536065746507195</c:v>
                </c:pt>
                <c:pt idx="391">
                  <c:v>0.38884773527893524</c:v>
                </c:pt>
                <c:pt idx="392">
                  <c:v>1.4735976657308623</c:v>
                </c:pt>
                <c:pt idx="393">
                  <c:v>0.41249748525154639</c:v>
                </c:pt>
                <c:pt idx="394">
                  <c:v>0.48034706666036447</c:v>
                </c:pt>
                <c:pt idx="395">
                  <c:v>-0.41097898647597048</c:v>
                </c:pt>
                <c:pt idx="396">
                  <c:v>0.88792807272041241</c:v>
                </c:pt>
                <c:pt idx="397">
                  <c:v>1.392787865685434</c:v>
                </c:pt>
                <c:pt idx="398">
                  <c:v>0.98718154504396671</c:v>
                </c:pt>
                <c:pt idx="399">
                  <c:v>0.36693801715172569</c:v>
                </c:pt>
                <c:pt idx="400">
                  <c:v>-4.1679753277091905E-2</c:v>
                </c:pt>
                <c:pt idx="401">
                  <c:v>3.4678281654508663</c:v>
                </c:pt>
                <c:pt idx="402">
                  <c:v>0.5093350912741843</c:v>
                </c:pt>
                <c:pt idx="403">
                  <c:v>-0.77901727684172639</c:v>
                </c:pt>
                <c:pt idx="404">
                  <c:v>-0.35895754448384742</c:v>
                </c:pt>
                <c:pt idx="405">
                  <c:v>0.56460618008956753</c:v>
                </c:pt>
                <c:pt idx="406">
                  <c:v>0.89625899260981645</c:v>
                </c:pt>
                <c:pt idx="407">
                  <c:v>0.56588459839653082</c:v>
                </c:pt>
                <c:pt idx="408">
                  <c:v>0.94693276271878224</c:v>
                </c:pt>
                <c:pt idx="409">
                  <c:v>1.4869918330126537</c:v>
                </c:pt>
                <c:pt idx="410">
                  <c:v>0.49089255954375766</c:v>
                </c:pt>
                <c:pt idx="411">
                  <c:v>-0.17517515799394698</c:v>
                </c:pt>
                <c:pt idx="412">
                  <c:v>-4.3267166024811583E-3</c:v>
                </c:pt>
                <c:pt idx="413">
                  <c:v>0.40978075826140431</c:v>
                </c:pt>
                <c:pt idx="414">
                  <c:v>0.69544170227847668</c:v>
                </c:pt>
                <c:pt idx="415">
                  <c:v>0.94231970755889427</c:v>
                </c:pt>
                <c:pt idx="416">
                  <c:v>1.0554150215343672</c:v>
                </c:pt>
                <c:pt idx="417">
                  <c:v>0.85560101688755996</c:v>
                </c:pt>
                <c:pt idx="418">
                  <c:v>1.010911305284858</c:v>
                </c:pt>
                <c:pt idx="419">
                  <c:v>-0.18649256293356831</c:v>
                </c:pt>
                <c:pt idx="420">
                  <c:v>0.18541879401304409</c:v>
                </c:pt>
                <c:pt idx="421">
                  <c:v>0.48856994522765546</c:v>
                </c:pt>
              </c:numCache>
            </c:numRef>
          </c:val>
          <c:smooth val="0"/>
          <c:extLst>
            <c:ext xmlns:c16="http://schemas.microsoft.com/office/drawing/2014/chart" uri="{C3380CC4-5D6E-409C-BE32-E72D297353CC}">
              <c16:uniqueId val="{00000000-74E7-4597-A4DC-285F6B0F7178}"/>
            </c:ext>
          </c:extLst>
        </c:ser>
        <c:ser>
          <c:idx val="1"/>
          <c:order val="1"/>
          <c:tx>
            <c:strRef>
              <c:f>accelerometer!$Q$1</c:f>
              <c:strCache>
                <c:ptCount val="1"/>
                <c:pt idx="0">
                  <c:v>Accel_Y</c:v>
                </c:pt>
              </c:strCache>
            </c:strRef>
          </c:tx>
          <c:spPr>
            <a:ln w="28575" cap="rnd">
              <a:solidFill>
                <a:schemeClr val="accent2"/>
              </a:solidFill>
              <a:round/>
            </a:ln>
            <a:effectLst/>
          </c:spPr>
          <c:marker>
            <c:symbol val="none"/>
          </c:marker>
          <c:val>
            <c:numRef>
              <c:f>accelerometer!$Q$2:$Q$423</c:f>
              <c:numCache>
                <c:formatCode>General</c:formatCode>
                <c:ptCount val="422"/>
                <c:pt idx="0">
                  <c:v>-0.23589044459073327</c:v>
                </c:pt>
                <c:pt idx="1">
                  <c:v>-0.39959051259959122</c:v>
                </c:pt>
                <c:pt idx="2">
                  <c:v>-0.40831086130705874</c:v>
                </c:pt>
                <c:pt idx="3">
                  <c:v>-0.30280079612403543</c:v>
                </c:pt>
                <c:pt idx="4">
                  <c:v>-0.20404717967408914</c:v>
                </c:pt>
                <c:pt idx="5">
                  <c:v>-0.38968999609336646</c:v>
                </c:pt>
                <c:pt idx="6">
                  <c:v>-0.3513594745284318</c:v>
                </c:pt>
                <c:pt idx="7">
                  <c:v>-0.23552426207707472</c:v>
                </c:pt>
                <c:pt idx="8">
                  <c:v>-0.30214006542784838</c:v>
                </c:pt>
                <c:pt idx="9">
                  <c:v>-0.33857784124962331</c:v>
                </c:pt>
                <c:pt idx="10">
                  <c:v>-0.4392792159939235</c:v>
                </c:pt>
                <c:pt idx="11">
                  <c:v>-0.28254875861150963</c:v>
                </c:pt>
                <c:pt idx="12">
                  <c:v>-0.3122850621349339</c:v>
                </c:pt>
                <c:pt idx="13">
                  <c:v>-0.37061361552677408</c:v>
                </c:pt>
                <c:pt idx="14">
                  <c:v>-0.28697000046707116</c:v>
                </c:pt>
                <c:pt idx="15">
                  <c:v>-0.30186571125519962</c:v>
                </c:pt>
                <c:pt idx="16">
                  <c:v>-0.27165130128115605</c:v>
                </c:pt>
                <c:pt idx="17">
                  <c:v>-0.37479023131665939</c:v>
                </c:pt>
                <c:pt idx="18">
                  <c:v>-0.399546857790053</c:v>
                </c:pt>
                <c:pt idx="19">
                  <c:v>-0.29594540766725524</c:v>
                </c:pt>
                <c:pt idx="20">
                  <c:v>-0.40676891172246582</c:v>
                </c:pt>
                <c:pt idx="21">
                  <c:v>-0.43249216518617617</c:v>
                </c:pt>
                <c:pt idx="22">
                  <c:v>-0.34827401971708322</c:v>
                </c:pt>
                <c:pt idx="23">
                  <c:v>-0.54032640315281844</c:v>
                </c:pt>
                <c:pt idx="24">
                  <c:v>0.27080495955217204</c:v>
                </c:pt>
                <c:pt idx="25">
                  <c:v>6.2722870116781612E-2</c:v>
                </c:pt>
                <c:pt idx="26">
                  <c:v>-0.66460889932803791</c:v>
                </c:pt>
                <c:pt idx="27">
                  <c:v>-0.90572681833633906</c:v>
                </c:pt>
                <c:pt idx="28">
                  <c:v>-0.18297706863487317</c:v>
                </c:pt>
                <c:pt idx="29">
                  <c:v>-0.44465695253337828</c:v>
                </c:pt>
                <c:pt idx="30">
                  <c:v>-0.50896466401757445</c:v>
                </c:pt>
                <c:pt idx="31">
                  <c:v>-0.33695833504707356</c:v>
                </c:pt>
                <c:pt idx="32">
                  <c:v>-0.42448342769245767</c:v>
                </c:pt>
                <c:pt idx="33">
                  <c:v>-1.2284814394380803</c:v>
                </c:pt>
                <c:pt idx="34">
                  <c:v>-0.75862101342672328</c:v>
                </c:pt>
                <c:pt idx="35">
                  <c:v>-0.40663364991619577</c:v>
                </c:pt>
                <c:pt idx="36">
                  <c:v>-9.3287679813771202E-2</c:v>
                </c:pt>
                <c:pt idx="37">
                  <c:v>-0.22283934894420812</c:v>
                </c:pt>
                <c:pt idx="38">
                  <c:v>-0.55487486021179222</c:v>
                </c:pt>
                <c:pt idx="39">
                  <c:v>-0.39992744585743251</c:v>
                </c:pt>
                <c:pt idx="40">
                  <c:v>-0.43010700767129134</c:v>
                </c:pt>
                <c:pt idx="41">
                  <c:v>-0.3608524969032389</c:v>
                </c:pt>
                <c:pt idx="42">
                  <c:v>-0.44979715640461532</c:v>
                </c:pt>
                <c:pt idx="43">
                  <c:v>-0.57421131910762924</c:v>
                </c:pt>
                <c:pt idx="44">
                  <c:v>-0.61002252647390065</c:v>
                </c:pt>
                <c:pt idx="45">
                  <c:v>-0.78335515765359409</c:v>
                </c:pt>
                <c:pt idx="46">
                  <c:v>-1.0028172114684213</c:v>
                </c:pt>
                <c:pt idx="47">
                  <c:v>-0.87133806261303237</c:v>
                </c:pt>
                <c:pt idx="48">
                  <c:v>-1.0201571974221002</c:v>
                </c:pt>
                <c:pt idx="49">
                  <c:v>-1.5005470812896222</c:v>
                </c:pt>
                <c:pt idx="50">
                  <c:v>-1.7676429376464351</c:v>
                </c:pt>
                <c:pt idx="51">
                  <c:v>-1.6860769401418632</c:v>
                </c:pt>
                <c:pt idx="52">
                  <c:v>-1.4209090712068881</c:v>
                </c:pt>
                <c:pt idx="53">
                  <c:v>-1.7810892646983258</c:v>
                </c:pt>
                <c:pt idx="54">
                  <c:v>-2.2269301082525144</c:v>
                </c:pt>
                <c:pt idx="55">
                  <c:v>-2.7007542279278485</c:v>
                </c:pt>
                <c:pt idx="56">
                  <c:v>-4.0438906445403928</c:v>
                </c:pt>
                <c:pt idx="57">
                  <c:v>-4.2762689522272508</c:v>
                </c:pt>
                <c:pt idx="58">
                  <c:v>-5.3358781454109101</c:v>
                </c:pt>
                <c:pt idx="59">
                  <c:v>-5.6305511936215984</c:v>
                </c:pt>
                <c:pt idx="60">
                  <c:v>-4.4159680987237167</c:v>
                </c:pt>
                <c:pt idx="61">
                  <c:v>-5.9619634071311554</c:v>
                </c:pt>
                <c:pt idx="62">
                  <c:v>-4.9285917847377041</c:v>
                </c:pt>
                <c:pt idx="63">
                  <c:v>-6.881084931971241</c:v>
                </c:pt>
                <c:pt idx="64">
                  <c:v>-6.3334610036746479</c:v>
                </c:pt>
                <c:pt idx="65">
                  <c:v>-9.1015396999175575</c:v>
                </c:pt>
                <c:pt idx="66">
                  <c:v>-7.782645750560591</c:v>
                </c:pt>
                <c:pt idx="67">
                  <c:v>-9.501718715950588</c:v>
                </c:pt>
                <c:pt idx="68">
                  <c:v>-9.8797919784995241</c:v>
                </c:pt>
                <c:pt idx="69">
                  <c:v>-9.666404730643352</c:v>
                </c:pt>
                <c:pt idx="70">
                  <c:v>-9.6204815441954779</c:v>
                </c:pt>
                <c:pt idx="71">
                  <c:v>-10.302091641670383</c:v>
                </c:pt>
                <c:pt idx="72">
                  <c:v>-10.89484468578641</c:v>
                </c:pt>
                <c:pt idx="73">
                  <c:v>-12.2538275046725</c:v>
                </c:pt>
                <c:pt idx="74">
                  <c:v>-13.254927207826011</c:v>
                </c:pt>
                <c:pt idx="75">
                  <c:v>-13.693111216696144</c:v>
                </c:pt>
                <c:pt idx="76">
                  <c:v>-13.795469941330731</c:v>
                </c:pt>
                <c:pt idx="77">
                  <c:v>-13.337510480053401</c:v>
                </c:pt>
                <c:pt idx="78">
                  <c:v>-12.430650135050179</c:v>
                </c:pt>
                <c:pt idx="79">
                  <c:v>-13.865367336685651</c:v>
                </c:pt>
                <c:pt idx="80">
                  <c:v>-14.306568682718817</c:v>
                </c:pt>
                <c:pt idx="81">
                  <c:v>-14.588078189559175</c:v>
                </c:pt>
                <c:pt idx="82">
                  <c:v>-13.791119960280353</c:v>
                </c:pt>
                <c:pt idx="83">
                  <c:v>-16.252865463689233</c:v>
                </c:pt>
                <c:pt idx="84">
                  <c:v>-14.603409158702961</c:v>
                </c:pt>
                <c:pt idx="85">
                  <c:v>-14.33550479628447</c:v>
                </c:pt>
                <c:pt idx="86">
                  <c:v>-15.847356762290307</c:v>
                </c:pt>
                <c:pt idx="87">
                  <c:v>-15.093652842248918</c:v>
                </c:pt>
                <c:pt idx="88">
                  <c:v>-15.444443080757342</c:v>
                </c:pt>
                <c:pt idx="89">
                  <c:v>-16.603232615029583</c:v>
                </c:pt>
                <c:pt idx="90">
                  <c:v>-17.832636582673878</c:v>
                </c:pt>
                <c:pt idx="91">
                  <c:v>-15.818744296179611</c:v>
                </c:pt>
                <c:pt idx="92">
                  <c:v>-18.298367551388917</c:v>
                </c:pt>
                <c:pt idx="93">
                  <c:v>-17.540535280968594</c:v>
                </c:pt>
                <c:pt idx="94">
                  <c:v>-17.786663813090517</c:v>
                </c:pt>
                <c:pt idx="95">
                  <c:v>-17.955806948157367</c:v>
                </c:pt>
                <c:pt idx="96">
                  <c:v>-20.000026093217311</c:v>
                </c:pt>
                <c:pt idx="97">
                  <c:v>-19.216860921529658</c:v>
                </c:pt>
                <c:pt idx="98">
                  <c:v>-20.936078600508516</c:v>
                </c:pt>
                <c:pt idx="99">
                  <c:v>-21.489437841758143</c:v>
                </c:pt>
                <c:pt idx="100">
                  <c:v>-22.34285909314756</c:v>
                </c:pt>
                <c:pt idx="101">
                  <c:v>-21.499789670732813</c:v>
                </c:pt>
                <c:pt idx="102">
                  <c:v>-20.385885129774628</c:v>
                </c:pt>
                <c:pt idx="103">
                  <c:v>-22.671061564440759</c:v>
                </c:pt>
                <c:pt idx="104">
                  <c:v>-22.475962658404661</c:v>
                </c:pt>
                <c:pt idx="105">
                  <c:v>-23.163980603014974</c:v>
                </c:pt>
                <c:pt idx="106">
                  <c:v>-24.452415950089449</c:v>
                </c:pt>
                <c:pt idx="107">
                  <c:v>-24.819355059984421</c:v>
                </c:pt>
                <c:pt idx="108">
                  <c:v>-25.126488300401189</c:v>
                </c:pt>
                <c:pt idx="109">
                  <c:v>-25.334050502650975</c:v>
                </c:pt>
                <c:pt idx="110">
                  <c:v>-25.96551530055282</c:v>
                </c:pt>
                <c:pt idx="111">
                  <c:v>-26.050202101791303</c:v>
                </c:pt>
                <c:pt idx="112">
                  <c:v>-25.669455320267037</c:v>
                </c:pt>
                <c:pt idx="113">
                  <c:v>-25.881298839829174</c:v>
                </c:pt>
                <c:pt idx="114">
                  <c:v>-27.057000295962872</c:v>
                </c:pt>
                <c:pt idx="115">
                  <c:v>-27.696723368254254</c:v>
                </c:pt>
                <c:pt idx="116">
                  <c:v>-27.663541628536638</c:v>
                </c:pt>
                <c:pt idx="117">
                  <c:v>-28.561350135740696</c:v>
                </c:pt>
                <c:pt idx="118">
                  <c:v>-29.303892331505914</c:v>
                </c:pt>
                <c:pt idx="119">
                  <c:v>-29.083961797516857</c:v>
                </c:pt>
                <c:pt idx="120">
                  <c:v>-29.816508708834906</c:v>
                </c:pt>
                <c:pt idx="121">
                  <c:v>-30.633744531616614</c:v>
                </c:pt>
                <c:pt idx="122">
                  <c:v>-30.645360863338066</c:v>
                </c:pt>
                <c:pt idx="123">
                  <c:v>-31.42541318826888</c:v>
                </c:pt>
                <c:pt idx="124">
                  <c:v>-32.987852819476871</c:v>
                </c:pt>
                <c:pt idx="125">
                  <c:v>-34.661636222094124</c:v>
                </c:pt>
                <c:pt idx="126">
                  <c:v>-34.758917441591755</c:v>
                </c:pt>
                <c:pt idx="127">
                  <c:v>-33.673671526932907</c:v>
                </c:pt>
                <c:pt idx="128">
                  <c:v>-33.371435931256613</c:v>
                </c:pt>
                <c:pt idx="129">
                  <c:v>-31.716843079637759</c:v>
                </c:pt>
                <c:pt idx="130">
                  <c:v>-33.243071649613398</c:v>
                </c:pt>
                <c:pt idx="131">
                  <c:v>-33.398509373839175</c:v>
                </c:pt>
                <c:pt idx="132">
                  <c:v>-33.503854475097803</c:v>
                </c:pt>
                <c:pt idx="133">
                  <c:v>-33.781859452662133</c:v>
                </c:pt>
                <c:pt idx="134">
                  <c:v>-33.065345892907978</c:v>
                </c:pt>
                <c:pt idx="135">
                  <c:v>-33.568874735821026</c:v>
                </c:pt>
                <c:pt idx="136">
                  <c:v>-33.192150759272444</c:v>
                </c:pt>
                <c:pt idx="137">
                  <c:v>-33.119065803232182</c:v>
                </c:pt>
                <c:pt idx="138">
                  <c:v>-32.545564265969233</c:v>
                </c:pt>
                <c:pt idx="139">
                  <c:v>-31.831494319520392</c:v>
                </c:pt>
                <c:pt idx="140">
                  <c:v>-32.392067296264322</c:v>
                </c:pt>
                <c:pt idx="141">
                  <c:v>-31.594314647775118</c:v>
                </c:pt>
                <c:pt idx="142">
                  <c:v>-31.894559860961959</c:v>
                </c:pt>
                <c:pt idx="143">
                  <c:v>-34.159655620780967</c:v>
                </c:pt>
                <c:pt idx="144">
                  <c:v>-37.547771332680448</c:v>
                </c:pt>
                <c:pt idx="145">
                  <c:v>-35.603933737222711</c:v>
                </c:pt>
                <c:pt idx="146">
                  <c:v>-35.613324292982945</c:v>
                </c:pt>
                <c:pt idx="147">
                  <c:v>-37.557174942701295</c:v>
                </c:pt>
                <c:pt idx="148">
                  <c:v>-36.814357139625614</c:v>
                </c:pt>
                <c:pt idx="149">
                  <c:v>-38.36630000127316</c:v>
                </c:pt>
                <c:pt idx="150">
                  <c:v>-38.178244379876141</c:v>
                </c:pt>
                <c:pt idx="151">
                  <c:v>-37.159533673746132</c:v>
                </c:pt>
                <c:pt idx="152">
                  <c:v>-38.82119259010755</c:v>
                </c:pt>
                <c:pt idx="153">
                  <c:v>-38.212137318331322</c:v>
                </c:pt>
                <c:pt idx="154">
                  <c:v>-39.605697033876574</c:v>
                </c:pt>
                <c:pt idx="155">
                  <c:v>-40.191198679947775</c:v>
                </c:pt>
                <c:pt idx="156">
                  <c:v>-40.053553438390836</c:v>
                </c:pt>
                <c:pt idx="157">
                  <c:v>-41.029761697017307</c:v>
                </c:pt>
                <c:pt idx="158">
                  <c:v>-39.823885711629295</c:v>
                </c:pt>
                <c:pt idx="159">
                  <c:v>-39.978580006999884</c:v>
                </c:pt>
                <c:pt idx="160">
                  <c:v>-41.374687547980933</c:v>
                </c:pt>
                <c:pt idx="161">
                  <c:v>-41.988744053127597</c:v>
                </c:pt>
                <c:pt idx="162">
                  <c:v>-42.534936468545332</c:v>
                </c:pt>
                <c:pt idx="163">
                  <c:v>-41.773778039167475</c:v>
                </c:pt>
                <c:pt idx="164">
                  <c:v>-40.333488185211678</c:v>
                </c:pt>
                <c:pt idx="165">
                  <c:v>-39.837692701099279</c:v>
                </c:pt>
                <c:pt idx="166">
                  <c:v>-40.522362758485038</c:v>
                </c:pt>
                <c:pt idx="167">
                  <c:v>-40.697019963019564</c:v>
                </c:pt>
                <c:pt idx="168">
                  <c:v>-41.636200765654046</c:v>
                </c:pt>
                <c:pt idx="169">
                  <c:v>-42.309819541516902</c:v>
                </c:pt>
                <c:pt idx="170">
                  <c:v>-43.239672902377457</c:v>
                </c:pt>
                <c:pt idx="171">
                  <c:v>-43.18959534200944</c:v>
                </c:pt>
                <c:pt idx="172">
                  <c:v>-42.009963438383217</c:v>
                </c:pt>
                <c:pt idx="173">
                  <c:v>-42.173762123135333</c:v>
                </c:pt>
                <c:pt idx="174">
                  <c:v>-41.992725700091434</c:v>
                </c:pt>
                <c:pt idx="175">
                  <c:v>-43.446736031235424</c:v>
                </c:pt>
                <c:pt idx="176">
                  <c:v>-43.301246007254697</c:v>
                </c:pt>
                <c:pt idx="177">
                  <c:v>-43.104145907931496</c:v>
                </c:pt>
                <c:pt idx="178">
                  <c:v>-42.986578630070603</c:v>
                </c:pt>
                <c:pt idx="179">
                  <c:v>-43.504151939035964</c:v>
                </c:pt>
                <c:pt idx="180">
                  <c:v>-44.414130284244663</c:v>
                </c:pt>
                <c:pt idx="181">
                  <c:v>-44.605793883876579</c:v>
                </c:pt>
                <c:pt idx="182">
                  <c:v>-44.457284761866987</c:v>
                </c:pt>
                <c:pt idx="183">
                  <c:v>-45.45013652227032</c:v>
                </c:pt>
                <c:pt idx="184">
                  <c:v>-46.706314080204869</c:v>
                </c:pt>
                <c:pt idx="185">
                  <c:v>-46.780707226261434</c:v>
                </c:pt>
                <c:pt idx="186">
                  <c:v>-46.501500404024689</c:v>
                </c:pt>
                <c:pt idx="187">
                  <c:v>-46.544846272641287</c:v>
                </c:pt>
                <c:pt idx="188">
                  <c:v>-46.618440510133041</c:v>
                </c:pt>
                <c:pt idx="189">
                  <c:v>-45.871531888289553</c:v>
                </c:pt>
                <c:pt idx="190">
                  <c:v>-45.769265621213989</c:v>
                </c:pt>
                <c:pt idx="191">
                  <c:v>-46.367488253334557</c:v>
                </c:pt>
                <c:pt idx="192">
                  <c:v>-46.205562426996174</c:v>
                </c:pt>
                <c:pt idx="193">
                  <c:v>-46.825552505864152</c:v>
                </c:pt>
                <c:pt idx="194">
                  <c:v>-46.677580316018528</c:v>
                </c:pt>
                <c:pt idx="195">
                  <c:v>-46.66061544795766</c:v>
                </c:pt>
                <c:pt idx="196">
                  <c:v>-47.145464632969443</c:v>
                </c:pt>
                <c:pt idx="197">
                  <c:v>-47.62795739620973</c:v>
                </c:pt>
                <c:pt idx="198">
                  <c:v>-48.345153650790856</c:v>
                </c:pt>
                <c:pt idx="199">
                  <c:v>-49.848886084422872</c:v>
                </c:pt>
                <c:pt idx="200">
                  <c:v>-49.21805488971011</c:v>
                </c:pt>
                <c:pt idx="201">
                  <c:v>-48.400195833153553</c:v>
                </c:pt>
                <c:pt idx="202">
                  <c:v>-47.510436993590808</c:v>
                </c:pt>
                <c:pt idx="203">
                  <c:v>-46.836963393924229</c:v>
                </c:pt>
                <c:pt idx="204">
                  <c:v>-46.474773724781407</c:v>
                </c:pt>
                <c:pt idx="205">
                  <c:v>-45.695733314458529</c:v>
                </c:pt>
                <c:pt idx="206">
                  <c:v>-44.926725163528843</c:v>
                </c:pt>
                <c:pt idx="207">
                  <c:v>-44.758990521159959</c:v>
                </c:pt>
                <c:pt idx="208">
                  <c:v>-46.42334808008227</c:v>
                </c:pt>
                <c:pt idx="209">
                  <c:v>-48.017169707211728</c:v>
                </c:pt>
                <c:pt idx="210">
                  <c:v>-49.819787870309661</c:v>
                </c:pt>
                <c:pt idx="211">
                  <c:v>-49.240658102291327</c:v>
                </c:pt>
                <c:pt idx="212">
                  <c:v>-48.233960350470504</c:v>
                </c:pt>
                <c:pt idx="213">
                  <c:v>-49.923365949738461</c:v>
                </c:pt>
                <c:pt idx="214">
                  <c:v>-51.231259560984867</c:v>
                </c:pt>
                <c:pt idx="215">
                  <c:v>-51.888935621133335</c:v>
                </c:pt>
                <c:pt idx="216">
                  <c:v>-51.812770858691934</c:v>
                </c:pt>
                <c:pt idx="217">
                  <c:v>-53.244813236799828</c:v>
                </c:pt>
                <c:pt idx="218">
                  <c:v>-52.481622433867457</c:v>
                </c:pt>
                <c:pt idx="219">
                  <c:v>-51.691624402698352</c:v>
                </c:pt>
                <c:pt idx="220">
                  <c:v>-51.880547708872548</c:v>
                </c:pt>
                <c:pt idx="221">
                  <c:v>-51.797555766529122</c:v>
                </c:pt>
                <c:pt idx="222">
                  <c:v>-52.895475995272122</c:v>
                </c:pt>
                <c:pt idx="223">
                  <c:v>-54.311409038022866</c:v>
                </c:pt>
                <c:pt idx="224">
                  <c:v>-53.85238689299176</c:v>
                </c:pt>
                <c:pt idx="225">
                  <c:v>-54.868602468858775</c:v>
                </c:pt>
                <c:pt idx="226">
                  <c:v>-53.953289541910173</c:v>
                </c:pt>
                <c:pt idx="227">
                  <c:v>-54.116597759924446</c:v>
                </c:pt>
                <c:pt idx="228">
                  <c:v>-53.702862980804028</c:v>
                </c:pt>
                <c:pt idx="229">
                  <c:v>-54.12923060085744</c:v>
                </c:pt>
                <c:pt idx="230">
                  <c:v>-56.080706991000454</c:v>
                </c:pt>
                <c:pt idx="231">
                  <c:v>-57.260782798415292</c:v>
                </c:pt>
                <c:pt idx="232">
                  <c:v>-59.020479209796058</c:v>
                </c:pt>
                <c:pt idx="233">
                  <c:v>-57.210712191857994</c:v>
                </c:pt>
                <c:pt idx="234">
                  <c:v>-56.960366415933983</c:v>
                </c:pt>
                <c:pt idx="235">
                  <c:v>-53.33772427326393</c:v>
                </c:pt>
                <c:pt idx="236">
                  <c:v>-53.474289015820979</c:v>
                </c:pt>
                <c:pt idx="237">
                  <c:v>-56.610249707607281</c:v>
                </c:pt>
                <c:pt idx="238">
                  <c:v>-59.794436486582441</c:v>
                </c:pt>
                <c:pt idx="239">
                  <c:v>-59.591769551435732</c:v>
                </c:pt>
                <c:pt idx="240">
                  <c:v>-60.128196136445212</c:v>
                </c:pt>
                <c:pt idx="241">
                  <c:v>-63.264532397963535</c:v>
                </c:pt>
                <c:pt idx="242">
                  <c:v>-60.647529621630163</c:v>
                </c:pt>
                <c:pt idx="243">
                  <c:v>-60.155247412316243</c:v>
                </c:pt>
                <c:pt idx="244">
                  <c:v>-60.546483917184283</c:v>
                </c:pt>
                <c:pt idx="245">
                  <c:v>-59.297460024296086</c:v>
                </c:pt>
                <c:pt idx="246">
                  <c:v>-60.538022842391705</c:v>
                </c:pt>
                <c:pt idx="247">
                  <c:v>-62.089873368336541</c:v>
                </c:pt>
                <c:pt idx="248">
                  <c:v>-65.389133739787169</c:v>
                </c:pt>
                <c:pt idx="249">
                  <c:v>-64.268605457357182</c:v>
                </c:pt>
                <c:pt idx="250">
                  <c:v>-65.634886502968726</c:v>
                </c:pt>
                <c:pt idx="251">
                  <c:v>-62.768832432221174</c:v>
                </c:pt>
                <c:pt idx="252">
                  <c:v>-64.233688746269252</c:v>
                </c:pt>
                <c:pt idx="253">
                  <c:v>-68.434361579436654</c:v>
                </c:pt>
                <c:pt idx="254">
                  <c:v>-68.096846321110007</c:v>
                </c:pt>
                <c:pt idx="255">
                  <c:v>-66.66672941643877</c:v>
                </c:pt>
                <c:pt idx="256">
                  <c:v>-64.918699044291259</c:v>
                </c:pt>
                <c:pt idx="257">
                  <c:v>-63.729263578585773</c:v>
                </c:pt>
                <c:pt idx="258">
                  <c:v>-63.25695287468367</c:v>
                </c:pt>
                <c:pt idx="259">
                  <c:v>-68.446145693336263</c:v>
                </c:pt>
                <c:pt idx="260">
                  <c:v>-67.05514284258048</c:v>
                </c:pt>
                <c:pt idx="261">
                  <c:v>-65.93494669923281</c:v>
                </c:pt>
                <c:pt idx="262">
                  <c:v>-65.875252046041084</c:v>
                </c:pt>
                <c:pt idx="263">
                  <c:v>-66.613170604801766</c:v>
                </c:pt>
                <c:pt idx="264">
                  <c:v>-67.209773806345893</c:v>
                </c:pt>
                <c:pt idx="265">
                  <c:v>-67.856954686036957</c:v>
                </c:pt>
                <c:pt idx="266">
                  <c:v>-67.876275714866807</c:v>
                </c:pt>
                <c:pt idx="267">
                  <c:v>-68.049266752587457</c:v>
                </c:pt>
                <c:pt idx="268">
                  <c:v>-67.242317427782865</c:v>
                </c:pt>
                <c:pt idx="269">
                  <c:v>-68.742628834212155</c:v>
                </c:pt>
                <c:pt idx="270">
                  <c:v>-68.622519345971156</c:v>
                </c:pt>
                <c:pt idx="271">
                  <c:v>-69.061594441695576</c:v>
                </c:pt>
                <c:pt idx="272">
                  <c:v>-69.779357609844155</c:v>
                </c:pt>
                <c:pt idx="273">
                  <c:v>-70.753159801206863</c:v>
                </c:pt>
                <c:pt idx="274">
                  <c:v>-70.516221857741172</c:v>
                </c:pt>
                <c:pt idx="275">
                  <c:v>-70.586940580727756</c:v>
                </c:pt>
                <c:pt idx="276">
                  <c:v>-70.173923875044238</c:v>
                </c:pt>
                <c:pt idx="277">
                  <c:v>-70.353751491111268</c:v>
                </c:pt>
                <c:pt idx="278">
                  <c:v>-70.196687590578321</c:v>
                </c:pt>
                <c:pt idx="279">
                  <c:v>-70.353832558714672</c:v>
                </c:pt>
                <c:pt idx="280">
                  <c:v>-70.10496033430428</c:v>
                </c:pt>
                <c:pt idx="281">
                  <c:v>-70.355563905026841</c:v>
                </c:pt>
                <c:pt idx="282">
                  <c:v>-70.915996875146249</c:v>
                </c:pt>
                <c:pt idx="283">
                  <c:v>-71.876829128089625</c:v>
                </c:pt>
                <c:pt idx="284">
                  <c:v>-71.228869896614697</c:v>
                </c:pt>
                <c:pt idx="285">
                  <c:v>-70.091760501642185</c:v>
                </c:pt>
                <c:pt idx="286">
                  <c:v>-70.170124913515863</c:v>
                </c:pt>
                <c:pt idx="287">
                  <c:v>-70.263969891838428</c:v>
                </c:pt>
                <c:pt idx="288">
                  <c:v>-71.85839200443138</c:v>
                </c:pt>
                <c:pt idx="289">
                  <c:v>-73.053908332235878</c:v>
                </c:pt>
                <c:pt idx="290">
                  <c:v>-74.168907167339498</c:v>
                </c:pt>
                <c:pt idx="291">
                  <c:v>-74.867554835883283</c:v>
                </c:pt>
                <c:pt idx="292">
                  <c:v>-73.877294063400029</c:v>
                </c:pt>
                <c:pt idx="293">
                  <c:v>-72.288249341125166</c:v>
                </c:pt>
                <c:pt idx="294">
                  <c:v>-72.137551793007859</c:v>
                </c:pt>
                <c:pt idx="295">
                  <c:v>-72.76485150621626</c:v>
                </c:pt>
                <c:pt idx="296">
                  <c:v>-72.524116395831868</c:v>
                </c:pt>
                <c:pt idx="297">
                  <c:v>-72.480279830079098</c:v>
                </c:pt>
                <c:pt idx="298">
                  <c:v>-73.152345315323899</c:v>
                </c:pt>
                <c:pt idx="299">
                  <c:v>-73.146505234911771</c:v>
                </c:pt>
                <c:pt idx="300">
                  <c:v>-73.105003325897187</c:v>
                </c:pt>
                <c:pt idx="301">
                  <c:v>-72.969272869085444</c:v>
                </c:pt>
                <c:pt idx="302">
                  <c:v>-72.950836134778584</c:v>
                </c:pt>
                <c:pt idx="303">
                  <c:v>-73.469649894564313</c:v>
                </c:pt>
                <c:pt idx="304">
                  <c:v>-73.832018825979674</c:v>
                </c:pt>
                <c:pt idx="305">
                  <c:v>-74.768310651818013</c:v>
                </c:pt>
                <c:pt idx="306">
                  <c:v>-75.75009707043786</c:v>
                </c:pt>
                <c:pt idx="307">
                  <c:v>-77.338321513134289</c:v>
                </c:pt>
                <c:pt idx="308">
                  <c:v>-77.861561364811436</c:v>
                </c:pt>
                <c:pt idx="309">
                  <c:v>-76.76720579295754</c:v>
                </c:pt>
                <c:pt idx="310">
                  <c:v>-75.956044859776739</c:v>
                </c:pt>
                <c:pt idx="311">
                  <c:v>-75.714294421057119</c:v>
                </c:pt>
                <c:pt idx="312">
                  <c:v>-75.649545305023892</c:v>
                </c:pt>
                <c:pt idx="313">
                  <c:v>-75.708410300439226</c:v>
                </c:pt>
                <c:pt idx="314">
                  <c:v>-76.107935736053477</c:v>
                </c:pt>
                <c:pt idx="315">
                  <c:v>-76.301094046631022</c:v>
                </c:pt>
                <c:pt idx="316">
                  <c:v>-76.590822951268336</c:v>
                </c:pt>
                <c:pt idx="317">
                  <c:v>-77.764982094322079</c:v>
                </c:pt>
                <c:pt idx="318">
                  <c:v>-76.817320170207253</c:v>
                </c:pt>
                <c:pt idx="319">
                  <c:v>-76.908813533693845</c:v>
                </c:pt>
                <c:pt idx="320">
                  <c:v>-77.708127554806026</c:v>
                </c:pt>
                <c:pt idx="321">
                  <c:v>-79.152266043707911</c:v>
                </c:pt>
                <c:pt idx="322">
                  <c:v>-78.555638076408883</c:v>
                </c:pt>
                <c:pt idx="323">
                  <c:v>-77.460400733288949</c:v>
                </c:pt>
                <c:pt idx="324">
                  <c:v>-77.995016094880341</c:v>
                </c:pt>
                <c:pt idx="325">
                  <c:v>-78.638154403212013</c:v>
                </c:pt>
                <c:pt idx="326">
                  <c:v>-79.360965040433769</c:v>
                </c:pt>
                <c:pt idx="327">
                  <c:v>-79.774443531790055</c:v>
                </c:pt>
                <c:pt idx="328">
                  <c:v>-79.981066975589869</c:v>
                </c:pt>
                <c:pt idx="329">
                  <c:v>-80.054748739486655</c:v>
                </c:pt>
                <c:pt idx="330">
                  <c:v>-80.606694582262605</c:v>
                </c:pt>
                <c:pt idx="331">
                  <c:v>-80.237665281669749</c:v>
                </c:pt>
                <c:pt idx="332">
                  <c:v>-79.039515712476998</c:v>
                </c:pt>
                <c:pt idx="333">
                  <c:v>-81.590057887564669</c:v>
                </c:pt>
                <c:pt idx="334">
                  <c:v>-81.160992262904401</c:v>
                </c:pt>
                <c:pt idx="335">
                  <c:v>-78.432767733958485</c:v>
                </c:pt>
                <c:pt idx="336">
                  <c:v>-77.5473248007183</c:v>
                </c:pt>
                <c:pt idx="337">
                  <c:v>-80.29992597721602</c:v>
                </c:pt>
                <c:pt idx="338">
                  <c:v>-82.161393828516722</c:v>
                </c:pt>
                <c:pt idx="339">
                  <c:v>-83.771111174012901</c:v>
                </c:pt>
                <c:pt idx="340">
                  <c:v>-83.456192835619916</c:v>
                </c:pt>
                <c:pt idx="341">
                  <c:v>-82.663286971512605</c:v>
                </c:pt>
                <c:pt idx="342">
                  <c:v>-81.74084200892284</c:v>
                </c:pt>
                <c:pt idx="343">
                  <c:v>-81.953097893257706</c:v>
                </c:pt>
                <c:pt idx="344">
                  <c:v>-82.148486482325907</c:v>
                </c:pt>
                <c:pt idx="345">
                  <c:v>-81.030791574132564</c:v>
                </c:pt>
                <c:pt idx="346">
                  <c:v>-82.33413998709625</c:v>
                </c:pt>
                <c:pt idx="347">
                  <c:v>-83.555905651572829</c:v>
                </c:pt>
                <c:pt idx="348">
                  <c:v>-83.94945350473732</c:v>
                </c:pt>
                <c:pt idx="349">
                  <c:v>-84.344024289893696</c:v>
                </c:pt>
                <c:pt idx="350">
                  <c:v>-83.04407463956187</c:v>
                </c:pt>
                <c:pt idx="351">
                  <c:v>-84.303476418109284</c:v>
                </c:pt>
                <c:pt idx="352">
                  <c:v>-84.559289044936904</c:v>
                </c:pt>
                <c:pt idx="353">
                  <c:v>-84.30041479472095</c:v>
                </c:pt>
                <c:pt idx="354">
                  <c:v>-84.520782603679436</c:v>
                </c:pt>
                <c:pt idx="355">
                  <c:v>-84.285686452887987</c:v>
                </c:pt>
                <c:pt idx="356">
                  <c:v>-84.182462503118856</c:v>
                </c:pt>
                <c:pt idx="357">
                  <c:v>-84.028031285124939</c:v>
                </c:pt>
                <c:pt idx="358">
                  <c:v>-84.18824130237941</c:v>
                </c:pt>
                <c:pt idx="359">
                  <c:v>-84.793487178716475</c:v>
                </c:pt>
                <c:pt idx="360">
                  <c:v>-84.670915439355213</c:v>
                </c:pt>
                <c:pt idx="361">
                  <c:v>-84.406255321796181</c:v>
                </c:pt>
                <c:pt idx="362">
                  <c:v>-84.959745445983103</c:v>
                </c:pt>
                <c:pt idx="363">
                  <c:v>-85.853386671863845</c:v>
                </c:pt>
                <c:pt idx="364">
                  <c:v>-86.346632351697224</c:v>
                </c:pt>
                <c:pt idx="365">
                  <c:v>-85.430381309689707</c:v>
                </c:pt>
                <c:pt idx="366">
                  <c:v>-85.149985827447878</c:v>
                </c:pt>
                <c:pt idx="367">
                  <c:v>-84.753519265521547</c:v>
                </c:pt>
                <c:pt idx="368">
                  <c:v>-84.271791850250281</c:v>
                </c:pt>
                <c:pt idx="369">
                  <c:v>-84.57741778527425</c:v>
                </c:pt>
                <c:pt idx="370">
                  <c:v>-84.041976487966224</c:v>
                </c:pt>
                <c:pt idx="371">
                  <c:v>-84.877548717432674</c:v>
                </c:pt>
                <c:pt idx="372">
                  <c:v>-85.323319518208194</c:v>
                </c:pt>
                <c:pt idx="373">
                  <c:v>-84.694962156623291</c:v>
                </c:pt>
                <c:pt idx="374">
                  <c:v>-84.514682788136909</c:v>
                </c:pt>
                <c:pt idx="375">
                  <c:v>-84.316863387327771</c:v>
                </c:pt>
                <c:pt idx="376">
                  <c:v>-84.338270475825254</c:v>
                </c:pt>
                <c:pt idx="377">
                  <c:v>-84.250177731717088</c:v>
                </c:pt>
                <c:pt idx="378">
                  <c:v>-84.690679626360108</c:v>
                </c:pt>
                <c:pt idx="379">
                  <c:v>-84.972797035315565</c:v>
                </c:pt>
                <c:pt idx="380">
                  <c:v>-84.960095133198237</c:v>
                </c:pt>
                <c:pt idx="381">
                  <c:v>-83.682240064958052</c:v>
                </c:pt>
                <c:pt idx="382">
                  <c:v>-85.922622848389125</c:v>
                </c:pt>
                <c:pt idx="383">
                  <c:v>-87.793193916014502</c:v>
                </c:pt>
                <c:pt idx="384">
                  <c:v>-86.669459303954838</c:v>
                </c:pt>
                <c:pt idx="385">
                  <c:v>-84.705747862684674</c:v>
                </c:pt>
                <c:pt idx="386">
                  <c:v>-84.765640145539038</c:v>
                </c:pt>
                <c:pt idx="387">
                  <c:v>-86.823855273377006</c:v>
                </c:pt>
                <c:pt idx="388">
                  <c:v>-87.905233499158953</c:v>
                </c:pt>
                <c:pt idx="389">
                  <c:v>-88.345528979892791</c:v>
                </c:pt>
                <c:pt idx="390">
                  <c:v>-85.988200071238168</c:v>
                </c:pt>
                <c:pt idx="391">
                  <c:v>-86.874855183301648</c:v>
                </c:pt>
                <c:pt idx="392">
                  <c:v>-88.525840280494762</c:v>
                </c:pt>
                <c:pt idx="393">
                  <c:v>-89.223464670234051</c:v>
                </c:pt>
                <c:pt idx="394">
                  <c:v>-88.885995204509015</c:v>
                </c:pt>
                <c:pt idx="395">
                  <c:v>-89.54750594861386</c:v>
                </c:pt>
                <c:pt idx="396">
                  <c:v>-88.936179878411465</c:v>
                </c:pt>
                <c:pt idx="397">
                  <c:v>-88.280151524578855</c:v>
                </c:pt>
                <c:pt idx="398">
                  <c:v>-88.4067058683342</c:v>
                </c:pt>
                <c:pt idx="399">
                  <c:v>-88.220642976194441</c:v>
                </c:pt>
                <c:pt idx="400">
                  <c:v>-85.742096421714763</c:v>
                </c:pt>
                <c:pt idx="401">
                  <c:v>-86.479208659541072</c:v>
                </c:pt>
                <c:pt idx="402">
                  <c:v>-86.856671884732251</c:v>
                </c:pt>
                <c:pt idx="403">
                  <c:v>-86.674388242794194</c:v>
                </c:pt>
                <c:pt idx="404">
                  <c:v>-89.640529103215755</c:v>
                </c:pt>
                <c:pt idx="405">
                  <c:v>-88.695287457244405</c:v>
                </c:pt>
                <c:pt idx="406">
                  <c:v>-88.467175680575053</c:v>
                </c:pt>
                <c:pt idx="407">
                  <c:v>-87.938397086693769</c:v>
                </c:pt>
                <c:pt idx="408">
                  <c:v>-86.883986198380541</c:v>
                </c:pt>
                <c:pt idx="409">
                  <c:v>-86.563238489489663</c:v>
                </c:pt>
                <c:pt idx="410">
                  <c:v>-87.348390581703711</c:v>
                </c:pt>
                <c:pt idx="411">
                  <c:v>-87.995260438251648</c:v>
                </c:pt>
                <c:pt idx="412">
                  <c:v>-88.405736463577739</c:v>
                </c:pt>
                <c:pt idx="413">
                  <c:v>-88.471408238379013</c:v>
                </c:pt>
                <c:pt idx="414">
                  <c:v>-89.13366580432556</c:v>
                </c:pt>
                <c:pt idx="415">
                  <c:v>-87.260555050375316</c:v>
                </c:pt>
                <c:pt idx="416">
                  <c:v>-87.293267082066833</c:v>
                </c:pt>
                <c:pt idx="417">
                  <c:v>-88.200365794276252</c:v>
                </c:pt>
                <c:pt idx="418">
                  <c:v>-88.337112330519517</c:v>
                </c:pt>
                <c:pt idx="419">
                  <c:v>-89.036086883948514</c:v>
                </c:pt>
                <c:pt idx="420">
                  <c:v>-89.212652631429052</c:v>
                </c:pt>
                <c:pt idx="421">
                  <c:v>-89.500595279491947</c:v>
                </c:pt>
              </c:numCache>
            </c:numRef>
          </c:val>
          <c:smooth val="0"/>
          <c:extLst>
            <c:ext xmlns:c16="http://schemas.microsoft.com/office/drawing/2014/chart" uri="{C3380CC4-5D6E-409C-BE32-E72D297353CC}">
              <c16:uniqueId val="{00000001-74E7-4597-A4DC-285F6B0F7178}"/>
            </c:ext>
          </c:extLst>
        </c:ser>
        <c:ser>
          <c:idx val="2"/>
          <c:order val="2"/>
          <c:tx>
            <c:strRef>
              <c:f>accelerometer!$R$1</c:f>
              <c:strCache>
                <c:ptCount val="1"/>
                <c:pt idx="0">
                  <c:v>Accel_Z</c:v>
                </c:pt>
              </c:strCache>
            </c:strRef>
          </c:tx>
          <c:spPr>
            <a:ln w="28575" cap="rnd">
              <a:solidFill>
                <a:schemeClr val="accent3"/>
              </a:solidFill>
              <a:round/>
            </a:ln>
            <a:effectLst/>
          </c:spPr>
          <c:marker>
            <c:symbol val="none"/>
          </c:marker>
          <c:val>
            <c:numRef>
              <c:f>accelerometer!$R$2:$R$423</c:f>
              <c:numCache>
                <c:formatCode>General</c:formatCode>
                <c:ptCount val="422"/>
                <c:pt idx="0">
                  <c:v>-89.318100819210599</c:v>
                </c:pt>
                <c:pt idx="1">
                  <c:v>-89.255773631706759</c:v>
                </c:pt>
                <c:pt idx="2">
                  <c:v>-89.222440051224893</c:v>
                </c:pt>
                <c:pt idx="3">
                  <c:v>-89.297080279003936</c:v>
                </c:pt>
                <c:pt idx="4">
                  <c:v>-89.387812645894797</c:v>
                </c:pt>
                <c:pt idx="5">
                  <c:v>-89.282215258101175</c:v>
                </c:pt>
                <c:pt idx="6">
                  <c:v>-89.29198633017063</c:v>
                </c:pt>
                <c:pt idx="7">
                  <c:v>-89.380391489014812</c:v>
                </c:pt>
                <c:pt idx="8">
                  <c:v>-89.257445130730602</c:v>
                </c:pt>
                <c:pt idx="9">
                  <c:v>-89.330941517289261</c:v>
                </c:pt>
                <c:pt idx="10">
                  <c:v>-89.282893401906932</c:v>
                </c:pt>
                <c:pt idx="11">
                  <c:v>-89.29729437479169</c:v>
                </c:pt>
                <c:pt idx="12">
                  <c:v>-89.307213857975768</c:v>
                </c:pt>
                <c:pt idx="13">
                  <c:v>-89.267125033953363</c:v>
                </c:pt>
                <c:pt idx="14">
                  <c:v>-89.256454368733515</c:v>
                </c:pt>
                <c:pt idx="15">
                  <c:v>-89.260829431526076</c:v>
                </c:pt>
                <c:pt idx="16">
                  <c:v>-89.31645784920687</c:v>
                </c:pt>
                <c:pt idx="17">
                  <c:v>-89.253222591200014</c:v>
                </c:pt>
                <c:pt idx="18">
                  <c:v>-89.22415452768692</c:v>
                </c:pt>
                <c:pt idx="19">
                  <c:v>-89.270522013927916</c:v>
                </c:pt>
                <c:pt idx="20">
                  <c:v>-89.283318838267263</c:v>
                </c:pt>
                <c:pt idx="21">
                  <c:v>-89.315801631671533</c:v>
                </c:pt>
                <c:pt idx="22">
                  <c:v>-89.245203398584138</c:v>
                </c:pt>
                <c:pt idx="23">
                  <c:v>-89.152583058383044</c:v>
                </c:pt>
                <c:pt idx="24">
                  <c:v>-86.714956933809134</c:v>
                </c:pt>
                <c:pt idx="25">
                  <c:v>-88.351805514614625</c:v>
                </c:pt>
                <c:pt idx="26">
                  <c:v>-85.688632021811713</c:v>
                </c:pt>
                <c:pt idx="27">
                  <c:v>-84.455708414293028</c:v>
                </c:pt>
                <c:pt idx="28">
                  <c:v>-89.610189957642874</c:v>
                </c:pt>
                <c:pt idx="29">
                  <c:v>-89.168062190343747</c:v>
                </c:pt>
                <c:pt idx="30">
                  <c:v>-89.14610079391565</c:v>
                </c:pt>
                <c:pt idx="31">
                  <c:v>-89.251914399002501</c:v>
                </c:pt>
                <c:pt idx="32">
                  <c:v>-89.13547287893077</c:v>
                </c:pt>
                <c:pt idx="33">
                  <c:v>-86.275535617303106</c:v>
                </c:pt>
                <c:pt idx="34">
                  <c:v>-87.295727463987063</c:v>
                </c:pt>
                <c:pt idx="35">
                  <c:v>-89.454217711397121</c:v>
                </c:pt>
                <c:pt idx="36">
                  <c:v>-89.399540516504416</c:v>
                </c:pt>
                <c:pt idx="37">
                  <c:v>-89.647398464340199</c:v>
                </c:pt>
                <c:pt idx="38">
                  <c:v>-89.228641867912302</c:v>
                </c:pt>
                <c:pt idx="39">
                  <c:v>-89.246002800472297</c:v>
                </c:pt>
                <c:pt idx="40">
                  <c:v>-89.54773479787552</c:v>
                </c:pt>
                <c:pt idx="41">
                  <c:v>-89.510239050712215</c:v>
                </c:pt>
                <c:pt idx="42">
                  <c:v>-89.039438981941203</c:v>
                </c:pt>
                <c:pt idx="43">
                  <c:v>-88.863999483370961</c:v>
                </c:pt>
                <c:pt idx="44">
                  <c:v>-88.990469406801779</c:v>
                </c:pt>
                <c:pt idx="45">
                  <c:v>-89.090639035507877</c:v>
                </c:pt>
                <c:pt idx="46">
                  <c:v>-88.96787487192104</c:v>
                </c:pt>
                <c:pt idx="47">
                  <c:v>-89.042410746477998</c:v>
                </c:pt>
                <c:pt idx="48">
                  <c:v>-88.967229015263996</c:v>
                </c:pt>
                <c:pt idx="49">
                  <c:v>-88.349475377849132</c:v>
                </c:pt>
                <c:pt idx="50">
                  <c:v>-87.597078267497707</c:v>
                </c:pt>
                <c:pt idx="51">
                  <c:v>-88.023284042548141</c:v>
                </c:pt>
                <c:pt idx="52">
                  <c:v>-88.555486803185488</c:v>
                </c:pt>
                <c:pt idx="53">
                  <c:v>-88.129572071336341</c:v>
                </c:pt>
                <c:pt idx="54">
                  <c:v>-87.574792099170381</c:v>
                </c:pt>
                <c:pt idx="55">
                  <c:v>-87.195688884801797</c:v>
                </c:pt>
                <c:pt idx="56">
                  <c:v>-85.507756760347391</c:v>
                </c:pt>
                <c:pt idx="57">
                  <c:v>-85.266598915475811</c:v>
                </c:pt>
                <c:pt idx="58">
                  <c:v>-84.568905213919464</c:v>
                </c:pt>
                <c:pt idx="59">
                  <c:v>-84.124934206254906</c:v>
                </c:pt>
                <c:pt idx="60">
                  <c:v>-85.562774733242676</c:v>
                </c:pt>
                <c:pt idx="61">
                  <c:v>-84.024856442709464</c:v>
                </c:pt>
                <c:pt idx="62">
                  <c:v>-85.016823650623721</c:v>
                </c:pt>
                <c:pt idx="63">
                  <c:v>-83.038825139077701</c:v>
                </c:pt>
                <c:pt idx="64">
                  <c:v>-83.662184615747009</c:v>
                </c:pt>
                <c:pt idx="65">
                  <c:v>-80.897125393787448</c:v>
                </c:pt>
                <c:pt idx="66">
                  <c:v>-82.133765155649129</c:v>
                </c:pt>
                <c:pt idx="67">
                  <c:v>-80.454955295081817</c:v>
                </c:pt>
                <c:pt idx="68">
                  <c:v>-80.001894700474963</c:v>
                </c:pt>
                <c:pt idx="69">
                  <c:v>-80.314117011942486</c:v>
                </c:pt>
                <c:pt idx="70">
                  <c:v>-80.3568105073075</c:v>
                </c:pt>
                <c:pt idx="71">
                  <c:v>-79.696482866161816</c:v>
                </c:pt>
                <c:pt idx="72">
                  <c:v>-79.102797004626822</c:v>
                </c:pt>
                <c:pt idx="73">
                  <c:v>-77.744617800542699</c:v>
                </c:pt>
                <c:pt idx="74">
                  <c:v>-76.73824934370208</c:v>
                </c:pt>
                <c:pt idx="75">
                  <c:v>-76.249819606842919</c:v>
                </c:pt>
                <c:pt idx="76">
                  <c:v>-76.164363795519634</c:v>
                </c:pt>
                <c:pt idx="77">
                  <c:v>-76.658831654000636</c:v>
                </c:pt>
                <c:pt idx="78">
                  <c:v>-77.540205546763715</c:v>
                </c:pt>
                <c:pt idx="79">
                  <c:v>-76.007164633885552</c:v>
                </c:pt>
                <c:pt idx="80">
                  <c:v>-75.649279617286012</c:v>
                </c:pt>
                <c:pt idx="81">
                  <c:v>-75.40320681530963</c:v>
                </c:pt>
                <c:pt idx="82">
                  <c:v>-76.055040919066499</c:v>
                </c:pt>
                <c:pt idx="83">
                  <c:v>-73.746095860377622</c:v>
                </c:pt>
                <c:pt idx="84">
                  <c:v>-75.395682468830813</c:v>
                </c:pt>
                <c:pt idx="85">
                  <c:v>-75.590381567134358</c:v>
                </c:pt>
                <c:pt idx="86">
                  <c:v>-74.152379264866497</c:v>
                </c:pt>
                <c:pt idx="87">
                  <c:v>-74.902635610767106</c:v>
                </c:pt>
                <c:pt idx="88">
                  <c:v>-74.550152911889128</c:v>
                </c:pt>
                <c:pt idx="89">
                  <c:v>-73.360587946639868</c:v>
                </c:pt>
                <c:pt idx="90">
                  <c:v>-72.111779263220782</c:v>
                </c:pt>
                <c:pt idx="91">
                  <c:v>-74.067981320959987</c:v>
                </c:pt>
                <c:pt idx="92">
                  <c:v>-71.699165311421581</c:v>
                </c:pt>
                <c:pt idx="93">
                  <c:v>-72.355164519746353</c:v>
                </c:pt>
                <c:pt idx="94">
                  <c:v>-72.147132546125562</c:v>
                </c:pt>
                <c:pt idx="95">
                  <c:v>-72.037246319085668</c:v>
                </c:pt>
                <c:pt idx="96">
                  <c:v>-69.953901106346024</c:v>
                </c:pt>
                <c:pt idx="97">
                  <c:v>-70.652016567325688</c:v>
                </c:pt>
                <c:pt idx="98">
                  <c:v>-69.063780535453887</c:v>
                </c:pt>
                <c:pt idx="99">
                  <c:v>-68.492039940919653</c:v>
                </c:pt>
                <c:pt idx="100">
                  <c:v>-67.480467912865066</c:v>
                </c:pt>
                <c:pt idx="101">
                  <c:v>-68.491395439650944</c:v>
                </c:pt>
                <c:pt idx="102">
                  <c:v>-69.462225595808491</c:v>
                </c:pt>
                <c:pt idx="103">
                  <c:v>-67.205246004486284</c:v>
                </c:pt>
                <c:pt idx="104">
                  <c:v>-67.523582285602743</c:v>
                </c:pt>
                <c:pt idx="105">
                  <c:v>-66.80365401711569</c:v>
                </c:pt>
                <c:pt idx="106">
                  <c:v>-65.540368961717817</c:v>
                </c:pt>
                <c:pt idx="107">
                  <c:v>-65.046693866248475</c:v>
                </c:pt>
                <c:pt idx="108">
                  <c:v>-64.872539709671088</c:v>
                </c:pt>
                <c:pt idx="109">
                  <c:v>-64.589914586243836</c:v>
                </c:pt>
                <c:pt idx="110">
                  <c:v>-64.02427960322359</c:v>
                </c:pt>
                <c:pt idx="111">
                  <c:v>-63.948085571409486</c:v>
                </c:pt>
                <c:pt idx="112">
                  <c:v>-64.316186908449836</c:v>
                </c:pt>
                <c:pt idx="113">
                  <c:v>-64.11780296869081</c:v>
                </c:pt>
                <c:pt idx="114">
                  <c:v>-62.91580967049223</c:v>
                </c:pt>
                <c:pt idx="115">
                  <c:v>-62.254110291643869</c:v>
                </c:pt>
                <c:pt idx="116">
                  <c:v>-62.226082557784245</c:v>
                </c:pt>
                <c:pt idx="117">
                  <c:v>-61.418968286143318</c:v>
                </c:pt>
                <c:pt idx="118">
                  <c:v>-60.676936679007568</c:v>
                </c:pt>
                <c:pt idx="119">
                  <c:v>-60.840932476977009</c:v>
                </c:pt>
                <c:pt idx="120">
                  <c:v>-60.177714054873746</c:v>
                </c:pt>
                <c:pt idx="121">
                  <c:v>-59.366247423788728</c:v>
                </c:pt>
                <c:pt idx="122">
                  <c:v>-59.329705350052087</c:v>
                </c:pt>
                <c:pt idx="123">
                  <c:v>-58.56437143858296</c:v>
                </c:pt>
                <c:pt idx="124">
                  <c:v>-56.8530637367707</c:v>
                </c:pt>
                <c:pt idx="125">
                  <c:v>-55.010069471992615</c:v>
                </c:pt>
                <c:pt idx="126">
                  <c:v>-55.209107834737637</c:v>
                </c:pt>
                <c:pt idx="127">
                  <c:v>-56.282670994204111</c:v>
                </c:pt>
                <c:pt idx="128">
                  <c:v>-56.624369339131633</c:v>
                </c:pt>
                <c:pt idx="129">
                  <c:v>-58.260775046811915</c:v>
                </c:pt>
                <c:pt idx="130">
                  <c:v>-56.666480078935201</c:v>
                </c:pt>
                <c:pt idx="131">
                  <c:v>-56.557840286160449</c:v>
                </c:pt>
                <c:pt idx="132">
                  <c:v>-56.463282709407444</c:v>
                </c:pt>
                <c:pt idx="133">
                  <c:v>-56.217970380254556</c:v>
                </c:pt>
                <c:pt idx="134">
                  <c:v>-56.922267163268543</c:v>
                </c:pt>
                <c:pt idx="135">
                  <c:v>-56.420783408811175</c:v>
                </c:pt>
                <c:pt idx="136">
                  <c:v>-56.800811412989468</c:v>
                </c:pt>
                <c:pt idx="137">
                  <c:v>-56.879614085077435</c:v>
                </c:pt>
                <c:pt idx="138">
                  <c:v>-57.452370284667523</c:v>
                </c:pt>
                <c:pt idx="139">
                  <c:v>-58.167676966366884</c:v>
                </c:pt>
                <c:pt idx="140">
                  <c:v>-57.603311295112</c:v>
                </c:pt>
                <c:pt idx="141">
                  <c:v>-58.358923094840179</c:v>
                </c:pt>
                <c:pt idx="142">
                  <c:v>-58.100724622678257</c:v>
                </c:pt>
                <c:pt idx="143">
                  <c:v>-55.801532232323233</c:v>
                </c:pt>
                <c:pt idx="144">
                  <c:v>-52.353186393147716</c:v>
                </c:pt>
                <c:pt idx="145">
                  <c:v>-54.328087660614791</c:v>
                </c:pt>
                <c:pt idx="146">
                  <c:v>-54.27797238468645</c:v>
                </c:pt>
                <c:pt idx="147">
                  <c:v>-52.401488806682138</c:v>
                </c:pt>
                <c:pt idx="148">
                  <c:v>-53.184116457657481</c:v>
                </c:pt>
                <c:pt idx="149">
                  <c:v>-51.517569239367468</c:v>
                </c:pt>
                <c:pt idx="150">
                  <c:v>-51.820546237701087</c:v>
                </c:pt>
                <c:pt idx="151">
                  <c:v>-52.643976445678192</c:v>
                </c:pt>
                <c:pt idx="152">
                  <c:v>-51.172820154147288</c:v>
                </c:pt>
                <c:pt idx="153">
                  <c:v>-51.65125911532553</c:v>
                </c:pt>
                <c:pt idx="154">
                  <c:v>-50.393582845925309</c:v>
                </c:pt>
                <c:pt idx="155">
                  <c:v>-49.799339571973178</c:v>
                </c:pt>
                <c:pt idx="156">
                  <c:v>-49.940140318203831</c:v>
                </c:pt>
                <c:pt idx="157">
                  <c:v>-48.970172861829468</c:v>
                </c:pt>
                <c:pt idx="158">
                  <c:v>-50.117863006198249</c:v>
                </c:pt>
                <c:pt idx="159">
                  <c:v>-49.957851859667556</c:v>
                </c:pt>
                <c:pt idx="160">
                  <c:v>-48.621617148086216</c:v>
                </c:pt>
                <c:pt idx="161">
                  <c:v>-47.973574473046924</c:v>
                </c:pt>
                <c:pt idx="162">
                  <c:v>-47.411428074609582</c:v>
                </c:pt>
                <c:pt idx="163">
                  <c:v>-48.207733973677669</c:v>
                </c:pt>
                <c:pt idx="164">
                  <c:v>-49.665406473328432</c:v>
                </c:pt>
                <c:pt idx="165">
                  <c:v>-50.161833715816293</c:v>
                </c:pt>
                <c:pt idx="166">
                  <c:v>-49.472626974520992</c:v>
                </c:pt>
                <c:pt idx="167">
                  <c:v>-49.219264866916511</c:v>
                </c:pt>
                <c:pt idx="168">
                  <c:v>-48.351699699412315</c:v>
                </c:pt>
                <c:pt idx="169">
                  <c:v>-47.689836902478461</c:v>
                </c:pt>
                <c:pt idx="170">
                  <c:v>-46.759117674594407</c:v>
                </c:pt>
                <c:pt idx="171">
                  <c:v>-46.798615245977111</c:v>
                </c:pt>
                <c:pt idx="172">
                  <c:v>-47.966939535879334</c:v>
                </c:pt>
                <c:pt idx="173">
                  <c:v>-47.791861381636849</c:v>
                </c:pt>
                <c:pt idx="174">
                  <c:v>-47.99367578374585</c:v>
                </c:pt>
                <c:pt idx="175">
                  <c:v>-46.551823414611661</c:v>
                </c:pt>
                <c:pt idx="176">
                  <c:v>-46.69840277116549</c:v>
                </c:pt>
                <c:pt idx="177">
                  <c:v>-46.895136279726145</c:v>
                </c:pt>
                <c:pt idx="178">
                  <c:v>-46.931954143438595</c:v>
                </c:pt>
                <c:pt idx="179">
                  <c:v>-46.490614169589406</c:v>
                </c:pt>
                <c:pt idx="180">
                  <c:v>-45.572608776728686</c:v>
                </c:pt>
                <c:pt idx="181">
                  <c:v>-45.37578626295997</c:v>
                </c:pt>
                <c:pt idx="182">
                  <c:v>-45.522356188859</c:v>
                </c:pt>
                <c:pt idx="183">
                  <c:v>-44.54979091769389</c:v>
                </c:pt>
                <c:pt idx="184">
                  <c:v>-43.281781318540922</c:v>
                </c:pt>
                <c:pt idx="185">
                  <c:v>-43.186252428453237</c:v>
                </c:pt>
                <c:pt idx="186">
                  <c:v>-43.49769227671252</c:v>
                </c:pt>
                <c:pt idx="187">
                  <c:v>-43.434441037193508</c:v>
                </c:pt>
                <c:pt idx="188">
                  <c:v>-43.365760402494679</c:v>
                </c:pt>
                <c:pt idx="189">
                  <c:v>-44.107186365621367</c:v>
                </c:pt>
                <c:pt idx="190">
                  <c:v>-44.229765799037338</c:v>
                </c:pt>
                <c:pt idx="191">
                  <c:v>-43.602770378706438</c:v>
                </c:pt>
                <c:pt idx="192">
                  <c:v>-43.793359346199757</c:v>
                </c:pt>
                <c:pt idx="193">
                  <c:v>-43.170777939226639</c:v>
                </c:pt>
                <c:pt idx="194">
                  <c:v>-43.310659700746108</c:v>
                </c:pt>
                <c:pt idx="195">
                  <c:v>-43.337416537177496</c:v>
                </c:pt>
                <c:pt idx="196">
                  <c:v>-42.850659618918499</c:v>
                </c:pt>
                <c:pt idx="197">
                  <c:v>-42.371723253205104</c:v>
                </c:pt>
                <c:pt idx="198">
                  <c:v>-41.652347709782347</c:v>
                </c:pt>
                <c:pt idx="199">
                  <c:v>-40.127698565462936</c:v>
                </c:pt>
                <c:pt idx="200">
                  <c:v>-40.765454921824336</c:v>
                </c:pt>
                <c:pt idx="201">
                  <c:v>-41.591466183135097</c:v>
                </c:pt>
                <c:pt idx="202">
                  <c:v>-42.486849843961082</c:v>
                </c:pt>
                <c:pt idx="203">
                  <c:v>-43.161899170244816</c:v>
                </c:pt>
                <c:pt idx="204">
                  <c:v>-43.52196860133958</c:v>
                </c:pt>
                <c:pt idx="205">
                  <c:v>-44.283230660095917</c:v>
                </c:pt>
                <c:pt idx="206">
                  <c:v>-45.032855269871916</c:v>
                </c:pt>
                <c:pt idx="207">
                  <c:v>-45.227976283229275</c:v>
                </c:pt>
                <c:pt idx="208">
                  <c:v>-43.574984160841694</c:v>
                </c:pt>
                <c:pt idx="209">
                  <c:v>-41.978945046651901</c:v>
                </c:pt>
                <c:pt idx="210">
                  <c:v>-40.178802977285208</c:v>
                </c:pt>
                <c:pt idx="211">
                  <c:v>-40.740037190047708</c:v>
                </c:pt>
                <c:pt idx="212">
                  <c:v>-41.635946749813499</c:v>
                </c:pt>
                <c:pt idx="213">
                  <c:v>-39.973729380674648</c:v>
                </c:pt>
                <c:pt idx="214">
                  <c:v>-38.740257769779049</c:v>
                </c:pt>
                <c:pt idx="215">
                  <c:v>-37.76412611220217</c:v>
                </c:pt>
                <c:pt idx="216">
                  <c:v>-37.920385261899092</c:v>
                </c:pt>
                <c:pt idx="217">
                  <c:v>-36.733742243245445</c:v>
                </c:pt>
                <c:pt idx="218">
                  <c:v>-37.5151468928822</c:v>
                </c:pt>
                <c:pt idx="219">
                  <c:v>-38.304500456919683</c:v>
                </c:pt>
                <c:pt idx="220">
                  <c:v>-38.104596477106874</c:v>
                </c:pt>
                <c:pt idx="221">
                  <c:v>-38.201377100369221</c:v>
                </c:pt>
                <c:pt idx="222">
                  <c:v>-37.091947408158852</c:v>
                </c:pt>
                <c:pt idx="223">
                  <c:v>-35.687312559865212</c:v>
                </c:pt>
                <c:pt idx="224">
                  <c:v>-36.147363398273491</c:v>
                </c:pt>
                <c:pt idx="225">
                  <c:v>-35.126548965412951</c:v>
                </c:pt>
                <c:pt idx="226">
                  <c:v>-36.03179714709956</c:v>
                </c:pt>
                <c:pt idx="227">
                  <c:v>-35.883015979246643</c:v>
                </c:pt>
                <c:pt idx="228">
                  <c:v>-36.290848355545577</c:v>
                </c:pt>
                <c:pt idx="229">
                  <c:v>-35.869609688030963</c:v>
                </c:pt>
                <c:pt idx="230">
                  <c:v>-33.913830932085276</c:v>
                </c:pt>
                <c:pt idx="231">
                  <c:v>-32.633873946540987</c:v>
                </c:pt>
                <c:pt idx="232">
                  <c:v>-30.975497589736147</c:v>
                </c:pt>
                <c:pt idx="233">
                  <c:v>-32.789237541890571</c:v>
                </c:pt>
                <c:pt idx="234">
                  <c:v>-33.03936990103724</c:v>
                </c:pt>
                <c:pt idx="235">
                  <c:v>-36.632382261831815</c:v>
                </c:pt>
                <c:pt idx="236">
                  <c:v>-36.522469119237769</c:v>
                </c:pt>
                <c:pt idx="237">
                  <c:v>-33.300304387843212</c:v>
                </c:pt>
                <c:pt idx="238">
                  <c:v>-30.142793589230418</c:v>
                </c:pt>
                <c:pt idx="239">
                  <c:v>-30.394380441552759</c:v>
                </c:pt>
                <c:pt idx="240">
                  <c:v>-29.865731376624638</c:v>
                </c:pt>
                <c:pt idx="241">
                  <c:v>-26.540169313337373</c:v>
                </c:pt>
                <c:pt idx="242">
                  <c:v>-29.219573846227622</c:v>
                </c:pt>
                <c:pt idx="243">
                  <c:v>-29.819497928291881</c:v>
                </c:pt>
                <c:pt idx="244">
                  <c:v>-29.225142910084333</c:v>
                </c:pt>
                <c:pt idx="245">
                  <c:v>-30.474937173069122</c:v>
                </c:pt>
                <c:pt idx="246">
                  <c:v>-29.299724454680916</c:v>
                </c:pt>
                <c:pt idx="247">
                  <c:v>-27.796589981866877</c:v>
                </c:pt>
                <c:pt idx="248">
                  <c:v>-24.60471448644396</c:v>
                </c:pt>
                <c:pt idx="249">
                  <c:v>-25.731007549350835</c:v>
                </c:pt>
                <c:pt idx="250">
                  <c:v>-24.35169441764409</c:v>
                </c:pt>
                <c:pt idx="251">
                  <c:v>-27.196103968361236</c:v>
                </c:pt>
                <c:pt idx="252">
                  <c:v>-25.707549848619937</c:v>
                </c:pt>
                <c:pt idx="253">
                  <c:v>-21.371217468840179</c:v>
                </c:pt>
                <c:pt idx="254">
                  <c:v>-21.749088133515038</c:v>
                </c:pt>
                <c:pt idx="255">
                  <c:v>-23.301737211884792</c:v>
                </c:pt>
                <c:pt idx="256">
                  <c:v>-24.495275727214256</c:v>
                </c:pt>
                <c:pt idx="257">
                  <c:v>-26.137734441183326</c:v>
                </c:pt>
                <c:pt idx="258">
                  <c:v>-26.689567589219052</c:v>
                </c:pt>
                <c:pt idx="259">
                  <c:v>-21.549028880133779</c:v>
                </c:pt>
                <c:pt idx="260">
                  <c:v>-22.938806810564017</c:v>
                </c:pt>
                <c:pt idx="261">
                  <c:v>-24.021181385185141</c:v>
                </c:pt>
                <c:pt idx="262">
                  <c:v>-24.116140459105964</c:v>
                </c:pt>
                <c:pt idx="263">
                  <c:v>-23.337470248340413</c:v>
                </c:pt>
                <c:pt idx="264">
                  <c:v>-22.755323031956365</c:v>
                </c:pt>
                <c:pt idx="265">
                  <c:v>-22.136448119459079</c:v>
                </c:pt>
                <c:pt idx="266">
                  <c:v>-22.099088091887769</c:v>
                </c:pt>
                <c:pt idx="267">
                  <c:v>-21.940216817236688</c:v>
                </c:pt>
                <c:pt idx="268">
                  <c:v>-22.754076889021583</c:v>
                </c:pt>
                <c:pt idx="269">
                  <c:v>-21.25734402375495</c:v>
                </c:pt>
                <c:pt idx="270">
                  <c:v>-21.364638178761687</c:v>
                </c:pt>
                <c:pt idx="271">
                  <c:v>-20.86114026087937</c:v>
                </c:pt>
                <c:pt idx="272">
                  <c:v>-20.186912963434931</c:v>
                </c:pt>
                <c:pt idx="273">
                  <c:v>-19.239950043070703</c:v>
                </c:pt>
                <c:pt idx="274">
                  <c:v>-19.483431221261512</c:v>
                </c:pt>
                <c:pt idx="275">
                  <c:v>-19.412525504102398</c:v>
                </c:pt>
                <c:pt idx="276">
                  <c:v>-19.826016693507206</c:v>
                </c:pt>
                <c:pt idx="277">
                  <c:v>-19.641039734855198</c:v>
                </c:pt>
                <c:pt idx="278">
                  <c:v>-19.793486332604235</c:v>
                </c:pt>
                <c:pt idx="279">
                  <c:v>-19.620155734896564</c:v>
                </c:pt>
                <c:pt idx="280">
                  <c:v>-19.85765698161088</c:v>
                </c:pt>
                <c:pt idx="281">
                  <c:v>-19.634422061673835</c:v>
                </c:pt>
                <c:pt idx="282">
                  <c:v>-19.07547458575895</c:v>
                </c:pt>
                <c:pt idx="283">
                  <c:v>-18.120010945926104</c:v>
                </c:pt>
                <c:pt idx="284">
                  <c:v>-18.768580044418208</c:v>
                </c:pt>
                <c:pt idx="285">
                  <c:v>-19.875734104382932</c:v>
                </c:pt>
                <c:pt idx="286">
                  <c:v>-19.79957987588049</c:v>
                </c:pt>
                <c:pt idx="287">
                  <c:v>-19.716606419371324</c:v>
                </c:pt>
                <c:pt idx="288">
                  <c:v>-18.131850003603823</c:v>
                </c:pt>
                <c:pt idx="289">
                  <c:v>-16.943962600617482</c:v>
                </c:pt>
                <c:pt idx="290">
                  <c:v>-15.826946684712299</c:v>
                </c:pt>
                <c:pt idx="291">
                  <c:v>-15.12475799279475</c:v>
                </c:pt>
                <c:pt idx="292">
                  <c:v>-16.101581329678115</c:v>
                </c:pt>
                <c:pt idx="293">
                  <c:v>-17.66194859888056</c:v>
                </c:pt>
                <c:pt idx="294">
                  <c:v>-17.801438631604963</c:v>
                </c:pt>
                <c:pt idx="295">
                  <c:v>-17.187771998152236</c:v>
                </c:pt>
                <c:pt idx="296">
                  <c:v>-17.474284435783325</c:v>
                </c:pt>
                <c:pt idx="297">
                  <c:v>-17.509792116191434</c:v>
                </c:pt>
                <c:pt idx="298">
                  <c:v>-16.845425710160015</c:v>
                </c:pt>
                <c:pt idx="299">
                  <c:v>-16.844129141419845</c:v>
                </c:pt>
                <c:pt idx="300">
                  <c:v>-16.892685560257</c:v>
                </c:pt>
                <c:pt idx="301">
                  <c:v>-17.028556661168743</c:v>
                </c:pt>
                <c:pt idx="302">
                  <c:v>-17.019230302965784</c:v>
                </c:pt>
                <c:pt idx="303">
                  <c:v>-16.46173519911089</c:v>
                </c:pt>
                <c:pt idx="304">
                  <c:v>-16.133343596213702</c:v>
                </c:pt>
                <c:pt idx="305">
                  <c:v>-15.201321079192379</c:v>
                </c:pt>
                <c:pt idx="306">
                  <c:v>-14.241416282954351</c:v>
                </c:pt>
                <c:pt idx="307">
                  <c:v>-12.661615946258191</c:v>
                </c:pt>
                <c:pt idx="308">
                  <c:v>-12.132711228645165</c:v>
                </c:pt>
                <c:pt idx="309">
                  <c:v>-13.230178381653531</c:v>
                </c:pt>
                <c:pt idx="310">
                  <c:v>-13.993239889243975</c:v>
                </c:pt>
                <c:pt idx="311">
                  <c:v>-14.236505626815823</c:v>
                </c:pt>
                <c:pt idx="312">
                  <c:v>-14.344436880842622</c:v>
                </c:pt>
                <c:pt idx="313">
                  <c:v>-14.284483806780266</c:v>
                </c:pt>
                <c:pt idx="314">
                  <c:v>-13.874355533446245</c:v>
                </c:pt>
                <c:pt idx="315">
                  <c:v>-13.692604205438384</c:v>
                </c:pt>
                <c:pt idx="316">
                  <c:v>-13.349959696441173</c:v>
                </c:pt>
                <c:pt idx="317">
                  <c:v>-12.0640684656079</c:v>
                </c:pt>
                <c:pt idx="318">
                  <c:v>-13.120706881077092</c:v>
                </c:pt>
                <c:pt idx="319">
                  <c:v>-13.088929172927319</c:v>
                </c:pt>
                <c:pt idx="320">
                  <c:v>-12.283783541557954</c:v>
                </c:pt>
                <c:pt idx="321">
                  <c:v>-10.838379646525139</c:v>
                </c:pt>
                <c:pt idx="322">
                  <c:v>-11.444308809232471</c:v>
                </c:pt>
                <c:pt idx="323">
                  <c:v>-12.521173564065684</c:v>
                </c:pt>
                <c:pt idx="324">
                  <c:v>-11.924122185490164</c:v>
                </c:pt>
                <c:pt idx="325">
                  <c:v>-11.360563335971394</c:v>
                </c:pt>
                <c:pt idx="326">
                  <c:v>-10.632889843640456</c:v>
                </c:pt>
                <c:pt idx="327">
                  <c:v>-10.200121814355727</c:v>
                </c:pt>
                <c:pt idx="328">
                  <c:v>-9.9956504156345787</c:v>
                </c:pt>
                <c:pt idx="329">
                  <c:v>-9.9202548057901918</c:v>
                </c:pt>
                <c:pt idx="330">
                  <c:v>-9.3700014334974711</c:v>
                </c:pt>
                <c:pt idx="331">
                  <c:v>-9.7622755140615993</c:v>
                </c:pt>
                <c:pt idx="332">
                  <c:v>-10.959510909526578</c:v>
                </c:pt>
                <c:pt idx="333">
                  <c:v>-8.293158825033661</c:v>
                </c:pt>
                <c:pt idx="334">
                  <c:v>-8.7910107867271883</c:v>
                </c:pt>
                <c:pt idx="335">
                  <c:v>-11.557864253232113</c:v>
                </c:pt>
                <c:pt idx="336">
                  <c:v>-12.418230609671653</c:v>
                </c:pt>
                <c:pt idx="337">
                  <c:v>-9.1782045786622319</c:v>
                </c:pt>
                <c:pt idx="338">
                  <c:v>-7.8370965593806545</c:v>
                </c:pt>
                <c:pt idx="339">
                  <c:v>-6.1448532129366864</c:v>
                </c:pt>
                <c:pt idx="340">
                  <c:v>-6.4769648787086131</c:v>
                </c:pt>
                <c:pt idx="341">
                  <c:v>-7.2864211466993893</c:v>
                </c:pt>
                <c:pt idx="342">
                  <c:v>-8.2555804629076661</c:v>
                </c:pt>
                <c:pt idx="343">
                  <c:v>-7.9544638377778005</c:v>
                </c:pt>
                <c:pt idx="344">
                  <c:v>-7.699783638217693</c:v>
                </c:pt>
                <c:pt idx="345">
                  <c:v>-8.9621588282230213</c:v>
                </c:pt>
                <c:pt idx="346">
                  <c:v>-7.6436424747753735</c:v>
                </c:pt>
                <c:pt idx="347">
                  <c:v>-6.4428153137316535</c:v>
                </c:pt>
                <c:pt idx="348">
                  <c:v>-6.0476808092134693</c:v>
                </c:pt>
                <c:pt idx="349">
                  <c:v>-5.6131893325462068</c:v>
                </c:pt>
                <c:pt idx="350">
                  <c:v>-6.9558055295638157</c:v>
                </c:pt>
                <c:pt idx="351">
                  <c:v>-5.3937631537876571</c:v>
                </c:pt>
                <c:pt idx="352">
                  <c:v>-5.4388701235533494</c:v>
                </c:pt>
                <c:pt idx="353">
                  <c:v>-5.6756049656859773</c:v>
                </c:pt>
                <c:pt idx="354">
                  <c:v>-5.2924446981051831</c:v>
                </c:pt>
                <c:pt idx="355">
                  <c:v>-5.7053228802543572</c:v>
                </c:pt>
                <c:pt idx="356">
                  <c:v>-5.7922875764623782</c:v>
                </c:pt>
                <c:pt idx="357">
                  <c:v>-5.9564381224195175</c:v>
                </c:pt>
                <c:pt idx="358">
                  <c:v>-5.7992133599066795</c:v>
                </c:pt>
                <c:pt idx="359">
                  <c:v>-5.1582651276180949</c:v>
                </c:pt>
                <c:pt idx="360">
                  <c:v>-5.2191299836173926</c:v>
                </c:pt>
                <c:pt idx="361">
                  <c:v>-5.4549833158975005</c:v>
                </c:pt>
                <c:pt idx="362">
                  <c:v>-5.0042212789488882</c:v>
                </c:pt>
                <c:pt idx="363">
                  <c:v>-4.1347716360829816</c:v>
                </c:pt>
                <c:pt idx="364">
                  <c:v>-3.6524776331531079</c:v>
                </c:pt>
                <c:pt idx="365">
                  <c:v>-4.569611867060277</c:v>
                </c:pt>
                <c:pt idx="366">
                  <c:v>-4.8499931505419056</c:v>
                </c:pt>
                <c:pt idx="367">
                  <c:v>-5.1803714360787669</c:v>
                </c:pt>
                <c:pt idx="368">
                  <c:v>-5.6752926351895132</c:v>
                </c:pt>
                <c:pt idx="369">
                  <c:v>-5.3065482708918239</c:v>
                </c:pt>
                <c:pt idx="370">
                  <c:v>-5.8350272489896069</c:v>
                </c:pt>
                <c:pt idx="371">
                  <c:v>-5.0812379124910434</c:v>
                </c:pt>
                <c:pt idx="372">
                  <c:v>-4.656684705014837</c:v>
                </c:pt>
                <c:pt idx="373">
                  <c:v>-5.2398689321999834</c:v>
                </c:pt>
                <c:pt idx="374">
                  <c:v>-5.48166631093126</c:v>
                </c:pt>
                <c:pt idx="375">
                  <c:v>-5.6615952637038083</c:v>
                </c:pt>
                <c:pt idx="376">
                  <c:v>-5.5967059844741485</c:v>
                </c:pt>
                <c:pt idx="377">
                  <c:v>-5.6328990832954577</c:v>
                </c:pt>
                <c:pt idx="378">
                  <c:v>-5.2731203126851636</c:v>
                </c:pt>
                <c:pt idx="379">
                  <c:v>-4.9389592297088827</c:v>
                </c:pt>
                <c:pt idx="380">
                  <c:v>-5.0147345871450604</c:v>
                </c:pt>
                <c:pt idx="381">
                  <c:v>-6.3176745045507321</c:v>
                </c:pt>
                <c:pt idx="382">
                  <c:v>-3.7180658264859083</c:v>
                </c:pt>
                <c:pt idx="383">
                  <c:v>-2.15882496239105</c:v>
                </c:pt>
                <c:pt idx="384">
                  <c:v>-3.2963463950992704</c:v>
                </c:pt>
                <c:pt idx="385">
                  <c:v>-5.2942353335134031</c:v>
                </c:pt>
                <c:pt idx="386">
                  <c:v>-5.1255252553251536</c:v>
                </c:pt>
                <c:pt idx="387">
                  <c:v>-2.7551779199068744</c:v>
                </c:pt>
                <c:pt idx="388">
                  <c:v>-2.0892061637383184</c:v>
                </c:pt>
                <c:pt idx="389">
                  <c:v>-0.93892461450254172</c:v>
                </c:pt>
                <c:pt idx="390">
                  <c:v>-3.9657176367778613</c:v>
                </c:pt>
                <c:pt idx="391">
                  <c:v>-3.1008130402084206</c:v>
                </c:pt>
                <c:pt idx="392">
                  <c:v>4.0750362086498189E-2</c:v>
                </c:pt>
                <c:pt idx="393">
                  <c:v>0.65790604910651396</c:v>
                </c:pt>
                <c:pt idx="394">
                  <c:v>1.0051017141829128</c:v>
                </c:pt>
                <c:pt idx="395">
                  <c:v>-0.18933382942286797</c:v>
                </c:pt>
                <c:pt idx="396">
                  <c:v>-0.58587139312463576</c:v>
                </c:pt>
                <c:pt idx="397">
                  <c:v>-1.0087739912779341</c:v>
                </c:pt>
                <c:pt idx="398">
                  <c:v>-1.2505015362990566</c:v>
                </c:pt>
                <c:pt idx="399">
                  <c:v>-1.7410888685099255</c:v>
                </c:pt>
                <c:pt idx="400">
                  <c:v>-4.2577003584140876</c:v>
                </c:pt>
                <c:pt idx="401">
                  <c:v>0.60765691594618743</c:v>
                </c:pt>
                <c:pt idx="402">
                  <c:v>3.101707836326502</c:v>
                </c:pt>
                <c:pt idx="403">
                  <c:v>3.2328850519619219</c:v>
                </c:pt>
                <c:pt idx="404">
                  <c:v>-1.9232809475714246E-2</c:v>
                </c:pt>
                <c:pt idx="405">
                  <c:v>-1.1761841296480349</c:v>
                </c:pt>
                <c:pt idx="406">
                  <c:v>-1.2433915850921549</c:v>
                </c:pt>
                <c:pt idx="407">
                  <c:v>-1.982355118384862</c:v>
                </c:pt>
                <c:pt idx="408">
                  <c:v>-2.9683772004890563</c:v>
                </c:pt>
                <c:pt idx="409">
                  <c:v>-3.0977216444012918</c:v>
                </c:pt>
                <c:pt idx="410">
                  <c:v>-2.605711523381371</c:v>
                </c:pt>
                <c:pt idx="411">
                  <c:v>-1.9970667645067555</c:v>
                </c:pt>
                <c:pt idx="412">
                  <c:v>-1.5942591974211864</c:v>
                </c:pt>
                <c:pt idx="413">
                  <c:v>-1.4726178123774392</c:v>
                </c:pt>
                <c:pt idx="414">
                  <c:v>-0.51659677050954467</c:v>
                </c:pt>
                <c:pt idx="415">
                  <c:v>-2.572043235254807</c:v>
                </c:pt>
                <c:pt idx="416">
                  <c:v>-2.4922086709709084</c:v>
                </c:pt>
                <c:pt idx="417">
                  <c:v>-1.5831181058781001</c:v>
                </c:pt>
                <c:pt idx="418">
                  <c:v>-1.3201882392803055</c:v>
                </c:pt>
                <c:pt idx="419">
                  <c:v>-0.94569850448008574</c:v>
                </c:pt>
                <c:pt idx="420">
                  <c:v>0.76520198554025987</c:v>
                </c:pt>
                <c:pt idx="421">
                  <c:v>0.10346737615631393</c:v>
                </c:pt>
              </c:numCache>
            </c:numRef>
          </c:val>
          <c:smooth val="0"/>
          <c:extLst>
            <c:ext xmlns:c16="http://schemas.microsoft.com/office/drawing/2014/chart" uri="{C3380CC4-5D6E-409C-BE32-E72D297353CC}">
              <c16:uniqueId val="{00000002-74E7-4597-A4DC-285F6B0F7178}"/>
            </c:ext>
          </c:extLst>
        </c:ser>
        <c:dLbls>
          <c:showLegendKey val="0"/>
          <c:showVal val="0"/>
          <c:showCatName val="0"/>
          <c:showSerName val="0"/>
          <c:showPercent val="0"/>
          <c:showBubbleSize val="0"/>
        </c:dLbls>
        <c:smooth val="0"/>
        <c:axId val="931666736"/>
        <c:axId val="931671656"/>
      </c:lineChart>
      <c:catAx>
        <c:axId val="931666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71656"/>
        <c:crosses val="autoZero"/>
        <c:auto val="1"/>
        <c:lblAlgn val="ctr"/>
        <c:lblOffset val="100"/>
        <c:noMultiLvlLbl val="0"/>
      </c:catAx>
      <c:valAx>
        <c:axId val="93167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667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sz="1800" b="0" i="0" baseline="0">
                <a:effectLst/>
              </a:rPr>
              <a:t>Gesture 1 Gyro Angle Test</a:t>
            </a:r>
            <a:endParaRPr lang="en-IE">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Gyro_A1_20!$Y$1</c:f>
              <c:strCache>
                <c:ptCount val="1"/>
                <c:pt idx="0">
                  <c:v>Gyro_X</c:v>
                </c:pt>
              </c:strCache>
            </c:strRef>
          </c:tx>
          <c:spPr>
            <a:ln w="28575" cap="rnd">
              <a:solidFill>
                <a:schemeClr val="accent1"/>
              </a:solidFill>
              <a:round/>
            </a:ln>
            <a:effectLst/>
          </c:spPr>
          <c:marker>
            <c:symbol val="none"/>
          </c:marker>
          <c:val>
            <c:numRef>
              <c:f>Gyro_A1_20!$Y$2:$Y$988</c:f>
              <c:numCache>
                <c:formatCode>General</c:formatCode>
                <c:ptCount val="987"/>
                <c:pt idx="0">
                  <c:v>-50.666417439999996</c:v>
                </c:pt>
                <c:pt idx="1">
                  <c:v>-58.85521353</c:v>
                </c:pt>
                <c:pt idx="2">
                  <c:v>-66.789042480000006</c:v>
                </c:pt>
                <c:pt idx="3">
                  <c:v>-74.266679629999999</c:v>
                </c:pt>
                <c:pt idx="4">
                  <c:v>-81.198553500000003</c:v>
                </c:pt>
                <c:pt idx="5">
                  <c:v>-87.420049230000004</c:v>
                </c:pt>
                <c:pt idx="6">
                  <c:v>-92.756533020000006</c:v>
                </c:pt>
                <c:pt idx="7">
                  <c:v>-97.373976339999999</c:v>
                </c:pt>
                <c:pt idx="8">
                  <c:v>-101.5550178</c:v>
                </c:pt>
                <c:pt idx="9">
                  <c:v>-105.5567849</c:v>
                </c:pt>
                <c:pt idx="10">
                  <c:v>-109.5054112</c:v>
                </c:pt>
                <c:pt idx="11">
                  <c:v>-113.4595654</c:v>
                </c:pt>
                <c:pt idx="12">
                  <c:v>-117.44933519999999</c:v>
                </c:pt>
                <c:pt idx="13">
                  <c:v>-121.363696</c:v>
                </c:pt>
                <c:pt idx="14">
                  <c:v>-125.0599785</c:v>
                </c:pt>
                <c:pt idx="15">
                  <c:v>-128.34031569999999</c:v>
                </c:pt>
                <c:pt idx="16">
                  <c:v>-130.95958690000001</c:v>
                </c:pt>
                <c:pt idx="17">
                  <c:v>-132.7700902</c:v>
                </c:pt>
                <c:pt idx="18">
                  <c:v>-133.72189599999999</c:v>
                </c:pt>
                <c:pt idx="19">
                  <c:v>-133.77159710000001</c:v>
                </c:pt>
                <c:pt idx="20">
                  <c:v>-132.90360459999999</c:v>
                </c:pt>
                <c:pt idx="21">
                  <c:v>-131.10220140000001</c:v>
                </c:pt>
                <c:pt idx="22">
                  <c:v>-128.44120469999999</c:v>
                </c:pt>
                <c:pt idx="23">
                  <c:v>-125.05478220000001</c:v>
                </c:pt>
                <c:pt idx="24">
                  <c:v>-121.06466279999999</c:v>
                </c:pt>
                <c:pt idx="25">
                  <c:v>-116.6293845</c:v>
                </c:pt>
                <c:pt idx="26">
                  <c:v>-111.9039645</c:v>
                </c:pt>
                <c:pt idx="27">
                  <c:v>-107.0049842</c:v>
                </c:pt>
                <c:pt idx="28">
                  <c:v>-102.0179181</c:v>
                </c:pt>
                <c:pt idx="29">
                  <c:v>-96.971424600000006</c:v>
                </c:pt>
                <c:pt idx="30">
                  <c:v>-91.819440029999996</c:v>
                </c:pt>
                <c:pt idx="31">
                  <c:v>-86.440077489999993</c:v>
                </c:pt>
                <c:pt idx="32">
                  <c:v>-80.716348819999993</c:v>
                </c:pt>
                <c:pt idx="33">
                  <c:v>-74.547514340000006</c:v>
                </c:pt>
                <c:pt idx="34">
                  <c:v>-67.818215390000006</c:v>
                </c:pt>
                <c:pt idx="35">
                  <c:v>-60.40554247</c:v>
                </c:pt>
                <c:pt idx="36">
                  <c:v>-52.271683920000001</c:v>
                </c:pt>
                <c:pt idx="37">
                  <c:v>-43.41078246</c:v>
                </c:pt>
                <c:pt idx="38">
                  <c:v>-33.86088779</c:v>
                </c:pt>
                <c:pt idx="39">
                  <c:v>-23.759554189999999</c:v>
                </c:pt>
                <c:pt idx="40">
                  <c:v>-13.161647009999999</c:v>
                </c:pt>
                <c:pt idx="41">
                  <c:v>-2.1428960300000002</c:v>
                </c:pt>
                <c:pt idx="42">
                  <c:v>9.2213834509999995</c:v>
                </c:pt>
                <c:pt idx="43">
                  <c:v>20.904379259999999</c:v>
                </c:pt>
                <c:pt idx="44">
                  <c:v>32.906062779999999</c:v>
                </c:pt>
                <c:pt idx="45">
                  <c:v>45.195530400000003</c:v>
                </c:pt>
                <c:pt idx="46">
                  <c:v>57.746232089999999</c:v>
                </c:pt>
                <c:pt idx="47">
                  <c:v>70.308903209999997</c:v>
                </c:pt>
                <c:pt idx="48">
                  <c:v>82.121061010000005</c:v>
                </c:pt>
                <c:pt idx="49">
                  <c:v>92.259656590000006</c:v>
                </c:pt>
                <c:pt idx="50">
                  <c:v>99.9683457</c:v>
                </c:pt>
                <c:pt idx="51">
                  <c:v>105.56926369999999</c:v>
                </c:pt>
                <c:pt idx="52">
                  <c:v>109.7775297</c:v>
                </c:pt>
                <c:pt idx="53">
                  <c:v>113.08813120000001</c:v>
                </c:pt>
                <c:pt idx="54">
                  <c:v>116.02162389999999</c:v>
                </c:pt>
                <c:pt idx="55">
                  <c:v>118.9886328</c:v>
                </c:pt>
                <c:pt idx="56">
                  <c:v>122.09699550000001</c:v>
                </c:pt>
                <c:pt idx="57">
                  <c:v>125.1956735</c:v>
                </c:pt>
                <c:pt idx="58">
                  <c:v>127.9829273</c:v>
                </c:pt>
                <c:pt idx="59">
                  <c:v>130.223837</c:v>
                </c:pt>
                <c:pt idx="60">
                  <c:v>131.58486920000001</c:v>
                </c:pt>
                <c:pt idx="61">
                  <c:v>131.96935110000001</c:v>
                </c:pt>
                <c:pt idx="62">
                  <c:v>131.65565989999999</c:v>
                </c:pt>
                <c:pt idx="63">
                  <c:v>130.94616120000001</c:v>
                </c:pt>
                <c:pt idx="64">
                  <c:v>130.06707220000001</c:v>
                </c:pt>
                <c:pt idx="65">
                  <c:v>129.0715241</c:v>
                </c:pt>
                <c:pt idx="66">
                  <c:v>127.7863066</c:v>
                </c:pt>
                <c:pt idx="67">
                  <c:v>125.9848727</c:v>
                </c:pt>
                <c:pt idx="68">
                  <c:v>123.5186319</c:v>
                </c:pt>
                <c:pt idx="69">
                  <c:v>120.3112608</c:v>
                </c:pt>
                <c:pt idx="70">
                  <c:v>116.4163504</c:v>
                </c:pt>
                <c:pt idx="71">
                  <c:v>111.9349656</c:v>
                </c:pt>
                <c:pt idx="72">
                  <c:v>107.0165799</c:v>
                </c:pt>
                <c:pt idx="73">
                  <c:v>101.8557612</c:v>
                </c:pt>
                <c:pt idx="74">
                  <c:v>96.643237310000004</c:v>
                </c:pt>
                <c:pt idx="75">
                  <c:v>91.467205179999993</c:v>
                </c:pt>
                <c:pt idx="76">
                  <c:v>86.293189459999994</c:v>
                </c:pt>
                <c:pt idx="77">
                  <c:v>81.031164290000007</c:v>
                </c:pt>
                <c:pt idx="78">
                  <c:v>75.58425321</c:v>
                </c:pt>
                <c:pt idx="79">
                  <c:v>69.931214679999997</c:v>
                </c:pt>
                <c:pt idx="80">
                  <c:v>64.042746390000005</c:v>
                </c:pt>
                <c:pt idx="81">
                  <c:v>57.90043704</c:v>
                </c:pt>
                <c:pt idx="82">
                  <c:v>51.549190660000001</c:v>
                </c:pt>
                <c:pt idx="83">
                  <c:v>45.102560590000003</c:v>
                </c:pt>
                <c:pt idx="84">
                  <c:v>38.710450510000001</c:v>
                </c:pt>
                <c:pt idx="85">
                  <c:v>32.440639580000003</c:v>
                </c:pt>
                <c:pt idx="86">
                  <c:v>26.21881857</c:v>
                </c:pt>
                <c:pt idx="87">
                  <c:v>19.855034379999999</c:v>
                </c:pt>
                <c:pt idx="88">
                  <c:v>13.25577569</c:v>
                </c:pt>
                <c:pt idx="89">
                  <c:v>6.4212809200000001</c:v>
                </c:pt>
                <c:pt idx="90">
                  <c:v>-0.55909157799999998</c:v>
                </c:pt>
                <c:pt idx="91">
                  <c:v>-7.5379953469999998</c:v>
                </c:pt>
                <c:pt idx="92">
                  <c:v>-14.38475476</c:v>
                </c:pt>
                <c:pt idx="93">
                  <c:v>-20.965906660000002</c:v>
                </c:pt>
                <c:pt idx="94">
                  <c:v>-27.18543309</c:v>
                </c:pt>
                <c:pt idx="95">
                  <c:v>-33.093672150000003</c:v>
                </c:pt>
                <c:pt idx="96">
                  <c:v>-38.793493609999999</c:v>
                </c:pt>
                <c:pt idx="97">
                  <c:v>-44.441193929999997</c:v>
                </c:pt>
                <c:pt idx="98">
                  <c:v>-50.114619140000002</c:v>
                </c:pt>
                <c:pt idx="99">
                  <c:v>-55.691631510000001</c:v>
                </c:pt>
                <c:pt idx="100">
                  <c:v>-61.03716558</c:v>
                </c:pt>
                <c:pt idx="101">
                  <c:v>-66.036016329999995</c:v>
                </c:pt>
                <c:pt idx="102">
                  <c:v>-70.663629940000007</c:v>
                </c:pt>
                <c:pt idx="103">
                  <c:v>-74.976378650000001</c:v>
                </c:pt>
                <c:pt idx="104">
                  <c:v>-79.118657589999998</c:v>
                </c:pt>
                <c:pt idx="105">
                  <c:v>-83.225517580000002</c:v>
                </c:pt>
                <c:pt idx="106">
                  <c:v>-87.296667929999998</c:v>
                </c:pt>
                <c:pt idx="107">
                  <c:v>-91.317108230000002</c:v>
                </c:pt>
                <c:pt idx="108">
                  <c:v>-95.201990809999998</c:v>
                </c:pt>
                <c:pt idx="109">
                  <c:v>-98.76691993</c:v>
                </c:pt>
                <c:pt idx="110">
                  <c:v>-101.94896679999999</c:v>
                </c:pt>
                <c:pt idx="111">
                  <c:v>-104.83608049999999</c:v>
                </c:pt>
                <c:pt idx="112">
                  <c:v>-107.47939940000001</c:v>
                </c:pt>
                <c:pt idx="113">
                  <c:v>-109.9435416</c:v>
                </c:pt>
                <c:pt idx="114">
                  <c:v>-112.2716125</c:v>
                </c:pt>
                <c:pt idx="115">
                  <c:v>-114.3689346</c:v>
                </c:pt>
                <c:pt idx="116">
                  <c:v>-115.9079942</c:v>
                </c:pt>
                <c:pt idx="117">
                  <c:v>-116.6602563</c:v>
                </c:pt>
                <c:pt idx="118">
                  <c:v>-116.5652161</c:v>
                </c:pt>
                <c:pt idx="119">
                  <c:v>-115.6899478</c:v>
                </c:pt>
                <c:pt idx="120">
                  <c:v>-114.17675319999999</c:v>
                </c:pt>
                <c:pt idx="121">
                  <c:v>-112.17408810000001</c:v>
                </c:pt>
                <c:pt idx="122">
                  <c:v>-109.7607941</c:v>
                </c:pt>
                <c:pt idx="123">
                  <c:v>-106.92874209999999</c:v>
                </c:pt>
                <c:pt idx="124">
                  <c:v>-103.58481449999999</c:v>
                </c:pt>
                <c:pt idx="125">
                  <c:v>-99.565404479999998</c:v>
                </c:pt>
                <c:pt idx="126">
                  <c:v>-94.719617549999995</c:v>
                </c:pt>
                <c:pt idx="127">
                  <c:v>-88.957990379999998</c:v>
                </c:pt>
                <c:pt idx="128">
                  <c:v>-82.301861310000007</c:v>
                </c:pt>
                <c:pt idx="129">
                  <c:v>-74.816834099999994</c:v>
                </c:pt>
                <c:pt idx="130">
                  <c:v>-66.632347559999999</c:v>
                </c:pt>
                <c:pt idx="131">
                  <c:v>-57.954161130000003</c:v>
                </c:pt>
                <c:pt idx="132">
                  <c:v>-48.952312409999998</c:v>
                </c:pt>
                <c:pt idx="133">
                  <c:v>-39.678992059999999</c:v>
                </c:pt>
                <c:pt idx="134">
                  <c:v>-30.002095499999999</c:v>
                </c:pt>
                <c:pt idx="135">
                  <c:v>-19.749603189999998</c:v>
                </c:pt>
                <c:pt idx="136">
                  <c:v>-8.9606480039999994</c:v>
                </c:pt>
                <c:pt idx="137">
                  <c:v>2.2646996160000001</c:v>
                </c:pt>
                <c:pt idx="138">
                  <c:v>13.822670560000001</c:v>
                </c:pt>
                <c:pt idx="139">
                  <c:v>25.534918730000001</c:v>
                </c:pt>
                <c:pt idx="140">
                  <c:v>37.1266727</c:v>
                </c:pt>
                <c:pt idx="141">
                  <c:v>48.192090559999997</c:v>
                </c:pt>
                <c:pt idx="142">
                  <c:v>58.521467090000002</c:v>
                </c:pt>
                <c:pt idx="143">
                  <c:v>67.891737410000005</c:v>
                </c:pt>
                <c:pt idx="144">
                  <c:v>75.933058380000006</c:v>
                </c:pt>
                <c:pt idx="145">
                  <c:v>82.804359399999996</c:v>
                </c:pt>
                <c:pt idx="146">
                  <c:v>89.063519429999999</c:v>
                </c:pt>
                <c:pt idx="147">
                  <c:v>95.098648019999999</c:v>
                </c:pt>
                <c:pt idx="148">
                  <c:v>101.2117946</c:v>
                </c:pt>
                <c:pt idx="149">
                  <c:v>107.45545970000001</c:v>
                </c:pt>
                <c:pt idx="150">
                  <c:v>113.5487263</c:v>
                </c:pt>
                <c:pt idx="151">
                  <c:v>119.15660459999999</c:v>
                </c:pt>
                <c:pt idx="152">
                  <c:v>124.0467266</c:v>
                </c:pt>
                <c:pt idx="153">
                  <c:v>127.86784249999999</c:v>
                </c:pt>
                <c:pt idx="154">
                  <c:v>130.43685289999999</c:v>
                </c:pt>
                <c:pt idx="155">
                  <c:v>131.97353860000001</c:v>
                </c:pt>
                <c:pt idx="156">
                  <c:v>132.7503332</c:v>
                </c:pt>
                <c:pt idx="157">
                  <c:v>133.04967350000001</c:v>
                </c:pt>
                <c:pt idx="158">
                  <c:v>133.12584390000001</c:v>
                </c:pt>
                <c:pt idx="159">
                  <c:v>133.0230277</c:v>
                </c:pt>
                <c:pt idx="160">
                  <c:v>132.60335549999999</c:v>
                </c:pt>
                <c:pt idx="161">
                  <c:v>131.66514849999999</c:v>
                </c:pt>
                <c:pt idx="162">
                  <c:v>130.0841709</c:v>
                </c:pt>
                <c:pt idx="163">
                  <c:v>127.8249079</c:v>
                </c:pt>
                <c:pt idx="164">
                  <c:v>124.90787589999999</c:v>
                </c:pt>
                <c:pt idx="165">
                  <c:v>121.39192319999999</c:v>
                </c:pt>
                <c:pt idx="166">
                  <c:v>117.4346254</c:v>
                </c:pt>
                <c:pt idx="167">
                  <c:v>113.1601048</c:v>
                </c:pt>
                <c:pt idx="168">
                  <c:v>108.60727780000001</c:v>
                </c:pt>
                <c:pt idx="169">
                  <c:v>103.7665825</c:v>
                </c:pt>
                <c:pt idx="170">
                  <c:v>98.640945869999996</c:v>
                </c:pt>
                <c:pt idx="171">
                  <c:v>93.225685150000004</c:v>
                </c:pt>
                <c:pt idx="172">
                  <c:v>87.497647810000004</c:v>
                </c:pt>
                <c:pt idx="173">
                  <c:v>81.537750489999993</c:v>
                </c:pt>
                <c:pt idx="174">
                  <c:v>75.445233079999994</c:v>
                </c:pt>
                <c:pt idx="175">
                  <c:v>69.379009760000002</c:v>
                </c:pt>
                <c:pt idx="176">
                  <c:v>63.458052909999999</c:v>
                </c:pt>
                <c:pt idx="177">
                  <c:v>57.58618663</c:v>
                </c:pt>
                <c:pt idx="178">
                  <c:v>51.608898959999998</c:v>
                </c:pt>
                <c:pt idx="179">
                  <c:v>45.403504460000001</c:v>
                </c:pt>
                <c:pt idx="180">
                  <c:v>38.93919717</c:v>
                </c:pt>
                <c:pt idx="181">
                  <c:v>32.235740999999997</c:v>
                </c:pt>
                <c:pt idx="182">
                  <c:v>25.399868399999999</c:v>
                </c:pt>
                <c:pt idx="183">
                  <c:v>18.524523940000002</c:v>
                </c:pt>
                <c:pt idx="184">
                  <c:v>11.75061706</c:v>
                </c:pt>
                <c:pt idx="185">
                  <c:v>5.2415776950000001</c:v>
                </c:pt>
                <c:pt idx="186">
                  <c:v>-1.0508780980000001</c:v>
                </c:pt>
                <c:pt idx="187">
                  <c:v>-7.3364810360000003</c:v>
                </c:pt>
                <c:pt idx="188">
                  <c:v>-13.797136760000001</c:v>
                </c:pt>
                <c:pt idx="189">
                  <c:v>-20.48024144</c:v>
                </c:pt>
                <c:pt idx="190">
                  <c:v>-27.37470295</c:v>
                </c:pt>
                <c:pt idx="191">
                  <c:v>-34.30054647</c:v>
                </c:pt>
                <c:pt idx="192">
                  <c:v>-41.067849359999997</c:v>
                </c:pt>
                <c:pt idx="193">
                  <c:v>-47.633629880000001</c:v>
                </c:pt>
                <c:pt idx="194">
                  <c:v>-54.013218260000002</c:v>
                </c:pt>
                <c:pt idx="195">
                  <c:v>-60.338320510000003</c:v>
                </c:pt>
                <c:pt idx="196">
                  <c:v>-66.6828261</c:v>
                </c:pt>
                <c:pt idx="197">
                  <c:v>-73.017776339999998</c:v>
                </c:pt>
                <c:pt idx="198">
                  <c:v>-79.298038109999993</c:v>
                </c:pt>
                <c:pt idx="199">
                  <c:v>-85.494360869999994</c:v>
                </c:pt>
                <c:pt idx="200">
                  <c:v>-91.464115730000003</c:v>
                </c:pt>
                <c:pt idx="201">
                  <c:v>-97.062014739999995</c:v>
                </c:pt>
                <c:pt idx="202">
                  <c:v>-102.0998902</c:v>
                </c:pt>
                <c:pt idx="203">
                  <c:v>-106.3669178</c:v>
                </c:pt>
                <c:pt idx="204">
                  <c:v>-109.84827629999999</c:v>
                </c:pt>
                <c:pt idx="205">
                  <c:v>-112.743236</c:v>
                </c:pt>
                <c:pt idx="206">
                  <c:v>-115.2878219</c:v>
                </c:pt>
                <c:pt idx="207">
                  <c:v>-117.6576544</c:v>
                </c:pt>
                <c:pt idx="208">
                  <c:v>-119.929011</c:v>
                </c:pt>
                <c:pt idx="209">
                  <c:v>-122.08282029999999</c:v>
                </c:pt>
                <c:pt idx="210">
                  <c:v>-124.0634325</c:v>
                </c:pt>
                <c:pt idx="211">
                  <c:v>-125.74581550000001</c:v>
                </c:pt>
                <c:pt idx="212">
                  <c:v>-127.0032774</c:v>
                </c:pt>
                <c:pt idx="213">
                  <c:v>-127.6109069</c:v>
                </c:pt>
                <c:pt idx="214">
                  <c:v>-127.2958553</c:v>
                </c:pt>
                <c:pt idx="215">
                  <c:v>-125.9783802</c:v>
                </c:pt>
                <c:pt idx="216">
                  <c:v>-123.7820485</c:v>
                </c:pt>
                <c:pt idx="217">
                  <c:v>-120.8753213</c:v>
                </c:pt>
                <c:pt idx="218">
                  <c:v>-117.4560838</c:v>
                </c:pt>
                <c:pt idx="219">
                  <c:v>-113.7113275</c:v>
                </c:pt>
                <c:pt idx="220">
                  <c:v>-109.7191892</c:v>
                </c:pt>
                <c:pt idx="221">
                  <c:v>-105.4938727</c:v>
                </c:pt>
                <c:pt idx="222">
                  <c:v>-101.0369577</c:v>
                </c:pt>
                <c:pt idx="223">
                  <c:v>-96.341871999999995</c:v>
                </c:pt>
                <c:pt idx="224">
                  <c:v>-91.371961279999994</c:v>
                </c:pt>
                <c:pt idx="225">
                  <c:v>-86.058702389999993</c:v>
                </c:pt>
                <c:pt idx="226">
                  <c:v>-80.314725330000002</c:v>
                </c:pt>
                <c:pt idx="227">
                  <c:v>-74.073923359999995</c:v>
                </c:pt>
                <c:pt idx="228">
                  <c:v>-67.282068129999999</c:v>
                </c:pt>
                <c:pt idx="229">
                  <c:v>-59.865191729999999</c:v>
                </c:pt>
                <c:pt idx="230">
                  <c:v>-51.694201620000001</c:v>
                </c:pt>
                <c:pt idx="231">
                  <c:v>-42.67174662</c:v>
                </c:pt>
                <c:pt idx="232">
                  <c:v>-32.811211550000003</c:v>
                </c:pt>
                <c:pt idx="233">
                  <c:v>-22.182424000000001</c:v>
                </c:pt>
                <c:pt idx="234">
                  <c:v>-10.798218479999999</c:v>
                </c:pt>
                <c:pt idx="235">
                  <c:v>1.2188939700000001</c:v>
                </c:pt>
                <c:pt idx="236">
                  <c:v>13.69194779</c:v>
                </c:pt>
                <c:pt idx="237">
                  <c:v>26.538729570000001</c:v>
                </c:pt>
                <c:pt idx="238">
                  <c:v>39.64212148</c:v>
                </c:pt>
                <c:pt idx="239">
                  <c:v>52.737910589999998</c:v>
                </c:pt>
                <c:pt idx="240">
                  <c:v>65.676948300000006</c:v>
                </c:pt>
                <c:pt idx="241">
                  <c:v>77.991097280000005</c:v>
                </c:pt>
                <c:pt idx="242">
                  <c:v>88.972394550000004</c:v>
                </c:pt>
                <c:pt idx="243">
                  <c:v>97.744735300000002</c:v>
                </c:pt>
                <c:pt idx="244">
                  <c:v>103.7057947</c:v>
                </c:pt>
                <c:pt idx="245">
                  <c:v>107.57476699999999</c:v>
                </c:pt>
                <c:pt idx="246">
                  <c:v>110.17283759999999</c:v>
                </c:pt>
                <c:pt idx="247">
                  <c:v>112.26922140000001</c:v>
                </c:pt>
                <c:pt idx="248">
                  <c:v>114.530612</c:v>
                </c:pt>
                <c:pt idx="249">
                  <c:v>117.2432506</c:v>
                </c:pt>
                <c:pt idx="250">
                  <c:v>120.2220856</c:v>
                </c:pt>
                <c:pt idx="251">
                  <c:v>123.0311734</c:v>
                </c:pt>
                <c:pt idx="252">
                  <c:v>125.31883379999999</c:v>
                </c:pt>
                <c:pt idx="253">
                  <c:v>126.73088180000001</c:v>
                </c:pt>
                <c:pt idx="254">
                  <c:v>127.0059972</c:v>
                </c:pt>
                <c:pt idx="255">
                  <c:v>126.2559286</c:v>
                </c:pt>
                <c:pt idx="256">
                  <c:v>124.86590080000001</c:v>
                </c:pt>
                <c:pt idx="257">
                  <c:v>123.2467364</c:v>
                </c:pt>
                <c:pt idx="258">
                  <c:v>121.59837760000001</c:v>
                </c:pt>
                <c:pt idx="259">
                  <c:v>119.9587677</c:v>
                </c:pt>
                <c:pt idx="260">
                  <c:v>118.21652210000001</c:v>
                </c:pt>
                <c:pt idx="261">
                  <c:v>116.2099547</c:v>
                </c:pt>
                <c:pt idx="262">
                  <c:v>113.81195</c:v>
                </c:pt>
                <c:pt idx="263">
                  <c:v>110.87286</c:v>
                </c:pt>
                <c:pt idx="264">
                  <c:v>107.2749931</c:v>
                </c:pt>
                <c:pt idx="265">
                  <c:v>103.0979676</c:v>
                </c:pt>
                <c:pt idx="266">
                  <c:v>98.601892899999996</c:v>
                </c:pt>
                <c:pt idx="267">
                  <c:v>94.098378920000002</c:v>
                </c:pt>
                <c:pt idx="268">
                  <c:v>89.772633690000006</c:v>
                </c:pt>
                <c:pt idx="269">
                  <c:v>85.584637229999998</c:v>
                </c:pt>
                <c:pt idx="270">
                  <c:v>81.38810857</c:v>
                </c:pt>
                <c:pt idx="271">
                  <c:v>76.971899579999999</c:v>
                </c:pt>
                <c:pt idx="272">
                  <c:v>72.169891019999994</c:v>
                </c:pt>
                <c:pt idx="273">
                  <c:v>66.955661219999996</c:v>
                </c:pt>
                <c:pt idx="274">
                  <c:v>61.410495240000003</c:v>
                </c:pt>
                <c:pt idx="275">
                  <c:v>55.752423550000003</c:v>
                </c:pt>
                <c:pt idx="276">
                  <c:v>50.244458899999998</c:v>
                </c:pt>
                <c:pt idx="277">
                  <c:v>44.96406013</c:v>
                </c:pt>
                <c:pt idx="278">
                  <c:v>39.75215206</c:v>
                </c:pt>
                <c:pt idx="279">
                  <c:v>34.356508859999998</c:v>
                </c:pt>
                <c:pt idx="280">
                  <c:v>28.58547604</c:v>
                </c:pt>
                <c:pt idx="281">
                  <c:v>22.540888200000001</c:v>
                </c:pt>
                <c:pt idx="282">
                  <c:v>16.542695800000001</c:v>
                </c:pt>
                <c:pt idx="283">
                  <c:v>10.85848244</c:v>
                </c:pt>
                <c:pt idx="284">
                  <c:v>5.5396403940000001</c:v>
                </c:pt>
                <c:pt idx="285">
                  <c:v>0.49597882599999998</c:v>
                </c:pt>
                <c:pt idx="286">
                  <c:v>-4.5120636100000002</c:v>
                </c:pt>
                <c:pt idx="287">
                  <c:v>-9.7195741980000001</c:v>
                </c:pt>
                <c:pt idx="288">
                  <c:v>-15.149950029999999</c:v>
                </c:pt>
                <c:pt idx="289">
                  <c:v>-20.731358589999999</c:v>
                </c:pt>
                <c:pt idx="290">
                  <c:v>-26.229899939999999</c:v>
                </c:pt>
                <c:pt idx="291">
                  <c:v>-31.38503296</c:v>
                </c:pt>
                <c:pt idx="292">
                  <c:v>-36.115437999999997</c:v>
                </c:pt>
                <c:pt idx="293">
                  <c:v>-40.439388460000004</c:v>
                </c:pt>
                <c:pt idx="294">
                  <c:v>-44.486014089999998</c:v>
                </c:pt>
                <c:pt idx="295">
                  <c:v>-48.390224230000001</c:v>
                </c:pt>
                <c:pt idx="296">
                  <c:v>-52.180130949999999</c:v>
                </c:pt>
                <c:pt idx="297">
                  <c:v>-55.987718450000003</c:v>
                </c:pt>
                <c:pt idx="298">
                  <c:v>-59.901489320000003</c:v>
                </c:pt>
                <c:pt idx="299">
                  <c:v>-63.720921990000001</c:v>
                </c:pt>
                <c:pt idx="300">
                  <c:v>-67.19099645</c:v>
                </c:pt>
                <c:pt idx="301">
                  <c:v>-70.15730404</c:v>
                </c:pt>
                <c:pt idx="302">
                  <c:v>-72.679884400000006</c:v>
                </c:pt>
                <c:pt idx="303">
                  <c:v>-74.948348559999999</c:v>
                </c:pt>
                <c:pt idx="304">
                  <c:v>-77.146607299999999</c:v>
                </c:pt>
                <c:pt idx="305">
                  <c:v>-79.366717859999994</c:v>
                </c:pt>
                <c:pt idx="306">
                  <c:v>-81.658796620000004</c:v>
                </c:pt>
                <c:pt idx="307">
                  <c:v>-84.094511609999998</c:v>
                </c:pt>
                <c:pt idx="308">
                  <c:v>-86.687751779999999</c:v>
                </c:pt>
                <c:pt idx="309">
                  <c:v>-89.304620580000005</c:v>
                </c:pt>
                <c:pt idx="310">
                  <c:v>-91.703665270000002</c:v>
                </c:pt>
                <c:pt idx="311">
                  <c:v>-93.669109939999998</c:v>
                </c:pt>
                <c:pt idx="312">
                  <c:v>-95.126893719999998</c:v>
                </c:pt>
                <c:pt idx="313">
                  <c:v>-96.13143565</c:v>
                </c:pt>
                <c:pt idx="314">
                  <c:v>-96.724980040000005</c:v>
                </c:pt>
                <c:pt idx="315">
                  <c:v>-96.874092480000002</c:v>
                </c:pt>
                <c:pt idx="316">
                  <c:v>-96.552731410000007</c:v>
                </c:pt>
                <c:pt idx="317">
                  <c:v>-95.766853859999998</c:v>
                </c:pt>
                <c:pt idx="318">
                  <c:v>-94.579725260000004</c:v>
                </c:pt>
                <c:pt idx="319">
                  <c:v>-93.008110160000001</c:v>
                </c:pt>
                <c:pt idx="320">
                  <c:v>-90.990565649999994</c:v>
                </c:pt>
                <c:pt idx="321">
                  <c:v>-88.427325940000003</c:v>
                </c:pt>
                <c:pt idx="322">
                  <c:v>-85.222652179999997</c:v>
                </c:pt>
                <c:pt idx="323">
                  <c:v>-81.212910519999994</c:v>
                </c:pt>
                <c:pt idx="324">
                  <c:v>-76.364294810000004</c:v>
                </c:pt>
                <c:pt idx="325">
                  <c:v>-70.798797730000004</c:v>
                </c:pt>
                <c:pt idx="326">
                  <c:v>-64.61351836</c:v>
                </c:pt>
                <c:pt idx="327">
                  <c:v>-57.818196450000002</c:v>
                </c:pt>
                <c:pt idx="328">
                  <c:v>-50.41569776</c:v>
                </c:pt>
                <c:pt idx="329">
                  <c:v>-42.446150330000002</c:v>
                </c:pt>
                <c:pt idx="330">
                  <c:v>-33.905408399999999</c:v>
                </c:pt>
                <c:pt idx="331">
                  <c:v>-24.763080370000001</c:v>
                </c:pt>
                <c:pt idx="332">
                  <c:v>-15.074614540000001</c:v>
                </c:pt>
                <c:pt idx="333">
                  <c:v>-4.9371497529999999</c:v>
                </c:pt>
                <c:pt idx="334">
                  <c:v>5.5236248220000004</c:v>
                </c:pt>
                <c:pt idx="335">
                  <c:v>16.244018730000001</c:v>
                </c:pt>
                <c:pt idx="336">
                  <c:v>27.155270430000002</c:v>
                </c:pt>
                <c:pt idx="337">
                  <c:v>38.072970519999998</c:v>
                </c:pt>
                <c:pt idx="338">
                  <c:v>48.86656799</c:v>
                </c:pt>
                <c:pt idx="339">
                  <c:v>59.150622669999997</c:v>
                </c:pt>
                <c:pt idx="340">
                  <c:v>68.493748620000005</c:v>
                </c:pt>
                <c:pt idx="341">
                  <c:v>76.952222989999996</c:v>
                </c:pt>
                <c:pt idx="342">
                  <c:v>84.786217530000002</c:v>
                </c:pt>
                <c:pt idx="343">
                  <c:v>92.165852580000006</c:v>
                </c:pt>
                <c:pt idx="344">
                  <c:v>99.096404100000001</c:v>
                </c:pt>
                <c:pt idx="345">
                  <c:v>105.39883140000001</c:v>
                </c:pt>
                <c:pt idx="346">
                  <c:v>110.6096596</c:v>
                </c:pt>
                <c:pt idx="347">
                  <c:v>114.1105637</c:v>
                </c:pt>
                <c:pt idx="348">
                  <c:v>115.8818868</c:v>
                </c:pt>
                <c:pt idx="349">
                  <c:v>116.3127416</c:v>
                </c:pt>
                <c:pt idx="350">
                  <c:v>116.0152633</c:v>
                </c:pt>
                <c:pt idx="351">
                  <c:v>115.5315848</c:v>
                </c:pt>
                <c:pt idx="352">
                  <c:v>115.1988932</c:v>
                </c:pt>
                <c:pt idx="353">
                  <c:v>114.8960785</c:v>
                </c:pt>
                <c:pt idx="354">
                  <c:v>114.3529265</c:v>
                </c:pt>
                <c:pt idx="355">
                  <c:v>113.3416082</c:v>
                </c:pt>
                <c:pt idx="356">
                  <c:v>111.80208279999999</c:v>
                </c:pt>
                <c:pt idx="357">
                  <c:v>109.7527123</c:v>
                </c:pt>
                <c:pt idx="358">
                  <c:v>107.2451137</c:v>
                </c:pt>
                <c:pt idx="359">
                  <c:v>104.3865327</c:v>
                </c:pt>
                <c:pt idx="360">
                  <c:v>101.1954578</c:v>
                </c:pt>
                <c:pt idx="361">
                  <c:v>97.587466259999999</c:v>
                </c:pt>
                <c:pt idx="362">
                  <c:v>93.477942780000006</c:v>
                </c:pt>
                <c:pt idx="363">
                  <c:v>88.882574599999998</c:v>
                </c:pt>
                <c:pt idx="364">
                  <c:v>83.97196735</c:v>
                </c:pt>
                <c:pt idx="365">
                  <c:v>78.991829999999993</c:v>
                </c:pt>
                <c:pt idx="366">
                  <c:v>74.077737659999997</c:v>
                </c:pt>
                <c:pt idx="367">
                  <c:v>69.096643510000007</c:v>
                </c:pt>
                <c:pt idx="368">
                  <c:v>63.899037280000002</c:v>
                </c:pt>
                <c:pt idx="369">
                  <c:v>58.405279610000001</c:v>
                </c:pt>
                <c:pt idx="370">
                  <c:v>52.667826380000001</c:v>
                </c:pt>
                <c:pt idx="371">
                  <c:v>46.828267089999997</c:v>
                </c:pt>
                <c:pt idx="372">
                  <c:v>41.10069463</c:v>
                </c:pt>
                <c:pt idx="373">
                  <c:v>35.588575179999999</c:v>
                </c:pt>
                <c:pt idx="374">
                  <c:v>30.179646179999999</c:v>
                </c:pt>
                <c:pt idx="375">
                  <c:v>24.644435829999999</c:v>
                </c:pt>
                <c:pt idx="376">
                  <c:v>18.762301359999999</c:v>
                </c:pt>
                <c:pt idx="377">
                  <c:v>12.45180163</c:v>
                </c:pt>
                <c:pt idx="378">
                  <c:v>5.8336661769999996</c:v>
                </c:pt>
                <c:pt idx="379">
                  <c:v>-0.95046818700000002</c:v>
                </c:pt>
                <c:pt idx="380">
                  <c:v>-7.801815403</c:v>
                </c:pt>
                <c:pt idx="381">
                  <c:v>-14.6116803</c:v>
                </c:pt>
                <c:pt idx="382">
                  <c:v>-21.238734529999999</c:v>
                </c:pt>
                <c:pt idx="383">
                  <c:v>-27.72198406</c:v>
                </c:pt>
                <c:pt idx="384">
                  <c:v>-34.1487774</c:v>
                </c:pt>
                <c:pt idx="385">
                  <c:v>-40.729483850000001</c:v>
                </c:pt>
                <c:pt idx="386">
                  <c:v>-47.570832490000001</c:v>
                </c:pt>
                <c:pt idx="387">
                  <c:v>-54.609140519999997</c:v>
                </c:pt>
                <c:pt idx="388">
                  <c:v>-61.752743189999997</c:v>
                </c:pt>
                <c:pt idx="389">
                  <c:v>-68.910979490000003</c:v>
                </c:pt>
                <c:pt idx="390">
                  <c:v>-75.855729240000002</c:v>
                </c:pt>
                <c:pt idx="391">
                  <c:v>-82.450832869999999</c:v>
                </c:pt>
                <c:pt idx="392">
                  <c:v>-88.667111559999995</c:v>
                </c:pt>
                <c:pt idx="393">
                  <c:v>-94.456251330000001</c:v>
                </c:pt>
                <c:pt idx="394">
                  <c:v>-99.816896700000001</c:v>
                </c:pt>
                <c:pt idx="395">
                  <c:v>-104.81077929999999</c:v>
                </c:pt>
                <c:pt idx="396">
                  <c:v>-109.4842809</c:v>
                </c:pt>
                <c:pt idx="397">
                  <c:v>-113.87417550000001</c:v>
                </c:pt>
                <c:pt idx="398">
                  <c:v>-118.0444021</c:v>
                </c:pt>
                <c:pt idx="399">
                  <c:v>-121.9844983</c:v>
                </c:pt>
                <c:pt idx="400">
                  <c:v>-125.5381398</c:v>
                </c:pt>
                <c:pt idx="401">
                  <c:v>-128.50187750000001</c:v>
                </c:pt>
                <c:pt idx="402">
                  <c:v>-130.76038930000001</c:v>
                </c:pt>
                <c:pt idx="403">
                  <c:v>-132.2377023</c:v>
                </c:pt>
                <c:pt idx="404">
                  <c:v>-132.8926481</c:v>
                </c:pt>
                <c:pt idx="405">
                  <c:v>-132.79190009999999</c:v>
                </c:pt>
                <c:pt idx="406">
                  <c:v>-132.0045676</c:v>
                </c:pt>
                <c:pt idx="407">
                  <c:v>-130.54861030000001</c:v>
                </c:pt>
                <c:pt idx="408">
                  <c:v>-128.3298882</c:v>
                </c:pt>
                <c:pt idx="409">
                  <c:v>-125.3166004</c:v>
                </c:pt>
                <c:pt idx="410">
                  <c:v>-121.50977709999999</c:v>
                </c:pt>
                <c:pt idx="411">
                  <c:v>-116.9850424</c:v>
                </c:pt>
                <c:pt idx="412">
                  <c:v>-111.8650181</c:v>
                </c:pt>
                <c:pt idx="413">
                  <c:v>-106.26794</c:v>
                </c:pt>
                <c:pt idx="414">
                  <c:v>-100.3735243</c:v>
                </c:pt>
                <c:pt idx="415">
                  <c:v>-94.295923369999997</c:v>
                </c:pt>
                <c:pt idx="416">
                  <c:v>-88.057021820000003</c:v>
                </c:pt>
                <c:pt idx="417">
                  <c:v>-81.499465150000006</c:v>
                </c:pt>
                <c:pt idx="418">
                  <c:v>-74.396056639999998</c:v>
                </c:pt>
                <c:pt idx="419">
                  <c:v>-66.555236910000005</c:v>
                </c:pt>
                <c:pt idx="420">
                  <c:v>-57.877729510000002</c:v>
                </c:pt>
                <c:pt idx="421">
                  <c:v>-48.37971048</c:v>
                </c:pt>
                <c:pt idx="422">
                  <c:v>-38.174750670000002</c:v>
                </c:pt>
                <c:pt idx="423">
                  <c:v>-27.594739359999998</c:v>
                </c:pt>
                <c:pt idx="424">
                  <c:v>-17.122683590000001</c:v>
                </c:pt>
                <c:pt idx="425">
                  <c:v>-6.9418067810000004</c:v>
                </c:pt>
                <c:pt idx="426">
                  <c:v>3.127571514</c:v>
                </c:pt>
                <c:pt idx="427">
                  <c:v>13.41271236</c:v>
                </c:pt>
                <c:pt idx="428">
                  <c:v>24.232015199999999</c:v>
                </c:pt>
                <c:pt idx="429">
                  <c:v>35.845543290000002</c:v>
                </c:pt>
                <c:pt idx="430">
                  <c:v>48.241248450000001</c:v>
                </c:pt>
                <c:pt idx="431">
                  <c:v>60.790423160000003</c:v>
                </c:pt>
                <c:pt idx="432">
                  <c:v>72.611844820000002</c:v>
                </c:pt>
                <c:pt idx="433">
                  <c:v>83.00659838</c:v>
                </c:pt>
                <c:pt idx="434">
                  <c:v>91.32345995</c:v>
                </c:pt>
                <c:pt idx="435">
                  <c:v>97.183964869999997</c:v>
                </c:pt>
                <c:pt idx="436">
                  <c:v>101.02120789999999</c:v>
                </c:pt>
                <c:pt idx="437">
                  <c:v>103.6378454</c:v>
                </c:pt>
                <c:pt idx="438">
                  <c:v>105.7545605</c:v>
                </c:pt>
                <c:pt idx="439">
                  <c:v>107.86717229999999</c:v>
                </c:pt>
                <c:pt idx="440">
                  <c:v>110.0466792</c:v>
                </c:pt>
                <c:pt idx="441">
                  <c:v>112.09365149999999</c:v>
                </c:pt>
                <c:pt idx="442">
                  <c:v>113.71258090000001</c:v>
                </c:pt>
                <c:pt idx="443">
                  <c:v>114.8106834</c:v>
                </c:pt>
                <c:pt idx="444">
                  <c:v>115.47411270000001</c:v>
                </c:pt>
                <c:pt idx="445">
                  <c:v>115.81357850000001</c:v>
                </c:pt>
                <c:pt idx="446">
                  <c:v>115.8016123</c:v>
                </c:pt>
                <c:pt idx="447">
                  <c:v>115.2756263</c:v>
                </c:pt>
                <c:pt idx="448">
                  <c:v>114.13648739999999</c:v>
                </c:pt>
                <c:pt idx="449">
                  <c:v>112.4051012</c:v>
                </c:pt>
                <c:pt idx="450">
                  <c:v>110.2164221</c:v>
                </c:pt>
                <c:pt idx="451">
                  <c:v>107.7011846</c:v>
                </c:pt>
                <c:pt idx="452">
                  <c:v>105.00955399999999</c:v>
                </c:pt>
                <c:pt idx="453">
                  <c:v>102.223178</c:v>
                </c:pt>
                <c:pt idx="454">
                  <c:v>99.272603669999995</c:v>
                </c:pt>
                <c:pt idx="455">
                  <c:v>96.028153880000005</c:v>
                </c:pt>
                <c:pt idx="456">
                  <c:v>92.455532880000007</c:v>
                </c:pt>
                <c:pt idx="457">
                  <c:v>88.535333019999996</c:v>
                </c:pt>
                <c:pt idx="458">
                  <c:v>84.351700800000003</c:v>
                </c:pt>
                <c:pt idx="459">
                  <c:v>80.050193870000001</c:v>
                </c:pt>
                <c:pt idx="460">
                  <c:v>75.672153570000006</c:v>
                </c:pt>
                <c:pt idx="461">
                  <c:v>71.183625579999998</c:v>
                </c:pt>
                <c:pt idx="462">
                  <c:v>66.485445749999997</c:v>
                </c:pt>
                <c:pt idx="463">
                  <c:v>61.514410990000002</c:v>
                </c:pt>
                <c:pt idx="464">
                  <c:v>56.225774850000001</c:v>
                </c:pt>
                <c:pt idx="465">
                  <c:v>50.624751109999998</c:v>
                </c:pt>
                <c:pt idx="466">
                  <c:v>44.803377009999998</c:v>
                </c:pt>
                <c:pt idx="467">
                  <c:v>38.927927390000001</c:v>
                </c:pt>
                <c:pt idx="468">
                  <c:v>33.021790979999999</c:v>
                </c:pt>
                <c:pt idx="469">
                  <c:v>26.922560059999999</c:v>
                </c:pt>
                <c:pt idx="470">
                  <c:v>20.56367796</c:v>
                </c:pt>
                <c:pt idx="471">
                  <c:v>13.942231960000001</c:v>
                </c:pt>
                <c:pt idx="472">
                  <c:v>7.0996731449999997</c:v>
                </c:pt>
                <c:pt idx="473">
                  <c:v>0.178145262</c:v>
                </c:pt>
                <c:pt idx="474">
                  <c:v>-6.6579978830000002</c:v>
                </c:pt>
                <c:pt idx="475">
                  <c:v>-13.27656303</c:v>
                </c:pt>
                <c:pt idx="476">
                  <c:v>-19.6385842</c:v>
                </c:pt>
                <c:pt idx="477">
                  <c:v>-25.80066386</c:v>
                </c:pt>
                <c:pt idx="478">
                  <c:v>-31.86140954</c:v>
                </c:pt>
                <c:pt idx="479">
                  <c:v>-37.88922625</c:v>
                </c:pt>
                <c:pt idx="480">
                  <c:v>-43.963796469999998</c:v>
                </c:pt>
                <c:pt idx="481">
                  <c:v>-50.11960062</c:v>
                </c:pt>
                <c:pt idx="482">
                  <c:v>-56.317928729999998</c:v>
                </c:pt>
                <c:pt idx="483">
                  <c:v>-62.440465330000002</c:v>
                </c:pt>
                <c:pt idx="484">
                  <c:v>-68.419870779999997</c:v>
                </c:pt>
                <c:pt idx="485">
                  <c:v>-74.161136010000007</c:v>
                </c:pt>
                <c:pt idx="486">
                  <c:v>-79.635598150000007</c:v>
                </c:pt>
                <c:pt idx="487">
                  <c:v>-84.918360890000002</c:v>
                </c:pt>
                <c:pt idx="488">
                  <c:v>-90.113015570000002</c:v>
                </c:pt>
                <c:pt idx="489">
                  <c:v>-95.364170560000005</c:v>
                </c:pt>
                <c:pt idx="490">
                  <c:v>-100.67222649999999</c:v>
                </c:pt>
                <c:pt idx="491">
                  <c:v>-105.89160889999999</c:v>
                </c:pt>
                <c:pt idx="492">
                  <c:v>-110.7948324</c:v>
                </c:pt>
                <c:pt idx="493">
                  <c:v>-115.08924450000001</c:v>
                </c:pt>
                <c:pt idx="494">
                  <c:v>-118.60705249999999</c:v>
                </c:pt>
                <c:pt idx="495">
                  <c:v>-121.2476053</c:v>
                </c:pt>
                <c:pt idx="496">
                  <c:v>-122.9941707</c:v>
                </c:pt>
                <c:pt idx="497">
                  <c:v>-123.9731951</c:v>
                </c:pt>
                <c:pt idx="498">
                  <c:v>-124.3091119</c:v>
                </c:pt>
                <c:pt idx="499">
                  <c:v>-124.004801</c:v>
                </c:pt>
                <c:pt idx="500">
                  <c:v>-122.98760249999999</c:v>
                </c:pt>
                <c:pt idx="501">
                  <c:v>-121.16861900000001</c:v>
                </c:pt>
                <c:pt idx="502">
                  <c:v>-118.4918352</c:v>
                </c:pt>
                <c:pt idx="503">
                  <c:v>-114.913746</c:v>
                </c:pt>
                <c:pt idx="504">
                  <c:v>-110.451138</c:v>
                </c:pt>
                <c:pt idx="505">
                  <c:v>-105.1500838</c:v>
                </c:pt>
                <c:pt idx="506">
                  <c:v>-99.137976019999996</c:v>
                </c:pt>
                <c:pt idx="507">
                  <c:v>-92.585755160000005</c:v>
                </c:pt>
                <c:pt idx="508">
                  <c:v>-85.648276659999993</c:v>
                </c:pt>
                <c:pt idx="509">
                  <c:v>-78.3753423</c:v>
                </c:pt>
                <c:pt idx="510">
                  <c:v>-70.686316520000005</c:v>
                </c:pt>
                <c:pt idx="511">
                  <c:v>-62.330117729999998</c:v>
                </c:pt>
                <c:pt idx="512">
                  <c:v>-52.97869103</c:v>
                </c:pt>
                <c:pt idx="513">
                  <c:v>-42.426197569999999</c:v>
                </c:pt>
                <c:pt idx="514">
                  <c:v>-30.79424264</c:v>
                </c:pt>
                <c:pt idx="515">
                  <c:v>-18.402388210000002</c:v>
                </c:pt>
                <c:pt idx="516">
                  <c:v>-5.6944551030000001</c:v>
                </c:pt>
                <c:pt idx="517">
                  <c:v>6.9690304589999998</c:v>
                </c:pt>
                <c:pt idx="518">
                  <c:v>19.401342769999999</c:v>
                </c:pt>
                <c:pt idx="519">
                  <c:v>31.47290495</c:v>
                </c:pt>
                <c:pt idx="520">
                  <c:v>42.924265140000003</c:v>
                </c:pt>
                <c:pt idx="521">
                  <c:v>52.896265829999997</c:v>
                </c:pt>
                <c:pt idx="522">
                  <c:v>60.862551959999998</c:v>
                </c:pt>
                <c:pt idx="523">
                  <c:v>67.343958380000004</c:v>
                </c:pt>
                <c:pt idx="524">
                  <c:v>73.257783130000007</c:v>
                </c:pt>
                <c:pt idx="525">
                  <c:v>79.443095409999998</c:v>
                </c:pt>
                <c:pt idx="526">
                  <c:v>86.102931479999995</c:v>
                </c:pt>
                <c:pt idx="527">
                  <c:v>92.858051529999997</c:v>
                </c:pt>
                <c:pt idx="528">
                  <c:v>99.237952059999998</c:v>
                </c:pt>
                <c:pt idx="529">
                  <c:v>104.78681159999999</c:v>
                </c:pt>
                <c:pt idx="530">
                  <c:v>108.8929842</c:v>
                </c:pt>
                <c:pt idx="531">
                  <c:v>111.31800560000001</c:v>
                </c:pt>
                <c:pt idx="532">
                  <c:v>112.3102178</c:v>
                </c:pt>
                <c:pt idx="533">
                  <c:v>112.3541561</c:v>
                </c:pt>
                <c:pt idx="534">
                  <c:v>111.88210650000001</c:v>
                </c:pt>
                <c:pt idx="535">
                  <c:v>111.3056895</c:v>
                </c:pt>
                <c:pt idx="536">
                  <c:v>110.8581447</c:v>
                </c:pt>
                <c:pt idx="537">
                  <c:v>110.4672557</c:v>
                </c:pt>
                <c:pt idx="538">
                  <c:v>109.93064819999999</c:v>
                </c:pt>
                <c:pt idx="539">
                  <c:v>109.0970425</c:v>
                </c:pt>
                <c:pt idx="540">
                  <c:v>107.8083297</c:v>
                </c:pt>
                <c:pt idx="541">
                  <c:v>106.0358538</c:v>
                </c:pt>
                <c:pt idx="542">
                  <c:v>103.81382120000001</c:v>
                </c:pt>
                <c:pt idx="543">
                  <c:v>101.2508558</c:v>
                </c:pt>
                <c:pt idx="544">
                  <c:v>98.480047799999994</c:v>
                </c:pt>
                <c:pt idx="545">
                  <c:v>95.560835890000007</c:v>
                </c:pt>
                <c:pt idx="546">
                  <c:v>92.521892410000007</c:v>
                </c:pt>
                <c:pt idx="547">
                  <c:v>89.337343700000005</c:v>
                </c:pt>
                <c:pt idx="548">
                  <c:v>85.987627009999997</c:v>
                </c:pt>
                <c:pt idx="549">
                  <c:v>82.46445559</c:v>
                </c:pt>
                <c:pt idx="550">
                  <c:v>78.744145189999998</c:v>
                </c:pt>
                <c:pt idx="551">
                  <c:v>74.796336389999993</c:v>
                </c:pt>
                <c:pt idx="552">
                  <c:v>70.644411939999998</c:v>
                </c:pt>
                <c:pt idx="553">
                  <c:v>66.379900079999999</c:v>
                </c:pt>
                <c:pt idx="554">
                  <c:v>62.049855540000003</c:v>
                </c:pt>
                <c:pt idx="555">
                  <c:v>57.656785509999999</c:v>
                </c:pt>
                <c:pt idx="556">
                  <c:v>53.139940580000001</c:v>
                </c:pt>
                <c:pt idx="557">
                  <c:v>48.361658429999999</c:v>
                </c:pt>
                <c:pt idx="558">
                  <c:v>43.19328616</c:v>
                </c:pt>
                <c:pt idx="559">
                  <c:v>37.519373020000003</c:v>
                </c:pt>
                <c:pt idx="560">
                  <c:v>31.287108180000001</c:v>
                </c:pt>
                <c:pt idx="561">
                  <c:v>24.575148209999998</c:v>
                </c:pt>
                <c:pt idx="562">
                  <c:v>17.585872670000001</c:v>
                </c:pt>
                <c:pt idx="563">
                  <c:v>10.57216618</c:v>
                </c:pt>
                <c:pt idx="564">
                  <c:v>3.7045858530000002</c:v>
                </c:pt>
                <c:pt idx="565">
                  <c:v>-2.9925692640000001</c:v>
                </c:pt>
                <c:pt idx="566">
                  <c:v>-9.6214823190000001</c:v>
                </c:pt>
                <c:pt idx="567">
                  <c:v>-16.385279350000001</c:v>
                </c:pt>
                <c:pt idx="568">
                  <c:v>-23.43681887</c:v>
                </c:pt>
                <c:pt idx="569">
                  <c:v>-30.75352487</c:v>
                </c:pt>
                <c:pt idx="570">
                  <c:v>-38.196270069999997</c:v>
                </c:pt>
                <c:pt idx="571">
                  <c:v>-45.58870503</c:v>
                </c:pt>
                <c:pt idx="572">
                  <c:v>-52.779679109999996</c:v>
                </c:pt>
                <c:pt idx="573">
                  <c:v>-59.712329130000001</c:v>
                </c:pt>
                <c:pt idx="574">
                  <c:v>-66.32667592</c:v>
                </c:pt>
                <c:pt idx="575">
                  <c:v>-72.464298049999996</c:v>
                </c:pt>
                <c:pt idx="576">
                  <c:v>-78.088538639999996</c:v>
                </c:pt>
                <c:pt idx="577">
                  <c:v>-83.354547949999997</c:v>
                </c:pt>
                <c:pt idx="578">
                  <c:v>-88.340813389999994</c:v>
                </c:pt>
                <c:pt idx="579">
                  <c:v>-92.98223136</c:v>
                </c:pt>
                <c:pt idx="580">
                  <c:v>-97.226342939999995</c:v>
                </c:pt>
                <c:pt idx="581">
                  <c:v>-101.0496618</c:v>
                </c:pt>
                <c:pt idx="582">
                  <c:v>-104.3771768</c:v>
                </c:pt>
                <c:pt idx="583">
                  <c:v>-107.1924313</c:v>
                </c:pt>
                <c:pt idx="584">
                  <c:v>-109.5744528</c:v>
                </c:pt>
                <c:pt idx="585">
                  <c:v>-111.618003</c:v>
                </c:pt>
                <c:pt idx="586">
                  <c:v>-113.4413145</c:v>
                </c:pt>
                <c:pt idx="587">
                  <c:v>-115.1067199</c:v>
                </c:pt>
                <c:pt idx="588">
                  <c:v>-116.5786366</c:v>
                </c:pt>
                <c:pt idx="589">
                  <c:v>-117.84703949999999</c:v>
                </c:pt>
                <c:pt idx="590">
                  <c:v>-118.87996029999999</c:v>
                </c:pt>
                <c:pt idx="591">
                  <c:v>-119.55612790000001</c:v>
                </c:pt>
                <c:pt idx="592">
                  <c:v>-119.7985493</c:v>
                </c:pt>
                <c:pt idx="593">
                  <c:v>-119.54219620000001</c:v>
                </c:pt>
                <c:pt idx="594">
                  <c:v>-118.73361509999999</c:v>
                </c:pt>
                <c:pt idx="595">
                  <c:v>-117.3745919</c:v>
                </c:pt>
                <c:pt idx="596">
                  <c:v>-115.44972060000001</c:v>
                </c:pt>
                <c:pt idx="597">
                  <c:v>-112.93078130000001</c:v>
                </c:pt>
                <c:pt idx="598">
                  <c:v>-109.79759660000001</c:v>
                </c:pt>
                <c:pt idx="599">
                  <c:v>-106.0933388</c:v>
                </c:pt>
                <c:pt idx="600">
                  <c:v>-101.89140020000001</c:v>
                </c:pt>
                <c:pt idx="601">
                  <c:v>-97.224250069999997</c:v>
                </c:pt>
                <c:pt idx="602">
                  <c:v>-92.016829909999998</c:v>
                </c:pt>
                <c:pt idx="603">
                  <c:v>-86.179769829999998</c:v>
                </c:pt>
                <c:pt idx="604">
                  <c:v>-79.627445620000003</c:v>
                </c:pt>
                <c:pt idx="605">
                  <c:v>-72.275745520000001</c:v>
                </c:pt>
                <c:pt idx="606">
                  <c:v>-64.05414141</c:v>
                </c:pt>
                <c:pt idx="607">
                  <c:v>-54.94410671</c:v>
                </c:pt>
                <c:pt idx="608">
                  <c:v>-44.960545029999999</c:v>
                </c:pt>
                <c:pt idx="609">
                  <c:v>-34.161330829999997</c:v>
                </c:pt>
                <c:pt idx="610">
                  <c:v>-22.759444510000002</c:v>
                </c:pt>
                <c:pt idx="611">
                  <c:v>-11.011371159999999</c:v>
                </c:pt>
                <c:pt idx="612">
                  <c:v>0.90139749999999996</c:v>
                </c:pt>
                <c:pt idx="613">
                  <c:v>12.856738529999999</c:v>
                </c:pt>
                <c:pt idx="614">
                  <c:v>24.791350380000001</c:v>
                </c:pt>
                <c:pt idx="615">
                  <c:v>36.681038170000001</c:v>
                </c:pt>
                <c:pt idx="616">
                  <c:v>48.420808809999997</c:v>
                </c:pt>
                <c:pt idx="617">
                  <c:v>59.77724353</c:v>
                </c:pt>
                <c:pt idx="618">
                  <c:v>70.474491639999997</c:v>
                </c:pt>
                <c:pt idx="619">
                  <c:v>80.244241029999998</c:v>
                </c:pt>
                <c:pt idx="620">
                  <c:v>88.968726869999998</c:v>
                </c:pt>
                <c:pt idx="621">
                  <c:v>96.613033270000003</c:v>
                </c:pt>
                <c:pt idx="622">
                  <c:v>103.14667729999999</c:v>
                </c:pt>
                <c:pt idx="623">
                  <c:v>108.5167355</c:v>
                </c:pt>
                <c:pt idx="624">
                  <c:v>112.62797569999999</c:v>
                </c:pt>
                <c:pt idx="625">
                  <c:v>115.5651402</c:v>
                </c:pt>
                <c:pt idx="626">
                  <c:v>117.7183647</c:v>
                </c:pt>
                <c:pt idx="627">
                  <c:v>119.56146990000001</c:v>
                </c:pt>
                <c:pt idx="628">
                  <c:v>121.37875</c:v>
                </c:pt>
                <c:pt idx="629">
                  <c:v>123.0813637</c:v>
                </c:pt>
                <c:pt idx="630">
                  <c:v>124.3763697</c:v>
                </c:pt>
                <c:pt idx="631">
                  <c:v>125.0751049</c:v>
                </c:pt>
                <c:pt idx="632">
                  <c:v>125.1912317</c:v>
                </c:pt>
                <c:pt idx="633">
                  <c:v>124.8903442</c:v>
                </c:pt>
                <c:pt idx="634">
                  <c:v>124.2016924</c:v>
                </c:pt>
                <c:pt idx="635">
                  <c:v>122.9791572</c:v>
                </c:pt>
                <c:pt idx="636">
                  <c:v>121.1196461</c:v>
                </c:pt>
                <c:pt idx="637">
                  <c:v>118.7086772</c:v>
                </c:pt>
                <c:pt idx="638">
                  <c:v>115.94910969999999</c:v>
                </c:pt>
                <c:pt idx="639">
                  <c:v>112.9445777</c:v>
                </c:pt>
                <c:pt idx="640">
                  <c:v>109.64654950000001</c:v>
                </c:pt>
                <c:pt idx="641">
                  <c:v>105.97025669999999</c:v>
                </c:pt>
                <c:pt idx="642">
                  <c:v>101.94141689999999</c:v>
                </c:pt>
                <c:pt idx="643">
                  <c:v>97.603153230000004</c:v>
                </c:pt>
                <c:pt idx="644">
                  <c:v>93.007123759999999</c:v>
                </c:pt>
                <c:pt idx="645">
                  <c:v>88.279577329999995</c:v>
                </c:pt>
                <c:pt idx="646">
                  <c:v>83.558258679999994</c:v>
                </c:pt>
                <c:pt idx="647">
                  <c:v>78.844928350000004</c:v>
                </c:pt>
                <c:pt idx="648">
                  <c:v>74.091269639999993</c:v>
                </c:pt>
                <c:pt idx="649">
                  <c:v>69.212442210000006</c:v>
                </c:pt>
                <c:pt idx="650">
                  <c:v>64.093480720000002</c:v>
                </c:pt>
                <c:pt idx="651">
                  <c:v>58.655384990000002</c:v>
                </c:pt>
                <c:pt idx="652">
                  <c:v>52.896802889999996</c:v>
                </c:pt>
                <c:pt idx="653">
                  <c:v>46.843170270000002</c:v>
                </c:pt>
                <c:pt idx="654">
                  <c:v>40.60444201</c:v>
                </c:pt>
                <c:pt idx="655">
                  <c:v>34.266463889999997</c:v>
                </c:pt>
                <c:pt idx="656">
                  <c:v>27.791324410000001</c:v>
                </c:pt>
                <c:pt idx="657">
                  <c:v>21.130494800000001</c:v>
                </c:pt>
                <c:pt idx="658">
                  <c:v>14.27950298</c:v>
                </c:pt>
                <c:pt idx="659">
                  <c:v>7.2340209849999999</c:v>
                </c:pt>
                <c:pt idx="660">
                  <c:v>6.8835650000000003E-3</c:v>
                </c:pt>
                <c:pt idx="661">
                  <c:v>-7.3977673060000004</c:v>
                </c:pt>
                <c:pt idx="662">
                  <c:v>-14.963836280000001</c:v>
                </c:pt>
                <c:pt idx="663">
                  <c:v>-22.621264530000001</c:v>
                </c:pt>
                <c:pt idx="664">
                  <c:v>-30.29190148</c:v>
                </c:pt>
                <c:pt idx="665">
                  <c:v>-37.914118090000002</c:v>
                </c:pt>
                <c:pt idx="666">
                  <c:v>-45.424021009999997</c:v>
                </c:pt>
                <c:pt idx="667">
                  <c:v>-52.754752709999998</c:v>
                </c:pt>
                <c:pt idx="668">
                  <c:v>-59.841111300000001</c:v>
                </c:pt>
                <c:pt idx="669">
                  <c:v>-66.645919950000007</c:v>
                </c:pt>
                <c:pt idx="670">
                  <c:v>-73.220993870000001</c:v>
                </c:pt>
                <c:pt idx="671">
                  <c:v>-79.609810940000003</c:v>
                </c:pt>
                <c:pt idx="672">
                  <c:v>-85.778880920000006</c:v>
                </c:pt>
                <c:pt idx="673">
                  <c:v>-91.67438482</c:v>
                </c:pt>
                <c:pt idx="674">
                  <c:v>-97.2170141</c:v>
                </c:pt>
                <c:pt idx="675">
                  <c:v>-102.32977459999999</c:v>
                </c:pt>
                <c:pt idx="676">
                  <c:v>-106.94340200000001</c:v>
                </c:pt>
                <c:pt idx="677">
                  <c:v>-110.98656920000001</c:v>
                </c:pt>
                <c:pt idx="678">
                  <c:v>-114.43616489999999</c:v>
                </c:pt>
                <c:pt idx="679">
                  <c:v>-117.3093796</c:v>
                </c:pt>
                <c:pt idx="680">
                  <c:v>-119.75815160000001</c:v>
                </c:pt>
                <c:pt idx="681">
                  <c:v>-121.9719171</c:v>
                </c:pt>
                <c:pt idx="682">
                  <c:v>-124.0344494</c:v>
                </c:pt>
                <c:pt idx="683">
                  <c:v>-126.0274804</c:v>
                </c:pt>
                <c:pt idx="684">
                  <c:v>-127.97229660000001</c:v>
                </c:pt>
                <c:pt idx="685">
                  <c:v>-129.74151749999999</c:v>
                </c:pt>
                <c:pt idx="686">
                  <c:v>-131.16671289999999</c:v>
                </c:pt>
                <c:pt idx="687">
                  <c:v>-132.12881719999999</c:v>
                </c:pt>
                <c:pt idx="688">
                  <c:v>-132.4578913</c:v>
                </c:pt>
                <c:pt idx="689">
                  <c:v>-131.96263930000001</c:v>
                </c:pt>
                <c:pt idx="690">
                  <c:v>-130.5030223</c:v>
                </c:pt>
                <c:pt idx="691">
                  <c:v>-128.0313534</c:v>
                </c:pt>
                <c:pt idx="692">
                  <c:v>-124.6094051</c:v>
                </c:pt>
                <c:pt idx="693">
                  <c:v>-120.38827329999999</c:v>
                </c:pt>
                <c:pt idx="694">
                  <c:v>-115.6187773</c:v>
                </c:pt>
                <c:pt idx="695">
                  <c:v>-110.5581657</c:v>
                </c:pt>
                <c:pt idx="696">
                  <c:v>-105.36800460000001</c:v>
                </c:pt>
                <c:pt idx="697">
                  <c:v>-100.09726240000001</c:v>
                </c:pt>
                <c:pt idx="698">
                  <c:v>-94.679756269999999</c:v>
                </c:pt>
                <c:pt idx="699">
                  <c:v>-88.928030239999998</c:v>
                </c:pt>
                <c:pt idx="700">
                  <c:v>-82.603987500000002</c:v>
                </c:pt>
                <c:pt idx="701">
                  <c:v>-75.471568250000004</c:v>
                </c:pt>
                <c:pt idx="702">
                  <c:v>-67.357110500000005</c:v>
                </c:pt>
                <c:pt idx="703">
                  <c:v>-58.213096129999997</c:v>
                </c:pt>
                <c:pt idx="704">
                  <c:v>-48.098516349999997</c:v>
                </c:pt>
                <c:pt idx="705">
                  <c:v>-37.1468688</c:v>
                </c:pt>
                <c:pt idx="706">
                  <c:v>-25.49598241</c:v>
                </c:pt>
                <c:pt idx="707">
                  <c:v>-13.209618320000001</c:v>
                </c:pt>
                <c:pt idx="708">
                  <c:v>-0.37373095099999998</c:v>
                </c:pt>
                <c:pt idx="709">
                  <c:v>12.887762329999999</c:v>
                </c:pt>
                <c:pt idx="710">
                  <c:v>26.383723320000001</c:v>
                </c:pt>
                <c:pt idx="711">
                  <c:v>39.884379719999998</c:v>
                </c:pt>
                <c:pt idx="712">
                  <c:v>53.350979559999999</c:v>
                </c:pt>
                <c:pt idx="713">
                  <c:v>66.806932950000004</c:v>
                </c:pt>
                <c:pt idx="714">
                  <c:v>80.232256910000004</c:v>
                </c:pt>
                <c:pt idx="715">
                  <c:v>93.193295730000003</c:v>
                </c:pt>
                <c:pt idx="716">
                  <c:v>104.43317020000001</c:v>
                </c:pt>
                <c:pt idx="717">
                  <c:v>113.01669029999999</c:v>
                </c:pt>
                <c:pt idx="718">
                  <c:v>119.22973500000001</c:v>
                </c:pt>
                <c:pt idx="719">
                  <c:v>123.49643140000001</c:v>
                </c:pt>
                <c:pt idx="720">
                  <c:v>126.8478602</c:v>
                </c:pt>
                <c:pt idx="721">
                  <c:v>129.86296429999999</c:v>
                </c:pt>
                <c:pt idx="722">
                  <c:v>132.67691249999999</c:v>
                </c:pt>
                <c:pt idx="723">
                  <c:v>135.24693769999999</c:v>
                </c:pt>
                <c:pt idx="724">
                  <c:v>137.3391986</c:v>
                </c:pt>
                <c:pt idx="725">
                  <c:v>138.51741150000001</c:v>
                </c:pt>
                <c:pt idx="726">
                  <c:v>138.3886914</c:v>
                </c:pt>
                <c:pt idx="727">
                  <c:v>136.8536144</c:v>
                </c:pt>
                <c:pt idx="728">
                  <c:v>134.18351569999999</c:v>
                </c:pt>
                <c:pt idx="729">
                  <c:v>130.88605699999999</c:v>
                </c:pt>
                <c:pt idx="730">
                  <c:v>127.3467588</c:v>
                </c:pt>
                <c:pt idx="731">
                  <c:v>123.80537219999999</c:v>
                </c:pt>
                <c:pt idx="732">
                  <c:v>120.3190147</c:v>
                </c:pt>
                <c:pt idx="733">
                  <c:v>116.8190211</c:v>
                </c:pt>
                <c:pt idx="734">
                  <c:v>113.17748159999999</c:v>
                </c:pt>
                <c:pt idx="735">
                  <c:v>109.25488199999999</c:v>
                </c:pt>
                <c:pt idx="736">
                  <c:v>105.0005529</c:v>
                </c:pt>
                <c:pt idx="737">
                  <c:v>100.4024795</c:v>
                </c:pt>
                <c:pt idx="738">
                  <c:v>95.58594214</c:v>
                </c:pt>
                <c:pt idx="739">
                  <c:v>90.701528479999993</c:v>
                </c:pt>
                <c:pt idx="740">
                  <c:v>85.794284849999997</c:v>
                </c:pt>
                <c:pt idx="741">
                  <c:v>80.827117130000005</c:v>
                </c:pt>
                <c:pt idx="742">
                  <c:v>75.698066850000004</c:v>
                </c:pt>
                <c:pt idx="743">
                  <c:v>70.286612790000007</c:v>
                </c:pt>
                <c:pt idx="744">
                  <c:v>64.538184049999998</c:v>
                </c:pt>
                <c:pt idx="745">
                  <c:v>58.441621529999999</c:v>
                </c:pt>
                <c:pt idx="746">
                  <c:v>52.027969059999997</c:v>
                </c:pt>
                <c:pt idx="747">
                  <c:v>45.373910180000003</c:v>
                </c:pt>
                <c:pt idx="748">
                  <c:v>38.497175859999999</c:v>
                </c:pt>
                <c:pt idx="749">
                  <c:v>31.463874520000001</c:v>
                </c:pt>
                <c:pt idx="750">
                  <c:v>24.401988790000001</c:v>
                </c:pt>
                <c:pt idx="751">
                  <c:v>17.299468569999998</c:v>
                </c:pt>
                <c:pt idx="752">
                  <c:v>9.9740188229999998</c:v>
                </c:pt>
                <c:pt idx="753">
                  <c:v>2.3754811669999998</c:v>
                </c:pt>
                <c:pt idx="754">
                  <c:v>-5.4832857969999997</c:v>
                </c:pt>
                <c:pt idx="755">
                  <c:v>-13.58165932</c:v>
                </c:pt>
                <c:pt idx="756">
                  <c:v>-21.831330189999999</c:v>
                </c:pt>
                <c:pt idx="757">
                  <c:v>-30.164288809999999</c:v>
                </c:pt>
                <c:pt idx="758">
                  <c:v>-38.480325370000003</c:v>
                </c:pt>
                <c:pt idx="759">
                  <c:v>-46.610337710000003</c:v>
                </c:pt>
                <c:pt idx="760">
                  <c:v>-54.431331470000003</c:v>
                </c:pt>
                <c:pt idx="761">
                  <c:v>-61.874880500000003</c:v>
                </c:pt>
                <c:pt idx="762">
                  <c:v>-68.945544209999994</c:v>
                </c:pt>
                <c:pt idx="763">
                  <c:v>-75.656125930000002</c:v>
                </c:pt>
                <c:pt idx="764">
                  <c:v>-81.928103829999998</c:v>
                </c:pt>
                <c:pt idx="765">
                  <c:v>-87.708363689999999</c:v>
                </c:pt>
                <c:pt idx="766">
                  <c:v>-93.023156720000003</c:v>
                </c:pt>
                <c:pt idx="767">
                  <c:v>-97.952367629999998</c:v>
                </c:pt>
                <c:pt idx="768">
                  <c:v>-102.5823013</c:v>
                </c:pt>
                <c:pt idx="769">
                  <c:v>-106.92972140000001</c:v>
                </c:pt>
                <c:pt idx="770">
                  <c:v>-111.0011008</c:v>
                </c:pt>
                <c:pt idx="771">
                  <c:v>-114.8548979</c:v>
                </c:pt>
                <c:pt idx="772">
                  <c:v>-118.55456650000001</c:v>
                </c:pt>
                <c:pt idx="773">
                  <c:v>-122.1615274</c:v>
                </c:pt>
                <c:pt idx="774">
                  <c:v>-125.6353273</c:v>
                </c:pt>
                <c:pt idx="775">
                  <c:v>-128.848015</c:v>
                </c:pt>
                <c:pt idx="776">
                  <c:v>-131.58239839999999</c:v>
                </c:pt>
                <c:pt idx="777">
                  <c:v>-133.51692840000001</c:v>
                </c:pt>
                <c:pt idx="778">
                  <c:v>-134.3514127</c:v>
                </c:pt>
                <c:pt idx="779">
                  <c:v>-133.83965689999999</c:v>
                </c:pt>
                <c:pt idx="780">
                  <c:v>-131.8689219</c:v>
                </c:pt>
                <c:pt idx="781">
                  <c:v>-128.58334970000001</c:v>
                </c:pt>
                <c:pt idx="782">
                  <c:v>-124.168978</c:v>
                </c:pt>
                <c:pt idx="783">
                  <c:v>-118.9104978</c:v>
                </c:pt>
                <c:pt idx="784">
                  <c:v>-113.19975549999999</c:v>
                </c:pt>
                <c:pt idx="785">
                  <c:v>-107.3762215</c:v>
                </c:pt>
                <c:pt idx="786">
                  <c:v>-101.5158977</c:v>
                </c:pt>
                <c:pt idx="787">
                  <c:v>-95.502396610000005</c:v>
                </c:pt>
                <c:pt idx="788">
                  <c:v>-89.131743779999994</c:v>
                </c:pt>
                <c:pt idx="789">
                  <c:v>-82.161373260000005</c:v>
                </c:pt>
                <c:pt idx="790">
                  <c:v>-74.285569350000003</c:v>
                </c:pt>
                <c:pt idx="791">
                  <c:v>-65.311004909999994</c:v>
                </c:pt>
                <c:pt idx="792">
                  <c:v>-55.223302349999997</c:v>
                </c:pt>
                <c:pt idx="793">
                  <c:v>-44.11620782</c:v>
                </c:pt>
                <c:pt idx="794">
                  <c:v>-32.215253429999997</c:v>
                </c:pt>
                <c:pt idx="795">
                  <c:v>-19.777127440000001</c:v>
                </c:pt>
                <c:pt idx="796">
                  <c:v>-7.0715897090000004</c:v>
                </c:pt>
                <c:pt idx="797">
                  <c:v>5.7108028659999999</c:v>
                </c:pt>
                <c:pt idx="798">
                  <c:v>18.534237770000001</c:v>
                </c:pt>
                <c:pt idx="799">
                  <c:v>31.33926263</c:v>
                </c:pt>
                <c:pt idx="800">
                  <c:v>43.971963539999997</c:v>
                </c:pt>
                <c:pt idx="801">
                  <c:v>56.37825145</c:v>
                </c:pt>
                <c:pt idx="802">
                  <c:v>68.490959919999995</c:v>
                </c:pt>
                <c:pt idx="803">
                  <c:v>80.106442419999993</c:v>
                </c:pt>
                <c:pt idx="804">
                  <c:v>91.142776789999999</c:v>
                </c:pt>
                <c:pt idx="805">
                  <c:v>101.6241208</c:v>
                </c:pt>
                <c:pt idx="806">
                  <c:v>111.2706366</c:v>
                </c:pt>
                <c:pt idx="807">
                  <c:v>119.26533499999999</c:v>
                </c:pt>
                <c:pt idx="808">
                  <c:v>125.1318572</c:v>
                </c:pt>
                <c:pt idx="809">
                  <c:v>129.01414</c:v>
                </c:pt>
                <c:pt idx="810">
                  <c:v>131.2642683</c:v>
                </c:pt>
                <c:pt idx="811">
                  <c:v>132.60659100000001</c:v>
                </c:pt>
                <c:pt idx="812">
                  <c:v>133.7979775</c:v>
                </c:pt>
                <c:pt idx="813">
                  <c:v>135.26252339999999</c:v>
                </c:pt>
                <c:pt idx="814">
                  <c:v>136.8959002</c:v>
                </c:pt>
                <c:pt idx="815">
                  <c:v>138.36399220000001</c:v>
                </c:pt>
                <c:pt idx="816">
                  <c:v>139.4800467</c:v>
                </c:pt>
                <c:pt idx="817">
                  <c:v>140.1143458</c:v>
                </c:pt>
                <c:pt idx="818">
                  <c:v>140.05054240000001</c:v>
                </c:pt>
                <c:pt idx="819">
                  <c:v>138.94927559999999</c:v>
                </c:pt>
                <c:pt idx="820">
                  <c:v>136.6400644</c:v>
                </c:pt>
                <c:pt idx="821">
                  <c:v>133.30999460000001</c:v>
                </c:pt>
                <c:pt idx="822">
                  <c:v>129.36717479999999</c:v>
                </c:pt>
                <c:pt idx="823">
                  <c:v>125.2182803</c:v>
                </c:pt>
                <c:pt idx="824">
                  <c:v>121.0126921</c:v>
                </c:pt>
                <c:pt idx="825">
                  <c:v>116.7082606</c:v>
                </c:pt>
                <c:pt idx="826">
                  <c:v>112.20842380000001</c:v>
                </c:pt>
                <c:pt idx="827">
                  <c:v>107.467478</c:v>
                </c:pt>
                <c:pt idx="828">
                  <c:v>102.4491546</c:v>
                </c:pt>
                <c:pt idx="829">
                  <c:v>97.116552709999993</c:v>
                </c:pt>
                <c:pt idx="830">
                  <c:v>91.386754319999994</c:v>
                </c:pt>
                <c:pt idx="831">
                  <c:v>85.160589689999995</c:v>
                </c:pt>
                <c:pt idx="832">
                  <c:v>78.432536440000007</c:v>
                </c:pt>
                <c:pt idx="833">
                  <c:v>71.294259769999996</c:v>
                </c:pt>
                <c:pt idx="834">
                  <c:v>63.911439479999999</c:v>
                </c:pt>
                <c:pt idx="835">
                  <c:v>56.608079429999997</c:v>
                </c:pt>
                <c:pt idx="836">
                  <c:v>49.613444819999998</c:v>
                </c:pt>
                <c:pt idx="837">
                  <c:v>42.956237680000001</c:v>
                </c:pt>
                <c:pt idx="838">
                  <c:v>36.446967229999998</c:v>
                </c:pt>
                <c:pt idx="839">
                  <c:v>29.8660572</c:v>
                </c:pt>
                <c:pt idx="840">
                  <c:v>23.060411160000001</c:v>
                </c:pt>
                <c:pt idx="841">
                  <c:v>15.93223396</c:v>
                </c:pt>
                <c:pt idx="842">
                  <c:v>8.5998001370000008</c:v>
                </c:pt>
                <c:pt idx="843">
                  <c:v>1.2251286939999999</c:v>
                </c:pt>
                <c:pt idx="844">
                  <c:v>-6.0153922599999996</c:v>
                </c:pt>
                <c:pt idx="845">
                  <c:v>-13.003836789999999</c:v>
                </c:pt>
                <c:pt idx="846">
                  <c:v>-19.724701920000001</c:v>
                </c:pt>
                <c:pt idx="847">
                  <c:v>-26.280950700000002</c:v>
                </c:pt>
                <c:pt idx="848">
                  <c:v>-32.867477489999999</c:v>
                </c:pt>
                <c:pt idx="849">
                  <c:v>-39.678951240000004</c:v>
                </c:pt>
                <c:pt idx="850">
                  <c:v>-46.758327309999999</c:v>
                </c:pt>
                <c:pt idx="851">
                  <c:v>-54.040001850000003</c:v>
                </c:pt>
                <c:pt idx="852">
                  <c:v>-61.369605069999999</c:v>
                </c:pt>
                <c:pt idx="853">
                  <c:v>-68.518873650000003</c:v>
                </c:pt>
                <c:pt idx="854">
                  <c:v>-75.285433929999996</c:v>
                </c:pt>
                <c:pt idx="855">
                  <c:v>-81.576388820000005</c:v>
                </c:pt>
                <c:pt idx="856">
                  <c:v>-87.455693940000003</c:v>
                </c:pt>
                <c:pt idx="857">
                  <c:v>-93.028595440000004</c:v>
                </c:pt>
                <c:pt idx="858">
                  <c:v>-98.29293285</c:v>
                </c:pt>
                <c:pt idx="859">
                  <c:v>-103.2527461</c:v>
                </c:pt>
                <c:pt idx="860">
                  <c:v>-107.8824662</c:v>
                </c:pt>
                <c:pt idx="861">
                  <c:v>-112.0772643</c:v>
                </c:pt>
                <c:pt idx="862">
                  <c:v>-115.856409</c:v>
                </c:pt>
                <c:pt idx="863">
                  <c:v>-119.317629</c:v>
                </c:pt>
                <c:pt idx="864">
                  <c:v>-122.5716242</c:v>
                </c:pt>
                <c:pt idx="865">
                  <c:v>-125.6560042</c:v>
                </c:pt>
                <c:pt idx="866">
                  <c:v>-128.56311930000001</c:v>
                </c:pt>
                <c:pt idx="867">
                  <c:v>-131.1959008</c:v>
                </c:pt>
                <c:pt idx="868">
                  <c:v>-133.3873615</c:v>
                </c:pt>
                <c:pt idx="869">
                  <c:v>-134.9878076</c:v>
                </c:pt>
                <c:pt idx="870">
                  <c:v>-135.88597350000001</c:v>
                </c:pt>
                <c:pt idx="871">
                  <c:v>-135.9315206</c:v>
                </c:pt>
                <c:pt idx="872">
                  <c:v>-134.97405660000001</c:v>
                </c:pt>
                <c:pt idx="873">
                  <c:v>-132.95898159999999</c:v>
                </c:pt>
                <c:pt idx="874">
                  <c:v>-129.9168483</c:v>
                </c:pt>
                <c:pt idx="875">
                  <c:v>-125.983726</c:v>
                </c:pt>
                <c:pt idx="876">
                  <c:v>-121.3410576</c:v>
                </c:pt>
                <c:pt idx="877">
                  <c:v>-116.20191269999999</c:v>
                </c:pt>
                <c:pt idx="878">
                  <c:v>-110.7787483</c:v>
                </c:pt>
                <c:pt idx="879">
                  <c:v>-105.22195379999999</c:v>
                </c:pt>
                <c:pt idx="880">
                  <c:v>-99.666412190000003</c:v>
                </c:pt>
                <c:pt idx="881">
                  <c:v>-94.122420469999994</c:v>
                </c:pt>
                <c:pt idx="882">
                  <c:v>-88.491597859999999</c:v>
                </c:pt>
                <c:pt idx="883">
                  <c:v>-82.55672156</c:v>
                </c:pt>
                <c:pt idx="884">
                  <c:v>-76.031948110000002</c:v>
                </c:pt>
                <c:pt idx="885">
                  <c:v>-68.680767869999997</c:v>
                </c:pt>
                <c:pt idx="886">
                  <c:v>-60.33837535</c:v>
                </c:pt>
                <c:pt idx="887">
                  <c:v>-50.956361960000002</c:v>
                </c:pt>
                <c:pt idx="888">
                  <c:v>-40.659194309999997</c:v>
                </c:pt>
                <c:pt idx="889">
                  <c:v>-29.631423380000001</c:v>
                </c:pt>
                <c:pt idx="890">
                  <c:v>-18.03341979</c:v>
                </c:pt>
                <c:pt idx="891">
                  <c:v>-5.9613954759999999</c:v>
                </c:pt>
                <c:pt idx="892">
                  <c:v>6.5406972740000002</c:v>
                </c:pt>
                <c:pt idx="893">
                  <c:v>19.454073189999999</c:v>
                </c:pt>
                <c:pt idx="894">
                  <c:v>32.722897060000001</c:v>
                </c:pt>
                <c:pt idx="895">
                  <c:v>46.179555999999998</c:v>
                </c:pt>
                <c:pt idx="896">
                  <c:v>59.46507098</c:v>
                </c:pt>
                <c:pt idx="897">
                  <c:v>71.518343340000001</c:v>
                </c:pt>
                <c:pt idx="898">
                  <c:v>81.63824898</c:v>
                </c:pt>
                <c:pt idx="899">
                  <c:v>90.174504440000007</c:v>
                </c:pt>
                <c:pt idx="900">
                  <c:v>97.766713629999998</c:v>
                </c:pt>
                <c:pt idx="901">
                  <c:v>105.0607941</c:v>
                </c:pt>
                <c:pt idx="902">
                  <c:v>112.3774128</c:v>
                </c:pt>
                <c:pt idx="903">
                  <c:v>119.1811926</c:v>
                </c:pt>
                <c:pt idx="904">
                  <c:v>124.50404380000001</c:v>
                </c:pt>
                <c:pt idx="905">
                  <c:v>128.27473420000001</c:v>
                </c:pt>
                <c:pt idx="906">
                  <c:v>131.25619760000001</c:v>
                </c:pt>
                <c:pt idx="907">
                  <c:v>134.28272620000001</c:v>
                </c:pt>
                <c:pt idx="908">
                  <c:v>137.66309240000001</c:v>
                </c:pt>
                <c:pt idx="909">
                  <c:v>141.12195579999999</c:v>
                </c:pt>
                <c:pt idx="910">
                  <c:v>143.86570549999999</c:v>
                </c:pt>
                <c:pt idx="911">
                  <c:v>145.07626830000001</c:v>
                </c:pt>
                <c:pt idx="912">
                  <c:v>144.58366290000001</c:v>
                </c:pt>
                <c:pt idx="913">
                  <c:v>142.74421770000001</c:v>
                </c:pt>
                <c:pt idx="914">
                  <c:v>140.05005700000001</c:v>
                </c:pt>
                <c:pt idx="915">
                  <c:v>137.03963640000001</c:v>
                </c:pt>
                <c:pt idx="916">
                  <c:v>134.14128149999999</c:v>
                </c:pt>
                <c:pt idx="917">
                  <c:v>131.39508789999999</c:v>
                </c:pt>
                <c:pt idx="918">
                  <c:v>128.5438121</c:v>
                </c:pt>
                <c:pt idx="919">
                  <c:v>125.2457443</c:v>
                </c:pt>
                <c:pt idx="920">
                  <c:v>121.2779627</c:v>
                </c:pt>
                <c:pt idx="921">
                  <c:v>116.6799041</c:v>
                </c:pt>
                <c:pt idx="922">
                  <c:v>111.64220570000001</c:v>
                </c:pt>
                <c:pt idx="923">
                  <c:v>106.38157409999999</c:v>
                </c:pt>
                <c:pt idx="924">
                  <c:v>101.12874050000001</c:v>
                </c:pt>
                <c:pt idx="925">
                  <c:v>96.080283269999995</c:v>
                </c:pt>
                <c:pt idx="926">
                  <c:v>91.233485490000007</c:v>
                </c:pt>
                <c:pt idx="927">
                  <c:v>86.494185180000002</c:v>
                </c:pt>
                <c:pt idx="928">
                  <c:v>81.704111260000005</c:v>
                </c:pt>
                <c:pt idx="929">
                  <c:v>76.65202841</c:v>
                </c:pt>
                <c:pt idx="930">
                  <c:v>71.225632279999999</c:v>
                </c:pt>
                <c:pt idx="931">
                  <c:v>65.456051119999998</c:v>
                </c:pt>
                <c:pt idx="932">
                  <c:v>59.452369529999999</c:v>
                </c:pt>
                <c:pt idx="933">
                  <c:v>53.360480279999997</c:v>
                </c:pt>
                <c:pt idx="934">
                  <c:v>47.369654439999998</c:v>
                </c:pt>
                <c:pt idx="935">
                  <c:v>41.481984609999998</c:v>
                </c:pt>
                <c:pt idx="936">
                  <c:v>35.567660920000002</c:v>
                </c:pt>
                <c:pt idx="937">
                  <c:v>29.492015840000001</c:v>
                </c:pt>
                <c:pt idx="938">
                  <c:v>23.145916459999999</c:v>
                </c:pt>
                <c:pt idx="939">
                  <c:v>16.489119150000001</c:v>
                </c:pt>
                <c:pt idx="940">
                  <c:v>9.5139248500000004</c:v>
                </c:pt>
                <c:pt idx="941">
                  <c:v>2.2414700129999998</c:v>
                </c:pt>
                <c:pt idx="942">
                  <c:v>-5.2057413080000003</c:v>
                </c:pt>
                <c:pt idx="943">
                  <c:v>-12.67491364</c:v>
                </c:pt>
                <c:pt idx="944">
                  <c:v>-20.031434610000002</c:v>
                </c:pt>
                <c:pt idx="945">
                  <c:v>-27.127772100000001</c:v>
                </c:pt>
                <c:pt idx="946">
                  <c:v>-33.904883089999998</c:v>
                </c:pt>
                <c:pt idx="947">
                  <c:v>-40.47141431</c:v>
                </c:pt>
                <c:pt idx="948">
                  <c:v>-46.965892070000002</c:v>
                </c:pt>
                <c:pt idx="949">
                  <c:v>-53.467399010000001</c:v>
                </c:pt>
                <c:pt idx="950">
                  <c:v>-59.993769110000002</c:v>
                </c:pt>
                <c:pt idx="951">
                  <c:v>-66.503669380000005</c:v>
                </c:pt>
                <c:pt idx="952">
                  <c:v>-72.978191699999996</c:v>
                </c:pt>
                <c:pt idx="953">
                  <c:v>-79.319388040000007</c:v>
                </c:pt>
                <c:pt idx="954">
                  <c:v>-85.322782480000001</c:v>
                </c:pt>
                <c:pt idx="955">
                  <c:v>-90.85149131</c:v>
                </c:pt>
                <c:pt idx="956">
                  <c:v>-95.867855980000002</c:v>
                </c:pt>
                <c:pt idx="957">
                  <c:v>-100.43607419999999</c:v>
                </c:pt>
                <c:pt idx="958">
                  <c:v>-104.64490720000001</c:v>
                </c:pt>
                <c:pt idx="959">
                  <c:v>-108.5254771</c:v>
                </c:pt>
                <c:pt idx="960">
                  <c:v>-112.1457039</c:v>
                </c:pt>
                <c:pt idx="961">
                  <c:v>-115.563517</c:v>
                </c:pt>
                <c:pt idx="962">
                  <c:v>-118.74675379999999</c:v>
                </c:pt>
                <c:pt idx="963">
                  <c:v>-121.7299898</c:v>
                </c:pt>
                <c:pt idx="964">
                  <c:v>-124.5391192</c:v>
                </c:pt>
                <c:pt idx="965">
                  <c:v>-127.0636952</c:v>
                </c:pt>
                <c:pt idx="966">
                  <c:v>-129.12016890000001</c:v>
                </c:pt>
                <c:pt idx="967">
                  <c:v>-130.5242197</c:v>
                </c:pt>
                <c:pt idx="968">
                  <c:v>-131.09652270000001</c:v>
                </c:pt>
                <c:pt idx="969">
                  <c:v>-130.66871130000001</c:v>
                </c:pt>
                <c:pt idx="970">
                  <c:v>-129.19522309999999</c:v>
                </c:pt>
                <c:pt idx="971">
                  <c:v>-126.76781</c:v>
                </c:pt>
                <c:pt idx="972">
                  <c:v>-123.5350339</c:v>
                </c:pt>
                <c:pt idx="973">
                  <c:v>-119.6862546</c:v>
                </c:pt>
                <c:pt idx="974">
                  <c:v>-115.473145</c:v>
                </c:pt>
                <c:pt idx="975">
                  <c:v>-111.118916</c:v>
                </c:pt>
                <c:pt idx="976">
                  <c:v>-106.79742210000001</c:v>
                </c:pt>
                <c:pt idx="977">
                  <c:v>-102.62365339999999</c:v>
                </c:pt>
                <c:pt idx="978">
                  <c:v>-98.665102919999995</c:v>
                </c:pt>
                <c:pt idx="979">
                  <c:v>-94.918877980000005</c:v>
                </c:pt>
                <c:pt idx="980">
                  <c:v>-91.333989900000006</c:v>
                </c:pt>
                <c:pt idx="981">
                  <c:v>-87.832974120000003</c:v>
                </c:pt>
                <c:pt idx="982">
                  <c:v>-84.339011540000001</c:v>
                </c:pt>
                <c:pt idx="983">
                  <c:v>-80.731065770000001</c:v>
                </c:pt>
                <c:pt idx="984">
                  <c:v>-76.893916390000001</c:v>
                </c:pt>
                <c:pt idx="985">
                  <c:v>-72.71080456</c:v>
                </c:pt>
                <c:pt idx="986">
                  <c:v>-68.022407509999994</c:v>
                </c:pt>
              </c:numCache>
            </c:numRef>
          </c:val>
          <c:smooth val="0"/>
          <c:extLst>
            <c:ext xmlns:c16="http://schemas.microsoft.com/office/drawing/2014/chart" uri="{C3380CC4-5D6E-409C-BE32-E72D297353CC}">
              <c16:uniqueId val="{00000000-C193-4440-A001-D2B789CF4113}"/>
            </c:ext>
          </c:extLst>
        </c:ser>
        <c:ser>
          <c:idx val="1"/>
          <c:order val="1"/>
          <c:tx>
            <c:strRef>
              <c:f>Gyro_A1_20!$Z$1</c:f>
              <c:strCache>
                <c:ptCount val="1"/>
                <c:pt idx="0">
                  <c:v>Gyro_Y</c:v>
                </c:pt>
              </c:strCache>
            </c:strRef>
          </c:tx>
          <c:spPr>
            <a:ln w="28575" cap="rnd">
              <a:solidFill>
                <a:schemeClr val="accent2"/>
              </a:solidFill>
              <a:round/>
            </a:ln>
            <a:effectLst/>
          </c:spPr>
          <c:marker>
            <c:symbol val="none"/>
          </c:marker>
          <c:val>
            <c:numRef>
              <c:f>Gyro_A1_20!$Z$2:$Z$988</c:f>
              <c:numCache>
                <c:formatCode>General</c:formatCode>
                <c:ptCount val="987"/>
                <c:pt idx="0">
                  <c:v>-20.521877360000001</c:v>
                </c:pt>
                <c:pt idx="1">
                  <c:v>-24.45163058</c:v>
                </c:pt>
                <c:pt idx="2">
                  <c:v>-28.470602400000001</c:v>
                </c:pt>
                <c:pt idx="3">
                  <c:v>-32.534353160000002</c:v>
                </c:pt>
                <c:pt idx="4">
                  <c:v>-36.648240790000003</c:v>
                </c:pt>
                <c:pt idx="5">
                  <c:v>-40.65429468</c:v>
                </c:pt>
                <c:pt idx="6">
                  <c:v>-44.288991359999997</c:v>
                </c:pt>
                <c:pt idx="7">
                  <c:v>-47.247655899999998</c:v>
                </c:pt>
                <c:pt idx="8">
                  <c:v>-49.646327759999998</c:v>
                </c:pt>
                <c:pt idx="9">
                  <c:v>-51.686216780000002</c:v>
                </c:pt>
                <c:pt idx="10">
                  <c:v>-53.472258529999998</c:v>
                </c:pt>
                <c:pt idx="11">
                  <c:v>-55.156114299999999</c:v>
                </c:pt>
                <c:pt idx="12">
                  <c:v>-56.638885770000002</c:v>
                </c:pt>
                <c:pt idx="13">
                  <c:v>-57.856548320000002</c:v>
                </c:pt>
                <c:pt idx="14">
                  <c:v>-58.825612489999997</c:v>
                </c:pt>
                <c:pt idx="15">
                  <c:v>-59.429310979999997</c:v>
                </c:pt>
                <c:pt idx="16">
                  <c:v>-59.644554739999997</c:v>
                </c:pt>
                <c:pt idx="17">
                  <c:v>-59.45834885</c:v>
                </c:pt>
                <c:pt idx="18">
                  <c:v>-58.953426370000003</c:v>
                </c:pt>
                <c:pt idx="19">
                  <c:v>-58.27355008</c:v>
                </c:pt>
                <c:pt idx="20">
                  <c:v>-57.4261646</c:v>
                </c:pt>
                <c:pt idx="21">
                  <c:v>-56.28168075</c:v>
                </c:pt>
                <c:pt idx="22">
                  <c:v>-54.821161150000002</c:v>
                </c:pt>
                <c:pt idx="23">
                  <c:v>-53.14389079</c:v>
                </c:pt>
                <c:pt idx="24">
                  <c:v>-51.340233769999998</c:v>
                </c:pt>
                <c:pt idx="25">
                  <c:v>-49.459577580000001</c:v>
                </c:pt>
                <c:pt idx="26">
                  <c:v>-47.470547230000001</c:v>
                </c:pt>
                <c:pt idx="27">
                  <c:v>-45.335360620000003</c:v>
                </c:pt>
                <c:pt idx="28">
                  <c:v>-43.05813783</c:v>
                </c:pt>
                <c:pt idx="29">
                  <c:v>-40.666152709999999</c:v>
                </c:pt>
                <c:pt idx="30">
                  <c:v>-38.299273460000002</c:v>
                </c:pt>
                <c:pt idx="31">
                  <c:v>-36.001611709999999</c:v>
                </c:pt>
                <c:pt idx="32">
                  <c:v>-33.7208623</c:v>
                </c:pt>
                <c:pt idx="33">
                  <c:v>-31.38108317</c:v>
                </c:pt>
                <c:pt idx="34">
                  <c:v>-28.940070729999999</c:v>
                </c:pt>
                <c:pt idx="35">
                  <c:v>-26.419205569999999</c:v>
                </c:pt>
                <c:pt idx="36">
                  <c:v>-23.76381804</c:v>
                </c:pt>
                <c:pt idx="37">
                  <c:v>-21.159470859999999</c:v>
                </c:pt>
                <c:pt idx="38">
                  <c:v>-18.412390720000001</c:v>
                </c:pt>
                <c:pt idx="39">
                  <c:v>-15.456224349999999</c:v>
                </c:pt>
                <c:pt idx="40">
                  <c:v>-12.2014996</c:v>
                </c:pt>
                <c:pt idx="41">
                  <c:v>-8.6877445689999995</c:v>
                </c:pt>
                <c:pt idx="42">
                  <c:v>-4.9982445369999997</c:v>
                </c:pt>
                <c:pt idx="43">
                  <c:v>-1.2631925260000001</c:v>
                </c:pt>
                <c:pt idx="44">
                  <c:v>2.5452047840000001</c:v>
                </c:pt>
                <c:pt idx="45">
                  <c:v>6.3706353880000002</c:v>
                </c:pt>
                <c:pt idx="46">
                  <c:v>10.30916826</c:v>
                </c:pt>
                <c:pt idx="47">
                  <c:v>14.493673579999999</c:v>
                </c:pt>
                <c:pt idx="48">
                  <c:v>19.105699860000001</c:v>
                </c:pt>
                <c:pt idx="49">
                  <c:v>24.070786049999999</c:v>
                </c:pt>
                <c:pt idx="50">
                  <c:v>28.548236490000001</c:v>
                </c:pt>
                <c:pt idx="51">
                  <c:v>32.51081928</c:v>
                </c:pt>
                <c:pt idx="52">
                  <c:v>35.811415889999999</c:v>
                </c:pt>
                <c:pt idx="53">
                  <c:v>37.789426390000003</c:v>
                </c:pt>
                <c:pt idx="54">
                  <c:v>37.95521102</c:v>
                </c:pt>
                <c:pt idx="55">
                  <c:v>36.23157088</c:v>
                </c:pt>
                <c:pt idx="56">
                  <c:v>33.149876890000002</c:v>
                </c:pt>
                <c:pt idx="57">
                  <c:v>29.801517990000001</c:v>
                </c:pt>
                <c:pt idx="58">
                  <c:v>27.233212609999999</c:v>
                </c:pt>
                <c:pt idx="59">
                  <c:v>26.056901759999999</c:v>
                </c:pt>
                <c:pt idx="60">
                  <c:v>26.234648239999999</c:v>
                </c:pt>
                <c:pt idx="61">
                  <c:v>27.362401040000002</c:v>
                </c:pt>
                <c:pt idx="62">
                  <c:v>28.816483699999999</c:v>
                </c:pt>
                <c:pt idx="63">
                  <c:v>29.499401880000001</c:v>
                </c:pt>
                <c:pt idx="64">
                  <c:v>28.84160636</c:v>
                </c:pt>
                <c:pt idx="65">
                  <c:v>27.0286519</c:v>
                </c:pt>
                <c:pt idx="66">
                  <c:v>24.77478666</c:v>
                </c:pt>
                <c:pt idx="67">
                  <c:v>22.851216770000001</c:v>
                </c:pt>
                <c:pt idx="68">
                  <c:v>21.74098729</c:v>
                </c:pt>
                <c:pt idx="69">
                  <c:v>21.502214429999999</c:v>
                </c:pt>
                <c:pt idx="70">
                  <c:v>21.823723780000002</c:v>
                </c:pt>
                <c:pt idx="71">
                  <c:v>22.299758579999999</c:v>
                </c:pt>
                <c:pt idx="72">
                  <c:v>22.607905410000001</c:v>
                </c:pt>
                <c:pt idx="73">
                  <c:v>22.37984294</c:v>
                </c:pt>
                <c:pt idx="74">
                  <c:v>21.349168500000001</c:v>
                </c:pt>
                <c:pt idx="75">
                  <c:v>19.667070930000001</c:v>
                </c:pt>
                <c:pt idx="76">
                  <c:v>17.723785809999999</c:v>
                </c:pt>
                <c:pt idx="77">
                  <c:v>15.95916452</c:v>
                </c:pt>
                <c:pt idx="78">
                  <c:v>14.64319899</c:v>
                </c:pt>
                <c:pt idx="79">
                  <c:v>13.88626391</c:v>
                </c:pt>
                <c:pt idx="80">
                  <c:v>13.62730689</c:v>
                </c:pt>
                <c:pt idx="81">
                  <c:v>13.64595795</c:v>
                </c:pt>
                <c:pt idx="82">
                  <c:v>13.505830789999999</c:v>
                </c:pt>
                <c:pt idx="83">
                  <c:v>12.66769474</c:v>
                </c:pt>
                <c:pt idx="84">
                  <c:v>10.88638106</c:v>
                </c:pt>
                <c:pt idx="85">
                  <c:v>8.1820649809999999</c:v>
                </c:pt>
                <c:pt idx="86">
                  <c:v>4.9173444809999998</c:v>
                </c:pt>
                <c:pt idx="87">
                  <c:v>1.5644092510000001</c:v>
                </c:pt>
                <c:pt idx="88">
                  <c:v>-1.4998369739999999</c:v>
                </c:pt>
                <c:pt idx="89">
                  <c:v>-4.0729257539999999</c:v>
                </c:pt>
                <c:pt idx="90">
                  <c:v>-6.1531537390000004</c:v>
                </c:pt>
                <c:pt idx="91">
                  <c:v>-7.9277477440000004</c:v>
                </c:pt>
                <c:pt idx="92">
                  <c:v>-9.6832120689999996</c:v>
                </c:pt>
                <c:pt idx="93">
                  <c:v>-11.64646503</c:v>
                </c:pt>
                <c:pt idx="94">
                  <c:v>-13.95460153</c:v>
                </c:pt>
                <c:pt idx="95">
                  <c:v>-16.592361239999999</c:v>
                </c:pt>
                <c:pt idx="96">
                  <c:v>-19.429169949999999</c:v>
                </c:pt>
                <c:pt idx="97">
                  <c:v>-22.28901913</c:v>
                </c:pt>
                <c:pt idx="98">
                  <c:v>-25.02199405</c:v>
                </c:pt>
                <c:pt idx="99">
                  <c:v>-27.65437317</c:v>
                </c:pt>
                <c:pt idx="100">
                  <c:v>-30.228019509999999</c:v>
                </c:pt>
                <c:pt idx="101">
                  <c:v>-32.664862560000003</c:v>
                </c:pt>
                <c:pt idx="102">
                  <c:v>-34.945369399999997</c:v>
                </c:pt>
                <c:pt idx="103">
                  <c:v>-36.993613680000003</c:v>
                </c:pt>
                <c:pt idx="104">
                  <c:v>-38.751751800000001</c:v>
                </c:pt>
                <c:pt idx="105">
                  <c:v>-40.326043210000002</c:v>
                </c:pt>
                <c:pt idx="106">
                  <c:v>-41.76142162</c:v>
                </c:pt>
                <c:pt idx="107">
                  <c:v>-43.072353370000002</c:v>
                </c:pt>
                <c:pt idx="108">
                  <c:v>-44.233632219999997</c:v>
                </c:pt>
                <c:pt idx="109">
                  <c:v>-45.213085100000001</c:v>
                </c:pt>
                <c:pt idx="110">
                  <c:v>-46.031358820000001</c:v>
                </c:pt>
                <c:pt idx="111">
                  <c:v>-46.686656319999997</c:v>
                </c:pt>
                <c:pt idx="112">
                  <c:v>-47.175635389999997</c:v>
                </c:pt>
                <c:pt idx="113">
                  <c:v>-47.536070549999998</c:v>
                </c:pt>
                <c:pt idx="114">
                  <c:v>-47.769191739999997</c:v>
                </c:pt>
                <c:pt idx="115">
                  <c:v>-47.792848739999997</c:v>
                </c:pt>
                <c:pt idx="116">
                  <c:v>-47.479274910000001</c:v>
                </c:pt>
                <c:pt idx="117">
                  <c:v>-46.868120910000002</c:v>
                </c:pt>
                <c:pt idx="118">
                  <c:v>-46.043250569999998</c:v>
                </c:pt>
                <c:pt idx="119">
                  <c:v>-45.077610540000002</c:v>
                </c:pt>
                <c:pt idx="120">
                  <c:v>-44.021295569999999</c:v>
                </c:pt>
                <c:pt idx="121">
                  <c:v>-42.890230619999997</c:v>
                </c:pt>
                <c:pt idx="122">
                  <c:v>-41.674432099999997</c:v>
                </c:pt>
                <c:pt idx="123">
                  <c:v>-40.372001920000002</c:v>
                </c:pt>
                <c:pt idx="124">
                  <c:v>-39.03090014</c:v>
                </c:pt>
                <c:pt idx="125">
                  <c:v>-37.643288679999998</c:v>
                </c:pt>
                <c:pt idx="126">
                  <c:v>-36.060347350000001</c:v>
                </c:pt>
                <c:pt idx="127">
                  <c:v>-34.029770120000002</c:v>
                </c:pt>
                <c:pt idx="128">
                  <c:v>-31.395005179999998</c:v>
                </c:pt>
                <c:pt idx="129">
                  <c:v>-28.152605170000001</c:v>
                </c:pt>
                <c:pt idx="130">
                  <c:v>-24.435044210000001</c:v>
                </c:pt>
                <c:pt idx="131">
                  <c:v>-20.44857871</c:v>
                </c:pt>
                <c:pt idx="132">
                  <c:v>-16.43872215</c:v>
                </c:pt>
                <c:pt idx="133">
                  <c:v>-12.79216173</c:v>
                </c:pt>
                <c:pt idx="134">
                  <c:v>-9.817929114</c:v>
                </c:pt>
                <c:pt idx="135">
                  <c:v>-7.4974270519999999</c:v>
                </c:pt>
                <c:pt idx="136">
                  <c:v>-5.6797535310000002</c:v>
                </c:pt>
                <c:pt idx="137">
                  <c:v>-4.0709790999999997</c:v>
                </c:pt>
                <c:pt idx="138">
                  <c:v>-2.3397037780000001</c:v>
                </c:pt>
                <c:pt idx="139">
                  <c:v>-0.23443876299999999</c:v>
                </c:pt>
                <c:pt idx="140">
                  <c:v>2.3366982319999998</c:v>
                </c:pt>
                <c:pt idx="141">
                  <c:v>5.327953988</c:v>
                </c:pt>
                <c:pt idx="142">
                  <c:v>8.5370364280000004</c:v>
                </c:pt>
                <c:pt idx="143">
                  <c:v>11.90169032</c:v>
                </c:pt>
                <c:pt idx="144">
                  <c:v>15.18355951</c:v>
                </c:pt>
                <c:pt idx="145">
                  <c:v>18.262031700000001</c:v>
                </c:pt>
                <c:pt idx="146">
                  <c:v>21.20595183</c:v>
                </c:pt>
                <c:pt idx="147">
                  <c:v>23.927635429999999</c:v>
                </c:pt>
                <c:pt idx="148">
                  <c:v>26.252434480000002</c:v>
                </c:pt>
                <c:pt idx="149">
                  <c:v>28.123914509999999</c:v>
                </c:pt>
                <c:pt idx="150">
                  <c:v>29.609199220000001</c:v>
                </c:pt>
                <c:pt idx="151">
                  <c:v>30.960762540000001</c:v>
                </c:pt>
                <c:pt idx="152">
                  <c:v>32.282744690000001</c:v>
                </c:pt>
                <c:pt idx="153">
                  <c:v>33.509778689999997</c:v>
                </c:pt>
                <c:pt idx="154">
                  <c:v>34.3950046</c:v>
                </c:pt>
                <c:pt idx="155">
                  <c:v>34.845164789999998</c:v>
                </c:pt>
                <c:pt idx="156">
                  <c:v>34.86607317</c:v>
                </c:pt>
                <c:pt idx="157">
                  <c:v>34.435234190000003</c:v>
                </c:pt>
                <c:pt idx="158">
                  <c:v>33.439680789999997</c:v>
                </c:pt>
                <c:pt idx="159">
                  <c:v>31.938083389999999</c:v>
                </c:pt>
                <c:pt idx="160">
                  <c:v>30.207073699999999</c:v>
                </c:pt>
                <c:pt idx="161">
                  <c:v>28.52515391</c:v>
                </c:pt>
                <c:pt idx="162">
                  <c:v>27.26688175</c:v>
                </c:pt>
                <c:pt idx="163">
                  <c:v>26.636488530000001</c:v>
                </c:pt>
                <c:pt idx="164">
                  <c:v>26.612972899999999</c:v>
                </c:pt>
                <c:pt idx="165">
                  <c:v>27.029904869999999</c:v>
                </c:pt>
                <c:pt idx="166">
                  <c:v>27.494380830000001</c:v>
                </c:pt>
                <c:pt idx="167">
                  <c:v>27.544873630000001</c:v>
                </c:pt>
                <c:pt idx="168">
                  <c:v>26.918357480000001</c:v>
                </c:pt>
                <c:pt idx="169">
                  <c:v>25.672787509999999</c:v>
                </c:pt>
                <c:pt idx="170">
                  <c:v>24.082084219999999</c:v>
                </c:pt>
                <c:pt idx="171">
                  <c:v>22.4628856</c:v>
                </c:pt>
                <c:pt idx="172">
                  <c:v>21.01881698</c:v>
                </c:pt>
                <c:pt idx="173">
                  <c:v>19.93201908</c:v>
                </c:pt>
                <c:pt idx="174">
                  <c:v>19.167478880000001</c:v>
                </c:pt>
                <c:pt idx="175">
                  <c:v>18.527814360000001</c:v>
                </c:pt>
                <c:pt idx="176">
                  <c:v>17.857737140000001</c:v>
                </c:pt>
                <c:pt idx="177">
                  <c:v>16.93889201</c:v>
                </c:pt>
                <c:pt idx="178">
                  <c:v>15.61948031</c:v>
                </c:pt>
                <c:pt idx="179">
                  <c:v>13.78184665</c:v>
                </c:pt>
                <c:pt idx="180">
                  <c:v>11.547696070000001</c:v>
                </c:pt>
                <c:pt idx="181">
                  <c:v>9.1901983329999997</c:v>
                </c:pt>
                <c:pt idx="182">
                  <c:v>6.9470737070000004</c:v>
                </c:pt>
                <c:pt idx="183">
                  <c:v>4.9227965930000002</c:v>
                </c:pt>
                <c:pt idx="184">
                  <c:v>3.140197541</c:v>
                </c:pt>
                <c:pt idx="185">
                  <c:v>1.49196869</c:v>
                </c:pt>
                <c:pt idx="186">
                  <c:v>-0.185614844</c:v>
                </c:pt>
                <c:pt idx="187">
                  <c:v>-2.0694091870000002</c:v>
                </c:pt>
                <c:pt idx="188">
                  <c:v>-4.2362079430000001</c:v>
                </c:pt>
                <c:pt idx="189">
                  <c:v>-6.766889624</c:v>
                </c:pt>
                <c:pt idx="190">
                  <c:v>-9.6672935320000004</c:v>
                </c:pt>
                <c:pt idx="191">
                  <c:v>-12.6334626</c:v>
                </c:pt>
                <c:pt idx="192">
                  <c:v>-15.450857170000001</c:v>
                </c:pt>
                <c:pt idx="193">
                  <c:v>-18.041804209999999</c:v>
                </c:pt>
                <c:pt idx="194">
                  <c:v>-20.456466320000001</c:v>
                </c:pt>
                <c:pt idx="195">
                  <c:v>-22.787272420000001</c:v>
                </c:pt>
                <c:pt idx="196">
                  <c:v>-25.19295133</c:v>
                </c:pt>
                <c:pt idx="197">
                  <c:v>-27.7049907</c:v>
                </c:pt>
                <c:pt idx="198">
                  <c:v>-30.248889770000002</c:v>
                </c:pt>
                <c:pt idx="199">
                  <c:v>-32.660880329999998</c:v>
                </c:pt>
                <c:pt idx="200">
                  <c:v>-34.871099399999999</c:v>
                </c:pt>
                <c:pt idx="201">
                  <c:v>-36.879827140000003</c:v>
                </c:pt>
                <c:pt idx="202">
                  <c:v>-38.771428210000003</c:v>
                </c:pt>
                <c:pt idx="203">
                  <c:v>-40.574764870000003</c:v>
                </c:pt>
                <c:pt idx="204">
                  <c:v>-42.267510190000003</c:v>
                </c:pt>
                <c:pt idx="205">
                  <c:v>-43.712686230000003</c:v>
                </c:pt>
                <c:pt idx="206">
                  <c:v>-44.792825200000003</c:v>
                </c:pt>
                <c:pt idx="207">
                  <c:v>-45.459059459999999</c:v>
                </c:pt>
                <c:pt idx="208">
                  <c:v>-45.74188539</c:v>
                </c:pt>
                <c:pt idx="209">
                  <c:v>-45.748998919999998</c:v>
                </c:pt>
                <c:pt idx="210">
                  <c:v>-45.50305504</c:v>
                </c:pt>
                <c:pt idx="211">
                  <c:v>-45.034711739999999</c:v>
                </c:pt>
                <c:pt idx="212">
                  <c:v>-44.437763369999999</c:v>
                </c:pt>
                <c:pt idx="213">
                  <c:v>-43.795931840000002</c:v>
                </c:pt>
                <c:pt idx="214">
                  <c:v>-43.166277979999997</c:v>
                </c:pt>
                <c:pt idx="215">
                  <c:v>-42.576918139999997</c:v>
                </c:pt>
                <c:pt idx="216">
                  <c:v>-41.987830600000002</c:v>
                </c:pt>
                <c:pt idx="217">
                  <c:v>-41.27983381</c:v>
                </c:pt>
                <c:pt idx="218">
                  <c:v>-40.352836109999998</c:v>
                </c:pt>
                <c:pt idx="219">
                  <c:v>-39.267680630000001</c:v>
                </c:pt>
                <c:pt idx="220">
                  <c:v>-38.104245140000003</c:v>
                </c:pt>
                <c:pt idx="221">
                  <c:v>-36.894559360000002</c:v>
                </c:pt>
                <c:pt idx="222">
                  <c:v>-35.603536470000002</c:v>
                </c:pt>
                <c:pt idx="223">
                  <c:v>-34.214953479999998</c:v>
                </c:pt>
                <c:pt idx="224">
                  <c:v>-32.673964650000002</c:v>
                </c:pt>
                <c:pt idx="225">
                  <c:v>-30.93516262</c:v>
                </c:pt>
                <c:pt idx="226">
                  <c:v>-29.02009838</c:v>
                </c:pt>
                <c:pt idx="227">
                  <c:v>-26.98095554</c:v>
                </c:pt>
                <c:pt idx="228">
                  <c:v>-24.81516899</c:v>
                </c:pt>
                <c:pt idx="229">
                  <c:v>-22.516958689999999</c:v>
                </c:pt>
                <c:pt idx="230">
                  <c:v>-20.140820770000001</c:v>
                </c:pt>
                <c:pt idx="231">
                  <c:v>-17.708040919999998</c:v>
                </c:pt>
                <c:pt idx="232">
                  <c:v>-15.248377319999999</c:v>
                </c:pt>
                <c:pt idx="233">
                  <c:v>-12.78951827</c:v>
                </c:pt>
                <c:pt idx="234">
                  <c:v>-10.306442990000001</c:v>
                </c:pt>
                <c:pt idx="235">
                  <c:v>-7.7509819870000003</c:v>
                </c:pt>
                <c:pt idx="236">
                  <c:v>-5.0696848870000002</c:v>
                </c:pt>
                <c:pt idx="237">
                  <c:v>-2.2005586699999999</c:v>
                </c:pt>
                <c:pt idx="238">
                  <c:v>0.779601824</c:v>
                </c:pt>
                <c:pt idx="239">
                  <c:v>3.7710648670000002</c:v>
                </c:pt>
                <c:pt idx="240">
                  <c:v>6.7574376100000002</c:v>
                </c:pt>
                <c:pt idx="241">
                  <c:v>10.13348972</c:v>
                </c:pt>
                <c:pt idx="242">
                  <c:v>13.99184228</c:v>
                </c:pt>
                <c:pt idx="243">
                  <c:v>17.707774000000001</c:v>
                </c:pt>
                <c:pt idx="244">
                  <c:v>20.947358120000001</c:v>
                </c:pt>
                <c:pt idx="245">
                  <c:v>23.241747620000002</c:v>
                </c:pt>
                <c:pt idx="246">
                  <c:v>23.323671560000001</c:v>
                </c:pt>
                <c:pt idx="247">
                  <c:v>20.875012470000001</c:v>
                </c:pt>
                <c:pt idx="248">
                  <c:v>16.79891774</c:v>
                </c:pt>
                <c:pt idx="249">
                  <c:v>12.60865497</c:v>
                </c:pt>
                <c:pt idx="250">
                  <c:v>9.7905010679999993</c:v>
                </c:pt>
                <c:pt idx="251">
                  <c:v>9.0568371869999993</c:v>
                </c:pt>
                <c:pt idx="252">
                  <c:v>10.37756336</c:v>
                </c:pt>
                <c:pt idx="253">
                  <c:v>12.9448588</c:v>
                </c:pt>
                <c:pt idx="254">
                  <c:v>15.675121880000001</c:v>
                </c:pt>
                <c:pt idx="255">
                  <c:v>17.524430720000002</c:v>
                </c:pt>
                <c:pt idx="256">
                  <c:v>17.632308330000001</c:v>
                </c:pt>
                <c:pt idx="257">
                  <c:v>16.01075118</c:v>
                </c:pt>
                <c:pt idx="258">
                  <c:v>13.54386596</c:v>
                </c:pt>
                <c:pt idx="259">
                  <c:v>11.24325264</c:v>
                </c:pt>
                <c:pt idx="260">
                  <c:v>9.7659804060000006</c:v>
                </c:pt>
                <c:pt idx="261">
                  <c:v>9.3382496780000004</c:v>
                </c:pt>
                <c:pt idx="262">
                  <c:v>9.7098951640000006</c:v>
                </c:pt>
                <c:pt idx="263">
                  <c:v>10.463107580000001</c:v>
                </c:pt>
                <c:pt idx="264">
                  <c:v>11.27273243</c:v>
                </c:pt>
                <c:pt idx="265">
                  <c:v>11.74239</c:v>
                </c:pt>
                <c:pt idx="266">
                  <c:v>11.329775959999999</c:v>
                </c:pt>
                <c:pt idx="267">
                  <c:v>9.8594506610000003</c:v>
                </c:pt>
                <c:pt idx="268">
                  <c:v>7.6574227080000004</c:v>
                </c:pt>
                <c:pt idx="269">
                  <c:v>5.285065554</c:v>
                </c:pt>
                <c:pt idx="270">
                  <c:v>3.278891963</c:v>
                </c:pt>
                <c:pt idx="271">
                  <c:v>1.963109024</c:v>
                </c:pt>
                <c:pt idx="272">
                  <c:v>1.368125883</c:v>
                </c:pt>
                <c:pt idx="273">
                  <c:v>1.252715086</c:v>
                </c:pt>
                <c:pt idx="274">
                  <c:v>1.0632077040000001</c:v>
                </c:pt>
                <c:pt idx="275">
                  <c:v>0.24019430999999999</c:v>
                </c:pt>
                <c:pt idx="276">
                  <c:v>-1.5647791959999999</c:v>
                </c:pt>
                <c:pt idx="277">
                  <c:v>-4.2395256730000002</c:v>
                </c:pt>
                <c:pt idx="278">
                  <c:v>-7.3740755389999997</c:v>
                </c:pt>
                <c:pt idx="279">
                  <c:v>-10.40920433</c:v>
                </c:pt>
                <c:pt idx="280">
                  <c:v>-12.86416496</c:v>
                </c:pt>
                <c:pt idx="281">
                  <c:v>-14.618756680000001</c:v>
                </c:pt>
                <c:pt idx="282">
                  <c:v>-16.060477850000002</c:v>
                </c:pt>
                <c:pt idx="283">
                  <c:v>-17.668843769999999</c:v>
                </c:pt>
                <c:pt idx="284">
                  <c:v>-19.772702039999999</c:v>
                </c:pt>
                <c:pt idx="285">
                  <c:v>-22.299057300000001</c:v>
                </c:pt>
                <c:pt idx="286">
                  <c:v>-24.851839909999999</c:v>
                </c:pt>
                <c:pt idx="287">
                  <c:v>-27.09175763</c:v>
                </c:pt>
                <c:pt idx="288">
                  <c:v>-28.839496440000001</c:v>
                </c:pt>
                <c:pt idx="289">
                  <c:v>-30.139299130000001</c:v>
                </c:pt>
                <c:pt idx="290">
                  <c:v>-31.186622069999999</c:v>
                </c:pt>
                <c:pt idx="291">
                  <c:v>-32.216662589999999</c:v>
                </c:pt>
                <c:pt idx="292">
                  <c:v>-33.38215881</c:v>
                </c:pt>
                <c:pt idx="293">
                  <c:v>-34.680126739999999</c:v>
                </c:pt>
                <c:pt idx="294">
                  <c:v>-36.109118780000003</c:v>
                </c:pt>
                <c:pt idx="295">
                  <c:v>-37.562938150000001</c:v>
                </c:pt>
                <c:pt idx="296">
                  <c:v>-38.867262459999999</c:v>
                </c:pt>
                <c:pt idx="297">
                  <c:v>-39.928239560000002</c:v>
                </c:pt>
                <c:pt idx="298">
                  <c:v>-40.714342879999997</c:v>
                </c:pt>
                <c:pt idx="299">
                  <c:v>-41.480962409999997</c:v>
                </c:pt>
                <c:pt idx="300">
                  <c:v>-42.413596439999999</c:v>
                </c:pt>
                <c:pt idx="301">
                  <c:v>-43.546754870000001</c:v>
                </c:pt>
                <c:pt idx="302">
                  <c:v>-44.719628069999999</c:v>
                </c:pt>
                <c:pt idx="303">
                  <c:v>-45.695281209999997</c:v>
                </c:pt>
                <c:pt idx="304">
                  <c:v>-46.349154810000002</c:v>
                </c:pt>
                <c:pt idx="305">
                  <c:v>-46.783046689999999</c:v>
                </c:pt>
                <c:pt idx="306">
                  <c:v>-47.203811520000002</c:v>
                </c:pt>
                <c:pt idx="307">
                  <c:v>-47.806595229999999</c:v>
                </c:pt>
                <c:pt idx="308">
                  <c:v>-48.648581</c:v>
                </c:pt>
                <c:pt idx="309">
                  <c:v>-49.621575919999998</c:v>
                </c:pt>
                <c:pt idx="310">
                  <c:v>-50.547726220000001</c:v>
                </c:pt>
                <c:pt idx="311">
                  <c:v>-51.241323420000001</c:v>
                </c:pt>
                <c:pt idx="312">
                  <c:v>-51.545167710000001</c:v>
                </c:pt>
                <c:pt idx="313">
                  <c:v>-51.443396120000003</c:v>
                </c:pt>
                <c:pt idx="314">
                  <c:v>-51.090721250000001</c:v>
                </c:pt>
                <c:pt idx="315">
                  <c:v>-50.65876343</c:v>
                </c:pt>
                <c:pt idx="316">
                  <c:v>-50.183158380000002</c:v>
                </c:pt>
                <c:pt idx="317">
                  <c:v>-49.525915830000002</c:v>
                </c:pt>
                <c:pt idx="318">
                  <c:v>-48.596019060000003</c:v>
                </c:pt>
                <c:pt idx="319">
                  <c:v>-47.392591860000003</c:v>
                </c:pt>
                <c:pt idx="320">
                  <c:v>-45.943842060000001</c:v>
                </c:pt>
                <c:pt idx="321">
                  <c:v>-44.125805159999999</c:v>
                </c:pt>
                <c:pt idx="322">
                  <c:v>-41.793624170000001</c:v>
                </c:pt>
                <c:pt idx="323">
                  <c:v>-38.885370549999998</c:v>
                </c:pt>
                <c:pt idx="324">
                  <c:v>-35.405073059999999</c:v>
                </c:pt>
                <c:pt idx="325">
                  <c:v>-31.483864659999998</c:v>
                </c:pt>
                <c:pt idx="326">
                  <c:v>-27.360935659999999</c:v>
                </c:pt>
                <c:pt idx="327">
                  <c:v>-23.339639949999999</c:v>
                </c:pt>
                <c:pt idx="328">
                  <c:v>-19.534921369999999</c:v>
                </c:pt>
                <c:pt idx="329">
                  <c:v>-16.047300069999999</c:v>
                </c:pt>
                <c:pt idx="330">
                  <c:v>-12.877999340000001</c:v>
                </c:pt>
                <c:pt idx="331">
                  <c:v>-9.8522148569999999</c:v>
                </c:pt>
                <c:pt idx="332">
                  <c:v>-6.7193211399999999</c:v>
                </c:pt>
                <c:pt idx="333">
                  <c:v>-3.225677277</c:v>
                </c:pt>
                <c:pt idx="334">
                  <c:v>0.54532606900000002</c:v>
                </c:pt>
                <c:pt idx="335">
                  <c:v>4.3625293669999996</c:v>
                </c:pt>
                <c:pt idx="336">
                  <c:v>8.2509840800000003</c:v>
                </c:pt>
                <c:pt idx="337">
                  <c:v>12.368047260000001</c:v>
                </c:pt>
                <c:pt idx="338">
                  <c:v>16.597896909999999</c:v>
                </c:pt>
                <c:pt idx="339">
                  <c:v>20.881083610000001</c:v>
                </c:pt>
                <c:pt idx="340">
                  <c:v>25.219093260000001</c:v>
                </c:pt>
                <c:pt idx="341">
                  <c:v>29.236655219999999</c:v>
                </c:pt>
                <c:pt idx="342">
                  <c:v>32.059100350000001</c:v>
                </c:pt>
                <c:pt idx="343">
                  <c:v>33.087306009999999</c:v>
                </c:pt>
                <c:pt idx="344">
                  <c:v>32.433839749999997</c:v>
                </c:pt>
                <c:pt idx="345">
                  <c:v>31.043610990000001</c:v>
                </c:pt>
                <c:pt idx="346">
                  <c:v>29.91293537</c:v>
                </c:pt>
                <c:pt idx="347">
                  <c:v>29.711274660000001</c:v>
                </c:pt>
                <c:pt idx="348">
                  <c:v>30.68689573</c:v>
                </c:pt>
                <c:pt idx="349">
                  <c:v>32.487902499999997</c:v>
                </c:pt>
                <c:pt idx="350">
                  <c:v>34.316720250000003</c:v>
                </c:pt>
                <c:pt idx="351">
                  <c:v>35.138007160000001</c:v>
                </c:pt>
                <c:pt idx="352">
                  <c:v>34.367814500000001</c:v>
                </c:pt>
                <c:pt idx="353">
                  <c:v>32.327984010000002</c:v>
                </c:pt>
                <c:pt idx="354">
                  <c:v>29.993704109999999</c:v>
                </c:pt>
                <c:pt idx="355">
                  <c:v>28.267059270000001</c:v>
                </c:pt>
                <c:pt idx="356">
                  <c:v>27.63492656</c:v>
                </c:pt>
                <c:pt idx="357">
                  <c:v>28.016865809999999</c:v>
                </c:pt>
                <c:pt idx="358">
                  <c:v>28.921337529999999</c:v>
                </c:pt>
                <c:pt idx="359">
                  <c:v>29.591685600000002</c:v>
                </c:pt>
                <c:pt idx="360">
                  <c:v>29.230412609999998</c:v>
                </c:pt>
                <c:pt idx="361">
                  <c:v>27.597823999999999</c:v>
                </c:pt>
                <c:pt idx="362">
                  <c:v>25.19845166</c:v>
                </c:pt>
                <c:pt idx="363">
                  <c:v>22.810135540000001</c:v>
                </c:pt>
                <c:pt idx="364">
                  <c:v>21.005866749999999</c:v>
                </c:pt>
                <c:pt idx="365">
                  <c:v>19.93915762</c:v>
                </c:pt>
                <c:pt idx="366">
                  <c:v>19.443678970000001</c:v>
                </c:pt>
                <c:pt idx="367">
                  <c:v>19.266427530000001</c:v>
                </c:pt>
                <c:pt idx="368">
                  <c:v>19.27113568</c:v>
                </c:pt>
                <c:pt idx="369">
                  <c:v>19.195842240000001</c:v>
                </c:pt>
                <c:pt idx="370">
                  <c:v>18.645429379999999</c:v>
                </c:pt>
                <c:pt idx="371">
                  <c:v>17.39977489</c:v>
                </c:pt>
                <c:pt idx="372">
                  <c:v>15.388774229999999</c:v>
                </c:pt>
                <c:pt idx="373">
                  <c:v>13.03736775</c:v>
                </c:pt>
                <c:pt idx="374">
                  <c:v>10.90087037</c:v>
                </c:pt>
                <c:pt idx="375">
                  <c:v>9.3561532060000001</c:v>
                </c:pt>
                <c:pt idx="376">
                  <c:v>8.3046960819999995</c:v>
                </c:pt>
                <c:pt idx="377">
                  <c:v>7.0757691200000004</c:v>
                </c:pt>
                <c:pt idx="378">
                  <c:v>4.9823828580000002</c:v>
                </c:pt>
                <c:pt idx="379">
                  <c:v>1.7756314799999999</c:v>
                </c:pt>
                <c:pt idx="380">
                  <c:v>-2.209659909</c:v>
                </c:pt>
                <c:pt idx="381">
                  <c:v>-6.4159565909999996</c:v>
                </c:pt>
                <c:pt idx="382">
                  <c:v>-10.42055356</c:v>
                </c:pt>
                <c:pt idx="383">
                  <c:v>-13.988337850000001</c:v>
                </c:pt>
                <c:pt idx="384">
                  <c:v>-16.940278410000001</c:v>
                </c:pt>
                <c:pt idx="385">
                  <c:v>-19.34055888</c:v>
                </c:pt>
                <c:pt idx="386">
                  <c:v>-21.42050369</c:v>
                </c:pt>
                <c:pt idx="387">
                  <c:v>-23.452310730000001</c:v>
                </c:pt>
                <c:pt idx="388">
                  <c:v>-25.662602660000001</c:v>
                </c:pt>
                <c:pt idx="389">
                  <c:v>-28.266511940000001</c:v>
                </c:pt>
                <c:pt idx="390">
                  <c:v>-31.210114740000002</c:v>
                </c:pt>
                <c:pt idx="391">
                  <c:v>-34.305209089999998</c:v>
                </c:pt>
                <c:pt idx="392">
                  <c:v>-37.370942550000002</c:v>
                </c:pt>
                <c:pt idx="393">
                  <c:v>-40.127861279999998</c:v>
                </c:pt>
                <c:pt idx="394">
                  <c:v>-42.407230650000002</c:v>
                </c:pt>
                <c:pt idx="395">
                  <c:v>-44.072799740000001</c:v>
                </c:pt>
                <c:pt idx="396">
                  <c:v>-45.221300679999999</c:v>
                </c:pt>
                <c:pt idx="397">
                  <c:v>-46.019377089999999</c:v>
                </c:pt>
                <c:pt idx="398">
                  <c:v>-46.707104790000002</c:v>
                </c:pt>
                <c:pt idx="399">
                  <c:v>-47.38463831</c:v>
                </c:pt>
                <c:pt idx="400">
                  <c:v>-48.098744050000001</c:v>
                </c:pt>
                <c:pt idx="401">
                  <c:v>-48.72450679</c:v>
                </c:pt>
                <c:pt idx="402">
                  <c:v>-49.309477729999998</c:v>
                </c:pt>
                <c:pt idx="403">
                  <c:v>-49.837003559999999</c:v>
                </c:pt>
                <c:pt idx="404">
                  <c:v>-50.127509400000001</c:v>
                </c:pt>
                <c:pt idx="405">
                  <c:v>-50.009851939999997</c:v>
                </c:pt>
                <c:pt idx="406">
                  <c:v>-49.372486180000003</c:v>
                </c:pt>
                <c:pt idx="407">
                  <c:v>-48.320141409999998</c:v>
                </c:pt>
                <c:pt idx="408">
                  <c:v>-47.080371970000002</c:v>
                </c:pt>
                <c:pt idx="409">
                  <c:v>-45.840619629999999</c:v>
                </c:pt>
                <c:pt idx="410">
                  <c:v>-44.533250350000003</c:v>
                </c:pt>
                <c:pt idx="411">
                  <c:v>-43.013092630000003</c:v>
                </c:pt>
                <c:pt idx="412">
                  <c:v>-41.241958410000002</c:v>
                </c:pt>
                <c:pt idx="413">
                  <c:v>-39.191392749999999</c:v>
                </c:pt>
                <c:pt idx="414">
                  <c:v>-36.785637229999999</c:v>
                </c:pt>
                <c:pt idx="415">
                  <c:v>-33.916161549999998</c:v>
                </c:pt>
                <c:pt idx="416">
                  <c:v>-30.690989680000001</c:v>
                </c:pt>
                <c:pt idx="417">
                  <c:v>-27.231325680000001</c:v>
                </c:pt>
                <c:pt idx="418">
                  <c:v>-23.659780210000001</c:v>
                </c:pt>
                <c:pt idx="419">
                  <c:v>-20.067870339999999</c:v>
                </c:pt>
                <c:pt idx="420">
                  <c:v>-16.5921412</c:v>
                </c:pt>
                <c:pt idx="421">
                  <c:v>-13.37033173</c:v>
                </c:pt>
                <c:pt idx="422">
                  <c:v>-10.435517519999999</c:v>
                </c:pt>
                <c:pt idx="423">
                  <c:v>-7.5398734080000001</c:v>
                </c:pt>
                <c:pt idx="424">
                  <c:v>-4.3780586399999999</c:v>
                </c:pt>
                <c:pt idx="425">
                  <c:v>-0.85977360700000005</c:v>
                </c:pt>
                <c:pt idx="426">
                  <c:v>3.0054165450000001</c:v>
                </c:pt>
                <c:pt idx="427">
                  <c:v>7.0605865339999996</c:v>
                </c:pt>
                <c:pt idx="428">
                  <c:v>11.0339229</c:v>
                </c:pt>
                <c:pt idx="429">
                  <c:v>14.29781155</c:v>
                </c:pt>
                <c:pt idx="430">
                  <c:v>16.404019630000001</c:v>
                </c:pt>
                <c:pt idx="431">
                  <c:v>17.679537839999998</c:v>
                </c:pt>
                <c:pt idx="432">
                  <c:v>18.737294200000001</c:v>
                </c:pt>
                <c:pt idx="433">
                  <c:v>20.067132560000001</c:v>
                </c:pt>
                <c:pt idx="434">
                  <c:v>22.13692635</c:v>
                </c:pt>
                <c:pt idx="435">
                  <c:v>25.038920780000002</c:v>
                </c:pt>
                <c:pt idx="436">
                  <c:v>28.44498677</c:v>
                </c:pt>
                <c:pt idx="437">
                  <c:v>31.322226390000001</c:v>
                </c:pt>
                <c:pt idx="438">
                  <c:v>32.47907824</c:v>
                </c:pt>
                <c:pt idx="439">
                  <c:v>31.442253619999999</c:v>
                </c:pt>
                <c:pt idx="440">
                  <c:v>28.88516087</c:v>
                </c:pt>
                <c:pt idx="441">
                  <c:v>26.198781589999999</c:v>
                </c:pt>
                <c:pt idx="442">
                  <c:v>24.729502920000002</c:v>
                </c:pt>
                <c:pt idx="443">
                  <c:v>25.074181320000001</c:v>
                </c:pt>
                <c:pt idx="444">
                  <c:v>26.950983470000001</c:v>
                </c:pt>
                <c:pt idx="445">
                  <c:v>29.418656519999999</c:v>
                </c:pt>
                <c:pt idx="446">
                  <c:v>31.28732875</c:v>
                </c:pt>
                <c:pt idx="447">
                  <c:v>31.683643839999998</c:v>
                </c:pt>
                <c:pt idx="448">
                  <c:v>30.570091479999999</c:v>
                </c:pt>
                <c:pt idx="449">
                  <c:v>28.725013789999998</c:v>
                </c:pt>
                <c:pt idx="450">
                  <c:v>27.027615839999999</c:v>
                </c:pt>
                <c:pt idx="451">
                  <c:v>26.054925260000001</c:v>
                </c:pt>
                <c:pt idx="452">
                  <c:v>25.923079189999999</c:v>
                </c:pt>
                <c:pt idx="453">
                  <c:v>26.36256977</c:v>
                </c:pt>
                <c:pt idx="454">
                  <c:v>26.931968770000001</c:v>
                </c:pt>
                <c:pt idx="455">
                  <c:v>27.07640752</c:v>
                </c:pt>
                <c:pt idx="456">
                  <c:v>26.367940109999999</c:v>
                </c:pt>
                <c:pt idx="457">
                  <c:v>24.783547089999999</c:v>
                </c:pt>
                <c:pt idx="458">
                  <c:v>22.665258640000001</c:v>
                </c:pt>
                <c:pt idx="459">
                  <c:v>20.517064470000001</c:v>
                </c:pt>
                <c:pt idx="460">
                  <c:v>18.81755824</c:v>
                </c:pt>
                <c:pt idx="461">
                  <c:v>17.810750339999998</c:v>
                </c:pt>
                <c:pt idx="462">
                  <c:v>17.415683189999999</c:v>
                </c:pt>
                <c:pt idx="463">
                  <c:v>17.20677873</c:v>
                </c:pt>
                <c:pt idx="464">
                  <c:v>16.61667739</c:v>
                </c:pt>
                <c:pt idx="465">
                  <c:v>15.30925536</c:v>
                </c:pt>
                <c:pt idx="466">
                  <c:v>13.18647312</c:v>
                </c:pt>
                <c:pt idx="467">
                  <c:v>10.50704279</c:v>
                </c:pt>
                <c:pt idx="468">
                  <c:v>7.7751727390000003</c:v>
                </c:pt>
                <c:pt idx="469">
                  <c:v>5.491245224</c:v>
                </c:pt>
                <c:pt idx="470">
                  <c:v>3.8750543799999999</c:v>
                </c:pt>
                <c:pt idx="471">
                  <c:v>2.8404387120000001</c:v>
                </c:pt>
                <c:pt idx="472">
                  <c:v>2.0309612380000002</c:v>
                </c:pt>
                <c:pt idx="473">
                  <c:v>1.0466254129999999</c:v>
                </c:pt>
                <c:pt idx="474">
                  <c:v>-0.38452033499999999</c:v>
                </c:pt>
                <c:pt idx="475">
                  <c:v>-2.3797248880000001</c:v>
                </c:pt>
                <c:pt idx="476">
                  <c:v>-4.9123730109999997</c:v>
                </c:pt>
                <c:pt idx="477">
                  <c:v>-7.7653770299999998</c:v>
                </c:pt>
                <c:pt idx="478">
                  <c:v>-10.59406461</c:v>
                </c:pt>
                <c:pt idx="479">
                  <c:v>-13.227983719999999</c:v>
                </c:pt>
                <c:pt idx="480">
                  <c:v>-15.552265719999999</c:v>
                </c:pt>
                <c:pt idx="481">
                  <c:v>-17.584830449999998</c:v>
                </c:pt>
                <c:pt idx="482">
                  <c:v>-19.426547540000001</c:v>
                </c:pt>
                <c:pt idx="483">
                  <c:v>-21.15478405</c:v>
                </c:pt>
                <c:pt idx="484">
                  <c:v>-22.982539589999998</c:v>
                </c:pt>
                <c:pt idx="485">
                  <c:v>-25.16351002</c:v>
                </c:pt>
                <c:pt idx="486">
                  <c:v>-27.863094060000002</c:v>
                </c:pt>
                <c:pt idx="487">
                  <c:v>-30.957954170000001</c:v>
                </c:pt>
                <c:pt idx="488">
                  <c:v>-34.186376209999999</c:v>
                </c:pt>
                <c:pt idx="489">
                  <c:v>-37.352152089999997</c:v>
                </c:pt>
                <c:pt idx="490">
                  <c:v>-40.227875990000001</c:v>
                </c:pt>
                <c:pt idx="491">
                  <c:v>-42.708390610000002</c:v>
                </c:pt>
                <c:pt idx="492">
                  <c:v>-44.81824821</c:v>
                </c:pt>
                <c:pt idx="493">
                  <c:v>-46.651083829999997</c:v>
                </c:pt>
                <c:pt idx="494">
                  <c:v>-48.345831169999997</c:v>
                </c:pt>
                <c:pt idx="495">
                  <c:v>-49.905159070000003</c:v>
                </c:pt>
                <c:pt idx="496">
                  <c:v>-51.338651550000002</c:v>
                </c:pt>
                <c:pt idx="497">
                  <c:v>-52.404364479999998</c:v>
                </c:pt>
                <c:pt idx="498">
                  <c:v>-53.010326390000003</c:v>
                </c:pt>
                <c:pt idx="499">
                  <c:v>-53.093315840000002</c:v>
                </c:pt>
                <c:pt idx="500">
                  <c:v>-52.656593219999998</c:v>
                </c:pt>
                <c:pt idx="501">
                  <c:v>-51.773909799999998</c:v>
                </c:pt>
                <c:pt idx="502">
                  <c:v>-50.508418399999996</c:v>
                </c:pt>
                <c:pt idx="503">
                  <c:v>-48.867433890000001</c:v>
                </c:pt>
                <c:pt idx="504">
                  <c:v>-46.906160739999997</c:v>
                </c:pt>
                <c:pt idx="505">
                  <c:v>-44.667671460000001</c:v>
                </c:pt>
                <c:pt idx="506">
                  <c:v>-42.108396429999999</c:v>
                </c:pt>
                <c:pt idx="507">
                  <c:v>-39.109696960000001</c:v>
                </c:pt>
                <c:pt idx="508">
                  <c:v>-35.640090239999999</c:v>
                </c:pt>
                <c:pt idx="509">
                  <c:v>-31.861779039999998</c:v>
                </c:pt>
                <c:pt idx="510">
                  <c:v>-28.022956000000001</c:v>
                </c:pt>
                <c:pt idx="511">
                  <c:v>-24.321517979999999</c:v>
                </c:pt>
                <c:pt idx="512">
                  <c:v>-20.84796008</c:v>
                </c:pt>
                <c:pt idx="513">
                  <c:v>-17.569077060000001</c:v>
                </c:pt>
                <c:pt idx="514">
                  <c:v>-14.42425188</c:v>
                </c:pt>
                <c:pt idx="515">
                  <c:v>-11.345162759999999</c:v>
                </c:pt>
                <c:pt idx="516">
                  <c:v>-8.2061487240000002</c:v>
                </c:pt>
                <c:pt idx="517">
                  <c:v>-4.8119824089999996</c:v>
                </c:pt>
                <c:pt idx="518">
                  <c:v>-1.1393296209999999</c:v>
                </c:pt>
                <c:pt idx="519">
                  <c:v>2.8301345310000001</c:v>
                </c:pt>
                <c:pt idx="520">
                  <c:v>7.0680151010000003</c:v>
                </c:pt>
                <c:pt idx="521">
                  <c:v>11.663236339999999</c:v>
                </c:pt>
                <c:pt idx="522">
                  <c:v>16.138053750000001</c:v>
                </c:pt>
                <c:pt idx="523">
                  <c:v>19.3900945</c:v>
                </c:pt>
                <c:pt idx="524">
                  <c:v>20.225877329999999</c:v>
                </c:pt>
                <c:pt idx="525">
                  <c:v>18.7466443</c:v>
                </c:pt>
                <c:pt idx="526">
                  <c:v>16.21084969</c:v>
                </c:pt>
                <c:pt idx="527">
                  <c:v>14.444421699999999</c:v>
                </c:pt>
                <c:pt idx="528">
                  <c:v>14.78100261</c:v>
                </c:pt>
                <c:pt idx="529">
                  <c:v>17.482849989999998</c:v>
                </c:pt>
                <c:pt idx="530">
                  <c:v>21.561261049999999</c:v>
                </c:pt>
                <c:pt idx="531">
                  <c:v>25.356208129999999</c:v>
                </c:pt>
                <c:pt idx="532">
                  <c:v>27.228893790000001</c:v>
                </c:pt>
                <c:pt idx="533">
                  <c:v>26.57868491</c:v>
                </c:pt>
                <c:pt idx="534">
                  <c:v>24.077869339999999</c:v>
                </c:pt>
                <c:pt idx="535">
                  <c:v>21.139187769999999</c:v>
                </c:pt>
                <c:pt idx="536">
                  <c:v>19.19588323</c:v>
                </c:pt>
                <c:pt idx="537">
                  <c:v>19.13561455</c:v>
                </c:pt>
                <c:pt idx="538">
                  <c:v>20.821313780000001</c:v>
                </c:pt>
                <c:pt idx="539">
                  <c:v>23.46038184</c:v>
                </c:pt>
                <c:pt idx="540">
                  <c:v>25.88764115</c:v>
                </c:pt>
                <c:pt idx="541">
                  <c:v>26.973875700000001</c:v>
                </c:pt>
                <c:pt idx="542">
                  <c:v>26.311552330000001</c:v>
                </c:pt>
                <c:pt idx="543">
                  <c:v>24.291780719999998</c:v>
                </c:pt>
                <c:pt idx="544">
                  <c:v>21.83347895</c:v>
                </c:pt>
                <c:pt idx="545">
                  <c:v>19.853427610000001</c:v>
                </c:pt>
                <c:pt idx="546">
                  <c:v>18.897325720000001</c:v>
                </c:pt>
                <c:pt idx="547">
                  <c:v>18.90904922</c:v>
                </c:pt>
                <c:pt idx="548">
                  <c:v>19.43316832</c:v>
                </c:pt>
                <c:pt idx="549">
                  <c:v>19.91551789</c:v>
                </c:pt>
                <c:pt idx="550">
                  <c:v>19.935861930000002</c:v>
                </c:pt>
                <c:pt idx="551">
                  <c:v>19.229469179999999</c:v>
                </c:pt>
                <c:pt idx="552">
                  <c:v>17.779219990000001</c:v>
                </c:pt>
                <c:pt idx="553">
                  <c:v>15.841896889999999</c:v>
                </c:pt>
                <c:pt idx="554">
                  <c:v>13.86639557</c:v>
                </c:pt>
                <c:pt idx="555">
                  <c:v>12.283665299999999</c:v>
                </c:pt>
                <c:pt idx="556">
                  <c:v>11.313243780000001</c:v>
                </c:pt>
                <c:pt idx="557">
                  <c:v>10.90637306</c:v>
                </c:pt>
                <c:pt idx="558">
                  <c:v>10.834279179999999</c:v>
                </c:pt>
                <c:pt idx="559">
                  <c:v>10.88441546</c:v>
                </c:pt>
                <c:pt idx="560">
                  <c:v>10.792214530000001</c:v>
                </c:pt>
                <c:pt idx="561">
                  <c:v>10.264894979999999</c:v>
                </c:pt>
                <c:pt idx="562">
                  <c:v>9.1572598569999997</c:v>
                </c:pt>
                <c:pt idx="563">
                  <c:v>7.47757556</c:v>
                </c:pt>
                <c:pt idx="564">
                  <c:v>5.3161092090000004</c:v>
                </c:pt>
                <c:pt idx="565">
                  <c:v>2.8713733850000001</c:v>
                </c:pt>
                <c:pt idx="566">
                  <c:v>0.430399317</c:v>
                </c:pt>
                <c:pt idx="567">
                  <c:v>-1.9276556890000001</c:v>
                </c:pt>
                <c:pt idx="568">
                  <c:v>-4.2640809759999998</c:v>
                </c:pt>
                <c:pt idx="569">
                  <c:v>-6.6731882560000004</c:v>
                </c:pt>
                <c:pt idx="570">
                  <c:v>-9.1707890909999996</c:v>
                </c:pt>
                <c:pt idx="571">
                  <c:v>-11.77693687</c:v>
                </c:pt>
                <c:pt idx="572">
                  <c:v>-14.445728969999999</c:v>
                </c:pt>
                <c:pt idx="573">
                  <c:v>-17.22114517</c:v>
                </c:pt>
                <c:pt idx="574">
                  <c:v>-20.324195670000002</c:v>
                </c:pt>
                <c:pt idx="575">
                  <c:v>-23.675982319999999</c:v>
                </c:pt>
                <c:pt idx="576">
                  <c:v>-27.098413130000001</c:v>
                </c:pt>
                <c:pt idx="577">
                  <c:v>-30.521110369999999</c:v>
                </c:pt>
                <c:pt idx="578">
                  <c:v>-33.779905280000001</c:v>
                </c:pt>
                <c:pt idx="579">
                  <c:v>-36.727794430000003</c:v>
                </c:pt>
                <c:pt idx="580">
                  <c:v>-39.346018129999997</c:v>
                </c:pt>
                <c:pt idx="581">
                  <c:v>-41.632665459999998</c:v>
                </c:pt>
                <c:pt idx="582">
                  <c:v>-43.487716890000002</c:v>
                </c:pt>
                <c:pt idx="583">
                  <c:v>-44.895127279999997</c:v>
                </c:pt>
                <c:pt idx="584">
                  <c:v>-45.996846570000002</c:v>
                </c:pt>
                <c:pt idx="585">
                  <c:v>-46.971094200000003</c:v>
                </c:pt>
                <c:pt idx="586">
                  <c:v>-47.899389149999998</c:v>
                </c:pt>
                <c:pt idx="587">
                  <c:v>-48.81602977</c:v>
                </c:pt>
                <c:pt idx="588">
                  <c:v>-49.742178520000003</c:v>
                </c:pt>
                <c:pt idx="589">
                  <c:v>-50.665894629999997</c:v>
                </c:pt>
                <c:pt idx="590">
                  <c:v>-51.545225670000001</c:v>
                </c:pt>
                <c:pt idx="591">
                  <c:v>-52.271870800000002</c:v>
                </c:pt>
                <c:pt idx="592">
                  <c:v>-52.793575060000002</c:v>
                </c:pt>
                <c:pt idx="593">
                  <c:v>-53.081194619999998</c:v>
                </c:pt>
                <c:pt idx="594">
                  <c:v>-53.142341450000004</c:v>
                </c:pt>
                <c:pt idx="595">
                  <c:v>-52.995658460000001</c:v>
                </c:pt>
                <c:pt idx="596">
                  <c:v>-52.652727830000003</c:v>
                </c:pt>
                <c:pt idx="597">
                  <c:v>-52.057947079999998</c:v>
                </c:pt>
                <c:pt idx="598">
                  <c:v>-51.122270550000003</c:v>
                </c:pt>
                <c:pt idx="599">
                  <c:v>-49.749007140000003</c:v>
                </c:pt>
                <c:pt idx="600">
                  <c:v>-47.930163180000001</c:v>
                </c:pt>
                <c:pt idx="601">
                  <c:v>-45.740062039999998</c:v>
                </c:pt>
                <c:pt idx="602">
                  <c:v>-43.300977860000003</c:v>
                </c:pt>
                <c:pt idx="603">
                  <c:v>-40.665886579999999</c:v>
                </c:pt>
                <c:pt idx="604">
                  <c:v>-37.76631785</c:v>
                </c:pt>
                <c:pt idx="605">
                  <c:v>-34.588843390000001</c:v>
                </c:pt>
                <c:pt idx="606">
                  <c:v>-31.223254319999999</c:v>
                </c:pt>
                <c:pt idx="607">
                  <c:v>-27.842425500000001</c:v>
                </c:pt>
                <c:pt idx="608">
                  <c:v>-24.496761930000002</c:v>
                </c:pt>
                <c:pt idx="609">
                  <c:v>-21.17276931</c:v>
                </c:pt>
                <c:pt idx="610">
                  <c:v>-17.970444839999999</c:v>
                </c:pt>
                <c:pt idx="611">
                  <c:v>-14.946774599999999</c:v>
                </c:pt>
                <c:pt idx="612">
                  <c:v>-12.08043243</c:v>
                </c:pt>
                <c:pt idx="613">
                  <c:v>-9.3371941029999999</c:v>
                </c:pt>
                <c:pt idx="614">
                  <c:v>-6.6722077210000004</c:v>
                </c:pt>
                <c:pt idx="615">
                  <c:v>-4.1007635469999997</c:v>
                </c:pt>
                <c:pt idx="616">
                  <c:v>-1.4778314960000001</c:v>
                </c:pt>
                <c:pt idx="617">
                  <c:v>1.5128635340000001</c:v>
                </c:pt>
                <c:pt idx="618">
                  <c:v>5.1314163830000004</c:v>
                </c:pt>
                <c:pt idx="619">
                  <c:v>9.2952791359999996</c:v>
                </c:pt>
                <c:pt idx="620">
                  <c:v>13.711233269999999</c:v>
                </c:pt>
                <c:pt idx="621">
                  <c:v>17.903684810000001</c:v>
                </c:pt>
                <c:pt idx="622">
                  <c:v>21.390175190000001</c:v>
                </c:pt>
                <c:pt idx="623">
                  <c:v>23.677500250000001</c:v>
                </c:pt>
                <c:pt idx="624">
                  <c:v>24.582392599999999</c:v>
                </c:pt>
                <c:pt idx="625">
                  <c:v>24.166347729999998</c:v>
                </c:pt>
                <c:pt idx="626">
                  <c:v>22.87046638</c:v>
                </c:pt>
                <c:pt idx="627">
                  <c:v>21.379802890000001</c:v>
                </c:pt>
                <c:pt idx="628">
                  <c:v>20.27503179</c:v>
                </c:pt>
                <c:pt idx="629">
                  <c:v>20.050526170000001</c:v>
                </c:pt>
                <c:pt idx="630">
                  <c:v>20.893558930000001</c:v>
                </c:pt>
                <c:pt idx="631">
                  <c:v>22.387149109999999</c:v>
                </c:pt>
                <c:pt idx="632">
                  <c:v>23.638016950000001</c:v>
                </c:pt>
                <c:pt idx="633">
                  <c:v>24.10656711</c:v>
                </c:pt>
                <c:pt idx="634">
                  <c:v>23.918682270000001</c:v>
                </c:pt>
                <c:pt idx="635">
                  <c:v>23.65848338</c:v>
                </c:pt>
                <c:pt idx="636">
                  <c:v>23.787374939999999</c:v>
                </c:pt>
                <c:pt idx="637">
                  <c:v>24.40506444</c:v>
                </c:pt>
                <c:pt idx="638">
                  <c:v>25.416596370000001</c:v>
                </c:pt>
                <c:pt idx="639">
                  <c:v>26.684983800000001</c:v>
                </c:pt>
                <c:pt idx="640">
                  <c:v>28.051939789999999</c:v>
                </c:pt>
                <c:pt idx="641">
                  <c:v>28.880144130000001</c:v>
                </c:pt>
                <c:pt idx="642">
                  <c:v>28.69156821</c:v>
                </c:pt>
                <c:pt idx="643">
                  <c:v>27.462289559999999</c:v>
                </c:pt>
                <c:pt idx="644">
                  <c:v>25.680928349999999</c:v>
                </c:pt>
                <c:pt idx="645">
                  <c:v>23.864371240000001</c:v>
                </c:pt>
                <c:pt idx="646">
                  <c:v>22.344309859999999</c:v>
                </c:pt>
                <c:pt idx="647">
                  <c:v>21.252045580000001</c:v>
                </c:pt>
                <c:pt idx="648">
                  <c:v>20.509878270000002</c:v>
                </c:pt>
                <c:pt idx="649">
                  <c:v>19.885151690000001</c:v>
                </c:pt>
                <c:pt idx="650">
                  <c:v>19.10621171</c:v>
                </c:pt>
                <c:pt idx="651">
                  <c:v>17.839301460000001</c:v>
                </c:pt>
                <c:pt idx="652">
                  <c:v>15.888845570000001</c:v>
                </c:pt>
                <c:pt idx="653">
                  <c:v>13.36888858</c:v>
                </c:pt>
                <c:pt idx="654">
                  <c:v>10.536594490000001</c:v>
                </c:pt>
                <c:pt idx="655">
                  <c:v>7.8184115759999999</c:v>
                </c:pt>
                <c:pt idx="656">
                  <c:v>5.5722442640000001</c:v>
                </c:pt>
                <c:pt idx="657">
                  <c:v>3.8391290389999999</c:v>
                </c:pt>
                <c:pt idx="658">
                  <c:v>2.5065321780000001</c:v>
                </c:pt>
                <c:pt idx="659">
                  <c:v>1.2503472950000001</c:v>
                </c:pt>
                <c:pt idx="660">
                  <c:v>-0.25637261099999997</c:v>
                </c:pt>
                <c:pt idx="661">
                  <c:v>-2.1991341389999999</c:v>
                </c:pt>
                <c:pt idx="662">
                  <c:v>-4.5506514960000004</c:v>
                </c:pt>
                <c:pt idx="663">
                  <c:v>-7.110413586</c:v>
                </c:pt>
                <c:pt idx="664">
                  <c:v>-9.7764449750000004</c:v>
                </c:pt>
                <c:pt idx="665">
                  <c:v>-12.455737559999999</c:v>
                </c:pt>
                <c:pt idx="666">
                  <c:v>-15.039144479999999</c:v>
                </c:pt>
                <c:pt idx="667">
                  <c:v>-17.570650449999999</c:v>
                </c:pt>
                <c:pt idx="668">
                  <c:v>-20.05962225</c:v>
                </c:pt>
                <c:pt idx="669">
                  <c:v>-22.41647974</c:v>
                </c:pt>
                <c:pt idx="670">
                  <c:v>-24.62306469</c:v>
                </c:pt>
                <c:pt idx="671">
                  <c:v>-26.679247849999999</c:v>
                </c:pt>
                <c:pt idx="672">
                  <c:v>-28.58954915</c:v>
                </c:pt>
                <c:pt idx="673">
                  <c:v>-30.421441990000002</c:v>
                </c:pt>
                <c:pt idx="674">
                  <c:v>-32.279302909999998</c:v>
                </c:pt>
                <c:pt idx="675">
                  <c:v>-34.105900009999999</c:v>
                </c:pt>
                <c:pt idx="676">
                  <c:v>-35.855217009999997</c:v>
                </c:pt>
                <c:pt idx="677">
                  <c:v>-37.474801309999997</c:v>
                </c:pt>
                <c:pt idx="678">
                  <c:v>-39.006742950000003</c:v>
                </c:pt>
                <c:pt idx="679">
                  <c:v>-40.538242590000003</c:v>
                </c:pt>
                <c:pt idx="680">
                  <c:v>-42.157753360000001</c:v>
                </c:pt>
                <c:pt idx="681">
                  <c:v>-43.858915090000004</c:v>
                </c:pt>
                <c:pt idx="682">
                  <c:v>-45.524108890000001</c:v>
                </c:pt>
                <c:pt idx="683">
                  <c:v>-46.95396959</c:v>
                </c:pt>
                <c:pt idx="684">
                  <c:v>-47.998569519999997</c:v>
                </c:pt>
                <c:pt idx="685">
                  <c:v>-48.562749189999998</c:v>
                </c:pt>
                <c:pt idx="686">
                  <c:v>-48.713970459999999</c:v>
                </c:pt>
                <c:pt idx="687">
                  <c:v>-48.544206729999999</c:v>
                </c:pt>
                <c:pt idx="688">
                  <c:v>-48.087209880000003</c:v>
                </c:pt>
                <c:pt idx="689">
                  <c:v>-47.426485280000001</c:v>
                </c:pt>
                <c:pt idx="690">
                  <c:v>-46.659410620000003</c:v>
                </c:pt>
                <c:pt idx="691">
                  <c:v>-45.869876560000002</c:v>
                </c:pt>
                <c:pt idx="692">
                  <c:v>-45.049529649999997</c:v>
                </c:pt>
                <c:pt idx="693">
                  <c:v>-44.056957359999998</c:v>
                </c:pt>
                <c:pt idx="694">
                  <c:v>-42.772698849999998</c:v>
                </c:pt>
                <c:pt idx="695">
                  <c:v>-41.189653900000003</c:v>
                </c:pt>
                <c:pt idx="696">
                  <c:v>-39.352277719999996</c:v>
                </c:pt>
                <c:pt idx="697">
                  <c:v>-37.376827820000003</c:v>
                </c:pt>
                <c:pt idx="698">
                  <c:v>-35.401052589999999</c:v>
                </c:pt>
                <c:pt idx="699">
                  <c:v>-33.370077819999999</c:v>
                </c:pt>
                <c:pt idx="700">
                  <c:v>-31.09550574</c:v>
                </c:pt>
                <c:pt idx="701">
                  <c:v>-28.43746174</c:v>
                </c:pt>
                <c:pt idx="702">
                  <c:v>-25.360738309999999</c:v>
                </c:pt>
                <c:pt idx="703">
                  <c:v>-21.996653380000001</c:v>
                </c:pt>
                <c:pt idx="704">
                  <c:v>-18.450491580000001</c:v>
                </c:pt>
                <c:pt idx="705">
                  <c:v>-14.80274296</c:v>
                </c:pt>
                <c:pt idx="706">
                  <c:v>-11.22774774</c:v>
                </c:pt>
                <c:pt idx="707">
                  <c:v>-7.7999105699999998</c:v>
                </c:pt>
                <c:pt idx="708">
                  <c:v>-4.3962366380000004</c:v>
                </c:pt>
                <c:pt idx="709">
                  <c:v>-0.82906016500000002</c:v>
                </c:pt>
                <c:pt idx="710">
                  <c:v>3.0923293580000002</c:v>
                </c:pt>
                <c:pt idx="711">
                  <c:v>7.3402008109999999</c:v>
                </c:pt>
                <c:pt idx="712">
                  <c:v>11.67481957</c:v>
                </c:pt>
                <c:pt idx="713">
                  <c:v>15.787768959999999</c:v>
                </c:pt>
                <c:pt idx="714">
                  <c:v>19.1711879</c:v>
                </c:pt>
                <c:pt idx="715">
                  <c:v>21.610148930000001</c:v>
                </c:pt>
                <c:pt idx="716">
                  <c:v>22.815926829999999</c:v>
                </c:pt>
                <c:pt idx="717">
                  <c:v>22.811793130000002</c:v>
                </c:pt>
                <c:pt idx="718">
                  <c:v>22.204644049999999</c:v>
                </c:pt>
                <c:pt idx="719">
                  <c:v>21.486606370000001</c:v>
                </c:pt>
                <c:pt idx="720">
                  <c:v>20.976635179999999</c:v>
                </c:pt>
                <c:pt idx="721">
                  <c:v>20.375359939999999</c:v>
                </c:pt>
                <c:pt idx="722">
                  <c:v>19.5005533</c:v>
                </c:pt>
                <c:pt idx="723">
                  <c:v>18.517258909999999</c:v>
                </c:pt>
                <c:pt idx="724">
                  <c:v>17.665066209999999</c:v>
                </c:pt>
                <c:pt idx="725">
                  <c:v>17.267718349999999</c:v>
                </c:pt>
                <c:pt idx="726">
                  <c:v>17.386548980000001</c:v>
                </c:pt>
                <c:pt idx="727">
                  <c:v>17.855429839999999</c:v>
                </c:pt>
                <c:pt idx="728">
                  <c:v>18.403411169999998</c:v>
                </c:pt>
                <c:pt idx="729">
                  <c:v>18.818080460000001</c:v>
                </c:pt>
                <c:pt idx="730">
                  <c:v>19.015361250000002</c:v>
                </c:pt>
                <c:pt idx="731">
                  <c:v>19.027448249999999</c:v>
                </c:pt>
                <c:pt idx="732">
                  <c:v>18.9355121</c:v>
                </c:pt>
                <c:pt idx="733">
                  <c:v>18.817503299999998</c:v>
                </c:pt>
                <c:pt idx="734">
                  <c:v>18.774456170000001</c:v>
                </c:pt>
                <c:pt idx="735">
                  <c:v>18.81532837</c:v>
                </c:pt>
                <c:pt idx="736">
                  <c:v>18.876723179999999</c:v>
                </c:pt>
                <c:pt idx="737">
                  <c:v>18.792029200000002</c:v>
                </c:pt>
                <c:pt idx="738">
                  <c:v>18.384438840000001</c:v>
                </c:pt>
                <c:pt idx="739">
                  <c:v>17.560726420000002</c:v>
                </c:pt>
                <c:pt idx="740">
                  <c:v>16.373039110000001</c:v>
                </c:pt>
                <c:pt idx="741">
                  <c:v>14.98961499</c:v>
                </c:pt>
                <c:pt idx="742">
                  <c:v>13.623670730000001</c:v>
                </c:pt>
                <c:pt idx="743">
                  <c:v>12.37186477</c:v>
                </c:pt>
                <c:pt idx="744">
                  <c:v>11.193880160000001</c:v>
                </c:pt>
                <c:pt idx="745">
                  <c:v>10.08985178</c:v>
                </c:pt>
                <c:pt idx="746">
                  <c:v>8.9910839599999992</c:v>
                </c:pt>
                <c:pt idx="747">
                  <c:v>7.8384887609999998</c:v>
                </c:pt>
                <c:pt idx="748">
                  <c:v>6.5594128659999997</c:v>
                </c:pt>
                <c:pt idx="749">
                  <c:v>5.1773969690000001</c:v>
                </c:pt>
                <c:pt idx="750">
                  <c:v>3.6310352290000001</c:v>
                </c:pt>
                <c:pt idx="751">
                  <c:v>1.9615033049999999</c:v>
                </c:pt>
                <c:pt idx="752">
                  <c:v>0.13100687899999999</c:v>
                </c:pt>
                <c:pt idx="753">
                  <c:v>-2.0057929990000001</c:v>
                </c:pt>
                <c:pt idx="754">
                  <c:v>-4.5619377590000001</c:v>
                </c:pt>
                <c:pt idx="755">
                  <c:v>-7.4318020840000001</c:v>
                </c:pt>
                <c:pt idx="756">
                  <c:v>-10.44497746</c:v>
                </c:pt>
                <c:pt idx="757">
                  <c:v>-13.35239075</c:v>
                </c:pt>
                <c:pt idx="758">
                  <c:v>-16.078069500000002</c:v>
                </c:pt>
                <c:pt idx="759">
                  <c:v>-18.632633909999999</c:v>
                </c:pt>
                <c:pt idx="760">
                  <c:v>-21.153179789999999</c:v>
                </c:pt>
                <c:pt idx="761">
                  <c:v>-23.64009991</c:v>
                </c:pt>
                <c:pt idx="762">
                  <c:v>-26.104048160000001</c:v>
                </c:pt>
                <c:pt idx="763">
                  <c:v>-28.684981109999999</c:v>
                </c:pt>
                <c:pt idx="764">
                  <c:v>-31.357451350000002</c:v>
                </c:pt>
                <c:pt idx="765">
                  <c:v>-34.014878660000001</c:v>
                </c:pt>
                <c:pt idx="766">
                  <c:v>-36.513927330000001</c:v>
                </c:pt>
                <c:pt idx="767">
                  <c:v>-38.82836648</c:v>
                </c:pt>
                <c:pt idx="768">
                  <c:v>-40.988813630000003</c:v>
                </c:pt>
                <c:pt idx="769">
                  <c:v>-43.041856420000002</c:v>
                </c:pt>
                <c:pt idx="770">
                  <c:v>-45.03896443</c:v>
                </c:pt>
                <c:pt idx="771">
                  <c:v>-46.94523804</c:v>
                </c:pt>
                <c:pt idx="772">
                  <c:v>-48.694964579999997</c:v>
                </c:pt>
                <c:pt idx="773">
                  <c:v>-50.202469749999999</c:v>
                </c:pt>
                <c:pt idx="774">
                  <c:v>-51.391621280000003</c:v>
                </c:pt>
                <c:pt idx="775">
                  <c:v>-52.286989409999997</c:v>
                </c:pt>
                <c:pt idx="776">
                  <c:v>-52.926683580000002</c:v>
                </c:pt>
                <c:pt idx="777">
                  <c:v>-53.305989629999999</c:v>
                </c:pt>
                <c:pt idx="778">
                  <c:v>-53.512342940000003</c:v>
                </c:pt>
                <c:pt idx="779">
                  <c:v>-53.726658919999998</c:v>
                </c:pt>
                <c:pt idx="780">
                  <c:v>-53.751851299999998</c:v>
                </c:pt>
                <c:pt idx="781">
                  <c:v>-53.351038600000003</c:v>
                </c:pt>
                <c:pt idx="782">
                  <c:v>-52.483016620000001</c:v>
                </c:pt>
                <c:pt idx="783">
                  <c:v>-51.120356370000003</c:v>
                </c:pt>
                <c:pt idx="784">
                  <c:v>-49.29785322</c:v>
                </c:pt>
                <c:pt idx="785">
                  <c:v>-46.966052939999997</c:v>
                </c:pt>
                <c:pt idx="786">
                  <c:v>-44.18059856</c:v>
                </c:pt>
                <c:pt idx="787">
                  <c:v>-41.062889609999999</c:v>
                </c:pt>
                <c:pt idx="788">
                  <c:v>-37.720026060000002</c:v>
                </c:pt>
                <c:pt idx="789">
                  <c:v>-34.166952279999997</c:v>
                </c:pt>
                <c:pt idx="790">
                  <c:v>-30.38753663</c:v>
                </c:pt>
                <c:pt idx="791">
                  <c:v>-26.52402614</c:v>
                </c:pt>
                <c:pt idx="792">
                  <c:v>-22.764589610000002</c:v>
                </c:pt>
                <c:pt idx="793">
                  <c:v>-19.187435959999998</c:v>
                </c:pt>
                <c:pt idx="794">
                  <c:v>-15.90967154</c:v>
                </c:pt>
                <c:pt idx="795">
                  <c:v>-12.95123439</c:v>
                </c:pt>
                <c:pt idx="796">
                  <c:v>-10.2935097</c:v>
                </c:pt>
                <c:pt idx="797">
                  <c:v>-7.8354581899999998</c:v>
                </c:pt>
                <c:pt idx="798">
                  <c:v>-5.2900992069999999</c:v>
                </c:pt>
                <c:pt idx="799">
                  <c:v>-2.5038396829999998</c:v>
                </c:pt>
                <c:pt idx="800">
                  <c:v>0.68315713099999997</c:v>
                </c:pt>
                <c:pt idx="801">
                  <c:v>4.2289514480000001</c:v>
                </c:pt>
                <c:pt idx="802">
                  <c:v>7.9140028400000002</c:v>
                </c:pt>
                <c:pt idx="803">
                  <c:v>11.371143719999999</c:v>
                </c:pt>
                <c:pt idx="804">
                  <c:v>13.977907950000001</c:v>
                </c:pt>
                <c:pt idx="805">
                  <c:v>15.37165443</c:v>
                </c:pt>
                <c:pt idx="806">
                  <c:v>15.71641018</c:v>
                </c:pt>
                <c:pt idx="807">
                  <c:v>15.67130498</c:v>
                </c:pt>
                <c:pt idx="808">
                  <c:v>16.49856454</c:v>
                </c:pt>
                <c:pt idx="809">
                  <c:v>18.98026819</c:v>
                </c:pt>
                <c:pt idx="810">
                  <c:v>22.852464000000001</c:v>
                </c:pt>
                <c:pt idx="811">
                  <c:v>26.547893120000001</c:v>
                </c:pt>
                <c:pt idx="812">
                  <c:v>28.103463420000001</c:v>
                </c:pt>
                <c:pt idx="813">
                  <c:v>26.939355710000001</c:v>
                </c:pt>
                <c:pt idx="814">
                  <c:v>24.231992179999999</c:v>
                </c:pt>
                <c:pt idx="815">
                  <c:v>21.66909953</c:v>
                </c:pt>
                <c:pt idx="816">
                  <c:v>20.318303799999999</c:v>
                </c:pt>
                <c:pt idx="817">
                  <c:v>20.356216889999999</c:v>
                </c:pt>
                <c:pt idx="818">
                  <c:v>21.278980669999999</c:v>
                </c:pt>
                <c:pt idx="819">
                  <c:v>22.575077579999999</c:v>
                </c:pt>
                <c:pt idx="820">
                  <c:v>23.77531432</c:v>
                </c:pt>
                <c:pt idx="821">
                  <c:v>24.36751104</c:v>
                </c:pt>
                <c:pt idx="822">
                  <c:v>24.021950740000001</c:v>
                </c:pt>
                <c:pt idx="823">
                  <c:v>22.802388780000001</c:v>
                </c:pt>
                <c:pt idx="824">
                  <c:v>21.18196811</c:v>
                </c:pt>
                <c:pt idx="825">
                  <c:v>19.721338110000001</c:v>
                </c:pt>
                <c:pt idx="826">
                  <c:v>18.75581906</c:v>
                </c:pt>
                <c:pt idx="827">
                  <c:v>18.243958620000001</c:v>
                </c:pt>
                <c:pt idx="828">
                  <c:v>17.90925519</c:v>
                </c:pt>
                <c:pt idx="829">
                  <c:v>17.509193329999999</c:v>
                </c:pt>
                <c:pt idx="830">
                  <c:v>16.862576579999999</c:v>
                </c:pt>
                <c:pt idx="831">
                  <c:v>15.61223773</c:v>
                </c:pt>
                <c:pt idx="832">
                  <c:v>13.55110565</c:v>
                </c:pt>
                <c:pt idx="833">
                  <c:v>10.84156956</c:v>
                </c:pt>
                <c:pt idx="834">
                  <c:v>7.8230304290000001</c:v>
                </c:pt>
                <c:pt idx="835">
                  <c:v>4.9257789599999997</c:v>
                </c:pt>
                <c:pt idx="836">
                  <c:v>2.5375717010000001</c:v>
                </c:pt>
                <c:pt idx="837">
                  <c:v>0.84477748699999999</c:v>
                </c:pt>
                <c:pt idx="838">
                  <c:v>-0.182033843</c:v>
                </c:pt>
                <c:pt idx="839">
                  <c:v>-0.65654290599999998</c:v>
                </c:pt>
                <c:pt idx="840">
                  <c:v>-0.78622906800000003</c:v>
                </c:pt>
                <c:pt idx="841">
                  <c:v>-0.87036102699999995</c:v>
                </c:pt>
                <c:pt idx="842">
                  <c:v>-1.3327710260000001</c:v>
                </c:pt>
                <c:pt idx="843">
                  <c:v>-2.6752847860000002</c:v>
                </c:pt>
                <c:pt idx="844">
                  <c:v>-5.0718271899999996</c:v>
                </c:pt>
                <c:pt idx="845">
                  <c:v>-8.2879775460000005</c:v>
                </c:pt>
                <c:pt idx="846">
                  <c:v>-12.02487968</c:v>
                </c:pt>
                <c:pt idx="847">
                  <c:v>-15.827967340000001</c:v>
                </c:pt>
                <c:pt idx="848">
                  <c:v>-19.25400235</c:v>
                </c:pt>
                <c:pt idx="849">
                  <c:v>-22.185182990000001</c:v>
                </c:pt>
                <c:pt idx="850">
                  <c:v>-24.673302870000001</c:v>
                </c:pt>
                <c:pt idx="851">
                  <c:v>-26.816449729999999</c:v>
                </c:pt>
                <c:pt idx="852">
                  <c:v>-28.76183352</c:v>
                </c:pt>
                <c:pt idx="853">
                  <c:v>-30.623525090000001</c:v>
                </c:pt>
                <c:pt idx="854">
                  <c:v>-32.486801040000003</c:v>
                </c:pt>
                <c:pt idx="855">
                  <c:v>-34.290616900000003</c:v>
                </c:pt>
                <c:pt idx="856">
                  <c:v>-35.952952060000001</c:v>
                </c:pt>
                <c:pt idx="857">
                  <c:v>-37.459390800000001</c:v>
                </c:pt>
                <c:pt idx="858">
                  <c:v>-38.861151749999998</c:v>
                </c:pt>
                <c:pt idx="859">
                  <c:v>-40.227717910000003</c:v>
                </c:pt>
                <c:pt idx="860">
                  <c:v>-41.543318589999998</c:v>
                </c:pt>
                <c:pt idx="861">
                  <c:v>-42.789565459999999</c:v>
                </c:pt>
                <c:pt idx="862">
                  <c:v>-44.051021609999999</c:v>
                </c:pt>
                <c:pt idx="863">
                  <c:v>-45.284132159999999</c:v>
                </c:pt>
                <c:pt idx="864">
                  <c:v>-46.379586160000002</c:v>
                </c:pt>
                <c:pt idx="865">
                  <c:v>-47.317957870000001</c:v>
                </c:pt>
                <c:pt idx="866">
                  <c:v>-48.180595420000003</c:v>
                </c:pt>
                <c:pt idx="867">
                  <c:v>-48.992209010000003</c:v>
                </c:pt>
                <c:pt idx="868">
                  <c:v>-49.736220209999999</c:v>
                </c:pt>
                <c:pt idx="869">
                  <c:v>-50.378494019999998</c:v>
                </c:pt>
                <c:pt idx="870">
                  <c:v>-50.864588900000001</c:v>
                </c:pt>
                <c:pt idx="871">
                  <c:v>-51.196606289999998</c:v>
                </c:pt>
                <c:pt idx="872">
                  <c:v>-51.362355319999999</c:v>
                </c:pt>
                <c:pt idx="873">
                  <c:v>-51.327924209999999</c:v>
                </c:pt>
                <c:pt idx="874">
                  <c:v>-51.05299419</c:v>
                </c:pt>
                <c:pt idx="875">
                  <c:v>-50.439428909999997</c:v>
                </c:pt>
                <c:pt idx="876">
                  <c:v>-49.438871849999998</c:v>
                </c:pt>
                <c:pt idx="877">
                  <c:v>-48.058408550000003</c:v>
                </c:pt>
                <c:pt idx="878">
                  <c:v>-46.34632912</c:v>
                </c:pt>
                <c:pt idx="879">
                  <c:v>-44.395165720000001</c:v>
                </c:pt>
                <c:pt idx="880">
                  <c:v>-42.353591639999998</c:v>
                </c:pt>
                <c:pt idx="881">
                  <c:v>-40.389433310000001</c:v>
                </c:pt>
                <c:pt idx="882">
                  <c:v>-38.494309219999998</c:v>
                </c:pt>
                <c:pt idx="883">
                  <c:v>-36.456012940000001</c:v>
                </c:pt>
                <c:pt idx="884">
                  <c:v>-34.069076780000003</c:v>
                </c:pt>
                <c:pt idx="885">
                  <c:v>-31.3093629</c:v>
                </c:pt>
                <c:pt idx="886">
                  <c:v>-28.273026990000002</c:v>
                </c:pt>
                <c:pt idx="887">
                  <c:v>-25.059096350000001</c:v>
                </c:pt>
                <c:pt idx="888">
                  <c:v>-21.78451226</c:v>
                </c:pt>
                <c:pt idx="889">
                  <c:v>-18.500605350000001</c:v>
                </c:pt>
                <c:pt idx="890">
                  <c:v>-15.22252563</c:v>
                </c:pt>
                <c:pt idx="891">
                  <c:v>-12.0310974</c:v>
                </c:pt>
                <c:pt idx="892">
                  <c:v>-9.0576234069999995</c:v>
                </c:pt>
                <c:pt idx="893">
                  <c:v>-6.2969799589999997</c:v>
                </c:pt>
                <c:pt idx="894">
                  <c:v>-3.59584832</c:v>
                </c:pt>
                <c:pt idx="895">
                  <c:v>-0.861738114</c:v>
                </c:pt>
                <c:pt idx="896">
                  <c:v>2.160928449</c:v>
                </c:pt>
                <c:pt idx="897">
                  <c:v>5.4966025600000004</c:v>
                </c:pt>
                <c:pt idx="898">
                  <c:v>8.914572948</c:v>
                </c:pt>
                <c:pt idx="899">
                  <c:v>12.42820365</c:v>
                </c:pt>
                <c:pt idx="900">
                  <c:v>16.003220819999999</c:v>
                </c:pt>
                <c:pt idx="901">
                  <c:v>19.22148412</c:v>
                </c:pt>
                <c:pt idx="902">
                  <c:v>21.565083619999999</c:v>
                </c:pt>
                <c:pt idx="903">
                  <c:v>22.77235095</c:v>
                </c:pt>
                <c:pt idx="904">
                  <c:v>22.945973850000001</c:v>
                </c:pt>
                <c:pt idx="905">
                  <c:v>22.621840989999999</c:v>
                </c:pt>
                <c:pt idx="906">
                  <c:v>22.30761545</c:v>
                </c:pt>
                <c:pt idx="907">
                  <c:v>22.19480106</c:v>
                </c:pt>
                <c:pt idx="908">
                  <c:v>22.303813980000001</c:v>
                </c:pt>
                <c:pt idx="909">
                  <c:v>22.65773454</c:v>
                </c:pt>
                <c:pt idx="910">
                  <c:v>23.242570690000001</c:v>
                </c:pt>
                <c:pt idx="911">
                  <c:v>23.86235048</c:v>
                </c:pt>
                <c:pt idx="912">
                  <c:v>24.361782430000002</c:v>
                </c:pt>
                <c:pt idx="913">
                  <c:v>24.740030539999999</c:v>
                </c:pt>
                <c:pt idx="914">
                  <c:v>24.901407209999999</c:v>
                </c:pt>
                <c:pt idx="915">
                  <c:v>24.872623239999999</c:v>
                </c:pt>
                <c:pt idx="916">
                  <c:v>24.698977079999999</c:v>
                </c:pt>
                <c:pt idx="917">
                  <c:v>24.502611259999998</c:v>
                </c:pt>
                <c:pt idx="918">
                  <c:v>24.435512030000002</c:v>
                </c:pt>
                <c:pt idx="919">
                  <c:v>24.536086529999999</c:v>
                </c:pt>
                <c:pt idx="920">
                  <c:v>24.683158559999999</c:v>
                </c:pt>
                <c:pt idx="921">
                  <c:v>24.52091047</c:v>
                </c:pt>
                <c:pt idx="922">
                  <c:v>23.753207</c:v>
                </c:pt>
                <c:pt idx="923">
                  <c:v>22.383879480000001</c:v>
                </c:pt>
                <c:pt idx="924">
                  <c:v>20.546991469999998</c:v>
                </c:pt>
                <c:pt idx="925">
                  <c:v>18.545209539999998</c:v>
                </c:pt>
                <c:pt idx="926">
                  <c:v>16.68444225</c:v>
                </c:pt>
                <c:pt idx="927">
                  <c:v>15.1768242</c:v>
                </c:pt>
                <c:pt idx="928">
                  <c:v>14.094401939999999</c:v>
                </c:pt>
                <c:pt idx="929">
                  <c:v>13.18612452</c:v>
                </c:pt>
                <c:pt idx="930">
                  <c:v>12.10074719</c:v>
                </c:pt>
                <c:pt idx="931">
                  <c:v>10.663171889999999</c:v>
                </c:pt>
                <c:pt idx="932">
                  <c:v>8.7689165899999999</c:v>
                </c:pt>
                <c:pt idx="933">
                  <c:v>6.4457339779999998</c:v>
                </c:pt>
                <c:pt idx="934">
                  <c:v>4.0143379379999997</c:v>
                </c:pt>
                <c:pt idx="935">
                  <c:v>1.8281995790000001</c:v>
                </c:pt>
                <c:pt idx="936">
                  <c:v>7.3524567999999998E-2</c:v>
                </c:pt>
                <c:pt idx="937">
                  <c:v>-1.132624724</c:v>
                </c:pt>
                <c:pt idx="938">
                  <c:v>-2.004395589</c:v>
                </c:pt>
                <c:pt idx="939">
                  <c:v>-2.923261557</c:v>
                </c:pt>
                <c:pt idx="940">
                  <c:v>-4.1285691660000001</c:v>
                </c:pt>
                <c:pt idx="941">
                  <c:v>-5.8244985829999996</c:v>
                </c:pt>
                <c:pt idx="942">
                  <c:v>-8.0796247109999992</c:v>
                </c:pt>
                <c:pt idx="943">
                  <c:v>-10.801361480000001</c:v>
                </c:pt>
                <c:pt idx="944">
                  <c:v>-13.756506249999999</c:v>
                </c:pt>
                <c:pt idx="945">
                  <c:v>-16.737719040000002</c:v>
                </c:pt>
                <c:pt idx="946">
                  <c:v>-19.529573920000001</c:v>
                </c:pt>
                <c:pt idx="947">
                  <c:v>-22.08454484</c:v>
                </c:pt>
                <c:pt idx="948">
                  <c:v>-24.458237369999999</c:v>
                </c:pt>
                <c:pt idx="949">
                  <c:v>-26.731511699999999</c:v>
                </c:pt>
                <c:pt idx="950">
                  <c:v>-28.885644020000001</c:v>
                </c:pt>
                <c:pt idx="951">
                  <c:v>-30.93143306</c:v>
                </c:pt>
                <c:pt idx="952">
                  <c:v>-32.983730379999997</c:v>
                </c:pt>
                <c:pt idx="953">
                  <c:v>-35.102895599999997</c:v>
                </c:pt>
                <c:pt idx="954">
                  <c:v>-37.231981140000002</c:v>
                </c:pt>
                <c:pt idx="955">
                  <c:v>-39.206160320000002</c:v>
                </c:pt>
                <c:pt idx="956">
                  <c:v>-40.848189189999999</c:v>
                </c:pt>
                <c:pt idx="957">
                  <c:v>-42.175081030000001</c:v>
                </c:pt>
                <c:pt idx="958">
                  <c:v>-43.296498290000002</c:v>
                </c:pt>
                <c:pt idx="959">
                  <c:v>-44.425682539999997</c:v>
                </c:pt>
                <c:pt idx="960">
                  <c:v>-45.858163390000001</c:v>
                </c:pt>
                <c:pt idx="961">
                  <c:v>-47.697851129999997</c:v>
                </c:pt>
                <c:pt idx="962">
                  <c:v>-49.789334879999998</c:v>
                </c:pt>
                <c:pt idx="963">
                  <c:v>-51.941106050000002</c:v>
                </c:pt>
                <c:pt idx="964">
                  <c:v>-53.785090599999997</c:v>
                </c:pt>
                <c:pt idx="965">
                  <c:v>-55.003654310000002</c:v>
                </c:pt>
                <c:pt idx="966">
                  <c:v>-55.493352809999998</c:v>
                </c:pt>
                <c:pt idx="967">
                  <c:v>-55.468708329999998</c:v>
                </c:pt>
                <c:pt idx="968">
                  <c:v>-55.242341260000003</c:v>
                </c:pt>
                <c:pt idx="969">
                  <c:v>-54.963619719999997</c:v>
                </c:pt>
                <c:pt idx="970">
                  <c:v>-54.691826820000003</c:v>
                </c:pt>
                <c:pt idx="971">
                  <c:v>-54.381453929999999</c:v>
                </c:pt>
                <c:pt idx="972">
                  <c:v>-53.954445049999997</c:v>
                </c:pt>
                <c:pt idx="973">
                  <c:v>-53.343970149999997</c:v>
                </c:pt>
                <c:pt idx="974">
                  <c:v>-52.513477340000001</c:v>
                </c:pt>
                <c:pt idx="975">
                  <c:v>-51.449768980000002</c:v>
                </c:pt>
                <c:pt idx="976">
                  <c:v>-50.193255120000003</c:v>
                </c:pt>
                <c:pt idx="977">
                  <c:v>-48.861925939999999</c:v>
                </c:pt>
                <c:pt idx="978">
                  <c:v>-47.560693899999997</c:v>
                </c:pt>
                <c:pt idx="979">
                  <c:v>-46.345335839999997</c:v>
                </c:pt>
                <c:pt idx="980">
                  <c:v>-45.190525960000002</c:v>
                </c:pt>
                <c:pt idx="981">
                  <c:v>-44.052219700000002</c:v>
                </c:pt>
                <c:pt idx="982">
                  <c:v>-42.899992730000001</c:v>
                </c:pt>
                <c:pt idx="983">
                  <c:v>-41.609172209999997</c:v>
                </c:pt>
                <c:pt idx="984">
                  <c:v>-40.058507050000003</c:v>
                </c:pt>
                <c:pt idx="985">
                  <c:v>-38.200218990000003</c:v>
                </c:pt>
                <c:pt idx="986">
                  <c:v>-36.05441811</c:v>
                </c:pt>
              </c:numCache>
            </c:numRef>
          </c:val>
          <c:smooth val="0"/>
          <c:extLst>
            <c:ext xmlns:c16="http://schemas.microsoft.com/office/drawing/2014/chart" uri="{C3380CC4-5D6E-409C-BE32-E72D297353CC}">
              <c16:uniqueId val="{00000001-C193-4440-A001-D2B789CF4113}"/>
            </c:ext>
          </c:extLst>
        </c:ser>
        <c:ser>
          <c:idx val="2"/>
          <c:order val="2"/>
          <c:tx>
            <c:strRef>
              <c:f>Gyro_A1_20!$AA$1</c:f>
              <c:strCache>
                <c:ptCount val="1"/>
                <c:pt idx="0">
                  <c:v>Gyro_Z</c:v>
                </c:pt>
              </c:strCache>
            </c:strRef>
          </c:tx>
          <c:spPr>
            <a:ln w="28575" cap="rnd">
              <a:solidFill>
                <a:schemeClr val="accent3"/>
              </a:solidFill>
              <a:round/>
            </a:ln>
            <a:effectLst/>
          </c:spPr>
          <c:marker>
            <c:symbol val="none"/>
          </c:marker>
          <c:val>
            <c:numRef>
              <c:f>Gyro_A1_20!$AA$2:$AA$988</c:f>
              <c:numCache>
                <c:formatCode>General</c:formatCode>
                <c:ptCount val="987"/>
                <c:pt idx="0">
                  <c:v>-25.902311739999998</c:v>
                </c:pt>
                <c:pt idx="1">
                  <c:v>-29.573387719999999</c:v>
                </c:pt>
                <c:pt idx="2">
                  <c:v>-32.899748049999999</c:v>
                </c:pt>
                <c:pt idx="3">
                  <c:v>-35.76369897</c:v>
                </c:pt>
                <c:pt idx="4">
                  <c:v>-38.110576950000002</c:v>
                </c:pt>
                <c:pt idx="5">
                  <c:v>-39.989234850000003</c:v>
                </c:pt>
                <c:pt idx="6">
                  <c:v>-41.467462869999999</c:v>
                </c:pt>
                <c:pt idx="7">
                  <c:v>-42.6119542</c:v>
                </c:pt>
                <c:pt idx="8">
                  <c:v>-43.558727009999998</c:v>
                </c:pt>
                <c:pt idx="9">
                  <c:v>-44.485605270000001</c:v>
                </c:pt>
                <c:pt idx="10">
                  <c:v>-45.475055509999997</c:v>
                </c:pt>
                <c:pt idx="11">
                  <c:v>-46.505726619999997</c:v>
                </c:pt>
                <c:pt idx="12">
                  <c:v>-47.591182660000001</c:v>
                </c:pt>
                <c:pt idx="13">
                  <c:v>-48.77183453</c:v>
                </c:pt>
                <c:pt idx="14">
                  <c:v>-50.007086639999997</c:v>
                </c:pt>
                <c:pt idx="15">
                  <c:v>-51.204433450000003</c:v>
                </c:pt>
                <c:pt idx="16">
                  <c:v>-52.240092320000002</c:v>
                </c:pt>
                <c:pt idx="17">
                  <c:v>-53.020703830000002</c:v>
                </c:pt>
                <c:pt idx="18">
                  <c:v>-53.521433289999997</c:v>
                </c:pt>
                <c:pt idx="19">
                  <c:v>-53.700991330000001</c:v>
                </c:pt>
                <c:pt idx="20">
                  <c:v>-53.546938240000003</c:v>
                </c:pt>
                <c:pt idx="21">
                  <c:v>-53.036393480000001</c:v>
                </c:pt>
                <c:pt idx="22">
                  <c:v>-52.193862350000003</c:v>
                </c:pt>
                <c:pt idx="23">
                  <c:v>-51.03980894</c:v>
                </c:pt>
                <c:pt idx="24">
                  <c:v>-49.568615899999998</c:v>
                </c:pt>
                <c:pt idx="25">
                  <c:v>-47.780276659999998</c:v>
                </c:pt>
                <c:pt idx="26">
                  <c:v>-45.66119475</c:v>
                </c:pt>
                <c:pt idx="27">
                  <c:v>-43.183776940000001</c:v>
                </c:pt>
                <c:pt idx="28">
                  <c:v>-40.354529880000001</c:v>
                </c:pt>
                <c:pt idx="29">
                  <c:v>-37.246816420000002</c:v>
                </c:pt>
                <c:pt idx="30">
                  <c:v>-33.896961470000001</c:v>
                </c:pt>
                <c:pt idx="31">
                  <c:v>-30.36613474</c:v>
                </c:pt>
                <c:pt idx="32">
                  <c:v>-26.723390210000002</c:v>
                </c:pt>
                <c:pt idx="33">
                  <c:v>-23.020787739999999</c:v>
                </c:pt>
                <c:pt idx="34">
                  <c:v>-19.330788649999999</c:v>
                </c:pt>
                <c:pt idx="35">
                  <c:v>-15.72748039</c:v>
                </c:pt>
                <c:pt idx="36">
                  <c:v>-12.19480315</c:v>
                </c:pt>
                <c:pt idx="37">
                  <c:v>-8.6015073439999998</c:v>
                </c:pt>
                <c:pt idx="38">
                  <c:v>-4.8452809170000002</c:v>
                </c:pt>
                <c:pt idx="39">
                  <c:v>-0.87978055899999996</c:v>
                </c:pt>
                <c:pt idx="40">
                  <c:v>3.253313812</c:v>
                </c:pt>
                <c:pt idx="41">
                  <c:v>7.3868710159999997</c:v>
                </c:pt>
                <c:pt idx="42">
                  <c:v>11.32798964</c:v>
                </c:pt>
                <c:pt idx="43">
                  <c:v>15.016559600000001</c:v>
                </c:pt>
                <c:pt idx="44">
                  <c:v>18.460539910000001</c:v>
                </c:pt>
                <c:pt idx="45">
                  <c:v>21.761651969999999</c:v>
                </c:pt>
                <c:pt idx="46">
                  <c:v>25.01460681</c:v>
                </c:pt>
                <c:pt idx="47">
                  <c:v>28.260443380000002</c:v>
                </c:pt>
                <c:pt idx="48">
                  <c:v>31.248708650000001</c:v>
                </c:pt>
                <c:pt idx="49">
                  <c:v>33.72092456</c:v>
                </c:pt>
                <c:pt idx="50">
                  <c:v>35.512738570000003</c:v>
                </c:pt>
                <c:pt idx="51">
                  <c:v>36.727993730000001</c:v>
                </c:pt>
                <c:pt idx="52">
                  <c:v>37.55574996</c:v>
                </c:pt>
                <c:pt idx="53">
                  <c:v>38.074555160000003</c:v>
                </c:pt>
                <c:pt idx="54">
                  <c:v>38.318952680000002</c:v>
                </c:pt>
                <c:pt idx="55">
                  <c:v>38.342490820000002</c:v>
                </c:pt>
                <c:pt idx="56">
                  <c:v>38.127303130000001</c:v>
                </c:pt>
                <c:pt idx="57">
                  <c:v>37.634345260000003</c:v>
                </c:pt>
                <c:pt idx="58">
                  <c:v>36.968581880000002</c:v>
                </c:pt>
                <c:pt idx="59">
                  <c:v>36.273094639999997</c:v>
                </c:pt>
                <c:pt idx="60">
                  <c:v>35.60929101</c:v>
                </c:pt>
                <c:pt idx="61">
                  <c:v>35.017003610000003</c:v>
                </c:pt>
                <c:pt idx="62">
                  <c:v>34.476507640000001</c:v>
                </c:pt>
                <c:pt idx="63">
                  <c:v>33.9482438</c:v>
                </c:pt>
                <c:pt idx="64">
                  <c:v>33.277080069999997</c:v>
                </c:pt>
                <c:pt idx="65">
                  <c:v>32.403609269999997</c:v>
                </c:pt>
                <c:pt idx="66">
                  <c:v>31.462349799999998</c:v>
                </c:pt>
                <c:pt idx="67">
                  <c:v>30.601286080000001</c:v>
                </c:pt>
                <c:pt idx="68">
                  <c:v>29.906228299999999</c:v>
                </c:pt>
                <c:pt idx="69">
                  <c:v>29.369435280000001</c:v>
                </c:pt>
                <c:pt idx="70">
                  <c:v>28.945773450000001</c:v>
                </c:pt>
                <c:pt idx="71">
                  <c:v>28.570243300000001</c:v>
                </c:pt>
                <c:pt idx="72">
                  <c:v>28.195145159999999</c:v>
                </c:pt>
                <c:pt idx="73">
                  <c:v>27.78912991</c:v>
                </c:pt>
                <c:pt idx="74">
                  <c:v>27.347653380000001</c:v>
                </c:pt>
                <c:pt idx="75">
                  <c:v>26.865702649999999</c:v>
                </c:pt>
                <c:pt idx="76">
                  <c:v>26.382814249999999</c:v>
                </c:pt>
                <c:pt idx="77">
                  <c:v>25.891376130000001</c:v>
                </c:pt>
                <c:pt idx="78">
                  <c:v>25.36763895</c:v>
                </c:pt>
                <c:pt idx="79">
                  <c:v>24.738527909999998</c:v>
                </c:pt>
                <c:pt idx="80">
                  <c:v>23.934037969999999</c:v>
                </c:pt>
                <c:pt idx="81">
                  <c:v>22.943454849999998</c:v>
                </c:pt>
                <c:pt idx="82">
                  <c:v>21.742896869999999</c:v>
                </c:pt>
                <c:pt idx="83">
                  <c:v>20.298956660000002</c:v>
                </c:pt>
                <c:pt idx="84">
                  <c:v>18.58816534</c:v>
                </c:pt>
                <c:pt idx="85">
                  <c:v>16.634075259999999</c:v>
                </c:pt>
                <c:pt idx="86">
                  <c:v>14.46474941</c:v>
                </c:pt>
                <c:pt idx="87">
                  <c:v>12.12924954</c:v>
                </c:pt>
                <c:pt idx="88">
                  <c:v>9.7336108919999997</c:v>
                </c:pt>
                <c:pt idx="89">
                  <c:v>7.3739301140000002</c:v>
                </c:pt>
                <c:pt idx="90">
                  <c:v>5.0830410720000003</c:v>
                </c:pt>
                <c:pt idx="91">
                  <c:v>2.87495659</c:v>
                </c:pt>
                <c:pt idx="92">
                  <c:v>0.71717627799999994</c:v>
                </c:pt>
                <c:pt idx="93">
                  <c:v>-1.415325247</c:v>
                </c:pt>
                <c:pt idx="94">
                  <c:v>-3.4775471420000001</c:v>
                </c:pt>
                <c:pt idx="95">
                  <c:v>-5.5087712990000002</c:v>
                </c:pt>
                <c:pt idx="96">
                  <c:v>-7.5395445130000001</c:v>
                </c:pt>
                <c:pt idx="97">
                  <c:v>-9.5728784430000005</c:v>
                </c:pt>
                <c:pt idx="98">
                  <c:v>-11.58944975</c:v>
                </c:pt>
                <c:pt idx="99">
                  <c:v>-13.52394818</c:v>
                </c:pt>
                <c:pt idx="100">
                  <c:v>-15.397336859999999</c:v>
                </c:pt>
                <c:pt idx="101">
                  <c:v>-17.237784600000001</c:v>
                </c:pt>
                <c:pt idx="102">
                  <c:v>-19.01406107</c:v>
                </c:pt>
                <c:pt idx="103">
                  <c:v>-20.689761470000001</c:v>
                </c:pt>
                <c:pt idx="104">
                  <c:v>-22.202888160000001</c:v>
                </c:pt>
                <c:pt idx="105">
                  <c:v>-23.509713810000001</c:v>
                </c:pt>
                <c:pt idx="106">
                  <c:v>-24.645530340000001</c:v>
                </c:pt>
                <c:pt idx="107">
                  <c:v>-25.652931769999999</c:v>
                </c:pt>
                <c:pt idx="108">
                  <c:v>-26.578462949999999</c:v>
                </c:pt>
                <c:pt idx="109">
                  <c:v>-27.496944039999999</c:v>
                </c:pt>
                <c:pt idx="110">
                  <c:v>-28.461035030000001</c:v>
                </c:pt>
                <c:pt idx="111">
                  <c:v>-29.483677069999999</c:v>
                </c:pt>
                <c:pt idx="112">
                  <c:v>-30.525350410000001</c:v>
                </c:pt>
                <c:pt idx="113">
                  <c:v>-31.596819660000001</c:v>
                </c:pt>
                <c:pt idx="114">
                  <c:v>-32.678277469999998</c:v>
                </c:pt>
                <c:pt idx="115">
                  <c:v>-33.723831660000002</c:v>
                </c:pt>
                <c:pt idx="116">
                  <c:v>-34.689892090000001</c:v>
                </c:pt>
                <c:pt idx="117">
                  <c:v>-35.557529129999999</c:v>
                </c:pt>
                <c:pt idx="118">
                  <c:v>-36.26177088</c:v>
                </c:pt>
                <c:pt idx="119">
                  <c:v>-36.812784270000002</c:v>
                </c:pt>
                <c:pt idx="120">
                  <c:v>-37.243193220000002</c:v>
                </c:pt>
                <c:pt idx="121">
                  <c:v>-37.533141200000003</c:v>
                </c:pt>
                <c:pt idx="122">
                  <c:v>-37.648022470000001</c:v>
                </c:pt>
                <c:pt idx="123">
                  <c:v>-37.540449840000001</c:v>
                </c:pt>
                <c:pt idx="124">
                  <c:v>-37.050746410000002</c:v>
                </c:pt>
                <c:pt idx="125">
                  <c:v>-35.916574420000003</c:v>
                </c:pt>
                <c:pt idx="126">
                  <c:v>-33.941476649999998</c:v>
                </c:pt>
                <c:pt idx="127">
                  <c:v>-31.0402491</c:v>
                </c:pt>
                <c:pt idx="128">
                  <c:v>-27.232848329999999</c:v>
                </c:pt>
                <c:pt idx="129">
                  <c:v>-22.605306209999998</c:v>
                </c:pt>
                <c:pt idx="130">
                  <c:v>-17.302363979999999</c:v>
                </c:pt>
                <c:pt idx="131">
                  <c:v>-11.6291014</c:v>
                </c:pt>
                <c:pt idx="132">
                  <c:v>-5.9398055760000004</c:v>
                </c:pt>
                <c:pt idx="133">
                  <c:v>-0.59835358500000002</c:v>
                </c:pt>
                <c:pt idx="134">
                  <c:v>4.1435233470000004</c:v>
                </c:pt>
                <c:pt idx="135">
                  <c:v>8.2240365400000002</c:v>
                </c:pt>
                <c:pt idx="136">
                  <c:v>11.67420405</c:v>
                </c:pt>
                <c:pt idx="137">
                  <c:v>14.603691169999999</c:v>
                </c:pt>
                <c:pt idx="138">
                  <c:v>17.194874800000001</c:v>
                </c:pt>
                <c:pt idx="139">
                  <c:v>19.670430270000001</c:v>
                </c:pt>
                <c:pt idx="140">
                  <c:v>22.193010399999999</c:v>
                </c:pt>
                <c:pt idx="141">
                  <c:v>24.834278940000001</c:v>
                </c:pt>
                <c:pt idx="142">
                  <c:v>27.512752939999999</c:v>
                </c:pt>
                <c:pt idx="143">
                  <c:v>29.919055159999999</c:v>
                </c:pt>
                <c:pt idx="144">
                  <c:v>31.763739529999999</c:v>
                </c:pt>
                <c:pt idx="145">
                  <c:v>33.004586439999997</c:v>
                </c:pt>
                <c:pt idx="146">
                  <c:v>33.876481220000002</c:v>
                </c:pt>
                <c:pt idx="147">
                  <c:v>34.621788189999997</c:v>
                </c:pt>
                <c:pt idx="148">
                  <c:v>35.44212357</c:v>
                </c:pt>
                <c:pt idx="149">
                  <c:v>36.469663019999999</c:v>
                </c:pt>
                <c:pt idx="150">
                  <c:v>37.797174560000002</c:v>
                </c:pt>
                <c:pt idx="151">
                  <c:v>39.346117900000003</c:v>
                </c:pt>
                <c:pt idx="152">
                  <c:v>40.815011130000002</c:v>
                </c:pt>
                <c:pt idx="153">
                  <c:v>41.688879819999997</c:v>
                </c:pt>
                <c:pt idx="154">
                  <c:v>41.687468770000002</c:v>
                </c:pt>
                <c:pt idx="155">
                  <c:v>41.000850370000002</c:v>
                </c:pt>
                <c:pt idx="156">
                  <c:v>40.014089720000001</c:v>
                </c:pt>
                <c:pt idx="157">
                  <c:v>39.048762310000001</c:v>
                </c:pt>
                <c:pt idx="158">
                  <c:v>38.352135560000001</c:v>
                </c:pt>
                <c:pt idx="159">
                  <c:v>37.91337377</c:v>
                </c:pt>
                <c:pt idx="160">
                  <c:v>37.549886219999998</c:v>
                </c:pt>
                <c:pt idx="161">
                  <c:v>37.155654849999998</c:v>
                </c:pt>
                <c:pt idx="162">
                  <c:v>36.674550680000003</c:v>
                </c:pt>
                <c:pt idx="163">
                  <c:v>36.004886159999998</c:v>
                </c:pt>
                <c:pt idx="164">
                  <c:v>35.121647680000002</c:v>
                </c:pt>
                <c:pt idx="165">
                  <c:v>34.091063669999997</c:v>
                </c:pt>
                <c:pt idx="166">
                  <c:v>33.045311409999996</c:v>
                </c:pt>
                <c:pt idx="167">
                  <c:v>32.061844280000003</c:v>
                </c:pt>
                <c:pt idx="168">
                  <c:v>31.137011680000001</c:v>
                </c:pt>
                <c:pt idx="169">
                  <c:v>30.239367439999999</c:v>
                </c:pt>
                <c:pt idx="170">
                  <c:v>29.317871360000002</c:v>
                </c:pt>
                <c:pt idx="171">
                  <c:v>28.347558970000001</c:v>
                </c:pt>
                <c:pt idx="172">
                  <c:v>27.358657430000001</c:v>
                </c:pt>
                <c:pt idx="173">
                  <c:v>26.36927794</c:v>
                </c:pt>
                <c:pt idx="174">
                  <c:v>25.290748539999999</c:v>
                </c:pt>
                <c:pt idx="175">
                  <c:v>24.116409969999999</c:v>
                </c:pt>
                <c:pt idx="176">
                  <c:v>22.804616530000001</c:v>
                </c:pt>
                <c:pt idx="177">
                  <c:v>21.327919980000001</c:v>
                </c:pt>
                <c:pt idx="178">
                  <c:v>19.649597880000002</c:v>
                </c:pt>
                <c:pt idx="179">
                  <c:v>17.81287382</c:v>
                </c:pt>
                <c:pt idx="180">
                  <c:v>15.92521835</c:v>
                </c:pt>
                <c:pt idx="181">
                  <c:v>14.0634631</c:v>
                </c:pt>
                <c:pt idx="182">
                  <c:v>12.214327239999999</c:v>
                </c:pt>
                <c:pt idx="183">
                  <c:v>10.244571970000001</c:v>
                </c:pt>
                <c:pt idx="184">
                  <c:v>8.0575144739999995</c:v>
                </c:pt>
                <c:pt idx="185">
                  <c:v>5.6999350839999998</c:v>
                </c:pt>
                <c:pt idx="186">
                  <c:v>3.2208330630000002</c:v>
                </c:pt>
                <c:pt idx="187">
                  <c:v>0.675405162</c:v>
                </c:pt>
                <c:pt idx="188">
                  <c:v>-1.9517952220000001</c:v>
                </c:pt>
                <c:pt idx="189">
                  <c:v>-4.6121686970000004</c:v>
                </c:pt>
                <c:pt idx="190">
                  <c:v>-7.2239281230000003</c:v>
                </c:pt>
                <c:pt idx="191">
                  <c:v>-9.7858512609999995</c:v>
                </c:pt>
                <c:pt idx="192">
                  <c:v>-12.236973300000001</c:v>
                </c:pt>
                <c:pt idx="193">
                  <c:v>-14.546839029999999</c:v>
                </c:pt>
                <c:pt idx="194">
                  <c:v>-16.73061663</c:v>
                </c:pt>
                <c:pt idx="195">
                  <c:v>-18.805109300000002</c:v>
                </c:pt>
                <c:pt idx="196">
                  <c:v>-20.73829147</c:v>
                </c:pt>
                <c:pt idx="197">
                  <c:v>-22.609016359999998</c:v>
                </c:pt>
                <c:pt idx="198">
                  <c:v>-24.516080469999999</c:v>
                </c:pt>
                <c:pt idx="199">
                  <c:v>-26.475660380000001</c:v>
                </c:pt>
                <c:pt idx="200">
                  <c:v>-28.42097502</c:v>
                </c:pt>
                <c:pt idx="201">
                  <c:v>-30.375161240000001</c:v>
                </c:pt>
                <c:pt idx="202">
                  <c:v>-32.28097949</c:v>
                </c:pt>
                <c:pt idx="203">
                  <c:v>-34.04386272</c:v>
                </c:pt>
                <c:pt idx="204">
                  <c:v>-35.571828689999997</c:v>
                </c:pt>
                <c:pt idx="205">
                  <c:v>-36.764397809999998</c:v>
                </c:pt>
                <c:pt idx="206">
                  <c:v>-37.565893039999999</c:v>
                </c:pt>
                <c:pt idx="207">
                  <c:v>-38.010299940000003</c:v>
                </c:pt>
                <c:pt idx="208">
                  <c:v>-38.180330480000002</c:v>
                </c:pt>
                <c:pt idx="209">
                  <c:v>-38.219115850000001</c:v>
                </c:pt>
                <c:pt idx="210">
                  <c:v>-38.300407069999999</c:v>
                </c:pt>
                <c:pt idx="211">
                  <c:v>-38.507716010000003</c:v>
                </c:pt>
                <c:pt idx="212">
                  <c:v>-38.865496989999997</c:v>
                </c:pt>
                <c:pt idx="213">
                  <c:v>-39.362071669999999</c:v>
                </c:pt>
                <c:pt idx="214">
                  <c:v>-39.9513338</c:v>
                </c:pt>
                <c:pt idx="215">
                  <c:v>-40.58046384</c:v>
                </c:pt>
                <c:pt idx="216">
                  <c:v>-41.09466888</c:v>
                </c:pt>
                <c:pt idx="217">
                  <c:v>-41.334657489999998</c:v>
                </c:pt>
                <c:pt idx="218">
                  <c:v>-41.137693800000001</c:v>
                </c:pt>
                <c:pt idx="219">
                  <c:v>-40.366393279999997</c:v>
                </c:pt>
                <c:pt idx="220">
                  <c:v>-38.973008929999999</c:v>
                </c:pt>
                <c:pt idx="221">
                  <c:v>-36.952910379999999</c:v>
                </c:pt>
                <c:pt idx="222">
                  <c:v>-34.339190250000001</c:v>
                </c:pt>
                <c:pt idx="223">
                  <c:v>-31.174931180000002</c:v>
                </c:pt>
                <c:pt idx="224">
                  <c:v>-27.5812381</c:v>
                </c:pt>
                <c:pt idx="225">
                  <c:v>-23.653185539999999</c:v>
                </c:pt>
                <c:pt idx="226">
                  <c:v>-19.47594685</c:v>
                </c:pt>
                <c:pt idx="227">
                  <c:v>-15.167813629999999</c:v>
                </c:pt>
                <c:pt idx="228">
                  <c:v>-10.75802564</c:v>
                </c:pt>
                <c:pt idx="229">
                  <c:v>-6.2297943250000003</c:v>
                </c:pt>
                <c:pt idx="230">
                  <c:v>-1.5856264579999999</c:v>
                </c:pt>
                <c:pt idx="231">
                  <c:v>3.089178371</c:v>
                </c:pt>
                <c:pt idx="232">
                  <c:v>7.6672895629999998</c:v>
                </c:pt>
                <c:pt idx="233">
                  <c:v>12.018917269999999</c:v>
                </c:pt>
                <c:pt idx="234">
                  <c:v>16.084082909999999</c:v>
                </c:pt>
                <c:pt idx="235">
                  <c:v>19.810444690000001</c:v>
                </c:pt>
                <c:pt idx="236">
                  <c:v>23.21269659</c:v>
                </c:pt>
                <c:pt idx="237">
                  <c:v>26.484070060000001</c:v>
                </c:pt>
                <c:pt idx="238">
                  <c:v>29.86242292</c:v>
                </c:pt>
                <c:pt idx="239">
                  <c:v>33.467678300000003</c:v>
                </c:pt>
                <c:pt idx="240">
                  <c:v>37.201166600000001</c:v>
                </c:pt>
                <c:pt idx="241">
                  <c:v>40.508110850000001</c:v>
                </c:pt>
                <c:pt idx="242">
                  <c:v>42.719970609999997</c:v>
                </c:pt>
                <c:pt idx="243">
                  <c:v>43.348867239999997</c:v>
                </c:pt>
                <c:pt idx="244">
                  <c:v>42.851913490000001</c:v>
                </c:pt>
                <c:pt idx="245">
                  <c:v>42.323009839999997</c:v>
                </c:pt>
                <c:pt idx="246">
                  <c:v>42.306791080000004</c:v>
                </c:pt>
                <c:pt idx="247">
                  <c:v>42.56630114</c:v>
                </c:pt>
                <c:pt idx="248">
                  <c:v>42.441955620000002</c:v>
                </c:pt>
                <c:pt idx="249">
                  <c:v>41.528154790000002</c:v>
                </c:pt>
                <c:pt idx="250">
                  <c:v>40.048923289999998</c:v>
                </c:pt>
                <c:pt idx="251">
                  <c:v>38.652315629999997</c:v>
                </c:pt>
                <c:pt idx="252">
                  <c:v>37.821883069999998</c:v>
                </c:pt>
                <c:pt idx="253">
                  <c:v>37.472005869999997</c:v>
                </c:pt>
                <c:pt idx="254">
                  <c:v>37.149729170000001</c:v>
                </c:pt>
                <c:pt idx="255">
                  <c:v>36.433957470000003</c:v>
                </c:pt>
                <c:pt idx="256">
                  <c:v>35.24547622</c:v>
                </c:pt>
                <c:pt idx="257">
                  <c:v>33.798471480000003</c:v>
                </c:pt>
                <c:pt idx="258">
                  <c:v>32.344910710000001</c:v>
                </c:pt>
                <c:pt idx="259">
                  <c:v>31.072866449999999</c:v>
                </c:pt>
                <c:pt idx="260">
                  <c:v>30.0270288</c:v>
                </c:pt>
                <c:pt idx="261">
                  <c:v>29.146855469999998</c:v>
                </c:pt>
                <c:pt idx="262">
                  <c:v>28.348605559999999</c:v>
                </c:pt>
                <c:pt idx="263">
                  <c:v>27.590980049999999</c:v>
                </c:pt>
                <c:pt idx="264">
                  <c:v>26.853646529999999</c:v>
                </c:pt>
                <c:pt idx="265">
                  <c:v>26.076783079999998</c:v>
                </c:pt>
                <c:pt idx="266">
                  <c:v>25.236143009999999</c:v>
                </c:pt>
                <c:pt idx="267">
                  <c:v>24.38766695</c:v>
                </c:pt>
                <c:pt idx="268">
                  <c:v>23.595378920000002</c:v>
                </c:pt>
                <c:pt idx="269">
                  <c:v>22.855504060000001</c:v>
                </c:pt>
                <c:pt idx="270">
                  <c:v>22.137490119999999</c:v>
                </c:pt>
                <c:pt idx="271">
                  <c:v>21.431632369999999</c:v>
                </c:pt>
                <c:pt idx="272">
                  <c:v>20.725349090000002</c:v>
                </c:pt>
                <c:pt idx="273">
                  <c:v>19.953043300000001</c:v>
                </c:pt>
                <c:pt idx="274">
                  <c:v>19.02922556</c:v>
                </c:pt>
                <c:pt idx="275">
                  <c:v>17.956583330000001</c:v>
                </c:pt>
                <c:pt idx="276">
                  <c:v>16.77567784</c:v>
                </c:pt>
                <c:pt idx="277">
                  <c:v>15.477674759999999</c:v>
                </c:pt>
                <c:pt idx="278">
                  <c:v>14.10221415</c:v>
                </c:pt>
                <c:pt idx="279">
                  <c:v>12.72765637</c:v>
                </c:pt>
                <c:pt idx="280">
                  <c:v>11.47406578</c:v>
                </c:pt>
                <c:pt idx="281">
                  <c:v>10.4201543</c:v>
                </c:pt>
                <c:pt idx="282">
                  <c:v>9.5421274169999997</c:v>
                </c:pt>
                <c:pt idx="283">
                  <c:v>8.7245535479999994</c:v>
                </c:pt>
                <c:pt idx="284">
                  <c:v>7.8452719770000003</c:v>
                </c:pt>
                <c:pt idx="285">
                  <c:v>6.8472459380000004</c:v>
                </c:pt>
                <c:pt idx="286">
                  <c:v>5.7688534389999999</c:v>
                </c:pt>
                <c:pt idx="287">
                  <c:v>4.7114764500000001</c:v>
                </c:pt>
                <c:pt idx="288">
                  <c:v>3.759215481</c:v>
                </c:pt>
                <c:pt idx="289">
                  <c:v>2.868241872</c:v>
                </c:pt>
                <c:pt idx="290">
                  <c:v>1.984937194</c:v>
                </c:pt>
                <c:pt idx="291">
                  <c:v>1.07920197</c:v>
                </c:pt>
                <c:pt idx="292">
                  <c:v>0.11481269099999999</c:v>
                </c:pt>
                <c:pt idx="293">
                  <c:v>-0.888852843</c:v>
                </c:pt>
                <c:pt idx="294">
                  <c:v>-1.8508881260000001</c:v>
                </c:pt>
                <c:pt idx="295">
                  <c:v>-2.739604903</c:v>
                </c:pt>
                <c:pt idx="296">
                  <c:v>-3.579453005</c:v>
                </c:pt>
                <c:pt idx="297">
                  <c:v>-4.4463441450000003</c:v>
                </c:pt>
                <c:pt idx="298">
                  <c:v>-5.471372122</c:v>
                </c:pt>
                <c:pt idx="299">
                  <c:v>-6.6111690000000003</c:v>
                </c:pt>
                <c:pt idx="300">
                  <c:v>-7.7682593600000001</c:v>
                </c:pt>
                <c:pt idx="301">
                  <c:v>-8.8968765530000002</c:v>
                </c:pt>
                <c:pt idx="302">
                  <c:v>-9.9579276819999993</c:v>
                </c:pt>
                <c:pt idx="303">
                  <c:v>-10.954978150000001</c:v>
                </c:pt>
                <c:pt idx="304">
                  <c:v>-11.88726037</c:v>
                </c:pt>
                <c:pt idx="305">
                  <c:v>-12.7728088</c:v>
                </c:pt>
                <c:pt idx="306">
                  <c:v>-13.644991539999999</c:v>
                </c:pt>
                <c:pt idx="307">
                  <c:v>-14.594147230000001</c:v>
                </c:pt>
                <c:pt idx="308">
                  <c:v>-15.65078705</c:v>
                </c:pt>
                <c:pt idx="309">
                  <c:v>-16.784691850000002</c:v>
                </c:pt>
                <c:pt idx="310">
                  <c:v>-17.935957590000001</c:v>
                </c:pt>
                <c:pt idx="311">
                  <c:v>-19.0110961</c:v>
                </c:pt>
                <c:pt idx="312">
                  <c:v>-19.92390335</c:v>
                </c:pt>
                <c:pt idx="313">
                  <c:v>-20.650244749999999</c:v>
                </c:pt>
                <c:pt idx="314">
                  <c:v>-21.16945939</c:v>
                </c:pt>
                <c:pt idx="315">
                  <c:v>-21.516682419999999</c:v>
                </c:pt>
                <c:pt idx="316">
                  <c:v>-21.79279988</c:v>
                </c:pt>
                <c:pt idx="317">
                  <c:v>-22.056780100000001</c:v>
                </c:pt>
                <c:pt idx="318">
                  <c:v>-22.249451059999998</c:v>
                </c:pt>
                <c:pt idx="319">
                  <c:v>-22.229913740000001</c:v>
                </c:pt>
                <c:pt idx="320">
                  <c:v>-21.8262827</c:v>
                </c:pt>
                <c:pt idx="321">
                  <c:v>-20.867083050000002</c:v>
                </c:pt>
                <c:pt idx="322">
                  <c:v>-19.32612151</c:v>
                </c:pt>
                <c:pt idx="323">
                  <c:v>-17.144020619999999</c:v>
                </c:pt>
                <c:pt idx="324">
                  <c:v>-14.360231560000001</c:v>
                </c:pt>
                <c:pt idx="325">
                  <c:v>-11.088547569999999</c:v>
                </c:pt>
                <c:pt idx="326">
                  <c:v>-7.4738682409999999</c:v>
                </c:pt>
                <c:pt idx="327">
                  <c:v>-3.675308496</c:v>
                </c:pt>
                <c:pt idx="328">
                  <c:v>0.154041714</c:v>
                </c:pt>
                <c:pt idx="329">
                  <c:v>3.9172834600000002</c:v>
                </c:pt>
                <c:pt idx="330">
                  <c:v>7.5303467499999996</c:v>
                </c:pt>
                <c:pt idx="331">
                  <c:v>10.92847956</c:v>
                </c:pt>
                <c:pt idx="332">
                  <c:v>14.13125426</c:v>
                </c:pt>
                <c:pt idx="333">
                  <c:v>17.239289459999998</c:v>
                </c:pt>
                <c:pt idx="334">
                  <c:v>20.417674330000001</c:v>
                </c:pt>
                <c:pt idx="335">
                  <c:v>23.72979776</c:v>
                </c:pt>
                <c:pt idx="336">
                  <c:v>27.029935170000002</c:v>
                </c:pt>
                <c:pt idx="337">
                  <c:v>30.170400780000001</c:v>
                </c:pt>
                <c:pt idx="338">
                  <c:v>32.966154250000002</c:v>
                </c:pt>
                <c:pt idx="339">
                  <c:v>35.450112259999997</c:v>
                </c:pt>
                <c:pt idx="340">
                  <c:v>37.728659620000002</c:v>
                </c:pt>
                <c:pt idx="341">
                  <c:v>39.863651750000002</c:v>
                </c:pt>
                <c:pt idx="342">
                  <c:v>41.872507249999998</c:v>
                </c:pt>
                <c:pt idx="343">
                  <c:v>43.728296110000002</c:v>
                </c:pt>
                <c:pt idx="344">
                  <c:v>45.310766399999999</c:v>
                </c:pt>
                <c:pt idx="345">
                  <c:v>46.496434499999999</c:v>
                </c:pt>
                <c:pt idx="346">
                  <c:v>47.235218070000002</c:v>
                </c:pt>
                <c:pt idx="347">
                  <c:v>47.463809959999999</c:v>
                </c:pt>
                <c:pt idx="348">
                  <c:v>47.242585390000002</c:v>
                </c:pt>
                <c:pt idx="349">
                  <c:v>46.811954380000003</c:v>
                </c:pt>
                <c:pt idx="350">
                  <c:v>46.461462449999999</c:v>
                </c:pt>
                <c:pt idx="351">
                  <c:v>46.370312820000002</c:v>
                </c:pt>
                <c:pt idx="352">
                  <c:v>46.48228134</c:v>
                </c:pt>
                <c:pt idx="353">
                  <c:v>46.52209998</c:v>
                </c:pt>
                <c:pt idx="354">
                  <c:v>46.326394440000001</c:v>
                </c:pt>
                <c:pt idx="355">
                  <c:v>45.83460195</c:v>
                </c:pt>
                <c:pt idx="356">
                  <c:v>44.985567670000002</c:v>
                </c:pt>
                <c:pt idx="357">
                  <c:v>43.807508660000003</c:v>
                </c:pt>
                <c:pt idx="358">
                  <c:v>42.440671420000001</c:v>
                </c:pt>
                <c:pt idx="359">
                  <c:v>41.094744740000003</c:v>
                </c:pt>
                <c:pt idx="360">
                  <c:v>39.916112920000003</c:v>
                </c:pt>
                <c:pt idx="361">
                  <c:v>38.893866299999999</c:v>
                </c:pt>
                <c:pt idx="362">
                  <c:v>37.92129096</c:v>
                </c:pt>
                <c:pt idx="363">
                  <c:v>36.928053319999997</c:v>
                </c:pt>
                <c:pt idx="364">
                  <c:v>35.917686289999999</c:v>
                </c:pt>
                <c:pt idx="365">
                  <c:v>34.881579129999999</c:v>
                </c:pt>
                <c:pt idx="366">
                  <c:v>33.786040280000002</c:v>
                </c:pt>
                <c:pt idx="367">
                  <c:v>32.555613219999998</c:v>
                </c:pt>
                <c:pt idx="368">
                  <c:v>31.204418669999999</c:v>
                </c:pt>
                <c:pt idx="369">
                  <c:v>29.794870020000001</c:v>
                </c:pt>
                <c:pt idx="370">
                  <c:v>28.306777140000001</c:v>
                </c:pt>
                <c:pt idx="371">
                  <c:v>26.57701986</c:v>
                </c:pt>
                <c:pt idx="372">
                  <c:v>24.609845580000002</c:v>
                </c:pt>
                <c:pt idx="373">
                  <c:v>22.56993207</c:v>
                </c:pt>
                <c:pt idx="374">
                  <c:v>20.569202950000001</c:v>
                </c:pt>
                <c:pt idx="375">
                  <c:v>18.589929309999999</c:v>
                </c:pt>
                <c:pt idx="376">
                  <c:v>16.610836679999998</c:v>
                </c:pt>
                <c:pt idx="377">
                  <c:v>14.64245975</c:v>
                </c:pt>
                <c:pt idx="378">
                  <c:v>12.636720009999999</c:v>
                </c:pt>
                <c:pt idx="379">
                  <c:v>10.436165069999999</c:v>
                </c:pt>
                <c:pt idx="380">
                  <c:v>7.9097859909999997</c:v>
                </c:pt>
                <c:pt idx="381">
                  <c:v>5.1581159310000002</c:v>
                </c:pt>
                <c:pt idx="382">
                  <c:v>2.454031912</c:v>
                </c:pt>
                <c:pt idx="383">
                  <c:v>2.809654E-3</c:v>
                </c:pt>
                <c:pt idx="384">
                  <c:v>-2.0794546189999998</c:v>
                </c:pt>
                <c:pt idx="385">
                  <c:v>-3.7473330269999998</c:v>
                </c:pt>
                <c:pt idx="386">
                  <c:v>-5.0706736059999997</c:v>
                </c:pt>
                <c:pt idx="387">
                  <c:v>-6.329983854</c:v>
                </c:pt>
                <c:pt idx="388">
                  <c:v>-7.8411425169999998</c:v>
                </c:pt>
                <c:pt idx="389">
                  <c:v>-9.6929580069999997</c:v>
                </c:pt>
                <c:pt idx="390">
                  <c:v>-11.73502161</c:v>
                </c:pt>
                <c:pt idx="391">
                  <c:v>-13.75406589</c:v>
                </c:pt>
                <c:pt idx="392">
                  <c:v>-15.5817523</c:v>
                </c:pt>
                <c:pt idx="393">
                  <c:v>-17.061058890000002</c:v>
                </c:pt>
                <c:pt idx="394">
                  <c:v>-18.141648369999999</c:v>
                </c:pt>
                <c:pt idx="395">
                  <c:v>-18.94522091</c:v>
                </c:pt>
                <c:pt idx="396">
                  <c:v>-19.657466230000001</c:v>
                </c:pt>
                <c:pt idx="397">
                  <c:v>-20.476664979999999</c:v>
                </c:pt>
                <c:pt idx="398">
                  <c:v>-21.515136819999999</c:v>
                </c:pt>
                <c:pt idx="399">
                  <c:v>-22.795004850000002</c:v>
                </c:pt>
                <c:pt idx="400">
                  <c:v>-24.17103835</c:v>
                </c:pt>
                <c:pt idx="401">
                  <c:v>-25.624029820000001</c:v>
                </c:pt>
                <c:pt idx="402">
                  <c:v>-27.073971090000001</c:v>
                </c:pt>
                <c:pt idx="403">
                  <c:v>-28.34028356</c:v>
                </c:pt>
                <c:pt idx="404">
                  <c:v>-29.277847489999999</c:v>
                </c:pt>
                <c:pt idx="405">
                  <c:v>-29.899213360000001</c:v>
                </c:pt>
                <c:pt idx="406">
                  <c:v>-30.26587786</c:v>
                </c:pt>
                <c:pt idx="407">
                  <c:v>-30.349682439999999</c:v>
                </c:pt>
                <c:pt idx="408">
                  <c:v>-30.178265870000001</c:v>
                </c:pt>
                <c:pt idx="409">
                  <c:v>-29.807598469999999</c:v>
                </c:pt>
                <c:pt idx="410">
                  <c:v>-29.193327879999998</c:v>
                </c:pt>
                <c:pt idx="411">
                  <c:v>-28.207636369999999</c:v>
                </c:pt>
                <c:pt idx="412">
                  <c:v>-26.777084680000002</c:v>
                </c:pt>
                <c:pt idx="413">
                  <c:v>-24.840677079999999</c:v>
                </c:pt>
                <c:pt idx="414">
                  <c:v>-22.4080057</c:v>
                </c:pt>
                <c:pt idx="415">
                  <c:v>-19.56332557</c:v>
                </c:pt>
                <c:pt idx="416">
                  <c:v>-16.43177446</c:v>
                </c:pt>
                <c:pt idx="417">
                  <c:v>-13.13352871</c:v>
                </c:pt>
                <c:pt idx="418">
                  <c:v>-9.719627354</c:v>
                </c:pt>
                <c:pt idx="419">
                  <c:v>-6.2142718669999999</c:v>
                </c:pt>
                <c:pt idx="420">
                  <c:v>-2.6401365700000001</c:v>
                </c:pt>
                <c:pt idx="421">
                  <c:v>0.98785732199999998</c:v>
                </c:pt>
                <c:pt idx="422">
                  <c:v>4.5906057149999997</c:v>
                </c:pt>
                <c:pt idx="423">
                  <c:v>8.0221778009999998</c:v>
                </c:pt>
                <c:pt idx="424">
                  <c:v>11.1416051</c:v>
                </c:pt>
                <c:pt idx="425">
                  <c:v>13.934082460000001</c:v>
                </c:pt>
                <c:pt idx="426">
                  <c:v>16.551636469999998</c:v>
                </c:pt>
                <c:pt idx="427">
                  <c:v>19.23274176</c:v>
                </c:pt>
                <c:pt idx="428">
                  <c:v>22.162782570000001</c:v>
                </c:pt>
                <c:pt idx="429">
                  <c:v>25.34612138</c:v>
                </c:pt>
                <c:pt idx="430">
                  <c:v>28.486167529999999</c:v>
                </c:pt>
                <c:pt idx="431">
                  <c:v>31.14544308</c:v>
                </c:pt>
                <c:pt idx="432">
                  <c:v>33.077633220000003</c:v>
                </c:pt>
                <c:pt idx="433">
                  <c:v>34.385586410000002</c:v>
                </c:pt>
                <c:pt idx="434">
                  <c:v>35.101045599999999</c:v>
                </c:pt>
                <c:pt idx="435">
                  <c:v>35.28487131</c:v>
                </c:pt>
                <c:pt idx="436">
                  <c:v>35.263197769999998</c:v>
                </c:pt>
                <c:pt idx="437">
                  <c:v>35.354828509999997</c:v>
                </c:pt>
                <c:pt idx="438">
                  <c:v>35.743044380000001</c:v>
                </c:pt>
                <c:pt idx="439">
                  <c:v>36.319679549999996</c:v>
                </c:pt>
                <c:pt idx="440">
                  <c:v>36.746577279999997</c:v>
                </c:pt>
                <c:pt idx="441">
                  <c:v>36.805335139999997</c:v>
                </c:pt>
                <c:pt idx="442">
                  <c:v>36.537286170000002</c:v>
                </c:pt>
                <c:pt idx="443">
                  <c:v>36.104158269999999</c:v>
                </c:pt>
                <c:pt idx="444">
                  <c:v>35.67554037</c:v>
                </c:pt>
                <c:pt idx="445">
                  <c:v>35.28730006</c:v>
                </c:pt>
                <c:pt idx="446">
                  <c:v>34.859534080000003</c:v>
                </c:pt>
                <c:pt idx="447">
                  <c:v>34.375078999999999</c:v>
                </c:pt>
                <c:pt idx="448">
                  <c:v>33.8309724</c:v>
                </c:pt>
                <c:pt idx="449">
                  <c:v>33.214446010000003</c:v>
                </c:pt>
                <c:pt idx="450">
                  <c:v>32.496913110000001</c:v>
                </c:pt>
                <c:pt idx="451">
                  <c:v>31.695832930000002</c:v>
                </c:pt>
                <c:pt idx="452">
                  <c:v>30.921904990000002</c:v>
                </c:pt>
                <c:pt idx="453">
                  <c:v>30.230747229999999</c:v>
                </c:pt>
                <c:pt idx="454">
                  <c:v>29.55437092</c:v>
                </c:pt>
                <c:pt idx="455">
                  <c:v>28.823701499999999</c:v>
                </c:pt>
                <c:pt idx="456">
                  <c:v>28.032331630000002</c:v>
                </c:pt>
                <c:pt idx="457">
                  <c:v>27.185243</c:v>
                </c:pt>
                <c:pt idx="458">
                  <c:v>26.256419739999998</c:v>
                </c:pt>
                <c:pt idx="459">
                  <c:v>25.26695935</c:v>
                </c:pt>
                <c:pt idx="460">
                  <c:v>24.226354140000002</c:v>
                </c:pt>
                <c:pt idx="461">
                  <c:v>23.12239542</c:v>
                </c:pt>
                <c:pt idx="462">
                  <c:v>21.96689297</c:v>
                </c:pt>
                <c:pt idx="463">
                  <c:v>20.780002270000001</c:v>
                </c:pt>
                <c:pt idx="464">
                  <c:v>19.58809742</c:v>
                </c:pt>
                <c:pt idx="465">
                  <c:v>18.354886430000001</c:v>
                </c:pt>
                <c:pt idx="466">
                  <c:v>17.00694013</c:v>
                </c:pt>
                <c:pt idx="467">
                  <c:v>15.57227578</c:v>
                </c:pt>
                <c:pt idx="468">
                  <c:v>14.10086349</c:v>
                </c:pt>
                <c:pt idx="469">
                  <c:v>12.59926954</c:v>
                </c:pt>
                <c:pt idx="470">
                  <c:v>11.08875653</c:v>
                </c:pt>
                <c:pt idx="471">
                  <c:v>9.6052667169999992</c:v>
                </c:pt>
                <c:pt idx="472">
                  <c:v>8.1069433229999994</c:v>
                </c:pt>
                <c:pt idx="473">
                  <c:v>6.4686940960000001</c:v>
                </c:pt>
                <c:pt idx="474">
                  <c:v>4.5320195339999998</c:v>
                </c:pt>
                <c:pt idx="475">
                  <c:v>2.3124317639999998</c:v>
                </c:pt>
                <c:pt idx="476">
                  <c:v>-2.7494592000000002E-2</c:v>
                </c:pt>
                <c:pt idx="477">
                  <c:v>-2.3683886200000002</c:v>
                </c:pt>
                <c:pt idx="478">
                  <c:v>-4.6335170669999997</c:v>
                </c:pt>
                <c:pt idx="479">
                  <c:v>-6.7119510059999996</c:v>
                </c:pt>
                <c:pt idx="480">
                  <c:v>-8.584684566</c:v>
                </c:pt>
                <c:pt idx="481">
                  <c:v>-10.338646069999999</c:v>
                </c:pt>
                <c:pt idx="482">
                  <c:v>-12.141311849999999</c:v>
                </c:pt>
                <c:pt idx="483">
                  <c:v>-14.15154422</c:v>
                </c:pt>
                <c:pt idx="484">
                  <c:v>-16.35345135</c:v>
                </c:pt>
                <c:pt idx="485">
                  <c:v>-18.6187188</c:v>
                </c:pt>
                <c:pt idx="486">
                  <c:v>-20.818306570000001</c:v>
                </c:pt>
                <c:pt idx="487">
                  <c:v>-22.926798139999999</c:v>
                </c:pt>
                <c:pt idx="488">
                  <c:v>-24.91214987</c:v>
                </c:pt>
                <c:pt idx="489">
                  <c:v>-26.707643999999998</c:v>
                </c:pt>
                <c:pt idx="490">
                  <c:v>-28.33425836</c:v>
                </c:pt>
                <c:pt idx="491">
                  <c:v>-29.907728890000001</c:v>
                </c:pt>
                <c:pt idx="492">
                  <c:v>-31.380520189999999</c:v>
                </c:pt>
                <c:pt idx="493">
                  <c:v>-32.662641669999999</c:v>
                </c:pt>
                <c:pt idx="494">
                  <c:v>-33.754733530000003</c:v>
                </c:pt>
                <c:pt idx="495">
                  <c:v>-34.686872319999999</c:v>
                </c:pt>
                <c:pt idx="496">
                  <c:v>-35.30230332</c:v>
                </c:pt>
                <c:pt idx="497">
                  <c:v>-35.552762530000003</c:v>
                </c:pt>
                <c:pt idx="498">
                  <c:v>-35.423024499999997</c:v>
                </c:pt>
                <c:pt idx="499">
                  <c:v>-34.953005910000002</c:v>
                </c:pt>
                <c:pt idx="500">
                  <c:v>-34.187433210000002</c:v>
                </c:pt>
                <c:pt idx="501">
                  <c:v>-33.186531989999999</c:v>
                </c:pt>
                <c:pt idx="502">
                  <c:v>-31.97632557</c:v>
                </c:pt>
                <c:pt idx="503">
                  <c:v>-30.524207019999999</c:v>
                </c:pt>
                <c:pt idx="504">
                  <c:v>-28.754548379999999</c:v>
                </c:pt>
                <c:pt idx="505">
                  <c:v>-26.590433990000001</c:v>
                </c:pt>
                <c:pt idx="506">
                  <c:v>-23.994390809999999</c:v>
                </c:pt>
                <c:pt idx="507">
                  <c:v>-20.96997679</c:v>
                </c:pt>
                <c:pt idx="508">
                  <c:v>-17.629419380000002</c:v>
                </c:pt>
                <c:pt idx="509">
                  <c:v>-14.22600409</c:v>
                </c:pt>
                <c:pt idx="510">
                  <c:v>-10.923847070000001</c:v>
                </c:pt>
                <c:pt idx="511">
                  <c:v>-7.8240918669999999</c:v>
                </c:pt>
                <c:pt idx="512">
                  <c:v>-4.8846844090000001</c:v>
                </c:pt>
                <c:pt idx="513">
                  <c:v>-2.0247047810000001</c:v>
                </c:pt>
                <c:pt idx="514">
                  <c:v>0.83117061400000003</c:v>
                </c:pt>
                <c:pt idx="515">
                  <c:v>3.7483820419999998</c:v>
                </c:pt>
                <c:pt idx="516">
                  <c:v>6.6989335810000004</c:v>
                </c:pt>
                <c:pt idx="517">
                  <c:v>9.5573810300000002</c:v>
                </c:pt>
                <c:pt idx="518">
                  <c:v>12.22505043</c:v>
                </c:pt>
                <c:pt idx="519">
                  <c:v>14.560184980000001</c:v>
                </c:pt>
                <c:pt idx="520">
                  <c:v>16.544914940000002</c:v>
                </c:pt>
                <c:pt idx="521">
                  <c:v>18.227798</c:v>
                </c:pt>
                <c:pt idx="522">
                  <c:v>19.744653880000001</c:v>
                </c:pt>
                <c:pt idx="523">
                  <c:v>21.34606788</c:v>
                </c:pt>
                <c:pt idx="524">
                  <c:v>22.969666289999999</c:v>
                </c:pt>
                <c:pt idx="525">
                  <c:v>24.11891382</c:v>
                </c:pt>
                <c:pt idx="526">
                  <c:v>24.62803302</c:v>
                </c:pt>
                <c:pt idx="527">
                  <c:v>24.86538242</c:v>
                </c:pt>
                <c:pt idx="528">
                  <c:v>25.280456699999998</c:v>
                </c:pt>
                <c:pt idx="529">
                  <c:v>25.830862119999999</c:v>
                </c:pt>
                <c:pt idx="530">
                  <c:v>26.249610440000001</c:v>
                </c:pt>
                <c:pt idx="531">
                  <c:v>26.489541930000001</c:v>
                </c:pt>
                <c:pt idx="532">
                  <c:v>26.628434129999999</c:v>
                </c:pt>
                <c:pt idx="533">
                  <c:v>26.665807829999999</c:v>
                </c:pt>
                <c:pt idx="534">
                  <c:v>26.51983379</c:v>
                </c:pt>
                <c:pt idx="535">
                  <c:v>26.128944319999999</c:v>
                </c:pt>
                <c:pt idx="536">
                  <c:v>25.57281073</c:v>
                </c:pt>
                <c:pt idx="537">
                  <c:v>25.04636902</c:v>
                </c:pt>
                <c:pt idx="538">
                  <c:v>24.643431939999999</c:v>
                </c:pt>
                <c:pt idx="539">
                  <c:v>24.270858839999999</c:v>
                </c:pt>
                <c:pt idx="540">
                  <c:v>23.836605559999999</c:v>
                </c:pt>
                <c:pt idx="541">
                  <c:v>23.33245625</c:v>
                </c:pt>
                <c:pt idx="542">
                  <c:v>22.725281119999998</c:v>
                </c:pt>
                <c:pt idx="543">
                  <c:v>22.014972140000001</c:v>
                </c:pt>
                <c:pt idx="544">
                  <c:v>21.276969999999999</c:v>
                </c:pt>
                <c:pt idx="545">
                  <c:v>20.579010520000001</c:v>
                </c:pt>
                <c:pt idx="546">
                  <c:v>19.95551807</c:v>
                </c:pt>
                <c:pt idx="547">
                  <c:v>19.407589550000001</c:v>
                </c:pt>
                <c:pt idx="548">
                  <c:v>18.87208678</c:v>
                </c:pt>
                <c:pt idx="549">
                  <c:v>18.257642579999999</c:v>
                </c:pt>
                <c:pt idx="550">
                  <c:v>17.546343010000001</c:v>
                </c:pt>
                <c:pt idx="551">
                  <c:v>16.744811049999999</c:v>
                </c:pt>
                <c:pt idx="552">
                  <c:v>15.856636030000001</c:v>
                </c:pt>
                <c:pt idx="553">
                  <c:v>14.883696090000001</c:v>
                </c:pt>
                <c:pt idx="554">
                  <c:v>13.865816410000001</c:v>
                </c:pt>
                <c:pt idx="555">
                  <c:v>12.828018520000001</c:v>
                </c:pt>
                <c:pt idx="556">
                  <c:v>11.775429089999999</c:v>
                </c:pt>
                <c:pt idx="557">
                  <c:v>10.69052157</c:v>
                </c:pt>
                <c:pt idx="558">
                  <c:v>9.5658903940000002</c:v>
                </c:pt>
                <c:pt idx="559">
                  <c:v>8.3256669859999999</c:v>
                </c:pt>
                <c:pt idx="560">
                  <c:v>6.8001341460000004</c:v>
                </c:pt>
                <c:pt idx="561">
                  <c:v>4.8512796829999996</c:v>
                </c:pt>
                <c:pt idx="562">
                  <c:v>2.4173289900000001</c:v>
                </c:pt>
                <c:pt idx="563">
                  <c:v>-0.43962046999999999</c:v>
                </c:pt>
                <c:pt idx="564">
                  <c:v>-3.5209475609999998</c:v>
                </c:pt>
                <c:pt idx="565">
                  <c:v>-6.6232368700000004</c:v>
                </c:pt>
                <c:pt idx="566">
                  <c:v>-9.5938083519999999</c:v>
                </c:pt>
                <c:pt idx="567">
                  <c:v>-12.347341070000001</c:v>
                </c:pt>
                <c:pt idx="568">
                  <c:v>-14.91000614</c:v>
                </c:pt>
                <c:pt idx="569">
                  <c:v>-17.37995802</c:v>
                </c:pt>
                <c:pt idx="570">
                  <c:v>-19.87483464</c:v>
                </c:pt>
                <c:pt idx="571">
                  <c:v>-22.56857565</c:v>
                </c:pt>
                <c:pt idx="572">
                  <c:v>-25.605156449999999</c:v>
                </c:pt>
                <c:pt idx="573">
                  <c:v>-28.93930143</c:v>
                </c:pt>
                <c:pt idx="574">
                  <c:v>-32.385980920000002</c:v>
                </c:pt>
                <c:pt idx="575">
                  <c:v>-35.736564299999998</c:v>
                </c:pt>
                <c:pt idx="576">
                  <c:v>-38.905394010000002</c:v>
                </c:pt>
                <c:pt idx="577">
                  <c:v>-41.773128730000003</c:v>
                </c:pt>
                <c:pt idx="578">
                  <c:v>-44.283564220000002</c:v>
                </c:pt>
                <c:pt idx="579">
                  <c:v>-46.370978389999998</c:v>
                </c:pt>
                <c:pt idx="580">
                  <c:v>-48.079538890000002</c:v>
                </c:pt>
                <c:pt idx="581">
                  <c:v>-49.497345750000001</c:v>
                </c:pt>
                <c:pt idx="582">
                  <c:v>-50.659665009999998</c:v>
                </c:pt>
                <c:pt idx="583">
                  <c:v>-51.562396849999999</c:v>
                </c:pt>
                <c:pt idx="584">
                  <c:v>-52.290200540000001</c:v>
                </c:pt>
                <c:pt idx="585">
                  <c:v>-52.922749379999999</c:v>
                </c:pt>
                <c:pt idx="586">
                  <c:v>-53.516533619999997</c:v>
                </c:pt>
                <c:pt idx="587">
                  <c:v>-54.122772820000002</c:v>
                </c:pt>
                <c:pt idx="588">
                  <c:v>-54.765119210000002</c:v>
                </c:pt>
                <c:pt idx="589">
                  <c:v>-55.429649759999997</c:v>
                </c:pt>
                <c:pt idx="590">
                  <c:v>-56.063690530000002</c:v>
                </c:pt>
                <c:pt idx="591">
                  <c:v>-56.63166056</c:v>
                </c:pt>
                <c:pt idx="592">
                  <c:v>-57.093670750000001</c:v>
                </c:pt>
                <c:pt idx="593">
                  <c:v>-57.420401429999998</c:v>
                </c:pt>
                <c:pt idx="594">
                  <c:v>-57.53199292</c:v>
                </c:pt>
                <c:pt idx="595">
                  <c:v>-57.348416950000001</c:v>
                </c:pt>
                <c:pt idx="596">
                  <c:v>-56.743443489999997</c:v>
                </c:pt>
                <c:pt idx="597">
                  <c:v>-55.592992760000001</c:v>
                </c:pt>
                <c:pt idx="598">
                  <c:v>-53.817176119999999</c:v>
                </c:pt>
                <c:pt idx="599">
                  <c:v>-51.3674429</c:v>
                </c:pt>
                <c:pt idx="600">
                  <c:v>-48.317440320000003</c:v>
                </c:pt>
                <c:pt idx="601">
                  <c:v>-44.809180410000003</c:v>
                </c:pt>
                <c:pt idx="602">
                  <c:v>-40.943937210000001</c:v>
                </c:pt>
                <c:pt idx="603">
                  <c:v>-36.792945719999999</c:v>
                </c:pt>
                <c:pt idx="604">
                  <c:v>-32.465759030000001</c:v>
                </c:pt>
                <c:pt idx="605">
                  <c:v>-28.043351909999998</c:v>
                </c:pt>
                <c:pt idx="606">
                  <c:v>-23.599909650000001</c:v>
                </c:pt>
                <c:pt idx="607">
                  <c:v>-19.20292486</c:v>
                </c:pt>
                <c:pt idx="608">
                  <c:v>-14.9009479</c:v>
                </c:pt>
                <c:pt idx="609">
                  <c:v>-10.73191666</c:v>
                </c:pt>
                <c:pt idx="610">
                  <c:v>-6.7229822080000003</c:v>
                </c:pt>
                <c:pt idx="611">
                  <c:v>-2.9138667040000001</c:v>
                </c:pt>
                <c:pt idx="612">
                  <c:v>0.71182313100000005</c:v>
                </c:pt>
                <c:pt idx="613">
                  <c:v>4.0941208079999996</c:v>
                </c:pt>
                <c:pt idx="614">
                  <c:v>7.1925621719999997</c:v>
                </c:pt>
                <c:pt idx="615">
                  <c:v>9.9549943279999997</c:v>
                </c:pt>
                <c:pt idx="616">
                  <c:v>12.381955120000001</c:v>
                </c:pt>
                <c:pt idx="617">
                  <c:v>14.501040679999999</c:v>
                </c:pt>
                <c:pt idx="618">
                  <c:v>16.355573289999999</c:v>
                </c:pt>
                <c:pt idx="619">
                  <c:v>17.9857847</c:v>
                </c:pt>
                <c:pt idx="620">
                  <c:v>19.429751469999999</c:v>
                </c:pt>
                <c:pt idx="621">
                  <c:v>20.586440540000002</c:v>
                </c:pt>
                <c:pt idx="622">
                  <c:v>21.28915877</c:v>
                </c:pt>
                <c:pt idx="623">
                  <c:v>21.689704970000001</c:v>
                </c:pt>
                <c:pt idx="624">
                  <c:v>21.873946549999999</c:v>
                </c:pt>
                <c:pt idx="625">
                  <c:v>21.836554660000001</c:v>
                </c:pt>
                <c:pt idx="626">
                  <c:v>21.54297167</c:v>
                </c:pt>
                <c:pt idx="627">
                  <c:v>20.853619049999999</c:v>
                </c:pt>
                <c:pt idx="628">
                  <c:v>19.806602030000001</c:v>
                </c:pt>
                <c:pt idx="629">
                  <c:v>18.626996510000001</c:v>
                </c:pt>
                <c:pt idx="630">
                  <c:v>17.562058260000001</c:v>
                </c:pt>
                <c:pt idx="631">
                  <c:v>16.80964934</c:v>
                </c:pt>
                <c:pt idx="632">
                  <c:v>16.432428569999999</c:v>
                </c:pt>
                <c:pt idx="633">
                  <c:v>16.35507698</c:v>
                </c:pt>
                <c:pt idx="634">
                  <c:v>16.385764699999999</c:v>
                </c:pt>
                <c:pt idx="635">
                  <c:v>16.35108138</c:v>
                </c:pt>
                <c:pt idx="636">
                  <c:v>16.223977479999999</c:v>
                </c:pt>
                <c:pt idx="637">
                  <c:v>16.080294930000001</c:v>
                </c:pt>
                <c:pt idx="638">
                  <c:v>15.978044949999999</c:v>
                </c:pt>
                <c:pt idx="639">
                  <c:v>15.90286719</c:v>
                </c:pt>
                <c:pt idx="640">
                  <c:v>15.80198371</c:v>
                </c:pt>
                <c:pt idx="641">
                  <c:v>15.67317899</c:v>
                </c:pt>
                <c:pt idx="642">
                  <c:v>15.479397069999999</c:v>
                </c:pt>
                <c:pt idx="643">
                  <c:v>15.196915669999999</c:v>
                </c:pt>
                <c:pt idx="644">
                  <c:v>14.79110614</c:v>
                </c:pt>
                <c:pt idx="645">
                  <c:v>14.287440589999999</c:v>
                </c:pt>
                <c:pt idx="646">
                  <c:v>13.7472742</c:v>
                </c:pt>
                <c:pt idx="647">
                  <c:v>13.154260600000001</c:v>
                </c:pt>
                <c:pt idx="648">
                  <c:v>12.504192509999999</c:v>
                </c:pt>
                <c:pt idx="649">
                  <c:v>11.80133198</c:v>
                </c:pt>
                <c:pt idx="650">
                  <c:v>11.020093920000001</c:v>
                </c:pt>
                <c:pt idx="651">
                  <c:v>10.132644239999999</c:v>
                </c:pt>
                <c:pt idx="652">
                  <c:v>9.0699853739999998</c:v>
                </c:pt>
                <c:pt idx="653">
                  <c:v>7.7814981059999999</c:v>
                </c:pt>
                <c:pt idx="654">
                  <c:v>6.2892482840000001</c:v>
                </c:pt>
                <c:pt idx="655">
                  <c:v>4.6273341390000002</c:v>
                </c:pt>
                <c:pt idx="656">
                  <c:v>2.8352600360000002</c:v>
                </c:pt>
                <c:pt idx="657">
                  <c:v>0.98879103499999998</c:v>
                </c:pt>
                <c:pt idx="658">
                  <c:v>-0.85927910600000001</c:v>
                </c:pt>
                <c:pt idx="659">
                  <c:v>-2.6910557430000002</c:v>
                </c:pt>
                <c:pt idx="660">
                  <c:v>-4.5143958089999998</c:v>
                </c:pt>
                <c:pt idx="661">
                  <c:v>-6.3439553320000002</c:v>
                </c:pt>
                <c:pt idx="662">
                  <c:v>-8.2524250860000006</c:v>
                </c:pt>
                <c:pt idx="663">
                  <c:v>-10.33119834</c:v>
                </c:pt>
                <c:pt idx="664">
                  <c:v>-12.638940079999999</c:v>
                </c:pt>
                <c:pt idx="665">
                  <c:v>-15.191919560000001</c:v>
                </c:pt>
                <c:pt idx="666">
                  <c:v>-17.941678079999999</c:v>
                </c:pt>
                <c:pt idx="667">
                  <c:v>-20.811216219999999</c:v>
                </c:pt>
                <c:pt idx="668">
                  <c:v>-23.756153340000001</c:v>
                </c:pt>
                <c:pt idx="669">
                  <c:v>-26.70946399</c:v>
                </c:pt>
                <c:pt idx="670">
                  <c:v>-29.624933429999999</c:v>
                </c:pt>
                <c:pt idx="671">
                  <c:v>-32.490899200000001</c:v>
                </c:pt>
                <c:pt idx="672">
                  <c:v>-35.273064560000002</c:v>
                </c:pt>
                <c:pt idx="673">
                  <c:v>-38.011572110000003</c:v>
                </c:pt>
                <c:pt idx="674">
                  <c:v>-40.72272701</c:v>
                </c:pt>
                <c:pt idx="675">
                  <c:v>-43.40081807</c:v>
                </c:pt>
                <c:pt idx="676">
                  <c:v>-46.045879499999998</c:v>
                </c:pt>
                <c:pt idx="677">
                  <c:v>-48.671670290000002</c:v>
                </c:pt>
                <c:pt idx="678">
                  <c:v>-51.27519023</c:v>
                </c:pt>
                <c:pt idx="679">
                  <c:v>-53.817753080000003</c:v>
                </c:pt>
                <c:pt idx="680">
                  <c:v>-56.251014759999997</c:v>
                </c:pt>
                <c:pt idx="681">
                  <c:v>-58.482695909999997</c:v>
                </c:pt>
                <c:pt idx="682">
                  <c:v>-60.466940129999998</c:v>
                </c:pt>
                <c:pt idx="683">
                  <c:v>-62.189783749999997</c:v>
                </c:pt>
                <c:pt idx="684">
                  <c:v>-63.630154689999998</c:v>
                </c:pt>
                <c:pt idx="685">
                  <c:v>-64.823348319999994</c:v>
                </c:pt>
                <c:pt idx="686">
                  <c:v>-65.782947010000001</c:v>
                </c:pt>
                <c:pt idx="687">
                  <c:v>-66.509447510000001</c:v>
                </c:pt>
                <c:pt idx="688">
                  <c:v>-66.974485220000005</c:v>
                </c:pt>
                <c:pt idx="689">
                  <c:v>-67.123202660000004</c:v>
                </c:pt>
                <c:pt idx="690">
                  <c:v>-66.894058079999994</c:v>
                </c:pt>
                <c:pt idx="691">
                  <c:v>-66.202934380000002</c:v>
                </c:pt>
                <c:pt idx="692">
                  <c:v>-64.972638529999998</c:v>
                </c:pt>
                <c:pt idx="693">
                  <c:v>-63.099473140000001</c:v>
                </c:pt>
                <c:pt idx="694">
                  <c:v>-60.557609820000003</c:v>
                </c:pt>
                <c:pt idx="695">
                  <c:v>-57.469345820000001</c:v>
                </c:pt>
                <c:pt idx="696">
                  <c:v>-53.969780710000002</c:v>
                </c:pt>
                <c:pt idx="697">
                  <c:v>-50.152329450000003</c:v>
                </c:pt>
                <c:pt idx="698">
                  <c:v>-45.99389</c:v>
                </c:pt>
                <c:pt idx="699">
                  <c:v>-41.356650379999998</c:v>
                </c:pt>
                <c:pt idx="700">
                  <c:v>-36.095693519999998</c:v>
                </c:pt>
                <c:pt idx="701">
                  <c:v>-30.125967249999999</c:v>
                </c:pt>
                <c:pt idx="702">
                  <c:v>-23.4946302</c:v>
                </c:pt>
                <c:pt idx="703">
                  <c:v>-16.401406160000001</c:v>
                </c:pt>
                <c:pt idx="704">
                  <c:v>-9.0991299940000001</c:v>
                </c:pt>
                <c:pt idx="705">
                  <c:v>-1.8664271539999999</c:v>
                </c:pt>
                <c:pt idx="706">
                  <c:v>5.066810909</c:v>
                </c:pt>
                <c:pt idx="707">
                  <c:v>11.55214561</c:v>
                </c:pt>
                <c:pt idx="708">
                  <c:v>17.62519958</c:v>
                </c:pt>
                <c:pt idx="709">
                  <c:v>23.388985590000001</c:v>
                </c:pt>
                <c:pt idx="710">
                  <c:v>28.885679979999999</c:v>
                </c:pt>
                <c:pt idx="711">
                  <c:v>34.163735440000004</c:v>
                </c:pt>
                <c:pt idx="712">
                  <c:v>39.243904870000001</c:v>
                </c:pt>
                <c:pt idx="713">
                  <c:v>44.05312859</c:v>
                </c:pt>
                <c:pt idx="714">
                  <c:v>48.46185474</c:v>
                </c:pt>
                <c:pt idx="715">
                  <c:v>51.996286040000001</c:v>
                </c:pt>
                <c:pt idx="716">
                  <c:v>53.936255279999997</c:v>
                </c:pt>
                <c:pt idx="717">
                  <c:v>54.2652024</c:v>
                </c:pt>
                <c:pt idx="718">
                  <c:v>53.84956339</c:v>
                </c:pt>
                <c:pt idx="719">
                  <c:v>53.481802899999998</c:v>
                </c:pt>
                <c:pt idx="720">
                  <c:v>53.647684959999999</c:v>
                </c:pt>
                <c:pt idx="721">
                  <c:v>54.204746780000001</c:v>
                </c:pt>
                <c:pt idx="722">
                  <c:v>54.774265069999998</c:v>
                </c:pt>
                <c:pt idx="723">
                  <c:v>55.039477230000003</c:v>
                </c:pt>
                <c:pt idx="724">
                  <c:v>54.825676780000002</c:v>
                </c:pt>
                <c:pt idx="725">
                  <c:v>54.132998350000001</c:v>
                </c:pt>
                <c:pt idx="726">
                  <c:v>53.144386699999998</c:v>
                </c:pt>
                <c:pt idx="727">
                  <c:v>52.045245749999999</c:v>
                </c:pt>
                <c:pt idx="728">
                  <c:v>50.902987830000001</c:v>
                </c:pt>
                <c:pt idx="729">
                  <c:v>49.721169869999997</c:v>
                </c:pt>
                <c:pt idx="730">
                  <c:v>48.543453900000003</c:v>
                </c:pt>
                <c:pt idx="731">
                  <c:v>47.415576100000003</c:v>
                </c:pt>
                <c:pt idx="732">
                  <c:v>46.328735559999998</c:v>
                </c:pt>
                <c:pt idx="733">
                  <c:v>45.215885010000001</c:v>
                </c:pt>
                <c:pt idx="734">
                  <c:v>43.99729009</c:v>
                </c:pt>
                <c:pt idx="735">
                  <c:v>42.66556568</c:v>
                </c:pt>
                <c:pt idx="736">
                  <c:v>41.26997617</c:v>
                </c:pt>
                <c:pt idx="737">
                  <c:v>39.855702610000002</c:v>
                </c:pt>
                <c:pt idx="738">
                  <c:v>38.414404169999997</c:v>
                </c:pt>
                <c:pt idx="739">
                  <c:v>36.947415589999999</c:v>
                </c:pt>
                <c:pt idx="740">
                  <c:v>35.436007400000001</c:v>
                </c:pt>
                <c:pt idx="741">
                  <c:v>33.825846370000001</c:v>
                </c:pt>
                <c:pt idx="742">
                  <c:v>32.06505044</c:v>
                </c:pt>
                <c:pt idx="743">
                  <c:v>30.162372309999999</c:v>
                </c:pt>
                <c:pt idx="744">
                  <c:v>28.196832489999998</c:v>
                </c:pt>
                <c:pt idx="745">
                  <c:v>26.177019319999999</c:v>
                </c:pt>
                <c:pt idx="746">
                  <c:v>24.058861350000001</c:v>
                </c:pt>
                <c:pt idx="747">
                  <c:v>21.79760709</c:v>
                </c:pt>
                <c:pt idx="748">
                  <c:v>19.339464299999999</c:v>
                </c:pt>
                <c:pt idx="749">
                  <c:v>16.641722399999999</c:v>
                </c:pt>
                <c:pt idx="750">
                  <c:v>13.72977427</c:v>
                </c:pt>
                <c:pt idx="751">
                  <c:v>10.640535</c:v>
                </c:pt>
                <c:pt idx="752">
                  <c:v>7.4193427639999996</c:v>
                </c:pt>
                <c:pt idx="753">
                  <c:v>4.1935143090000002</c:v>
                </c:pt>
                <c:pt idx="754">
                  <c:v>1.0673073829999999</c:v>
                </c:pt>
                <c:pt idx="755">
                  <c:v>-2.0210143450000002</c:v>
                </c:pt>
                <c:pt idx="756">
                  <c:v>-5.1175091779999997</c:v>
                </c:pt>
                <c:pt idx="757">
                  <c:v>-8.2478444540000009</c:v>
                </c:pt>
                <c:pt idx="758">
                  <c:v>-11.466973449999999</c:v>
                </c:pt>
                <c:pt idx="759">
                  <c:v>-14.807838840000001</c:v>
                </c:pt>
                <c:pt idx="760">
                  <c:v>-18.260238340000001</c:v>
                </c:pt>
                <c:pt idx="761">
                  <c:v>-21.81569133</c:v>
                </c:pt>
                <c:pt idx="762">
                  <c:v>-25.414272950000001</c:v>
                </c:pt>
                <c:pt idx="763">
                  <c:v>-28.96197557</c:v>
                </c:pt>
                <c:pt idx="764">
                  <c:v>-32.337249440000001</c:v>
                </c:pt>
                <c:pt idx="765">
                  <c:v>-35.465252069999998</c:v>
                </c:pt>
                <c:pt idx="766">
                  <c:v>-38.394653589999997</c:v>
                </c:pt>
                <c:pt idx="767">
                  <c:v>-41.144124609999999</c:v>
                </c:pt>
                <c:pt idx="768">
                  <c:v>-43.737844860000003</c:v>
                </c:pt>
                <c:pt idx="769">
                  <c:v>-46.169148100000001</c:v>
                </c:pt>
                <c:pt idx="770">
                  <c:v>-48.412129299999997</c:v>
                </c:pt>
                <c:pt idx="771">
                  <c:v>-50.45446836</c:v>
                </c:pt>
                <c:pt idx="772">
                  <c:v>-52.319266069999998</c:v>
                </c:pt>
                <c:pt idx="773">
                  <c:v>-54.035755770000002</c:v>
                </c:pt>
                <c:pt idx="774">
                  <c:v>-55.610584809999999</c:v>
                </c:pt>
                <c:pt idx="775">
                  <c:v>-56.988884400000003</c:v>
                </c:pt>
                <c:pt idx="776">
                  <c:v>-58.087464930000003</c:v>
                </c:pt>
                <c:pt idx="777">
                  <c:v>-58.89045685</c:v>
                </c:pt>
                <c:pt idx="778">
                  <c:v>-59.439597249999998</c:v>
                </c:pt>
                <c:pt idx="779">
                  <c:v>-59.731720430000003</c:v>
                </c:pt>
                <c:pt idx="780">
                  <c:v>-59.751227659999998</c:v>
                </c:pt>
                <c:pt idx="781">
                  <c:v>-59.400301130000003</c:v>
                </c:pt>
                <c:pt idx="782">
                  <c:v>-58.47859948</c:v>
                </c:pt>
                <c:pt idx="783">
                  <c:v>-56.849343070000003</c:v>
                </c:pt>
                <c:pt idx="784">
                  <c:v>-54.421081890000004</c:v>
                </c:pt>
                <c:pt idx="785">
                  <c:v>-51.229694690000002</c:v>
                </c:pt>
                <c:pt idx="786">
                  <c:v>-47.328535479999999</c:v>
                </c:pt>
                <c:pt idx="787">
                  <c:v>-42.784811490000003</c:v>
                </c:pt>
                <c:pt idx="788">
                  <c:v>-37.693667580000003</c:v>
                </c:pt>
                <c:pt idx="789">
                  <c:v>-32.174871289999999</c:v>
                </c:pt>
                <c:pt idx="790">
                  <c:v>-26.368165279999999</c:v>
                </c:pt>
                <c:pt idx="791">
                  <c:v>-20.423465239999999</c:v>
                </c:pt>
                <c:pt idx="792">
                  <c:v>-14.47485187</c:v>
                </c:pt>
                <c:pt idx="793">
                  <c:v>-8.6210077359999993</c:v>
                </c:pt>
                <c:pt idx="794">
                  <c:v>-2.9334193210000001</c:v>
                </c:pt>
                <c:pt idx="795">
                  <c:v>2.5141362850000002</c:v>
                </c:pt>
                <c:pt idx="796">
                  <c:v>7.7129851790000004</c:v>
                </c:pt>
                <c:pt idx="797">
                  <c:v>12.670564540000001</c:v>
                </c:pt>
                <c:pt idx="798">
                  <c:v>17.349967830000001</c:v>
                </c:pt>
                <c:pt idx="799">
                  <c:v>21.734956109999999</c:v>
                </c:pt>
                <c:pt idx="800">
                  <c:v>25.710042390000002</c:v>
                </c:pt>
                <c:pt idx="801">
                  <c:v>29.28263488</c:v>
                </c:pt>
                <c:pt idx="802">
                  <c:v>32.605874040000003</c:v>
                </c:pt>
                <c:pt idx="803">
                  <c:v>35.775025360000001</c:v>
                </c:pt>
                <c:pt idx="804">
                  <c:v>38.78057201</c:v>
                </c:pt>
                <c:pt idx="805">
                  <c:v>41.245951689999998</c:v>
                </c:pt>
                <c:pt idx="806">
                  <c:v>42.487351320000002</c:v>
                </c:pt>
                <c:pt idx="807">
                  <c:v>42.250574229999998</c:v>
                </c:pt>
                <c:pt idx="808">
                  <c:v>41.378845869999999</c:v>
                </c:pt>
                <c:pt idx="809">
                  <c:v>41.015696749999996</c:v>
                </c:pt>
                <c:pt idx="810">
                  <c:v>41.507825339999997</c:v>
                </c:pt>
                <c:pt idx="811">
                  <c:v>42.41126371</c:v>
                </c:pt>
                <c:pt idx="812">
                  <c:v>43.141608589999997</c:v>
                </c:pt>
                <c:pt idx="813">
                  <c:v>43.406813419999999</c:v>
                </c:pt>
                <c:pt idx="814">
                  <c:v>43.328831389999998</c:v>
                </c:pt>
                <c:pt idx="815">
                  <c:v>43.154092030000001</c:v>
                </c:pt>
                <c:pt idx="816">
                  <c:v>42.992563730000001</c:v>
                </c:pt>
                <c:pt idx="817">
                  <c:v>42.688003729999998</c:v>
                </c:pt>
                <c:pt idx="818">
                  <c:v>42.020566240000001</c:v>
                </c:pt>
                <c:pt idx="819">
                  <c:v>40.970641989999997</c:v>
                </c:pt>
                <c:pt idx="820">
                  <c:v>39.748021569999999</c:v>
                </c:pt>
                <c:pt idx="821">
                  <c:v>38.635350619999997</c:v>
                </c:pt>
                <c:pt idx="822">
                  <c:v>37.667774989999998</c:v>
                </c:pt>
                <c:pt idx="823">
                  <c:v>36.796406650000002</c:v>
                </c:pt>
                <c:pt idx="824">
                  <c:v>35.946046580000001</c:v>
                </c:pt>
                <c:pt idx="825">
                  <c:v>35.102271680000001</c:v>
                </c:pt>
                <c:pt idx="826">
                  <c:v>34.27439107</c:v>
                </c:pt>
                <c:pt idx="827">
                  <c:v>33.403668770000003</c:v>
                </c:pt>
                <c:pt idx="828">
                  <c:v>32.379064110000002</c:v>
                </c:pt>
                <c:pt idx="829">
                  <c:v>31.094326850000002</c:v>
                </c:pt>
                <c:pt idx="830">
                  <c:v>29.466423809999998</c:v>
                </c:pt>
                <c:pt idx="831">
                  <c:v>27.453898559999999</c:v>
                </c:pt>
                <c:pt idx="832">
                  <c:v>25.177493729999998</c:v>
                </c:pt>
                <c:pt idx="833">
                  <c:v>22.82235631</c:v>
                </c:pt>
                <c:pt idx="834">
                  <c:v>20.572384410000002</c:v>
                </c:pt>
                <c:pt idx="835">
                  <c:v>18.542185280000002</c:v>
                </c:pt>
                <c:pt idx="836">
                  <c:v>16.729976690000001</c:v>
                </c:pt>
                <c:pt idx="837">
                  <c:v>15.058612419999999</c:v>
                </c:pt>
                <c:pt idx="838">
                  <c:v>13.400548629999999</c:v>
                </c:pt>
                <c:pt idx="839">
                  <c:v>11.63821368</c:v>
                </c:pt>
                <c:pt idx="840">
                  <c:v>9.7168944840000009</c:v>
                </c:pt>
                <c:pt idx="841">
                  <c:v>7.626232474</c:v>
                </c:pt>
                <c:pt idx="842">
                  <c:v>5.3120239649999998</c:v>
                </c:pt>
                <c:pt idx="843">
                  <c:v>2.7622786860000001</c:v>
                </c:pt>
                <c:pt idx="844">
                  <c:v>4.0683032000000001E-2</c:v>
                </c:pt>
                <c:pt idx="845">
                  <c:v>-2.803674209</c:v>
                </c:pt>
                <c:pt idx="846">
                  <c:v>-5.6903867049999999</c:v>
                </c:pt>
                <c:pt idx="847">
                  <c:v>-8.5420155500000003</c:v>
                </c:pt>
                <c:pt idx="848">
                  <c:v>-11.354431180000001</c:v>
                </c:pt>
                <c:pt idx="849">
                  <c:v>-14.115129960000001</c:v>
                </c:pt>
                <c:pt idx="850">
                  <c:v>-16.806601579999999</c:v>
                </c:pt>
                <c:pt idx="851">
                  <c:v>-19.414522829999999</c:v>
                </c:pt>
                <c:pt idx="852">
                  <c:v>-21.927707550000001</c:v>
                </c:pt>
                <c:pt idx="853">
                  <c:v>-24.36746394</c:v>
                </c:pt>
                <c:pt idx="854">
                  <c:v>-26.75752258</c:v>
                </c:pt>
                <c:pt idx="855">
                  <c:v>-29.17892539</c:v>
                </c:pt>
                <c:pt idx="856">
                  <c:v>-31.680527399999999</c:v>
                </c:pt>
                <c:pt idx="857">
                  <c:v>-34.282987110000001</c:v>
                </c:pt>
                <c:pt idx="858">
                  <c:v>-37.01034525</c:v>
                </c:pt>
                <c:pt idx="859">
                  <c:v>-39.840073779999997</c:v>
                </c:pt>
                <c:pt idx="860">
                  <c:v>-42.697216230000002</c:v>
                </c:pt>
                <c:pt idx="861">
                  <c:v>-45.524001179999999</c:v>
                </c:pt>
                <c:pt idx="862">
                  <c:v>-48.262907179999999</c:v>
                </c:pt>
                <c:pt idx="863">
                  <c:v>-50.87576988</c:v>
                </c:pt>
                <c:pt idx="864">
                  <c:v>-53.346529439999998</c:v>
                </c:pt>
                <c:pt idx="865">
                  <c:v>-55.687333109999997</c:v>
                </c:pt>
                <c:pt idx="866">
                  <c:v>-57.945957970000002</c:v>
                </c:pt>
                <c:pt idx="867">
                  <c:v>-60.106371510000002</c:v>
                </c:pt>
                <c:pt idx="868">
                  <c:v>-62.124626380000002</c:v>
                </c:pt>
                <c:pt idx="869">
                  <c:v>-63.97236307</c:v>
                </c:pt>
                <c:pt idx="870">
                  <c:v>-65.600129710000004</c:v>
                </c:pt>
                <c:pt idx="871">
                  <c:v>-66.873203419999996</c:v>
                </c:pt>
                <c:pt idx="872">
                  <c:v>-67.629542049999998</c:v>
                </c:pt>
                <c:pt idx="873">
                  <c:v>-67.728721010000001</c:v>
                </c:pt>
                <c:pt idx="874">
                  <c:v>-67.049508630000005</c:v>
                </c:pt>
                <c:pt idx="875">
                  <c:v>-65.517417570000006</c:v>
                </c:pt>
                <c:pt idx="876">
                  <c:v>-63.108653080000003</c:v>
                </c:pt>
                <c:pt idx="877">
                  <c:v>-59.89349636</c:v>
                </c:pt>
                <c:pt idx="878">
                  <c:v>-56.022703229999998</c:v>
                </c:pt>
                <c:pt idx="879">
                  <c:v>-51.689745549999998</c:v>
                </c:pt>
                <c:pt idx="880">
                  <c:v>-47.065516219999999</c:v>
                </c:pt>
                <c:pt idx="881">
                  <c:v>-42.213422289999997</c:v>
                </c:pt>
                <c:pt idx="882">
                  <c:v>-37.132437330000002</c:v>
                </c:pt>
                <c:pt idx="883">
                  <c:v>-31.772377479999999</c:v>
                </c:pt>
                <c:pt idx="884">
                  <c:v>-26.074200350000002</c:v>
                </c:pt>
                <c:pt idx="885">
                  <c:v>-19.999383640000001</c:v>
                </c:pt>
                <c:pt idx="886">
                  <c:v>-13.601722069999999</c:v>
                </c:pt>
                <c:pt idx="887">
                  <c:v>-7.03662397</c:v>
                </c:pt>
                <c:pt idx="888">
                  <c:v>-0.467245191</c:v>
                </c:pt>
                <c:pt idx="889">
                  <c:v>5.9394396929999997</c:v>
                </c:pt>
                <c:pt idx="890">
                  <c:v>12.05893844</c:v>
                </c:pt>
                <c:pt idx="891">
                  <c:v>17.824620889999998</c:v>
                </c:pt>
                <c:pt idx="892">
                  <c:v>23.126421449999999</c:v>
                </c:pt>
                <c:pt idx="893">
                  <c:v>27.845558919999998</c:v>
                </c:pt>
                <c:pt idx="894">
                  <c:v>31.89771447</c:v>
                </c:pt>
                <c:pt idx="895">
                  <c:v>35.24362</c:v>
                </c:pt>
                <c:pt idx="896">
                  <c:v>37.764405959999998</c:v>
                </c:pt>
                <c:pt idx="897">
                  <c:v>39.3069329</c:v>
                </c:pt>
                <c:pt idx="898">
                  <c:v>40.313159460000001</c:v>
                </c:pt>
                <c:pt idx="899">
                  <c:v>41.506693869999999</c:v>
                </c:pt>
                <c:pt idx="900">
                  <c:v>43.114884429999996</c:v>
                </c:pt>
                <c:pt idx="901">
                  <c:v>44.898244239999997</c:v>
                </c:pt>
                <c:pt idx="902">
                  <c:v>46.361771900000001</c:v>
                </c:pt>
                <c:pt idx="903">
                  <c:v>46.951059280000003</c:v>
                </c:pt>
                <c:pt idx="904">
                  <c:v>46.7015958</c:v>
                </c:pt>
                <c:pt idx="905">
                  <c:v>46.045748060000001</c:v>
                </c:pt>
                <c:pt idx="906">
                  <c:v>45.344295500000001</c:v>
                </c:pt>
                <c:pt idx="907">
                  <c:v>44.795034649999998</c:v>
                </c:pt>
                <c:pt idx="908">
                  <c:v>44.505900140000001</c:v>
                </c:pt>
                <c:pt idx="909">
                  <c:v>44.363412930000003</c:v>
                </c:pt>
                <c:pt idx="910">
                  <c:v>44.107057449999999</c:v>
                </c:pt>
                <c:pt idx="911">
                  <c:v>43.470062800000001</c:v>
                </c:pt>
                <c:pt idx="912">
                  <c:v>42.537832170000001</c:v>
                </c:pt>
                <c:pt idx="913">
                  <c:v>41.501930430000002</c:v>
                </c:pt>
                <c:pt idx="914">
                  <c:v>40.506998619999997</c:v>
                </c:pt>
                <c:pt idx="915">
                  <c:v>39.57093656</c:v>
                </c:pt>
                <c:pt idx="916">
                  <c:v>38.720670589999997</c:v>
                </c:pt>
                <c:pt idx="917">
                  <c:v>37.956295400000002</c:v>
                </c:pt>
                <c:pt idx="918">
                  <c:v>37.251636750000003</c:v>
                </c:pt>
                <c:pt idx="919">
                  <c:v>36.586171460000003</c:v>
                </c:pt>
                <c:pt idx="920">
                  <c:v>35.923952669999998</c:v>
                </c:pt>
                <c:pt idx="921">
                  <c:v>35.264081740000002</c:v>
                </c:pt>
                <c:pt idx="922">
                  <c:v>34.622860799999998</c:v>
                </c:pt>
                <c:pt idx="923">
                  <c:v>33.948066420000004</c:v>
                </c:pt>
                <c:pt idx="924">
                  <c:v>33.203283339999999</c:v>
                </c:pt>
                <c:pt idx="925">
                  <c:v>32.469164149999997</c:v>
                </c:pt>
                <c:pt idx="926">
                  <c:v>31.77069599</c:v>
                </c:pt>
                <c:pt idx="927">
                  <c:v>31.039463309999999</c:v>
                </c:pt>
                <c:pt idx="928">
                  <c:v>30.194193940000002</c:v>
                </c:pt>
                <c:pt idx="929">
                  <c:v>29.236511100000001</c:v>
                </c:pt>
                <c:pt idx="930">
                  <c:v>28.167376820000001</c:v>
                </c:pt>
                <c:pt idx="931">
                  <c:v>26.911964019999999</c:v>
                </c:pt>
                <c:pt idx="932">
                  <c:v>25.397015840000002</c:v>
                </c:pt>
                <c:pt idx="933">
                  <c:v>23.65167417</c:v>
                </c:pt>
                <c:pt idx="934">
                  <c:v>21.756611540000002</c:v>
                </c:pt>
                <c:pt idx="935">
                  <c:v>19.705192369999999</c:v>
                </c:pt>
                <c:pt idx="936">
                  <c:v>17.4726958</c:v>
                </c:pt>
                <c:pt idx="937">
                  <c:v>15.08112603</c:v>
                </c:pt>
                <c:pt idx="938">
                  <c:v>12.56393937</c:v>
                </c:pt>
                <c:pt idx="939">
                  <c:v>9.9514714410000007</c:v>
                </c:pt>
                <c:pt idx="940">
                  <c:v>7.2217734919999996</c:v>
                </c:pt>
                <c:pt idx="941">
                  <c:v>4.3520918220000002</c:v>
                </c:pt>
                <c:pt idx="942">
                  <c:v>1.3846380060000001</c:v>
                </c:pt>
                <c:pt idx="943">
                  <c:v>-1.552258755</c:v>
                </c:pt>
                <c:pt idx="944">
                  <c:v>-4.4149416989999999</c:v>
                </c:pt>
                <c:pt idx="945">
                  <c:v>-7.214844705</c:v>
                </c:pt>
                <c:pt idx="946">
                  <c:v>-10.012596370000001</c:v>
                </c:pt>
                <c:pt idx="947">
                  <c:v>-12.8536594</c:v>
                </c:pt>
                <c:pt idx="948">
                  <c:v>-15.764115719999999</c:v>
                </c:pt>
                <c:pt idx="949">
                  <c:v>-18.738938699999999</c:v>
                </c:pt>
                <c:pt idx="950">
                  <c:v>-21.777096449999998</c:v>
                </c:pt>
                <c:pt idx="951">
                  <c:v>-24.830281639999999</c:v>
                </c:pt>
                <c:pt idx="952">
                  <c:v>-27.860874989999999</c:v>
                </c:pt>
                <c:pt idx="953">
                  <c:v>-30.786778429999998</c:v>
                </c:pt>
                <c:pt idx="954">
                  <c:v>-33.542680519999998</c:v>
                </c:pt>
                <c:pt idx="955">
                  <c:v>-36.162123110000003</c:v>
                </c:pt>
                <c:pt idx="956">
                  <c:v>-38.773045629999999</c:v>
                </c:pt>
                <c:pt idx="957">
                  <c:v>-41.46748667</c:v>
                </c:pt>
                <c:pt idx="958">
                  <c:v>-44.266152439999999</c:v>
                </c:pt>
                <c:pt idx="959">
                  <c:v>-47.136136430000001</c:v>
                </c:pt>
                <c:pt idx="960">
                  <c:v>-50.00999272</c:v>
                </c:pt>
                <c:pt idx="961">
                  <c:v>-52.776493170000002</c:v>
                </c:pt>
                <c:pt idx="962">
                  <c:v>-55.337125559999997</c:v>
                </c:pt>
                <c:pt idx="963">
                  <c:v>-57.596633009999998</c:v>
                </c:pt>
                <c:pt idx="964">
                  <c:v>-59.531268590000003</c:v>
                </c:pt>
                <c:pt idx="965">
                  <c:v>-61.142838599999997</c:v>
                </c:pt>
                <c:pt idx="966">
                  <c:v>-62.428198109999997</c:v>
                </c:pt>
                <c:pt idx="967">
                  <c:v>-63.399762469999999</c:v>
                </c:pt>
                <c:pt idx="968">
                  <c:v>-64.073674980000007</c:v>
                </c:pt>
                <c:pt idx="969">
                  <c:v>-64.462919499999998</c:v>
                </c:pt>
                <c:pt idx="970">
                  <c:v>-64.575343290000006</c:v>
                </c:pt>
                <c:pt idx="971">
                  <c:v>-64.389313079999994</c:v>
                </c:pt>
                <c:pt idx="972">
                  <c:v>-63.836619519999999</c:v>
                </c:pt>
                <c:pt idx="973">
                  <c:v>-62.833134489999999</c:v>
                </c:pt>
                <c:pt idx="974">
                  <c:v>-61.378182099999997</c:v>
                </c:pt>
                <c:pt idx="975">
                  <c:v>-59.50670796</c:v>
                </c:pt>
                <c:pt idx="976">
                  <c:v>-57.265507399999997</c:v>
                </c:pt>
                <c:pt idx="977">
                  <c:v>-54.738415230000001</c:v>
                </c:pt>
                <c:pt idx="978">
                  <c:v>-52.052837109999999</c:v>
                </c:pt>
                <c:pt idx="979">
                  <c:v>-49.306105119999998</c:v>
                </c:pt>
                <c:pt idx="980">
                  <c:v>-46.5844928</c:v>
                </c:pt>
                <c:pt idx="981">
                  <c:v>-43.875493149999997</c:v>
                </c:pt>
                <c:pt idx="982">
                  <c:v>-41.05830632</c:v>
                </c:pt>
                <c:pt idx="983">
                  <c:v>-38.019596020000002</c:v>
                </c:pt>
                <c:pt idx="984">
                  <c:v>-34.69943748</c:v>
                </c:pt>
                <c:pt idx="985">
                  <c:v>-31.098855650000001</c:v>
                </c:pt>
                <c:pt idx="986">
                  <c:v>-27.289772209999999</c:v>
                </c:pt>
              </c:numCache>
            </c:numRef>
          </c:val>
          <c:smooth val="0"/>
          <c:extLst>
            <c:ext xmlns:c16="http://schemas.microsoft.com/office/drawing/2014/chart" uri="{C3380CC4-5D6E-409C-BE32-E72D297353CC}">
              <c16:uniqueId val="{00000002-C193-4440-A001-D2B789CF4113}"/>
            </c:ext>
          </c:extLst>
        </c:ser>
        <c:dLbls>
          <c:showLegendKey val="0"/>
          <c:showVal val="0"/>
          <c:showCatName val="0"/>
          <c:showSerName val="0"/>
          <c:showPercent val="0"/>
          <c:showBubbleSize val="0"/>
        </c:dLbls>
        <c:smooth val="0"/>
        <c:axId val="489334912"/>
        <c:axId val="489335240"/>
      </c:lineChart>
      <c:catAx>
        <c:axId val="489334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5240"/>
        <c:crosses val="autoZero"/>
        <c:auto val="1"/>
        <c:lblAlgn val="ctr"/>
        <c:lblOffset val="100"/>
        <c:noMultiLvlLbl val="0"/>
      </c:catAx>
      <c:valAx>
        <c:axId val="48933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49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val>
            <c:numRef>
              <c:f>'[fusion test.xlsx]Sheet1'!$F$2:$F$691</c:f>
              <c:numCache>
                <c:formatCode>General</c:formatCode>
                <c:ptCount val="690"/>
                <c:pt idx="0">
                  <c:v>-0.14663399999999999</c:v>
                </c:pt>
                <c:pt idx="1">
                  <c:v>-0.15382899999999999</c:v>
                </c:pt>
                <c:pt idx="2">
                  <c:v>-9.6780000000000005E-2</c:v>
                </c:pt>
                <c:pt idx="3">
                  <c:v>-0.25762499999999999</c:v>
                </c:pt>
                <c:pt idx="4">
                  <c:v>-0.21901300000000001</c:v>
                </c:pt>
                <c:pt idx="5">
                  <c:v>-0.34856399999999998</c:v>
                </c:pt>
                <c:pt idx="6">
                  <c:v>0.137876</c:v>
                </c:pt>
                <c:pt idx="7">
                  <c:v>0.31290899999999999</c:v>
                </c:pt>
                <c:pt idx="8">
                  <c:v>4.4183E-2</c:v>
                </c:pt>
                <c:pt idx="9">
                  <c:v>1.8837E-2</c:v>
                </c:pt>
                <c:pt idx="10">
                  <c:v>-2.3522999999999999E-2</c:v>
                </c:pt>
                <c:pt idx="11">
                  <c:v>-2.9923999999999999E-2</c:v>
                </c:pt>
                <c:pt idx="12">
                  <c:v>2.5366E-2</c:v>
                </c:pt>
                <c:pt idx="13">
                  <c:v>0.10846799999999999</c:v>
                </c:pt>
                <c:pt idx="14">
                  <c:v>0.13483300000000001</c:v>
                </c:pt>
                <c:pt idx="15">
                  <c:v>0.12756100000000001</c:v>
                </c:pt>
                <c:pt idx="16">
                  <c:v>-0.13877</c:v>
                </c:pt>
                <c:pt idx="17">
                  <c:v>-7.4813000000000004E-2</c:v>
                </c:pt>
                <c:pt idx="18">
                  <c:v>0.36297699999999999</c:v>
                </c:pt>
                <c:pt idx="19">
                  <c:v>0.60579899999999998</c:v>
                </c:pt>
                <c:pt idx="20">
                  <c:v>-6.4321000000000003E-2</c:v>
                </c:pt>
                <c:pt idx="21">
                  <c:v>-0.219557</c:v>
                </c:pt>
                <c:pt idx="22">
                  <c:v>0.123511</c:v>
                </c:pt>
                <c:pt idx="23">
                  <c:v>0.62853599999999998</c:v>
                </c:pt>
                <c:pt idx="24">
                  <c:v>0.63631300000000002</c:v>
                </c:pt>
                <c:pt idx="25">
                  <c:v>0.65482899999999999</c:v>
                </c:pt>
                <c:pt idx="26">
                  <c:v>-0.33442100000000002</c:v>
                </c:pt>
                <c:pt idx="27">
                  <c:v>-0.55047400000000002</c:v>
                </c:pt>
                <c:pt idx="28">
                  <c:v>-1.2570000000000001E-3</c:v>
                </c:pt>
                <c:pt idx="29">
                  <c:v>0.16815099999999999</c:v>
                </c:pt>
                <c:pt idx="30">
                  <c:v>7.9031000000000004E-2</c:v>
                </c:pt>
                <c:pt idx="31">
                  <c:v>0.14801900000000001</c:v>
                </c:pt>
                <c:pt idx="32">
                  <c:v>0.28640300000000002</c:v>
                </c:pt>
                <c:pt idx="33">
                  <c:v>0.69303400000000004</c:v>
                </c:pt>
                <c:pt idx="34">
                  <c:v>0.24506900000000001</c:v>
                </c:pt>
                <c:pt idx="35">
                  <c:v>0.351076</c:v>
                </c:pt>
                <c:pt idx="36">
                  <c:v>0.20477200000000001</c:v>
                </c:pt>
                <c:pt idx="37">
                  <c:v>0.49000500000000002</c:v>
                </c:pt>
                <c:pt idx="38">
                  <c:v>0.16090599999999999</c:v>
                </c:pt>
                <c:pt idx="39">
                  <c:v>8.5999000000000006E-2</c:v>
                </c:pt>
                <c:pt idx="40">
                  <c:v>-0.120271</c:v>
                </c:pt>
                <c:pt idx="41">
                  <c:v>-0.339173</c:v>
                </c:pt>
                <c:pt idx="42">
                  <c:v>-0.25660100000000002</c:v>
                </c:pt>
                <c:pt idx="43">
                  <c:v>-0.45763399999999999</c:v>
                </c:pt>
                <c:pt idx="44">
                  <c:v>-0.175207</c:v>
                </c:pt>
                <c:pt idx="45">
                  <c:v>-0.44522200000000001</c:v>
                </c:pt>
                <c:pt idx="46">
                  <c:v>-0.590171</c:v>
                </c:pt>
                <c:pt idx="47">
                  <c:v>-1.184833</c:v>
                </c:pt>
                <c:pt idx="48">
                  <c:v>-8.8443999999999995E-2</c:v>
                </c:pt>
                <c:pt idx="49">
                  <c:v>0.57417899999999999</c:v>
                </c:pt>
                <c:pt idx="50">
                  <c:v>0.55241799999999996</c:v>
                </c:pt>
                <c:pt idx="51">
                  <c:v>0.484574</c:v>
                </c:pt>
                <c:pt idx="52">
                  <c:v>-0.49398500000000001</c:v>
                </c:pt>
                <c:pt idx="53">
                  <c:v>-1.4368570000000001</c:v>
                </c:pt>
                <c:pt idx="54">
                  <c:v>-1.135929</c:v>
                </c:pt>
                <c:pt idx="55">
                  <c:v>-2.1382059999999998</c:v>
                </c:pt>
                <c:pt idx="56">
                  <c:v>-0.83616000000000001</c:v>
                </c:pt>
                <c:pt idx="57">
                  <c:v>-1.6544939999999999</c:v>
                </c:pt>
                <c:pt idx="58">
                  <c:v>-1.1351309999999999</c:v>
                </c:pt>
                <c:pt idx="59">
                  <c:v>-2.145194</c:v>
                </c:pt>
                <c:pt idx="60">
                  <c:v>-0.63137799999999999</c:v>
                </c:pt>
                <c:pt idx="61">
                  <c:v>-0.90008500000000002</c:v>
                </c:pt>
                <c:pt idx="62">
                  <c:v>-0.32314799999999999</c:v>
                </c:pt>
                <c:pt idx="63">
                  <c:v>-1.058395</c:v>
                </c:pt>
                <c:pt idx="64">
                  <c:v>-1.1211599999999999</c:v>
                </c:pt>
                <c:pt idx="65">
                  <c:v>-2.6102300000000001</c:v>
                </c:pt>
                <c:pt idx="66">
                  <c:v>-1.445246</c:v>
                </c:pt>
                <c:pt idx="67">
                  <c:v>-3.0952099999999998</c:v>
                </c:pt>
                <c:pt idx="68">
                  <c:v>-2.5194049999999999</c:v>
                </c:pt>
                <c:pt idx="69">
                  <c:v>-5.9086210000000001</c:v>
                </c:pt>
                <c:pt idx="70">
                  <c:v>-3.2790080000000001</c:v>
                </c:pt>
                <c:pt idx="71">
                  <c:v>-5.7074949999999998</c:v>
                </c:pt>
                <c:pt idx="72">
                  <c:v>-1.834517</c:v>
                </c:pt>
                <c:pt idx="73">
                  <c:v>-3.7926989999999998</c:v>
                </c:pt>
                <c:pt idx="74">
                  <c:v>-2.2955830000000002</c:v>
                </c:pt>
                <c:pt idx="75">
                  <c:v>-4.6724249999999996</c:v>
                </c:pt>
                <c:pt idx="76">
                  <c:v>-1.8186420000000001</c:v>
                </c:pt>
                <c:pt idx="77">
                  <c:v>-2.7816550000000002</c:v>
                </c:pt>
                <c:pt idx="78">
                  <c:v>-0.71478200000000003</c:v>
                </c:pt>
                <c:pt idx="79">
                  <c:v>-2.21549</c:v>
                </c:pt>
                <c:pt idx="80">
                  <c:v>-1.733239</c:v>
                </c:pt>
                <c:pt idx="81">
                  <c:v>-2.8924979999999998</c:v>
                </c:pt>
                <c:pt idx="82">
                  <c:v>-0.57474999999999998</c:v>
                </c:pt>
                <c:pt idx="83">
                  <c:v>-1.0239020000000001</c:v>
                </c:pt>
                <c:pt idx="84">
                  <c:v>-0.63636899999999996</c:v>
                </c:pt>
                <c:pt idx="85">
                  <c:v>-1.307877</c:v>
                </c:pt>
                <c:pt idx="86">
                  <c:v>-0.54648699999999995</c:v>
                </c:pt>
                <c:pt idx="87">
                  <c:v>-0.70411800000000002</c:v>
                </c:pt>
                <c:pt idx="88">
                  <c:v>-1.0549999999999999E-3</c:v>
                </c:pt>
                <c:pt idx="89">
                  <c:v>-0.168989</c:v>
                </c:pt>
                <c:pt idx="90">
                  <c:v>-0.15299599999999999</c:v>
                </c:pt>
                <c:pt idx="91">
                  <c:v>0.12684599999999999</c:v>
                </c:pt>
                <c:pt idx="92">
                  <c:v>0.712673</c:v>
                </c:pt>
                <c:pt idx="93">
                  <c:v>1.5281130000000001</c:v>
                </c:pt>
                <c:pt idx="94">
                  <c:v>0.62610699999999997</c:v>
                </c:pt>
                <c:pt idx="95">
                  <c:v>1.1525259999999999</c:v>
                </c:pt>
                <c:pt idx="96">
                  <c:v>0.56069199999999997</c:v>
                </c:pt>
                <c:pt idx="97">
                  <c:v>0.80623199999999995</c:v>
                </c:pt>
                <c:pt idx="98">
                  <c:v>-0.207092</c:v>
                </c:pt>
                <c:pt idx="99">
                  <c:v>-0.86434500000000003</c:v>
                </c:pt>
                <c:pt idx="100">
                  <c:v>-1.2379199999999999</c:v>
                </c:pt>
                <c:pt idx="101">
                  <c:v>-2.7284600000000001</c:v>
                </c:pt>
                <c:pt idx="102">
                  <c:v>-1.5863389999999999</c:v>
                </c:pt>
                <c:pt idx="103">
                  <c:v>-3.4128379999999998</c:v>
                </c:pt>
                <c:pt idx="104">
                  <c:v>-2.289882</c:v>
                </c:pt>
                <c:pt idx="105">
                  <c:v>-5.0160840000000002</c:v>
                </c:pt>
                <c:pt idx="106">
                  <c:v>-2.8624510000000001</c:v>
                </c:pt>
                <c:pt idx="107">
                  <c:v>-5.9539970000000002</c:v>
                </c:pt>
                <c:pt idx="108">
                  <c:v>-3.8112620000000001</c:v>
                </c:pt>
                <c:pt idx="109">
                  <c:v>-8.1926079999999999</c:v>
                </c:pt>
                <c:pt idx="110">
                  <c:v>-4.4758690000000003</c:v>
                </c:pt>
                <c:pt idx="111">
                  <c:v>-8.8973689999999994</c:v>
                </c:pt>
                <c:pt idx="112">
                  <c:v>-4.700812</c:v>
                </c:pt>
                <c:pt idx="113">
                  <c:v>-9.9468859999999992</c:v>
                </c:pt>
                <c:pt idx="114">
                  <c:v>-5.5058499999999997</c:v>
                </c:pt>
                <c:pt idx="115">
                  <c:v>-10.694511</c:v>
                </c:pt>
                <c:pt idx="116">
                  <c:v>-4.9829020000000002</c:v>
                </c:pt>
                <c:pt idx="117">
                  <c:v>-9.9431150000000006</c:v>
                </c:pt>
                <c:pt idx="118">
                  <c:v>-4.5832319999999998</c:v>
                </c:pt>
                <c:pt idx="119">
                  <c:v>-8.4270940000000003</c:v>
                </c:pt>
                <c:pt idx="120">
                  <c:v>-2.9579529999999998</c:v>
                </c:pt>
                <c:pt idx="121">
                  <c:v>-5.1743399999999999</c:v>
                </c:pt>
                <c:pt idx="122">
                  <c:v>-1.8718570000000001</c:v>
                </c:pt>
                <c:pt idx="123">
                  <c:v>-3.1984650000000001</c:v>
                </c:pt>
                <c:pt idx="124">
                  <c:v>-0.42594100000000001</c:v>
                </c:pt>
                <c:pt idx="125">
                  <c:v>-0.34141100000000002</c:v>
                </c:pt>
                <c:pt idx="126">
                  <c:v>-6.7720000000000002E-3</c:v>
                </c:pt>
                <c:pt idx="127">
                  <c:v>-5.5434999999999998E-2</c:v>
                </c:pt>
                <c:pt idx="128">
                  <c:v>0.461947</c:v>
                </c:pt>
                <c:pt idx="129">
                  <c:v>1.333162</c:v>
                </c:pt>
                <c:pt idx="130">
                  <c:v>0.50138899999999997</c:v>
                </c:pt>
                <c:pt idx="131">
                  <c:v>0.83192100000000002</c:v>
                </c:pt>
                <c:pt idx="132">
                  <c:v>0.965831</c:v>
                </c:pt>
                <c:pt idx="133">
                  <c:v>2.9040240000000002</c:v>
                </c:pt>
                <c:pt idx="134">
                  <c:v>2.7964000000000002</c:v>
                </c:pt>
                <c:pt idx="135">
                  <c:v>5.2215020000000001</c:v>
                </c:pt>
                <c:pt idx="136">
                  <c:v>2.5128059999999999</c:v>
                </c:pt>
                <c:pt idx="137">
                  <c:v>6.5904059999999998</c:v>
                </c:pt>
                <c:pt idx="138">
                  <c:v>5.2687179999999998</c:v>
                </c:pt>
                <c:pt idx="139">
                  <c:v>9.7764720000000001</c:v>
                </c:pt>
                <c:pt idx="140">
                  <c:v>4.0803219999999998</c:v>
                </c:pt>
                <c:pt idx="141">
                  <c:v>10.15992</c:v>
                </c:pt>
                <c:pt idx="142">
                  <c:v>8.8056859999999997</c:v>
                </c:pt>
                <c:pt idx="143">
                  <c:v>16.02168</c:v>
                </c:pt>
                <c:pt idx="144">
                  <c:v>4.5476830000000001</c:v>
                </c:pt>
                <c:pt idx="145">
                  <c:v>8.7797450000000001</c:v>
                </c:pt>
                <c:pt idx="146">
                  <c:v>6.4657799999999996</c:v>
                </c:pt>
                <c:pt idx="147">
                  <c:v>13.642550999999999</c:v>
                </c:pt>
                <c:pt idx="148">
                  <c:v>6.4061510000000004</c:v>
                </c:pt>
                <c:pt idx="149">
                  <c:v>11.351452</c:v>
                </c:pt>
                <c:pt idx="150">
                  <c:v>3.6726909999999999</c:v>
                </c:pt>
                <c:pt idx="151">
                  <c:v>6.8226800000000001</c:v>
                </c:pt>
                <c:pt idx="152">
                  <c:v>2.9686710000000001</c:v>
                </c:pt>
                <c:pt idx="153">
                  <c:v>5.3519600000000001</c:v>
                </c:pt>
                <c:pt idx="154">
                  <c:v>1.384755</c:v>
                </c:pt>
                <c:pt idx="155">
                  <c:v>2.1846809999999999</c:v>
                </c:pt>
                <c:pt idx="156">
                  <c:v>0.55115400000000003</c:v>
                </c:pt>
                <c:pt idx="157">
                  <c:v>1.07199</c:v>
                </c:pt>
                <c:pt idx="158">
                  <c:v>2.5165E-2</c:v>
                </c:pt>
                <c:pt idx="159">
                  <c:v>-0.73117799999999999</c:v>
                </c:pt>
                <c:pt idx="160">
                  <c:v>-1.131402</c:v>
                </c:pt>
                <c:pt idx="161">
                  <c:v>-2.4684089999999999</c:v>
                </c:pt>
                <c:pt idx="162">
                  <c:v>-1.7382040000000001</c:v>
                </c:pt>
                <c:pt idx="163">
                  <c:v>-3.8726400000000001</c:v>
                </c:pt>
                <c:pt idx="164">
                  <c:v>-2.48773</c:v>
                </c:pt>
                <c:pt idx="165">
                  <c:v>-5.3916729999999999</c:v>
                </c:pt>
                <c:pt idx="166">
                  <c:v>-3.3032330000000001</c:v>
                </c:pt>
                <c:pt idx="167">
                  <c:v>-7.0283990000000003</c:v>
                </c:pt>
                <c:pt idx="168">
                  <c:v>-3.940499</c:v>
                </c:pt>
                <c:pt idx="169">
                  <c:v>-8.2769709999999996</c:v>
                </c:pt>
                <c:pt idx="170">
                  <c:v>-4.4767429999999999</c:v>
                </c:pt>
                <c:pt idx="171">
                  <c:v>-8.8047430000000002</c:v>
                </c:pt>
                <c:pt idx="172">
                  <c:v>-4.1045129999999999</c:v>
                </c:pt>
                <c:pt idx="173">
                  <c:v>-7.8862509999999997</c:v>
                </c:pt>
                <c:pt idx="174">
                  <c:v>-3.809301</c:v>
                </c:pt>
                <c:pt idx="175">
                  <c:v>-8.1215679999999999</c:v>
                </c:pt>
                <c:pt idx="176">
                  <c:v>-4.4296119999999997</c:v>
                </c:pt>
                <c:pt idx="177">
                  <c:v>-8.573283</c:v>
                </c:pt>
                <c:pt idx="178">
                  <c:v>-4.0467779999999998</c:v>
                </c:pt>
                <c:pt idx="179">
                  <c:v>-8.5122339999999994</c:v>
                </c:pt>
                <c:pt idx="180">
                  <c:v>-4.7768230000000003</c:v>
                </c:pt>
                <c:pt idx="181">
                  <c:v>-9.2429810000000003</c:v>
                </c:pt>
                <c:pt idx="182">
                  <c:v>-3.9639250000000001</c:v>
                </c:pt>
                <c:pt idx="183">
                  <c:v>-7.728955</c:v>
                </c:pt>
                <c:pt idx="184">
                  <c:v>-3.5989170000000001</c:v>
                </c:pt>
                <c:pt idx="185">
                  <c:v>-6.6862300000000001</c:v>
                </c:pt>
                <c:pt idx="186">
                  <c:v>-2.1821649999999999</c:v>
                </c:pt>
                <c:pt idx="187">
                  <c:v>-3.6351239999999998</c:v>
                </c:pt>
                <c:pt idx="188">
                  <c:v>-0.92525999999999997</c:v>
                </c:pt>
                <c:pt idx="189">
                  <c:v>-1.56009</c:v>
                </c:pt>
                <c:pt idx="190">
                  <c:v>-0.18987599999999999</c:v>
                </c:pt>
                <c:pt idx="191">
                  <c:v>4.4448000000000001E-2</c:v>
                </c:pt>
                <c:pt idx="192">
                  <c:v>-0.14685899999999999</c:v>
                </c:pt>
                <c:pt idx="193">
                  <c:v>-0.50468100000000005</c:v>
                </c:pt>
                <c:pt idx="194">
                  <c:v>0.30264000000000002</c:v>
                </c:pt>
                <c:pt idx="195">
                  <c:v>2.3403700000000001</c:v>
                </c:pt>
                <c:pt idx="196">
                  <c:v>2.6472690000000001</c:v>
                </c:pt>
                <c:pt idx="197">
                  <c:v>4.7524420000000003</c:v>
                </c:pt>
                <c:pt idx="198">
                  <c:v>2.7393320000000001</c:v>
                </c:pt>
                <c:pt idx="199">
                  <c:v>7.8527269999999998</c:v>
                </c:pt>
                <c:pt idx="200">
                  <c:v>6.2170259999999997</c:v>
                </c:pt>
                <c:pt idx="201">
                  <c:v>11.186870000000001</c:v>
                </c:pt>
                <c:pt idx="202">
                  <c:v>4.7547180000000004</c:v>
                </c:pt>
                <c:pt idx="203">
                  <c:v>12.524361000000001</c:v>
                </c:pt>
                <c:pt idx="204">
                  <c:v>9.3756269999999997</c:v>
                </c:pt>
                <c:pt idx="205">
                  <c:v>17.706185999999999</c:v>
                </c:pt>
                <c:pt idx="206">
                  <c:v>6.1820199999999996</c:v>
                </c:pt>
                <c:pt idx="207">
                  <c:v>11.63546</c:v>
                </c:pt>
                <c:pt idx="208">
                  <c:v>5.9770589999999997</c:v>
                </c:pt>
                <c:pt idx="209">
                  <c:v>11.367609</c:v>
                </c:pt>
                <c:pt idx="210">
                  <c:v>4.0854990000000004</c:v>
                </c:pt>
                <c:pt idx="211">
                  <c:v>6.8870480000000001</c:v>
                </c:pt>
                <c:pt idx="212">
                  <c:v>2.591421</c:v>
                </c:pt>
                <c:pt idx="213">
                  <c:v>6.1496979999999999</c:v>
                </c:pt>
                <c:pt idx="214">
                  <c:v>3.942488</c:v>
                </c:pt>
                <c:pt idx="215">
                  <c:v>7.2181189999999997</c:v>
                </c:pt>
                <c:pt idx="216">
                  <c:v>2.0430999999999999</c:v>
                </c:pt>
                <c:pt idx="217">
                  <c:v>3.028003</c:v>
                </c:pt>
                <c:pt idx="218">
                  <c:v>0.31725900000000001</c:v>
                </c:pt>
                <c:pt idx="219">
                  <c:v>0.50320100000000001</c:v>
                </c:pt>
                <c:pt idx="220">
                  <c:v>0.407914</c:v>
                </c:pt>
                <c:pt idx="221">
                  <c:v>0.64249900000000004</c:v>
                </c:pt>
                <c:pt idx="222">
                  <c:v>-0.54160799999999998</c:v>
                </c:pt>
                <c:pt idx="223">
                  <c:v>-1.7640640000000001</c:v>
                </c:pt>
                <c:pt idx="224">
                  <c:v>-1.4258710000000001</c:v>
                </c:pt>
                <c:pt idx="225">
                  <c:v>-2.88503</c:v>
                </c:pt>
                <c:pt idx="226">
                  <c:v>-2.2478899999999999</c:v>
                </c:pt>
                <c:pt idx="227">
                  <c:v>-5.6866510000000003</c:v>
                </c:pt>
                <c:pt idx="228">
                  <c:v>-3.8980489999999999</c:v>
                </c:pt>
                <c:pt idx="229">
                  <c:v>-7.7179919999999997</c:v>
                </c:pt>
                <c:pt idx="230">
                  <c:v>-3.6419630000000001</c:v>
                </c:pt>
                <c:pt idx="231">
                  <c:v>-7.574846</c:v>
                </c:pt>
                <c:pt idx="232">
                  <c:v>-5.0529489999999999</c:v>
                </c:pt>
                <c:pt idx="233">
                  <c:v>-10.577267000000001</c:v>
                </c:pt>
                <c:pt idx="234">
                  <c:v>-4.8067520000000004</c:v>
                </c:pt>
                <c:pt idx="235">
                  <c:v>-9.0522189999999991</c:v>
                </c:pt>
                <c:pt idx="236">
                  <c:v>-4.2801580000000001</c:v>
                </c:pt>
                <c:pt idx="237">
                  <c:v>-8.7920339999999992</c:v>
                </c:pt>
                <c:pt idx="238">
                  <c:v>-3.9862410000000001</c:v>
                </c:pt>
                <c:pt idx="239">
                  <c:v>-7.4033879999999996</c:v>
                </c:pt>
                <c:pt idx="240">
                  <c:v>-3.6754600000000002</c:v>
                </c:pt>
                <c:pt idx="241">
                  <c:v>-7.7882069999999999</c:v>
                </c:pt>
                <c:pt idx="242">
                  <c:v>-4.1907649999999999</c:v>
                </c:pt>
                <c:pt idx="243">
                  <c:v>-8.1132989999999996</c:v>
                </c:pt>
                <c:pt idx="244">
                  <c:v>-3.495892</c:v>
                </c:pt>
                <c:pt idx="245">
                  <c:v>-6.8029380000000002</c:v>
                </c:pt>
                <c:pt idx="246">
                  <c:v>-3.1675219999999999</c:v>
                </c:pt>
                <c:pt idx="247">
                  <c:v>-5.8465670000000003</c:v>
                </c:pt>
                <c:pt idx="248">
                  <c:v>-2.0499909999999999</c:v>
                </c:pt>
                <c:pt idx="249">
                  <c:v>-3.6776230000000001</c:v>
                </c:pt>
                <c:pt idx="250">
                  <c:v>-1.3191189999999999</c:v>
                </c:pt>
                <c:pt idx="251">
                  <c:v>-2.1927690000000002</c:v>
                </c:pt>
                <c:pt idx="252">
                  <c:v>-0.432286</c:v>
                </c:pt>
                <c:pt idx="253">
                  <c:v>-0.49857899999999999</c:v>
                </c:pt>
                <c:pt idx="254">
                  <c:v>-2.97E-3</c:v>
                </c:pt>
                <c:pt idx="255">
                  <c:v>-0.319326</c:v>
                </c:pt>
                <c:pt idx="256">
                  <c:v>-0.17127700000000001</c:v>
                </c:pt>
                <c:pt idx="257">
                  <c:v>1.3830210000000001</c:v>
                </c:pt>
                <c:pt idx="258">
                  <c:v>2.2302819999999999</c:v>
                </c:pt>
                <c:pt idx="259">
                  <c:v>3.3203640000000001</c:v>
                </c:pt>
                <c:pt idx="260">
                  <c:v>1.177494</c:v>
                </c:pt>
                <c:pt idx="261">
                  <c:v>5.5704380000000002</c:v>
                </c:pt>
                <c:pt idx="262">
                  <c:v>6.0668240000000004</c:v>
                </c:pt>
                <c:pt idx="263">
                  <c:v>10.816922999999999</c:v>
                </c:pt>
                <c:pt idx="264">
                  <c:v>3.7677079999999998</c:v>
                </c:pt>
                <c:pt idx="265">
                  <c:v>8.2253039999999995</c:v>
                </c:pt>
                <c:pt idx="266">
                  <c:v>6.898339</c:v>
                </c:pt>
                <c:pt idx="267">
                  <c:v>15.059623</c:v>
                </c:pt>
                <c:pt idx="268">
                  <c:v>7.3121660000000004</c:v>
                </c:pt>
                <c:pt idx="269">
                  <c:v>13.959781</c:v>
                </c:pt>
                <c:pt idx="270">
                  <c:v>6.1176959999999996</c:v>
                </c:pt>
                <c:pt idx="271">
                  <c:v>11.422090000000001</c:v>
                </c:pt>
                <c:pt idx="272">
                  <c:v>5.5568049999999998</c:v>
                </c:pt>
                <c:pt idx="273">
                  <c:v>11.4855</c:v>
                </c:pt>
                <c:pt idx="274">
                  <c:v>5.1806960000000002</c:v>
                </c:pt>
                <c:pt idx="275">
                  <c:v>8.8721960000000006</c:v>
                </c:pt>
                <c:pt idx="276">
                  <c:v>2.5779260000000002</c:v>
                </c:pt>
                <c:pt idx="277">
                  <c:v>4.5345050000000002</c:v>
                </c:pt>
                <c:pt idx="278">
                  <c:v>1.5127060000000001</c:v>
                </c:pt>
                <c:pt idx="279">
                  <c:v>2.1789679999999998</c:v>
                </c:pt>
                <c:pt idx="280">
                  <c:v>0.115999</c:v>
                </c:pt>
                <c:pt idx="281">
                  <c:v>-0.15520600000000001</c:v>
                </c:pt>
                <c:pt idx="282">
                  <c:v>-0.44557099999999999</c:v>
                </c:pt>
                <c:pt idx="283">
                  <c:v>-0.70561499999999999</c:v>
                </c:pt>
                <c:pt idx="284">
                  <c:v>-0.17229900000000001</c:v>
                </c:pt>
                <c:pt idx="285">
                  <c:v>-0.21953500000000001</c:v>
                </c:pt>
                <c:pt idx="286">
                  <c:v>8.2197999999999993E-2</c:v>
                </c:pt>
                <c:pt idx="287">
                  <c:v>0.25431599999999999</c:v>
                </c:pt>
                <c:pt idx="288">
                  <c:v>0.25244299999999997</c:v>
                </c:pt>
                <c:pt idx="289">
                  <c:v>0.341866</c:v>
                </c:pt>
                <c:pt idx="290">
                  <c:v>-0.40302900000000003</c:v>
                </c:pt>
                <c:pt idx="291">
                  <c:v>-1.501854</c:v>
                </c:pt>
                <c:pt idx="292">
                  <c:v>-1.5202279999999999</c:v>
                </c:pt>
                <c:pt idx="293">
                  <c:v>-3.0272250000000001</c:v>
                </c:pt>
                <c:pt idx="294">
                  <c:v>-1.940785</c:v>
                </c:pt>
                <c:pt idx="295">
                  <c:v>-4.9620280000000001</c:v>
                </c:pt>
                <c:pt idx="296">
                  <c:v>-4.1328560000000003</c:v>
                </c:pt>
                <c:pt idx="297">
                  <c:v>-8.6756589999999996</c:v>
                </c:pt>
                <c:pt idx="298">
                  <c:v>-4.173883</c:v>
                </c:pt>
                <c:pt idx="299">
                  <c:v>-8.1995179999999994</c:v>
                </c:pt>
                <c:pt idx="300">
                  <c:v>-4.3234399999999997</c:v>
                </c:pt>
                <c:pt idx="301">
                  <c:v>-9.0654079999999997</c:v>
                </c:pt>
                <c:pt idx="302">
                  <c:v>-4.5835949999999999</c:v>
                </c:pt>
                <c:pt idx="303">
                  <c:v>-8.8843750000000004</c:v>
                </c:pt>
                <c:pt idx="304">
                  <c:v>-4.4069729999999998</c:v>
                </c:pt>
                <c:pt idx="305">
                  <c:v>-9.3486309999999992</c:v>
                </c:pt>
                <c:pt idx="306">
                  <c:v>-5.1199880000000002</c:v>
                </c:pt>
                <c:pt idx="307">
                  <c:v>-9.9753249999999998</c:v>
                </c:pt>
                <c:pt idx="308">
                  <c:v>-4.5060719999999996</c:v>
                </c:pt>
                <c:pt idx="309">
                  <c:v>-9.0837909999999997</c:v>
                </c:pt>
                <c:pt idx="310">
                  <c:v>-5.0760540000000001</c:v>
                </c:pt>
                <c:pt idx="311">
                  <c:v>-9.9045439999999996</c:v>
                </c:pt>
                <c:pt idx="312">
                  <c:v>-4.0324689999999999</c:v>
                </c:pt>
                <c:pt idx="313">
                  <c:v>-7.5437839999999996</c:v>
                </c:pt>
                <c:pt idx="314">
                  <c:v>-3.4167990000000001</c:v>
                </c:pt>
                <c:pt idx="315">
                  <c:v>-6.5242610000000001</c:v>
                </c:pt>
                <c:pt idx="316">
                  <c:v>-2.4358749999999998</c:v>
                </c:pt>
                <c:pt idx="317">
                  <c:v>-4.1404529999999999</c:v>
                </c:pt>
                <c:pt idx="318">
                  <c:v>-1.501844</c:v>
                </c:pt>
                <c:pt idx="319">
                  <c:v>-2.881294</c:v>
                </c:pt>
                <c:pt idx="320">
                  <c:v>-0.85644600000000004</c:v>
                </c:pt>
                <c:pt idx="321">
                  <c:v>-1.0016849999999999</c:v>
                </c:pt>
                <c:pt idx="322">
                  <c:v>0.22153999999999999</c:v>
                </c:pt>
                <c:pt idx="323">
                  <c:v>0.41927900000000001</c:v>
                </c:pt>
                <c:pt idx="324">
                  <c:v>0.58840199999999998</c:v>
                </c:pt>
                <c:pt idx="325">
                  <c:v>2.0034930000000002</c:v>
                </c:pt>
                <c:pt idx="326">
                  <c:v>1.652493</c:v>
                </c:pt>
                <c:pt idx="327">
                  <c:v>2.758864</c:v>
                </c:pt>
                <c:pt idx="328">
                  <c:v>1.119256</c:v>
                </c:pt>
                <c:pt idx="329">
                  <c:v>3.4844439999999999</c:v>
                </c:pt>
                <c:pt idx="330">
                  <c:v>3.352411</c:v>
                </c:pt>
                <c:pt idx="331">
                  <c:v>6.3123899999999997</c:v>
                </c:pt>
                <c:pt idx="332">
                  <c:v>3.176374</c:v>
                </c:pt>
                <c:pt idx="333">
                  <c:v>7.8595579999999998</c:v>
                </c:pt>
                <c:pt idx="334">
                  <c:v>5.0910789999999997</c:v>
                </c:pt>
                <c:pt idx="335">
                  <c:v>9.2937619999999992</c:v>
                </c:pt>
                <c:pt idx="336">
                  <c:v>4.9790760000000001</c:v>
                </c:pt>
                <c:pt idx="337">
                  <c:v>11.154763000000001</c:v>
                </c:pt>
                <c:pt idx="338">
                  <c:v>6.6069509999999996</c:v>
                </c:pt>
                <c:pt idx="339">
                  <c:v>13.451924</c:v>
                </c:pt>
                <c:pt idx="340">
                  <c:v>7.1486400000000003</c:v>
                </c:pt>
                <c:pt idx="341">
                  <c:v>14.006214</c:v>
                </c:pt>
                <c:pt idx="342">
                  <c:v>5.7777320000000003</c:v>
                </c:pt>
                <c:pt idx="343">
                  <c:v>10.512651</c:v>
                </c:pt>
                <c:pt idx="344">
                  <c:v>3.876687</c:v>
                </c:pt>
                <c:pt idx="345">
                  <c:v>6.6767029999999998</c:v>
                </c:pt>
                <c:pt idx="346">
                  <c:v>1.5187250000000001</c:v>
                </c:pt>
                <c:pt idx="347">
                  <c:v>2.2858170000000002</c:v>
                </c:pt>
                <c:pt idx="348">
                  <c:v>0.355072</c:v>
                </c:pt>
                <c:pt idx="349">
                  <c:v>0.33054099999999997</c:v>
                </c:pt>
                <c:pt idx="350">
                  <c:v>-0.37348999999999999</c:v>
                </c:pt>
                <c:pt idx="351">
                  <c:v>-0.99759100000000001</c:v>
                </c:pt>
                <c:pt idx="352">
                  <c:v>-0.74491200000000002</c:v>
                </c:pt>
                <c:pt idx="353">
                  <c:v>-1.3094479999999999</c:v>
                </c:pt>
                <c:pt idx="354">
                  <c:v>-0.25532100000000002</c:v>
                </c:pt>
                <c:pt idx="355">
                  <c:v>-0.18869900000000001</c:v>
                </c:pt>
                <c:pt idx="356">
                  <c:v>0.50387400000000004</c:v>
                </c:pt>
                <c:pt idx="357">
                  <c:v>1.4063559999999999</c:v>
                </c:pt>
                <c:pt idx="358">
                  <c:v>1.077518</c:v>
                </c:pt>
                <c:pt idx="359">
                  <c:v>2.1475789999999999</c:v>
                </c:pt>
                <c:pt idx="360">
                  <c:v>0.69171899999999997</c:v>
                </c:pt>
                <c:pt idx="361">
                  <c:v>0.61715699999999996</c:v>
                </c:pt>
                <c:pt idx="362">
                  <c:v>-0.77884500000000001</c:v>
                </c:pt>
                <c:pt idx="363">
                  <c:v>-2.3462109999999998</c:v>
                </c:pt>
                <c:pt idx="364">
                  <c:v>-2.2411620000000001</c:v>
                </c:pt>
                <c:pt idx="365">
                  <c:v>-4.9542590000000004</c:v>
                </c:pt>
                <c:pt idx="366">
                  <c:v>-3.0321799999999999</c:v>
                </c:pt>
                <c:pt idx="367">
                  <c:v>-6.3100969999999998</c:v>
                </c:pt>
                <c:pt idx="368">
                  <c:v>-3.20987</c:v>
                </c:pt>
                <c:pt idx="369">
                  <c:v>-6.1925220000000003</c:v>
                </c:pt>
                <c:pt idx="370">
                  <c:v>-3.131729</c:v>
                </c:pt>
                <c:pt idx="371">
                  <c:v>-6.5250919999999999</c:v>
                </c:pt>
                <c:pt idx="372">
                  <c:v>-3.3823729999999999</c:v>
                </c:pt>
                <c:pt idx="373">
                  <c:v>-6.5932649999999997</c:v>
                </c:pt>
                <c:pt idx="374">
                  <c:v>-3.3632789999999999</c:v>
                </c:pt>
                <c:pt idx="375">
                  <c:v>-7.1543760000000001</c:v>
                </c:pt>
                <c:pt idx="376">
                  <c:v>-4.1227999999999998</c:v>
                </c:pt>
                <c:pt idx="377">
                  <c:v>-7.9297120000000003</c:v>
                </c:pt>
                <c:pt idx="378">
                  <c:v>-3.2717869999999998</c:v>
                </c:pt>
                <c:pt idx="379">
                  <c:v>-6.2947319999999998</c:v>
                </c:pt>
                <c:pt idx="380">
                  <c:v>-3.4627729999999999</c:v>
                </c:pt>
                <c:pt idx="381">
                  <c:v>-7.0207819999999996</c:v>
                </c:pt>
                <c:pt idx="382">
                  <c:v>-2.8811290000000001</c:v>
                </c:pt>
                <c:pt idx="383">
                  <c:v>-4.9758899999999997</c:v>
                </c:pt>
                <c:pt idx="384">
                  <c:v>-1.7258979999999999</c:v>
                </c:pt>
                <c:pt idx="385">
                  <c:v>-3.2273230000000002</c:v>
                </c:pt>
                <c:pt idx="386">
                  <c:v>-1.133589</c:v>
                </c:pt>
                <c:pt idx="387">
                  <c:v>-1.8453630000000001</c:v>
                </c:pt>
                <c:pt idx="388">
                  <c:v>-0.454287</c:v>
                </c:pt>
                <c:pt idx="389">
                  <c:v>-0.75544999999999995</c:v>
                </c:pt>
                <c:pt idx="390">
                  <c:v>-0.34078000000000003</c:v>
                </c:pt>
                <c:pt idx="391">
                  <c:v>-0.57364199999999999</c:v>
                </c:pt>
                <c:pt idx="392">
                  <c:v>0.30840099999999998</c:v>
                </c:pt>
                <c:pt idx="393">
                  <c:v>1.3910009999999999</c:v>
                </c:pt>
                <c:pt idx="394">
                  <c:v>1.443219</c:v>
                </c:pt>
                <c:pt idx="395">
                  <c:v>2.78437</c:v>
                </c:pt>
                <c:pt idx="396">
                  <c:v>1.8254619999999999</c:v>
                </c:pt>
                <c:pt idx="397">
                  <c:v>5.0082190000000004</c:v>
                </c:pt>
                <c:pt idx="398">
                  <c:v>4.0467040000000001</c:v>
                </c:pt>
                <c:pt idx="399">
                  <c:v>8.1261720000000004</c:v>
                </c:pt>
                <c:pt idx="400">
                  <c:v>4.7329869999999996</c:v>
                </c:pt>
                <c:pt idx="401">
                  <c:v>10.012729</c:v>
                </c:pt>
                <c:pt idx="402">
                  <c:v>4.828919</c:v>
                </c:pt>
                <c:pt idx="403">
                  <c:v>9.5672560000000004</c:v>
                </c:pt>
                <c:pt idx="404">
                  <c:v>5.7085400000000002</c:v>
                </c:pt>
                <c:pt idx="405">
                  <c:v>11.97223</c:v>
                </c:pt>
                <c:pt idx="406">
                  <c:v>6.3055320000000004</c:v>
                </c:pt>
                <c:pt idx="407">
                  <c:v>12.612546999999999</c:v>
                </c:pt>
                <c:pt idx="408">
                  <c:v>5.7759520000000002</c:v>
                </c:pt>
                <c:pt idx="409">
                  <c:v>10.572226000000001</c:v>
                </c:pt>
                <c:pt idx="410">
                  <c:v>3.4485779999999999</c:v>
                </c:pt>
                <c:pt idx="411">
                  <c:v>5.9388160000000001</c:v>
                </c:pt>
                <c:pt idx="412">
                  <c:v>1.5767679999999999</c:v>
                </c:pt>
                <c:pt idx="413">
                  <c:v>2.0098660000000002</c:v>
                </c:pt>
                <c:pt idx="414">
                  <c:v>-0.72823800000000005</c:v>
                </c:pt>
                <c:pt idx="415">
                  <c:v>-2.2892839999999999</c:v>
                </c:pt>
                <c:pt idx="416">
                  <c:v>-1.7030639999999999</c:v>
                </c:pt>
                <c:pt idx="417">
                  <c:v>-3.1876739999999999</c:v>
                </c:pt>
                <c:pt idx="418">
                  <c:v>-1.089818</c:v>
                </c:pt>
                <c:pt idx="419">
                  <c:v>-1.979641</c:v>
                </c:pt>
                <c:pt idx="420">
                  <c:v>-1.0041850000000001</c:v>
                </c:pt>
                <c:pt idx="421">
                  <c:v>-2.2108099999999999</c:v>
                </c:pt>
                <c:pt idx="422">
                  <c:v>-0.97506099999999996</c:v>
                </c:pt>
                <c:pt idx="423">
                  <c:v>-1.8481829999999999</c:v>
                </c:pt>
                <c:pt idx="424">
                  <c:v>-0.75921000000000005</c:v>
                </c:pt>
                <c:pt idx="425">
                  <c:v>-1.4150830000000001</c:v>
                </c:pt>
                <c:pt idx="426">
                  <c:v>-0.30766100000000002</c:v>
                </c:pt>
                <c:pt idx="427">
                  <c:v>5.0208999999999997E-2</c:v>
                </c:pt>
                <c:pt idx="428">
                  <c:v>0.518397</c:v>
                </c:pt>
                <c:pt idx="429">
                  <c:v>1.059461</c:v>
                </c:pt>
                <c:pt idx="430">
                  <c:v>0.73911000000000004</c:v>
                </c:pt>
                <c:pt idx="431">
                  <c:v>1.9029929999999999</c:v>
                </c:pt>
                <c:pt idx="432">
                  <c:v>1.8029839999999999</c:v>
                </c:pt>
                <c:pt idx="433">
                  <c:v>4.0799700000000003</c:v>
                </c:pt>
                <c:pt idx="434">
                  <c:v>2.566074</c:v>
                </c:pt>
                <c:pt idx="435">
                  <c:v>5.4858560000000001</c:v>
                </c:pt>
                <c:pt idx="436">
                  <c:v>3.1239110000000001</c:v>
                </c:pt>
                <c:pt idx="437">
                  <c:v>6.1028960000000003</c:v>
                </c:pt>
                <c:pt idx="438">
                  <c:v>2.6806800000000002</c:v>
                </c:pt>
                <c:pt idx="439">
                  <c:v>5.0680769999999997</c:v>
                </c:pt>
                <c:pt idx="440">
                  <c:v>2.2516050000000001</c:v>
                </c:pt>
                <c:pt idx="441">
                  <c:v>4.3494669999999998</c:v>
                </c:pt>
                <c:pt idx="442">
                  <c:v>1.983978</c:v>
                </c:pt>
                <c:pt idx="443">
                  <c:v>3.758267</c:v>
                </c:pt>
                <c:pt idx="444">
                  <c:v>1.5524579999999999</c:v>
                </c:pt>
                <c:pt idx="445">
                  <c:v>2.901996</c:v>
                </c:pt>
                <c:pt idx="446">
                  <c:v>1.1396770000000001</c:v>
                </c:pt>
                <c:pt idx="447">
                  <c:v>2.0649350000000002</c:v>
                </c:pt>
                <c:pt idx="448">
                  <c:v>0.78043499999999999</c:v>
                </c:pt>
                <c:pt idx="449">
                  <c:v>1.282932</c:v>
                </c:pt>
                <c:pt idx="450">
                  <c:v>0.108977</c:v>
                </c:pt>
                <c:pt idx="451">
                  <c:v>5.0111999999999997E-2</c:v>
                </c:pt>
                <c:pt idx="452">
                  <c:v>-6.7763000000000004E-2</c:v>
                </c:pt>
                <c:pt idx="453">
                  <c:v>-1.66E-2</c:v>
                </c:pt>
                <c:pt idx="454">
                  <c:v>4.6829000000000003E-2</c:v>
                </c:pt>
                <c:pt idx="455">
                  <c:v>1.3225000000000001E-2</c:v>
                </c:pt>
                <c:pt idx="456">
                  <c:v>-0.119741</c:v>
                </c:pt>
                <c:pt idx="457">
                  <c:v>-0.25147700000000001</c:v>
                </c:pt>
                <c:pt idx="458">
                  <c:v>-1.9779000000000001E-2</c:v>
                </c:pt>
                <c:pt idx="459">
                  <c:v>3.7345999999999997E-2</c:v>
                </c:pt>
                <c:pt idx="460">
                  <c:v>-2.9489999999999998E-3</c:v>
                </c:pt>
                <c:pt idx="461">
                  <c:v>-0.12159</c:v>
                </c:pt>
                <c:pt idx="462">
                  <c:v>-0.108057</c:v>
                </c:pt>
                <c:pt idx="463">
                  <c:v>-0.11755</c:v>
                </c:pt>
                <c:pt idx="464">
                  <c:v>8.3646999999999999E-2</c:v>
                </c:pt>
                <c:pt idx="465">
                  <c:v>0.22292300000000001</c:v>
                </c:pt>
                <c:pt idx="466">
                  <c:v>5.0387000000000001E-2</c:v>
                </c:pt>
                <c:pt idx="467">
                  <c:v>-4.4072E-2</c:v>
                </c:pt>
                <c:pt idx="468">
                  <c:v>-2.8992E-2</c:v>
                </c:pt>
                <c:pt idx="469">
                  <c:v>0.17292299999999999</c:v>
                </c:pt>
                <c:pt idx="470">
                  <c:v>1.0380000000000001E-3</c:v>
                </c:pt>
                <c:pt idx="471">
                  <c:v>-0.114588</c:v>
                </c:pt>
                <c:pt idx="472">
                  <c:v>-6.0789000000000003E-2</c:v>
                </c:pt>
                <c:pt idx="473">
                  <c:v>-3.166E-3</c:v>
                </c:pt>
                <c:pt idx="474">
                  <c:v>2.7633000000000001E-2</c:v>
                </c:pt>
                <c:pt idx="475">
                  <c:v>0.14926200000000001</c:v>
                </c:pt>
                <c:pt idx="476">
                  <c:v>0.12185600000000001</c:v>
                </c:pt>
                <c:pt idx="477">
                  <c:v>0.14554500000000001</c:v>
                </c:pt>
                <c:pt idx="478">
                  <c:v>-3.1940999999999997E-2</c:v>
                </c:pt>
                <c:pt idx="479">
                  <c:v>-3.1749999999999999E-3</c:v>
                </c:pt>
                <c:pt idx="480">
                  <c:v>9.5976000000000006E-2</c:v>
                </c:pt>
                <c:pt idx="481">
                  <c:v>0.14741000000000001</c:v>
                </c:pt>
                <c:pt idx="482">
                  <c:v>-4.1666000000000002E-2</c:v>
                </c:pt>
                <c:pt idx="483">
                  <c:v>-0.108013</c:v>
                </c:pt>
                <c:pt idx="484">
                  <c:v>-1.2503999999999999E-2</c:v>
                </c:pt>
                <c:pt idx="485">
                  <c:v>-1.2156999999999999E-2</c:v>
                </c:pt>
                <c:pt idx="486">
                  <c:v>-1.3721000000000001E-2</c:v>
                </c:pt>
                <c:pt idx="487">
                  <c:v>-5.2220000000000001E-3</c:v>
                </c:pt>
                <c:pt idx="488">
                  <c:v>2.8982999999999998E-2</c:v>
                </c:pt>
                <c:pt idx="489">
                  <c:v>3.6617999999999998E-2</c:v>
                </c:pt>
                <c:pt idx="490">
                  <c:v>-7.3590000000000001E-3</c:v>
                </c:pt>
                <c:pt idx="491">
                  <c:v>5.6429999999999996E-3</c:v>
                </c:pt>
                <c:pt idx="492">
                  <c:v>1.1847999999999999E-2</c:v>
                </c:pt>
                <c:pt idx="493">
                  <c:v>-8.0520000000000001E-3</c:v>
                </c:pt>
                <c:pt idx="494">
                  <c:v>1.6569E-2</c:v>
                </c:pt>
                <c:pt idx="495">
                  <c:v>6.1957999999999999E-2</c:v>
                </c:pt>
                <c:pt idx="496">
                  <c:v>1.9910000000000001E-2</c:v>
                </c:pt>
                <c:pt idx="497">
                  <c:v>-3.5237999999999998E-2</c:v>
                </c:pt>
                <c:pt idx="498">
                  <c:v>-8.3941000000000002E-2</c:v>
                </c:pt>
                <c:pt idx="499">
                  <c:v>-0.11350399999999999</c:v>
                </c:pt>
                <c:pt idx="500">
                  <c:v>-4.2360000000000002E-3</c:v>
                </c:pt>
                <c:pt idx="501">
                  <c:v>2.6865E-2</c:v>
                </c:pt>
                <c:pt idx="502">
                  <c:v>1.8534999999999999E-2</c:v>
                </c:pt>
                <c:pt idx="503">
                  <c:v>-8.1790000000000002E-2</c:v>
                </c:pt>
                <c:pt idx="504">
                  <c:v>-0.158947</c:v>
                </c:pt>
                <c:pt idx="505">
                  <c:v>-0.21123800000000001</c:v>
                </c:pt>
                <c:pt idx="506">
                  <c:v>-6.4460000000000003E-3</c:v>
                </c:pt>
                <c:pt idx="507">
                  <c:v>3.3449999999999999E-3</c:v>
                </c:pt>
                <c:pt idx="508">
                  <c:v>-8.4180000000000001E-3</c:v>
                </c:pt>
                <c:pt idx="509">
                  <c:v>-5.033E-2</c:v>
                </c:pt>
                <c:pt idx="510">
                  <c:v>-5.7969E-2</c:v>
                </c:pt>
                <c:pt idx="511">
                  <c:v>-0.110134</c:v>
                </c:pt>
                <c:pt idx="512">
                  <c:v>-4.5767000000000002E-2</c:v>
                </c:pt>
                <c:pt idx="513">
                  <c:v>-8.2076999999999997E-2</c:v>
                </c:pt>
                <c:pt idx="514">
                  <c:v>-3.0409999999999999E-3</c:v>
                </c:pt>
                <c:pt idx="515">
                  <c:v>-1.7927999999999999E-2</c:v>
                </c:pt>
                <c:pt idx="516">
                  <c:v>-6.8403000000000005E-2</c:v>
                </c:pt>
                <c:pt idx="517">
                  <c:v>-8.5402000000000006E-2</c:v>
                </c:pt>
                <c:pt idx="518">
                  <c:v>2.9748E-2</c:v>
                </c:pt>
                <c:pt idx="519">
                  <c:v>4.6876000000000001E-2</c:v>
                </c:pt>
                <c:pt idx="520">
                  <c:v>2.7970999999999999E-2</c:v>
                </c:pt>
                <c:pt idx="521">
                  <c:v>4.0495000000000003E-2</c:v>
                </c:pt>
                <c:pt idx="522">
                  <c:v>-5.1834999999999999E-2</c:v>
                </c:pt>
                <c:pt idx="523">
                  <c:v>-0.14169200000000001</c:v>
                </c:pt>
                <c:pt idx="524">
                  <c:v>-0.110944</c:v>
                </c:pt>
                <c:pt idx="525">
                  <c:v>-0.24972900000000001</c:v>
                </c:pt>
                <c:pt idx="526">
                  <c:v>-0.14179700000000001</c:v>
                </c:pt>
                <c:pt idx="527">
                  <c:v>-0.28152500000000003</c:v>
                </c:pt>
                <c:pt idx="528">
                  <c:v>-5.9797999999999997E-2</c:v>
                </c:pt>
                <c:pt idx="529">
                  <c:v>8.5299999999999994E-3</c:v>
                </c:pt>
                <c:pt idx="530">
                  <c:v>7.7802999999999997E-2</c:v>
                </c:pt>
                <c:pt idx="531">
                  <c:v>0.12959100000000001</c:v>
                </c:pt>
                <c:pt idx="532">
                  <c:v>5.4573000000000003E-2</c:v>
                </c:pt>
                <c:pt idx="533">
                  <c:v>0.101966</c:v>
                </c:pt>
                <c:pt idx="534">
                  <c:v>5.5058000000000003E-2</c:v>
                </c:pt>
                <c:pt idx="535">
                  <c:v>5.5269999999999998E-3</c:v>
                </c:pt>
                <c:pt idx="536">
                  <c:v>-0.201344</c:v>
                </c:pt>
                <c:pt idx="537">
                  <c:v>-0.40088800000000002</c:v>
                </c:pt>
                <c:pt idx="538">
                  <c:v>-0.13978699999999999</c:v>
                </c:pt>
                <c:pt idx="539">
                  <c:v>-0.182389</c:v>
                </c:pt>
                <c:pt idx="540">
                  <c:v>-1.8534999999999999E-2</c:v>
                </c:pt>
                <c:pt idx="541">
                  <c:v>-0.118879</c:v>
                </c:pt>
                <c:pt idx="542">
                  <c:v>-4.5365000000000003E-2</c:v>
                </c:pt>
                <c:pt idx="543">
                  <c:v>-1.6132000000000001E-2</c:v>
                </c:pt>
                <c:pt idx="544">
                  <c:v>5.5904000000000002E-2</c:v>
                </c:pt>
                <c:pt idx="545">
                  <c:v>0.155552</c:v>
                </c:pt>
                <c:pt idx="546">
                  <c:v>0.102767</c:v>
                </c:pt>
                <c:pt idx="547">
                  <c:v>0.14519499999999999</c:v>
                </c:pt>
                <c:pt idx="548">
                  <c:v>4.0239999999999998E-3</c:v>
                </c:pt>
                <c:pt idx="549">
                  <c:v>6.6156000000000006E-2</c:v>
                </c:pt>
                <c:pt idx="550">
                  <c:v>8.3184999999999995E-2</c:v>
                </c:pt>
                <c:pt idx="551">
                  <c:v>0.129191</c:v>
                </c:pt>
                <c:pt idx="552">
                  <c:v>8.2799999999999992E-3</c:v>
                </c:pt>
                <c:pt idx="553">
                  <c:v>-9.6400000000000099E-4</c:v>
                </c:pt>
                <c:pt idx="554">
                  <c:v>0.13424900000000001</c:v>
                </c:pt>
                <c:pt idx="555">
                  <c:v>0.42135499999999998</c:v>
                </c:pt>
                <c:pt idx="556">
                  <c:v>0.29011700000000001</c:v>
                </c:pt>
                <c:pt idx="557">
                  <c:v>0.53313699999999997</c:v>
                </c:pt>
                <c:pt idx="558">
                  <c:v>0.15339800000000001</c:v>
                </c:pt>
                <c:pt idx="559">
                  <c:v>0.214809</c:v>
                </c:pt>
                <c:pt idx="560">
                  <c:v>5.3796999999999998E-2</c:v>
                </c:pt>
                <c:pt idx="561">
                  <c:v>0.180232</c:v>
                </c:pt>
                <c:pt idx="562">
                  <c:v>0.10174800000000001</c:v>
                </c:pt>
                <c:pt idx="563">
                  <c:v>0.14261199999999999</c:v>
                </c:pt>
                <c:pt idx="564">
                  <c:v>3.5E-4</c:v>
                </c:pt>
                <c:pt idx="565">
                  <c:v>-3.9948999999999998E-2</c:v>
                </c:pt>
                <c:pt idx="566">
                  <c:v>-1.2710000000000001E-2</c:v>
                </c:pt>
                <c:pt idx="567">
                  <c:v>6.0566000000000002E-2</c:v>
                </c:pt>
                <c:pt idx="568">
                  <c:v>9.8185999999999996E-2</c:v>
                </c:pt>
                <c:pt idx="569">
                  <c:v>0.142205</c:v>
                </c:pt>
                <c:pt idx="570">
                  <c:v>1.9753E-2</c:v>
                </c:pt>
                <c:pt idx="571">
                  <c:v>1.8988999999999999E-2</c:v>
                </c:pt>
                <c:pt idx="572">
                  <c:v>-0.115103</c:v>
                </c:pt>
                <c:pt idx="573">
                  <c:v>-0.314662</c:v>
                </c:pt>
                <c:pt idx="574">
                  <c:v>-0.20658499999999999</c:v>
                </c:pt>
                <c:pt idx="575">
                  <c:v>-0.31093799999999999</c:v>
                </c:pt>
                <c:pt idx="576">
                  <c:v>6.5620000000000001E-3</c:v>
                </c:pt>
                <c:pt idx="577">
                  <c:v>-7.1785000000000002E-2</c:v>
                </c:pt>
                <c:pt idx="578">
                  <c:v>-0.12800300000000001</c:v>
                </c:pt>
                <c:pt idx="579">
                  <c:v>-9.8732E-2</c:v>
                </c:pt>
                <c:pt idx="580">
                  <c:v>8.0394999999999994E-2</c:v>
                </c:pt>
                <c:pt idx="581">
                  <c:v>0.117576</c:v>
                </c:pt>
                <c:pt idx="582">
                  <c:v>1.379E-2</c:v>
                </c:pt>
                <c:pt idx="583">
                  <c:v>9.7179999999999992E-3</c:v>
                </c:pt>
                <c:pt idx="584">
                  <c:v>-2.1819999999999999E-2</c:v>
                </c:pt>
                <c:pt idx="585">
                  <c:v>-5.5828000000000003E-2</c:v>
                </c:pt>
                <c:pt idx="586">
                  <c:v>-6.3486000000000001E-2</c:v>
                </c:pt>
                <c:pt idx="587">
                  <c:v>-6.6556000000000004E-2</c:v>
                </c:pt>
                <c:pt idx="588">
                  <c:v>-3.4132999999999997E-2</c:v>
                </c:pt>
                <c:pt idx="589">
                  <c:v>-4.7870000000000003E-2</c:v>
                </c:pt>
                <c:pt idx="590">
                  <c:v>4.3708999999999998E-2</c:v>
                </c:pt>
                <c:pt idx="591">
                  <c:v>9.9013000000000004E-2</c:v>
                </c:pt>
                <c:pt idx="592">
                  <c:v>-6.6087999999999994E-2</c:v>
                </c:pt>
                <c:pt idx="593">
                  <c:v>-0.28710599999999997</c:v>
                </c:pt>
                <c:pt idx="594">
                  <c:v>-0.29430299999999998</c:v>
                </c:pt>
                <c:pt idx="595">
                  <c:v>-0.44116899999999998</c:v>
                </c:pt>
                <c:pt idx="596">
                  <c:v>5.5453000000000002E-2</c:v>
                </c:pt>
                <c:pt idx="597">
                  <c:v>0.10292999999999999</c:v>
                </c:pt>
                <c:pt idx="598">
                  <c:v>1.5699999999999999E-4</c:v>
                </c:pt>
                <c:pt idx="599">
                  <c:v>1.964E-3</c:v>
                </c:pt>
                <c:pt idx="600">
                  <c:v>-0.12526300000000001</c:v>
                </c:pt>
                <c:pt idx="601">
                  <c:v>-0.38613799999999998</c:v>
                </c:pt>
                <c:pt idx="602">
                  <c:v>-0.30480800000000002</c:v>
                </c:pt>
                <c:pt idx="603">
                  <c:v>-0.53299700000000005</c:v>
                </c:pt>
                <c:pt idx="604">
                  <c:v>-2.1964999999999998E-2</c:v>
                </c:pt>
                <c:pt idx="605">
                  <c:v>7.0232000000000003E-2</c:v>
                </c:pt>
                <c:pt idx="606">
                  <c:v>-0.13212299999999999</c:v>
                </c:pt>
                <c:pt idx="607">
                  <c:v>-0.45386799999999999</c:v>
                </c:pt>
                <c:pt idx="608">
                  <c:v>-0.30449300000000001</c:v>
                </c:pt>
                <c:pt idx="609">
                  <c:v>-0.50460700000000003</c:v>
                </c:pt>
                <c:pt idx="610">
                  <c:v>-0.21248700000000001</c:v>
                </c:pt>
                <c:pt idx="611">
                  <c:v>-0.56450299999999998</c:v>
                </c:pt>
                <c:pt idx="612">
                  <c:v>-0.54398000000000002</c:v>
                </c:pt>
                <c:pt idx="613">
                  <c:v>-1.1453660000000001</c:v>
                </c:pt>
              </c:numCache>
            </c:numRef>
          </c:val>
          <c:smooth val="0"/>
          <c:extLst>
            <c:ext xmlns:c16="http://schemas.microsoft.com/office/drawing/2014/chart" uri="{C3380CC4-5D6E-409C-BE32-E72D297353CC}">
              <c16:uniqueId val="{00000000-3786-4C1D-A823-746B3629641C}"/>
            </c:ext>
          </c:extLst>
        </c:ser>
        <c:ser>
          <c:idx val="1"/>
          <c:order val="1"/>
          <c:tx>
            <c:strRef>
              <c:f>'[fusion test.xlsx]Sheet1'!$G$1</c:f>
              <c:strCache>
                <c:ptCount val="1"/>
                <c:pt idx="0">
                  <c:v>Y_gyro</c:v>
                </c:pt>
              </c:strCache>
            </c:strRef>
          </c:tx>
          <c:spPr>
            <a:ln w="28575" cap="rnd">
              <a:solidFill>
                <a:schemeClr val="accent2"/>
              </a:solidFill>
              <a:round/>
            </a:ln>
            <a:effectLst/>
          </c:spPr>
          <c:marker>
            <c:symbol val="none"/>
          </c:marker>
          <c:val>
            <c:numRef>
              <c:f>'[fusion test.xlsx]Sheet1'!$G$2:$G$691</c:f>
              <c:numCache>
                <c:formatCode>General</c:formatCode>
                <c:ptCount val="690"/>
                <c:pt idx="0">
                  <c:v>9.6895999999999996E-2</c:v>
                </c:pt>
                <c:pt idx="1">
                  <c:v>-2.0939999999999999E-3</c:v>
                </c:pt>
                <c:pt idx="2">
                  <c:v>-7.4579999999999994E-2</c:v>
                </c:pt>
                <c:pt idx="3">
                  <c:v>-8.4307000000000007E-2</c:v>
                </c:pt>
                <c:pt idx="4">
                  <c:v>0.22057299999999999</c:v>
                </c:pt>
                <c:pt idx="5">
                  <c:v>0.30834499999999998</c:v>
                </c:pt>
                <c:pt idx="6">
                  <c:v>-8.1476999999999994E-2</c:v>
                </c:pt>
                <c:pt idx="7">
                  <c:v>-0.179257</c:v>
                </c:pt>
                <c:pt idx="8">
                  <c:v>-6.7147999999999999E-2</c:v>
                </c:pt>
                <c:pt idx="9">
                  <c:v>-0.13636899999999999</c:v>
                </c:pt>
                <c:pt idx="10">
                  <c:v>-0.10630199999999999</c:v>
                </c:pt>
                <c:pt idx="11">
                  <c:v>-0.170712</c:v>
                </c:pt>
                <c:pt idx="12">
                  <c:v>-4.0910000000000002E-2</c:v>
                </c:pt>
                <c:pt idx="13">
                  <c:v>-0.136519</c:v>
                </c:pt>
                <c:pt idx="14">
                  <c:v>-0.18405199999999999</c:v>
                </c:pt>
                <c:pt idx="15">
                  <c:v>-0.184755</c:v>
                </c:pt>
                <c:pt idx="16">
                  <c:v>0.18267600000000001</c:v>
                </c:pt>
                <c:pt idx="17">
                  <c:v>0.19698599999999999</c:v>
                </c:pt>
                <c:pt idx="18">
                  <c:v>-0.31405699999999998</c:v>
                </c:pt>
                <c:pt idx="19">
                  <c:v>-0.59855199999999997</c:v>
                </c:pt>
                <c:pt idx="20">
                  <c:v>8.6130000000000009E-3</c:v>
                </c:pt>
                <c:pt idx="21">
                  <c:v>0.28397099999999997</c:v>
                </c:pt>
                <c:pt idx="22">
                  <c:v>-1.3233E-2</c:v>
                </c:pt>
                <c:pt idx="23">
                  <c:v>-0.51336000000000004</c:v>
                </c:pt>
                <c:pt idx="24">
                  <c:v>-0.327434</c:v>
                </c:pt>
                <c:pt idx="25">
                  <c:v>-0.224189</c:v>
                </c:pt>
                <c:pt idx="26">
                  <c:v>0.26022099999999998</c:v>
                </c:pt>
                <c:pt idx="27">
                  <c:v>0.32550099999999998</c:v>
                </c:pt>
                <c:pt idx="28">
                  <c:v>-0.154252</c:v>
                </c:pt>
                <c:pt idx="29">
                  <c:v>-4.1755E-2</c:v>
                </c:pt>
                <c:pt idx="30">
                  <c:v>0.60742300000000005</c:v>
                </c:pt>
                <c:pt idx="31">
                  <c:v>1.3877029999999999</c:v>
                </c:pt>
                <c:pt idx="32">
                  <c:v>-6.9732000000000002E-2</c:v>
                </c:pt>
                <c:pt idx="33">
                  <c:v>8.9359999999999995E-3</c:v>
                </c:pt>
                <c:pt idx="34">
                  <c:v>0.73336599999999996</c:v>
                </c:pt>
                <c:pt idx="35">
                  <c:v>1.7175720000000001</c:v>
                </c:pt>
                <c:pt idx="36">
                  <c:v>0.85472199999999998</c:v>
                </c:pt>
                <c:pt idx="37">
                  <c:v>1.588085</c:v>
                </c:pt>
                <c:pt idx="38">
                  <c:v>0.852634</c:v>
                </c:pt>
                <c:pt idx="39">
                  <c:v>2.0175990000000001</c:v>
                </c:pt>
                <c:pt idx="40">
                  <c:v>1.172005</c:v>
                </c:pt>
                <c:pt idx="41">
                  <c:v>2.6606510000000001</c:v>
                </c:pt>
                <c:pt idx="42">
                  <c:v>1.65021</c:v>
                </c:pt>
                <c:pt idx="43">
                  <c:v>3.1473049999999998</c:v>
                </c:pt>
                <c:pt idx="44">
                  <c:v>1.1159570000000001</c:v>
                </c:pt>
                <c:pt idx="45">
                  <c:v>2.0485150000000001</c:v>
                </c:pt>
                <c:pt idx="46">
                  <c:v>1.2752730000000001</c:v>
                </c:pt>
                <c:pt idx="47">
                  <c:v>2.623996</c:v>
                </c:pt>
                <c:pt idx="48">
                  <c:v>0.95486000000000004</c:v>
                </c:pt>
                <c:pt idx="49">
                  <c:v>0.98475400000000002</c:v>
                </c:pt>
                <c:pt idx="50">
                  <c:v>-0.265567</c:v>
                </c:pt>
                <c:pt idx="51">
                  <c:v>0.468026</c:v>
                </c:pt>
                <c:pt idx="52">
                  <c:v>1.4708559999999999</c:v>
                </c:pt>
                <c:pt idx="53">
                  <c:v>3.425189</c:v>
                </c:pt>
                <c:pt idx="54">
                  <c:v>1.7460450000000001</c:v>
                </c:pt>
                <c:pt idx="55">
                  <c:v>3.001897</c:v>
                </c:pt>
                <c:pt idx="56">
                  <c:v>0.84521500000000005</c:v>
                </c:pt>
                <c:pt idx="57">
                  <c:v>1.458971</c:v>
                </c:pt>
                <c:pt idx="58">
                  <c:v>0.90643799999999997</c:v>
                </c:pt>
                <c:pt idx="59">
                  <c:v>2.1060729999999999</c:v>
                </c:pt>
                <c:pt idx="60">
                  <c:v>1.131122</c:v>
                </c:pt>
                <c:pt idx="61">
                  <c:v>2.3902399999999999</c:v>
                </c:pt>
                <c:pt idx="62">
                  <c:v>1.121076</c:v>
                </c:pt>
                <c:pt idx="63">
                  <c:v>1.3961129999999999</c:v>
                </c:pt>
                <c:pt idx="64">
                  <c:v>7.1180999999999994E-2</c:v>
                </c:pt>
                <c:pt idx="65">
                  <c:v>0.78644599999999998</c:v>
                </c:pt>
                <c:pt idx="66">
                  <c:v>1.351556</c:v>
                </c:pt>
                <c:pt idx="67">
                  <c:v>2.504629</c:v>
                </c:pt>
                <c:pt idx="68">
                  <c:v>1.405966</c:v>
                </c:pt>
                <c:pt idx="69">
                  <c:v>2.8661699999999999</c:v>
                </c:pt>
                <c:pt idx="70">
                  <c:v>1.48624</c:v>
                </c:pt>
                <c:pt idx="71">
                  <c:v>2.4044970000000001</c:v>
                </c:pt>
                <c:pt idx="72">
                  <c:v>0.88605500000000004</c:v>
                </c:pt>
                <c:pt idx="73">
                  <c:v>1.735884</c:v>
                </c:pt>
                <c:pt idx="74">
                  <c:v>0.99778199999999995</c:v>
                </c:pt>
                <c:pt idx="75">
                  <c:v>2.8559760000000001</c:v>
                </c:pt>
                <c:pt idx="76">
                  <c:v>2.4760749999999998</c:v>
                </c:pt>
                <c:pt idx="77">
                  <c:v>5.0717780000000001</c:v>
                </c:pt>
                <c:pt idx="78">
                  <c:v>2.8009460000000002</c:v>
                </c:pt>
                <c:pt idx="79">
                  <c:v>6.2609120000000003</c:v>
                </c:pt>
                <c:pt idx="80">
                  <c:v>4.1830870000000004</c:v>
                </c:pt>
                <c:pt idx="81">
                  <c:v>8.2160119999999992</c:v>
                </c:pt>
                <c:pt idx="82">
                  <c:v>3.2610519999999998</c:v>
                </c:pt>
                <c:pt idx="83">
                  <c:v>5.9983050000000002</c:v>
                </c:pt>
                <c:pt idx="84">
                  <c:v>2.4064930000000002</c:v>
                </c:pt>
                <c:pt idx="85">
                  <c:v>4.2753360000000002</c:v>
                </c:pt>
                <c:pt idx="86">
                  <c:v>1.4475199999999999</c:v>
                </c:pt>
                <c:pt idx="87">
                  <c:v>2.4545360000000001</c:v>
                </c:pt>
                <c:pt idx="88">
                  <c:v>0.52590999999999999</c:v>
                </c:pt>
                <c:pt idx="89">
                  <c:v>0.89477799999999996</c:v>
                </c:pt>
                <c:pt idx="90">
                  <c:v>0.32102999999999998</c:v>
                </c:pt>
                <c:pt idx="91">
                  <c:v>0.74802999999999997</c:v>
                </c:pt>
                <c:pt idx="92">
                  <c:v>0.172736</c:v>
                </c:pt>
                <c:pt idx="93">
                  <c:v>-6.9096000000000005E-2</c:v>
                </c:pt>
                <c:pt idx="94">
                  <c:v>-0.53539000000000003</c:v>
                </c:pt>
                <c:pt idx="95">
                  <c:v>-1.0210939999999999</c:v>
                </c:pt>
                <c:pt idx="96">
                  <c:v>-0.64309499999999997</c:v>
                </c:pt>
                <c:pt idx="97">
                  <c:v>-1.1878610000000001</c:v>
                </c:pt>
                <c:pt idx="98">
                  <c:v>-0.87420399999999998</c:v>
                </c:pt>
                <c:pt idx="99">
                  <c:v>-2.665565</c:v>
                </c:pt>
                <c:pt idx="100">
                  <c:v>-2.1334209999999998</c:v>
                </c:pt>
                <c:pt idx="101">
                  <c:v>-4.2738440000000004</c:v>
                </c:pt>
                <c:pt idx="102">
                  <c:v>-2.45932</c:v>
                </c:pt>
                <c:pt idx="103">
                  <c:v>-5.3303839999999996</c:v>
                </c:pt>
                <c:pt idx="104">
                  <c:v>-3.0722740000000002</c:v>
                </c:pt>
                <c:pt idx="105">
                  <c:v>-6.189184</c:v>
                </c:pt>
                <c:pt idx="106">
                  <c:v>-2.8714949999999999</c:v>
                </c:pt>
                <c:pt idx="107">
                  <c:v>-5.7123520000000001</c:v>
                </c:pt>
                <c:pt idx="108">
                  <c:v>-3.3014429999999999</c:v>
                </c:pt>
                <c:pt idx="109">
                  <c:v>-6.4024260000000002</c:v>
                </c:pt>
                <c:pt idx="110">
                  <c:v>-2.803064</c:v>
                </c:pt>
                <c:pt idx="111">
                  <c:v>-5.7702640000000001</c:v>
                </c:pt>
                <c:pt idx="112">
                  <c:v>-3.4237440000000001</c:v>
                </c:pt>
                <c:pt idx="113">
                  <c:v>-6.569528</c:v>
                </c:pt>
                <c:pt idx="114">
                  <c:v>-2.3516460000000001</c:v>
                </c:pt>
                <c:pt idx="115">
                  <c:v>-4.3447690000000003</c:v>
                </c:pt>
                <c:pt idx="116">
                  <c:v>-1.912812</c:v>
                </c:pt>
                <c:pt idx="117">
                  <c:v>-3.6349860000000001</c:v>
                </c:pt>
                <c:pt idx="118">
                  <c:v>-1.3742829999999999</c:v>
                </c:pt>
                <c:pt idx="119">
                  <c:v>-2.3123420000000001</c:v>
                </c:pt>
                <c:pt idx="120">
                  <c:v>-0.32882299999999998</c:v>
                </c:pt>
                <c:pt idx="121">
                  <c:v>-0.27141599999999999</c:v>
                </c:pt>
                <c:pt idx="122">
                  <c:v>0.26256499999999999</c:v>
                </c:pt>
                <c:pt idx="123">
                  <c:v>-0.50546400000000002</c:v>
                </c:pt>
                <c:pt idx="124">
                  <c:v>-2.7152799999999999</c:v>
                </c:pt>
                <c:pt idx="125">
                  <c:v>-5.0360740000000002</c:v>
                </c:pt>
                <c:pt idx="126">
                  <c:v>-0.44071100000000002</c:v>
                </c:pt>
                <c:pt idx="127">
                  <c:v>-0.27292100000000002</c:v>
                </c:pt>
                <c:pt idx="128">
                  <c:v>-0.36326999999999998</c:v>
                </c:pt>
                <c:pt idx="129">
                  <c:v>-1.2076709999999999</c:v>
                </c:pt>
                <c:pt idx="130">
                  <c:v>-0.22777800000000001</c:v>
                </c:pt>
                <c:pt idx="131">
                  <c:v>0.18474499999999999</c:v>
                </c:pt>
                <c:pt idx="132">
                  <c:v>0.21140900000000001</c:v>
                </c:pt>
                <c:pt idx="133">
                  <c:v>-0.31594</c:v>
                </c:pt>
                <c:pt idx="134">
                  <c:v>-0.67520199999999997</c:v>
                </c:pt>
                <c:pt idx="135">
                  <c:v>0.102743</c:v>
                </c:pt>
                <c:pt idx="136">
                  <c:v>1.4992449999999999</c:v>
                </c:pt>
                <c:pt idx="137">
                  <c:v>1.8058270000000001</c:v>
                </c:pt>
                <c:pt idx="138">
                  <c:v>-1.224891</c:v>
                </c:pt>
                <c:pt idx="139">
                  <c:v>-1.774983</c:v>
                </c:pt>
                <c:pt idx="140">
                  <c:v>0.58940899999999996</c:v>
                </c:pt>
                <c:pt idx="141">
                  <c:v>0.41871799999999998</c:v>
                </c:pt>
                <c:pt idx="142">
                  <c:v>-1.5104310000000001</c:v>
                </c:pt>
                <c:pt idx="143">
                  <c:v>-1.1492960000000001</c:v>
                </c:pt>
                <c:pt idx="144">
                  <c:v>4.3891479999999996</c:v>
                </c:pt>
                <c:pt idx="145">
                  <c:v>10.285155</c:v>
                </c:pt>
                <c:pt idx="146">
                  <c:v>4.7947259999999998</c:v>
                </c:pt>
                <c:pt idx="147">
                  <c:v>7.1601619999999997</c:v>
                </c:pt>
                <c:pt idx="148">
                  <c:v>1.4501949999999999</c:v>
                </c:pt>
                <c:pt idx="149">
                  <c:v>3.2065709999999998</c:v>
                </c:pt>
                <c:pt idx="150">
                  <c:v>1.902331</c:v>
                </c:pt>
                <c:pt idx="151">
                  <c:v>3.7642359999999999</c:v>
                </c:pt>
                <c:pt idx="152">
                  <c:v>1.424596</c:v>
                </c:pt>
                <c:pt idx="153">
                  <c:v>2.6008749999999998</c:v>
                </c:pt>
                <c:pt idx="154">
                  <c:v>1.080589</c:v>
                </c:pt>
                <c:pt idx="155">
                  <c:v>1.9253880000000001</c:v>
                </c:pt>
                <c:pt idx="156">
                  <c:v>0.82583300000000004</c:v>
                </c:pt>
                <c:pt idx="157">
                  <c:v>1.430434</c:v>
                </c:pt>
                <c:pt idx="158">
                  <c:v>0.368587</c:v>
                </c:pt>
                <c:pt idx="159">
                  <c:v>0.597333</c:v>
                </c:pt>
                <c:pt idx="160">
                  <c:v>-9.3193999999999999E-2</c:v>
                </c:pt>
                <c:pt idx="161">
                  <c:v>-0.60175500000000004</c:v>
                </c:pt>
                <c:pt idx="162">
                  <c:v>-1.057803</c:v>
                </c:pt>
                <c:pt idx="163">
                  <c:v>-2.4549780000000001</c:v>
                </c:pt>
                <c:pt idx="164">
                  <c:v>-1.5173620000000001</c:v>
                </c:pt>
                <c:pt idx="165">
                  <c:v>-3.0543870000000002</c:v>
                </c:pt>
                <c:pt idx="166">
                  <c:v>-1.6920869999999999</c:v>
                </c:pt>
                <c:pt idx="167">
                  <c:v>-3.7813699999999999</c:v>
                </c:pt>
                <c:pt idx="168">
                  <c:v>-2.3103899999999999</c:v>
                </c:pt>
                <c:pt idx="169">
                  <c:v>-4.6036580000000002</c:v>
                </c:pt>
                <c:pt idx="170">
                  <c:v>-2.202115</c:v>
                </c:pt>
                <c:pt idx="171">
                  <c:v>-4.6169989999999999</c:v>
                </c:pt>
                <c:pt idx="172">
                  <c:v>-1.9635290000000001</c:v>
                </c:pt>
                <c:pt idx="173">
                  <c:v>-3.3444859999999998</c:v>
                </c:pt>
                <c:pt idx="174">
                  <c:v>-1.6457649999999999</c:v>
                </c:pt>
                <c:pt idx="175">
                  <c:v>-3.4922629999999999</c:v>
                </c:pt>
                <c:pt idx="176">
                  <c:v>-1.651983</c:v>
                </c:pt>
                <c:pt idx="177">
                  <c:v>-2.9898039999999999</c:v>
                </c:pt>
                <c:pt idx="178">
                  <c:v>-1.425333</c:v>
                </c:pt>
                <c:pt idx="179">
                  <c:v>-3.0556260000000002</c:v>
                </c:pt>
                <c:pt idx="180">
                  <c:v>-1.452915</c:v>
                </c:pt>
                <c:pt idx="181">
                  <c:v>-2.534945</c:v>
                </c:pt>
                <c:pt idx="182">
                  <c:v>-0.92989699999999997</c:v>
                </c:pt>
                <c:pt idx="183">
                  <c:v>-1.7086790000000001</c:v>
                </c:pt>
                <c:pt idx="184">
                  <c:v>-0.43492399999999998</c:v>
                </c:pt>
                <c:pt idx="185">
                  <c:v>-0.560886</c:v>
                </c:pt>
                <c:pt idx="186">
                  <c:v>-0.30888399999999999</c:v>
                </c:pt>
                <c:pt idx="187">
                  <c:v>-0.86882899999999996</c:v>
                </c:pt>
                <c:pt idx="188">
                  <c:v>-0.25482399999999999</c:v>
                </c:pt>
                <c:pt idx="189">
                  <c:v>9.4761999999999999E-2</c:v>
                </c:pt>
                <c:pt idx="190">
                  <c:v>0.479236</c:v>
                </c:pt>
                <c:pt idx="191">
                  <c:v>0.72081099999999998</c:v>
                </c:pt>
                <c:pt idx="192">
                  <c:v>-9.1014999999999999E-2</c:v>
                </c:pt>
                <c:pt idx="193">
                  <c:v>5.1505000000000002E-2</c:v>
                </c:pt>
                <c:pt idx="194">
                  <c:v>0.42941400000000002</c:v>
                </c:pt>
                <c:pt idx="195">
                  <c:v>0.58948100000000003</c:v>
                </c:pt>
                <c:pt idx="196">
                  <c:v>0.43893799999999999</c:v>
                </c:pt>
                <c:pt idx="197">
                  <c:v>1.4797670000000001</c:v>
                </c:pt>
                <c:pt idx="198">
                  <c:v>1.236748</c:v>
                </c:pt>
                <c:pt idx="199">
                  <c:v>1.1058809999999999</c:v>
                </c:pt>
                <c:pt idx="200">
                  <c:v>0.21004700000000001</c:v>
                </c:pt>
                <c:pt idx="201">
                  <c:v>3.841663</c:v>
                </c:pt>
                <c:pt idx="202">
                  <c:v>4.3750749999999998</c:v>
                </c:pt>
                <c:pt idx="203">
                  <c:v>5.9950950000000001</c:v>
                </c:pt>
                <c:pt idx="204">
                  <c:v>-0.54605700000000001</c:v>
                </c:pt>
                <c:pt idx="205">
                  <c:v>0.500498</c:v>
                </c:pt>
                <c:pt idx="206">
                  <c:v>2.6410659999999999</c:v>
                </c:pt>
                <c:pt idx="207">
                  <c:v>5.2633349999999997</c:v>
                </c:pt>
                <c:pt idx="208">
                  <c:v>1.606673</c:v>
                </c:pt>
                <c:pt idx="209">
                  <c:v>2.8514689999999998</c:v>
                </c:pt>
                <c:pt idx="210">
                  <c:v>1.8185830000000001</c:v>
                </c:pt>
                <c:pt idx="211">
                  <c:v>3.9042500000000002</c:v>
                </c:pt>
                <c:pt idx="212">
                  <c:v>2.130058</c:v>
                </c:pt>
                <c:pt idx="213">
                  <c:v>3.504591</c:v>
                </c:pt>
                <c:pt idx="214">
                  <c:v>-0.18692600000000001</c:v>
                </c:pt>
                <c:pt idx="215">
                  <c:v>-0.94018699999999999</c:v>
                </c:pt>
                <c:pt idx="216">
                  <c:v>-0.385519</c:v>
                </c:pt>
                <c:pt idx="217">
                  <c:v>-9.2088000000000003E-2</c:v>
                </c:pt>
                <c:pt idx="218">
                  <c:v>0.33324900000000002</c:v>
                </c:pt>
                <c:pt idx="219">
                  <c:v>0.63689799999999996</c:v>
                </c:pt>
                <c:pt idx="220">
                  <c:v>0.193746</c:v>
                </c:pt>
                <c:pt idx="221">
                  <c:v>0.184308</c:v>
                </c:pt>
                <c:pt idx="222">
                  <c:v>-0.220056</c:v>
                </c:pt>
                <c:pt idx="223">
                  <c:v>-0.74441999999999997</c:v>
                </c:pt>
                <c:pt idx="224">
                  <c:v>-0.66155399999999998</c:v>
                </c:pt>
                <c:pt idx="225">
                  <c:v>-1.644374</c:v>
                </c:pt>
                <c:pt idx="226">
                  <c:v>-1.0193680000000001</c:v>
                </c:pt>
                <c:pt idx="227">
                  <c:v>-2.0843959999999999</c:v>
                </c:pt>
                <c:pt idx="228">
                  <c:v>-1.5386040000000001</c:v>
                </c:pt>
                <c:pt idx="229">
                  <c:v>-3.1734049999999998</c:v>
                </c:pt>
                <c:pt idx="230">
                  <c:v>-1.326522</c:v>
                </c:pt>
                <c:pt idx="231">
                  <c:v>-2.6687829999999999</c:v>
                </c:pt>
                <c:pt idx="232">
                  <c:v>-1.1019730000000001</c:v>
                </c:pt>
                <c:pt idx="233">
                  <c:v>-1.7153020000000001</c:v>
                </c:pt>
                <c:pt idx="234">
                  <c:v>-1.1039140000000001</c:v>
                </c:pt>
                <c:pt idx="235">
                  <c:v>-2.821402</c:v>
                </c:pt>
                <c:pt idx="236">
                  <c:v>-1.9988330000000001</c:v>
                </c:pt>
                <c:pt idx="237">
                  <c:v>-3.1230250000000002</c:v>
                </c:pt>
                <c:pt idx="238">
                  <c:v>-0.65174100000000001</c:v>
                </c:pt>
                <c:pt idx="239">
                  <c:v>-1.429727</c:v>
                </c:pt>
                <c:pt idx="240">
                  <c:v>-1.162261</c:v>
                </c:pt>
                <c:pt idx="241">
                  <c:v>-1.9022019999999999</c:v>
                </c:pt>
                <c:pt idx="242">
                  <c:v>-0.81158600000000003</c:v>
                </c:pt>
                <c:pt idx="243">
                  <c:v>-1.7402169999999999</c:v>
                </c:pt>
                <c:pt idx="244">
                  <c:v>-1.0124359999999999</c:v>
                </c:pt>
                <c:pt idx="245">
                  <c:v>-1.596535</c:v>
                </c:pt>
                <c:pt idx="246">
                  <c:v>-1.7021000000000001E-2</c:v>
                </c:pt>
                <c:pt idx="247">
                  <c:v>-0.134992</c:v>
                </c:pt>
                <c:pt idx="248">
                  <c:v>-0.26599400000000001</c:v>
                </c:pt>
                <c:pt idx="249">
                  <c:v>-0.64661900000000005</c:v>
                </c:pt>
                <c:pt idx="250">
                  <c:v>-0.48372700000000002</c:v>
                </c:pt>
                <c:pt idx="251">
                  <c:v>-0.89542999999999995</c:v>
                </c:pt>
                <c:pt idx="252">
                  <c:v>-1.9466000000000001E-2</c:v>
                </c:pt>
                <c:pt idx="253">
                  <c:v>0.23360500000000001</c:v>
                </c:pt>
                <c:pt idx="254">
                  <c:v>-0.36122300000000002</c:v>
                </c:pt>
                <c:pt idx="255">
                  <c:v>-0.92085600000000001</c:v>
                </c:pt>
                <c:pt idx="256">
                  <c:v>0.96137600000000001</c:v>
                </c:pt>
                <c:pt idx="257">
                  <c:v>1.9864040000000001</c:v>
                </c:pt>
                <c:pt idx="258">
                  <c:v>-0.50102100000000005</c:v>
                </c:pt>
                <c:pt idx="259">
                  <c:v>-0.99066799999999999</c:v>
                </c:pt>
                <c:pt idx="260">
                  <c:v>1.284842</c:v>
                </c:pt>
                <c:pt idx="261">
                  <c:v>3.6831399999999999</c:v>
                </c:pt>
                <c:pt idx="262">
                  <c:v>0.285387</c:v>
                </c:pt>
                <c:pt idx="263">
                  <c:v>3.8206999999999998E-2</c:v>
                </c:pt>
                <c:pt idx="264">
                  <c:v>-0.27080199999999999</c:v>
                </c:pt>
                <c:pt idx="265">
                  <c:v>1.6070960000000001</c:v>
                </c:pt>
                <c:pt idx="266">
                  <c:v>2.4655200000000002</c:v>
                </c:pt>
                <c:pt idx="267">
                  <c:v>4.2178279999999999</c:v>
                </c:pt>
                <c:pt idx="268">
                  <c:v>1.9752449999999999</c:v>
                </c:pt>
                <c:pt idx="269">
                  <c:v>4.2487000000000004</c:v>
                </c:pt>
                <c:pt idx="270">
                  <c:v>2.5790660000000001</c:v>
                </c:pt>
                <c:pt idx="271">
                  <c:v>4.8974380000000002</c:v>
                </c:pt>
                <c:pt idx="272">
                  <c:v>1.623235</c:v>
                </c:pt>
                <c:pt idx="273">
                  <c:v>2.9556480000000001</c:v>
                </c:pt>
                <c:pt idx="274">
                  <c:v>1.52952</c:v>
                </c:pt>
                <c:pt idx="275">
                  <c:v>2.971034</c:v>
                </c:pt>
                <c:pt idx="276">
                  <c:v>1.325337</c:v>
                </c:pt>
                <c:pt idx="277">
                  <c:v>2.5413160000000001</c:v>
                </c:pt>
                <c:pt idx="278">
                  <c:v>0.95980799999999999</c:v>
                </c:pt>
                <c:pt idx="279">
                  <c:v>1.7113050000000001</c:v>
                </c:pt>
                <c:pt idx="280">
                  <c:v>0.55089699999999997</c:v>
                </c:pt>
                <c:pt idx="281">
                  <c:v>0.66608999999999996</c:v>
                </c:pt>
                <c:pt idx="282">
                  <c:v>-0.22072600000000001</c:v>
                </c:pt>
                <c:pt idx="283">
                  <c:v>-0.53047699999999998</c:v>
                </c:pt>
                <c:pt idx="284">
                  <c:v>-0.11057599999999999</c:v>
                </c:pt>
                <c:pt idx="285">
                  <c:v>-0.10700800000000001</c:v>
                </c:pt>
                <c:pt idx="286">
                  <c:v>-0.23982200000000001</c:v>
                </c:pt>
                <c:pt idx="287">
                  <c:v>-0.588009</c:v>
                </c:pt>
                <c:pt idx="288">
                  <c:v>-0.45186100000000001</c:v>
                </c:pt>
                <c:pt idx="289">
                  <c:v>-0.77264999999999995</c:v>
                </c:pt>
                <c:pt idx="290">
                  <c:v>-0.28817799999999999</c:v>
                </c:pt>
                <c:pt idx="291">
                  <c:v>-0.74581699999999995</c:v>
                </c:pt>
                <c:pt idx="292">
                  <c:v>-0.78913999999999995</c:v>
                </c:pt>
                <c:pt idx="293">
                  <c:v>-1.8338829999999999</c:v>
                </c:pt>
                <c:pt idx="294">
                  <c:v>-0.85945800000000006</c:v>
                </c:pt>
                <c:pt idx="295">
                  <c:v>-1.8742639999999999</c:v>
                </c:pt>
                <c:pt idx="296">
                  <c:v>-1.5509550000000001</c:v>
                </c:pt>
                <c:pt idx="297">
                  <c:v>-2.8434119999999998</c:v>
                </c:pt>
                <c:pt idx="298">
                  <c:v>-1.187611</c:v>
                </c:pt>
                <c:pt idx="299">
                  <c:v>-2.6303109999999998</c:v>
                </c:pt>
                <c:pt idx="300">
                  <c:v>-1.262618</c:v>
                </c:pt>
                <c:pt idx="301">
                  <c:v>-2.3142930000000002</c:v>
                </c:pt>
                <c:pt idx="302">
                  <c:v>-0.84636100000000003</c:v>
                </c:pt>
                <c:pt idx="303">
                  <c:v>-1.66201</c:v>
                </c:pt>
                <c:pt idx="304">
                  <c:v>-1.3149550000000001</c:v>
                </c:pt>
                <c:pt idx="305">
                  <c:v>-3.1395330000000001</c:v>
                </c:pt>
                <c:pt idx="306">
                  <c:v>-1.6038779999999999</c:v>
                </c:pt>
                <c:pt idx="307">
                  <c:v>-3.1513490000000002</c:v>
                </c:pt>
                <c:pt idx="308">
                  <c:v>-2.0678510000000001</c:v>
                </c:pt>
                <c:pt idx="309">
                  <c:v>-4.112266</c:v>
                </c:pt>
                <c:pt idx="310">
                  <c:v>-1.1012439999999999</c:v>
                </c:pt>
                <c:pt idx="311">
                  <c:v>-1.502154</c:v>
                </c:pt>
                <c:pt idx="312">
                  <c:v>-0.509938</c:v>
                </c:pt>
                <c:pt idx="313">
                  <c:v>-1.3883920000000001</c:v>
                </c:pt>
                <c:pt idx="314">
                  <c:v>-0.78104899999999999</c:v>
                </c:pt>
                <c:pt idx="315">
                  <c:v>-1.1119859999999999</c:v>
                </c:pt>
                <c:pt idx="316">
                  <c:v>-8.7201000000000001E-2</c:v>
                </c:pt>
                <c:pt idx="317">
                  <c:v>-0.46947800000000001</c:v>
                </c:pt>
                <c:pt idx="318">
                  <c:v>-0.43493500000000002</c:v>
                </c:pt>
                <c:pt idx="319">
                  <c:v>-0.374004</c:v>
                </c:pt>
                <c:pt idx="320">
                  <c:v>0.35364400000000001</c:v>
                </c:pt>
                <c:pt idx="321">
                  <c:v>0.29367500000000002</c:v>
                </c:pt>
                <c:pt idx="322">
                  <c:v>-0.58052800000000004</c:v>
                </c:pt>
                <c:pt idx="323">
                  <c:v>-0.69818199999999997</c:v>
                </c:pt>
                <c:pt idx="324">
                  <c:v>0.71432700000000005</c:v>
                </c:pt>
                <c:pt idx="325">
                  <c:v>1.2892650000000001</c:v>
                </c:pt>
                <c:pt idx="326">
                  <c:v>-0.109541</c:v>
                </c:pt>
                <c:pt idx="327">
                  <c:v>3.0358E-2</c:v>
                </c:pt>
                <c:pt idx="328">
                  <c:v>1.3792599999999999</c:v>
                </c:pt>
                <c:pt idx="329">
                  <c:v>2.5764109999999998</c:v>
                </c:pt>
                <c:pt idx="330">
                  <c:v>0.32924500000000001</c:v>
                </c:pt>
                <c:pt idx="331">
                  <c:v>0.86817299999999997</c:v>
                </c:pt>
                <c:pt idx="332">
                  <c:v>0.74268100000000004</c:v>
                </c:pt>
                <c:pt idx="333">
                  <c:v>1.3005340000000001</c:v>
                </c:pt>
                <c:pt idx="334">
                  <c:v>1.197514</c:v>
                </c:pt>
                <c:pt idx="335">
                  <c:v>3.9518819999999999</c:v>
                </c:pt>
                <c:pt idx="336">
                  <c:v>3.5086200000000001</c:v>
                </c:pt>
                <c:pt idx="337">
                  <c:v>6.7987989999999998</c:v>
                </c:pt>
                <c:pt idx="338">
                  <c:v>2.579758</c:v>
                </c:pt>
                <c:pt idx="339">
                  <c:v>4.9004849999999998</c:v>
                </c:pt>
                <c:pt idx="340">
                  <c:v>2.668024</c:v>
                </c:pt>
                <c:pt idx="341">
                  <c:v>5.8350359999999997</c:v>
                </c:pt>
                <c:pt idx="342">
                  <c:v>2.9779300000000002</c:v>
                </c:pt>
                <c:pt idx="343">
                  <c:v>5.4437949999999997</c:v>
                </c:pt>
                <c:pt idx="344">
                  <c:v>1.5491410000000001</c:v>
                </c:pt>
                <c:pt idx="345">
                  <c:v>2.6870880000000001</c:v>
                </c:pt>
                <c:pt idx="346">
                  <c:v>1.2227429999999999</c:v>
                </c:pt>
                <c:pt idx="347">
                  <c:v>2.0477509999999999</c:v>
                </c:pt>
                <c:pt idx="348">
                  <c:v>0.29966199999999998</c:v>
                </c:pt>
                <c:pt idx="349">
                  <c:v>0.46214100000000002</c:v>
                </c:pt>
                <c:pt idx="350">
                  <c:v>9.2852000000000004E-2</c:v>
                </c:pt>
                <c:pt idx="351">
                  <c:v>0.224915</c:v>
                </c:pt>
                <c:pt idx="352">
                  <c:v>0.20442399999999999</c:v>
                </c:pt>
                <c:pt idx="353">
                  <c:v>0.40462300000000001</c:v>
                </c:pt>
                <c:pt idx="354">
                  <c:v>0.18442800000000001</c:v>
                </c:pt>
                <c:pt idx="355">
                  <c:v>0.36587799999999998</c:v>
                </c:pt>
                <c:pt idx="356">
                  <c:v>0.259718</c:v>
                </c:pt>
                <c:pt idx="357">
                  <c:v>0.78854000000000002</c:v>
                </c:pt>
                <c:pt idx="358">
                  <c:v>0.54160799999999998</c:v>
                </c:pt>
                <c:pt idx="359">
                  <c:v>0.98025700000000004</c:v>
                </c:pt>
                <c:pt idx="360">
                  <c:v>0.33008999999999999</c:v>
                </c:pt>
                <c:pt idx="361">
                  <c:v>-0.109611</c:v>
                </c:pt>
                <c:pt idx="362">
                  <c:v>-1.2705649999999999</c:v>
                </c:pt>
                <c:pt idx="363">
                  <c:v>-2.918866</c:v>
                </c:pt>
                <c:pt idx="364">
                  <c:v>-1.8675539999999999</c:v>
                </c:pt>
                <c:pt idx="365">
                  <c:v>-4.1389319999999996</c:v>
                </c:pt>
                <c:pt idx="366">
                  <c:v>-2.2025139999999999</c:v>
                </c:pt>
                <c:pt idx="367">
                  <c:v>-3.813129</c:v>
                </c:pt>
                <c:pt idx="368">
                  <c:v>-1.5047980000000001</c:v>
                </c:pt>
                <c:pt idx="369">
                  <c:v>-3.417589</c:v>
                </c:pt>
                <c:pt idx="370">
                  <c:v>-2.1216089999999999</c:v>
                </c:pt>
                <c:pt idx="371">
                  <c:v>-3.986361</c:v>
                </c:pt>
                <c:pt idx="372">
                  <c:v>-1.4063909999999999</c:v>
                </c:pt>
                <c:pt idx="373">
                  <c:v>-2.7404850000000001</c:v>
                </c:pt>
                <c:pt idx="374">
                  <c:v>-1.3214600000000001</c:v>
                </c:pt>
                <c:pt idx="375">
                  <c:v>-2.8825409999999998</c:v>
                </c:pt>
                <c:pt idx="376">
                  <c:v>-1.5674349999999999</c:v>
                </c:pt>
                <c:pt idx="377">
                  <c:v>-2.9057819999999999</c:v>
                </c:pt>
                <c:pt idx="378">
                  <c:v>-1.4155960000000001</c:v>
                </c:pt>
                <c:pt idx="379">
                  <c:v>-2.7410239999999999</c:v>
                </c:pt>
                <c:pt idx="380">
                  <c:v>-0.92694699999999997</c:v>
                </c:pt>
                <c:pt idx="381">
                  <c:v>-1.3251470000000001</c:v>
                </c:pt>
                <c:pt idx="382">
                  <c:v>-0.45469900000000002</c:v>
                </c:pt>
                <c:pt idx="383">
                  <c:v>-1.3227420000000001</c:v>
                </c:pt>
                <c:pt idx="384">
                  <c:v>-0.73614900000000005</c:v>
                </c:pt>
                <c:pt idx="385">
                  <c:v>-0.926288</c:v>
                </c:pt>
                <c:pt idx="386">
                  <c:v>-9.4853999999999994E-2</c:v>
                </c:pt>
                <c:pt idx="387">
                  <c:v>-0.44489400000000001</c:v>
                </c:pt>
                <c:pt idx="388">
                  <c:v>-0.44747500000000001</c:v>
                </c:pt>
                <c:pt idx="389">
                  <c:v>-0.68267599999999995</c:v>
                </c:pt>
                <c:pt idx="390">
                  <c:v>6.9352999999999998E-2</c:v>
                </c:pt>
                <c:pt idx="391">
                  <c:v>0.39046799999999998</c:v>
                </c:pt>
                <c:pt idx="392">
                  <c:v>0.31140200000000001</c:v>
                </c:pt>
                <c:pt idx="393">
                  <c:v>0.34740199999999999</c:v>
                </c:pt>
                <c:pt idx="394">
                  <c:v>5.8299999999999997E-4</c:v>
                </c:pt>
                <c:pt idx="395">
                  <c:v>0.31019099999999999</c:v>
                </c:pt>
                <c:pt idx="396">
                  <c:v>0.27134000000000003</c:v>
                </c:pt>
                <c:pt idx="397">
                  <c:v>-1.6191000000000001E-2</c:v>
                </c:pt>
                <c:pt idx="398">
                  <c:v>-8.8072999999999999E-2</c:v>
                </c:pt>
                <c:pt idx="399">
                  <c:v>0.62101399999999995</c:v>
                </c:pt>
                <c:pt idx="400">
                  <c:v>0.51068899999999995</c:v>
                </c:pt>
                <c:pt idx="401">
                  <c:v>0.53805099999999995</c:v>
                </c:pt>
                <c:pt idx="402">
                  <c:v>0.503857</c:v>
                </c:pt>
                <c:pt idx="403">
                  <c:v>2.769933</c:v>
                </c:pt>
                <c:pt idx="404">
                  <c:v>2.7326000000000001</c:v>
                </c:pt>
                <c:pt idx="405">
                  <c:v>4.7743479999999998</c:v>
                </c:pt>
                <c:pt idx="406">
                  <c:v>1.0069410000000001</c:v>
                </c:pt>
                <c:pt idx="407">
                  <c:v>1.492318</c:v>
                </c:pt>
                <c:pt idx="408">
                  <c:v>1.2916909999999999</c:v>
                </c:pt>
                <c:pt idx="409">
                  <c:v>3.955813</c:v>
                </c:pt>
                <c:pt idx="410">
                  <c:v>2.7995899999999998</c:v>
                </c:pt>
                <c:pt idx="411">
                  <c:v>3.8279179999999999</c:v>
                </c:pt>
                <c:pt idx="412">
                  <c:v>0.11573799999999999</c:v>
                </c:pt>
                <c:pt idx="413">
                  <c:v>1.298773</c:v>
                </c:pt>
                <c:pt idx="414">
                  <c:v>1.241368</c:v>
                </c:pt>
                <c:pt idx="415">
                  <c:v>1.4030860000000001</c:v>
                </c:pt>
                <c:pt idx="416">
                  <c:v>-0.52411099999999999</c:v>
                </c:pt>
                <c:pt idx="417">
                  <c:v>-1.2103600000000001</c:v>
                </c:pt>
                <c:pt idx="418">
                  <c:v>-1.1338269999999999</c:v>
                </c:pt>
                <c:pt idx="419">
                  <c:v>-2.7962790000000002</c:v>
                </c:pt>
                <c:pt idx="420">
                  <c:v>-1.8636109999999999</c:v>
                </c:pt>
                <c:pt idx="421">
                  <c:v>-3.9861909999999998</c:v>
                </c:pt>
                <c:pt idx="422">
                  <c:v>-2.085934</c:v>
                </c:pt>
                <c:pt idx="423">
                  <c:v>-4.459403</c:v>
                </c:pt>
                <c:pt idx="424">
                  <c:v>-3.3422339999999999</c:v>
                </c:pt>
                <c:pt idx="425">
                  <c:v>-7.5082430000000002</c:v>
                </c:pt>
                <c:pt idx="426">
                  <c:v>-4.6139260000000002</c:v>
                </c:pt>
                <c:pt idx="427">
                  <c:v>-9.3783460000000005</c:v>
                </c:pt>
                <c:pt idx="428">
                  <c:v>-5.2011839999999996</c:v>
                </c:pt>
                <c:pt idx="429">
                  <c:v>-10.783796000000001</c:v>
                </c:pt>
                <c:pt idx="430">
                  <c:v>-5.7049180000000002</c:v>
                </c:pt>
                <c:pt idx="431">
                  <c:v>-11.433597000000001</c:v>
                </c:pt>
                <c:pt idx="432">
                  <c:v>-6.2199359999999997</c:v>
                </c:pt>
                <c:pt idx="433">
                  <c:v>-12.989769000000001</c:v>
                </c:pt>
                <c:pt idx="434">
                  <c:v>-7.0629809999999997</c:v>
                </c:pt>
                <c:pt idx="435">
                  <c:v>-13.978925</c:v>
                </c:pt>
                <c:pt idx="436">
                  <c:v>-6.1887280000000002</c:v>
                </c:pt>
                <c:pt idx="437">
                  <c:v>-11.518001</c:v>
                </c:pt>
                <c:pt idx="438">
                  <c:v>-4.712199</c:v>
                </c:pt>
                <c:pt idx="439">
                  <c:v>-8.8269479999999998</c:v>
                </c:pt>
                <c:pt idx="440">
                  <c:v>-3.1695980000000001</c:v>
                </c:pt>
                <c:pt idx="441">
                  <c:v>-5.7490500000000004</c:v>
                </c:pt>
                <c:pt idx="442">
                  <c:v>-2.2965309999999999</c:v>
                </c:pt>
                <c:pt idx="443">
                  <c:v>-4.4059460000000001</c:v>
                </c:pt>
                <c:pt idx="444">
                  <c:v>-1.5937920000000001</c:v>
                </c:pt>
                <c:pt idx="445">
                  <c:v>-2.826435</c:v>
                </c:pt>
                <c:pt idx="446">
                  <c:v>-1.197487</c:v>
                </c:pt>
                <c:pt idx="447">
                  <c:v>-2.2814700000000001</c:v>
                </c:pt>
                <c:pt idx="448">
                  <c:v>-0.86849600000000005</c:v>
                </c:pt>
                <c:pt idx="449">
                  <c:v>-1.472302</c:v>
                </c:pt>
                <c:pt idx="450">
                  <c:v>-0.214613</c:v>
                </c:pt>
                <c:pt idx="451">
                  <c:v>-0.18310499999999999</c:v>
                </c:pt>
                <c:pt idx="452">
                  <c:v>8.8859999999999998E-3</c:v>
                </c:pt>
                <c:pt idx="453">
                  <c:v>-9.8282999999999995E-2</c:v>
                </c:pt>
                <c:pt idx="454">
                  <c:v>-0.15817400000000001</c:v>
                </c:pt>
                <c:pt idx="455">
                  <c:v>-0.280053</c:v>
                </c:pt>
                <c:pt idx="456">
                  <c:v>4.8526E-2</c:v>
                </c:pt>
                <c:pt idx="457">
                  <c:v>0.125861</c:v>
                </c:pt>
                <c:pt idx="458">
                  <c:v>1.3610000000000001E-2</c:v>
                </c:pt>
                <c:pt idx="459">
                  <c:v>-3.8707999999999999E-2</c:v>
                </c:pt>
                <c:pt idx="460">
                  <c:v>9.4619999999999999E-3</c:v>
                </c:pt>
                <c:pt idx="461">
                  <c:v>0.14347099999999999</c:v>
                </c:pt>
                <c:pt idx="462">
                  <c:v>0.17125899999999999</c:v>
                </c:pt>
                <c:pt idx="463">
                  <c:v>0.24563099999999999</c:v>
                </c:pt>
                <c:pt idx="464">
                  <c:v>3.0370000000000002E-3</c:v>
                </c:pt>
                <c:pt idx="465">
                  <c:v>1.3471E-2</c:v>
                </c:pt>
                <c:pt idx="466">
                  <c:v>9.2409000000000005E-2</c:v>
                </c:pt>
                <c:pt idx="467">
                  <c:v>0.268038</c:v>
                </c:pt>
                <c:pt idx="468">
                  <c:v>3.7279E-2</c:v>
                </c:pt>
                <c:pt idx="469">
                  <c:v>-0.17372000000000001</c:v>
                </c:pt>
                <c:pt idx="470">
                  <c:v>-2.2314000000000001E-2</c:v>
                </c:pt>
                <c:pt idx="471">
                  <c:v>8.4576999999999999E-2</c:v>
                </c:pt>
                <c:pt idx="472">
                  <c:v>6.7939999999999997E-3</c:v>
                </c:pt>
                <c:pt idx="473">
                  <c:v>-0.13671800000000001</c:v>
                </c:pt>
                <c:pt idx="474">
                  <c:v>-0.103073</c:v>
                </c:pt>
                <c:pt idx="475">
                  <c:v>-0.26569799999999999</c:v>
                </c:pt>
                <c:pt idx="476">
                  <c:v>-0.165909</c:v>
                </c:pt>
                <c:pt idx="477">
                  <c:v>-0.26911800000000002</c:v>
                </c:pt>
                <c:pt idx="478">
                  <c:v>-7.5522000000000006E-2</c:v>
                </c:pt>
                <c:pt idx="479">
                  <c:v>-0.16586400000000001</c:v>
                </c:pt>
                <c:pt idx="480">
                  <c:v>-9.9887000000000004E-2</c:v>
                </c:pt>
                <c:pt idx="481">
                  <c:v>-0.200964</c:v>
                </c:pt>
                <c:pt idx="482">
                  <c:v>-1.3809999999999999E-2</c:v>
                </c:pt>
                <c:pt idx="483">
                  <c:v>-3.1159999999999998E-3</c:v>
                </c:pt>
                <c:pt idx="484">
                  <c:v>-8.3055000000000004E-2</c:v>
                </c:pt>
                <c:pt idx="485">
                  <c:v>-0.14805199999999999</c:v>
                </c:pt>
                <c:pt idx="486">
                  <c:v>-4.0466000000000002E-2</c:v>
                </c:pt>
                <c:pt idx="487">
                  <c:v>-8.2974000000000006E-2</c:v>
                </c:pt>
                <c:pt idx="488">
                  <c:v>-3.9400999999999999E-2</c:v>
                </c:pt>
                <c:pt idx="489">
                  <c:v>-3.3089E-2</c:v>
                </c:pt>
                <c:pt idx="490">
                  <c:v>-1.068E-2</c:v>
                </c:pt>
                <c:pt idx="491">
                  <c:v>-6.0727000000000003E-2</c:v>
                </c:pt>
                <c:pt idx="492">
                  <c:v>-4.8947999999999998E-2</c:v>
                </c:pt>
                <c:pt idx="493">
                  <c:v>-0.101204</c:v>
                </c:pt>
                <c:pt idx="494">
                  <c:v>-4.5946000000000001E-2</c:v>
                </c:pt>
                <c:pt idx="495">
                  <c:v>-0.107836</c:v>
                </c:pt>
                <c:pt idx="496">
                  <c:v>-0.104477</c:v>
                </c:pt>
                <c:pt idx="497">
                  <c:v>-0.176927</c:v>
                </c:pt>
                <c:pt idx="498">
                  <c:v>-7.5653999999999999E-2</c:v>
                </c:pt>
                <c:pt idx="499">
                  <c:v>-0.13320299999999999</c:v>
                </c:pt>
                <c:pt idx="500">
                  <c:v>-1.9151000000000001E-2</c:v>
                </c:pt>
                <c:pt idx="501">
                  <c:v>-6.3861000000000001E-2</c:v>
                </c:pt>
                <c:pt idx="502">
                  <c:v>-6.0760000000000002E-2</c:v>
                </c:pt>
                <c:pt idx="503">
                  <c:v>-2.4629000000000002E-2</c:v>
                </c:pt>
                <c:pt idx="504">
                  <c:v>6.9045999999999996E-2</c:v>
                </c:pt>
                <c:pt idx="505">
                  <c:v>8.1793000000000005E-2</c:v>
                </c:pt>
                <c:pt idx="506">
                  <c:v>1.7E-5</c:v>
                </c:pt>
                <c:pt idx="507">
                  <c:v>-6.0658999999999998E-2</c:v>
                </c:pt>
                <c:pt idx="508">
                  <c:v>-5.6398999999999998E-2</c:v>
                </c:pt>
                <c:pt idx="509">
                  <c:v>-2.6518E-2</c:v>
                </c:pt>
                <c:pt idx="510">
                  <c:v>6.6045999999999994E-2</c:v>
                </c:pt>
                <c:pt idx="511">
                  <c:v>5.2160999999999999E-2</c:v>
                </c:pt>
                <c:pt idx="512">
                  <c:v>-2.6638999999999999E-2</c:v>
                </c:pt>
                <c:pt idx="513">
                  <c:v>-2.3446000000000002E-2</c:v>
                </c:pt>
                <c:pt idx="514">
                  <c:v>-1.2826000000000001E-2</c:v>
                </c:pt>
                <c:pt idx="515">
                  <c:v>4.1590000000000004E-3</c:v>
                </c:pt>
                <c:pt idx="516">
                  <c:v>4.5745000000000001E-2</c:v>
                </c:pt>
                <c:pt idx="517">
                  <c:v>5.3151999999999998E-2</c:v>
                </c:pt>
                <c:pt idx="518">
                  <c:v>2.6641000000000001E-2</c:v>
                </c:pt>
                <c:pt idx="519">
                  <c:v>1.4928E-2</c:v>
                </c:pt>
                <c:pt idx="520">
                  <c:v>-7.7698000000000003E-2</c:v>
                </c:pt>
                <c:pt idx="521">
                  <c:v>-9.5651E-2</c:v>
                </c:pt>
                <c:pt idx="522">
                  <c:v>6.1906999999999997E-2</c:v>
                </c:pt>
                <c:pt idx="523">
                  <c:v>7.3672000000000001E-2</c:v>
                </c:pt>
                <c:pt idx="524">
                  <c:v>-3.5125000000000003E-2</c:v>
                </c:pt>
                <c:pt idx="525">
                  <c:v>-4.1510999999999999E-2</c:v>
                </c:pt>
                <c:pt idx="526">
                  <c:v>1.9050000000000001E-2</c:v>
                </c:pt>
                <c:pt idx="527">
                  <c:v>0.106169</c:v>
                </c:pt>
                <c:pt idx="528">
                  <c:v>7.7613000000000001E-2</c:v>
                </c:pt>
                <c:pt idx="529">
                  <c:v>0.150973</c:v>
                </c:pt>
                <c:pt idx="530">
                  <c:v>0.107437</c:v>
                </c:pt>
                <c:pt idx="531">
                  <c:v>0.183142</c:v>
                </c:pt>
                <c:pt idx="532">
                  <c:v>-3.0880999999999999E-2</c:v>
                </c:pt>
                <c:pt idx="533">
                  <c:v>-0.138432</c:v>
                </c:pt>
                <c:pt idx="534">
                  <c:v>-0.169294</c:v>
                </c:pt>
                <c:pt idx="535">
                  <c:v>-0.27269100000000002</c:v>
                </c:pt>
                <c:pt idx="536">
                  <c:v>-2.3578999999999999E-2</c:v>
                </c:pt>
                <c:pt idx="537">
                  <c:v>9.3290000000000005E-3</c:v>
                </c:pt>
                <c:pt idx="538">
                  <c:v>-1.098E-3</c:v>
                </c:pt>
                <c:pt idx="539">
                  <c:v>-1.8152999999999999E-2</c:v>
                </c:pt>
                <c:pt idx="540">
                  <c:v>7.5644000000000003E-2</c:v>
                </c:pt>
                <c:pt idx="541">
                  <c:v>0.25681599999999999</c:v>
                </c:pt>
                <c:pt idx="542">
                  <c:v>8.6332999999999993E-2</c:v>
                </c:pt>
                <c:pt idx="543">
                  <c:v>6.4279999999999901E-3</c:v>
                </c:pt>
                <c:pt idx="544">
                  <c:v>-6.3949000000000006E-2</c:v>
                </c:pt>
                <c:pt idx="545">
                  <c:v>-0.16722100000000001</c:v>
                </c:pt>
                <c:pt idx="546">
                  <c:v>-0.100048</c:v>
                </c:pt>
                <c:pt idx="547">
                  <c:v>-8.3984000000000003E-2</c:v>
                </c:pt>
                <c:pt idx="548">
                  <c:v>3.2919999999999998E-3</c:v>
                </c:pt>
                <c:pt idx="549">
                  <c:v>-0.12224599999999999</c:v>
                </c:pt>
                <c:pt idx="550">
                  <c:v>-3.9296999999999999E-2</c:v>
                </c:pt>
                <c:pt idx="551">
                  <c:v>-0.107378</c:v>
                </c:pt>
                <c:pt idx="552">
                  <c:v>-1.2649000000000001E-2</c:v>
                </c:pt>
                <c:pt idx="553">
                  <c:v>9.8211999999999994E-2</c:v>
                </c:pt>
                <c:pt idx="554">
                  <c:v>4.3707000000000003E-2</c:v>
                </c:pt>
                <c:pt idx="555">
                  <c:v>-9.4050000000000002E-3</c:v>
                </c:pt>
                <c:pt idx="556">
                  <c:v>-4.3464000000000003E-2</c:v>
                </c:pt>
                <c:pt idx="557">
                  <c:v>-6.9868E-2</c:v>
                </c:pt>
                <c:pt idx="558">
                  <c:v>-5.0883999999999999E-2</c:v>
                </c:pt>
                <c:pt idx="559">
                  <c:v>-2.7279000000000001E-2</c:v>
                </c:pt>
                <c:pt idx="560">
                  <c:v>4.9179E-2</c:v>
                </c:pt>
                <c:pt idx="561">
                  <c:v>3.5617000000000003E-2</c:v>
                </c:pt>
                <c:pt idx="562">
                  <c:v>3.1399999999999999E-4</c:v>
                </c:pt>
                <c:pt idx="563">
                  <c:v>3.6784999999999998E-2</c:v>
                </c:pt>
                <c:pt idx="564">
                  <c:v>2.5815000000000001E-2</c:v>
                </c:pt>
                <c:pt idx="565">
                  <c:v>5.0597999999999997E-2</c:v>
                </c:pt>
                <c:pt idx="566">
                  <c:v>7.0569999999999994E-2</c:v>
                </c:pt>
                <c:pt idx="567">
                  <c:v>-2.6220000000000002E-3</c:v>
                </c:pt>
                <c:pt idx="568">
                  <c:v>-0.199855</c:v>
                </c:pt>
                <c:pt idx="569">
                  <c:v>-0.23246900000000001</c:v>
                </c:pt>
                <c:pt idx="570">
                  <c:v>1.1917000000000001E-2</c:v>
                </c:pt>
                <c:pt idx="571">
                  <c:v>5.0508999999999998E-2</c:v>
                </c:pt>
                <c:pt idx="572">
                  <c:v>0.101357</c:v>
                </c:pt>
                <c:pt idx="573">
                  <c:v>0.282495</c:v>
                </c:pt>
                <c:pt idx="574">
                  <c:v>0.12460400000000001</c:v>
                </c:pt>
                <c:pt idx="575">
                  <c:v>8.8339000000000001E-2</c:v>
                </c:pt>
                <c:pt idx="576">
                  <c:v>-0.21526699999999999</c:v>
                </c:pt>
                <c:pt idx="577">
                  <c:v>-0.283586</c:v>
                </c:pt>
                <c:pt idx="578">
                  <c:v>2.6527999999999999E-2</c:v>
                </c:pt>
                <c:pt idx="579">
                  <c:v>-3.8509000000000002E-2</c:v>
                </c:pt>
                <c:pt idx="580">
                  <c:v>-3.0963000000000001E-2</c:v>
                </c:pt>
                <c:pt idx="581">
                  <c:v>3.5031E-2</c:v>
                </c:pt>
                <c:pt idx="582">
                  <c:v>8.0837000000000006E-2</c:v>
                </c:pt>
                <c:pt idx="583">
                  <c:v>0.15198500000000001</c:v>
                </c:pt>
                <c:pt idx="584">
                  <c:v>-5.6598000000000002E-2</c:v>
                </c:pt>
                <c:pt idx="585">
                  <c:v>-5.5600999999999998E-2</c:v>
                </c:pt>
                <c:pt idx="586">
                  <c:v>8.9510000000000006E-2</c:v>
                </c:pt>
                <c:pt idx="587">
                  <c:v>3.3106999999999998E-2</c:v>
                </c:pt>
                <c:pt idx="588">
                  <c:v>-0.15142700000000001</c:v>
                </c:pt>
                <c:pt idx="589">
                  <c:v>-0.30396299999999998</c:v>
                </c:pt>
                <c:pt idx="590">
                  <c:v>-0.11523799999999999</c:v>
                </c:pt>
                <c:pt idx="591">
                  <c:v>-0.16981299999999999</c:v>
                </c:pt>
                <c:pt idx="592">
                  <c:v>-2.9196E-2</c:v>
                </c:pt>
                <c:pt idx="593">
                  <c:v>0.14835100000000001</c:v>
                </c:pt>
                <c:pt idx="594">
                  <c:v>0.47064400000000001</c:v>
                </c:pt>
                <c:pt idx="595">
                  <c:v>0.85938599999999998</c:v>
                </c:pt>
                <c:pt idx="596">
                  <c:v>1.4912999999999999E-2</c:v>
                </c:pt>
                <c:pt idx="597">
                  <c:v>-0.133073</c:v>
                </c:pt>
                <c:pt idx="598">
                  <c:v>-5.8539000000000001E-2</c:v>
                </c:pt>
                <c:pt idx="599">
                  <c:v>4.3239999999999997E-3</c:v>
                </c:pt>
                <c:pt idx="600">
                  <c:v>0.29082799999999998</c:v>
                </c:pt>
                <c:pt idx="601">
                  <c:v>0.81812700000000005</c:v>
                </c:pt>
                <c:pt idx="602">
                  <c:v>0.55925899999999995</c:v>
                </c:pt>
                <c:pt idx="603">
                  <c:v>0.88428600000000002</c:v>
                </c:pt>
                <c:pt idx="604">
                  <c:v>8.9559E-2</c:v>
                </c:pt>
                <c:pt idx="605">
                  <c:v>0.26252399999999998</c:v>
                </c:pt>
                <c:pt idx="606">
                  <c:v>0.55557000000000001</c:v>
                </c:pt>
                <c:pt idx="607">
                  <c:v>1.2034549999999999</c:v>
                </c:pt>
                <c:pt idx="608">
                  <c:v>0.35987200000000003</c:v>
                </c:pt>
                <c:pt idx="609">
                  <c:v>0.565249</c:v>
                </c:pt>
                <c:pt idx="610">
                  <c:v>0.27474399999999999</c:v>
                </c:pt>
                <c:pt idx="611">
                  <c:v>0.73052700000000004</c:v>
                </c:pt>
                <c:pt idx="612">
                  <c:v>0.51203699999999996</c:v>
                </c:pt>
                <c:pt idx="613">
                  <c:v>1.0548010000000001</c:v>
                </c:pt>
              </c:numCache>
            </c:numRef>
          </c:val>
          <c:smooth val="0"/>
          <c:extLst>
            <c:ext xmlns:c16="http://schemas.microsoft.com/office/drawing/2014/chart" uri="{C3380CC4-5D6E-409C-BE32-E72D297353CC}">
              <c16:uniqueId val="{00000001-3786-4C1D-A823-746B3629641C}"/>
            </c:ext>
          </c:extLst>
        </c:ser>
        <c:ser>
          <c:idx val="2"/>
          <c:order val="2"/>
          <c:tx>
            <c:strRef>
              <c:f>'[fusion test.xlsx]Sheet1'!$H$1</c:f>
              <c:strCache>
                <c:ptCount val="1"/>
                <c:pt idx="0">
                  <c:v>Z_gyro</c:v>
                </c:pt>
              </c:strCache>
            </c:strRef>
          </c:tx>
          <c:spPr>
            <a:ln w="28575" cap="rnd">
              <a:solidFill>
                <a:schemeClr val="accent3"/>
              </a:solidFill>
              <a:round/>
            </a:ln>
            <a:effectLst/>
          </c:spPr>
          <c:marker>
            <c:symbol val="none"/>
          </c:marker>
          <c:val>
            <c:numRef>
              <c:f>'[fusion test.xlsx]Sheet1'!$H$2:$H$691</c:f>
              <c:numCache>
                <c:formatCode>General</c:formatCode>
                <c:ptCount val="690"/>
                <c:pt idx="0">
                  <c:v>2.546E-2</c:v>
                </c:pt>
                <c:pt idx="1">
                  <c:v>5.9873000000000003E-2</c:v>
                </c:pt>
                <c:pt idx="2">
                  <c:v>2.4125000000000001E-2</c:v>
                </c:pt>
                <c:pt idx="3">
                  <c:v>1.5585999999999999E-2</c:v>
                </c:pt>
                <c:pt idx="4">
                  <c:v>8.8746000000000005E-2</c:v>
                </c:pt>
                <c:pt idx="5">
                  <c:v>0.29492400000000002</c:v>
                </c:pt>
                <c:pt idx="6">
                  <c:v>0.179593</c:v>
                </c:pt>
                <c:pt idx="7">
                  <c:v>0.21843799999999999</c:v>
                </c:pt>
                <c:pt idx="8">
                  <c:v>-2.7300999999999999E-2</c:v>
                </c:pt>
                <c:pt idx="9">
                  <c:v>-1.1256E-2</c:v>
                </c:pt>
                <c:pt idx="10">
                  <c:v>9.7364999999999993E-2</c:v>
                </c:pt>
                <c:pt idx="11">
                  <c:v>0.328295</c:v>
                </c:pt>
                <c:pt idx="12">
                  <c:v>0.24710799999999999</c:v>
                </c:pt>
                <c:pt idx="13">
                  <c:v>0.32913500000000001</c:v>
                </c:pt>
                <c:pt idx="14">
                  <c:v>5.6973000000000003E-2</c:v>
                </c:pt>
                <c:pt idx="15">
                  <c:v>0.20438000000000001</c:v>
                </c:pt>
                <c:pt idx="16">
                  <c:v>0.24646100000000001</c:v>
                </c:pt>
                <c:pt idx="17">
                  <c:v>0.41247299999999998</c:v>
                </c:pt>
                <c:pt idx="18">
                  <c:v>-2.6615E-2</c:v>
                </c:pt>
                <c:pt idx="19">
                  <c:v>-0.124643</c:v>
                </c:pt>
                <c:pt idx="20">
                  <c:v>5.5105000000000001E-2</c:v>
                </c:pt>
                <c:pt idx="21">
                  <c:v>0.307614</c:v>
                </c:pt>
                <c:pt idx="22">
                  <c:v>0.21029800000000001</c:v>
                </c:pt>
                <c:pt idx="23">
                  <c:v>0.28344999999999998</c:v>
                </c:pt>
                <c:pt idx="24">
                  <c:v>8.2116999999999996E-2</c:v>
                </c:pt>
                <c:pt idx="25">
                  <c:v>0.46876200000000001</c:v>
                </c:pt>
                <c:pt idx="26">
                  <c:v>0.64241599999999999</c:v>
                </c:pt>
                <c:pt idx="27">
                  <c:v>1.2519690000000001</c:v>
                </c:pt>
                <c:pt idx="28">
                  <c:v>0.51222699999999999</c:v>
                </c:pt>
                <c:pt idx="29">
                  <c:v>1.1466909999999999</c:v>
                </c:pt>
                <c:pt idx="30">
                  <c:v>0.91673300000000002</c:v>
                </c:pt>
                <c:pt idx="31">
                  <c:v>1.9493959999999999</c:v>
                </c:pt>
                <c:pt idx="32">
                  <c:v>1.000111</c:v>
                </c:pt>
                <c:pt idx="33">
                  <c:v>2.0957279999999998</c:v>
                </c:pt>
                <c:pt idx="34">
                  <c:v>1.3908609999999999</c:v>
                </c:pt>
                <c:pt idx="35">
                  <c:v>3.0226540000000002</c:v>
                </c:pt>
                <c:pt idx="36">
                  <c:v>1.7952250000000001</c:v>
                </c:pt>
                <c:pt idx="37">
                  <c:v>3.5998709999999998</c:v>
                </c:pt>
                <c:pt idx="38">
                  <c:v>1.8248530000000001</c:v>
                </c:pt>
                <c:pt idx="39">
                  <c:v>3.8011309999999998</c:v>
                </c:pt>
                <c:pt idx="40">
                  <c:v>2.249492</c:v>
                </c:pt>
                <c:pt idx="41">
                  <c:v>5.0562889999999996</c:v>
                </c:pt>
                <c:pt idx="42">
                  <c:v>3.1010119999999999</c:v>
                </c:pt>
                <c:pt idx="43">
                  <c:v>6.3000499999999997</c:v>
                </c:pt>
                <c:pt idx="44">
                  <c:v>3.2835920000000001</c:v>
                </c:pt>
                <c:pt idx="45">
                  <c:v>6.5264389999999999</c:v>
                </c:pt>
                <c:pt idx="46">
                  <c:v>3.215179</c:v>
                </c:pt>
                <c:pt idx="47">
                  <c:v>6.4098259999999998</c:v>
                </c:pt>
                <c:pt idx="48">
                  <c:v>3.1617359999999999</c:v>
                </c:pt>
                <c:pt idx="49">
                  <c:v>6.4069190000000003</c:v>
                </c:pt>
                <c:pt idx="50">
                  <c:v>3.5519050000000001</c:v>
                </c:pt>
                <c:pt idx="51">
                  <c:v>6.8319179999999999</c:v>
                </c:pt>
                <c:pt idx="52">
                  <c:v>3.015485</c:v>
                </c:pt>
                <c:pt idx="53">
                  <c:v>5.6729500000000002</c:v>
                </c:pt>
                <c:pt idx="54">
                  <c:v>2.49004</c:v>
                </c:pt>
                <c:pt idx="55">
                  <c:v>5.3007309999999999</c:v>
                </c:pt>
                <c:pt idx="56">
                  <c:v>2.9860259999999998</c:v>
                </c:pt>
                <c:pt idx="57">
                  <c:v>5.8488550000000004</c:v>
                </c:pt>
                <c:pt idx="58">
                  <c:v>2.8481420000000002</c:v>
                </c:pt>
                <c:pt idx="59">
                  <c:v>5.7583039999999999</c:v>
                </c:pt>
                <c:pt idx="60">
                  <c:v>3.091345</c:v>
                </c:pt>
                <c:pt idx="61">
                  <c:v>6.5683850000000001</c:v>
                </c:pt>
                <c:pt idx="62">
                  <c:v>3.244113</c:v>
                </c:pt>
                <c:pt idx="63">
                  <c:v>5.6714019999999996</c:v>
                </c:pt>
                <c:pt idx="64">
                  <c:v>1.5319640000000001</c:v>
                </c:pt>
                <c:pt idx="65">
                  <c:v>2.5820699999999999</c:v>
                </c:pt>
                <c:pt idx="66">
                  <c:v>1.592544</c:v>
                </c:pt>
                <c:pt idx="67">
                  <c:v>3.5347179999999998</c:v>
                </c:pt>
                <c:pt idx="68">
                  <c:v>1.513557</c:v>
                </c:pt>
                <c:pt idx="69">
                  <c:v>2.8191480000000002</c:v>
                </c:pt>
                <c:pt idx="70">
                  <c:v>1.0348630000000001</c:v>
                </c:pt>
                <c:pt idx="71">
                  <c:v>2.1699700000000002</c:v>
                </c:pt>
                <c:pt idx="72">
                  <c:v>1.289863</c:v>
                </c:pt>
                <c:pt idx="73">
                  <c:v>2.6131820000000001</c:v>
                </c:pt>
                <c:pt idx="74">
                  <c:v>0.94772999999999996</c:v>
                </c:pt>
                <c:pt idx="75">
                  <c:v>1.7867900000000001</c:v>
                </c:pt>
                <c:pt idx="76">
                  <c:v>1.110412</c:v>
                </c:pt>
                <c:pt idx="77">
                  <c:v>2.52332</c:v>
                </c:pt>
                <c:pt idx="78">
                  <c:v>1.624522</c:v>
                </c:pt>
                <c:pt idx="79">
                  <c:v>3.3252920000000001</c:v>
                </c:pt>
                <c:pt idx="80">
                  <c:v>1.688688</c:v>
                </c:pt>
                <c:pt idx="81">
                  <c:v>3.2256550000000002</c:v>
                </c:pt>
                <c:pt idx="82">
                  <c:v>1.5462149999999999</c:v>
                </c:pt>
                <c:pt idx="83">
                  <c:v>3.1823190000000001</c:v>
                </c:pt>
                <c:pt idx="84">
                  <c:v>1.4808049999999999</c:v>
                </c:pt>
                <c:pt idx="85">
                  <c:v>2.6711309999999999</c:v>
                </c:pt>
                <c:pt idx="86">
                  <c:v>0.93801000000000001</c:v>
                </c:pt>
                <c:pt idx="87">
                  <c:v>1.5432600000000001</c:v>
                </c:pt>
                <c:pt idx="88">
                  <c:v>0.292404</c:v>
                </c:pt>
                <c:pt idx="89">
                  <c:v>0.45481899999999997</c:v>
                </c:pt>
                <c:pt idx="90">
                  <c:v>0.197906</c:v>
                </c:pt>
                <c:pt idx="91">
                  <c:v>0.47217300000000001</c:v>
                </c:pt>
                <c:pt idx="92">
                  <c:v>0.28215299999999999</c:v>
                </c:pt>
                <c:pt idx="93">
                  <c:v>0.46354899999999999</c:v>
                </c:pt>
                <c:pt idx="94">
                  <c:v>-6.0730000000000003E-3</c:v>
                </c:pt>
                <c:pt idx="95">
                  <c:v>-0.13583300000000001</c:v>
                </c:pt>
                <c:pt idx="96">
                  <c:v>-3.1865999999999998E-2</c:v>
                </c:pt>
                <c:pt idx="97">
                  <c:v>0.15826100000000001</c:v>
                </c:pt>
                <c:pt idx="98">
                  <c:v>0.215749</c:v>
                </c:pt>
                <c:pt idx="99">
                  <c:v>0.155277</c:v>
                </c:pt>
                <c:pt idx="100">
                  <c:v>-0.35943799999999998</c:v>
                </c:pt>
                <c:pt idx="101">
                  <c:v>-0.88938700000000004</c:v>
                </c:pt>
                <c:pt idx="102">
                  <c:v>-0.65367600000000003</c:v>
                </c:pt>
                <c:pt idx="103">
                  <c:v>-1.4563759999999999</c:v>
                </c:pt>
                <c:pt idx="104">
                  <c:v>-1.0424899999999999</c:v>
                </c:pt>
                <c:pt idx="105">
                  <c:v>-2.34104</c:v>
                </c:pt>
                <c:pt idx="106">
                  <c:v>-1.524524</c:v>
                </c:pt>
                <c:pt idx="107">
                  <c:v>-3.0838009999999998</c:v>
                </c:pt>
                <c:pt idx="108">
                  <c:v>-1.5030460000000001</c:v>
                </c:pt>
                <c:pt idx="109">
                  <c:v>-3.189994</c:v>
                </c:pt>
                <c:pt idx="110">
                  <c:v>-1.8027260000000001</c:v>
                </c:pt>
                <c:pt idx="111">
                  <c:v>-3.6548590000000001</c:v>
                </c:pt>
                <c:pt idx="112">
                  <c:v>-2.0130539999999999</c:v>
                </c:pt>
                <c:pt idx="113">
                  <c:v>-4.323315</c:v>
                </c:pt>
                <c:pt idx="114">
                  <c:v>-2.4573529999999999</c:v>
                </c:pt>
                <c:pt idx="115">
                  <c:v>-4.7714280000000002</c:v>
                </c:pt>
                <c:pt idx="116">
                  <c:v>-2.2081909999999998</c:v>
                </c:pt>
                <c:pt idx="117">
                  <c:v>-4.4413220000000004</c:v>
                </c:pt>
                <c:pt idx="118">
                  <c:v>-2.0990380000000002</c:v>
                </c:pt>
                <c:pt idx="119">
                  <c:v>-3.777552</c:v>
                </c:pt>
                <c:pt idx="120">
                  <c:v>-1.126045</c:v>
                </c:pt>
                <c:pt idx="121">
                  <c:v>-1.802567</c:v>
                </c:pt>
                <c:pt idx="122">
                  <c:v>-0.52729999999999999</c:v>
                </c:pt>
                <c:pt idx="123">
                  <c:v>-1.4039330000000001</c:v>
                </c:pt>
                <c:pt idx="124">
                  <c:v>-1.112088</c:v>
                </c:pt>
                <c:pt idx="125">
                  <c:v>-1.8136319999999999</c:v>
                </c:pt>
                <c:pt idx="126">
                  <c:v>-0.299099</c:v>
                </c:pt>
                <c:pt idx="127">
                  <c:v>-0.49435200000000001</c:v>
                </c:pt>
                <c:pt idx="128">
                  <c:v>-0.14014399999999999</c:v>
                </c:pt>
                <c:pt idx="129">
                  <c:v>-0.25057400000000002</c:v>
                </c:pt>
                <c:pt idx="130">
                  <c:v>-7.0792999999999995E-2</c:v>
                </c:pt>
                <c:pt idx="131">
                  <c:v>-6.3271999999999995E-2</c:v>
                </c:pt>
                <c:pt idx="132">
                  <c:v>0.33718199999999998</c:v>
                </c:pt>
                <c:pt idx="133">
                  <c:v>1.0334049999999999</c:v>
                </c:pt>
                <c:pt idx="134">
                  <c:v>0.95885900000000002</c:v>
                </c:pt>
                <c:pt idx="135">
                  <c:v>2.0715400000000002</c:v>
                </c:pt>
                <c:pt idx="136">
                  <c:v>1.556881</c:v>
                </c:pt>
                <c:pt idx="137">
                  <c:v>3.6863950000000001</c:v>
                </c:pt>
                <c:pt idx="138">
                  <c:v>2.3639649999999999</c:v>
                </c:pt>
                <c:pt idx="139">
                  <c:v>4.7166860000000002</c:v>
                </c:pt>
                <c:pt idx="140">
                  <c:v>2.3403290000000001</c:v>
                </c:pt>
                <c:pt idx="141">
                  <c:v>5.1503329999999998</c:v>
                </c:pt>
                <c:pt idx="142">
                  <c:v>4.2937649999999996</c:v>
                </c:pt>
                <c:pt idx="143">
                  <c:v>9.8582020000000004</c:v>
                </c:pt>
                <c:pt idx="144">
                  <c:v>6.0034890000000001</c:v>
                </c:pt>
                <c:pt idx="145">
                  <c:v>11.897107</c:v>
                </c:pt>
                <c:pt idx="146">
                  <c:v>5.7503409999999997</c:v>
                </c:pt>
                <c:pt idx="147">
                  <c:v>11.107117000000001</c:v>
                </c:pt>
                <c:pt idx="148">
                  <c:v>4.6616689999999998</c:v>
                </c:pt>
                <c:pt idx="149">
                  <c:v>8.6512379999999993</c:v>
                </c:pt>
                <c:pt idx="150">
                  <c:v>3.5147140000000001</c:v>
                </c:pt>
                <c:pt idx="151">
                  <c:v>6.7781149999999997</c:v>
                </c:pt>
                <c:pt idx="152">
                  <c:v>3.097747</c:v>
                </c:pt>
                <c:pt idx="153">
                  <c:v>5.8973100000000001</c:v>
                </c:pt>
                <c:pt idx="154">
                  <c:v>2.313323</c:v>
                </c:pt>
                <c:pt idx="155">
                  <c:v>4.225854</c:v>
                </c:pt>
                <c:pt idx="156">
                  <c:v>1.6427069999999999</c:v>
                </c:pt>
                <c:pt idx="157">
                  <c:v>3.0058609999999999</c:v>
                </c:pt>
                <c:pt idx="158">
                  <c:v>0.84649700000000005</c:v>
                </c:pt>
                <c:pt idx="159">
                  <c:v>0.95296499999999995</c:v>
                </c:pt>
                <c:pt idx="160">
                  <c:v>-0.72755800000000004</c:v>
                </c:pt>
                <c:pt idx="161">
                  <c:v>-2.2118799999999998</c:v>
                </c:pt>
                <c:pt idx="162">
                  <c:v>-2.0432999999999999</c:v>
                </c:pt>
                <c:pt idx="163">
                  <c:v>-4.2165730000000003</c:v>
                </c:pt>
                <c:pt idx="164">
                  <c:v>-1.9936830000000001</c:v>
                </c:pt>
                <c:pt idx="165">
                  <c:v>-4.0606439999999999</c:v>
                </c:pt>
                <c:pt idx="166">
                  <c:v>-2.1889069999999999</c:v>
                </c:pt>
                <c:pt idx="167">
                  <c:v>-4.6199969999999997</c:v>
                </c:pt>
                <c:pt idx="168">
                  <c:v>-2.606109</c:v>
                </c:pt>
                <c:pt idx="169">
                  <c:v>-5.4916809999999998</c:v>
                </c:pt>
                <c:pt idx="170">
                  <c:v>-3.0288789999999999</c:v>
                </c:pt>
                <c:pt idx="171">
                  <c:v>-5.9867220000000003</c:v>
                </c:pt>
                <c:pt idx="172">
                  <c:v>-2.725695</c:v>
                </c:pt>
                <c:pt idx="173">
                  <c:v>-5.1729820000000002</c:v>
                </c:pt>
                <c:pt idx="174">
                  <c:v>-2.2608329999999999</c:v>
                </c:pt>
                <c:pt idx="175">
                  <c:v>-4.5587070000000001</c:v>
                </c:pt>
                <c:pt idx="176">
                  <c:v>-2.4359639999999998</c:v>
                </c:pt>
                <c:pt idx="177">
                  <c:v>-4.9937310000000004</c:v>
                </c:pt>
                <c:pt idx="178">
                  <c:v>-2.6498349999999999</c:v>
                </c:pt>
                <c:pt idx="179">
                  <c:v>-5.3478849999999998</c:v>
                </c:pt>
                <c:pt idx="180">
                  <c:v>-2.8160319999999999</c:v>
                </c:pt>
                <c:pt idx="181">
                  <c:v>-5.6555520000000001</c:v>
                </c:pt>
                <c:pt idx="182">
                  <c:v>-2.641006</c:v>
                </c:pt>
                <c:pt idx="183">
                  <c:v>-4.9754870000000002</c:v>
                </c:pt>
                <c:pt idx="184">
                  <c:v>-2.0468649999999999</c:v>
                </c:pt>
                <c:pt idx="185">
                  <c:v>-3.8047559999999998</c:v>
                </c:pt>
                <c:pt idx="186">
                  <c:v>-1.4745410000000001</c:v>
                </c:pt>
                <c:pt idx="187">
                  <c:v>-2.5983499999999999</c:v>
                </c:pt>
                <c:pt idx="188">
                  <c:v>-0.671234</c:v>
                </c:pt>
                <c:pt idx="189">
                  <c:v>-0.84101899999999996</c:v>
                </c:pt>
                <c:pt idx="190">
                  <c:v>6.2200000000000005E-4</c:v>
                </c:pt>
                <c:pt idx="191">
                  <c:v>-0.16514100000000001</c:v>
                </c:pt>
                <c:pt idx="192">
                  <c:v>-0.143924</c:v>
                </c:pt>
                <c:pt idx="193">
                  <c:v>-0.12963</c:v>
                </c:pt>
                <c:pt idx="194">
                  <c:v>0.38126500000000002</c:v>
                </c:pt>
                <c:pt idx="195">
                  <c:v>1.1735260000000001</c:v>
                </c:pt>
                <c:pt idx="196">
                  <c:v>0.94734499999999999</c:v>
                </c:pt>
                <c:pt idx="197">
                  <c:v>2.0582210000000001</c:v>
                </c:pt>
                <c:pt idx="198">
                  <c:v>1.3144340000000001</c:v>
                </c:pt>
                <c:pt idx="199">
                  <c:v>3.2918509999999999</c:v>
                </c:pt>
                <c:pt idx="200">
                  <c:v>2.5171250000000001</c:v>
                </c:pt>
                <c:pt idx="201">
                  <c:v>5.3616619999999999</c:v>
                </c:pt>
                <c:pt idx="202">
                  <c:v>3.2930450000000002</c:v>
                </c:pt>
                <c:pt idx="203">
                  <c:v>6.8799840000000003</c:v>
                </c:pt>
                <c:pt idx="204">
                  <c:v>3.3931680000000002</c:v>
                </c:pt>
                <c:pt idx="205">
                  <c:v>6.6766509999999997</c:v>
                </c:pt>
                <c:pt idx="206">
                  <c:v>3.4046249999999998</c:v>
                </c:pt>
                <c:pt idx="207">
                  <c:v>6.7477530000000003</c:v>
                </c:pt>
                <c:pt idx="208">
                  <c:v>3.034211</c:v>
                </c:pt>
                <c:pt idx="209">
                  <c:v>5.5140960000000003</c:v>
                </c:pt>
                <c:pt idx="210">
                  <c:v>2.2771859999999999</c:v>
                </c:pt>
                <c:pt idx="211">
                  <c:v>4.8110400000000002</c:v>
                </c:pt>
                <c:pt idx="212">
                  <c:v>2.8817189999999999</c:v>
                </c:pt>
                <c:pt idx="213">
                  <c:v>5.8083460000000002</c:v>
                </c:pt>
                <c:pt idx="214">
                  <c:v>2.4814829999999999</c:v>
                </c:pt>
                <c:pt idx="215">
                  <c:v>4.4620790000000001</c:v>
                </c:pt>
                <c:pt idx="216">
                  <c:v>1.5780670000000001</c:v>
                </c:pt>
                <c:pt idx="217">
                  <c:v>2.761415</c:v>
                </c:pt>
                <c:pt idx="218">
                  <c:v>0.68721900000000002</c:v>
                </c:pt>
                <c:pt idx="219">
                  <c:v>1.077655</c:v>
                </c:pt>
                <c:pt idx="220">
                  <c:v>0.253326</c:v>
                </c:pt>
                <c:pt idx="221">
                  <c:v>0.24424999999999999</c:v>
                </c:pt>
                <c:pt idx="222">
                  <c:v>-0.51166800000000001</c:v>
                </c:pt>
                <c:pt idx="223">
                  <c:v>-1.5325089999999999</c:v>
                </c:pt>
                <c:pt idx="224">
                  <c:v>-1.29538</c:v>
                </c:pt>
                <c:pt idx="225">
                  <c:v>-2.828389</c:v>
                </c:pt>
                <c:pt idx="226">
                  <c:v>-1.8598539999999999</c:v>
                </c:pt>
                <c:pt idx="227">
                  <c:v>-4.1646419999999997</c:v>
                </c:pt>
                <c:pt idx="228">
                  <c:v>-2.8344450000000001</c:v>
                </c:pt>
                <c:pt idx="229">
                  <c:v>-5.8208979999999997</c:v>
                </c:pt>
                <c:pt idx="230">
                  <c:v>-2.8728280000000002</c:v>
                </c:pt>
                <c:pt idx="231">
                  <c:v>-5.5637920000000003</c:v>
                </c:pt>
                <c:pt idx="232">
                  <c:v>-2.5485169999999999</c:v>
                </c:pt>
                <c:pt idx="233">
                  <c:v>-5.085515</c:v>
                </c:pt>
                <c:pt idx="234">
                  <c:v>-2.5447129999999998</c:v>
                </c:pt>
                <c:pt idx="235">
                  <c:v>-5.2442469999999997</c:v>
                </c:pt>
                <c:pt idx="236">
                  <c:v>-2.734264</c:v>
                </c:pt>
                <c:pt idx="237">
                  <c:v>-5.3805769999999997</c:v>
                </c:pt>
                <c:pt idx="238">
                  <c:v>-2.160015</c:v>
                </c:pt>
                <c:pt idx="239">
                  <c:v>-3.8510439999999999</c:v>
                </c:pt>
                <c:pt idx="240">
                  <c:v>-1.499396</c:v>
                </c:pt>
                <c:pt idx="241">
                  <c:v>-3.108673</c:v>
                </c:pt>
                <c:pt idx="242">
                  <c:v>-1.69509</c:v>
                </c:pt>
                <c:pt idx="243">
                  <c:v>-3.4147639999999999</c:v>
                </c:pt>
                <c:pt idx="244">
                  <c:v>-1.7037450000000001</c:v>
                </c:pt>
                <c:pt idx="245">
                  <c:v>-3.4244759999999999</c:v>
                </c:pt>
                <c:pt idx="246">
                  <c:v>-1.6208910000000001</c:v>
                </c:pt>
                <c:pt idx="247">
                  <c:v>-2.8578209999999999</c:v>
                </c:pt>
                <c:pt idx="248">
                  <c:v>-0.97477100000000005</c:v>
                </c:pt>
                <c:pt idx="249">
                  <c:v>-1.9057770000000001</c:v>
                </c:pt>
                <c:pt idx="250">
                  <c:v>-0.92971199999999998</c:v>
                </c:pt>
                <c:pt idx="251">
                  <c:v>-1.7294609999999999</c:v>
                </c:pt>
                <c:pt idx="252">
                  <c:v>-0.41637800000000003</c:v>
                </c:pt>
                <c:pt idx="253">
                  <c:v>-0.58313199999999998</c:v>
                </c:pt>
                <c:pt idx="254">
                  <c:v>-0.46383999999999997</c:v>
                </c:pt>
                <c:pt idx="255">
                  <c:v>-0.94314699999999996</c:v>
                </c:pt>
                <c:pt idx="256">
                  <c:v>0.249468</c:v>
                </c:pt>
                <c:pt idx="257">
                  <c:v>1.166474</c:v>
                </c:pt>
                <c:pt idx="258">
                  <c:v>0.48869499999999999</c:v>
                </c:pt>
                <c:pt idx="259">
                  <c:v>0.74741400000000002</c:v>
                </c:pt>
                <c:pt idx="260">
                  <c:v>0.98214199999999996</c:v>
                </c:pt>
                <c:pt idx="261">
                  <c:v>3.2512789999999998</c:v>
                </c:pt>
                <c:pt idx="262">
                  <c:v>2.4432480000000001</c:v>
                </c:pt>
                <c:pt idx="263">
                  <c:v>3.5947070000000001</c:v>
                </c:pt>
                <c:pt idx="264">
                  <c:v>0.93867100000000003</c:v>
                </c:pt>
                <c:pt idx="265">
                  <c:v>2.970313</c:v>
                </c:pt>
                <c:pt idx="266">
                  <c:v>3.7112560000000001</c:v>
                </c:pt>
                <c:pt idx="267">
                  <c:v>8.5410190000000004</c:v>
                </c:pt>
                <c:pt idx="268">
                  <c:v>4.7700009999999997</c:v>
                </c:pt>
                <c:pt idx="269">
                  <c:v>8.8551339999999996</c:v>
                </c:pt>
                <c:pt idx="270">
                  <c:v>3.3381110000000001</c:v>
                </c:pt>
                <c:pt idx="271">
                  <c:v>6.1809960000000004</c:v>
                </c:pt>
                <c:pt idx="272">
                  <c:v>2.5376780000000001</c:v>
                </c:pt>
                <c:pt idx="273">
                  <c:v>4.9653939999999999</c:v>
                </c:pt>
                <c:pt idx="274">
                  <c:v>2.233006</c:v>
                </c:pt>
                <c:pt idx="275">
                  <c:v>4.2147180000000004</c:v>
                </c:pt>
                <c:pt idx="276">
                  <c:v>1.856976</c:v>
                </c:pt>
                <c:pt idx="277">
                  <c:v>3.6160269999999999</c:v>
                </c:pt>
                <c:pt idx="278">
                  <c:v>1.6872990000000001</c:v>
                </c:pt>
                <c:pt idx="279">
                  <c:v>3.3897529999999998</c:v>
                </c:pt>
                <c:pt idx="280">
                  <c:v>1.73241</c:v>
                </c:pt>
                <c:pt idx="281">
                  <c:v>3.1492490000000002</c:v>
                </c:pt>
                <c:pt idx="282">
                  <c:v>0.89834700000000001</c:v>
                </c:pt>
                <c:pt idx="283">
                  <c:v>1.4990049999999999</c:v>
                </c:pt>
                <c:pt idx="284">
                  <c:v>0.56224300000000005</c:v>
                </c:pt>
                <c:pt idx="285">
                  <c:v>1.151732</c:v>
                </c:pt>
                <c:pt idx="286">
                  <c:v>0.348472</c:v>
                </c:pt>
                <c:pt idx="287">
                  <c:v>0.361265</c:v>
                </c:pt>
                <c:pt idx="288">
                  <c:v>-0.147728</c:v>
                </c:pt>
                <c:pt idx="289">
                  <c:v>-0.23066500000000001</c:v>
                </c:pt>
                <c:pt idx="290">
                  <c:v>-0.103445</c:v>
                </c:pt>
                <c:pt idx="291">
                  <c:v>-0.462225</c:v>
                </c:pt>
                <c:pt idx="292">
                  <c:v>-0.74218099999999998</c:v>
                </c:pt>
                <c:pt idx="293">
                  <c:v>-1.8896120000000001</c:v>
                </c:pt>
                <c:pt idx="294">
                  <c:v>-1.4756899999999999</c:v>
                </c:pt>
                <c:pt idx="295">
                  <c:v>-3.4145029999999998</c:v>
                </c:pt>
                <c:pt idx="296">
                  <c:v>-2.5923750000000001</c:v>
                </c:pt>
                <c:pt idx="297">
                  <c:v>-5.6369939999999996</c:v>
                </c:pt>
                <c:pt idx="298">
                  <c:v>-2.9729610000000002</c:v>
                </c:pt>
                <c:pt idx="299">
                  <c:v>-5.7583070000000003</c:v>
                </c:pt>
                <c:pt idx="300">
                  <c:v>-2.6777890000000002</c:v>
                </c:pt>
                <c:pt idx="301">
                  <c:v>-5.2254120000000004</c:v>
                </c:pt>
                <c:pt idx="302">
                  <c:v>-2.281053</c:v>
                </c:pt>
                <c:pt idx="303">
                  <c:v>-4.2910159999999999</c:v>
                </c:pt>
                <c:pt idx="304">
                  <c:v>-1.8554569999999999</c:v>
                </c:pt>
                <c:pt idx="305">
                  <c:v>-3.7227540000000001</c:v>
                </c:pt>
                <c:pt idx="306">
                  <c:v>-2.166147</c:v>
                </c:pt>
                <c:pt idx="307">
                  <c:v>-4.431101</c:v>
                </c:pt>
                <c:pt idx="308">
                  <c:v>-2.1511260000000001</c:v>
                </c:pt>
                <c:pt idx="309">
                  <c:v>-4.2814290000000002</c:v>
                </c:pt>
                <c:pt idx="310">
                  <c:v>-2.2494909999999999</c:v>
                </c:pt>
                <c:pt idx="311">
                  <c:v>-4.3923639999999997</c:v>
                </c:pt>
                <c:pt idx="312">
                  <c:v>-1.6713340000000001</c:v>
                </c:pt>
                <c:pt idx="313">
                  <c:v>-3.0411030000000001</c:v>
                </c:pt>
                <c:pt idx="314">
                  <c:v>-1.211257</c:v>
                </c:pt>
                <c:pt idx="315">
                  <c:v>-2.2870170000000001</c:v>
                </c:pt>
                <c:pt idx="316">
                  <c:v>-0.93084699999999998</c:v>
                </c:pt>
                <c:pt idx="317">
                  <c:v>-1.647597</c:v>
                </c:pt>
                <c:pt idx="318">
                  <c:v>-0.53359199999999996</c:v>
                </c:pt>
                <c:pt idx="319">
                  <c:v>-0.89781299999999997</c:v>
                </c:pt>
                <c:pt idx="320">
                  <c:v>-0.186251</c:v>
                </c:pt>
                <c:pt idx="321">
                  <c:v>-0.269343</c:v>
                </c:pt>
                <c:pt idx="322">
                  <c:v>-4.6079000000000002E-2</c:v>
                </c:pt>
                <c:pt idx="323">
                  <c:v>0.13294800000000001</c:v>
                </c:pt>
                <c:pt idx="324">
                  <c:v>0.49140699999999998</c:v>
                </c:pt>
                <c:pt idx="325">
                  <c:v>0.80498800000000004</c:v>
                </c:pt>
                <c:pt idx="326">
                  <c:v>1.4655E-2</c:v>
                </c:pt>
                <c:pt idx="327">
                  <c:v>0.255745</c:v>
                </c:pt>
                <c:pt idx="328">
                  <c:v>0.84258599999999995</c:v>
                </c:pt>
                <c:pt idx="329">
                  <c:v>2.1941380000000001</c:v>
                </c:pt>
                <c:pt idx="330">
                  <c:v>0.75259100000000001</c:v>
                </c:pt>
                <c:pt idx="331">
                  <c:v>1.550046</c:v>
                </c:pt>
                <c:pt idx="332">
                  <c:v>1.7012529999999999</c:v>
                </c:pt>
                <c:pt idx="333">
                  <c:v>3.5990989999999998</c:v>
                </c:pt>
                <c:pt idx="334">
                  <c:v>1.976861</c:v>
                </c:pt>
                <c:pt idx="335">
                  <c:v>4.4093660000000003</c:v>
                </c:pt>
                <c:pt idx="336">
                  <c:v>2.646191</c:v>
                </c:pt>
                <c:pt idx="337">
                  <c:v>5.3437919999999997</c:v>
                </c:pt>
                <c:pt idx="338">
                  <c:v>2.6180300000000001</c:v>
                </c:pt>
                <c:pt idx="339">
                  <c:v>4.672059</c:v>
                </c:pt>
                <c:pt idx="340">
                  <c:v>1.9717910000000001</c:v>
                </c:pt>
                <c:pt idx="341">
                  <c:v>4.6315879999999998</c:v>
                </c:pt>
                <c:pt idx="342">
                  <c:v>3.1915520000000002</c:v>
                </c:pt>
                <c:pt idx="343">
                  <c:v>5.9692879999999997</c:v>
                </c:pt>
                <c:pt idx="344">
                  <c:v>1.9409970000000001</c:v>
                </c:pt>
                <c:pt idx="345">
                  <c:v>3.3458640000000002</c:v>
                </c:pt>
                <c:pt idx="346">
                  <c:v>1.1833560000000001</c:v>
                </c:pt>
                <c:pt idx="347">
                  <c:v>2.0058379999999998</c:v>
                </c:pt>
                <c:pt idx="348">
                  <c:v>0.45035599999999998</c:v>
                </c:pt>
                <c:pt idx="349">
                  <c:v>0.68054700000000001</c:v>
                </c:pt>
                <c:pt idx="350">
                  <c:v>0.17887400000000001</c:v>
                </c:pt>
                <c:pt idx="351">
                  <c:v>0.34953899999999999</c:v>
                </c:pt>
                <c:pt idx="352">
                  <c:v>0.17499600000000001</c:v>
                </c:pt>
                <c:pt idx="353">
                  <c:v>0.31168499999999999</c:v>
                </c:pt>
                <c:pt idx="354">
                  <c:v>0.12920200000000001</c:v>
                </c:pt>
                <c:pt idx="355">
                  <c:v>0.250969</c:v>
                </c:pt>
                <c:pt idx="356">
                  <c:v>0.195026</c:v>
                </c:pt>
                <c:pt idx="357">
                  <c:v>0.535192</c:v>
                </c:pt>
                <c:pt idx="358">
                  <c:v>0.290024</c:v>
                </c:pt>
                <c:pt idx="359">
                  <c:v>0.30460100000000001</c:v>
                </c:pt>
                <c:pt idx="360">
                  <c:v>-0.26122000000000001</c:v>
                </c:pt>
                <c:pt idx="361">
                  <c:v>-0.98925200000000002</c:v>
                </c:pt>
                <c:pt idx="362">
                  <c:v>-1.3545370000000001</c:v>
                </c:pt>
                <c:pt idx="363">
                  <c:v>-3.155732</c:v>
                </c:pt>
                <c:pt idx="364">
                  <c:v>-1.952601</c:v>
                </c:pt>
                <c:pt idx="365">
                  <c:v>-3.8004389999999999</c:v>
                </c:pt>
                <c:pt idx="366">
                  <c:v>-1.4794050000000001</c:v>
                </c:pt>
                <c:pt idx="367">
                  <c:v>-2.618017</c:v>
                </c:pt>
                <c:pt idx="368">
                  <c:v>-1.0166299999999999</c:v>
                </c:pt>
                <c:pt idx="369">
                  <c:v>-2.0968650000000002</c:v>
                </c:pt>
                <c:pt idx="370">
                  <c:v>-1.472817</c:v>
                </c:pt>
                <c:pt idx="371">
                  <c:v>-3.2451439999999998</c:v>
                </c:pt>
                <c:pt idx="372">
                  <c:v>-1.658099</c:v>
                </c:pt>
                <c:pt idx="373">
                  <c:v>-2.9968210000000002</c:v>
                </c:pt>
                <c:pt idx="374">
                  <c:v>-1.3536760000000001</c:v>
                </c:pt>
                <c:pt idx="375">
                  <c:v>-2.9820579999999999</c:v>
                </c:pt>
                <c:pt idx="376">
                  <c:v>-1.9426079999999999</c:v>
                </c:pt>
                <c:pt idx="377">
                  <c:v>-3.956366</c:v>
                </c:pt>
                <c:pt idx="378">
                  <c:v>-1.9639899999999999</c:v>
                </c:pt>
                <c:pt idx="379">
                  <c:v>-3.7267350000000001</c:v>
                </c:pt>
                <c:pt idx="380">
                  <c:v>-1.606519</c:v>
                </c:pt>
                <c:pt idx="381">
                  <c:v>-3.0366770000000001</c:v>
                </c:pt>
                <c:pt idx="382">
                  <c:v>-1.218145</c:v>
                </c:pt>
                <c:pt idx="383">
                  <c:v>-2.2471450000000002</c:v>
                </c:pt>
                <c:pt idx="384">
                  <c:v>-0.79072799999999999</c:v>
                </c:pt>
                <c:pt idx="385">
                  <c:v>-1.411532</c:v>
                </c:pt>
                <c:pt idx="386">
                  <c:v>-0.53844199999999998</c:v>
                </c:pt>
                <c:pt idx="387">
                  <c:v>-1.008165</c:v>
                </c:pt>
                <c:pt idx="388">
                  <c:v>-0.31706000000000001</c:v>
                </c:pt>
                <c:pt idx="389">
                  <c:v>-0.56527899999999998</c:v>
                </c:pt>
                <c:pt idx="390">
                  <c:v>-0.28243800000000002</c:v>
                </c:pt>
                <c:pt idx="391">
                  <c:v>-0.45370700000000003</c:v>
                </c:pt>
                <c:pt idx="392">
                  <c:v>4.6112E-2</c:v>
                </c:pt>
                <c:pt idx="393">
                  <c:v>6.7211000000000007E-2</c:v>
                </c:pt>
                <c:pt idx="394">
                  <c:v>-0.19007299999999999</c:v>
                </c:pt>
                <c:pt idx="395">
                  <c:v>-0.312222</c:v>
                </c:pt>
                <c:pt idx="396">
                  <c:v>0.19536600000000001</c:v>
                </c:pt>
                <c:pt idx="397">
                  <c:v>0.57878300000000005</c:v>
                </c:pt>
                <c:pt idx="398">
                  <c:v>0.65690199999999999</c:v>
                </c:pt>
                <c:pt idx="399">
                  <c:v>1.437943</c:v>
                </c:pt>
                <c:pt idx="400">
                  <c:v>0.91314300000000004</c:v>
                </c:pt>
                <c:pt idx="401">
                  <c:v>2.2159529999999998</c:v>
                </c:pt>
                <c:pt idx="402">
                  <c:v>1.988731</c:v>
                </c:pt>
                <c:pt idx="403">
                  <c:v>4.5319599999999998</c:v>
                </c:pt>
                <c:pt idx="404">
                  <c:v>2.658566</c:v>
                </c:pt>
                <c:pt idx="405">
                  <c:v>5.3590850000000003</c:v>
                </c:pt>
                <c:pt idx="406">
                  <c:v>2.9450970000000001</c:v>
                </c:pt>
                <c:pt idx="407">
                  <c:v>6.0583099999999996</c:v>
                </c:pt>
                <c:pt idx="408">
                  <c:v>3.229247</c:v>
                </c:pt>
                <c:pt idx="409">
                  <c:v>6.4620430000000004</c:v>
                </c:pt>
                <c:pt idx="410">
                  <c:v>2.846149</c:v>
                </c:pt>
                <c:pt idx="411">
                  <c:v>4.8101919999999998</c:v>
                </c:pt>
                <c:pt idx="412">
                  <c:v>1.0927279999999999</c:v>
                </c:pt>
                <c:pt idx="413">
                  <c:v>2.0508890000000002</c:v>
                </c:pt>
                <c:pt idx="414">
                  <c:v>1.1959230000000001</c:v>
                </c:pt>
                <c:pt idx="415">
                  <c:v>2.4254889999999998</c:v>
                </c:pt>
                <c:pt idx="416">
                  <c:v>0.92808299999999999</c:v>
                </c:pt>
                <c:pt idx="417">
                  <c:v>1.2789489999999999</c:v>
                </c:pt>
                <c:pt idx="418">
                  <c:v>-0.256442</c:v>
                </c:pt>
                <c:pt idx="419">
                  <c:v>-1.0977779999999999</c:v>
                </c:pt>
                <c:pt idx="420">
                  <c:v>-1.1631830000000001</c:v>
                </c:pt>
                <c:pt idx="421">
                  <c:v>-2.3099319999999999</c:v>
                </c:pt>
                <c:pt idx="422">
                  <c:v>-1.043777</c:v>
                </c:pt>
                <c:pt idx="423">
                  <c:v>-2.508146</c:v>
                </c:pt>
                <c:pt idx="424">
                  <c:v>-2.0967310000000001</c:v>
                </c:pt>
                <c:pt idx="425">
                  <c:v>-4.7771379999999999</c:v>
                </c:pt>
                <c:pt idx="426">
                  <c:v>-2.9835029999999998</c:v>
                </c:pt>
                <c:pt idx="427">
                  <c:v>-6.278384</c:v>
                </c:pt>
                <c:pt idx="428">
                  <c:v>-3.7691669999999999</c:v>
                </c:pt>
                <c:pt idx="429">
                  <c:v>-7.9955350000000003</c:v>
                </c:pt>
                <c:pt idx="430">
                  <c:v>-4.6307330000000002</c:v>
                </c:pt>
                <c:pt idx="431">
                  <c:v>-9.5160459999999993</c:v>
                </c:pt>
                <c:pt idx="432">
                  <c:v>-5.1393129999999996</c:v>
                </c:pt>
                <c:pt idx="433">
                  <c:v>-10.503662</c:v>
                </c:pt>
                <c:pt idx="434">
                  <c:v>-5.528289</c:v>
                </c:pt>
                <c:pt idx="435">
                  <c:v>-11.148619</c:v>
                </c:pt>
                <c:pt idx="436">
                  <c:v>-5.4008159999999998</c:v>
                </c:pt>
                <c:pt idx="437">
                  <c:v>-10.421351</c:v>
                </c:pt>
                <c:pt idx="438">
                  <c:v>-4.8212080000000004</c:v>
                </c:pt>
                <c:pt idx="439">
                  <c:v>-9.1972450000000006</c:v>
                </c:pt>
                <c:pt idx="440">
                  <c:v>-3.8089369999999998</c:v>
                </c:pt>
                <c:pt idx="441">
                  <c:v>-7.1525080000000001</c:v>
                </c:pt>
                <c:pt idx="442">
                  <c:v>-3.0608849999999999</c:v>
                </c:pt>
                <c:pt idx="443">
                  <c:v>-5.7828390000000001</c:v>
                </c:pt>
                <c:pt idx="444">
                  <c:v>-2.218378</c:v>
                </c:pt>
                <c:pt idx="445">
                  <c:v>-3.94225</c:v>
                </c:pt>
                <c:pt idx="446">
                  <c:v>-1.234937</c:v>
                </c:pt>
                <c:pt idx="447">
                  <c:v>-2.172447</c:v>
                </c:pt>
                <c:pt idx="448">
                  <c:v>-0.77452200000000004</c:v>
                </c:pt>
                <c:pt idx="449">
                  <c:v>-1.2663469999999999</c:v>
                </c:pt>
                <c:pt idx="450">
                  <c:v>-0.22947999999999999</c:v>
                </c:pt>
                <c:pt idx="451">
                  <c:v>-0.39237699999999998</c:v>
                </c:pt>
                <c:pt idx="452">
                  <c:v>-0.26119799999999999</c:v>
                </c:pt>
                <c:pt idx="453">
                  <c:v>-0.53303199999999995</c:v>
                </c:pt>
                <c:pt idx="454">
                  <c:v>-0.21936700000000001</c:v>
                </c:pt>
                <c:pt idx="455">
                  <c:v>-0.384882</c:v>
                </c:pt>
                <c:pt idx="456">
                  <c:v>-0.15587400000000001</c:v>
                </c:pt>
                <c:pt idx="457">
                  <c:v>-0.28946899999999998</c:v>
                </c:pt>
                <c:pt idx="458">
                  <c:v>-8.9925000000000005E-2</c:v>
                </c:pt>
                <c:pt idx="459">
                  <c:v>-0.15457599999999999</c:v>
                </c:pt>
                <c:pt idx="460">
                  <c:v>-4.9196999999999998E-2</c:v>
                </c:pt>
                <c:pt idx="461">
                  <c:v>-0.100582</c:v>
                </c:pt>
                <c:pt idx="462">
                  <c:v>-6.8511000000000002E-2</c:v>
                </c:pt>
                <c:pt idx="463">
                  <c:v>-0.14464099999999999</c:v>
                </c:pt>
                <c:pt idx="464">
                  <c:v>-8.813E-2</c:v>
                </c:pt>
                <c:pt idx="465">
                  <c:v>-0.21650800000000001</c:v>
                </c:pt>
                <c:pt idx="466">
                  <c:v>-0.12279</c:v>
                </c:pt>
                <c:pt idx="467">
                  <c:v>-0.15168599999999999</c:v>
                </c:pt>
                <c:pt idx="468">
                  <c:v>6.1139999999999996E-3</c:v>
                </c:pt>
                <c:pt idx="469">
                  <c:v>-8.2772999999999999E-2</c:v>
                </c:pt>
                <c:pt idx="470">
                  <c:v>2.2506000000000002E-2</c:v>
                </c:pt>
                <c:pt idx="471">
                  <c:v>0.202013</c:v>
                </c:pt>
                <c:pt idx="472">
                  <c:v>0.17908099999999999</c:v>
                </c:pt>
                <c:pt idx="473">
                  <c:v>0.28243699999999999</c:v>
                </c:pt>
                <c:pt idx="474">
                  <c:v>9.5563999999999996E-2</c:v>
                </c:pt>
                <c:pt idx="475">
                  <c:v>0.20474600000000001</c:v>
                </c:pt>
                <c:pt idx="476">
                  <c:v>7.3931999999999998E-2</c:v>
                </c:pt>
                <c:pt idx="477">
                  <c:v>0.11604399999999999</c:v>
                </c:pt>
                <c:pt idx="478">
                  <c:v>5.4483999999999998E-2</c:v>
                </c:pt>
                <c:pt idx="479">
                  <c:v>0.12865099999999999</c:v>
                </c:pt>
                <c:pt idx="480">
                  <c:v>7.1441000000000004E-2</c:v>
                </c:pt>
                <c:pt idx="481">
                  <c:v>0.106255</c:v>
                </c:pt>
                <c:pt idx="482">
                  <c:v>2.7538E-2</c:v>
                </c:pt>
                <c:pt idx="483">
                  <c:v>6.3391000000000003E-2</c:v>
                </c:pt>
                <c:pt idx="484">
                  <c:v>1.8305999999999999E-2</c:v>
                </c:pt>
                <c:pt idx="485">
                  <c:v>1.2074E-2</c:v>
                </c:pt>
                <c:pt idx="486">
                  <c:v>9.6340000000000002E-3</c:v>
                </c:pt>
                <c:pt idx="487">
                  <c:v>4.8273000000000003E-2</c:v>
                </c:pt>
                <c:pt idx="488">
                  <c:v>-2.9030000000000002E-3</c:v>
                </c:pt>
                <c:pt idx="489">
                  <c:v>-3.7060999999999997E-2</c:v>
                </c:pt>
                <c:pt idx="490">
                  <c:v>-8.5690000000000002E-3</c:v>
                </c:pt>
                <c:pt idx="491">
                  <c:v>-4.071E-3</c:v>
                </c:pt>
                <c:pt idx="492">
                  <c:v>1.8377999999999999E-2</c:v>
                </c:pt>
                <c:pt idx="493">
                  <c:v>1.2899999999999999E-3</c:v>
                </c:pt>
                <c:pt idx="494">
                  <c:v>-6.0668E-2</c:v>
                </c:pt>
                <c:pt idx="495">
                  <c:v>-0.115756</c:v>
                </c:pt>
                <c:pt idx="496">
                  <c:v>-3.8047999999999998E-2</c:v>
                </c:pt>
                <c:pt idx="497">
                  <c:v>-2.647E-2</c:v>
                </c:pt>
                <c:pt idx="498">
                  <c:v>1.6735E-2</c:v>
                </c:pt>
                <c:pt idx="499">
                  <c:v>1.5623E-2</c:v>
                </c:pt>
                <c:pt idx="500">
                  <c:v>1.0709E-2</c:v>
                </c:pt>
                <c:pt idx="501">
                  <c:v>1.4246E-2</c:v>
                </c:pt>
                <c:pt idx="502">
                  <c:v>-2.1080000000000002E-2</c:v>
                </c:pt>
                <c:pt idx="503">
                  <c:v>-2.7198E-2</c:v>
                </c:pt>
                <c:pt idx="504">
                  <c:v>-3.2246999999999998E-2</c:v>
                </c:pt>
                <c:pt idx="505">
                  <c:v>-3.1565999999999997E-2</c:v>
                </c:pt>
                <c:pt idx="506">
                  <c:v>8.5050000000000004E-3</c:v>
                </c:pt>
                <c:pt idx="507">
                  <c:v>2.3695000000000001E-2</c:v>
                </c:pt>
                <c:pt idx="508">
                  <c:v>2.6808999999999999E-2</c:v>
                </c:pt>
                <c:pt idx="509">
                  <c:v>6.0637000000000003E-2</c:v>
                </c:pt>
                <c:pt idx="510">
                  <c:v>1.6525000000000001E-2</c:v>
                </c:pt>
                <c:pt idx="511">
                  <c:v>1.7278999999999999E-2</c:v>
                </c:pt>
                <c:pt idx="512">
                  <c:v>1.0449E-2</c:v>
                </c:pt>
                <c:pt idx="513">
                  <c:v>1.9812E-2</c:v>
                </c:pt>
                <c:pt idx="514">
                  <c:v>-1.6012999999999999E-2</c:v>
                </c:pt>
                <c:pt idx="515">
                  <c:v>-3.5393000000000001E-2</c:v>
                </c:pt>
                <c:pt idx="516">
                  <c:v>-4.8599999999999997E-3</c:v>
                </c:pt>
                <c:pt idx="517">
                  <c:v>-1.9954E-2</c:v>
                </c:pt>
                <c:pt idx="518">
                  <c:v>-5.2139999999999999E-3</c:v>
                </c:pt>
                <c:pt idx="519">
                  <c:v>-8.2719999999999998E-3</c:v>
                </c:pt>
                <c:pt idx="520">
                  <c:v>1.8565000000000002E-2</c:v>
                </c:pt>
                <c:pt idx="521">
                  <c:v>7.7465999999999993E-2</c:v>
                </c:pt>
                <c:pt idx="522">
                  <c:v>6.3592999999999997E-2</c:v>
                </c:pt>
                <c:pt idx="523">
                  <c:v>0.108901</c:v>
                </c:pt>
                <c:pt idx="524">
                  <c:v>4.4223999999999999E-2</c:v>
                </c:pt>
                <c:pt idx="525">
                  <c:v>8.7113999999999997E-2</c:v>
                </c:pt>
                <c:pt idx="526">
                  <c:v>-8.4880000000000008E-3</c:v>
                </c:pt>
                <c:pt idx="527">
                  <c:v>-6.0956000000000003E-2</c:v>
                </c:pt>
                <c:pt idx="528">
                  <c:v>-4.3354999999999998E-2</c:v>
                </c:pt>
                <c:pt idx="529">
                  <c:v>-0.12109499999999999</c:v>
                </c:pt>
                <c:pt idx="530">
                  <c:v>-8.5248000000000004E-2</c:v>
                </c:pt>
                <c:pt idx="531">
                  <c:v>-7.2281999999999999E-2</c:v>
                </c:pt>
                <c:pt idx="532">
                  <c:v>-1.1301E-2</c:v>
                </c:pt>
                <c:pt idx="533">
                  <c:v>-8.5520000000000006E-3</c:v>
                </c:pt>
                <c:pt idx="534">
                  <c:v>1.7927999999999999E-2</c:v>
                </c:pt>
                <c:pt idx="535">
                  <c:v>6.1209999999999997E-3</c:v>
                </c:pt>
                <c:pt idx="536">
                  <c:v>1.9109999999999999E-3</c:v>
                </c:pt>
                <c:pt idx="537">
                  <c:v>1.4366E-2</c:v>
                </c:pt>
                <c:pt idx="538">
                  <c:v>2.7909E-2</c:v>
                </c:pt>
                <c:pt idx="539">
                  <c:v>3.6215999999999998E-2</c:v>
                </c:pt>
                <c:pt idx="540">
                  <c:v>9.2860000000000009E-3</c:v>
                </c:pt>
                <c:pt idx="541">
                  <c:v>6.9022E-2</c:v>
                </c:pt>
                <c:pt idx="542">
                  <c:v>3.1515000000000001E-2</c:v>
                </c:pt>
                <c:pt idx="543">
                  <c:v>1.9106999999999999E-2</c:v>
                </c:pt>
                <c:pt idx="544">
                  <c:v>-2.9367000000000001E-2</c:v>
                </c:pt>
                <c:pt idx="545">
                  <c:v>-3.4825000000000002E-2</c:v>
                </c:pt>
                <c:pt idx="546">
                  <c:v>5.2399999999999999E-3</c:v>
                </c:pt>
                <c:pt idx="547">
                  <c:v>2.6852999999999998E-2</c:v>
                </c:pt>
                <c:pt idx="548">
                  <c:v>3.7415999999999998E-2</c:v>
                </c:pt>
                <c:pt idx="549">
                  <c:v>8.5191000000000003E-2</c:v>
                </c:pt>
                <c:pt idx="550">
                  <c:v>2.3106999999999999E-2</c:v>
                </c:pt>
                <c:pt idx="551">
                  <c:v>4.8177999999999999E-2</c:v>
                </c:pt>
                <c:pt idx="552">
                  <c:v>5.1379000000000001E-2</c:v>
                </c:pt>
                <c:pt idx="553">
                  <c:v>8.3071000000000006E-2</c:v>
                </c:pt>
                <c:pt idx="554">
                  <c:v>-2.6994000000000001E-2</c:v>
                </c:pt>
                <c:pt idx="555">
                  <c:v>-5.0555999999999997E-2</c:v>
                </c:pt>
                <c:pt idx="556">
                  <c:v>-6.0999999999999999E-5</c:v>
                </c:pt>
                <c:pt idx="557">
                  <c:v>1.9816E-2</c:v>
                </c:pt>
                <c:pt idx="558">
                  <c:v>5.4599000000000002E-2</c:v>
                </c:pt>
                <c:pt idx="559">
                  <c:v>0.104101</c:v>
                </c:pt>
                <c:pt idx="560">
                  <c:v>5.4723000000000001E-2</c:v>
                </c:pt>
                <c:pt idx="561">
                  <c:v>0.132546</c:v>
                </c:pt>
                <c:pt idx="562">
                  <c:v>9.5782999999999993E-2</c:v>
                </c:pt>
                <c:pt idx="563">
                  <c:v>0.184646</c:v>
                </c:pt>
                <c:pt idx="564">
                  <c:v>9.9304000000000003E-2</c:v>
                </c:pt>
                <c:pt idx="565">
                  <c:v>0.22398000000000001</c:v>
                </c:pt>
                <c:pt idx="566">
                  <c:v>0.108711</c:v>
                </c:pt>
                <c:pt idx="567">
                  <c:v>0.211981</c:v>
                </c:pt>
                <c:pt idx="568">
                  <c:v>0.13797499999999999</c:v>
                </c:pt>
                <c:pt idx="569">
                  <c:v>0.28902099999999997</c:v>
                </c:pt>
                <c:pt idx="570">
                  <c:v>7.3828000000000005E-2</c:v>
                </c:pt>
                <c:pt idx="571">
                  <c:v>0.17095199999999999</c:v>
                </c:pt>
                <c:pt idx="572">
                  <c:v>9.6182000000000004E-2</c:v>
                </c:pt>
                <c:pt idx="573">
                  <c:v>0.17127600000000001</c:v>
                </c:pt>
                <c:pt idx="574">
                  <c:v>4.7419000000000003E-2</c:v>
                </c:pt>
                <c:pt idx="575">
                  <c:v>5.9635000000000001E-2</c:v>
                </c:pt>
                <c:pt idx="576">
                  <c:v>-3.4631000000000002E-2</c:v>
                </c:pt>
                <c:pt idx="577">
                  <c:v>-6.8098000000000006E-2</c:v>
                </c:pt>
                <c:pt idx="578">
                  <c:v>-4.1409999999999997E-3</c:v>
                </c:pt>
                <c:pt idx="579">
                  <c:v>-3.4754E-2</c:v>
                </c:pt>
                <c:pt idx="580">
                  <c:v>-5.1729999999999998E-2</c:v>
                </c:pt>
                <c:pt idx="581">
                  <c:v>-8.3713999999999997E-2</c:v>
                </c:pt>
                <c:pt idx="582">
                  <c:v>-5.3552000000000002E-2</c:v>
                </c:pt>
                <c:pt idx="583">
                  <c:v>-0.142459</c:v>
                </c:pt>
                <c:pt idx="584">
                  <c:v>-4.9145000000000001E-2</c:v>
                </c:pt>
                <c:pt idx="585">
                  <c:v>-6.6473000000000004E-2</c:v>
                </c:pt>
                <c:pt idx="586">
                  <c:v>2.9246999999999999E-2</c:v>
                </c:pt>
                <c:pt idx="587">
                  <c:v>5.2887000000000003E-2</c:v>
                </c:pt>
                <c:pt idx="588">
                  <c:v>-5.3244E-2</c:v>
                </c:pt>
                <c:pt idx="589">
                  <c:v>-0.129855</c:v>
                </c:pt>
                <c:pt idx="590">
                  <c:v>-8.8078000000000004E-2</c:v>
                </c:pt>
                <c:pt idx="591">
                  <c:v>-0.202956</c:v>
                </c:pt>
                <c:pt idx="592">
                  <c:v>-0.15423200000000001</c:v>
                </c:pt>
                <c:pt idx="593">
                  <c:v>-0.23100200000000001</c:v>
                </c:pt>
                <c:pt idx="594">
                  <c:v>3.1459999999999999E-3</c:v>
                </c:pt>
                <c:pt idx="595">
                  <c:v>1.2852000000000001E-2</c:v>
                </c:pt>
                <c:pt idx="596">
                  <c:v>-1.6761999999999999E-2</c:v>
                </c:pt>
                <c:pt idx="597">
                  <c:v>4.2620000000000002E-3</c:v>
                </c:pt>
                <c:pt idx="598">
                  <c:v>2.0462000000000001E-2</c:v>
                </c:pt>
                <c:pt idx="599">
                  <c:v>2.4577000000000002E-2</c:v>
                </c:pt>
                <c:pt idx="600">
                  <c:v>4.0036000000000002E-2</c:v>
                </c:pt>
                <c:pt idx="601">
                  <c:v>0.111638</c:v>
                </c:pt>
                <c:pt idx="602">
                  <c:v>8.5109000000000004E-2</c:v>
                </c:pt>
                <c:pt idx="603">
                  <c:v>0.199153</c:v>
                </c:pt>
                <c:pt idx="604">
                  <c:v>3.7005999999999997E-2</c:v>
                </c:pt>
                <c:pt idx="605">
                  <c:v>0.16644800000000001</c:v>
                </c:pt>
                <c:pt idx="606">
                  <c:v>0.26365699999999997</c:v>
                </c:pt>
                <c:pt idx="607">
                  <c:v>0.43709700000000001</c:v>
                </c:pt>
                <c:pt idx="608">
                  <c:v>1.2995E-2</c:v>
                </c:pt>
                <c:pt idx="609">
                  <c:v>-1.6695000000000002E-2</c:v>
                </c:pt>
                <c:pt idx="610">
                  <c:v>2.3463999999999999E-2</c:v>
                </c:pt>
                <c:pt idx="611">
                  <c:v>6.4727000000000007E-2</c:v>
                </c:pt>
                <c:pt idx="612">
                  <c:v>1.5239000000000001E-2</c:v>
                </c:pt>
                <c:pt idx="613">
                  <c:v>-1.9144999999999999E-2</c:v>
                </c:pt>
              </c:numCache>
            </c:numRef>
          </c:val>
          <c:smooth val="0"/>
          <c:extLst>
            <c:ext xmlns:c16="http://schemas.microsoft.com/office/drawing/2014/chart" uri="{C3380CC4-5D6E-409C-BE32-E72D297353CC}">
              <c16:uniqueId val="{00000002-3786-4C1D-A823-746B3629641C}"/>
            </c:ext>
          </c:extLst>
        </c:ser>
        <c:dLbls>
          <c:showLegendKey val="0"/>
          <c:showVal val="0"/>
          <c:showCatName val="0"/>
          <c:showSerName val="0"/>
          <c:showPercent val="0"/>
          <c:showBubbleSize val="0"/>
        </c:dLbls>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7998063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E"/>
              <a:t>Gesture</a:t>
            </a:r>
            <a:r>
              <a:rPr lang="en-IE" baseline="0"/>
              <a:t> 2 Accel Angle Test</a:t>
            </a:r>
            <a:endParaRPr lang="en-IE"/>
          </a:p>
        </c:rich>
      </c:tx>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accelerometer!$K$1</c:f>
              <c:strCache>
                <c:ptCount val="1"/>
                <c:pt idx="0">
                  <c:v>Accel_x</c:v>
                </c:pt>
              </c:strCache>
            </c:strRef>
          </c:tx>
          <c:spPr>
            <a:ln w="28575" cap="rnd">
              <a:solidFill>
                <a:schemeClr val="accent1"/>
              </a:solidFill>
              <a:round/>
            </a:ln>
            <a:effectLst/>
          </c:spPr>
          <c:marker>
            <c:symbol val="none"/>
          </c:marker>
          <c:val>
            <c:numRef>
              <c:f>accelerometer!$K$2:$K$999</c:f>
              <c:numCache>
                <c:formatCode>General</c:formatCode>
                <c:ptCount val="998"/>
                <c:pt idx="0">
                  <c:v>-17.888913955379795</c:v>
                </c:pt>
                <c:pt idx="1">
                  <c:v>-18.685309076613901</c:v>
                </c:pt>
                <c:pt idx="2">
                  <c:v>-20.259368230389853</c:v>
                </c:pt>
                <c:pt idx="3">
                  <c:v>-21.366973606284049</c:v>
                </c:pt>
                <c:pt idx="4">
                  <c:v>-21.213453098654764</c:v>
                </c:pt>
                <c:pt idx="5">
                  <c:v>-20.176344261230348</c:v>
                </c:pt>
                <c:pt idx="6">
                  <c:v>-19.991751332944144</c:v>
                </c:pt>
                <c:pt idx="7">
                  <c:v>-20.667602568846402</c:v>
                </c:pt>
                <c:pt idx="8">
                  <c:v>-22.651277910279624</c:v>
                </c:pt>
                <c:pt idx="9">
                  <c:v>-23.826687913304635</c:v>
                </c:pt>
                <c:pt idx="10">
                  <c:v>-27.984140711018682</c:v>
                </c:pt>
                <c:pt idx="11">
                  <c:v>-32.512479174773574</c:v>
                </c:pt>
                <c:pt idx="12">
                  <c:v>-32.498713953704474</c:v>
                </c:pt>
                <c:pt idx="13">
                  <c:v>-30.921658970001307</c:v>
                </c:pt>
                <c:pt idx="14">
                  <c:v>-27.021706404432194</c:v>
                </c:pt>
                <c:pt idx="15">
                  <c:v>-24.216781569736046</c:v>
                </c:pt>
                <c:pt idx="16">
                  <c:v>-23.905582238563916</c:v>
                </c:pt>
                <c:pt idx="17">
                  <c:v>-18.114271841342735</c:v>
                </c:pt>
                <c:pt idx="18">
                  <c:v>-13.514067644424506</c:v>
                </c:pt>
                <c:pt idx="19">
                  <c:v>-10.809440251755159</c:v>
                </c:pt>
                <c:pt idx="20">
                  <c:v>-9.3524127023355224</c:v>
                </c:pt>
                <c:pt idx="21">
                  <c:v>-10.025341391508492</c:v>
                </c:pt>
                <c:pt idx="22">
                  <c:v>-11.950252692110267</c:v>
                </c:pt>
                <c:pt idx="23">
                  <c:v>-14.65847617744125</c:v>
                </c:pt>
                <c:pt idx="24">
                  <c:v>-18.094101218044091</c:v>
                </c:pt>
                <c:pt idx="25">
                  <c:v>-20.42123871498935</c:v>
                </c:pt>
                <c:pt idx="26">
                  <c:v>-22.317792494533453</c:v>
                </c:pt>
                <c:pt idx="27">
                  <c:v>-22.774758809598357</c:v>
                </c:pt>
                <c:pt idx="28">
                  <c:v>-21.509373383972445</c:v>
                </c:pt>
                <c:pt idx="29">
                  <c:v>-20.307016575138615</c:v>
                </c:pt>
                <c:pt idx="30">
                  <c:v>-18.049761656987172</c:v>
                </c:pt>
                <c:pt idx="31">
                  <c:v>-15.225530262608782</c:v>
                </c:pt>
                <c:pt idx="32">
                  <c:v>-13.218070637689236</c:v>
                </c:pt>
                <c:pt idx="33">
                  <c:v>-11.160624421189306</c:v>
                </c:pt>
                <c:pt idx="34">
                  <c:v>-9.9503480239692337</c:v>
                </c:pt>
                <c:pt idx="35">
                  <c:v>-9.4890492508005959</c:v>
                </c:pt>
                <c:pt idx="36">
                  <c:v>-9.2999142423694483</c:v>
                </c:pt>
                <c:pt idx="37">
                  <c:v>-8.8697383131945422</c:v>
                </c:pt>
                <c:pt idx="38">
                  <c:v>-8.2388457805226949</c:v>
                </c:pt>
                <c:pt idx="39">
                  <c:v>-7.4757370790412967</c:v>
                </c:pt>
                <c:pt idx="40">
                  <c:v>-6.7032226952203056</c:v>
                </c:pt>
                <c:pt idx="41">
                  <c:v>-6.2021397217190914</c:v>
                </c:pt>
                <c:pt idx="42">
                  <c:v>-5.8311740791770212</c:v>
                </c:pt>
                <c:pt idx="43">
                  <c:v>-5.8821881563195042</c:v>
                </c:pt>
                <c:pt idx="44">
                  <c:v>-6.7577673943861507</c:v>
                </c:pt>
                <c:pt idx="45">
                  <c:v>-7.6399037902451878</c:v>
                </c:pt>
                <c:pt idx="46">
                  <c:v>-8.317699723379393</c:v>
                </c:pt>
                <c:pt idx="47">
                  <c:v>-8.6405751567740303</c:v>
                </c:pt>
                <c:pt idx="48">
                  <c:v>-9.0196619810126677</c:v>
                </c:pt>
                <c:pt idx="49">
                  <c:v>-10.015372534619468</c:v>
                </c:pt>
                <c:pt idx="50">
                  <c:v>-10.771494765621998</c:v>
                </c:pt>
                <c:pt idx="51">
                  <c:v>-11.24924879658777</c:v>
                </c:pt>
                <c:pt idx="52">
                  <c:v>-12.413261033363963</c:v>
                </c:pt>
                <c:pt idx="53">
                  <c:v>-9.9642235800469674</c:v>
                </c:pt>
                <c:pt idx="54">
                  <c:v>-11.229159696082869</c:v>
                </c:pt>
                <c:pt idx="55">
                  <c:v>-12.752402511803707</c:v>
                </c:pt>
                <c:pt idx="56">
                  <c:v>-15.939597793462406</c:v>
                </c:pt>
                <c:pt idx="57">
                  <c:v>-19.115992325868952</c:v>
                </c:pt>
                <c:pt idx="58">
                  <c:v>-22.053413746388607</c:v>
                </c:pt>
                <c:pt idx="59">
                  <c:v>-25.345067372871593</c:v>
                </c:pt>
                <c:pt idx="60">
                  <c:v>-26.34577878490877</c:v>
                </c:pt>
                <c:pt idx="61">
                  <c:v>-26.961829695157128</c:v>
                </c:pt>
                <c:pt idx="62">
                  <c:v>-26.913854175149545</c:v>
                </c:pt>
                <c:pt idx="63">
                  <c:v>-29.839525745950169</c:v>
                </c:pt>
                <c:pt idx="64">
                  <c:v>-35.38861758874593</c:v>
                </c:pt>
                <c:pt idx="65">
                  <c:v>-41.034731146365196</c:v>
                </c:pt>
                <c:pt idx="66">
                  <c:v>-38.987222244355344</c:v>
                </c:pt>
                <c:pt idx="67">
                  <c:v>-36.928325502906112</c:v>
                </c:pt>
                <c:pt idx="68">
                  <c:v>-28.869002927621857</c:v>
                </c:pt>
                <c:pt idx="69">
                  <c:v>-23.772971543224074</c:v>
                </c:pt>
                <c:pt idx="70">
                  <c:v>-16.323988723134224</c:v>
                </c:pt>
                <c:pt idx="71">
                  <c:v>-8.8236251036745621</c:v>
                </c:pt>
                <c:pt idx="72">
                  <c:v>-6.2821984980483494</c:v>
                </c:pt>
                <c:pt idx="73">
                  <c:v>-7.7269876544474085</c:v>
                </c:pt>
                <c:pt idx="74">
                  <c:v>-10.080311140609094</c:v>
                </c:pt>
                <c:pt idx="75">
                  <c:v>-10.87354594743738</c:v>
                </c:pt>
                <c:pt idx="76">
                  <c:v>-9.8309297572191454</c:v>
                </c:pt>
                <c:pt idx="77">
                  <c:v>-7.6526184879915773</c:v>
                </c:pt>
                <c:pt idx="78">
                  <c:v>-5.3613212777432988</c:v>
                </c:pt>
                <c:pt idx="79">
                  <c:v>-1.4645487405727702</c:v>
                </c:pt>
                <c:pt idx="80">
                  <c:v>2.9233996709200571</c:v>
                </c:pt>
                <c:pt idx="81">
                  <c:v>3.973967156100032</c:v>
                </c:pt>
                <c:pt idx="82">
                  <c:v>3.414848646209053</c:v>
                </c:pt>
                <c:pt idx="83">
                  <c:v>3.6120956898768073</c:v>
                </c:pt>
                <c:pt idx="84">
                  <c:v>3.5898517091759361</c:v>
                </c:pt>
                <c:pt idx="85">
                  <c:v>3.3298990137623354</c:v>
                </c:pt>
                <c:pt idx="86">
                  <c:v>3.4898569981122556</c:v>
                </c:pt>
                <c:pt idx="87">
                  <c:v>4.2072199671705679</c:v>
                </c:pt>
                <c:pt idx="88">
                  <c:v>4.8876356571329698</c:v>
                </c:pt>
                <c:pt idx="89">
                  <c:v>5.7421669902809871</c:v>
                </c:pt>
                <c:pt idx="90">
                  <c:v>7.0300519619693436</c:v>
                </c:pt>
                <c:pt idx="91">
                  <c:v>7.4255649672130684</c:v>
                </c:pt>
                <c:pt idx="92">
                  <c:v>5.7453489822246784</c:v>
                </c:pt>
                <c:pt idx="93">
                  <c:v>3.3833898666274265</c:v>
                </c:pt>
                <c:pt idx="94">
                  <c:v>-0.26569181579380807</c:v>
                </c:pt>
                <c:pt idx="95">
                  <c:v>-3.8142052679962437</c:v>
                </c:pt>
                <c:pt idx="96">
                  <c:v>-7.0316139796099781</c:v>
                </c:pt>
                <c:pt idx="97">
                  <c:v>-9.8508994689475369</c:v>
                </c:pt>
                <c:pt idx="98">
                  <c:v>-11.95632063339847</c:v>
                </c:pt>
                <c:pt idx="99">
                  <c:v>-13.376506323005248</c:v>
                </c:pt>
                <c:pt idx="100">
                  <c:v>-15.602059324844548</c:v>
                </c:pt>
                <c:pt idx="101">
                  <c:v>-19.188169614735319</c:v>
                </c:pt>
                <c:pt idx="102">
                  <c:v>-23.974773103914966</c:v>
                </c:pt>
                <c:pt idx="103">
                  <c:v>-27.507297567137627</c:v>
                </c:pt>
                <c:pt idx="104">
                  <c:v>-30.254485475035054</c:v>
                </c:pt>
                <c:pt idx="105">
                  <c:v>-33.445327485869321</c:v>
                </c:pt>
                <c:pt idx="106">
                  <c:v>-37.436547603001003</c:v>
                </c:pt>
                <c:pt idx="107">
                  <c:v>-43.21223573168772</c:v>
                </c:pt>
                <c:pt idx="108">
                  <c:v>-50.427718866162188</c:v>
                </c:pt>
                <c:pt idx="109">
                  <c:v>-62.978511341211565</c:v>
                </c:pt>
                <c:pt idx="110">
                  <c:v>-49.819453772169702</c:v>
                </c:pt>
                <c:pt idx="111">
                  <c:v>-35.727795030307533</c:v>
                </c:pt>
                <c:pt idx="112">
                  <c:v>-30.275826436980605</c:v>
                </c:pt>
                <c:pt idx="113">
                  <c:v>-29.816782495473539</c:v>
                </c:pt>
                <c:pt idx="114">
                  <c:v>-31.887556770873491</c:v>
                </c:pt>
                <c:pt idx="115">
                  <c:v>-31.025666487268804</c:v>
                </c:pt>
                <c:pt idx="116">
                  <c:v>-27.742146147238767</c:v>
                </c:pt>
                <c:pt idx="117">
                  <c:v>-23.428247049001939</c:v>
                </c:pt>
                <c:pt idx="118">
                  <c:v>-20.440058417077221</c:v>
                </c:pt>
                <c:pt idx="119">
                  <c:v>-19.000981516852697</c:v>
                </c:pt>
                <c:pt idx="120">
                  <c:v>-16.89122789814996</c:v>
                </c:pt>
                <c:pt idx="121">
                  <c:v>-15.285195558506073</c:v>
                </c:pt>
                <c:pt idx="122">
                  <c:v>-14.120541815728663</c:v>
                </c:pt>
                <c:pt idx="123">
                  <c:v>-12.856807730879028</c:v>
                </c:pt>
                <c:pt idx="124">
                  <c:v>-12.765921136466805</c:v>
                </c:pt>
                <c:pt idx="125">
                  <c:v>-13.839838009950343</c:v>
                </c:pt>
                <c:pt idx="126">
                  <c:v>-13.575879747580421</c:v>
                </c:pt>
                <c:pt idx="127">
                  <c:v>-12.827877222985029</c:v>
                </c:pt>
                <c:pt idx="128">
                  <c:v>-12.358831832876897</c:v>
                </c:pt>
                <c:pt idx="129">
                  <c:v>-12.029735284228188</c:v>
                </c:pt>
                <c:pt idx="130">
                  <c:v>-11.848482489649019</c:v>
                </c:pt>
                <c:pt idx="131">
                  <c:v>-11.76043428656804</c:v>
                </c:pt>
                <c:pt idx="132">
                  <c:v>-11.522983596973054</c:v>
                </c:pt>
                <c:pt idx="133">
                  <c:v>-9.5103709463559305</c:v>
                </c:pt>
                <c:pt idx="134">
                  <c:v>-6.5108114352676978</c:v>
                </c:pt>
                <c:pt idx="135">
                  <c:v>-3.8987304560710951</c:v>
                </c:pt>
                <c:pt idx="136">
                  <c:v>-1.6129656864308279</c:v>
                </c:pt>
                <c:pt idx="137">
                  <c:v>0.29319960537320044</c:v>
                </c:pt>
                <c:pt idx="138">
                  <c:v>2.1187425456335469</c:v>
                </c:pt>
                <c:pt idx="139">
                  <c:v>3.5650889486791186</c:v>
                </c:pt>
                <c:pt idx="140">
                  <c:v>5.4679179825226107</c:v>
                </c:pt>
                <c:pt idx="141">
                  <c:v>8.1190291101261689</c:v>
                </c:pt>
                <c:pt idx="142">
                  <c:v>10.490805378539408</c:v>
                </c:pt>
                <c:pt idx="143">
                  <c:v>12.031178555694288</c:v>
                </c:pt>
                <c:pt idx="144">
                  <c:v>11.968988762329971</c:v>
                </c:pt>
                <c:pt idx="145">
                  <c:v>10.566041698987092</c:v>
                </c:pt>
                <c:pt idx="146">
                  <c:v>8.1521927228162436</c:v>
                </c:pt>
                <c:pt idx="147">
                  <c:v>4.6882398339843006</c:v>
                </c:pt>
                <c:pt idx="148">
                  <c:v>0.1692582436035783</c:v>
                </c:pt>
                <c:pt idx="149">
                  <c:v>-4.8019850601776515</c:v>
                </c:pt>
                <c:pt idx="150">
                  <c:v>-9.4166619204317268</c:v>
                </c:pt>
                <c:pt idx="151">
                  <c:v>-13.18338787671949</c:v>
                </c:pt>
                <c:pt idx="152">
                  <c:v>-16.019027067629004</c:v>
                </c:pt>
                <c:pt idx="153">
                  <c:v>-17.773722647571809</c:v>
                </c:pt>
                <c:pt idx="154">
                  <c:v>-19.022300668510681</c:v>
                </c:pt>
                <c:pt idx="155">
                  <c:v>-20.351309526823819</c:v>
                </c:pt>
                <c:pt idx="156">
                  <c:v>-21.807655721466791</c:v>
                </c:pt>
                <c:pt idx="157">
                  <c:v>-24.022883482204836</c:v>
                </c:pt>
                <c:pt idx="158">
                  <c:v>-25.890910233970359</c:v>
                </c:pt>
                <c:pt idx="159">
                  <c:v>-27.674553001870752</c:v>
                </c:pt>
                <c:pt idx="160">
                  <c:v>-31.437409323755453</c:v>
                </c:pt>
                <c:pt idx="161">
                  <c:v>-36.60248796598529</c:v>
                </c:pt>
                <c:pt idx="162">
                  <c:v>-39.810913208823401</c:v>
                </c:pt>
                <c:pt idx="163">
                  <c:v>-41.712542891777417</c:v>
                </c:pt>
                <c:pt idx="164">
                  <c:v>-40.181583156912779</c:v>
                </c:pt>
                <c:pt idx="165">
                  <c:v>-37.767388734940077</c:v>
                </c:pt>
                <c:pt idx="166">
                  <c:v>-31.259467952236804</c:v>
                </c:pt>
                <c:pt idx="167">
                  <c:v>-20.048124137975613</c:v>
                </c:pt>
                <c:pt idx="168">
                  <c:v>-11.978685339957043</c:v>
                </c:pt>
                <c:pt idx="169">
                  <c:v>-10.590124565324619</c:v>
                </c:pt>
                <c:pt idx="170">
                  <c:v>-15.956367528952043</c:v>
                </c:pt>
                <c:pt idx="171">
                  <c:v>-21.61615916793863</c:v>
                </c:pt>
                <c:pt idx="172">
                  <c:v>-23.984205593964038</c:v>
                </c:pt>
                <c:pt idx="173">
                  <c:v>-23.056716998060271</c:v>
                </c:pt>
                <c:pt idx="174">
                  <c:v>-18.370219887995724</c:v>
                </c:pt>
                <c:pt idx="175">
                  <c:v>-12.667386789014644</c:v>
                </c:pt>
                <c:pt idx="176">
                  <c:v>-7.030082917557201</c:v>
                </c:pt>
                <c:pt idx="177">
                  <c:v>-3.3638225920712368</c:v>
                </c:pt>
                <c:pt idx="178">
                  <c:v>-3.3716339452902262</c:v>
                </c:pt>
                <c:pt idx="179">
                  <c:v>-5.4477258189872009</c:v>
                </c:pt>
                <c:pt idx="180">
                  <c:v>-6.6884646632089479</c:v>
                </c:pt>
                <c:pt idx="181">
                  <c:v>-7.793576270877848</c:v>
                </c:pt>
                <c:pt idx="182">
                  <c:v>-8.2409189143988382</c:v>
                </c:pt>
                <c:pt idx="183">
                  <c:v>-7.3348815481701566</c:v>
                </c:pt>
                <c:pt idx="184">
                  <c:v>-4.8677034123086678</c:v>
                </c:pt>
                <c:pt idx="185">
                  <c:v>-2.1661868206575434</c:v>
                </c:pt>
                <c:pt idx="186">
                  <c:v>-0.1396634926534919</c:v>
                </c:pt>
                <c:pt idx="187">
                  <c:v>-0.37112166890576331</c:v>
                </c:pt>
                <c:pt idx="188">
                  <c:v>-2.7016964317089109</c:v>
                </c:pt>
                <c:pt idx="189">
                  <c:v>-5.6805125846409377</c:v>
                </c:pt>
                <c:pt idx="190">
                  <c:v>-8.5471158780739902</c:v>
                </c:pt>
                <c:pt idx="191">
                  <c:v>-10.57532479632764</c:v>
                </c:pt>
                <c:pt idx="192">
                  <c:v>-10.746985798683575</c:v>
                </c:pt>
                <c:pt idx="193">
                  <c:v>-12.831729646781035</c:v>
                </c:pt>
                <c:pt idx="194">
                  <c:v>-13.513919996443285</c:v>
                </c:pt>
                <c:pt idx="195">
                  <c:v>-15.352261524216132</c:v>
                </c:pt>
                <c:pt idx="196">
                  <c:v>-16.217363039226601</c:v>
                </c:pt>
                <c:pt idx="197">
                  <c:v>-16.854068568834375</c:v>
                </c:pt>
                <c:pt idx="198">
                  <c:v>-18.496385800122109</c:v>
                </c:pt>
                <c:pt idx="199">
                  <c:v>-19.564763481785757</c:v>
                </c:pt>
                <c:pt idx="200">
                  <c:v>-21.647621878921768</c:v>
                </c:pt>
                <c:pt idx="201">
                  <c:v>-25.139812008295202</c:v>
                </c:pt>
                <c:pt idx="202">
                  <c:v>-30.445591843444312</c:v>
                </c:pt>
                <c:pt idx="203">
                  <c:v>-35.746588740522</c:v>
                </c:pt>
                <c:pt idx="204">
                  <c:v>-40.019719145671687</c:v>
                </c:pt>
                <c:pt idx="205">
                  <c:v>-38.968460528748082</c:v>
                </c:pt>
                <c:pt idx="206">
                  <c:v>-34.712971850837476</c:v>
                </c:pt>
                <c:pt idx="207">
                  <c:v>-30.585083581715505</c:v>
                </c:pt>
                <c:pt idx="208">
                  <c:v>-32.815221700673924</c:v>
                </c:pt>
                <c:pt idx="209">
                  <c:v>-39.715103272147104</c:v>
                </c:pt>
                <c:pt idx="210">
                  <c:v>-34.907770986553551</c:v>
                </c:pt>
                <c:pt idx="211">
                  <c:v>-32.218312969504161</c:v>
                </c:pt>
                <c:pt idx="212">
                  <c:v>-24.223426006310412</c:v>
                </c:pt>
                <c:pt idx="213">
                  <c:v>-17.943245149106826</c:v>
                </c:pt>
                <c:pt idx="214">
                  <c:v>-13.859500686261056</c:v>
                </c:pt>
                <c:pt idx="215">
                  <c:v>-11.977134540335667</c:v>
                </c:pt>
                <c:pt idx="216">
                  <c:v>-10.5337606850652</c:v>
                </c:pt>
                <c:pt idx="217">
                  <c:v>-11.005016700401939</c:v>
                </c:pt>
                <c:pt idx="218">
                  <c:v>-12.374185397029775</c:v>
                </c:pt>
                <c:pt idx="219">
                  <c:v>-12.914578229446011</c:v>
                </c:pt>
                <c:pt idx="220">
                  <c:v>-10.420358156255929</c:v>
                </c:pt>
                <c:pt idx="221">
                  <c:v>-6.9027902545482247</c:v>
                </c:pt>
                <c:pt idx="222">
                  <c:v>-3.9907545047154547</c:v>
                </c:pt>
                <c:pt idx="223">
                  <c:v>-1.7634620203868223</c:v>
                </c:pt>
                <c:pt idx="224">
                  <c:v>-1.3277812447612292</c:v>
                </c:pt>
                <c:pt idx="225">
                  <c:v>-1.5802986680757567</c:v>
                </c:pt>
                <c:pt idx="226">
                  <c:v>-2.839249856366945</c:v>
                </c:pt>
                <c:pt idx="227">
                  <c:v>-5.0039176719036504</c:v>
                </c:pt>
                <c:pt idx="228">
                  <c:v>-6.6711998229237919</c:v>
                </c:pt>
                <c:pt idx="229">
                  <c:v>-8.1488143740832317</c:v>
                </c:pt>
                <c:pt idx="230">
                  <c:v>-9.6955743209151262</c:v>
                </c:pt>
                <c:pt idx="231">
                  <c:v>-9.4275754266598604</c:v>
                </c:pt>
                <c:pt idx="232">
                  <c:v>-7.3143489980735854</c:v>
                </c:pt>
                <c:pt idx="233">
                  <c:v>-4.7652868971103874</c:v>
                </c:pt>
                <c:pt idx="234">
                  <c:v>-1.9102418193758635</c:v>
                </c:pt>
                <c:pt idx="235">
                  <c:v>1.0329408825592499</c:v>
                </c:pt>
                <c:pt idx="236">
                  <c:v>3.5823342259747029</c:v>
                </c:pt>
                <c:pt idx="237">
                  <c:v>5.702713510011189</c:v>
                </c:pt>
                <c:pt idx="238">
                  <c:v>8.1431756303267715</c:v>
                </c:pt>
                <c:pt idx="239">
                  <c:v>10.250555846650435</c:v>
                </c:pt>
                <c:pt idx="240">
                  <c:v>11.517557802884358</c:v>
                </c:pt>
                <c:pt idx="241">
                  <c:v>11.672398618037752</c:v>
                </c:pt>
                <c:pt idx="242">
                  <c:v>10.543470306250914</c:v>
                </c:pt>
                <c:pt idx="243">
                  <c:v>7.9209854528972965</c:v>
                </c:pt>
                <c:pt idx="244">
                  <c:v>4.4129828495481513</c:v>
                </c:pt>
                <c:pt idx="245">
                  <c:v>0.98615375499796709</c:v>
                </c:pt>
                <c:pt idx="246">
                  <c:v>-2.1663254664984244</c:v>
                </c:pt>
                <c:pt idx="247">
                  <c:v>-4.6960722939316435</c:v>
                </c:pt>
                <c:pt idx="248">
                  <c:v>-6.7111819488816922</c:v>
                </c:pt>
                <c:pt idx="249">
                  <c:v>-8.9924689088326026</c:v>
                </c:pt>
                <c:pt idx="250">
                  <c:v>-11.072157529815971</c:v>
                </c:pt>
                <c:pt idx="251">
                  <c:v>-13.11491225996148</c:v>
                </c:pt>
                <c:pt idx="252">
                  <c:v>-15.455180502840109</c:v>
                </c:pt>
                <c:pt idx="253">
                  <c:v>-17.478151044515247</c:v>
                </c:pt>
                <c:pt idx="254">
                  <c:v>-19.46488925082906</c:v>
                </c:pt>
                <c:pt idx="255">
                  <c:v>-20.823003007744106</c:v>
                </c:pt>
                <c:pt idx="256">
                  <c:v>-21.999675663939339</c:v>
                </c:pt>
                <c:pt idx="257">
                  <c:v>-21.997023710014034</c:v>
                </c:pt>
                <c:pt idx="258">
                  <c:v>-20.829113806636421</c:v>
                </c:pt>
                <c:pt idx="259">
                  <c:v>-21.349208078797229</c:v>
                </c:pt>
                <c:pt idx="260">
                  <c:v>-25.319149833051618</c:v>
                </c:pt>
                <c:pt idx="261">
                  <c:v>-33.259884157765839</c:v>
                </c:pt>
                <c:pt idx="262">
                  <c:v>-41.07854219604193</c:v>
                </c:pt>
                <c:pt idx="263">
                  <c:v>-40.308420043685921</c:v>
                </c:pt>
                <c:pt idx="264">
                  <c:v>-32.278000390877004</c:v>
                </c:pt>
                <c:pt idx="265">
                  <c:v>-21.266530486400164</c:v>
                </c:pt>
                <c:pt idx="266">
                  <c:v>-11.229469819963867</c:v>
                </c:pt>
                <c:pt idx="267">
                  <c:v>-6.6008050977918913</c:v>
                </c:pt>
                <c:pt idx="268">
                  <c:v>-13.593205894482331</c:v>
                </c:pt>
                <c:pt idx="269">
                  <c:v>-20.365173923844736</c:v>
                </c:pt>
                <c:pt idx="270">
                  <c:v>-17.914971819379314</c:v>
                </c:pt>
                <c:pt idx="271">
                  <c:v>-10.884401264957289</c:v>
                </c:pt>
                <c:pt idx="272">
                  <c:v>-4.0542439694348955</c:v>
                </c:pt>
                <c:pt idx="273">
                  <c:v>-2.5178952608597451</c:v>
                </c:pt>
                <c:pt idx="274">
                  <c:v>-3.8361281601378301</c:v>
                </c:pt>
                <c:pt idx="275">
                  <c:v>-5.4792791221542627</c:v>
                </c:pt>
                <c:pt idx="276">
                  <c:v>-4.3873201749801103</c:v>
                </c:pt>
                <c:pt idx="277">
                  <c:v>-1.7536996976174579</c:v>
                </c:pt>
                <c:pt idx="278">
                  <c:v>1.5587791952151051</c:v>
                </c:pt>
                <c:pt idx="279">
                  <c:v>3.2150839400506848</c:v>
                </c:pt>
                <c:pt idx="280">
                  <c:v>3.1593148463521716</c:v>
                </c:pt>
                <c:pt idx="281">
                  <c:v>3.0992964563934371</c:v>
                </c:pt>
                <c:pt idx="282">
                  <c:v>2.8365448974367444</c:v>
                </c:pt>
                <c:pt idx="283">
                  <c:v>2.8939574047044592</c:v>
                </c:pt>
                <c:pt idx="284">
                  <c:v>3.4354372641125654</c:v>
                </c:pt>
                <c:pt idx="285">
                  <c:v>4.2005502832066988</c:v>
                </c:pt>
                <c:pt idx="286">
                  <c:v>5.0539334748083506</c:v>
                </c:pt>
                <c:pt idx="287">
                  <c:v>6.2180572325121926</c:v>
                </c:pt>
                <c:pt idx="288">
                  <c:v>6.3486536869582499</c:v>
                </c:pt>
                <c:pt idx="289">
                  <c:v>4.5082390241836636</c:v>
                </c:pt>
                <c:pt idx="290">
                  <c:v>0.68806214470372296</c:v>
                </c:pt>
                <c:pt idx="291">
                  <c:v>-2.9347268765247816</c:v>
                </c:pt>
                <c:pt idx="292">
                  <c:v>-5.085280372626527</c:v>
                </c:pt>
                <c:pt idx="293">
                  <c:v>-5.6952241145290943</c:v>
                </c:pt>
                <c:pt idx="294">
                  <c:v>-5.3052392116358753</c:v>
                </c:pt>
                <c:pt idx="295">
                  <c:v>-5.0234281878194063</c:v>
                </c:pt>
                <c:pt idx="296">
                  <c:v>-4.5552228037277578</c:v>
                </c:pt>
                <c:pt idx="297">
                  <c:v>-4.1455818369983062</c:v>
                </c:pt>
                <c:pt idx="298">
                  <c:v>-6.6493082895053117</c:v>
                </c:pt>
                <c:pt idx="299">
                  <c:v>-9.7009614760018863</c:v>
                </c:pt>
                <c:pt idx="300">
                  <c:v>-10.265723972544397</c:v>
                </c:pt>
                <c:pt idx="301">
                  <c:v>-10.061430003599655</c:v>
                </c:pt>
                <c:pt idx="302">
                  <c:v>-8.9764977319010484</c:v>
                </c:pt>
                <c:pt idx="303">
                  <c:v>-7.1105241514030766</c:v>
                </c:pt>
                <c:pt idx="304">
                  <c:v>-11.483320193812009</c:v>
                </c:pt>
                <c:pt idx="305">
                  <c:v>-34.028438733926194</c:v>
                </c:pt>
                <c:pt idx="306">
                  <c:v>-53.174592658565331</c:v>
                </c:pt>
                <c:pt idx="307">
                  <c:v>-44.102475228693841</c:v>
                </c:pt>
                <c:pt idx="308">
                  <c:v>-43.991024576559028</c:v>
                </c:pt>
                <c:pt idx="309">
                  <c:v>-52.205845546602539</c:v>
                </c:pt>
                <c:pt idx="310">
                  <c:v>-78.378165335255133</c:v>
                </c:pt>
                <c:pt idx="311">
                  <c:v>-48.563531531218636</c:v>
                </c:pt>
                <c:pt idx="312">
                  <c:v>-27.912052997611866</c:v>
                </c:pt>
                <c:pt idx="313">
                  <c:v>-17.920271515889432</c:v>
                </c:pt>
                <c:pt idx="314">
                  <c:v>-15.275021932205446</c:v>
                </c:pt>
                <c:pt idx="315">
                  <c:v>-11.44526422174947</c:v>
                </c:pt>
                <c:pt idx="316">
                  <c:v>-8.9382615175339062</c:v>
                </c:pt>
                <c:pt idx="317">
                  <c:v>-11.326148607912408</c:v>
                </c:pt>
                <c:pt idx="318">
                  <c:v>-13.229115618577547</c:v>
                </c:pt>
                <c:pt idx="319">
                  <c:v>-13.028211087454087</c:v>
                </c:pt>
                <c:pt idx="320">
                  <c:v>-12.027503329397833</c:v>
                </c:pt>
                <c:pt idx="321">
                  <c:v>-5.8466633308035041</c:v>
                </c:pt>
                <c:pt idx="322">
                  <c:v>-1.7758052154422821</c:v>
                </c:pt>
                <c:pt idx="323">
                  <c:v>-1.288119044231117</c:v>
                </c:pt>
                <c:pt idx="324">
                  <c:v>-1.7571490685195168</c:v>
                </c:pt>
                <c:pt idx="325">
                  <c:v>-2.0391248940563393</c:v>
                </c:pt>
                <c:pt idx="326">
                  <c:v>-1.2173165453095187</c:v>
                </c:pt>
                <c:pt idx="327">
                  <c:v>-0.26542796514940564</c:v>
                </c:pt>
                <c:pt idx="328">
                  <c:v>-4.4212122496205403E-2</c:v>
                </c:pt>
                <c:pt idx="329">
                  <c:v>-1.6563386687041592</c:v>
                </c:pt>
                <c:pt idx="330">
                  <c:v>-1.8723863169974695</c:v>
                </c:pt>
                <c:pt idx="331">
                  <c:v>-0.98806453307582154</c:v>
                </c:pt>
                <c:pt idx="332">
                  <c:v>-3.706926041954358E-2</c:v>
                </c:pt>
                <c:pt idx="333">
                  <c:v>0.68281513455354992</c:v>
                </c:pt>
                <c:pt idx="334">
                  <c:v>0.47554914179397167</c:v>
                </c:pt>
                <c:pt idx="335">
                  <c:v>0.93907169781004118</c:v>
                </c:pt>
                <c:pt idx="336">
                  <c:v>0.40777340926858929</c:v>
                </c:pt>
                <c:pt idx="337">
                  <c:v>-0.91313386163404031</c:v>
                </c:pt>
                <c:pt idx="338">
                  <c:v>-1.7118422932446062</c:v>
                </c:pt>
                <c:pt idx="339">
                  <c:v>-1.7746660620880415</c:v>
                </c:pt>
                <c:pt idx="340">
                  <c:v>-0.49964270147488898</c:v>
                </c:pt>
                <c:pt idx="341">
                  <c:v>1.7554633618450415</c:v>
                </c:pt>
                <c:pt idx="342">
                  <c:v>3.461282401667606</c:v>
                </c:pt>
                <c:pt idx="343">
                  <c:v>4.5271979674190748</c:v>
                </c:pt>
                <c:pt idx="344">
                  <c:v>4.4505819014612937</c:v>
                </c:pt>
                <c:pt idx="345">
                  <c:v>3.9091131734017321</c:v>
                </c:pt>
                <c:pt idx="346">
                  <c:v>2.8695737492384472</c:v>
                </c:pt>
                <c:pt idx="347">
                  <c:v>1.5959892505591693</c:v>
                </c:pt>
                <c:pt idx="348">
                  <c:v>-0.43746197438603907</c:v>
                </c:pt>
                <c:pt idx="349">
                  <c:v>-3.6249968597940225</c:v>
                </c:pt>
                <c:pt idx="350">
                  <c:v>-7.2481557522671114</c:v>
                </c:pt>
                <c:pt idx="351">
                  <c:v>-11.108429721437851</c:v>
                </c:pt>
                <c:pt idx="352">
                  <c:v>-14.693257381449341</c:v>
                </c:pt>
                <c:pt idx="353">
                  <c:v>-18.094975499531618</c:v>
                </c:pt>
                <c:pt idx="354">
                  <c:v>-21.005409228174834</c:v>
                </c:pt>
                <c:pt idx="355">
                  <c:v>-22.887801699289469</c:v>
                </c:pt>
                <c:pt idx="356">
                  <c:v>-22.203248234570609</c:v>
                </c:pt>
                <c:pt idx="357">
                  <c:v>-23.16672296171723</c:v>
                </c:pt>
                <c:pt idx="358">
                  <c:v>-27.212427770293406</c:v>
                </c:pt>
                <c:pt idx="359">
                  <c:v>-30.856904670515494</c:v>
                </c:pt>
                <c:pt idx="360">
                  <c:v>-33.199670808987605</c:v>
                </c:pt>
                <c:pt idx="361">
                  <c:v>-35.32483306823584</c:v>
                </c:pt>
                <c:pt idx="362">
                  <c:v>-33.529403976077759</c:v>
                </c:pt>
                <c:pt idx="363">
                  <c:v>-26.780524343209816</c:v>
                </c:pt>
                <c:pt idx="364">
                  <c:v>-18.347043788740816</c:v>
                </c:pt>
                <c:pt idx="365">
                  <c:v>-9.8669360501026286</c:v>
                </c:pt>
                <c:pt idx="366">
                  <c:v>-6.9511465838310205</c:v>
                </c:pt>
                <c:pt idx="367">
                  <c:v>-8.847315857447537</c:v>
                </c:pt>
                <c:pt idx="368">
                  <c:v>-12.864480573597415</c:v>
                </c:pt>
                <c:pt idx="369">
                  <c:v>-14.915601177810064</c:v>
                </c:pt>
                <c:pt idx="370">
                  <c:v>-14.992648185609958</c:v>
                </c:pt>
                <c:pt idx="371">
                  <c:v>-13.109103762684057</c:v>
                </c:pt>
                <c:pt idx="372">
                  <c:v>-9.6437542879330778</c:v>
                </c:pt>
                <c:pt idx="373">
                  <c:v>-5.771952318106587</c:v>
                </c:pt>
                <c:pt idx="374">
                  <c:v>-4.4479113524009017</c:v>
                </c:pt>
                <c:pt idx="375">
                  <c:v>-8.7682033576198606</c:v>
                </c:pt>
                <c:pt idx="376">
                  <c:v>-13.39584889510968</c:v>
                </c:pt>
                <c:pt idx="377">
                  <c:v>-16.172436959856817</c:v>
                </c:pt>
                <c:pt idx="378">
                  <c:v>-17.743968762824007</c:v>
                </c:pt>
                <c:pt idx="379">
                  <c:v>-16.741135058063342</c:v>
                </c:pt>
                <c:pt idx="380">
                  <c:v>-13.139985590396316</c:v>
                </c:pt>
                <c:pt idx="381">
                  <c:v>-7.7002356714207396</c:v>
                </c:pt>
                <c:pt idx="382">
                  <c:v>-1.9857635087637826</c:v>
                </c:pt>
                <c:pt idx="383">
                  <c:v>1.4248301421712557</c:v>
                </c:pt>
                <c:pt idx="384">
                  <c:v>0.44274318625232784</c:v>
                </c:pt>
                <c:pt idx="385">
                  <c:v>-3.1463335420404279</c:v>
                </c:pt>
                <c:pt idx="386">
                  <c:v>-6.349530428795096</c:v>
                </c:pt>
                <c:pt idx="387">
                  <c:v>-8.9012404600391175</c:v>
                </c:pt>
                <c:pt idx="388">
                  <c:v>-10.397246541251949</c:v>
                </c:pt>
                <c:pt idx="389">
                  <c:v>-12.675021674490626</c:v>
                </c:pt>
                <c:pt idx="390">
                  <c:v>-13.476274536839444</c:v>
                </c:pt>
                <c:pt idx="391">
                  <c:v>-13.295309905539005</c:v>
                </c:pt>
                <c:pt idx="392">
                  <c:v>-12.318181335983018</c:v>
                </c:pt>
                <c:pt idx="393">
                  <c:v>-12.59254137349922</c:v>
                </c:pt>
                <c:pt idx="394">
                  <c:v>-17.033810974376316</c:v>
                </c:pt>
                <c:pt idx="395">
                  <c:v>-21.849089332858505</c:v>
                </c:pt>
                <c:pt idx="396">
                  <c:v>-22.073991870155684</c:v>
                </c:pt>
                <c:pt idx="397">
                  <c:v>-20.274646837540619</c:v>
                </c:pt>
                <c:pt idx="398">
                  <c:v>-19.395637595110454</c:v>
                </c:pt>
                <c:pt idx="399">
                  <c:v>-17.345408162492291</c:v>
                </c:pt>
                <c:pt idx="400">
                  <c:v>-15.491442458003043</c:v>
                </c:pt>
                <c:pt idx="401">
                  <c:v>-18.395215934779952</c:v>
                </c:pt>
                <c:pt idx="402">
                  <c:v>-28.964980192771119</c:v>
                </c:pt>
                <c:pt idx="403">
                  <c:v>-42.506324380758457</c:v>
                </c:pt>
                <c:pt idx="404">
                  <c:v>-49.1023589615913</c:v>
                </c:pt>
                <c:pt idx="405">
                  <c:v>-48.379121032499398</c:v>
                </c:pt>
                <c:pt idx="406">
                  <c:v>-35.793630568531825</c:v>
                </c:pt>
                <c:pt idx="407">
                  <c:v>-22.218004921958293</c:v>
                </c:pt>
                <c:pt idx="408">
                  <c:v>-5.4430108188169974</c:v>
                </c:pt>
                <c:pt idx="409">
                  <c:v>-0.7014524954100364</c:v>
                </c:pt>
                <c:pt idx="410">
                  <c:v>-7.7977225334390274</c:v>
                </c:pt>
                <c:pt idx="411">
                  <c:v>-14.981264675689829</c:v>
                </c:pt>
                <c:pt idx="412">
                  <c:v>-20.249472368245669</c:v>
                </c:pt>
                <c:pt idx="413">
                  <c:v>-17.128795347133831</c:v>
                </c:pt>
                <c:pt idx="414">
                  <c:v>-13.942084327679398</c:v>
                </c:pt>
                <c:pt idx="415">
                  <c:v>-11.527822872374591</c:v>
                </c:pt>
                <c:pt idx="416">
                  <c:v>-7.9226547434251673</c:v>
                </c:pt>
                <c:pt idx="417">
                  <c:v>-6.8873448144305014</c:v>
                </c:pt>
                <c:pt idx="418">
                  <c:v>-7.7147306465283956</c:v>
                </c:pt>
                <c:pt idx="419">
                  <c:v>-10.393802212773162</c:v>
                </c:pt>
                <c:pt idx="420">
                  <c:v>-13.145047956647797</c:v>
                </c:pt>
                <c:pt idx="421">
                  <c:v>-16.726052618508355</c:v>
                </c:pt>
                <c:pt idx="422">
                  <c:v>-19.919155009706486</c:v>
                </c:pt>
                <c:pt idx="423">
                  <c:v>-19.942349188874175</c:v>
                </c:pt>
                <c:pt idx="424">
                  <c:v>-16.443355662431308</c:v>
                </c:pt>
                <c:pt idx="425">
                  <c:v>-12.396975339338571</c:v>
                </c:pt>
                <c:pt idx="426">
                  <c:v>-7.5642749442598518</c:v>
                </c:pt>
                <c:pt idx="427">
                  <c:v>-4.2119525848397465</c:v>
                </c:pt>
                <c:pt idx="428">
                  <c:v>-3.4889135799088691</c:v>
                </c:pt>
                <c:pt idx="429">
                  <c:v>-3.5295348318511115</c:v>
                </c:pt>
                <c:pt idx="430">
                  <c:v>-3.5083255243568652</c:v>
                </c:pt>
                <c:pt idx="431">
                  <c:v>-3.0909680310551133</c:v>
                </c:pt>
                <c:pt idx="432">
                  <c:v>-1.8680213183998207</c:v>
                </c:pt>
                <c:pt idx="433">
                  <c:v>-0.50286139388274254</c:v>
                </c:pt>
                <c:pt idx="434">
                  <c:v>0.71186302641792121</c:v>
                </c:pt>
                <c:pt idx="435">
                  <c:v>1.8164148329307794</c:v>
                </c:pt>
                <c:pt idx="436">
                  <c:v>2.3730849486685455</c:v>
                </c:pt>
                <c:pt idx="437">
                  <c:v>1.7173671712103253</c:v>
                </c:pt>
                <c:pt idx="438">
                  <c:v>-0.27366099910151942</c:v>
                </c:pt>
                <c:pt idx="439">
                  <c:v>-3.033103979730881</c:v>
                </c:pt>
                <c:pt idx="440">
                  <c:v>-4.9330772960736686</c:v>
                </c:pt>
                <c:pt idx="441">
                  <c:v>-6.1224647274770856</c:v>
                </c:pt>
                <c:pt idx="442">
                  <c:v>-6.4858054151097067</c:v>
                </c:pt>
                <c:pt idx="443">
                  <c:v>-6.9339365114493043</c:v>
                </c:pt>
                <c:pt idx="444">
                  <c:v>-7.7136217915736065</c:v>
                </c:pt>
                <c:pt idx="445">
                  <c:v>-9.7234891939765653</c:v>
                </c:pt>
                <c:pt idx="446">
                  <c:v>-13.306576519207646</c:v>
                </c:pt>
                <c:pt idx="447">
                  <c:v>-19.618615635503147</c:v>
                </c:pt>
                <c:pt idx="448">
                  <c:v>-24.658343877391584</c:v>
                </c:pt>
                <c:pt idx="449">
                  <c:v>-26.687247769962283</c:v>
                </c:pt>
                <c:pt idx="450">
                  <c:v>-24.887344345531528</c:v>
                </c:pt>
                <c:pt idx="451">
                  <c:v>-19.564082822544581</c:v>
                </c:pt>
                <c:pt idx="452">
                  <c:v>-15.803273203523409</c:v>
                </c:pt>
                <c:pt idx="453">
                  <c:v>-14.284903564293407</c:v>
                </c:pt>
                <c:pt idx="454">
                  <c:v>-15.622756079397673</c:v>
                </c:pt>
                <c:pt idx="455">
                  <c:v>-20.978358237209097</c:v>
                </c:pt>
                <c:pt idx="456">
                  <c:v>-25.011993022903557</c:v>
                </c:pt>
                <c:pt idx="457">
                  <c:v>-26.0053664242492</c:v>
                </c:pt>
                <c:pt idx="458">
                  <c:v>-24.366602991099253</c:v>
                </c:pt>
                <c:pt idx="459">
                  <c:v>-20.701043501907701</c:v>
                </c:pt>
                <c:pt idx="460">
                  <c:v>-14.489047662119951</c:v>
                </c:pt>
                <c:pt idx="461">
                  <c:v>-6.3101075481823479</c:v>
                </c:pt>
                <c:pt idx="462">
                  <c:v>3.4415735563168459</c:v>
                </c:pt>
                <c:pt idx="463">
                  <c:v>4.7817745429281455</c:v>
                </c:pt>
                <c:pt idx="464">
                  <c:v>-4.9445912762213649</c:v>
                </c:pt>
                <c:pt idx="465">
                  <c:v>-12.831190631552165</c:v>
                </c:pt>
                <c:pt idx="466">
                  <c:v>-14.506555194986136</c:v>
                </c:pt>
                <c:pt idx="467">
                  <c:v>-13.676349530964306</c:v>
                </c:pt>
                <c:pt idx="468">
                  <c:v>-11.159564887515916</c:v>
                </c:pt>
                <c:pt idx="469">
                  <c:v>-8.0494535487683372</c:v>
                </c:pt>
                <c:pt idx="470">
                  <c:v>-5.0836581601265785</c:v>
                </c:pt>
                <c:pt idx="471">
                  <c:v>-2.6796928377100611</c:v>
                </c:pt>
                <c:pt idx="472">
                  <c:v>-1.4219108810506824</c:v>
                </c:pt>
                <c:pt idx="473">
                  <c:v>-2.4103476018803986</c:v>
                </c:pt>
                <c:pt idx="474">
                  <c:v>-4.3801662232338936</c:v>
                </c:pt>
                <c:pt idx="475">
                  <c:v>-5.3761618670912039</c:v>
                </c:pt>
                <c:pt idx="476">
                  <c:v>-4.9745917827220376</c:v>
                </c:pt>
                <c:pt idx="477">
                  <c:v>-3.5132178414680513</c:v>
                </c:pt>
                <c:pt idx="478">
                  <c:v>-3.0774233645855307</c:v>
                </c:pt>
                <c:pt idx="479">
                  <c:v>-2.8077523248673235</c:v>
                </c:pt>
                <c:pt idx="480">
                  <c:v>-2.09711013048805</c:v>
                </c:pt>
                <c:pt idx="481">
                  <c:v>-1.8576705061838572</c:v>
                </c:pt>
                <c:pt idx="482">
                  <c:v>-3.6856454832081846</c:v>
                </c:pt>
                <c:pt idx="483">
                  <c:v>-6.6401451851228925</c:v>
                </c:pt>
                <c:pt idx="484">
                  <c:v>-9.1391214200291913</c:v>
                </c:pt>
                <c:pt idx="485">
                  <c:v>-10.857357825868046</c:v>
                </c:pt>
                <c:pt idx="486">
                  <c:v>-11.019085060458234</c:v>
                </c:pt>
                <c:pt idx="487">
                  <c:v>-9.5843861181037404</c:v>
                </c:pt>
                <c:pt idx="488">
                  <c:v>-7.2900913139237407</c:v>
                </c:pt>
                <c:pt idx="489">
                  <c:v>-6.4620483308850112</c:v>
                </c:pt>
                <c:pt idx="490">
                  <c:v>-7.3278956842208061</c:v>
                </c:pt>
                <c:pt idx="491">
                  <c:v>-10.814622153203812</c:v>
                </c:pt>
                <c:pt idx="492">
                  <c:v>-16.107093853006464</c:v>
                </c:pt>
                <c:pt idx="493">
                  <c:v>-18.323650385547115</c:v>
                </c:pt>
                <c:pt idx="494">
                  <c:v>-19.107296738863987</c:v>
                </c:pt>
                <c:pt idx="495">
                  <c:v>-18.99984090160665</c:v>
                </c:pt>
                <c:pt idx="496">
                  <c:v>-18.848806079689574</c:v>
                </c:pt>
                <c:pt idx="497">
                  <c:v>-22.090439976314808</c:v>
                </c:pt>
                <c:pt idx="498">
                  <c:v>-31.910940856741536</c:v>
                </c:pt>
                <c:pt idx="499">
                  <c:v>-48.007372168825874</c:v>
                </c:pt>
                <c:pt idx="500">
                  <c:v>-46.685008398023328</c:v>
                </c:pt>
                <c:pt idx="501">
                  <c:v>-38.815390250269175</c:v>
                </c:pt>
                <c:pt idx="502">
                  <c:v>-30.405378860919029</c:v>
                </c:pt>
                <c:pt idx="503">
                  <c:v>-25.274560728985804</c:v>
                </c:pt>
                <c:pt idx="504">
                  <c:v>-18.020078216920364</c:v>
                </c:pt>
                <c:pt idx="505">
                  <c:v>-15.576182307823981</c:v>
                </c:pt>
                <c:pt idx="506">
                  <c:v>-14.101592073122683</c:v>
                </c:pt>
                <c:pt idx="507">
                  <c:v>-14.163394153728699</c:v>
                </c:pt>
                <c:pt idx="508">
                  <c:v>-13.564463648077886</c:v>
                </c:pt>
                <c:pt idx="509">
                  <c:v>-7.306443244831522</c:v>
                </c:pt>
                <c:pt idx="510">
                  <c:v>0.89937983921432541</c:v>
                </c:pt>
                <c:pt idx="511">
                  <c:v>3.3139504242896636</c:v>
                </c:pt>
                <c:pt idx="512">
                  <c:v>3.3361523523408962</c:v>
                </c:pt>
                <c:pt idx="513">
                  <c:v>2.3739473148497905</c:v>
                </c:pt>
                <c:pt idx="514">
                  <c:v>0.23298607842961336</c:v>
                </c:pt>
                <c:pt idx="515">
                  <c:v>-2.2950498112325013</c:v>
                </c:pt>
                <c:pt idx="516">
                  <c:v>-4.846217746335526</c:v>
                </c:pt>
                <c:pt idx="517">
                  <c:v>-5.7303977117432927</c:v>
                </c:pt>
                <c:pt idx="518">
                  <c:v>-4.9266762711407779</c:v>
                </c:pt>
                <c:pt idx="519">
                  <c:v>-3.7203794961962053</c:v>
                </c:pt>
                <c:pt idx="520">
                  <c:v>-3.1837360690591567</c:v>
                </c:pt>
                <c:pt idx="521">
                  <c:v>-3.5253305205529415</c:v>
                </c:pt>
                <c:pt idx="522">
                  <c:v>-3.5889583984980638</c:v>
                </c:pt>
                <c:pt idx="523">
                  <c:v>-3.5385670760541506</c:v>
                </c:pt>
                <c:pt idx="524">
                  <c:v>-3.3998486919449853</c:v>
                </c:pt>
                <c:pt idx="525">
                  <c:v>-3.2992838985532051</c:v>
                </c:pt>
                <c:pt idx="526">
                  <c:v>-3.3812735548482666</c:v>
                </c:pt>
                <c:pt idx="527">
                  <c:v>-3.0845371321751083</c:v>
                </c:pt>
                <c:pt idx="528">
                  <c:v>-2.6370345496279373</c:v>
                </c:pt>
                <c:pt idx="529">
                  <c:v>-1.9213946323297957</c:v>
                </c:pt>
                <c:pt idx="530">
                  <c:v>-1.5879230491726337</c:v>
                </c:pt>
                <c:pt idx="531">
                  <c:v>-2.4266506971156447</c:v>
                </c:pt>
                <c:pt idx="532">
                  <c:v>-4.7170347947310489</c:v>
                </c:pt>
                <c:pt idx="533">
                  <c:v>-8.2274505949646262</c:v>
                </c:pt>
                <c:pt idx="534">
                  <c:v>-11.285239114212077</c:v>
                </c:pt>
                <c:pt idx="535">
                  <c:v>-12.711750155842655</c:v>
                </c:pt>
                <c:pt idx="536">
                  <c:v>-12.242212450626665</c:v>
                </c:pt>
                <c:pt idx="537">
                  <c:v>-10.972623001365681</c:v>
                </c:pt>
                <c:pt idx="538">
                  <c:v>-9.6032785748698029</c:v>
                </c:pt>
                <c:pt idx="539">
                  <c:v>-9.077157007701107</c:v>
                </c:pt>
                <c:pt idx="540">
                  <c:v>-10.561972271026173</c:v>
                </c:pt>
                <c:pt idx="541">
                  <c:v>-13.553874510745622</c:v>
                </c:pt>
                <c:pt idx="542">
                  <c:v>-17.615480244597769</c:v>
                </c:pt>
                <c:pt idx="543">
                  <c:v>-21.662907361514538</c:v>
                </c:pt>
                <c:pt idx="544">
                  <c:v>-25.267161145604891</c:v>
                </c:pt>
                <c:pt idx="545">
                  <c:v>-27.424391281484564</c:v>
                </c:pt>
                <c:pt idx="546">
                  <c:v>-28.433475131115333</c:v>
                </c:pt>
                <c:pt idx="547">
                  <c:v>-24.545098694109878</c:v>
                </c:pt>
                <c:pt idx="548">
                  <c:v>-17.809029481951338</c:v>
                </c:pt>
                <c:pt idx="549">
                  <c:v>-11.395273076680244</c:v>
                </c:pt>
                <c:pt idx="550">
                  <c:v>-11.694000774137512</c:v>
                </c:pt>
                <c:pt idx="551">
                  <c:v>-16.326301493062932</c:v>
                </c:pt>
                <c:pt idx="552">
                  <c:v>-13.48254247146898</c:v>
                </c:pt>
                <c:pt idx="553">
                  <c:v>-9.865926366236236</c:v>
                </c:pt>
                <c:pt idx="554">
                  <c:v>-11.00127155099397</c:v>
                </c:pt>
                <c:pt idx="555">
                  <c:v>-13.92643890874478</c:v>
                </c:pt>
                <c:pt idx="556">
                  <c:v>-12.687440510441409</c:v>
                </c:pt>
                <c:pt idx="557">
                  <c:v>-9.2054874867331424</c:v>
                </c:pt>
                <c:pt idx="558">
                  <c:v>-6.3384465946979018</c:v>
                </c:pt>
                <c:pt idx="559">
                  <c:v>-4.3121437623583034</c:v>
                </c:pt>
                <c:pt idx="560">
                  <c:v>-5.022036890147306</c:v>
                </c:pt>
                <c:pt idx="561">
                  <c:v>-6.9712677805611678</c:v>
                </c:pt>
                <c:pt idx="562">
                  <c:v>-6.7117367243624324</c:v>
                </c:pt>
                <c:pt idx="563">
                  <c:v>-5.1121525224314626</c:v>
                </c:pt>
                <c:pt idx="564">
                  <c:v>-4.3839188123830324</c:v>
                </c:pt>
                <c:pt idx="565">
                  <c:v>-4.0229029033379442</c:v>
                </c:pt>
                <c:pt idx="566">
                  <c:v>-2.8383359289126617</c:v>
                </c:pt>
                <c:pt idx="567">
                  <c:v>-0.79930634914255416</c:v>
                </c:pt>
                <c:pt idx="568">
                  <c:v>0.45683482453081536</c:v>
                </c:pt>
                <c:pt idx="569">
                  <c:v>-0.61697425558087904</c:v>
                </c:pt>
                <c:pt idx="570">
                  <c:v>-1.5945771955835639</c:v>
                </c:pt>
                <c:pt idx="571">
                  <c:v>-2.1850316752299244</c:v>
                </c:pt>
                <c:pt idx="572">
                  <c:v>-2.6610299228627534</c:v>
                </c:pt>
                <c:pt idx="573">
                  <c:v>-2.2509579753029882</c:v>
                </c:pt>
                <c:pt idx="574">
                  <c:v>-2.3286754720928524</c:v>
                </c:pt>
                <c:pt idx="575">
                  <c:v>-2.9769342117461361</c:v>
                </c:pt>
                <c:pt idx="576">
                  <c:v>-3.3937655818749017</c:v>
                </c:pt>
                <c:pt idx="577">
                  <c:v>-3.1197725907847578</c:v>
                </c:pt>
                <c:pt idx="578">
                  <c:v>-4.1083291559812691</c:v>
                </c:pt>
                <c:pt idx="579">
                  <c:v>-7.0365283239820968</c:v>
                </c:pt>
                <c:pt idx="580">
                  <c:v>-9.3829756673537492</c:v>
                </c:pt>
                <c:pt idx="581">
                  <c:v>-11.016618827618199</c:v>
                </c:pt>
                <c:pt idx="582">
                  <c:v>-12.023949994154631</c:v>
                </c:pt>
                <c:pt idx="583">
                  <c:v>-12.067006803522757</c:v>
                </c:pt>
                <c:pt idx="584">
                  <c:v>-11.641954630793728</c:v>
                </c:pt>
                <c:pt idx="585">
                  <c:v>-11.462182650031957</c:v>
                </c:pt>
                <c:pt idx="586">
                  <c:v>-12.182841838520172</c:v>
                </c:pt>
                <c:pt idx="587">
                  <c:v>-14.244663779815729</c:v>
                </c:pt>
                <c:pt idx="588">
                  <c:v>-18.493370930605863</c:v>
                </c:pt>
                <c:pt idx="589">
                  <c:v>-24.333116762192041</c:v>
                </c:pt>
                <c:pt idx="590">
                  <c:v>-30.080053724975297</c:v>
                </c:pt>
                <c:pt idx="591">
                  <c:v>-34.846228202492512</c:v>
                </c:pt>
                <c:pt idx="592">
                  <c:v>-30.913227691570178</c:v>
                </c:pt>
                <c:pt idx="593">
                  <c:v>-21.774175872347048</c:v>
                </c:pt>
                <c:pt idx="594">
                  <c:v>-17.744338111846393</c:v>
                </c:pt>
                <c:pt idx="595">
                  <c:v>-15.61379918234222</c:v>
                </c:pt>
                <c:pt idx="596">
                  <c:v>-16.216318248592252</c:v>
                </c:pt>
                <c:pt idx="597">
                  <c:v>-19.32555839580418</c:v>
                </c:pt>
                <c:pt idx="598">
                  <c:v>-20.287624625513367</c:v>
                </c:pt>
                <c:pt idx="599">
                  <c:v>-18.330426805458419</c:v>
                </c:pt>
                <c:pt idx="600">
                  <c:v>-15.895673003906387</c:v>
                </c:pt>
                <c:pt idx="601">
                  <c:v>-13.829661323084389</c:v>
                </c:pt>
                <c:pt idx="602">
                  <c:v>-9.833085505293468</c:v>
                </c:pt>
                <c:pt idx="603">
                  <c:v>-6.1284976920078496</c:v>
                </c:pt>
                <c:pt idx="604">
                  <c:v>-2.9570910892783195</c:v>
                </c:pt>
                <c:pt idx="605">
                  <c:v>-1.0253692629654085</c:v>
                </c:pt>
                <c:pt idx="606">
                  <c:v>1.2930899270461749</c:v>
                </c:pt>
                <c:pt idx="607">
                  <c:v>1.7833081756845395</c:v>
                </c:pt>
                <c:pt idx="608">
                  <c:v>0.94949679305646439</c:v>
                </c:pt>
                <c:pt idx="609">
                  <c:v>-0.36089825951811394</c:v>
                </c:pt>
                <c:pt idx="610">
                  <c:v>-0.91589253930711145</c:v>
                </c:pt>
                <c:pt idx="611">
                  <c:v>-1.8722352397720974</c:v>
                </c:pt>
                <c:pt idx="612">
                  <c:v>-3.0425055816202389</c:v>
                </c:pt>
                <c:pt idx="613">
                  <c:v>-4.0899174353446535</c:v>
                </c:pt>
                <c:pt idx="614">
                  <c:v>-4.5698661604431248</c:v>
                </c:pt>
                <c:pt idx="615">
                  <c:v>-4.5800407695955547</c:v>
                </c:pt>
                <c:pt idx="616">
                  <c:v>-4.3687351158057135</c:v>
                </c:pt>
                <c:pt idx="617">
                  <c:v>-4.0088435844418751</c:v>
                </c:pt>
                <c:pt idx="618">
                  <c:v>-3.050436478103749</c:v>
                </c:pt>
                <c:pt idx="619">
                  <c:v>-2.1592526312135987</c:v>
                </c:pt>
                <c:pt idx="620">
                  <c:v>-1.3443753612523943</c:v>
                </c:pt>
                <c:pt idx="621">
                  <c:v>-0.44523408782296353</c:v>
                </c:pt>
                <c:pt idx="622">
                  <c:v>0.41524928917199477</c:v>
                </c:pt>
                <c:pt idx="623">
                  <c:v>1.5110452194421562</c:v>
                </c:pt>
                <c:pt idx="624">
                  <c:v>2.861500119058447</c:v>
                </c:pt>
                <c:pt idx="625">
                  <c:v>3.1461853276103109</c:v>
                </c:pt>
                <c:pt idx="626">
                  <c:v>2.7833993692257772</c:v>
                </c:pt>
                <c:pt idx="627">
                  <c:v>1.687983200399517</c:v>
                </c:pt>
                <c:pt idx="628">
                  <c:v>0.30736047517343223</c:v>
                </c:pt>
                <c:pt idx="629">
                  <c:v>-1.1334437567324072</c:v>
                </c:pt>
                <c:pt idx="630">
                  <c:v>-3.0344553369859901</c:v>
                </c:pt>
                <c:pt idx="631">
                  <c:v>-4.8305857007197259</c:v>
                </c:pt>
                <c:pt idx="632">
                  <c:v>-6.4291182582129736</c:v>
                </c:pt>
                <c:pt idx="633">
                  <c:v>-7.2814635468637574</c:v>
                </c:pt>
                <c:pt idx="634">
                  <c:v>-7.3421025349453091</c:v>
                </c:pt>
                <c:pt idx="635">
                  <c:v>-7.5239245471520579</c:v>
                </c:pt>
                <c:pt idx="636">
                  <c:v>-9.1318608558515706</c:v>
                </c:pt>
                <c:pt idx="637">
                  <c:v>-11.472400475247428</c:v>
                </c:pt>
                <c:pt idx="638">
                  <c:v>-14.29969329859097</c:v>
                </c:pt>
                <c:pt idx="639">
                  <c:v>-17.305938542393267</c:v>
                </c:pt>
                <c:pt idx="640">
                  <c:v>-19.67383558124509</c:v>
                </c:pt>
                <c:pt idx="641">
                  <c:v>-22.868948759205249</c:v>
                </c:pt>
                <c:pt idx="642">
                  <c:v>-25.29090426796289</c:v>
                </c:pt>
                <c:pt idx="643">
                  <c:v>-27.785070194564479</c:v>
                </c:pt>
                <c:pt idx="644">
                  <c:v>-30.578661894288381</c:v>
                </c:pt>
                <c:pt idx="645">
                  <c:v>-34.596925060986905</c:v>
                </c:pt>
                <c:pt idx="646">
                  <c:v>-37.711868279116075</c:v>
                </c:pt>
                <c:pt idx="647">
                  <c:v>-37.625062053053938</c:v>
                </c:pt>
                <c:pt idx="648">
                  <c:v>-36.487487249040761</c:v>
                </c:pt>
                <c:pt idx="649">
                  <c:v>-32.959054183157143</c:v>
                </c:pt>
                <c:pt idx="650">
                  <c:v>-24.668639172046312</c:v>
                </c:pt>
                <c:pt idx="651">
                  <c:v>-18.938405327063141</c:v>
                </c:pt>
                <c:pt idx="652">
                  <c:v>-16.905826818981634</c:v>
                </c:pt>
                <c:pt idx="653">
                  <c:v>-18.831792756304793</c:v>
                </c:pt>
                <c:pt idx="654">
                  <c:v>-21.192194653963508</c:v>
                </c:pt>
                <c:pt idx="655">
                  <c:v>-20.051811271782729</c:v>
                </c:pt>
                <c:pt idx="656">
                  <c:v>-13.654073850140804</c:v>
                </c:pt>
                <c:pt idx="657">
                  <c:v>-5.0641324602449975</c:v>
                </c:pt>
                <c:pt idx="658">
                  <c:v>1.1286936039624149</c:v>
                </c:pt>
                <c:pt idx="659">
                  <c:v>7.0683097039260803</c:v>
                </c:pt>
                <c:pt idx="660">
                  <c:v>11.008976634015349</c:v>
                </c:pt>
                <c:pt idx="661">
                  <c:v>10.624484633615983</c:v>
                </c:pt>
                <c:pt idx="662">
                  <c:v>8.545359706901932</c:v>
                </c:pt>
                <c:pt idx="663">
                  <c:v>6.1939682296182523</c:v>
                </c:pt>
                <c:pt idx="664">
                  <c:v>4.9176049566658619</c:v>
                </c:pt>
                <c:pt idx="665">
                  <c:v>4.9486970677257389</c:v>
                </c:pt>
                <c:pt idx="666">
                  <c:v>4.9110258043896895</c:v>
                </c:pt>
                <c:pt idx="667">
                  <c:v>3.5279609342350828</c:v>
                </c:pt>
                <c:pt idx="668">
                  <c:v>2.6966227951125132</c:v>
                </c:pt>
                <c:pt idx="669">
                  <c:v>2.8388084164415339</c:v>
                </c:pt>
                <c:pt idx="670">
                  <c:v>2.0107100405206602</c:v>
                </c:pt>
                <c:pt idx="671">
                  <c:v>-0.19380197970953081</c:v>
                </c:pt>
                <c:pt idx="672">
                  <c:v>-2.5022522307466706</c:v>
                </c:pt>
                <c:pt idx="673">
                  <c:v>-5.3986210609623164</c:v>
                </c:pt>
                <c:pt idx="674">
                  <c:v>-6.203419277742114</c:v>
                </c:pt>
                <c:pt idx="675">
                  <c:v>-6.8799370289730382</c:v>
                </c:pt>
                <c:pt idx="676">
                  <c:v>-7.3469003018870396</c:v>
                </c:pt>
                <c:pt idx="677">
                  <c:v>-7.4699821165848226</c:v>
                </c:pt>
                <c:pt idx="678">
                  <c:v>-7.8421871490678763</c:v>
                </c:pt>
                <c:pt idx="679">
                  <c:v>-8.7697743144018805</c:v>
                </c:pt>
                <c:pt idx="680">
                  <c:v>-11.522414325770169</c:v>
                </c:pt>
                <c:pt idx="681">
                  <c:v>-15.211105794724139</c:v>
                </c:pt>
                <c:pt idx="682">
                  <c:v>-19.94692851452826</c:v>
                </c:pt>
                <c:pt idx="683">
                  <c:v>-23.084266609852889</c:v>
                </c:pt>
                <c:pt idx="684">
                  <c:v>-23.987470803205284</c:v>
                </c:pt>
                <c:pt idx="685">
                  <c:v>-24.01324305855163</c:v>
                </c:pt>
                <c:pt idx="686">
                  <c:v>-21.75977793827186</c:v>
                </c:pt>
                <c:pt idx="687">
                  <c:v>-21.956518717841696</c:v>
                </c:pt>
                <c:pt idx="688">
                  <c:v>-24.491402787974945</c:v>
                </c:pt>
                <c:pt idx="689">
                  <c:v>-31.124462733092113</c:v>
                </c:pt>
                <c:pt idx="690">
                  <c:v>-40.264109142569311</c:v>
                </c:pt>
                <c:pt idx="691">
                  <c:v>-46.277686390876042</c:v>
                </c:pt>
                <c:pt idx="692">
                  <c:v>-51.957170219425819</c:v>
                </c:pt>
                <c:pt idx="693">
                  <c:v>-50.623774410166881</c:v>
                </c:pt>
                <c:pt idx="694">
                  <c:v>-45.69958622523496</c:v>
                </c:pt>
                <c:pt idx="695">
                  <c:v>-39.439599667438735</c:v>
                </c:pt>
                <c:pt idx="696">
                  <c:v>-31.956953029707552</c:v>
                </c:pt>
                <c:pt idx="697">
                  <c:v>-28.253864603120281</c:v>
                </c:pt>
                <c:pt idx="698">
                  <c:v>-24.759432818401937</c:v>
                </c:pt>
                <c:pt idx="699">
                  <c:v>-21.731419291248059</c:v>
                </c:pt>
                <c:pt idx="700">
                  <c:v>-19.882761936499005</c:v>
                </c:pt>
                <c:pt idx="701">
                  <c:v>-17.545741058882626</c:v>
                </c:pt>
                <c:pt idx="702">
                  <c:v>-15.925340435743525</c:v>
                </c:pt>
                <c:pt idx="703">
                  <c:v>-14.880528427753404</c:v>
                </c:pt>
                <c:pt idx="704">
                  <c:v>-14.380853610408046</c:v>
                </c:pt>
                <c:pt idx="705">
                  <c:v>-13.291890296843116</c:v>
                </c:pt>
                <c:pt idx="706">
                  <c:v>-11.674386133535942</c:v>
                </c:pt>
                <c:pt idx="707">
                  <c:v>-10.210669206705525</c:v>
                </c:pt>
                <c:pt idx="708">
                  <c:v>-8.7503696968692619</c:v>
                </c:pt>
                <c:pt idx="709">
                  <c:v>-7.8826618152470118</c:v>
                </c:pt>
                <c:pt idx="710">
                  <c:v>-7.5345763035109599</c:v>
                </c:pt>
                <c:pt idx="711">
                  <c:v>-6.4788458588986062</c:v>
                </c:pt>
                <c:pt idx="712">
                  <c:v>-5.6651281887402787</c:v>
                </c:pt>
                <c:pt idx="713">
                  <c:v>-4.9018660465034811</c:v>
                </c:pt>
                <c:pt idx="714">
                  <c:v>-4.0317492307298899</c:v>
                </c:pt>
                <c:pt idx="715">
                  <c:v>-2.6516688250262472</c:v>
                </c:pt>
                <c:pt idx="716">
                  <c:v>-1.1763753130065175</c:v>
                </c:pt>
                <c:pt idx="717">
                  <c:v>0.38201655791835609</c:v>
                </c:pt>
                <c:pt idx="718">
                  <c:v>1.4983883294103988</c:v>
                </c:pt>
                <c:pt idx="719">
                  <c:v>2.6109325713309404</c:v>
                </c:pt>
                <c:pt idx="720">
                  <c:v>3.7100050129683293</c:v>
                </c:pt>
                <c:pt idx="721">
                  <c:v>4.5242281980808858</c:v>
                </c:pt>
                <c:pt idx="722">
                  <c:v>4.974455232602752</c:v>
                </c:pt>
                <c:pt idx="723">
                  <c:v>4.3730147553540206</c:v>
                </c:pt>
                <c:pt idx="724">
                  <c:v>2.8559251725990675</c:v>
                </c:pt>
                <c:pt idx="725">
                  <c:v>1.5676481376002926</c:v>
                </c:pt>
                <c:pt idx="726">
                  <c:v>0.62468956470824843</c:v>
                </c:pt>
                <c:pt idx="727">
                  <c:v>0.99188031368083251</c:v>
                </c:pt>
                <c:pt idx="728">
                  <c:v>0.95460509153246975</c:v>
                </c:pt>
                <c:pt idx="729">
                  <c:v>-0.14694878867393105</c:v>
                </c:pt>
                <c:pt idx="730">
                  <c:v>-2.1215066598056116</c:v>
                </c:pt>
                <c:pt idx="731">
                  <c:v>-4.5387771768483427</c:v>
                </c:pt>
                <c:pt idx="732">
                  <c:v>-8.2269744740644111</c:v>
                </c:pt>
                <c:pt idx="733">
                  <c:v>-12.255152816968668</c:v>
                </c:pt>
                <c:pt idx="734">
                  <c:v>-16.24324814741037</c:v>
                </c:pt>
                <c:pt idx="735">
                  <c:v>-19.18838572334921</c:v>
                </c:pt>
                <c:pt idx="736">
                  <c:v>-21.161453977428142</c:v>
                </c:pt>
                <c:pt idx="737">
                  <c:v>-22.810880622349298</c:v>
                </c:pt>
                <c:pt idx="738">
                  <c:v>-24.116257283476763</c:v>
                </c:pt>
                <c:pt idx="739">
                  <c:v>-25.515962160511606</c:v>
                </c:pt>
                <c:pt idx="740">
                  <c:v>-26.450536971054497</c:v>
                </c:pt>
                <c:pt idx="741">
                  <c:v>-26.566203135255261</c:v>
                </c:pt>
                <c:pt idx="742">
                  <c:v>-26.778052101196682</c:v>
                </c:pt>
                <c:pt idx="743">
                  <c:v>-27.356669650566872</c:v>
                </c:pt>
                <c:pt idx="744">
                  <c:v>-31.8610645332821</c:v>
                </c:pt>
                <c:pt idx="745">
                  <c:v>-36.914776678727009</c:v>
                </c:pt>
                <c:pt idx="746">
                  <c:v>-35.870602624960881</c:v>
                </c:pt>
                <c:pt idx="747">
                  <c:v>-27.78017046657995</c:v>
                </c:pt>
                <c:pt idx="748">
                  <c:v>-18.122454739893161</c:v>
                </c:pt>
                <c:pt idx="749">
                  <c:v>-9.2403479319975137</c:v>
                </c:pt>
                <c:pt idx="750">
                  <c:v>-5.2927140358143205</c:v>
                </c:pt>
                <c:pt idx="751">
                  <c:v>-6.335442202867366</c:v>
                </c:pt>
                <c:pt idx="752">
                  <c:v>-9.6287881334924847</c:v>
                </c:pt>
                <c:pt idx="753">
                  <c:v>-12.439656651153836</c:v>
                </c:pt>
                <c:pt idx="754">
                  <c:v>-12.26417723439258</c:v>
                </c:pt>
                <c:pt idx="755">
                  <c:v>-10.826314184617472</c:v>
                </c:pt>
                <c:pt idx="756">
                  <c:v>-8.694328177573805</c:v>
                </c:pt>
                <c:pt idx="757">
                  <c:v>-6.7295512810677582</c:v>
                </c:pt>
                <c:pt idx="758">
                  <c:v>-5.5112067560956355</c:v>
                </c:pt>
                <c:pt idx="759">
                  <c:v>-4.2803162093621872</c:v>
                </c:pt>
                <c:pt idx="760">
                  <c:v>-2.9524225988841133</c:v>
                </c:pt>
                <c:pt idx="761">
                  <c:v>-2.4641343588504734</c:v>
                </c:pt>
                <c:pt idx="762">
                  <c:v>-3.5571386856559117</c:v>
                </c:pt>
                <c:pt idx="763">
                  <c:v>-5.4027762196824964</c:v>
                </c:pt>
                <c:pt idx="764">
                  <c:v>-6.852642265948492</c:v>
                </c:pt>
                <c:pt idx="765">
                  <c:v>-7.8614621911709559</c:v>
                </c:pt>
                <c:pt idx="766">
                  <c:v>-7.4795113418632084</c:v>
                </c:pt>
                <c:pt idx="767">
                  <c:v>-7.6689981678003027</c:v>
                </c:pt>
                <c:pt idx="768">
                  <c:v>-8.8866936552752254</c:v>
                </c:pt>
                <c:pt idx="769">
                  <c:v>-9.8682299910879046</c:v>
                </c:pt>
                <c:pt idx="770">
                  <c:v>-11.050111150400499</c:v>
                </c:pt>
                <c:pt idx="771">
                  <c:v>-12.275688835634034</c:v>
                </c:pt>
                <c:pt idx="772">
                  <c:v>-12.975838062446227</c:v>
                </c:pt>
                <c:pt idx="773">
                  <c:v>-14.405634499233569</c:v>
                </c:pt>
                <c:pt idx="774">
                  <c:v>-15.262636350609363</c:v>
                </c:pt>
                <c:pt idx="775">
                  <c:v>-15.384068142512877</c:v>
                </c:pt>
                <c:pt idx="776">
                  <c:v>-16.782769326294321</c:v>
                </c:pt>
                <c:pt idx="777">
                  <c:v>-18.143664294736894</c:v>
                </c:pt>
                <c:pt idx="778">
                  <c:v>-19.190455262715702</c:v>
                </c:pt>
                <c:pt idx="779">
                  <c:v>-18.910443594509662</c:v>
                </c:pt>
                <c:pt idx="780">
                  <c:v>-20.259163926574821</c:v>
                </c:pt>
                <c:pt idx="781">
                  <c:v>-19.608472991894633</c:v>
                </c:pt>
                <c:pt idx="782">
                  <c:v>-20.89129171611135</c:v>
                </c:pt>
                <c:pt idx="783">
                  <c:v>-24.701179636536757</c:v>
                </c:pt>
                <c:pt idx="784">
                  <c:v>-27.216400958128379</c:v>
                </c:pt>
                <c:pt idx="785">
                  <c:v>-30.1489005845817</c:v>
                </c:pt>
                <c:pt idx="786">
                  <c:v>-37.196616109182003</c:v>
                </c:pt>
                <c:pt idx="787">
                  <c:v>-40.596763558306264</c:v>
                </c:pt>
                <c:pt idx="788">
                  <c:v>-36.724502441568184</c:v>
                </c:pt>
                <c:pt idx="789">
                  <c:v>-28.089856498371788</c:v>
                </c:pt>
                <c:pt idx="790">
                  <c:v>-22.814059761380125</c:v>
                </c:pt>
                <c:pt idx="791">
                  <c:v>-21.909633434655259</c:v>
                </c:pt>
                <c:pt idx="792">
                  <c:v>-19.432600347880342</c:v>
                </c:pt>
                <c:pt idx="793">
                  <c:v>-16.356083418689465</c:v>
                </c:pt>
                <c:pt idx="794">
                  <c:v>-13.328446972049131</c:v>
                </c:pt>
                <c:pt idx="795">
                  <c:v>-9.8991686129809242</c:v>
                </c:pt>
                <c:pt idx="796">
                  <c:v>-8.3358765137616988</c:v>
                </c:pt>
                <c:pt idx="797">
                  <c:v>-8.0485817873156602</c:v>
                </c:pt>
                <c:pt idx="798">
                  <c:v>-7.7202011193526836</c:v>
                </c:pt>
                <c:pt idx="799">
                  <c:v>-7.0745361327261707</c:v>
                </c:pt>
                <c:pt idx="800">
                  <c:v>-7.1425849442011655</c:v>
                </c:pt>
                <c:pt idx="801">
                  <c:v>-7.7249121831390122</c:v>
                </c:pt>
                <c:pt idx="802">
                  <c:v>-8.465198457463611</c:v>
                </c:pt>
                <c:pt idx="803">
                  <c:v>-8.9102362820982339</c:v>
                </c:pt>
                <c:pt idx="804">
                  <c:v>-9.0482338515670193</c:v>
                </c:pt>
                <c:pt idx="805">
                  <c:v>-8.7219260539093728</c:v>
                </c:pt>
                <c:pt idx="806">
                  <c:v>-7.8275249622427667</c:v>
                </c:pt>
                <c:pt idx="807">
                  <c:v>-6.5652875444572265</c:v>
                </c:pt>
                <c:pt idx="808">
                  <c:v>-4.7913979617208762</c:v>
                </c:pt>
                <c:pt idx="809">
                  <c:v>-3.0991541889273191</c:v>
                </c:pt>
                <c:pt idx="810">
                  <c:v>-1.4924333332879023</c:v>
                </c:pt>
                <c:pt idx="811">
                  <c:v>7.0771037768355052E-3</c:v>
                </c:pt>
                <c:pt idx="812">
                  <c:v>0.82061976436480677</c:v>
                </c:pt>
                <c:pt idx="813">
                  <c:v>1.834505204702557</c:v>
                </c:pt>
                <c:pt idx="814">
                  <c:v>2.2104143074246583</c:v>
                </c:pt>
                <c:pt idx="815">
                  <c:v>2.2540682759634389</c:v>
                </c:pt>
                <c:pt idx="816">
                  <c:v>1.3409481695863081</c:v>
                </c:pt>
                <c:pt idx="817">
                  <c:v>0.43137168076028515</c:v>
                </c:pt>
                <c:pt idx="818">
                  <c:v>-0.75361395347969951</c:v>
                </c:pt>
                <c:pt idx="819">
                  <c:v>-1.9508914212444308</c:v>
                </c:pt>
                <c:pt idx="820">
                  <c:v>-3.5325921830750349</c:v>
                </c:pt>
                <c:pt idx="821">
                  <c:v>-4.8938688718597518</c:v>
                </c:pt>
                <c:pt idx="822">
                  <c:v>-6.0000113389071172</c:v>
                </c:pt>
                <c:pt idx="823">
                  <c:v>-7.7475602468961871</c:v>
                </c:pt>
                <c:pt idx="824">
                  <c:v>-9.7207955336046776</c:v>
                </c:pt>
                <c:pt idx="825">
                  <c:v>-11.67478899431242</c:v>
                </c:pt>
                <c:pt idx="826">
                  <c:v>-13.508483025802416</c:v>
                </c:pt>
                <c:pt idx="827">
                  <c:v>-15.473237895714909</c:v>
                </c:pt>
                <c:pt idx="828">
                  <c:v>-18.046656407693028</c:v>
                </c:pt>
                <c:pt idx="829">
                  <c:v>-21.04990853975962</c:v>
                </c:pt>
                <c:pt idx="830">
                  <c:v>-23.802740432192977</c:v>
                </c:pt>
                <c:pt idx="831">
                  <c:v>-24.985240586584176</c:v>
                </c:pt>
                <c:pt idx="832">
                  <c:v>-25.125064233492147</c:v>
                </c:pt>
                <c:pt idx="833">
                  <c:v>-23.793502740806428</c:v>
                </c:pt>
                <c:pt idx="834">
                  <c:v>-22.10264566369997</c:v>
                </c:pt>
                <c:pt idx="835">
                  <c:v>-23.95039633061419</c:v>
                </c:pt>
                <c:pt idx="836">
                  <c:v>-29.165207426181816</c:v>
                </c:pt>
                <c:pt idx="837">
                  <c:v>-34.649471386387887</c:v>
                </c:pt>
                <c:pt idx="838">
                  <c:v>-31.239372462155796</c:v>
                </c:pt>
                <c:pt idx="839">
                  <c:v>-20.706715601647083</c:v>
                </c:pt>
                <c:pt idx="840">
                  <c:v>-11.77469435591475</c:v>
                </c:pt>
                <c:pt idx="841">
                  <c:v>-8.0931461254497918</c:v>
                </c:pt>
                <c:pt idx="842">
                  <c:v>-9.6137922199805352</c:v>
                </c:pt>
                <c:pt idx="843">
                  <c:v>-12.464903837348974</c:v>
                </c:pt>
                <c:pt idx="844">
                  <c:v>-14.107691938829189</c:v>
                </c:pt>
                <c:pt idx="845">
                  <c:v>-13.783306421401321</c:v>
                </c:pt>
                <c:pt idx="846">
                  <c:v>-13.562336263944715</c:v>
                </c:pt>
                <c:pt idx="847">
                  <c:v>-14.291655390352213</c:v>
                </c:pt>
                <c:pt idx="848">
                  <c:v>-14.736769529099186</c:v>
                </c:pt>
                <c:pt idx="849">
                  <c:v>-14.501279166724707</c:v>
                </c:pt>
                <c:pt idx="850">
                  <c:v>-12.248220149292933</c:v>
                </c:pt>
                <c:pt idx="851">
                  <c:v>-8.1174463866367539</c:v>
                </c:pt>
                <c:pt idx="852">
                  <c:v>-3.5178621727976207</c:v>
                </c:pt>
                <c:pt idx="853">
                  <c:v>-0.26592075221412587</c:v>
                </c:pt>
                <c:pt idx="854">
                  <c:v>-9.269282507613584E-2</c:v>
                </c:pt>
                <c:pt idx="855">
                  <c:v>-1.7130389102363242</c:v>
                </c:pt>
                <c:pt idx="856">
                  <c:v>-3.7959150994443314</c:v>
                </c:pt>
                <c:pt idx="857">
                  <c:v>-5.3071155696396346</c:v>
                </c:pt>
                <c:pt idx="858">
                  <c:v>-7.8806262803719394</c:v>
                </c:pt>
                <c:pt idx="859">
                  <c:v>-11.597251620603378</c:v>
                </c:pt>
                <c:pt idx="860">
                  <c:v>-15.320119680626499</c:v>
                </c:pt>
                <c:pt idx="861">
                  <c:v>-17.62196435189869</c:v>
                </c:pt>
                <c:pt idx="862">
                  <c:v>-18.316930885262092</c:v>
                </c:pt>
                <c:pt idx="863">
                  <c:v>-16.982419165839694</c:v>
                </c:pt>
                <c:pt idx="864">
                  <c:v>-14.074054345587735</c:v>
                </c:pt>
                <c:pt idx="865">
                  <c:v>-11.900286443142839</c:v>
                </c:pt>
                <c:pt idx="866">
                  <c:v>-11.895742714338935</c:v>
                </c:pt>
                <c:pt idx="867">
                  <c:v>-12.08789740758667</c:v>
                </c:pt>
                <c:pt idx="868">
                  <c:v>-14.086198076338428</c:v>
                </c:pt>
                <c:pt idx="869">
                  <c:v>-15.847508960359452</c:v>
                </c:pt>
                <c:pt idx="870">
                  <c:v>-17.658446601874211</c:v>
                </c:pt>
                <c:pt idx="871">
                  <c:v>-17.086794105241658</c:v>
                </c:pt>
                <c:pt idx="872">
                  <c:v>-14.975370012459328</c:v>
                </c:pt>
                <c:pt idx="873">
                  <c:v>-13.941093549664567</c:v>
                </c:pt>
                <c:pt idx="874">
                  <c:v>-21.406121917501686</c:v>
                </c:pt>
                <c:pt idx="875">
                  <c:v>-37.060931435753425</c:v>
                </c:pt>
                <c:pt idx="876">
                  <c:v>-48.837560094007387</c:v>
                </c:pt>
                <c:pt idx="877">
                  <c:v>-55.094130962769796</c:v>
                </c:pt>
                <c:pt idx="878">
                  <c:v>-60.19406247610565</c:v>
                </c:pt>
                <c:pt idx="879">
                  <c:v>-60.217620351986284</c:v>
                </c:pt>
                <c:pt idx="880">
                  <c:v>-56.898683190732491</c:v>
                </c:pt>
                <c:pt idx="881">
                  <c:v>-46.555340955564205</c:v>
                </c:pt>
                <c:pt idx="882">
                  <c:v>-38.738938873785791</c:v>
                </c:pt>
                <c:pt idx="883">
                  <c:v>-31.267527228993803</c:v>
                </c:pt>
                <c:pt idx="884">
                  <c:v>-24.905853527569089</c:v>
                </c:pt>
                <c:pt idx="885">
                  <c:v>-20.354562659791004</c:v>
                </c:pt>
                <c:pt idx="886">
                  <c:v>-17.603196885093077</c:v>
                </c:pt>
                <c:pt idx="887">
                  <c:v>-16.412884345921913</c:v>
                </c:pt>
                <c:pt idx="888">
                  <c:v>-16.031232260507583</c:v>
                </c:pt>
                <c:pt idx="889">
                  <c:v>-15.240370023955307</c:v>
                </c:pt>
                <c:pt idx="890">
                  <c:v>-14.612700835820501</c:v>
                </c:pt>
                <c:pt idx="891">
                  <c:v>-14.51066816753351</c:v>
                </c:pt>
                <c:pt idx="892">
                  <c:v>-13.877996089513925</c:v>
                </c:pt>
                <c:pt idx="893">
                  <c:v>-11.751100678612785</c:v>
                </c:pt>
                <c:pt idx="894">
                  <c:v>-9.586360030096138</c:v>
                </c:pt>
                <c:pt idx="895">
                  <c:v>-7.2301058025783611</c:v>
                </c:pt>
                <c:pt idx="896">
                  <c:v>-5.6197275095290786</c:v>
                </c:pt>
                <c:pt idx="897">
                  <c:v>-4.5765902372576797</c:v>
                </c:pt>
                <c:pt idx="898">
                  <c:v>-3.5145224658903396</c:v>
                </c:pt>
                <c:pt idx="899">
                  <c:v>-3.0009861377337552</c:v>
                </c:pt>
                <c:pt idx="900">
                  <c:v>-1.8549097649325859</c:v>
                </c:pt>
                <c:pt idx="901">
                  <c:v>-0.24236216078331632</c:v>
                </c:pt>
                <c:pt idx="902">
                  <c:v>1.6353656610500085</c:v>
                </c:pt>
                <c:pt idx="903">
                  <c:v>3.6471205748063156</c:v>
                </c:pt>
                <c:pt idx="904">
                  <c:v>5.5835472126299779</c:v>
                </c:pt>
                <c:pt idx="905">
                  <c:v>7.1320379274383683</c:v>
                </c:pt>
                <c:pt idx="906">
                  <c:v>7.8441965076426072</c:v>
                </c:pt>
                <c:pt idx="907">
                  <c:v>7.9377055767645261</c:v>
                </c:pt>
                <c:pt idx="908">
                  <c:v>7.17668906808023</c:v>
                </c:pt>
                <c:pt idx="909">
                  <c:v>6.4203267842833629</c:v>
                </c:pt>
                <c:pt idx="910">
                  <c:v>4.6560938537870227</c:v>
                </c:pt>
                <c:pt idx="911">
                  <c:v>2.3425661016600889</c:v>
                </c:pt>
                <c:pt idx="912">
                  <c:v>9.7091371100745144E-2</c:v>
                </c:pt>
                <c:pt idx="913">
                  <c:v>-2.1463363012497605</c:v>
                </c:pt>
                <c:pt idx="914">
                  <c:v>-3.5312290967657938</c:v>
                </c:pt>
                <c:pt idx="915">
                  <c:v>-4.5450054757191474</c:v>
                </c:pt>
                <c:pt idx="916">
                  <c:v>-5.8637449922974216</c:v>
                </c:pt>
                <c:pt idx="917">
                  <c:v>-6.7894842054920339</c:v>
                </c:pt>
                <c:pt idx="918">
                  <c:v>-7.9828820801802971</c:v>
                </c:pt>
                <c:pt idx="919">
                  <c:v>-9.6782001292171387</c:v>
                </c:pt>
                <c:pt idx="920">
                  <c:v>-12.126291601069699</c:v>
                </c:pt>
                <c:pt idx="921">
                  <c:v>-15.221362052312305</c:v>
                </c:pt>
                <c:pt idx="922">
                  <c:v>-18.113173376380015</c:v>
                </c:pt>
                <c:pt idx="923">
                  <c:v>-20.619600966188109</c:v>
                </c:pt>
                <c:pt idx="924">
                  <c:v>-22.894487331885447</c:v>
                </c:pt>
                <c:pt idx="925">
                  <c:v>-25.092734717631672</c:v>
                </c:pt>
                <c:pt idx="926">
                  <c:v>-27.796497155596597</c:v>
                </c:pt>
                <c:pt idx="927">
                  <c:v>-31.331622396763592</c:v>
                </c:pt>
                <c:pt idx="928">
                  <c:v>-35.331117258404156</c:v>
                </c:pt>
                <c:pt idx="929">
                  <c:v>-40.79094971490828</c:v>
                </c:pt>
                <c:pt idx="930">
                  <c:v>-41.605522226964524</c:v>
                </c:pt>
                <c:pt idx="931">
                  <c:v>-36.153869407340324</c:v>
                </c:pt>
                <c:pt idx="932">
                  <c:v>-27.793373229873705</c:v>
                </c:pt>
                <c:pt idx="933">
                  <c:v>-22.2493822926528</c:v>
                </c:pt>
                <c:pt idx="934">
                  <c:v>-23.995732978422641</c:v>
                </c:pt>
                <c:pt idx="935">
                  <c:v>-30.153000638782714</c:v>
                </c:pt>
                <c:pt idx="936">
                  <c:v>-31.791422325028009</c:v>
                </c:pt>
                <c:pt idx="937">
                  <c:v>-26.854711281425338</c:v>
                </c:pt>
                <c:pt idx="938">
                  <c:v>-20.404829211493833</c:v>
                </c:pt>
                <c:pt idx="939">
                  <c:v>-13.95800950602281</c:v>
                </c:pt>
                <c:pt idx="940">
                  <c:v>-7.8951099026407361</c:v>
                </c:pt>
                <c:pt idx="941">
                  <c:v>-4.029974750637658</c:v>
                </c:pt>
                <c:pt idx="942">
                  <c:v>-5.2164745614579244</c:v>
                </c:pt>
                <c:pt idx="943">
                  <c:v>-8.8291398865945254</c:v>
                </c:pt>
                <c:pt idx="944">
                  <c:v>-10.490720045533061</c:v>
                </c:pt>
                <c:pt idx="945">
                  <c:v>-8.942890515267818</c:v>
                </c:pt>
                <c:pt idx="946">
                  <c:v>-6.1916810171107963</c:v>
                </c:pt>
                <c:pt idx="947">
                  <c:v>-4.0418894674983372</c:v>
                </c:pt>
                <c:pt idx="948">
                  <c:v>-1.4895075517689655</c:v>
                </c:pt>
                <c:pt idx="949">
                  <c:v>0.86538437618952413</c:v>
                </c:pt>
                <c:pt idx="950">
                  <c:v>2.0734775368276344</c:v>
                </c:pt>
                <c:pt idx="951">
                  <c:v>1.4959733417246235</c:v>
                </c:pt>
                <c:pt idx="952">
                  <c:v>4.1583452691290886E-2</c:v>
                </c:pt>
                <c:pt idx="953">
                  <c:v>-1.1585989368711962</c:v>
                </c:pt>
                <c:pt idx="954">
                  <c:v>-1.0749654103812898</c:v>
                </c:pt>
                <c:pt idx="955">
                  <c:v>-0.97851521848169365</c:v>
                </c:pt>
                <c:pt idx="956">
                  <c:v>-1.9207346927187863</c:v>
                </c:pt>
                <c:pt idx="957">
                  <c:v>-5.0181885953130054</c:v>
                </c:pt>
                <c:pt idx="958">
                  <c:v>-7.9435568154600089</c:v>
                </c:pt>
                <c:pt idx="959">
                  <c:v>-10.688153123407771</c:v>
                </c:pt>
                <c:pt idx="960">
                  <c:v>-13.746599010574073</c:v>
                </c:pt>
                <c:pt idx="961">
                  <c:v>-16.221422008285664</c:v>
                </c:pt>
                <c:pt idx="962">
                  <c:v>-16.692124333214345</c:v>
                </c:pt>
                <c:pt idx="963">
                  <c:v>-15.642049936669935</c:v>
                </c:pt>
                <c:pt idx="964">
                  <c:v>-15.332950065901359</c:v>
                </c:pt>
                <c:pt idx="965">
                  <c:v>-17.586426057439194</c:v>
                </c:pt>
                <c:pt idx="966">
                  <c:v>-21.761014002355232</c:v>
                </c:pt>
                <c:pt idx="967">
                  <c:v>-26.184156524420381</c:v>
                </c:pt>
                <c:pt idx="968">
                  <c:v>-28.258116746007719</c:v>
                </c:pt>
                <c:pt idx="969">
                  <c:v>-30.313246008940443</c:v>
                </c:pt>
                <c:pt idx="970">
                  <c:v>-29.609014022637222</c:v>
                </c:pt>
                <c:pt idx="971">
                  <c:v>-27.378785370790037</c:v>
                </c:pt>
                <c:pt idx="972">
                  <c:v>-25.395529522411081</c:v>
                </c:pt>
                <c:pt idx="973">
                  <c:v>-22.999259028276111</c:v>
                </c:pt>
                <c:pt idx="974">
                  <c:v>-22.836262483715213</c:v>
                </c:pt>
                <c:pt idx="975">
                  <c:v>-32.475231529801214</c:v>
                </c:pt>
                <c:pt idx="976">
                  <c:v>-44.779946005639502</c:v>
                </c:pt>
                <c:pt idx="977">
                  <c:v>-46.749813944490647</c:v>
                </c:pt>
                <c:pt idx="978">
                  <c:v>-34.97783635123929</c:v>
                </c:pt>
                <c:pt idx="979">
                  <c:v>-27.376707805779333</c:v>
                </c:pt>
                <c:pt idx="980">
                  <c:v>-25.414455749686454</c:v>
                </c:pt>
                <c:pt idx="981">
                  <c:v>-20.40089383405293</c:v>
                </c:pt>
                <c:pt idx="982">
                  <c:v>-15.785936986589624</c:v>
                </c:pt>
                <c:pt idx="983">
                  <c:v>-12.088328516353561</c:v>
                </c:pt>
                <c:pt idx="984">
                  <c:v>-11.956322950224409</c:v>
                </c:pt>
                <c:pt idx="985">
                  <c:v>-10.664417244642971</c:v>
                </c:pt>
                <c:pt idx="986">
                  <c:v>-9.5581207072314882</c:v>
                </c:pt>
                <c:pt idx="987">
                  <c:v>-7.4832860921319462</c:v>
                </c:pt>
                <c:pt idx="988">
                  <c:v>-4.912451378366228</c:v>
                </c:pt>
                <c:pt idx="989">
                  <c:v>-3.4728617339952725</c:v>
                </c:pt>
                <c:pt idx="990">
                  <c:v>-2.4048352915058278</c:v>
                </c:pt>
                <c:pt idx="991">
                  <c:v>-0.55844404046904339</c:v>
                </c:pt>
                <c:pt idx="992">
                  <c:v>2.0029720062710088</c:v>
                </c:pt>
                <c:pt idx="993">
                  <c:v>3.7463377116563854</c:v>
                </c:pt>
                <c:pt idx="994">
                  <c:v>3.6463381698765942</c:v>
                </c:pt>
                <c:pt idx="995">
                  <c:v>2.8658776448342769</c:v>
                </c:pt>
                <c:pt idx="996">
                  <c:v>2.3316038617985302</c:v>
                </c:pt>
                <c:pt idx="997">
                  <c:v>1.8279706995347182</c:v>
                </c:pt>
              </c:numCache>
            </c:numRef>
          </c:val>
          <c:smooth val="0"/>
          <c:extLst>
            <c:ext xmlns:c16="http://schemas.microsoft.com/office/drawing/2014/chart" uri="{C3380CC4-5D6E-409C-BE32-E72D297353CC}">
              <c16:uniqueId val="{00000000-DC83-4756-B0E1-280E9104D733}"/>
            </c:ext>
          </c:extLst>
        </c:ser>
        <c:ser>
          <c:idx val="1"/>
          <c:order val="1"/>
          <c:tx>
            <c:strRef>
              <c:f>accelerometer!$L$1</c:f>
              <c:strCache>
                <c:ptCount val="1"/>
                <c:pt idx="0">
                  <c:v>Accel_Y</c:v>
                </c:pt>
              </c:strCache>
            </c:strRef>
          </c:tx>
          <c:spPr>
            <a:ln w="28575" cap="rnd">
              <a:solidFill>
                <a:schemeClr val="accent2"/>
              </a:solidFill>
              <a:round/>
            </a:ln>
            <a:effectLst/>
          </c:spPr>
          <c:marker>
            <c:symbol val="none"/>
          </c:marker>
          <c:val>
            <c:numRef>
              <c:f>accelerometer!$L$2:$L$999</c:f>
              <c:numCache>
                <c:formatCode>General</c:formatCode>
                <c:ptCount val="998"/>
                <c:pt idx="0">
                  <c:v>-22.265673771229508</c:v>
                </c:pt>
                <c:pt idx="1">
                  <c:v>-22.883548582389341</c:v>
                </c:pt>
                <c:pt idx="2">
                  <c:v>-24.126524893910084</c:v>
                </c:pt>
                <c:pt idx="3">
                  <c:v>-24.987456518884581</c:v>
                </c:pt>
                <c:pt idx="4">
                  <c:v>-24.760390639984809</c:v>
                </c:pt>
                <c:pt idx="5">
                  <c:v>-23.087532160969236</c:v>
                </c:pt>
                <c:pt idx="6">
                  <c:v>-20.448077620600937</c:v>
                </c:pt>
                <c:pt idx="7">
                  <c:v>-17.947356010659234</c:v>
                </c:pt>
                <c:pt idx="8">
                  <c:v>-12.928595686783105</c:v>
                </c:pt>
                <c:pt idx="9">
                  <c:v>-5.5816551889729897</c:v>
                </c:pt>
                <c:pt idx="10">
                  <c:v>8.5787910165238088</c:v>
                </c:pt>
                <c:pt idx="11">
                  <c:v>22.519865427899617</c:v>
                </c:pt>
                <c:pt idx="12">
                  <c:v>37.262052313331345</c:v>
                </c:pt>
                <c:pt idx="13">
                  <c:v>51.403280611734623</c:v>
                </c:pt>
                <c:pt idx="14">
                  <c:v>61.638043325291491</c:v>
                </c:pt>
                <c:pt idx="15">
                  <c:v>63.122315011705119</c:v>
                </c:pt>
                <c:pt idx="16">
                  <c:v>65.223699161421592</c:v>
                </c:pt>
                <c:pt idx="17">
                  <c:v>71.673805437594922</c:v>
                </c:pt>
                <c:pt idx="18">
                  <c:v>71.824239032521419</c:v>
                </c:pt>
                <c:pt idx="19">
                  <c:v>66.896458899395952</c:v>
                </c:pt>
                <c:pt idx="20">
                  <c:v>60.418397988425397</c:v>
                </c:pt>
                <c:pt idx="21">
                  <c:v>54.861355589768785</c:v>
                </c:pt>
                <c:pt idx="22">
                  <c:v>52.233382447492076</c:v>
                </c:pt>
                <c:pt idx="23">
                  <c:v>53.317429180952246</c:v>
                </c:pt>
                <c:pt idx="24">
                  <c:v>53.712576532634998</c:v>
                </c:pt>
                <c:pt idx="25">
                  <c:v>55.296018085976499</c:v>
                </c:pt>
                <c:pt idx="26">
                  <c:v>57.293668445557394</c:v>
                </c:pt>
                <c:pt idx="27">
                  <c:v>57.099163192236034</c:v>
                </c:pt>
                <c:pt idx="28">
                  <c:v>56.965495789676019</c:v>
                </c:pt>
                <c:pt idx="29">
                  <c:v>55.074032112697168</c:v>
                </c:pt>
                <c:pt idx="30">
                  <c:v>53.724276935848067</c:v>
                </c:pt>
                <c:pt idx="31">
                  <c:v>51.62670781485847</c:v>
                </c:pt>
                <c:pt idx="32">
                  <c:v>48.652286563171231</c:v>
                </c:pt>
                <c:pt idx="33">
                  <c:v>46.38274842000601</c:v>
                </c:pt>
                <c:pt idx="34">
                  <c:v>44.566167128395016</c:v>
                </c:pt>
                <c:pt idx="35">
                  <c:v>43.485585061211225</c:v>
                </c:pt>
                <c:pt idx="36">
                  <c:v>43.523207498825187</c:v>
                </c:pt>
                <c:pt idx="37">
                  <c:v>43.75819797146341</c:v>
                </c:pt>
                <c:pt idx="38">
                  <c:v>44.474321124967155</c:v>
                </c:pt>
                <c:pt idx="39">
                  <c:v>45.764705778933653</c:v>
                </c:pt>
                <c:pt idx="40">
                  <c:v>47.461915298015491</c:v>
                </c:pt>
                <c:pt idx="41">
                  <c:v>49.210026534029311</c:v>
                </c:pt>
                <c:pt idx="42">
                  <c:v>50.851933419416198</c:v>
                </c:pt>
                <c:pt idx="43">
                  <c:v>51.970243300748912</c:v>
                </c:pt>
                <c:pt idx="44">
                  <c:v>52.82822005885604</c:v>
                </c:pt>
                <c:pt idx="45">
                  <c:v>53.515105332214262</c:v>
                </c:pt>
                <c:pt idx="46">
                  <c:v>51.724434728413641</c:v>
                </c:pt>
                <c:pt idx="47">
                  <c:v>49.466725414948428</c:v>
                </c:pt>
                <c:pt idx="48">
                  <c:v>47.340355122299279</c:v>
                </c:pt>
                <c:pt idx="49">
                  <c:v>45.790592709144626</c:v>
                </c:pt>
                <c:pt idx="50">
                  <c:v>44.830968315817721</c:v>
                </c:pt>
                <c:pt idx="51">
                  <c:v>45.226048526003517</c:v>
                </c:pt>
                <c:pt idx="52">
                  <c:v>46.245923420422166</c:v>
                </c:pt>
                <c:pt idx="53">
                  <c:v>44.263396317754747</c:v>
                </c:pt>
                <c:pt idx="54">
                  <c:v>45.285652301301411</c:v>
                </c:pt>
                <c:pt idx="55">
                  <c:v>46.102257505158292</c:v>
                </c:pt>
                <c:pt idx="56">
                  <c:v>47.855704993436866</c:v>
                </c:pt>
                <c:pt idx="57">
                  <c:v>50.044238019122645</c:v>
                </c:pt>
                <c:pt idx="58">
                  <c:v>52.591508222603053</c:v>
                </c:pt>
                <c:pt idx="59">
                  <c:v>54.367139673881603</c:v>
                </c:pt>
                <c:pt idx="60">
                  <c:v>57.893614659402914</c:v>
                </c:pt>
                <c:pt idx="61">
                  <c:v>61.090605426093376</c:v>
                </c:pt>
                <c:pt idx="62">
                  <c:v>62.971459286144402</c:v>
                </c:pt>
                <c:pt idx="63">
                  <c:v>58.921329588879772</c:v>
                </c:pt>
                <c:pt idx="64">
                  <c:v>46.004140592663134</c:v>
                </c:pt>
                <c:pt idx="65">
                  <c:v>27.901994830485904</c:v>
                </c:pt>
                <c:pt idx="66">
                  <c:v>26.678778941943886</c:v>
                </c:pt>
                <c:pt idx="67">
                  <c:v>15.870589769690827</c:v>
                </c:pt>
                <c:pt idx="68">
                  <c:v>-0.73176711951131523</c:v>
                </c:pt>
                <c:pt idx="69">
                  <c:v>0.15499331137319483</c:v>
                </c:pt>
                <c:pt idx="70">
                  <c:v>-0.94794995758221279</c:v>
                </c:pt>
                <c:pt idx="71">
                  <c:v>-0.31370372276713065</c:v>
                </c:pt>
                <c:pt idx="72">
                  <c:v>0.87729394653770598</c:v>
                </c:pt>
                <c:pt idx="73">
                  <c:v>-0.57331344536832096</c:v>
                </c:pt>
                <c:pt idx="74">
                  <c:v>-3.1029955798415467</c:v>
                </c:pt>
                <c:pt idx="75">
                  <c:v>-6.4207914905306822</c:v>
                </c:pt>
                <c:pt idx="76">
                  <c:v>-10.066368321935252</c:v>
                </c:pt>
                <c:pt idx="77">
                  <c:v>-13.100243227287029</c:v>
                </c:pt>
                <c:pt idx="78">
                  <c:v>-15.405837451208155</c:v>
                </c:pt>
                <c:pt idx="79">
                  <c:v>-15.209559897913859</c:v>
                </c:pt>
                <c:pt idx="80">
                  <c:v>-16.825435741049571</c:v>
                </c:pt>
                <c:pt idx="81">
                  <c:v>-16.635252608097964</c:v>
                </c:pt>
                <c:pt idx="82">
                  <c:v>-16.358597454193326</c:v>
                </c:pt>
                <c:pt idx="83">
                  <c:v>-16.573618365620096</c:v>
                </c:pt>
                <c:pt idx="84">
                  <c:v>-16.511244058147547</c:v>
                </c:pt>
                <c:pt idx="85">
                  <c:v>-16.756026615653912</c:v>
                </c:pt>
                <c:pt idx="86">
                  <c:v>-17.064979231426754</c:v>
                </c:pt>
                <c:pt idx="87">
                  <c:v>-17.515166441114804</c:v>
                </c:pt>
                <c:pt idx="88">
                  <c:v>-17.793338705946777</c:v>
                </c:pt>
                <c:pt idx="89">
                  <c:v>-19.226542355638689</c:v>
                </c:pt>
                <c:pt idx="90">
                  <c:v>-19.428738170135972</c:v>
                </c:pt>
                <c:pt idx="91">
                  <c:v>-21.527133191522392</c:v>
                </c:pt>
                <c:pt idx="92">
                  <c:v>-22.588366397155557</c:v>
                </c:pt>
                <c:pt idx="93">
                  <c:v>-23.287910049741253</c:v>
                </c:pt>
                <c:pt idx="94">
                  <c:v>-22.08584917521366</c:v>
                </c:pt>
                <c:pt idx="95">
                  <c:v>-22.47296039987895</c:v>
                </c:pt>
                <c:pt idx="96">
                  <c:v>-20.473216593434461</c:v>
                </c:pt>
                <c:pt idx="97">
                  <c:v>-18.889348432257599</c:v>
                </c:pt>
                <c:pt idx="98">
                  <c:v>-17.757891590584855</c:v>
                </c:pt>
                <c:pt idx="99">
                  <c:v>-16.39436536012532</c:v>
                </c:pt>
                <c:pt idx="100">
                  <c:v>-15.741247556811942</c:v>
                </c:pt>
                <c:pt idx="101">
                  <c:v>-15.752008700865391</c:v>
                </c:pt>
                <c:pt idx="102">
                  <c:v>-14.210504301860107</c:v>
                </c:pt>
                <c:pt idx="103">
                  <c:v>-14.816876480979563</c:v>
                </c:pt>
                <c:pt idx="104">
                  <c:v>-12.276259504363058</c:v>
                </c:pt>
                <c:pt idx="105">
                  <c:v>-9.6610730186158822</c:v>
                </c:pt>
                <c:pt idx="106">
                  <c:v>-3.8080923852915265</c:v>
                </c:pt>
                <c:pt idx="107">
                  <c:v>2.9031239594918778</c:v>
                </c:pt>
                <c:pt idx="108">
                  <c:v>18.798477459248915</c:v>
                </c:pt>
                <c:pt idx="109">
                  <c:v>25.179028835049561</c:v>
                </c:pt>
                <c:pt idx="110">
                  <c:v>30.621039390039115</c:v>
                </c:pt>
                <c:pt idx="111">
                  <c:v>27.763687565297555</c:v>
                </c:pt>
                <c:pt idx="112">
                  <c:v>25.586161943208634</c:v>
                </c:pt>
                <c:pt idx="113">
                  <c:v>28.542213269665236</c:v>
                </c:pt>
                <c:pt idx="114">
                  <c:v>31.384570250803442</c:v>
                </c:pt>
                <c:pt idx="115">
                  <c:v>35.709595896311455</c:v>
                </c:pt>
                <c:pt idx="116">
                  <c:v>39.434332379720274</c:v>
                </c:pt>
                <c:pt idx="117">
                  <c:v>32.889229835882929</c:v>
                </c:pt>
                <c:pt idx="118">
                  <c:v>28.511579947762616</c:v>
                </c:pt>
                <c:pt idx="119">
                  <c:v>26.976976645983367</c:v>
                </c:pt>
                <c:pt idx="120">
                  <c:v>26.824120535915423</c:v>
                </c:pt>
                <c:pt idx="121">
                  <c:v>29.061104343588351</c:v>
                </c:pt>
                <c:pt idx="122">
                  <c:v>31.305150243219629</c:v>
                </c:pt>
                <c:pt idx="123">
                  <c:v>34.819101365192431</c:v>
                </c:pt>
                <c:pt idx="124">
                  <c:v>38.114033069072782</c:v>
                </c:pt>
                <c:pt idx="125">
                  <c:v>38.734390773882183</c:v>
                </c:pt>
                <c:pt idx="126">
                  <c:v>35.717984223618821</c:v>
                </c:pt>
                <c:pt idx="127">
                  <c:v>34.816312472101096</c:v>
                </c:pt>
                <c:pt idx="128">
                  <c:v>34.39294946488031</c:v>
                </c:pt>
                <c:pt idx="129">
                  <c:v>34.89949171727352</c:v>
                </c:pt>
                <c:pt idx="130">
                  <c:v>36.076024394285213</c:v>
                </c:pt>
                <c:pt idx="131">
                  <c:v>37.399602863639394</c:v>
                </c:pt>
                <c:pt idx="132">
                  <c:v>38.902855172755089</c:v>
                </c:pt>
                <c:pt idx="133">
                  <c:v>37.456462047137173</c:v>
                </c:pt>
                <c:pt idx="134">
                  <c:v>35.72252085883494</c:v>
                </c:pt>
                <c:pt idx="135">
                  <c:v>34.538176481115642</c:v>
                </c:pt>
                <c:pt idx="136">
                  <c:v>34.034261671651315</c:v>
                </c:pt>
                <c:pt idx="137">
                  <c:v>35.5796333140649</c:v>
                </c:pt>
                <c:pt idx="138">
                  <c:v>37.413969845869765</c:v>
                </c:pt>
                <c:pt idx="139">
                  <c:v>40.271849478133845</c:v>
                </c:pt>
                <c:pt idx="140">
                  <c:v>42.452793811668869</c:v>
                </c:pt>
                <c:pt idx="141">
                  <c:v>42.749701554497527</c:v>
                </c:pt>
                <c:pt idx="142">
                  <c:v>41.742475957109562</c:v>
                </c:pt>
                <c:pt idx="143">
                  <c:v>39.748754123790867</c:v>
                </c:pt>
                <c:pt idx="144">
                  <c:v>38.563465682790095</c:v>
                </c:pt>
                <c:pt idx="145">
                  <c:v>38.790309960229017</c:v>
                </c:pt>
                <c:pt idx="146">
                  <c:v>39.663959791024929</c:v>
                </c:pt>
                <c:pt idx="147">
                  <c:v>40.668844381400149</c:v>
                </c:pt>
                <c:pt idx="148">
                  <c:v>43.378926591802447</c:v>
                </c:pt>
                <c:pt idx="149">
                  <c:v>47.590485035754064</c:v>
                </c:pt>
                <c:pt idx="150">
                  <c:v>50.594249537777088</c:v>
                </c:pt>
                <c:pt idx="151">
                  <c:v>51.633365433274598</c:v>
                </c:pt>
                <c:pt idx="152">
                  <c:v>50.771193687347846</c:v>
                </c:pt>
                <c:pt idx="153">
                  <c:v>50.072874818637452</c:v>
                </c:pt>
                <c:pt idx="154">
                  <c:v>50.003764380734047</c:v>
                </c:pt>
                <c:pt idx="155">
                  <c:v>52.435583629037062</c:v>
                </c:pt>
                <c:pt idx="156">
                  <c:v>56.425629024591345</c:v>
                </c:pt>
                <c:pt idx="157">
                  <c:v>60.661285865105988</c:v>
                </c:pt>
                <c:pt idx="158">
                  <c:v>63.48816142435161</c:v>
                </c:pt>
                <c:pt idx="159">
                  <c:v>61.406672057785116</c:v>
                </c:pt>
                <c:pt idx="160">
                  <c:v>53.238762585459398</c:v>
                </c:pt>
                <c:pt idx="161">
                  <c:v>38.70457207490017</c:v>
                </c:pt>
                <c:pt idx="162">
                  <c:v>24.409784066606832</c:v>
                </c:pt>
                <c:pt idx="163">
                  <c:v>18.348772012667574</c:v>
                </c:pt>
                <c:pt idx="164">
                  <c:v>17.348579286365286</c:v>
                </c:pt>
                <c:pt idx="165">
                  <c:v>19.590345429491411</c:v>
                </c:pt>
                <c:pt idx="166">
                  <c:v>23.207666182536439</c:v>
                </c:pt>
                <c:pt idx="167">
                  <c:v>24.668803927974725</c:v>
                </c:pt>
                <c:pt idx="168">
                  <c:v>22.274234534968116</c:v>
                </c:pt>
                <c:pt idx="169">
                  <c:v>15.651290506762763</c:v>
                </c:pt>
                <c:pt idx="170">
                  <c:v>8.7391302962804502</c:v>
                </c:pt>
                <c:pt idx="171">
                  <c:v>-0.71139201146520781</c:v>
                </c:pt>
                <c:pt idx="172">
                  <c:v>-5.3860991875033983</c:v>
                </c:pt>
                <c:pt idx="173">
                  <c:v>-6.528577420640274</c:v>
                </c:pt>
                <c:pt idx="174">
                  <c:v>-7.3218450982867065</c:v>
                </c:pt>
                <c:pt idx="175">
                  <c:v>-5.5344299095651053</c:v>
                </c:pt>
                <c:pt idx="176">
                  <c:v>-4.0718747919986242</c:v>
                </c:pt>
                <c:pt idx="177">
                  <c:v>-4.3908461330292523</c:v>
                </c:pt>
                <c:pt idx="178">
                  <c:v>-6.2104949242220195</c:v>
                </c:pt>
                <c:pt idx="179">
                  <c:v>-8.314323091419686</c:v>
                </c:pt>
                <c:pt idx="180">
                  <c:v>-10.473828238745947</c:v>
                </c:pt>
                <c:pt idx="181">
                  <c:v>-10.520549669902701</c:v>
                </c:pt>
                <c:pt idx="182">
                  <c:v>-10.885654012797778</c:v>
                </c:pt>
                <c:pt idx="183">
                  <c:v>-10.918905122193017</c:v>
                </c:pt>
                <c:pt idx="184">
                  <c:v>-10.931158229186609</c:v>
                </c:pt>
                <c:pt idx="185">
                  <c:v>-11.280244632048595</c:v>
                </c:pt>
                <c:pt idx="186">
                  <c:v>-12.198228894901417</c:v>
                </c:pt>
                <c:pt idx="187">
                  <c:v>-13.705080619934897</c:v>
                </c:pt>
                <c:pt idx="188">
                  <c:v>-15.154923206705915</c:v>
                </c:pt>
                <c:pt idx="189">
                  <c:v>-15.874934493246677</c:v>
                </c:pt>
                <c:pt idx="190">
                  <c:v>-15.939890180707607</c:v>
                </c:pt>
                <c:pt idx="191">
                  <c:v>-15.920236529268328</c:v>
                </c:pt>
                <c:pt idx="192">
                  <c:v>-16.491452517930945</c:v>
                </c:pt>
                <c:pt idx="193">
                  <c:v>-13.269509376441768</c:v>
                </c:pt>
                <c:pt idx="194">
                  <c:v>-17.450156336805087</c:v>
                </c:pt>
                <c:pt idx="195">
                  <c:v>-16.251370375900297</c:v>
                </c:pt>
                <c:pt idx="196">
                  <c:v>-18.674743155187841</c:v>
                </c:pt>
                <c:pt idx="197">
                  <c:v>-19.642641479353628</c:v>
                </c:pt>
                <c:pt idx="198">
                  <c:v>-20.841689107356729</c:v>
                </c:pt>
                <c:pt idx="199">
                  <c:v>-20.450303885347182</c:v>
                </c:pt>
                <c:pt idx="200">
                  <c:v>-17.05667860177746</c:v>
                </c:pt>
                <c:pt idx="201">
                  <c:v>-12.842811233656096</c:v>
                </c:pt>
                <c:pt idx="202">
                  <c:v>-11.465245171993622</c:v>
                </c:pt>
                <c:pt idx="203">
                  <c:v>-7.9594159192225771</c:v>
                </c:pt>
                <c:pt idx="204">
                  <c:v>-4.9073931733711307</c:v>
                </c:pt>
                <c:pt idx="205">
                  <c:v>-2.4351170973305014</c:v>
                </c:pt>
                <c:pt idx="206">
                  <c:v>-3.4318903376850165</c:v>
                </c:pt>
                <c:pt idx="207">
                  <c:v>-3.2799892707754492</c:v>
                </c:pt>
                <c:pt idx="208">
                  <c:v>0.62385338172566518</c:v>
                </c:pt>
                <c:pt idx="209">
                  <c:v>26.131179484501345</c:v>
                </c:pt>
                <c:pt idx="210">
                  <c:v>47.864386964723856</c:v>
                </c:pt>
                <c:pt idx="211">
                  <c:v>57.751871835685463</c:v>
                </c:pt>
                <c:pt idx="212">
                  <c:v>61.597021054699027</c:v>
                </c:pt>
                <c:pt idx="213">
                  <c:v>58.946580256540464</c:v>
                </c:pt>
                <c:pt idx="214">
                  <c:v>60.356541985253081</c:v>
                </c:pt>
                <c:pt idx="215">
                  <c:v>56.590047669822184</c:v>
                </c:pt>
                <c:pt idx="216">
                  <c:v>54.623162188312065</c:v>
                </c:pt>
                <c:pt idx="217">
                  <c:v>52.890146613117189</c:v>
                </c:pt>
                <c:pt idx="218">
                  <c:v>54.64719889897578</c:v>
                </c:pt>
                <c:pt idx="219">
                  <c:v>49.415049878516378</c:v>
                </c:pt>
                <c:pt idx="220">
                  <c:v>46.486206269708141</c:v>
                </c:pt>
                <c:pt idx="221">
                  <c:v>42.010507411483005</c:v>
                </c:pt>
                <c:pt idx="222">
                  <c:v>36.659363623316032</c:v>
                </c:pt>
                <c:pt idx="223">
                  <c:v>34.097801867994313</c:v>
                </c:pt>
                <c:pt idx="224">
                  <c:v>33.734986674153724</c:v>
                </c:pt>
                <c:pt idx="225">
                  <c:v>34.150103982031162</c:v>
                </c:pt>
                <c:pt idx="226">
                  <c:v>35.911551413258429</c:v>
                </c:pt>
                <c:pt idx="227">
                  <c:v>38.005641960179773</c:v>
                </c:pt>
                <c:pt idx="228">
                  <c:v>39.303357310956969</c:v>
                </c:pt>
                <c:pt idx="229">
                  <c:v>39.43760709412043</c:v>
                </c:pt>
                <c:pt idx="230">
                  <c:v>41.780922732455217</c:v>
                </c:pt>
                <c:pt idx="231">
                  <c:v>40.076804403462937</c:v>
                </c:pt>
                <c:pt idx="232">
                  <c:v>37.769525837063554</c:v>
                </c:pt>
                <c:pt idx="233">
                  <c:v>36.233410397665033</c:v>
                </c:pt>
                <c:pt idx="234">
                  <c:v>35.20018664504255</c:v>
                </c:pt>
                <c:pt idx="235">
                  <c:v>34.448109380957533</c:v>
                </c:pt>
                <c:pt idx="236">
                  <c:v>34.919150394814849</c:v>
                </c:pt>
                <c:pt idx="237">
                  <c:v>36.770301944580773</c:v>
                </c:pt>
                <c:pt idx="238">
                  <c:v>38.952686077705629</c:v>
                </c:pt>
                <c:pt idx="239">
                  <c:v>40.354163098611544</c:v>
                </c:pt>
                <c:pt idx="240">
                  <c:v>41.836519460073013</c:v>
                </c:pt>
                <c:pt idx="241">
                  <c:v>43.200267403874456</c:v>
                </c:pt>
                <c:pt idx="242">
                  <c:v>44.110352037175922</c:v>
                </c:pt>
                <c:pt idx="243">
                  <c:v>43.793648649194694</c:v>
                </c:pt>
                <c:pt idx="244">
                  <c:v>43.774052764630625</c:v>
                </c:pt>
                <c:pt idx="245">
                  <c:v>43.270202216947425</c:v>
                </c:pt>
                <c:pt idx="246">
                  <c:v>43.036237800188196</c:v>
                </c:pt>
                <c:pt idx="247">
                  <c:v>42.57272951832217</c:v>
                </c:pt>
                <c:pt idx="248">
                  <c:v>42.413036056572935</c:v>
                </c:pt>
                <c:pt idx="249">
                  <c:v>42.739897724854856</c:v>
                </c:pt>
                <c:pt idx="250">
                  <c:v>43.110580623939249</c:v>
                </c:pt>
                <c:pt idx="251">
                  <c:v>44.687467220601569</c:v>
                </c:pt>
                <c:pt idx="252">
                  <c:v>47.177034706983392</c:v>
                </c:pt>
                <c:pt idx="253">
                  <c:v>48.948516633277492</c:v>
                </c:pt>
                <c:pt idx="254">
                  <c:v>51.162150693308618</c:v>
                </c:pt>
                <c:pt idx="255">
                  <c:v>54.545741476036703</c:v>
                </c:pt>
                <c:pt idx="256">
                  <c:v>58.604411175989284</c:v>
                </c:pt>
                <c:pt idx="257">
                  <c:v>63.942331834751371</c:v>
                </c:pt>
                <c:pt idx="258">
                  <c:v>68.370245928941998</c:v>
                </c:pt>
                <c:pt idx="259">
                  <c:v>68.418271871661318</c:v>
                </c:pt>
                <c:pt idx="260">
                  <c:v>62.557035923647049</c:v>
                </c:pt>
                <c:pt idx="261">
                  <c:v>48.612237181134937</c:v>
                </c:pt>
                <c:pt idx="262">
                  <c:v>29.896396362685113</c:v>
                </c:pt>
                <c:pt idx="263">
                  <c:v>18.707200093780855</c:v>
                </c:pt>
                <c:pt idx="264">
                  <c:v>10.508989007142473</c:v>
                </c:pt>
                <c:pt idx="265">
                  <c:v>-1.0174615362429416</c:v>
                </c:pt>
                <c:pt idx="266">
                  <c:v>-0.32782203632151491</c:v>
                </c:pt>
                <c:pt idx="267">
                  <c:v>-6.4739622437867572E-2</c:v>
                </c:pt>
                <c:pt idx="268">
                  <c:v>1.8269862354462314</c:v>
                </c:pt>
                <c:pt idx="269">
                  <c:v>-0.9085966172722294</c:v>
                </c:pt>
                <c:pt idx="270">
                  <c:v>-3.7980876591610517</c:v>
                </c:pt>
                <c:pt idx="271">
                  <c:v>-5.9579431033088284</c:v>
                </c:pt>
                <c:pt idx="272">
                  <c:v>-8.50167147208718</c:v>
                </c:pt>
                <c:pt idx="273">
                  <c:v>-12.132625909153038</c:v>
                </c:pt>
                <c:pt idx="274">
                  <c:v>-16.591250591499019</c:v>
                </c:pt>
                <c:pt idx="275">
                  <c:v>-20.066700133983481</c:v>
                </c:pt>
                <c:pt idx="276">
                  <c:v>-21.685980734737196</c:v>
                </c:pt>
                <c:pt idx="277">
                  <c:v>-21.978453478587308</c:v>
                </c:pt>
                <c:pt idx="278">
                  <c:v>-19.359191881505232</c:v>
                </c:pt>
                <c:pt idx="279">
                  <c:v>-18.039768968286019</c:v>
                </c:pt>
                <c:pt idx="280">
                  <c:v>-17.821722147504733</c:v>
                </c:pt>
                <c:pt idx="281">
                  <c:v>-17.952869795813118</c:v>
                </c:pt>
                <c:pt idx="282">
                  <c:v>-18.651976373505018</c:v>
                </c:pt>
                <c:pt idx="283">
                  <c:v>-19.843777318765202</c:v>
                </c:pt>
                <c:pt idx="284">
                  <c:v>-20.159860693024061</c:v>
                </c:pt>
                <c:pt idx="285">
                  <c:v>-19.80519359933011</c:v>
                </c:pt>
                <c:pt idx="286">
                  <c:v>-19.534079661958348</c:v>
                </c:pt>
                <c:pt idx="287">
                  <c:v>-19.791368114028423</c:v>
                </c:pt>
                <c:pt idx="288">
                  <c:v>-19.421904050249289</c:v>
                </c:pt>
                <c:pt idx="289">
                  <c:v>-19.382995065129325</c:v>
                </c:pt>
                <c:pt idx="290">
                  <c:v>-20.225650951909614</c:v>
                </c:pt>
                <c:pt idx="291">
                  <c:v>-20.000137007379372</c:v>
                </c:pt>
                <c:pt idx="292">
                  <c:v>-20.35553016098098</c:v>
                </c:pt>
                <c:pt idx="293">
                  <c:v>-20.782793786966447</c:v>
                </c:pt>
                <c:pt idx="294">
                  <c:v>-19.710929961277149</c:v>
                </c:pt>
                <c:pt idx="295">
                  <c:v>-21.107190577453764</c:v>
                </c:pt>
                <c:pt idx="296">
                  <c:v>-20.813950725545187</c:v>
                </c:pt>
                <c:pt idx="297">
                  <c:v>-22.242638382747387</c:v>
                </c:pt>
                <c:pt idx="298">
                  <c:v>-21.904251823226748</c:v>
                </c:pt>
                <c:pt idx="299">
                  <c:v>-21.821320757768348</c:v>
                </c:pt>
                <c:pt idx="300">
                  <c:v>-20.86631297386549</c:v>
                </c:pt>
                <c:pt idx="301">
                  <c:v>-19.845986154510342</c:v>
                </c:pt>
                <c:pt idx="302">
                  <c:v>-18.163233984975069</c:v>
                </c:pt>
                <c:pt idx="303">
                  <c:v>-17.518531515935596</c:v>
                </c:pt>
                <c:pt idx="304">
                  <c:v>-22.45572288720189</c:v>
                </c:pt>
                <c:pt idx="305">
                  <c:v>-38.455017139881299</c:v>
                </c:pt>
                <c:pt idx="306">
                  <c:v>-29.680124396777796</c:v>
                </c:pt>
                <c:pt idx="307">
                  <c:v>-29.815242475019115</c:v>
                </c:pt>
                <c:pt idx="308">
                  <c:v>-20.110960315922995</c:v>
                </c:pt>
                <c:pt idx="309">
                  <c:v>-12.054893382313157</c:v>
                </c:pt>
                <c:pt idx="310">
                  <c:v>2.8230852632314969</c:v>
                </c:pt>
                <c:pt idx="311">
                  <c:v>26.521295321483372</c:v>
                </c:pt>
                <c:pt idx="312">
                  <c:v>24.471671486769694</c:v>
                </c:pt>
                <c:pt idx="313">
                  <c:v>20.298636651946534</c:v>
                </c:pt>
                <c:pt idx="314">
                  <c:v>18.050276980389857</c:v>
                </c:pt>
                <c:pt idx="315">
                  <c:v>15.99431944876801</c:v>
                </c:pt>
                <c:pt idx="316">
                  <c:v>13.889306808726436</c:v>
                </c:pt>
                <c:pt idx="317">
                  <c:v>14.345819605801653</c:v>
                </c:pt>
                <c:pt idx="318">
                  <c:v>12.6235696651745</c:v>
                </c:pt>
                <c:pt idx="319">
                  <c:v>13.532475606316888</c:v>
                </c:pt>
                <c:pt idx="320">
                  <c:v>15.112803627928869</c:v>
                </c:pt>
                <c:pt idx="321">
                  <c:v>16.515732341964284</c:v>
                </c:pt>
                <c:pt idx="322">
                  <c:v>14.480032057152684</c:v>
                </c:pt>
                <c:pt idx="323">
                  <c:v>12.766528393241298</c:v>
                </c:pt>
                <c:pt idx="324">
                  <c:v>10.011255611171002</c:v>
                </c:pt>
                <c:pt idx="325">
                  <c:v>8.5647504717587193</c:v>
                </c:pt>
                <c:pt idx="326">
                  <c:v>8.363771883019572</c:v>
                </c:pt>
                <c:pt idx="327">
                  <c:v>9.5867138952170521</c:v>
                </c:pt>
                <c:pt idx="328">
                  <c:v>10.484549889737323</c:v>
                </c:pt>
                <c:pt idx="329">
                  <c:v>12.597698383322212</c:v>
                </c:pt>
                <c:pt idx="330">
                  <c:v>13.840405951986305</c:v>
                </c:pt>
                <c:pt idx="331">
                  <c:v>14.933259413303109</c:v>
                </c:pt>
                <c:pt idx="332">
                  <c:v>15.08747675566485</c:v>
                </c:pt>
                <c:pt idx="333">
                  <c:v>15.153082739896778</c:v>
                </c:pt>
                <c:pt idx="334">
                  <c:v>15.388326037376846</c:v>
                </c:pt>
                <c:pt idx="335">
                  <c:v>18.662740577981495</c:v>
                </c:pt>
                <c:pt idx="336">
                  <c:v>18.891773662223656</c:v>
                </c:pt>
                <c:pt idx="337">
                  <c:v>20.270373584080673</c:v>
                </c:pt>
                <c:pt idx="338">
                  <c:v>21.208745885996475</c:v>
                </c:pt>
                <c:pt idx="339">
                  <c:v>21.620806705028777</c:v>
                </c:pt>
                <c:pt idx="340">
                  <c:v>23.191751216342457</c:v>
                </c:pt>
                <c:pt idx="341">
                  <c:v>24.179502524866471</c:v>
                </c:pt>
                <c:pt idx="342">
                  <c:v>24.734134504200888</c:v>
                </c:pt>
                <c:pt idx="343">
                  <c:v>24.472470127485725</c:v>
                </c:pt>
                <c:pt idx="344">
                  <c:v>24.971318828027947</c:v>
                </c:pt>
                <c:pt idx="345">
                  <c:v>24.355130416952534</c:v>
                </c:pt>
                <c:pt idx="346">
                  <c:v>26.253650909448329</c:v>
                </c:pt>
                <c:pt idx="347">
                  <c:v>29.641569510685002</c:v>
                </c:pt>
                <c:pt idx="348">
                  <c:v>32.01544437093245</c:v>
                </c:pt>
                <c:pt idx="349">
                  <c:v>34.30196864519489</c:v>
                </c:pt>
                <c:pt idx="350">
                  <c:v>35.886190188893885</c:v>
                </c:pt>
                <c:pt idx="351">
                  <c:v>36.692108452799303</c:v>
                </c:pt>
                <c:pt idx="352">
                  <c:v>38.176355771333384</c:v>
                </c:pt>
                <c:pt idx="353">
                  <c:v>39.534549763119855</c:v>
                </c:pt>
                <c:pt idx="354">
                  <c:v>41.808162717022398</c:v>
                </c:pt>
                <c:pt idx="355">
                  <c:v>46.346098114109559</c:v>
                </c:pt>
                <c:pt idx="356">
                  <c:v>53.00052781717838</c:v>
                </c:pt>
                <c:pt idx="357">
                  <c:v>58.705016591222673</c:v>
                </c:pt>
                <c:pt idx="358">
                  <c:v>60.398768618272392</c:v>
                </c:pt>
                <c:pt idx="359">
                  <c:v>58.985870724796762</c:v>
                </c:pt>
                <c:pt idx="360">
                  <c:v>56.473644803618335</c:v>
                </c:pt>
                <c:pt idx="361">
                  <c:v>49.76874773439777</c:v>
                </c:pt>
                <c:pt idx="362">
                  <c:v>42.058001630453987</c:v>
                </c:pt>
                <c:pt idx="363">
                  <c:v>38.725359783107685</c:v>
                </c:pt>
                <c:pt idx="364">
                  <c:v>39.777010298372055</c:v>
                </c:pt>
                <c:pt idx="365">
                  <c:v>38.637668876266211</c:v>
                </c:pt>
                <c:pt idx="366">
                  <c:v>32.118097420820739</c:v>
                </c:pt>
                <c:pt idx="367">
                  <c:v>22.017958225529263</c:v>
                </c:pt>
                <c:pt idx="368">
                  <c:v>10.225745950505368</c:v>
                </c:pt>
                <c:pt idx="369">
                  <c:v>1.6110883826029183</c:v>
                </c:pt>
                <c:pt idx="370">
                  <c:v>-2.3712555365716574</c:v>
                </c:pt>
                <c:pt idx="371">
                  <c:v>-3.4721798330653395</c:v>
                </c:pt>
                <c:pt idx="372">
                  <c:v>-2.592759493213189</c:v>
                </c:pt>
                <c:pt idx="373">
                  <c:v>-0.32882143801527708</c:v>
                </c:pt>
                <c:pt idx="374">
                  <c:v>-3.8935233247856638</c:v>
                </c:pt>
                <c:pt idx="375">
                  <c:v>-4.7529456485538857</c:v>
                </c:pt>
                <c:pt idx="376">
                  <c:v>-7.1230874420240884</c:v>
                </c:pt>
                <c:pt idx="377">
                  <c:v>-8.921857009079261</c:v>
                </c:pt>
                <c:pt idx="378">
                  <c:v>-9.0150177061773658</c:v>
                </c:pt>
                <c:pt idx="379">
                  <c:v>-9.0038997563862218</c:v>
                </c:pt>
                <c:pt idx="380">
                  <c:v>-9.5308096525291344</c:v>
                </c:pt>
                <c:pt idx="381">
                  <c:v>-10.109952836466009</c:v>
                </c:pt>
                <c:pt idx="382">
                  <c:v>-11.611028238818506</c:v>
                </c:pt>
                <c:pt idx="383">
                  <c:v>-14.0420203213194</c:v>
                </c:pt>
                <c:pt idx="384">
                  <c:v>-16.257920316394344</c:v>
                </c:pt>
                <c:pt idx="385">
                  <c:v>-16.652341448210176</c:v>
                </c:pt>
                <c:pt idx="386">
                  <c:v>-15.995341229783151</c:v>
                </c:pt>
                <c:pt idx="387">
                  <c:v>-13.528184365774976</c:v>
                </c:pt>
                <c:pt idx="388">
                  <c:v>-15.369615228541178</c:v>
                </c:pt>
                <c:pt idx="389">
                  <c:v>-13.553781850985777</c:v>
                </c:pt>
                <c:pt idx="390">
                  <c:v>-14.973999148672885</c:v>
                </c:pt>
                <c:pt idx="391">
                  <c:v>-15.534510055247338</c:v>
                </c:pt>
                <c:pt idx="392">
                  <c:v>-16.286448746042026</c:v>
                </c:pt>
                <c:pt idx="393">
                  <c:v>-15.054207298021579</c:v>
                </c:pt>
                <c:pt idx="394">
                  <c:v>-15.681228984693545</c:v>
                </c:pt>
                <c:pt idx="395">
                  <c:v>-14.773324106497208</c:v>
                </c:pt>
                <c:pt idx="396">
                  <c:v>-13.444081008239111</c:v>
                </c:pt>
                <c:pt idx="397">
                  <c:v>-12.161103157639484</c:v>
                </c:pt>
                <c:pt idx="398">
                  <c:v>-10.29648580735083</c:v>
                </c:pt>
                <c:pt idx="399">
                  <c:v>-9.9601606250788581</c:v>
                </c:pt>
                <c:pt idx="400">
                  <c:v>-8.7818718073578825</c:v>
                </c:pt>
                <c:pt idx="401">
                  <c:v>-5.7959246632548878</c:v>
                </c:pt>
                <c:pt idx="402">
                  <c:v>3.7866241241404675</c:v>
                </c:pt>
                <c:pt idx="403">
                  <c:v>8.5708216452272143</c:v>
                </c:pt>
                <c:pt idx="404">
                  <c:v>13.485808326992476</c:v>
                </c:pt>
                <c:pt idx="405">
                  <c:v>24.484978643640005</c:v>
                </c:pt>
                <c:pt idx="406">
                  <c:v>37.845218120676783</c:v>
                </c:pt>
                <c:pt idx="407">
                  <c:v>47.825401593469415</c:v>
                </c:pt>
                <c:pt idx="408">
                  <c:v>66.860520087521806</c:v>
                </c:pt>
                <c:pt idx="409">
                  <c:v>89.268576330847722</c:v>
                </c:pt>
                <c:pt idx="410">
                  <c:v>70.402130896168643</c:v>
                </c:pt>
                <c:pt idx="411">
                  <c:v>60.235815169094359</c:v>
                </c:pt>
                <c:pt idx="412">
                  <c:v>53.3411971400878</c:v>
                </c:pt>
                <c:pt idx="413">
                  <c:v>51.495943784468629</c:v>
                </c:pt>
                <c:pt idx="414">
                  <c:v>49.007577358987255</c:v>
                </c:pt>
                <c:pt idx="415">
                  <c:v>45.96970280962968</c:v>
                </c:pt>
                <c:pt idx="416">
                  <c:v>41.341405442923161</c:v>
                </c:pt>
                <c:pt idx="417">
                  <c:v>39.65647637210327</c:v>
                </c:pt>
                <c:pt idx="418">
                  <c:v>38.732794980743613</c:v>
                </c:pt>
                <c:pt idx="419">
                  <c:v>38.519340274111826</c:v>
                </c:pt>
                <c:pt idx="420">
                  <c:v>40.206913301201816</c:v>
                </c:pt>
                <c:pt idx="421">
                  <c:v>39.809737404082945</c:v>
                </c:pt>
                <c:pt idx="422">
                  <c:v>41.627857103035666</c:v>
                </c:pt>
                <c:pt idx="423">
                  <c:v>39.813056157721995</c:v>
                </c:pt>
                <c:pt idx="424">
                  <c:v>36.75344418700606</c:v>
                </c:pt>
                <c:pt idx="425">
                  <c:v>33.903212467385487</c:v>
                </c:pt>
                <c:pt idx="426">
                  <c:v>32.179851003652651</c:v>
                </c:pt>
                <c:pt idx="427">
                  <c:v>31.173763364196084</c:v>
                </c:pt>
                <c:pt idx="428">
                  <c:v>31.776581321974781</c:v>
                </c:pt>
                <c:pt idx="429">
                  <c:v>32.621372484090124</c:v>
                </c:pt>
                <c:pt idx="430">
                  <c:v>32.891605736843793</c:v>
                </c:pt>
                <c:pt idx="431">
                  <c:v>32.944020452977959</c:v>
                </c:pt>
                <c:pt idx="432">
                  <c:v>32.488920244985877</c:v>
                </c:pt>
                <c:pt idx="433">
                  <c:v>32.328760924302877</c:v>
                </c:pt>
                <c:pt idx="434">
                  <c:v>32.779428287944555</c:v>
                </c:pt>
                <c:pt idx="435">
                  <c:v>33.170538981931522</c:v>
                </c:pt>
                <c:pt idx="436">
                  <c:v>33.95922637441123</c:v>
                </c:pt>
                <c:pt idx="437">
                  <c:v>35.806996018774036</c:v>
                </c:pt>
                <c:pt idx="438">
                  <c:v>37.48818495123674</c:v>
                </c:pt>
                <c:pt idx="439">
                  <c:v>38.753701059967575</c:v>
                </c:pt>
                <c:pt idx="440">
                  <c:v>38.916664132864263</c:v>
                </c:pt>
                <c:pt idx="441">
                  <c:v>38.131308313570592</c:v>
                </c:pt>
                <c:pt idx="442">
                  <c:v>36.995288041948506</c:v>
                </c:pt>
                <c:pt idx="443">
                  <c:v>37.204849053015479</c:v>
                </c:pt>
                <c:pt idx="444">
                  <c:v>38.073669259325499</c:v>
                </c:pt>
                <c:pt idx="445">
                  <c:v>40.596949397691198</c:v>
                </c:pt>
                <c:pt idx="446">
                  <c:v>44.215332952416546</c:v>
                </c:pt>
                <c:pt idx="447">
                  <c:v>49.697464032213453</c:v>
                </c:pt>
                <c:pt idx="448">
                  <c:v>52.714770500523265</c:v>
                </c:pt>
                <c:pt idx="449">
                  <c:v>53.323132773902337</c:v>
                </c:pt>
                <c:pt idx="450">
                  <c:v>54.058008321924795</c:v>
                </c:pt>
                <c:pt idx="451">
                  <c:v>55.873249195413138</c:v>
                </c:pt>
                <c:pt idx="452">
                  <c:v>57.887466459386182</c:v>
                </c:pt>
                <c:pt idx="453">
                  <c:v>59.973395513098332</c:v>
                </c:pt>
                <c:pt idx="454">
                  <c:v>68.251088541721685</c:v>
                </c:pt>
                <c:pt idx="455">
                  <c:v>68.51804956956228</c:v>
                </c:pt>
                <c:pt idx="456">
                  <c:v>53.558348148467026</c:v>
                </c:pt>
                <c:pt idx="457">
                  <c:v>33.669249101566066</c:v>
                </c:pt>
                <c:pt idx="458">
                  <c:v>16.220646167339925</c:v>
                </c:pt>
                <c:pt idx="459">
                  <c:v>5.568097843091218</c:v>
                </c:pt>
                <c:pt idx="460">
                  <c:v>1.7348809848164846</c:v>
                </c:pt>
                <c:pt idx="461">
                  <c:v>3.6032803709518832</c:v>
                </c:pt>
                <c:pt idx="462">
                  <c:v>6.9057577424153056</c:v>
                </c:pt>
                <c:pt idx="463">
                  <c:v>8.3323062347375032</c:v>
                </c:pt>
                <c:pt idx="464">
                  <c:v>5.4499896435301718</c:v>
                </c:pt>
                <c:pt idx="465">
                  <c:v>0.67707511398754472</c:v>
                </c:pt>
                <c:pt idx="466">
                  <c:v>-3.3212611663329374</c:v>
                </c:pt>
                <c:pt idx="467">
                  <c:v>-4.4182923863640511</c:v>
                </c:pt>
                <c:pt idx="468">
                  <c:v>-5.2556050438878366</c:v>
                </c:pt>
                <c:pt idx="469">
                  <c:v>-6.5767991757682873</c:v>
                </c:pt>
                <c:pt idx="470">
                  <c:v>-9.0063124818058267</c:v>
                </c:pt>
                <c:pt idx="471">
                  <c:v>-12.44781588653739</c:v>
                </c:pt>
                <c:pt idx="472">
                  <c:v>-14.661754417352949</c:v>
                </c:pt>
                <c:pt idx="473">
                  <c:v>-14.980529271809782</c:v>
                </c:pt>
                <c:pt idx="474">
                  <c:v>-14.350486809193715</c:v>
                </c:pt>
                <c:pt idx="475">
                  <c:v>-13.750738962328501</c:v>
                </c:pt>
                <c:pt idx="476">
                  <c:v>-12.97100280274568</c:v>
                </c:pt>
                <c:pt idx="477">
                  <c:v>-13.361322866731523</c:v>
                </c:pt>
                <c:pt idx="478">
                  <c:v>-14.540689583281372</c:v>
                </c:pt>
                <c:pt idx="479">
                  <c:v>-15.895259689262391</c:v>
                </c:pt>
                <c:pt idx="480">
                  <c:v>-17.063768477984475</c:v>
                </c:pt>
                <c:pt idx="481">
                  <c:v>-17.602908138385423</c:v>
                </c:pt>
                <c:pt idx="482">
                  <c:v>-16.69428542356437</c:v>
                </c:pt>
                <c:pt idx="483">
                  <c:v>-15.400681503139698</c:v>
                </c:pt>
                <c:pt idx="484">
                  <c:v>-14.688308275563827</c:v>
                </c:pt>
                <c:pt idx="485">
                  <c:v>-13.79684939405232</c:v>
                </c:pt>
                <c:pt idx="486">
                  <c:v>-13.648226782803333</c:v>
                </c:pt>
                <c:pt idx="487">
                  <c:v>-14.153756859027707</c:v>
                </c:pt>
                <c:pt idx="488">
                  <c:v>-15.128668775163842</c:v>
                </c:pt>
                <c:pt idx="489">
                  <c:v>-15.596606695315057</c:v>
                </c:pt>
                <c:pt idx="490">
                  <c:v>-14.727560572840636</c:v>
                </c:pt>
                <c:pt idx="491">
                  <c:v>-13.881822565997929</c:v>
                </c:pt>
                <c:pt idx="492">
                  <c:v>-10.121885268127434</c:v>
                </c:pt>
                <c:pt idx="493">
                  <c:v>-9.3113041192801074</c:v>
                </c:pt>
                <c:pt idx="494">
                  <c:v>-8.3977963023582323</c:v>
                </c:pt>
                <c:pt idx="495">
                  <c:v>-7.6917659831384437</c:v>
                </c:pt>
                <c:pt idx="496">
                  <c:v>-6.3945773343981935</c:v>
                </c:pt>
                <c:pt idx="497">
                  <c:v>0.34361347911796125</c:v>
                </c:pt>
                <c:pt idx="498">
                  <c:v>16.034083205542906</c:v>
                </c:pt>
                <c:pt idx="499">
                  <c:v>32.211510190615151</c:v>
                </c:pt>
                <c:pt idx="500">
                  <c:v>43.30995940678438</c:v>
                </c:pt>
                <c:pt idx="501">
                  <c:v>46.039545984918568</c:v>
                </c:pt>
                <c:pt idx="502">
                  <c:v>48.326173483097726</c:v>
                </c:pt>
                <c:pt idx="503">
                  <c:v>49.850151345193154</c:v>
                </c:pt>
                <c:pt idx="504">
                  <c:v>45.205826732127591</c:v>
                </c:pt>
                <c:pt idx="505">
                  <c:v>45.859341665768127</c:v>
                </c:pt>
                <c:pt idx="506">
                  <c:v>44.743349183358312</c:v>
                </c:pt>
                <c:pt idx="507">
                  <c:v>40.982554773544635</c:v>
                </c:pt>
                <c:pt idx="508">
                  <c:v>40.353103649703904</c:v>
                </c:pt>
                <c:pt idx="509">
                  <c:v>38.828748397990204</c:v>
                </c:pt>
                <c:pt idx="510">
                  <c:v>35.138410043422596</c:v>
                </c:pt>
                <c:pt idx="511">
                  <c:v>34.73205911635592</c:v>
                </c:pt>
                <c:pt idx="512">
                  <c:v>34.671615466920734</c:v>
                </c:pt>
                <c:pt idx="513">
                  <c:v>36.411964762760292</c:v>
                </c:pt>
                <c:pt idx="514">
                  <c:v>38.639407580811692</c:v>
                </c:pt>
                <c:pt idx="515">
                  <c:v>42.406543264899177</c:v>
                </c:pt>
                <c:pt idx="516">
                  <c:v>38.950616658320101</c:v>
                </c:pt>
                <c:pt idx="517">
                  <c:v>35.048870809986575</c:v>
                </c:pt>
                <c:pt idx="518">
                  <c:v>31.669103289339628</c:v>
                </c:pt>
                <c:pt idx="519">
                  <c:v>26.88960114166527</c:v>
                </c:pt>
                <c:pt idx="520">
                  <c:v>30.107604692439583</c:v>
                </c:pt>
                <c:pt idx="521">
                  <c:v>27.428712454856377</c:v>
                </c:pt>
                <c:pt idx="522">
                  <c:v>28.512974635530057</c:v>
                </c:pt>
                <c:pt idx="523">
                  <c:v>29.744342889106736</c:v>
                </c:pt>
                <c:pt idx="524">
                  <c:v>30.463716964596511</c:v>
                </c:pt>
                <c:pt idx="525">
                  <c:v>30.460883941528412</c:v>
                </c:pt>
                <c:pt idx="526">
                  <c:v>30.671595970367576</c:v>
                </c:pt>
                <c:pt idx="527">
                  <c:v>30.010982243867911</c:v>
                </c:pt>
                <c:pt idx="528">
                  <c:v>29.945146909039504</c:v>
                </c:pt>
                <c:pt idx="529">
                  <c:v>29.931894743121354</c:v>
                </c:pt>
                <c:pt idx="530">
                  <c:v>30.322662490482234</c:v>
                </c:pt>
                <c:pt idx="531">
                  <c:v>31.232164514132588</c:v>
                </c:pt>
                <c:pt idx="532">
                  <c:v>33.08401576659152</c:v>
                </c:pt>
                <c:pt idx="533">
                  <c:v>35.985148663742621</c:v>
                </c:pt>
                <c:pt idx="534">
                  <c:v>39.111726300553229</c:v>
                </c:pt>
                <c:pt idx="535">
                  <c:v>40.130112527282741</c:v>
                </c:pt>
                <c:pt idx="536">
                  <c:v>39.578293498056127</c:v>
                </c:pt>
                <c:pt idx="537">
                  <c:v>38.063188085955026</c:v>
                </c:pt>
                <c:pt idx="538">
                  <c:v>38.392323570098114</c:v>
                </c:pt>
                <c:pt idx="539">
                  <c:v>42.192434523780662</c:v>
                </c:pt>
                <c:pt idx="540">
                  <c:v>48.870847131865027</c:v>
                </c:pt>
                <c:pt idx="541">
                  <c:v>57.079554211151354</c:v>
                </c:pt>
                <c:pt idx="542">
                  <c:v>63.623518197595608</c:v>
                </c:pt>
                <c:pt idx="543">
                  <c:v>65.675893888905023</c:v>
                </c:pt>
                <c:pt idx="544">
                  <c:v>64.637104106221784</c:v>
                </c:pt>
                <c:pt idx="545">
                  <c:v>61.428481281071001</c:v>
                </c:pt>
                <c:pt idx="546">
                  <c:v>47.563943915334015</c:v>
                </c:pt>
                <c:pt idx="547">
                  <c:v>29.996639093321217</c:v>
                </c:pt>
                <c:pt idx="548">
                  <c:v>18.748453131199955</c:v>
                </c:pt>
                <c:pt idx="549">
                  <c:v>18.212100661572457</c:v>
                </c:pt>
                <c:pt idx="550">
                  <c:v>25.674992503409499</c:v>
                </c:pt>
                <c:pt idx="551">
                  <c:v>28.333846293227175</c:v>
                </c:pt>
                <c:pt idx="552">
                  <c:v>20.7706304274604</c:v>
                </c:pt>
                <c:pt idx="553">
                  <c:v>13.849532375132474</c:v>
                </c:pt>
                <c:pt idx="554">
                  <c:v>8.1731578307288135</c:v>
                </c:pt>
                <c:pt idx="555">
                  <c:v>2.2502318984047256</c:v>
                </c:pt>
                <c:pt idx="556">
                  <c:v>-4.1859209944789271</c:v>
                </c:pt>
                <c:pt idx="557">
                  <c:v>-9.8058046036275357</c:v>
                </c:pt>
                <c:pt idx="558">
                  <c:v>-14.002568665215065</c:v>
                </c:pt>
                <c:pt idx="559">
                  <c:v>-15.355481455037543</c:v>
                </c:pt>
                <c:pt idx="560">
                  <c:v>-15.029986239675504</c:v>
                </c:pt>
                <c:pt idx="561">
                  <c:v>-12.838225606373587</c:v>
                </c:pt>
                <c:pt idx="562">
                  <c:v>-11.782139516427693</c:v>
                </c:pt>
                <c:pt idx="563">
                  <c:v>-12.048977446839292</c:v>
                </c:pt>
                <c:pt idx="564">
                  <c:v>-13.864956825255492</c:v>
                </c:pt>
                <c:pt idx="565">
                  <c:v>-16.056508554889962</c:v>
                </c:pt>
                <c:pt idx="566">
                  <c:v>-18.494445604626126</c:v>
                </c:pt>
                <c:pt idx="567">
                  <c:v>-20.729122643800352</c:v>
                </c:pt>
                <c:pt idx="568">
                  <c:v>-21.142692845457159</c:v>
                </c:pt>
                <c:pt idx="569">
                  <c:v>-20.53767764911078</c:v>
                </c:pt>
                <c:pt idx="570">
                  <c:v>-18.948458810960734</c:v>
                </c:pt>
                <c:pt idx="571">
                  <c:v>-17.573688156010412</c:v>
                </c:pt>
                <c:pt idx="572">
                  <c:v>-16.896770567370346</c:v>
                </c:pt>
                <c:pt idx="573">
                  <c:v>-17.995191329311918</c:v>
                </c:pt>
                <c:pt idx="574">
                  <c:v>-19.706822886293608</c:v>
                </c:pt>
                <c:pt idx="575">
                  <c:v>-21.483284253446776</c:v>
                </c:pt>
                <c:pt idx="576">
                  <c:v>-22.536078796781549</c:v>
                </c:pt>
                <c:pt idx="577">
                  <c:v>-22.188125489379001</c:v>
                </c:pt>
                <c:pt idx="578">
                  <c:v>-20.946854238967354</c:v>
                </c:pt>
                <c:pt idx="579">
                  <c:v>-19.44170844519827</c:v>
                </c:pt>
                <c:pt idx="580">
                  <c:v>-18.596579222124873</c:v>
                </c:pt>
                <c:pt idx="581">
                  <c:v>-18.144855647120998</c:v>
                </c:pt>
                <c:pt idx="582">
                  <c:v>-18.160281364298314</c:v>
                </c:pt>
                <c:pt idx="583">
                  <c:v>-19.145138444620976</c:v>
                </c:pt>
                <c:pt idx="584">
                  <c:v>-20.738225693344145</c:v>
                </c:pt>
                <c:pt idx="585">
                  <c:v>-21.846493513667838</c:v>
                </c:pt>
                <c:pt idx="586">
                  <c:v>-19.952406455990225</c:v>
                </c:pt>
                <c:pt idx="587">
                  <c:v>-18.88870965017675</c:v>
                </c:pt>
                <c:pt idx="588">
                  <c:v>-17.499243110458355</c:v>
                </c:pt>
                <c:pt idx="589">
                  <c:v>-15.274699009371945</c:v>
                </c:pt>
                <c:pt idx="590">
                  <c:v>-12.896140695087745</c:v>
                </c:pt>
                <c:pt idx="591">
                  <c:v>-9.1609044650714395</c:v>
                </c:pt>
                <c:pt idx="592">
                  <c:v>-7.1254600701774615</c:v>
                </c:pt>
                <c:pt idx="593">
                  <c:v>-6.9091196885399393</c:v>
                </c:pt>
                <c:pt idx="594">
                  <c:v>-5.7074138450177312</c:v>
                </c:pt>
                <c:pt idx="595">
                  <c:v>3.9525744469584998</c:v>
                </c:pt>
                <c:pt idx="596">
                  <c:v>37.793296314292093</c:v>
                </c:pt>
                <c:pt idx="597">
                  <c:v>69.370802291383868</c:v>
                </c:pt>
                <c:pt idx="598">
                  <c:v>65.610860113637443</c:v>
                </c:pt>
                <c:pt idx="599">
                  <c:v>57.107208699203831</c:v>
                </c:pt>
                <c:pt idx="600">
                  <c:v>50.43283318131612</c:v>
                </c:pt>
                <c:pt idx="601">
                  <c:v>46.820240925629243</c:v>
                </c:pt>
                <c:pt idx="602">
                  <c:v>44.082557368154646</c:v>
                </c:pt>
                <c:pt idx="603">
                  <c:v>40.15006755006106</c:v>
                </c:pt>
                <c:pt idx="604">
                  <c:v>38.621339709895274</c:v>
                </c:pt>
                <c:pt idx="605">
                  <c:v>38.599760580532923</c:v>
                </c:pt>
                <c:pt idx="606">
                  <c:v>38.21970817237154</c:v>
                </c:pt>
                <c:pt idx="607">
                  <c:v>36.839329099109563</c:v>
                </c:pt>
                <c:pt idx="608">
                  <c:v>36.20775499227495</c:v>
                </c:pt>
                <c:pt idx="609">
                  <c:v>36.125985136500809</c:v>
                </c:pt>
                <c:pt idx="610">
                  <c:v>34.666638380347067</c:v>
                </c:pt>
                <c:pt idx="611">
                  <c:v>34.528220382270959</c:v>
                </c:pt>
                <c:pt idx="612">
                  <c:v>34.915156079027106</c:v>
                </c:pt>
                <c:pt idx="613">
                  <c:v>36.083191184042676</c:v>
                </c:pt>
                <c:pt idx="614">
                  <c:v>36.657164888173817</c:v>
                </c:pt>
                <c:pt idx="615">
                  <c:v>36.974312680051263</c:v>
                </c:pt>
                <c:pt idx="616">
                  <c:v>37.949527143762189</c:v>
                </c:pt>
                <c:pt idx="617">
                  <c:v>38.432578209095688</c:v>
                </c:pt>
                <c:pt idx="618">
                  <c:v>37.746794274988687</c:v>
                </c:pt>
                <c:pt idx="619">
                  <c:v>37.229714890290929</c:v>
                </c:pt>
                <c:pt idx="620">
                  <c:v>36.816862786667087</c:v>
                </c:pt>
                <c:pt idx="621">
                  <c:v>36.365982367776432</c:v>
                </c:pt>
                <c:pt idx="622">
                  <c:v>36.538260775209253</c:v>
                </c:pt>
                <c:pt idx="623">
                  <c:v>36.101535724516793</c:v>
                </c:pt>
                <c:pt idx="624">
                  <c:v>35.006444556875984</c:v>
                </c:pt>
                <c:pt idx="625">
                  <c:v>34.840339455781624</c:v>
                </c:pt>
                <c:pt idx="626">
                  <c:v>35.409779570005789</c:v>
                </c:pt>
                <c:pt idx="627">
                  <c:v>36.736910128435213</c:v>
                </c:pt>
                <c:pt idx="628">
                  <c:v>37.970274288410302</c:v>
                </c:pt>
                <c:pt idx="629">
                  <c:v>37.136106323277168</c:v>
                </c:pt>
                <c:pt idx="630">
                  <c:v>37.278576604209803</c:v>
                </c:pt>
                <c:pt idx="631">
                  <c:v>38.017362830783973</c:v>
                </c:pt>
                <c:pt idx="632">
                  <c:v>37.834179556807086</c:v>
                </c:pt>
                <c:pt idx="633">
                  <c:v>38.069995301016512</c:v>
                </c:pt>
                <c:pt idx="634">
                  <c:v>38.24984315147956</c:v>
                </c:pt>
                <c:pt idx="635">
                  <c:v>39.724934930874497</c:v>
                </c:pt>
                <c:pt idx="636">
                  <c:v>43.146198784707828</c:v>
                </c:pt>
                <c:pt idx="637">
                  <c:v>47.590773992182001</c:v>
                </c:pt>
                <c:pt idx="638">
                  <c:v>52.462252282224128</c:v>
                </c:pt>
                <c:pt idx="639">
                  <c:v>56.652745210405257</c:v>
                </c:pt>
                <c:pt idx="640">
                  <c:v>59.3774262917375</c:v>
                </c:pt>
                <c:pt idx="641">
                  <c:v>60.748036340929772</c:v>
                </c:pt>
                <c:pt idx="642">
                  <c:v>61.826361740553992</c:v>
                </c:pt>
                <c:pt idx="643">
                  <c:v>61.811421709186043</c:v>
                </c:pt>
                <c:pt idx="644">
                  <c:v>58.82512003191129</c:v>
                </c:pt>
                <c:pt idx="645">
                  <c:v>51.392731260977563</c:v>
                </c:pt>
                <c:pt idx="646">
                  <c:v>44.175292954679342</c:v>
                </c:pt>
                <c:pt idx="647">
                  <c:v>39.303379095553538</c:v>
                </c:pt>
                <c:pt idx="648">
                  <c:v>32.885444613302276</c:v>
                </c:pt>
                <c:pt idx="649">
                  <c:v>24.392826779115879</c:v>
                </c:pt>
                <c:pt idx="650">
                  <c:v>15.770379666146859</c:v>
                </c:pt>
                <c:pt idx="651">
                  <c:v>9.5090849387767893</c:v>
                </c:pt>
                <c:pt idx="652">
                  <c:v>8.0011927787236896</c:v>
                </c:pt>
                <c:pt idx="653">
                  <c:v>6.9030451989475354</c:v>
                </c:pt>
                <c:pt idx="654">
                  <c:v>5.4133906716723157</c:v>
                </c:pt>
                <c:pt idx="655">
                  <c:v>5.1513835319858909</c:v>
                </c:pt>
                <c:pt idx="656">
                  <c:v>1.5944799383200086</c:v>
                </c:pt>
                <c:pt idx="657">
                  <c:v>-3.0334681100539136</c:v>
                </c:pt>
                <c:pt idx="658">
                  <c:v>-7.6978726661629668</c:v>
                </c:pt>
                <c:pt idx="659">
                  <c:v>-10.348685585217586</c:v>
                </c:pt>
                <c:pt idx="660">
                  <c:v>-12.914025782944046</c:v>
                </c:pt>
                <c:pt idx="661">
                  <c:v>-14.718792907605385</c:v>
                </c:pt>
                <c:pt idx="662">
                  <c:v>-15.677697282836553</c:v>
                </c:pt>
                <c:pt idx="663">
                  <c:v>-15.31032025307872</c:v>
                </c:pt>
                <c:pt idx="664">
                  <c:v>-15.488391115469863</c:v>
                </c:pt>
                <c:pt idx="665">
                  <c:v>-15.186252755976117</c:v>
                </c:pt>
                <c:pt idx="666">
                  <c:v>-14.876257929163458</c:v>
                </c:pt>
                <c:pt idx="667">
                  <c:v>-15.125641256425089</c:v>
                </c:pt>
                <c:pt idx="668">
                  <c:v>-15.715587099908948</c:v>
                </c:pt>
                <c:pt idx="669">
                  <c:v>-16.991070854510738</c:v>
                </c:pt>
                <c:pt idx="670">
                  <c:v>-17.738633118157608</c:v>
                </c:pt>
                <c:pt idx="671">
                  <c:v>-18.644747904172643</c:v>
                </c:pt>
                <c:pt idx="672">
                  <c:v>-17.562198234382137</c:v>
                </c:pt>
                <c:pt idx="673">
                  <c:v>-16.878727880401637</c:v>
                </c:pt>
                <c:pt idx="674">
                  <c:v>-16.898803067374708</c:v>
                </c:pt>
                <c:pt idx="675">
                  <c:v>-16.801864225818033</c:v>
                </c:pt>
                <c:pt idx="676">
                  <c:v>-17.436368072378635</c:v>
                </c:pt>
                <c:pt idx="677">
                  <c:v>-18.202368804351309</c:v>
                </c:pt>
                <c:pt idx="678">
                  <c:v>-18.905367360983494</c:v>
                </c:pt>
                <c:pt idx="679">
                  <c:v>-19.133713720638969</c:v>
                </c:pt>
                <c:pt idx="680">
                  <c:v>-19.037581789075471</c:v>
                </c:pt>
                <c:pt idx="681">
                  <c:v>-17.468619722969976</c:v>
                </c:pt>
                <c:pt idx="682">
                  <c:v>-15.388098116434216</c:v>
                </c:pt>
                <c:pt idx="683">
                  <c:v>-13.972066847907472</c:v>
                </c:pt>
                <c:pt idx="684">
                  <c:v>-13.316478024138247</c:v>
                </c:pt>
                <c:pt idx="685">
                  <c:v>-13.054513958835937</c:v>
                </c:pt>
                <c:pt idx="686">
                  <c:v>-12.623947478357509</c:v>
                </c:pt>
                <c:pt idx="687">
                  <c:v>-11.674959309420819</c:v>
                </c:pt>
                <c:pt idx="688">
                  <c:v>-8.3731695272726263</c:v>
                </c:pt>
                <c:pt idx="689">
                  <c:v>-2.9415307096408654</c:v>
                </c:pt>
                <c:pt idx="690">
                  <c:v>7.9670291657685954</c:v>
                </c:pt>
                <c:pt idx="691">
                  <c:v>19.415071282994035</c:v>
                </c:pt>
                <c:pt idx="692">
                  <c:v>28.436802292694352</c:v>
                </c:pt>
                <c:pt idx="693">
                  <c:v>38.448231803837722</c:v>
                </c:pt>
                <c:pt idx="694">
                  <c:v>44.269583509190987</c:v>
                </c:pt>
                <c:pt idx="695">
                  <c:v>48.287295549306748</c:v>
                </c:pt>
                <c:pt idx="696">
                  <c:v>50.818950165816361</c:v>
                </c:pt>
                <c:pt idx="697">
                  <c:v>52.348270457177833</c:v>
                </c:pt>
                <c:pt idx="698">
                  <c:v>52.55660495108625</c:v>
                </c:pt>
                <c:pt idx="699">
                  <c:v>52.139933894661041</c:v>
                </c:pt>
                <c:pt idx="700">
                  <c:v>52.15018258817998</c:v>
                </c:pt>
                <c:pt idx="701">
                  <c:v>53.021035554701157</c:v>
                </c:pt>
                <c:pt idx="702">
                  <c:v>50.354448659947373</c:v>
                </c:pt>
                <c:pt idx="703">
                  <c:v>47.873271384898189</c:v>
                </c:pt>
                <c:pt idx="704">
                  <c:v>46.100146391434151</c:v>
                </c:pt>
                <c:pt idx="705">
                  <c:v>41.880188640830845</c:v>
                </c:pt>
                <c:pt idx="706">
                  <c:v>41.149559639187686</c:v>
                </c:pt>
                <c:pt idx="707">
                  <c:v>40.992551332588683</c:v>
                </c:pt>
                <c:pt idx="708">
                  <c:v>42.223887340229425</c:v>
                </c:pt>
                <c:pt idx="709">
                  <c:v>43.757618209984635</c:v>
                </c:pt>
                <c:pt idx="710">
                  <c:v>46.026265255223578</c:v>
                </c:pt>
                <c:pt idx="711">
                  <c:v>47.742702942631041</c:v>
                </c:pt>
                <c:pt idx="712">
                  <c:v>48.758172667648182</c:v>
                </c:pt>
                <c:pt idx="713">
                  <c:v>49.598075761048747</c:v>
                </c:pt>
                <c:pt idx="714">
                  <c:v>48.850363371953961</c:v>
                </c:pt>
                <c:pt idx="715">
                  <c:v>46.847244510727478</c:v>
                </c:pt>
                <c:pt idx="716">
                  <c:v>45.749804471434018</c:v>
                </c:pt>
                <c:pt idx="717">
                  <c:v>43.965632327947148</c:v>
                </c:pt>
                <c:pt idx="718">
                  <c:v>42.168246452769665</c:v>
                </c:pt>
                <c:pt idx="719">
                  <c:v>40.986379525361926</c:v>
                </c:pt>
                <c:pt idx="720">
                  <c:v>40.320628120669816</c:v>
                </c:pt>
                <c:pt idx="721">
                  <c:v>40.597435769126918</c:v>
                </c:pt>
                <c:pt idx="722">
                  <c:v>42.125393436877538</c:v>
                </c:pt>
                <c:pt idx="723">
                  <c:v>45.636229049156469</c:v>
                </c:pt>
                <c:pt idx="724">
                  <c:v>49.824327077668556</c:v>
                </c:pt>
                <c:pt idx="725">
                  <c:v>52.81495803324264</c:v>
                </c:pt>
                <c:pt idx="726">
                  <c:v>54.66285895164647</c:v>
                </c:pt>
                <c:pt idx="727">
                  <c:v>53.788360241060452</c:v>
                </c:pt>
                <c:pt idx="728">
                  <c:v>52.19963337560948</c:v>
                </c:pt>
                <c:pt idx="729">
                  <c:v>49.908043137915087</c:v>
                </c:pt>
                <c:pt idx="730">
                  <c:v>46.96900242280153</c:v>
                </c:pt>
                <c:pt idx="731">
                  <c:v>45.909365475296916</c:v>
                </c:pt>
                <c:pt idx="732">
                  <c:v>47.177176482394984</c:v>
                </c:pt>
                <c:pt idx="733">
                  <c:v>49.922350324996849</c:v>
                </c:pt>
                <c:pt idx="734">
                  <c:v>52.357571477850279</c:v>
                </c:pt>
                <c:pt idx="735">
                  <c:v>54.53984882881398</c:v>
                </c:pt>
                <c:pt idx="736">
                  <c:v>56.174585361561</c:v>
                </c:pt>
                <c:pt idx="737">
                  <c:v>57.49946021608082</c:v>
                </c:pt>
                <c:pt idx="738">
                  <c:v>59.202470853495306</c:v>
                </c:pt>
                <c:pt idx="739">
                  <c:v>61.245781620048135</c:v>
                </c:pt>
                <c:pt idx="740">
                  <c:v>62.445403705142972</c:v>
                </c:pt>
                <c:pt idx="741">
                  <c:v>63.167772193355667</c:v>
                </c:pt>
                <c:pt idx="742">
                  <c:v>63.22187697077544</c:v>
                </c:pt>
                <c:pt idx="743">
                  <c:v>62.368613501093122</c:v>
                </c:pt>
                <c:pt idx="744">
                  <c:v>53.688176005098413</c:v>
                </c:pt>
                <c:pt idx="745">
                  <c:v>37.166845664967184</c:v>
                </c:pt>
                <c:pt idx="746">
                  <c:v>22.338225007728717</c:v>
                </c:pt>
                <c:pt idx="747">
                  <c:v>11.271403806907736</c:v>
                </c:pt>
                <c:pt idx="748">
                  <c:v>13.806228119979643</c:v>
                </c:pt>
                <c:pt idx="749">
                  <c:v>10.096289992472409</c:v>
                </c:pt>
                <c:pt idx="750">
                  <c:v>10.74203087572617</c:v>
                </c:pt>
                <c:pt idx="751">
                  <c:v>7.8449434412806029</c:v>
                </c:pt>
                <c:pt idx="752">
                  <c:v>3.6565374745946864</c:v>
                </c:pt>
                <c:pt idx="753">
                  <c:v>1.6272340566374852</c:v>
                </c:pt>
                <c:pt idx="754">
                  <c:v>-2.4809293199673212</c:v>
                </c:pt>
                <c:pt idx="755">
                  <c:v>-5.3485850863798952</c:v>
                </c:pt>
                <c:pt idx="756">
                  <c:v>-7.2923051288103116</c:v>
                </c:pt>
                <c:pt idx="757">
                  <c:v>-8.8407554185967321</c:v>
                </c:pt>
                <c:pt idx="758">
                  <c:v>-9.8036560901367942</c:v>
                </c:pt>
                <c:pt idx="759">
                  <c:v>-10.459715355885249</c:v>
                </c:pt>
                <c:pt idx="760">
                  <c:v>-11.773588810667627</c:v>
                </c:pt>
                <c:pt idx="761">
                  <c:v>-13.273456902526039</c:v>
                </c:pt>
                <c:pt idx="762">
                  <c:v>-15.612013807038496</c:v>
                </c:pt>
                <c:pt idx="763">
                  <c:v>-16.957213250568504</c:v>
                </c:pt>
                <c:pt idx="764">
                  <c:v>-18.237314688221847</c:v>
                </c:pt>
                <c:pt idx="765">
                  <c:v>-18.552257019688973</c:v>
                </c:pt>
                <c:pt idx="766">
                  <c:v>-18.672478264928987</c:v>
                </c:pt>
                <c:pt idx="767">
                  <c:v>-17.89145431918384</c:v>
                </c:pt>
                <c:pt idx="768">
                  <c:v>-16.920668828691383</c:v>
                </c:pt>
                <c:pt idx="769">
                  <c:v>-16.914827343452099</c:v>
                </c:pt>
                <c:pt idx="770">
                  <c:v>-17.999165674720842</c:v>
                </c:pt>
                <c:pt idx="771">
                  <c:v>-19.154691981498541</c:v>
                </c:pt>
                <c:pt idx="772">
                  <c:v>-19.767150582186499</c:v>
                </c:pt>
                <c:pt idx="773">
                  <c:v>-19.311412742919867</c:v>
                </c:pt>
                <c:pt idx="774">
                  <c:v>-18.79122664772482</c:v>
                </c:pt>
                <c:pt idx="775">
                  <c:v>-17.900701354890845</c:v>
                </c:pt>
                <c:pt idx="776">
                  <c:v>-16.683684667922716</c:v>
                </c:pt>
                <c:pt idx="777">
                  <c:v>-16.125507179886128</c:v>
                </c:pt>
                <c:pt idx="778">
                  <c:v>-17.450456675629507</c:v>
                </c:pt>
                <c:pt idx="779">
                  <c:v>-17.075690644302536</c:v>
                </c:pt>
                <c:pt idx="780">
                  <c:v>-15.839008734184368</c:v>
                </c:pt>
                <c:pt idx="781">
                  <c:v>-13.727604049782235</c:v>
                </c:pt>
                <c:pt idx="782">
                  <c:v>-10.188961797366732</c:v>
                </c:pt>
                <c:pt idx="783">
                  <c:v>-4.2448611144059347</c:v>
                </c:pt>
                <c:pt idx="784">
                  <c:v>2.3126645110754835</c:v>
                </c:pt>
                <c:pt idx="785">
                  <c:v>11.030902919804639</c:v>
                </c:pt>
                <c:pt idx="786">
                  <c:v>20.594251345322025</c:v>
                </c:pt>
                <c:pt idx="787">
                  <c:v>34.759787275966367</c:v>
                </c:pt>
                <c:pt idx="788">
                  <c:v>51.870265746697513</c:v>
                </c:pt>
                <c:pt idx="789">
                  <c:v>60.704775350521238</c:v>
                </c:pt>
                <c:pt idx="790">
                  <c:v>59.616424063240828</c:v>
                </c:pt>
                <c:pt idx="791">
                  <c:v>58.617299006586471</c:v>
                </c:pt>
                <c:pt idx="792">
                  <c:v>58.769254165518255</c:v>
                </c:pt>
                <c:pt idx="793">
                  <c:v>57.430989807369826</c:v>
                </c:pt>
                <c:pt idx="794">
                  <c:v>56.062143561592755</c:v>
                </c:pt>
                <c:pt idx="795">
                  <c:v>54.079645031627003</c:v>
                </c:pt>
                <c:pt idx="796">
                  <c:v>52.658255461363844</c:v>
                </c:pt>
                <c:pt idx="797">
                  <c:v>53.201445762087367</c:v>
                </c:pt>
                <c:pt idx="798">
                  <c:v>53.373960521405571</c:v>
                </c:pt>
                <c:pt idx="799">
                  <c:v>52.974151125628723</c:v>
                </c:pt>
                <c:pt idx="800">
                  <c:v>53.057437152510573</c:v>
                </c:pt>
                <c:pt idx="801">
                  <c:v>53.606640049583426</c:v>
                </c:pt>
                <c:pt idx="802">
                  <c:v>53.37981254916803</c:v>
                </c:pt>
                <c:pt idx="803">
                  <c:v>53.814654223977541</c:v>
                </c:pt>
                <c:pt idx="804">
                  <c:v>54.113699672106016</c:v>
                </c:pt>
                <c:pt idx="805">
                  <c:v>53.675417676024672</c:v>
                </c:pt>
                <c:pt idx="806">
                  <c:v>52.381759971265652</c:v>
                </c:pt>
                <c:pt idx="807">
                  <c:v>50.20297705098131</c:v>
                </c:pt>
                <c:pt idx="808">
                  <c:v>46.480452451613012</c:v>
                </c:pt>
                <c:pt idx="809">
                  <c:v>42.546251863975911</c:v>
                </c:pt>
                <c:pt idx="810">
                  <c:v>39.340395768260287</c:v>
                </c:pt>
                <c:pt idx="811">
                  <c:v>39.727235090442448</c:v>
                </c:pt>
                <c:pt idx="812">
                  <c:v>39.604422671148818</c:v>
                </c:pt>
                <c:pt idx="813">
                  <c:v>42.986274575815081</c:v>
                </c:pt>
                <c:pt idx="814">
                  <c:v>45.75728693585657</c:v>
                </c:pt>
                <c:pt idx="815">
                  <c:v>50.893111124270725</c:v>
                </c:pt>
                <c:pt idx="816">
                  <c:v>53.694441641341342</c:v>
                </c:pt>
                <c:pt idx="817">
                  <c:v>53.942387833270963</c:v>
                </c:pt>
                <c:pt idx="818">
                  <c:v>52.21302213288417</c:v>
                </c:pt>
                <c:pt idx="819">
                  <c:v>48.885530076920126</c:v>
                </c:pt>
                <c:pt idx="820">
                  <c:v>46.714523719780033</c:v>
                </c:pt>
                <c:pt idx="821">
                  <c:v>45.135328890213643</c:v>
                </c:pt>
                <c:pt idx="822">
                  <c:v>44.32124174411566</c:v>
                </c:pt>
                <c:pt idx="823">
                  <c:v>46.69921897186039</c:v>
                </c:pt>
                <c:pt idx="824">
                  <c:v>50.917010973751303</c:v>
                </c:pt>
                <c:pt idx="825">
                  <c:v>55.567635525366896</c:v>
                </c:pt>
                <c:pt idx="826">
                  <c:v>60.313160450766269</c:v>
                </c:pt>
                <c:pt idx="827">
                  <c:v>63.744096701315193</c:v>
                </c:pt>
                <c:pt idx="828">
                  <c:v>65.801640677404407</c:v>
                </c:pt>
                <c:pt idx="829">
                  <c:v>65.769238180955895</c:v>
                </c:pt>
                <c:pt idx="830">
                  <c:v>64.278410747832851</c:v>
                </c:pt>
                <c:pt idx="831">
                  <c:v>64.483306459389595</c:v>
                </c:pt>
                <c:pt idx="832">
                  <c:v>64.874937301742364</c:v>
                </c:pt>
                <c:pt idx="833">
                  <c:v>65.370114174462373</c:v>
                </c:pt>
                <c:pt idx="834">
                  <c:v>64.695639222594963</c:v>
                </c:pt>
                <c:pt idx="835">
                  <c:v>60.727098218484301</c:v>
                </c:pt>
                <c:pt idx="836">
                  <c:v>52.291510946269099</c:v>
                </c:pt>
                <c:pt idx="837">
                  <c:v>35.90223529046137</c:v>
                </c:pt>
                <c:pt idx="838">
                  <c:v>20.966910014462567</c:v>
                </c:pt>
                <c:pt idx="839">
                  <c:v>13.602346289831269</c:v>
                </c:pt>
                <c:pt idx="840">
                  <c:v>9.0110837891117672</c:v>
                </c:pt>
                <c:pt idx="841">
                  <c:v>7.5537535670309968</c:v>
                </c:pt>
                <c:pt idx="842">
                  <c:v>7.6521699944194426</c:v>
                </c:pt>
                <c:pt idx="843">
                  <c:v>8.9437383211271033</c:v>
                </c:pt>
                <c:pt idx="844">
                  <c:v>7.8427946413691654</c:v>
                </c:pt>
                <c:pt idx="845">
                  <c:v>6.0217097194661395</c:v>
                </c:pt>
                <c:pt idx="846">
                  <c:v>3.5454324033255884</c:v>
                </c:pt>
                <c:pt idx="847">
                  <c:v>1.9659434288904354</c:v>
                </c:pt>
                <c:pt idx="848">
                  <c:v>-0.34742207163211408</c:v>
                </c:pt>
                <c:pt idx="849">
                  <c:v>-3.569545676003584</c:v>
                </c:pt>
                <c:pt idx="850">
                  <c:v>-7.4967504348453353</c:v>
                </c:pt>
                <c:pt idx="851">
                  <c:v>-10.302354591385532</c:v>
                </c:pt>
                <c:pt idx="852">
                  <c:v>-11.457510234739161</c:v>
                </c:pt>
                <c:pt idx="853">
                  <c:v>-10.511027746883975</c:v>
                </c:pt>
                <c:pt idx="854">
                  <c:v>-10.202167162202715</c:v>
                </c:pt>
                <c:pt idx="855">
                  <c:v>-10.114127514824053</c:v>
                </c:pt>
                <c:pt idx="856">
                  <c:v>-10.789593073586865</c:v>
                </c:pt>
                <c:pt idx="857">
                  <c:v>-11.700091376069173</c:v>
                </c:pt>
                <c:pt idx="858">
                  <c:v>-12.18714424853237</c:v>
                </c:pt>
                <c:pt idx="859">
                  <c:v>-12.006835439699156</c:v>
                </c:pt>
                <c:pt idx="860">
                  <c:v>-10.964380584979851</c:v>
                </c:pt>
                <c:pt idx="861">
                  <c:v>-9.862987403047546</c:v>
                </c:pt>
                <c:pt idx="862">
                  <c:v>-9.4565277880422993</c:v>
                </c:pt>
                <c:pt idx="863">
                  <c:v>-9.7877932694499954</c:v>
                </c:pt>
                <c:pt idx="864">
                  <c:v>-10.947936775640134</c:v>
                </c:pt>
                <c:pt idx="865">
                  <c:v>-10.910733344449572</c:v>
                </c:pt>
                <c:pt idx="866">
                  <c:v>-10.368821687552797</c:v>
                </c:pt>
                <c:pt idx="867">
                  <c:v>-10.39953804126519</c:v>
                </c:pt>
                <c:pt idx="868">
                  <c:v>-11.503920351241915</c:v>
                </c:pt>
                <c:pt idx="869">
                  <c:v>-14.201143600571077</c:v>
                </c:pt>
                <c:pt idx="870">
                  <c:v>-15.38144473608379</c:v>
                </c:pt>
                <c:pt idx="871">
                  <c:v>-15.472508379778024</c:v>
                </c:pt>
                <c:pt idx="872">
                  <c:v>-16.211867699110552</c:v>
                </c:pt>
                <c:pt idx="873">
                  <c:v>-14.40372411085634</c:v>
                </c:pt>
                <c:pt idx="874">
                  <c:v>-4.0554921195238487</c:v>
                </c:pt>
                <c:pt idx="875">
                  <c:v>5.3882532613194165</c:v>
                </c:pt>
                <c:pt idx="876">
                  <c:v>18.994361188394755</c:v>
                </c:pt>
                <c:pt idx="877">
                  <c:v>30.533838591080858</c:v>
                </c:pt>
                <c:pt idx="878">
                  <c:v>29.431939681317075</c:v>
                </c:pt>
                <c:pt idx="879">
                  <c:v>29.254105671729739</c:v>
                </c:pt>
                <c:pt idx="880">
                  <c:v>32.938486393166357</c:v>
                </c:pt>
                <c:pt idx="881">
                  <c:v>43.270336111221987</c:v>
                </c:pt>
                <c:pt idx="882">
                  <c:v>50.277711656242928</c:v>
                </c:pt>
                <c:pt idx="883">
                  <c:v>55.356526291474118</c:v>
                </c:pt>
                <c:pt idx="884">
                  <c:v>56.238248625614958</c:v>
                </c:pt>
                <c:pt idx="885">
                  <c:v>54.149305004523548</c:v>
                </c:pt>
                <c:pt idx="886">
                  <c:v>51.580140473166345</c:v>
                </c:pt>
                <c:pt idx="887">
                  <c:v>50.514455994969516</c:v>
                </c:pt>
                <c:pt idx="888">
                  <c:v>49.262698887717185</c:v>
                </c:pt>
                <c:pt idx="889">
                  <c:v>48.357332707160573</c:v>
                </c:pt>
                <c:pt idx="890">
                  <c:v>49.137451635235948</c:v>
                </c:pt>
                <c:pt idx="891">
                  <c:v>50.551860938534418</c:v>
                </c:pt>
                <c:pt idx="892">
                  <c:v>52.150460271268713</c:v>
                </c:pt>
                <c:pt idx="893">
                  <c:v>52.11311940973021</c:v>
                </c:pt>
                <c:pt idx="894">
                  <c:v>50.42511257409452</c:v>
                </c:pt>
                <c:pt idx="895">
                  <c:v>49.688741785407537</c:v>
                </c:pt>
                <c:pt idx="896">
                  <c:v>50.111543715801808</c:v>
                </c:pt>
                <c:pt idx="897">
                  <c:v>51.381597259600241</c:v>
                </c:pt>
                <c:pt idx="898">
                  <c:v>52.209701587723629</c:v>
                </c:pt>
                <c:pt idx="899">
                  <c:v>52.77290472858828</c:v>
                </c:pt>
                <c:pt idx="900">
                  <c:v>52.093744204569319</c:v>
                </c:pt>
                <c:pt idx="901">
                  <c:v>49.958861209482755</c:v>
                </c:pt>
                <c:pt idx="902">
                  <c:v>47.879034186865916</c:v>
                </c:pt>
                <c:pt idx="903">
                  <c:v>45.263801326294441</c:v>
                </c:pt>
                <c:pt idx="904">
                  <c:v>42.852546601247283</c:v>
                </c:pt>
                <c:pt idx="905">
                  <c:v>41.158911662550736</c:v>
                </c:pt>
                <c:pt idx="906">
                  <c:v>40.317058876217587</c:v>
                </c:pt>
                <c:pt idx="907">
                  <c:v>40.64983483641393</c:v>
                </c:pt>
                <c:pt idx="908">
                  <c:v>41.712127510830548</c:v>
                </c:pt>
                <c:pt idx="909">
                  <c:v>43.128489212741776</c:v>
                </c:pt>
                <c:pt idx="910">
                  <c:v>46.167800923656166</c:v>
                </c:pt>
                <c:pt idx="911">
                  <c:v>50.331419631543021</c:v>
                </c:pt>
                <c:pt idx="912">
                  <c:v>53.902324456330405</c:v>
                </c:pt>
                <c:pt idx="913">
                  <c:v>55.103928421780182</c:v>
                </c:pt>
                <c:pt idx="914">
                  <c:v>53.325589926809734</c:v>
                </c:pt>
                <c:pt idx="915">
                  <c:v>50.580178053655011</c:v>
                </c:pt>
                <c:pt idx="916">
                  <c:v>47.189128287395299</c:v>
                </c:pt>
                <c:pt idx="917">
                  <c:v>42.816160957547062</c:v>
                </c:pt>
                <c:pt idx="918">
                  <c:v>40.218826540406354</c:v>
                </c:pt>
                <c:pt idx="919">
                  <c:v>39.999965269614911</c:v>
                </c:pt>
                <c:pt idx="920">
                  <c:v>41.405067244570752</c:v>
                </c:pt>
                <c:pt idx="921">
                  <c:v>44.318393296332658</c:v>
                </c:pt>
                <c:pt idx="922">
                  <c:v>47.662780834825419</c:v>
                </c:pt>
                <c:pt idx="923">
                  <c:v>49.894510517099029</c:v>
                </c:pt>
                <c:pt idx="924">
                  <c:v>51.910563509910332</c:v>
                </c:pt>
                <c:pt idx="925">
                  <c:v>53.083136082529705</c:v>
                </c:pt>
                <c:pt idx="926">
                  <c:v>54.123694356525945</c:v>
                </c:pt>
                <c:pt idx="927">
                  <c:v>55.017834358878837</c:v>
                </c:pt>
                <c:pt idx="928">
                  <c:v>54.316721326935678</c:v>
                </c:pt>
                <c:pt idx="929">
                  <c:v>46.488015472815263</c:v>
                </c:pt>
                <c:pt idx="930">
                  <c:v>37.173254117848238</c:v>
                </c:pt>
                <c:pt idx="931">
                  <c:v>29.319841055134521</c:v>
                </c:pt>
                <c:pt idx="932">
                  <c:v>29.771074068432174</c:v>
                </c:pt>
                <c:pt idx="933">
                  <c:v>37.618046990959215</c:v>
                </c:pt>
                <c:pt idx="934">
                  <c:v>42.881586680502572</c:v>
                </c:pt>
                <c:pt idx="935">
                  <c:v>34.448555903414061</c:v>
                </c:pt>
                <c:pt idx="936">
                  <c:v>18.861447798298929</c:v>
                </c:pt>
                <c:pt idx="937">
                  <c:v>8.9659994837775034</c:v>
                </c:pt>
                <c:pt idx="938">
                  <c:v>6.7931773415038856</c:v>
                </c:pt>
                <c:pt idx="939">
                  <c:v>11.705227796431991</c:v>
                </c:pt>
                <c:pt idx="940">
                  <c:v>16.276890918295472</c:v>
                </c:pt>
                <c:pt idx="941">
                  <c:v>16.211893283782004</c:v>
                </c:pt>
                <c:pt idx="942">
                  <c:v>11.384116120179145</c:v>
                </c:pt>
                <c:pt idx="943">
                  <c:v>2.7086970379040269</c:v>
                </c:pt>
                <c:pt idx="944">
                  <c:v>-4.3045648765119298</c:v>
                </c:pt>
                <c:pt idx="945">
                  <c:v>-8.2946953082555837</c:v>
                </c:pt>
                <c:pt idx="946">
                  <c:v>-8.7197323892971834</c:v>
                </c:pt>
                <c:pt idx="947">
                  <c:v>-7.4760650579522752</c:v>
                </c:pt>
                <c:pt idx="948">
                  <c:v>-6.1071563822476493</c:v>
                </c:pt>
                <c:pt idx="949">
                  <c:v>-6.0262348668185002</c:v>
                </c:pt>
                <c:pt idx="950">
                  <c:v>-7.4256967472972226</c:v>
                </c:pt>
                <c:pt idx="951">
                  <c:v>-9.4383433723847077</c:v>
                </c:pt>
                <c:pt idx="952">
                  <c:v>-12.46041300597402</c:v>
                </c:pt>
                <c:pt idx="953">
                  <c:v>-14.616507794168511</c:v>
                </c:pt>
                <c:pt idx="954">
                  <c:v>-16.063875307756913</c:v>
                </c:pt>
                <c:pt idx="955">
                  <c:v>-16.16375647951525</c:v>
                </c:pt>
                <c:pt idx="956">
                  <c:v>-14.311422993558356</c:v>
                </c:pt>
                <c:pt idx="957">
                  <c:v>-12.281372555882442</c:v>
                </c:pt>
                <c:pt idx="958">
                  <c:v>-11.798895120329354</c:v>
                </c:pt>
                <c:pt idx="959">
                  <c:v>-10.817269397452678</c:v>
                </c:pt>
                <c:pt idx="960">
                  <c:v>-11.691617382343507</c:v>
                </c:pt>
                <c:pt idx="961">
                  <c:v>-12.118632045143654</c:v>
                </c:pt>
                <c:pt idx="962">
                  <c:v>-13.312534609706491</c:v>
                </c:pt>
                <c:pt idx="963">
                  <c:v>-15.202713278831528</c:v>
                </c:pt>
                <c:pt idx="964">
                  <c:v>-14.923304577828933</c:v>
                </c:pt>
                <c:pt idx="965">
                  <c:v>-14.836079006459435</c:v>
                </c:pt>
                <c:pt idx="966">
                  <c:v>-13.202168238418293</c:v>
                </c:pt>
                <c:pt idx="967">
                  <c:v>-12.260530045892583</c:v>
                </c:pt>
                <c:pt idx="968">
                  <c:v>-12.129586074750433</c:v>
                </c:pt>
                <c:pt idx="969">
                  <c:v>-12.334126876247593</c:v>
                </c:pt>
                <c:pt idx="970">
                  <c:v>-14.067542739068706</c:v>
                </c:pt>
                <c:pt idx="971">
                  <c:v>-15.555196143648642</c:v>
                </c:pt>
                <c:pt idx="972">
                  <c:v>-15.31769147470334</c:v>
                </c:pt>
                <c:pt idx="973">
                  <c:v>-14.927063491078735</c:v>
                </c:pt>
                <c:pt idx="974">
                  <c:v>-12.717287882570256</c:v>
                </c:pt>
                <c:pt idx="975">
                  <c:v>0.54204563960655316</c:v>
                </c:pt>
                <c:pt idx="976">
                  <c:v>18.370271707678643</c:v>
                </c:pt>
                <c:pt idx="977">
                  <c:v>38.675635530897097</c:v>
                </c:pt>
                <c:pt idx="978">
                  <c:v>54.160554768514004</c:v>
                </c:pt>
                <c:pt idx="979">
                  <c:v>56.962743192313177</c:v>
                </c:pt>
                <c:pt idx="980">
                  <c:v>47.540584175673594</c:v>
                </c:pt>
                <c:pt idx="981">
                  <c:v>40.521100397482215</c:v>
                </c:pt>
                <c:pt idx="982">
                  <c:v>37.204062124082071</c:v>
                </c:pt>
                <c:pt idx="983">
                  <c:v>38.964777731202901</c:v>
                </c:pt>
                <c:pt idx="984">
                  <c:v>44.197206927280632</c:v>
                </c:pt>
                <c:pt idx="985">
                  <c:v>46.449114441033103</c:v>
                </c:pt>
                <c:pt idx="986">
                  <c:v>46.010843391988409</c:v>
                </c:pt>
                <c:pt idx="987">
                  <c:v>44.360428485632049</c:v>
                </c:pt>
                <c:pt idx="988">
                  <c:v>39.282961507945842</c:v>
                </c:pt>
                <c:pt idx="989">
                  <c:v>37.14378875043554</c:v>
                </c:pt>
                <c:pt idx="990">
                  <c:v>37.111565130244259</c:v>
                </c:pt>
                <c:pt idx="991">
                  <c:v>36.356717036486408</c:v>
                </c:pt>
                <c:pt idx="992">
                  <c:v>37.652356526786704</c:v>
                </c:pt>
                <c:pt idx="993">
                  <c:v>40.533336619093262</c:v>
                </c:pt>
                <c:pt idx="994">
                  <c:v>43.032642899810924</c:v>
                </c:pt>
                <c:pt idx="995">
                  <c:v>45.832246338528769</c:v>
                </c:pt>
                <c:pt idx="996">
                  <c:v>47.643896036518413</c:v>
                </c:pt>
                <c:pt idx="997">
                  <c:v>47.916868741267542</c:v>
                </c:pt>
              </c:numCache>
            </c:numRef>
          </c:val>
          <c:smooth val="0"/>
          <c:extLst>
            <c:ext xmlns:c16="http://schemas.microsoft.com/office/drawing/2014/chart" uri="{C3380CC4-5D6E-409C-BE32-E72D297353CC}">
              <c16:uniqueId val="{00000001-DC83-4756-B0E1-280E9104D733}"/>
            </c:ext>
          </c:extLst>
        </c:ser>
        <c:ser>
          <c:idx val="2"/>
          <c:order val="2"/>
          <c:tx>
            <c:strRef>
              <c:f>accelerometer!$M$1</c:f>
              <c:strCache>
                <c:ptCount val="1"/>
                <c:pt idx="0">
                  <c:v>Accel_Z</c:v>
                </c:pt>
              </c:strCache>
            </c:strRef>
          </c:tx>
          <c:spPr>
            <a:ln w="28575" cap="rnd">
              <a:solidFill>
                <a:schemeClr val="accent3"/>
              </a:solidFill>
              <a:round/>
            </a:ln>
            <a:effectLst/>
          </c:spPr>
          <c:marker>
            <c:symbol val="none"/>
          </c:marker>
          <c:val>
            <c:numRef>
              <c:f>accelerometer!$M$2:$M$999</c:f>
              <c:numCache>
                <c:formatCode>General</c:formatCode>
                <c:ptCount val="998"/>
                <c:pt idx="0">
                  <c:v>60.805756178602415</c:v>
                </c:pt>
                <c:pt idx="1">
                  <c:v>59.746022518268418</c:v>
                </c:pt>
                <c:pt idx="2">
                  <c:v>57.608113981882397</c:v>
                </c:pt>
                <c:pt idx="3">
                  <c:v>56.093653791820721</c:v>
                </c:pt>
                <c:pt idx="4">
                  <c:v>56.393638244757227</c:v>
                </c:pt>
                <c:pt idx="5">
                  <c:v>58.51736495819133</c:v>
                </c:pt>
                <c:pt idx="6">
                  <c:v>60.737515448884174</c:v>
                </c:pt>
                <c:pt idx="7">
                  <c:v>62.060908326171969</c:v>
                </c:pt>
                <c:pt idx="8">
                  <c:v>63.551398522836607</c:v>
                </c:pt>
                <c:pt idx="9">
                  <c:v>65.448208144744882</c:v>
                </c:pt>
                <c:pt idx="10">
                  <c:v>60.503701976947312</c:v>
                </c:pt>
                <c:pt idx="11">
                  <c:v>48.701275936108011</c:v>
                </c:pt>
                <c:pt idx="12">
                  <c:v>35.955074828327966</c:v>
                </c:pt>
                <c:pt idx="13">
                  <c:v>20.714520394469606</c:v>
                </c:pt>
                <c:pt idx="14">
                  <c:v>7.9750079381936789</c:v>
                </c:pt>
                <c:pt idx="15">
                  <c:v>10.956932223999646</c:v>
                </c:pt>
                <c:pt idx="16">
                  <c:v>6.1327865086241253</c:v>
                </c:pt>
                <c:pt idx="17">
                  <c:v>-2.6865743561494058</c:v>
                </c:pt>
                <c:pt idx="18">
                  <c:v>-11.924650904856829</c:v>
                </c:pt>
                <c:pt idx="19">
                  <c:v>-20.161935808773734</c:v>
                </c:pt>
                <c:pt idx="20">
                  <c:v>-27.78457906303894</c:v>
                </c:pt>
                <c:pt idx="21">
                  <c:v>-33.270939559112634</c:v>
                </c:pt>
                <c:pt idx="22">
                  <c:v>-35.196461052915424</c:v>
                </c:pt>
                <c:pt idx="23">
                  <c:v>-32.760904045141963</c:v>
                </c:pt>
                <c:pt idx="24">
                  <c:v>-30.251508761334566</c:v>
                </c:pt>
                <c:pt idx="25">
                  <c:v>-26.736516543852797</c:v>
                </c:pt>
                <c:pt idx="26">
                  <c:v>-22.605823279048611</c:v>
                </c:pt>
                <c:pt idx="27">
                  <c:v>-22.398657299255415</c:v>
                </c:pt>
                <c:pt idx="28">
                  <c:v>-23.792120002406058</c:v>
                </c:pt>
                <c:pt idx="29">
                  <c:v>-27.086655483190832</c:v>
                </c:pt>
                <c:pt idx="30">
                  <c:v>-30.268727453349403</c:v>
                </c:pt>
                <c:pt idx="31">
                  <c:v>-34.228604484870829</c:v>
                </c:pt>
                <c:pt idx="32">
                  <c:v>-38.30103938357864</c:v>
                </c:pt>
                <c:pt idx="33">
                  <c:v>-41.462187528212624</c:v>
                </c:pt>
                <c:pt idx="34">
                  <c:v>-43.722657038952008</c:v>
                </c:pt>
                <c:pt idx="35">
                  <c:v>-44.956496637657466</c:v>
                </c:pt>
                <c:pt idx="36">
                  <c:v>-44.979842600433628</c:v>
                </c:pt>
                <c:pt idx="37">
                  <c:v>-44.879258137027307</c:v>
                </c:pt>
                <c:pt idx="38">
                  <c:v>-44.349033103559933</c:v>
                </c:pt>
                <c:pt idx="39">
                  <c:v>-43.264441734797707</c:v>
                </c:pt>
                <c:pt idx="40">
                  <c:v>-41.753510464870779</c:v>
                </c:pt>
                <c:pt idx="41">
                  <c:v>-40.112690432930911</c:v>
                </c:pt>
                <c:pt idx="42">
                  <c:v>-38.542730187350358</c:v>
                </c:pt>
                <c:pt idx="43">
                  <c:v>-37.408004981962812</c:v>
                </c:pt>
                <c:pt idx="44">
                  <c:v>-36.344390254768825</c:v>
                </c:pt>
                <c:pt idx="45">
                  <c:v>-35.419447205063527</c:v>
                </c:pt>
                <c:pt idx="46">
                  <c:v>-37.03592805574204</c:v>
                </c:pt>
                <c:pt idx="47">
                  <c:v>-39.218990491498445</c:v>
                </c:pt>
                <c:pt idx="48">
                  <c:v>-41.243281321063137</c:v>
                </c:pt>
                <c:pt idx="49">
                  <c:v>-42.473293852053025</c:v>
                </c:pt>
                <c:pt idx="50">
                  <c:v>-43.166505619655403</c:v>
                </c:pt>
                <c:pt idx="51">
                  <c:v>-42.590713025665401</c:v>
                </c:pt>
                <c:pt idx="52">
                  <c:v>-41.094842073480748</c:v>
                </c:pt>
                <c:pt idx="53">
                  <c:v>-44.020869577372956</c:v>
                </c:pt>
                <c:pt idx="54">
                  <c:v>-42.538604230239287</c:v>
                </c:pt>
                <c:pt idx="55">
                  <c:v>-41.09416628216011</c:v>
                </c:pt>
                <c:pt idx="56">
                  <c:v>-37.750759427762745</c:v>
                </c:pt>
                <c:pt idx="57">
                  <c:v>-33.533417526689135</c:v>
                </c:pt>
                <c:pt idx="58">
                  <c:v>-28.526613102933297</c:v>
                </c:pt>
                <c:pt idx="59">
                  <c:v>-23.277202815207584</c:v>
                </c:pt>
                <c:pt idx="60">
                  <c:v>-17.005778526166321</c:v>
                </c:pt>
                <c:pt idx="61">
                  <c:v>-9.6556241286615023</c:v>
                </c:pt>
                <c:pt idx="62">
                  <c:v>-2.3054597367018452</c:v>
                </c:pt>
                <c:pt idx="63">
                  <c:v>7.9017028938162035</c:v>
                </c:pt>
                <c:pt idx="64">
                  <c:v>22.552811778392009</c:v>
                </c:pt>
                <c:pt idx="65">
                  <c:v>36.271147231774393</c:v>
                </c:pt>
                <c:pt idx="66">
                  <c:v>39.382527983278713</c:v>
                </c:pt>
                <c:pt idx="67">
                  <c:v>48.690731738593016</c:v>
                </c:pt>
                <c:pt idx="68">
                  <c:v>61.119948323784364</c:v>
                </c:pt>
                <c:pt idx="69">
                  <c:v>66.22646173010061</c:v>
                </c:pt>
                <c:pt idx="70">
                  <c:v>73.646966367392722</c:v>
                </c:pt>
                <c:pt idx="71">
                  <c:v>81.170712584952611</c:v>
                </c:pt>
                <c:pt idx="72">
                  <c:v>83.656353801453193</c:v>
                </c:pt>
                <c:pt idx="73">
                  <c:v>82.251514833810148</c:v>
                </c:pt>
                <c:pt idx="74">
                  <c:v>79.443338488544043</c:v>
                </c:pt>
                <c:pt idx="75">
                  <c:v>77.332189777520554</c:v>
                </c:pt>
                <c:pt idx="76">
                  <c:v>75.856959739688421</c:v>
                </c:pt>
                <c:pt idx="77">
                  <c:v>74.758964893113145</c:v>
                </c:pt>
                <c:pt idx="78">
                  <c:v>73.64385699670774</c:v>
                </c:pt>
                <c:pt idx="79">
                  <c:v>74.716682923211593</c:v>
                </c:pt>
                <c:pt idx="80">
                  <c:v>72.907486490990408</c:v>
                </c:pt>
                <c:pt idx="81">
                  <c:v>72.869619747868953</c:v>
                </c:pt>
                <c:pt idx="82">
                  <c:v>73.269049374189393</c:v>
                </c:pt>
                <c:pt idx="83">
                  <c:v>73.014983527579091</c:v>
                </c:pt>
                <c:pt idx="84">
                  <c:v>73.081024025062419</c:v>
                </c:pt>
                <c:pt idx="85">
                  <c:v>72.89701441751447</c:v>
                </c:pt>
                <c:pt idx="86">
                  <c:v>72.560240680486189</c:v>
                </c:pt>
                <c:pt idx="87">
                  <c:v>71.954566390540336</c:v>
                </c:pt>
                <c:pt idx="88">
                  <c:v>71.503898371820782</c:v>
                </c:pt>
                <c:pt idx="89">
                  <c:v>69.86898719796379</c:v>
                </c:pt>
                <c:pt idx="90">
                  <c:v>69.241126548083585</c:v>
                </c:pt>
                <c:pt idx="91">
                  <c:v>67.105491753698047</c:v>
                </c:pt>
                <c:pt idx="92">
                  <c:v>66.613061667508219</c:v>
                </c:pt>
                <c:pt idx="93">
                  <c:v>66.438553039739801</c:v>
                </c:pt>
                <c:pt idx="94">
                  <c:v>67.912384280149482</c:v>
                </c:pt>
                <c:pt idx="95">
                  <c:v>67.17036007971636</c:v>
                </c:pt>
                <c:pt idx="96">
                  <c:v>68.249019630876731</c:v>
                </c:pt>
                <c:pt idx="97">
                  <c:v>68.520554549728317</c:v>
                </c:pt>
                <c:pt idx="98">
                  <c:v>68.364513234321393</c:v>
                </c:pt>
                <c:pt idx="99">
                  <c:v>68.595724147417073</c:v>
                </c:pt>
                <c:pt idx="100">
                  <c:v>67.541355770847559</c:v>
                </c:pt>
                <c:pt idx="101">
                  <c:v>64.767648822543194</c:v>
                </c:pt>
                <c:pt idx="102">
                  <c:v>61.658093010170539</c:v>
                </c:pt>
                <c:pt idx="103">
                  <c:v>58.134037360489053</c:v>
                </c:pt>
                <c:pt idx="104">
                  <c:v>56.84750719450448</c:v>
                </c:pt>
                <c:pt idx="105">
                  <c:v>54.821555831427581</c:v>
                </c:pt>
                <c:pt idx="106">
                  <c:v>52.301973966139094</c:v>
                </c:pt>
                <c:pt idx="107">
                  <c:v>46.640529398586047</c:v>
                </c:pt>
                <c:pt idx="108">
                  <c:v>33.335524459761331</c:v>
                </c:pt>
                <c:pt idx="109">
                  <c:v>9.1714287638568255</c:v>
                </c:pt>
                <c:pt idx="110">
                  <c:v>-23.329922478989459</c:v>
                </c:pt>
                <c:pt idx="111">
                  <c:v>-41.670848713299712</c:v>
                </c:pt>
                <c:pt idx="112">
                  <c:v>-48.40620302172492</c:v>
                </c:pt>
                <c:pt idx="113">
                  <c:v>-46.402332800061068</c:v>
                </c:pt>
                <c:pt idx="114">
                  <c:v>-42.115226312385445</c:v>
                </c:pt>
                <c:pt idx="115">
                  <c:v>-38.860337804447354</c:v>
                </c:pt>
                <c:pt idx="116">
                  <c:v>-38.047605411426311</c:v>
                </c:pt>
                <c:pt idx="117">
                  <c:v>-47.699587458072806</c:v>
                </c:pt>
                <c:pt idx="118">
                  <c:v>-53.740234388090457</c:v>
                </c:pt>
                <c:pt idx="119">
                  <c:v>-56.056205521771382</c:v>
                </c:pt>
                <c:pt idx="120">
                  <c:v>-57.540395679326174</c:v>
                </c:pt>
                <c:pt idx="121">
                  <c:v>-56.449698089823158</c:v>
                </c:pt>
                <c:pt idx="122">
                  <c:v>-54.969045926048146</c:v>
                </c:pt>
                <c:pt idx="123">
                  <c:v>-52.206836476032031</c:v>
                </c:pt>
                <c:pt idx="124">
                  <c:v>-49.035602599055196</c:v>
                </c:pt>
                <c:pt idx="125">
                  <c:v>-47.942440215985492</c:v>
                </c:pt>
                <c:pt idx="126">
                  <c:v>-51.007426002013808</c:v>
                </c:pt>
                <c:pt idx="127">
                  <c:v>-52.222483641777359</c:v>
                </c:pt>
                <c:pt idx="128">
                  <c:v>-52.839077286428484</c:v>
                </c:pt>
                <c:pt idx="129">
                  <c:v>-52.488690276903483</c:v>
                </c:pt>
                <c:pt idx="130">
                  <c:v>-51.418435434243214</c:v>
                </c:pt>
                <c:pt idx="131">
                  <c:v>-50.159177221651504</c:v>
                </c:pt>
                <c:pt idx="132">
                  <c:v>-48.775785364211828</c:v>
                </c:pt>
                <c:pt idx="133">
                  <c:v>-50.934871710652708</c:v>
                </c:pt>
                <c:pt idx="134">
                  <c:v>-53.503822364114093</c:v>
                </c:pt>
                <c:pt idx="135">
                  <c:v>-55.178772247972439</c:v>
                </c:pt>
                <c:pt idx="136">
                  <c:v>-55.916819635171557</c:v>
                </c:pt>
                <c:pt idx="137">
                  <c:v>-54.418782917860099</c:v>
                </c:pt>
                <c:pt idx="138">
                  <c:v>-52.504921120989657</c:v>
                </c:pt>
                <c:pt idx="139">
                  <c:v>-49.503701480278018</c:v>
                </c:pt>
                <c:pt idx="140">
                  <c:v>-47.025300916571481</c:v>
                </c:pt>
                <c:pt idx="141">
                  <c:v>-46.105443774977587</c:v>
                </c:pt>
                <c:pt idx="142">
                  <c:v>-46.351524663159466</c:v>
                </c:pt>
                <c:pt idx="143">
                  <c:v>-47.736612772727888</c:v>
                </c:pt>
                <c:pt idx="144">
                  <c:v>-48.930699117618474</c:v>
                </c:pt>
                <c:pt idx="145">
                  <c:v>-49.250235137377814</c:v>
                </c:pt>
                <c:pt idx="146">
                  <c:v>-49.167818396195166</c:v>
                </c:pt>
                <c:pt idx="147">
                  <c:v>-48.944365864466292</c:v>
                </c:pt>
                <c:pt idx="148">
                  <c:v>-46.620574135478968</c:v>
                </c:pt>
                <c:pt idx="149">
                  <c:v>-42.006083366411509</c:v>
                </c:pt>
                <c:pt idx="150">
                  <c:v>-37.832948952005331</c:v>
                </c:pt>
                <c:pt idx="151">
                  <c:v>-35.258865728419543</c:v>
                </c:pt>
                <c:pt idx="152">
                  <c:v>-34.683007183580763</c:v>
                </c:pt>
                <c:pt idx="153">
                  <c:v>-34.372531331580063</c:v>
                </c:pt>
                <c:pt idx="154">
                  <c:v>-33.639434056031519</c:v>
                </c:pt>
                <c:pt idx="155">
                  <c:v>-30.048211023817046</c:v>
                </c:pt>
                <c:pt idx="156">
                  <c:v>-24.183662858171409</c:v>
                </c:pt>
                <c:pt idx="157">
                  <c:v>-15.82229657284921</c:v>
                </c:pt>
                <c:pt idx="158">
                  <c:v>-5.3168184682150574</c:v>
                </c:pt>
                <c:pt idx="159">
                  <c:v>6.6312500859629857</c:v>
                </c:pt>
                <c:pt idx="160">
                  <c:v>17.06824796285602</c:v>
                </c:pt>
                <c:pt idx="161">
                  <c:v>30.228922076875513</c:v>
                </c:pt>
                <c:pt idx="162">
                  <c:v>40.355247791787868</c:v>
                </c:pt>
                <c:pt idx="163">
                  <c:v>42.599464468467666</c:v>
                </c:pt>
                <c:pt idx="164">
                  <c:v>44.701337662316597</c:v>
                </c:pt>
                <c:pt idx="165">
                  <c:v>45.714833595080762</c:v>
                </c:pt>
                <c:pt idx="166">
                  <c:v>49.33899906419569</c:v>
                </c:pt>
                <c:pt idx="167">
                  <c:v>57.308932189985484</c:v>
                </c:pt>
                <c:pt idx="168">
                  <c:v>64.396372777499934</c:v>
                </c:pt>
                <c:pt idx="169">
                  <c:v>70.94762494177661</c:v>
                </c:pt>
                <c:pt idx="170">
                  <c:v>71.693646272934174</c:v>
                </c:pt>
                <c:pt idx="171">
                  <c:v>68.370950819952768</c:v>
                </c:pt>
                <c:pt idx="172">
                  <c:v>65.343195825719476</c:v>
                </c:pt>
                <c:pt idx="173">
                  <c:v>65.932512652476817</c:v>
                </c:pt>
                <c:pt idx="174">
                  <c:v>70.126277571297109</c:v>
                </c:pt>
                <c:pt idx="175">
                  <c:v>76.139315279396229</c:v>
                </c:pt>
                <c:pt idx="176">
                  <c:v>81.865493855334549</c:v>
                </c:pt>
                <c:pt idx="177">
                  <c:v>84.464721225591802</c:v>
                </c:pt>
                <c:pt idx="178">
                  <c:v>82.926965269960576</c:v>
                </c:pt>
                <c:pt idx="179">
                  <c:v>80.038663425979422</c:v>
                </c:pt>
                <c:pt idx="180">
                  <c:v>77.531814951683174</c:v>
                </c:pt>
                <c:pt idx="181">
                  <c:v>76.853851412957937</c:v>
                </c:pt>
                <c:pt idx="182">
                  <c:v>76.285442665621986</c:v>
                </c:pt>
                <c:pt idx="183">
                  <c:v>76.795513308684491</c:v>
                </c:pt>
                <c:pt idx="184">
                  <c:v>78.009518580403636</c:v>
                </c:pt>
                <c:pt idx="185">
                  <c:v>78.508271809381156</c:v>
                </c:pt>
                <c:pt idx="186">
                  <c:v>77.800948449324778</c:v>
                </c:pt>
                <c:pt idx="187">
                  <c:v>76.289700168270059</c:v>
                </c:pt>
                <c:pt idx="188">
                  <c:v>74.594705556835549</c:v>
                </c:pt>
                <c:pt idx="189">
                  <c:v>73.088385189486601</c:v>
                </c:pt>
                <c:pt idx="190">
                  <c:v>71.804198845891193</c:v>
                </c:pt>
                <c:pt idx="191">
                  <c:v>70.729165150263782</c:v>
                </c:pt>
                <c:pt idx="192">
                  <c:v>70.14505077906712</c:v>
                </c:pt>
                <c:pt idx="193">
                  <c:v>71.3741351981203</c:v>
                </c:pt>
                <c:pt idx="194">
                  <c:v>67.655504638483649</c:v>
                </c:pt>
                <c:pt idx="195">
                  <c:v>67.341257186269857</c:v>
                </c:pt>
                <c:pt idx="196">
                  <c:v>64.856890144883081</c:v>
                </c:pt>
                <c:pt idx="197">
                  <c:v>63.646032681410972</c:v>
                </c:pt>
                <c:pt idx="198">
                  <c:v>61.530875796016346</c:v>
                </c:pt>
                <c:pt idx="199">
                  <c:v>61.055725065333824</c:v>
                </c:pt>
                <c:pt idx="200">
                  <c:v>61.881516205542866</c:v>
                </c:pt>
                <c:pt idx="201">
                  <c:v>61.349555243869602</c:v>
                </c:pt>
                <c:pt idx="202">
                  <c:v>57.0223136749619</c:v>
                </c:pt>
                <c:pt idx="203">
                  <c:v>53.102319061260026</c:v>
                </c:pt>
                <c:pt idx="204">
                  <c:v>49.555111920050791</c:v>
                </c:pt>
                <c:pt idx="205">
                  <c:v>50.925814758075717</c:v>
                </c:pt>
                <c:pt idx="206">
                  <c:v>55.068037310113745</c:v>
                </c:pt>
                <c:pt idx="207">
                  <c:v>59.201254866970046</c:v>
                </c:pt>
                <c:pt idx="208">
                  <c:v>57.177323463266347</c:v>
                </c:pt>
                <c:pt idx="209">
                  <c:v>39.099295805059249</c:v>
                </c:pt>
                <c:pt idx="210">
                  <c:v>20.497108846563741</c:v>
                </c:pt>
                <c:pt idx="211">
                  <c:v>1.2416772564351402</c:v>
                </c:pt>
                <c:pt idx="212">
                  <c:v>-13.92573432201524</c:v>
                </c:pt>
                <c:pt idx="213">
                  <c:v>-24.439766534527102</c:v>
                </c:pt>
                <c:pt idx="214">
                  <c:v>-25.640559796031148</c:v>
                </c:pt>
                <c:pt idx="215">
                  <c:v>-30.66537345810108</c:v>
                </c:pt>
                <c:pt idx="216">
                  <c:v>-33.321076721733689</c:v>
                </c:pt>
                <c:pt idx="217">
                  <c:v>-34.914260601152932</c:v>
                </c:pt>
                <c:pt idx="218">
                  <c:v>-32.511102824501798</c:v>
                </c:pt>
                <c:pt idx="219">
                  <c:v>-37.660371612113067</c:v>
                </c:pt>
                <c:pt idx="220">
                  <c:v>-41.632368300293194</c:v>
                </c:pt>
                <c:pt idx="221">
                  <c:v>-47.158505451501327</c:v>
                </c:pt>
                <c:pt idx="222">
                  <c:v>-53.051364713958669</c:v>
                </c:pt>
                <c:pt idx="223">
                  <c:v>-55.843783414908003</c:v>
                </c:pt>
                <c:pt idx="224">
                  <c:v>-56.231716176044287</c:v>
                </c:pt>
                <c:pt idx="225">
                  <c:v>-55.803013401079774</c:v>
                </c:pt>
                <c:pt idx="226">
                  <c:v>-53.940609136039726</c:v>
                </c:pt>
                <c:pt idx="227">
                  <c:v>-51.545986357626496</c:v>
                </c:pt>
                <c:pt idx="228">
                  <c:v>-49.909924912880953</c:v>
                </c:pt>
                <c:pt idx="229">
                  <c:v>-49.393552170980179</c:v>
                </c:pt>
                <c:pt idx="230">
                  <c:v>-46.58804075572116</c:v>
                </c:pt>
                <c:pt idx="231">
                  <c:v>-48.369478127708859</c:v>
                </c:pt>
                <c:pt idx="232">
                  <c:v>-51.275334928399879</c:v>
                </c:pt>
                <c:pt idx="233">
                  <c:v>-53.352840078778556</c:v>
                </c:pt>
                <c:pt idx="234">
                  <c:v>-54.732263722285111</c:v>
                </c:pt>
                <c:pt idx="235">
                  <c:v>-55.531936133333559</c:v>
                </c:pt>
                <c:pt idx="236">
                  <c:v>-54.84292117634169</c:v>
                </c:pt>
                <c:pt idx="237">
                  <c:v>-52.641542673684242</c:v>
                </c:pt>
                <c:pt idx="238">
                  <c:v>-49.876440505034381</c:v>
                </c:pt>
                <c:pt idx="239">
                  <c:v>-47.815629625725016</c:v>
                </c:pt>
                <c:pt idx="240">
                  <c:v>-45.872958360099858</c:v>
                </c:pt>
                <c:pt idx="241">
                  <c:v>-44.453310606937464</c:v>
                </c:pt>
                <c:pt idx="242">
                  <c:v>-43.970895457175317</c:v>
                </c:pt>
                <c:pt idx="243">
                  <c:v>-45.117900671497345</c:v>
                </c:pt>
                <c:pt idx="244">
                  <c:v>-45.886494973612002</c:v>
                </c:pt>
                <c:pt idx="245">
                  <c:v>-46.712796999490756</c:v>
                </c:pt>
                <c:pt idx="246">
                  <c:v>-46.881710284073513</c:v>
                </c:pt>
                <c:pt idx="247">
                  <c:v>-47.042059769456507</c:v>
                </c:pt>
                <c:pt idx="248">
                  <c:v>-46.802132211408626</c:v>
                </c:pt>
                <c:pt idx="249">
                  <c:v>-45.858087145716866</c:v>
                </c:pt>
                <c:pt idx="250">
                  <c:v>-44.774905331892725</c:v>
                </c:pt>
                <c:pt idx="251">
                  <c:v>-42.358870131184965</c:v>
                </c:pt>
                <c:pt idx="252">
                  <c:v>-38.705741578332827</c:v>
                </c:pt>
                <c:pt idx="253">
                  <c:v>-35.734915639851366</c:v>
                </c:pt>
                <c:pt idx="254">
                  <c:v>-32.090550493981368</c:v>
                </c:pt>
                <c:pt idx="255">
                  <c:v>-27.281317430857545</c:v>
                </c:pt>
                <c:pt idx="256">
                  <c:v>-21.224128172625274</c:v>
                </c:pt>
                <c:pt idx="257">
                  <c:v>-13.267478978937984</c:v>
                </c:pt>
                <c:pt idx="258">
                  <c:v>-5.5735251239588637</c:v>
                </c:pt>
                <c:pt idx="259">
                  <c:v>3.0137226281350271</c:v>
                </c:pt>
                <c:pt idx="260">
                  <c:v>9.8905636873513156</c:v>
                </c:pt>
                <c:pt idx="261">
                  <c:v>21.668725687006862</c:v>
                </c:pt>
                <c:pt idx="262">
                  <c:v>34.437198827642113</c:v>
                </c:pt>
                <c:pt idx="263">
                  <c:v>43.776305342369348</c:v>
                </c:pt>
                <c:pt idx="264">
                  <c:v>55.645248306791657</c:v>
                </c:pt>
                <c:pt idx="265">
                  <c:v>68.706760029016635</c:v>
                </c:pt>
                <c:pt idx="266">
                  <c:v>78.765622959783414</c:v>
                </c:pt>
                <c:pt idx="267">
                  <c:v>83.398876140750488</c:v>
                </c:pt>
                <c:pt idx="268">
                  <c:v>76.279877298248536</c:v>
                </c:pt>
                <c:pt idx="269">
                  <c:v>69.612757294820824</c:v>
                </c:pt>
                <c:pt idx="270">
                  <c:v>71.659913350208129</c:v>
                </c:pt>
                <c:pt idx="271">
                  <c:v>77.556511850074017</c:v>
                </c:pt>
                <c:pt idx="272">
                  <c:v>80.568158704696742</c:v>
                </c:pt>
                <c:pt idx="273">
                  <c:v>77.601043979002611</c:v>
                </c:pt>
                <c:pt idx="274">
                  <c:v>72.945869849220472</c:v>
                </c:pt>
                <c:pt idx="275">
                  <c:v>69.135903410961404</c:v>
                </c:pt>
                <c:pt idx="276">
                  <c:v>67.830077139161347</c:v>
                </c:pt>
                <c:pt idx="277">
                  <c:v>67.944348731173775</c:v>
                </c:pt>
                <c:pt idx="278">
                  <c:v>70.573126922523855</c:v>
                </c:pt>
                <c:pt idx="279">
                  <c:v>71.656411467217012</c:v>
                </c:pt>
                <c:pt idx="280">
                  <c:v>71.881773435099618</c:v>
                </c:pt>
                <c:pt idx="281">
                  <c:v>71.763474433811965</c:v>
                </c:pt>
                <c:pt idx="282">
                  <c:v>71.117712603354292</c:v>
                </c:pt>
                <c:pt idx="283">
                  <c:v>69.928613125574628</c:v>
                </c:pt>
                <c:pt idx="284">
                  <c:v>69.524220381861284</c:v>
                </c:pt>
                <c:pt idx="285">
                  <c:v>69.717435314440351</c:v>
                </c:pt>
                <c:pt idx="286">
                  <c:v>69.77073796291954</c:v>
                </c:pt>
                <c:pt idx="287">
                  <c:v>69.176018105818855</c:v>
                </c:pt>
                <c:pt idx="288">
                  <c:v>69.486640207233989</c:v>
                </c:pt>
                <c:pt idx="289">
                  <c:v>70.058396079022273</c:v>
                </c:pt>
                <c:pt idx="290">
                  <c:v>69.761618871306212</c:v>
                </c:pt>
                <c:pt idx="291">
                  <c:v>69.767338114392246</c:v>
                </c:pt>
                <c:pt idx="292">
                  <c:v>68.963639127749744</c:v>
                </c:pt>
                <c:pt idx="293">
                  <c:v>68.380431561500671</c:v>
                </c:pt>
                <c:pt idx="294">
                  <c:v>69.529863886894418</c:v>
                </c:pt>
                <c:pt idx="295">
                  <c:v>68.246964249760708</c:v>
                </c:pt>
                <c:pt idx="296">
                  <c:v>68.647680337397034</c:v>
                </c:pt>
                <c:pt idx="297">
                  <c:v>67.333234991269379</c:v>
                </c:pt>
                <c:pt idx="298">
                  <c:v>67.007312414358083</c:v>
                </c:pt>
                <c:pt idx="299">
                  <c:v>65.912972464331119</c:v>
                </c:pt>
                <c:pt idx="300">
                  <c:v>66.529030381775158</c:v>
                </c:pt>
                <c:pt idx="301">
                  <c:v>67.554314869673732</c:v>
                </c:pt>
                <c:pt idx="302">
                  <c:v>69.598658536166965</c:v>
                </c:pt>
                <c:pt idx="303">
                  <c:v>71.005830725561154</c:v>
                </c:pt>
                <c:pt idx="304">
                  <c:v>64.48565068369507</c:v>
                </c:pt>
                <c:pt idx="305">
                  <c:v>33.216123790265506</c:v>
                </c:pt>
                <c:pt idx="306">
                  <c:v>19.739754137501926</c:v>
                </c:pt>
                <c:pt idx="307">
                  <c:v>31.206312170887511</c:v>
                </c:pt>
                <c:pt idx="308">
                  <c:v>39.195309348835139</c:v>
                </c:pt>
                <c:pt idx="309">
                  <c:v>35.179577738851975</c:v>
                </c:pt>
                <c:pt idx="310">
                  <c:v>11.264452409025214</c:v>
                </c:pt>
                <c:pt idx="311">
                  <c:v>-29.238226555809351</c:v>
                </c:pt>
                <c:pt idx="312">
                  <c:v>-51.31165935017647</c:v>
                </c:pt>
                <c:pt idx="313">
                  <c:v>-62.37343986735101</c:v>
                </c:pt>
                <c:pt idx="314">
                  <c:v>-66.001509387223791</c:v>
                </c:pt>
                <c:pt idx="315">
                  <c:v>-70.150150458180903</c:v>
                </c:pt>
                <c:pt idx="316">
                  <c:v>-73.384884778298925</c:v>
                </c:pt>
                <c:pt idx="317">
                  <c:v>-71.568648036544019</c:v>
                </c:pt>
                <c:pt idx="318">
                  <c:v>-71.552443952662983</c:v>
                </c:pt>
                <c:pt idx="319">
                  <c:v>-71.039237768216367</c:v>
                </c:pt>
                <c:pt idx="320">
                  <c:v>-70.502664241242272</c:v>
                </c:pt>
                <c:pt idx="321">
                  <c:v>-72.423516250302697</c:v>
                </c:pt>
                <c:pt idx="322">
                  <c:v>-75.406740581112274</c:v>
                </c:pt>
                <c:pt idx="323">
                  <c:v>-77.166462267622165</c:v>
                </c:pt>
                <c:pt idx="324">
                  <c:v>-79.832573608957148</c:v>
                </c:pt>
                <c:pt idx="325">
                  <c:v>-81.192299673873208</c:v>
                </c:pt>
                <c:pt idx="326">
                  <c:v>-81.546847888277213</c:v>
                </c:pt>
                <c:pt idx="327">
                  <c:v>-80.409544422966974</c:v>
                </c:pt>
                <c:pt idx="328">
                  <c:v>-79.515356313296579</c:v>
                </c:pt>
                <c:pt idx="329">
                  <c:v>-77.290321993897024</c:v>
                </c:pt>
                <c:pt idx="330">
                  <c:v>-76.02849736961268</c:v>
                </c:pt>
                <c:pt idx="331">
                  <c:v>-75.032564542567258</c:v>
                </c:pt>
                <c:pt idx="332">
                  <c:v>-74.912477065585989</c:v>
                </c:pt>
                <c:pt idx="333">
                  <c:v>-74.830801608816785</c:v>
                </c:pt>
                <c:pt idx="334">
                  <c:v>-74.603963786554587</c:v>
                </c:pt>
                <c:pt idx="335">
                  <c:v>-71.311894126414643</c:v>
                </c:pt>
                <c:pt idx="336">
                  <c:v>-71.103491698064815</c:v>
                </c:pt>
                <c:pt idx="337">
                  <c:v>-69.707250764190448</c:v>
                </c:pt>
                <c:pt idx="338">
                  <c:v>-68.71556385257368</c:v>
                </c:pt>
                <c:pt idx="339">
                  <c:v>-68.299102987912079</c:v>
                </c:pt>
                <c:pt idx="340">
                  <c:v>-66.802232772201094</c:v>
                </c:pt>
                <c:pt idx="341">
                  <c:v>-65.748631414479746</c:v>
                </c:pt>
                <c:pt idx="342">
                  <c:v>-64.992201794099813</c:v>
                </c:pt>
                <c:pt idx="343">
                  <c:v>-65.057482692551147</c:v>
                </c:pt>
                <c:pt idx="344">
                  <c:v>-64.580844282177338</c:v>
                </c:pt>
                <c:pt idx="345">
                  <c:v>-65.292362593737892</c:v>
                </c:pt>
                <c:pt idx="346">
                  <c:v>-63.565802003755579</c:v>
                </c:pt>
                <c:pt idx="347">
                  <c:v>-60.306761291844786</c:v>
                </c:pt>
                <c:pt idx="348">
                  <c:v>-57.980842141142453</c:v>
                </c:pt>
                <c:pt idx="349">
                  <c:v>-55.452447667990683</c:v>
                </c:pt>
                <c:pt idx="350">
                  <c:v>-53.158653775573832</c:v>
                </c:pt>
                <c:pt idx="351">
                  <c:v>-51.111342319201555</c:v>
                </c:pt>
                <c:pt idx="352">
                  <c:v>-48.079087488381951</c:v>
                </c:pt>
                <c:pt idx="353">
                  <c:v>-44.905144994017441</c:v>
                </c:pt>
                <c:pt idx="354">
                  <c:v>-40.808320338786778</c:v>
                </c:pt>
                <c:pt idx="355">
                  <c:v>-34.771630737336899</c:v>
                </c:pt>
                <c:pt idx="356">
                  <c:v>-27.928452225971192</c:v>
                </c:pt>
                <c:pt idx="357">
                  <c:v>-19.827772751138347</c:v>
                </c:pt>
                <c:pt idx="358">
                  <c:v>-10.764205858831152</c:v>
                </c:pt>
                <c:pt idx="359">
                  <c:v>-2.8197176163977948</c:v>
                </c:pt>
                <c:pt idx="360">
                  <c:v>4.1502529005516768</c:v>
                </c:pt>
                <c:pt idx="361">
                  <c:v>16.725913990588406</c:v>
                </c:pt>
                <c:pt idx="362">
                  <c:v>29.744654938400103</c:v>
                </c:pt>
                <c:pt idx="363">
                  <c:v>39.55993910764019</c:v>
                </c:pt>
                <c:pt idx="364">
                  <c:v>44.517138763250571</c:v>
                </c:pt>
                <c:pt idx="365">
                  <c:v>49.648067214093409</c:v>
                </c:pt>
                <c:pt idx="366">
                  <c:v>56.957131939190475</c:v>
                </c:pt>
                <c:pt idx="367">
                  <c:v>66.095113059429508</c:v>
                </c:pt>
                <c:pt idx="368">
                  <c:v>73.455633180912358</c:v>
                </c:pt>
                <c:pt idx="369">
                  <c:v>74.993606281711465</c:v>
                </c:pt>
                <c:pt idx="370">
                  <c:v>74.81225340123666</c:v>
                </c:pt>
                <c:pt idx="371">
                  <c:v>76.422937856052727</c:v>
                </c:pt>
                <c:pt idx="372">
                  <c:v>80.007344866653213</c:v>
                </c:pt>
                <c:pt idx="373">
                  <c:v>84.218626948135466</c:v>
                </c:pt>
                <c:pt idx="374">
                  <c:v>84.083528792131688</c:v>
                </c:pt>
                <c:pt idx="375">
                  <c:v>80.008522619297921</c:v>
                </c:pt>
                <c:pt idx="376">
                  <c:v>74.765210220583711</c:v>
                </c:pt>
                <c:pt idx="377">
                  <c:v>71.409908647340956</c:v>
                </c:pt>
                <c:pt idx="378">
                  <c:v>69.959376559690611</c:v>
                </c:pt>
                <c:pt idx="379">
                  <c:v>70.863625060721972</c:v>
                </c:pt>
                <c:pt idx="380">
                  <c:v>73.665830380966639</c:v>
                </c:pt>
                <c:pt idx="381">
                  <c:v>77.242080984833365</c:v>
                </c:pt>
                <c:pt idx="382">
                  <c:v>78.215716996757422</c:v>
                </c:pt>
                <c:pt idx="383">
                  <c:v>75.88291504355513</c:v>
                </c:pt>
                <c:pt idx="384">
                  <c:v>73.735717779617119</c:v>
                </c:pt>
                <c:pt idx="385">
                  <c:v>73.035891546077124</c:v>
                </c:pt>
                <c:pt idx="386">
                  <c:v>72.727063458735188</c:v>
                </c:pt>
                <c:pt idx="387">
                  <c:v>73.711873864580781</c:v>
                </c:pt>
                <c:pt idx="388">
                  <c:v>71.297534072675759</c:v>
                </c:pt>
                <c:pt idx="389">
                  <c:v>71.273932972441955</c:v>
                </c:pt>
                <c:pt idx="390">
                  <c:v>69.637998480930833</c:v>
                </c:pt>
                <c:pt idx="391">
                  <c:v>69.328726327764443</c:v>
                </c:pt>
                <c:pt idx="392">
                  <c:v>69.368010837826574</c:v>
                </c:pt>
                <c:pt idx="393">
                  <c:v>70.177647930290746</c:v>
                </c:pt>
                <c:pt idx="394">
                  <c:v>66.510605321944965</c:v>
                </c:pt>
                <c:pt idx="395">
                  <c:v>63.183088803224621</c:v>
                </c:pt>
                <c:pt idx="396">
                  <c:v>63.774304072174978</c:v>
                </c:pt>
                <c:pt idx="397">
                  <c:v>66.075650587388452</c:v>
                </c:pt>
                <c:pt idx="398">
                  <c:v>67.843575839090832</c:v>
                </c:pt>
                <c:pt idx="399">
                  <c:v>69.838235558598015</c:v>
                </c:pt>
                <c:pt idx="400">
                  <c:v>72.082334631634112</c:v>
                </c:pt>
                <c:pt idx="401">
                  <c:v>70.650222883127128</c:v>
                </c:pt>
                <c:pt idx="402">
                  <c:v>60.741070401513852</c:v>
                </c:pt>
                <c:pt idx="403">
                  <c:v>46.218330027934044</c:v>
                </c:pt>
                <c:pt idx="404">
                  <c:v>37.717473507935956</c:v>
                </c:pt>
                <c:pt idx="405">
                  <c:v>31.266891559648521</c:v>
                </c:pt>
                <c:pt idx="406">
                  <c:v>32.044350189217397</c:v>
                </c:pt>
                <c:pt idx="407">
                  <c:v>33.695744726497914</c:v>
                </c:pt>
                <c:pt idx="408">
                  <c:v>22.41738503305795</c:v>
                </c:pt>
                <c:pt idx="409">
                  <c:v>-0.20722677200629688</c:v>
                </c:pt>
                <c:pt idx="410">
                  <c:v>-17.863545504395457</c:v>
                </c:pt>
                <c:pt idx="411">
                  <c:v>-25.075764871932289</c:v>
                </c:pt>
                <c:pt idx="412">
                  <c:v>-29.110366862159978</c:v>
                </c:pt>
                <c:pt idx="413">
                  <c:v>-33.264093779731418</c:v>
                </c:pt>
                <c:pt idx="414">
                  <c:v>-37.597205180684696</c:v>
                </c:pt>
                <c:pt idx="415">
                  <c:v>-41.735169449669613</c:v>
                </c:pt>
                <c:pt idx="416">
                  <c:v>-47.563527180212532</c:v>
                </c:pt>
                <c:pt idx="417">
                  <c:v>-49.507240332622075</c:v>
                </c:pt>
                <c:pt idx="418">
                  <c:v>-50.213560210245291</c:v>
                </c:pt>
                <c:pt idx="419">
                  <c:v>-49.580108489763212</c:v>
                </c:pt>
                <c:pt idx="420">
                  <c:v>-46.808707393999249</c:v>
                </c:pt>
                <c:pt idx="421">
                  <c:v>-45.416319535159268</c:v>
                </c:pt>
                <c:pt idx="422">
                  <c:v>-41.706659281120636</c:v>
                </c:pt>
                <c:pt idx="423">
                  <c:v>-43.492636325622513</c:v>
                </c:pt>
                <c:pt idx="424">
                  <c:v>-48.551283761859665</c:v>
                </c:pt>
                <c:pt idx="425">
                  <c:v>-53.296125993914885</c:v>
                </c:pt>
                <c:pt idx="426">
                  <c:v>-56.72856161719055</c:v>
                </c:pt>
                <c:pt idx="427">
                  <c:v>-58.478407438702419</c:v>
                </c:pt>
                <c:pt idx="428">
                  <c:v>-57.986913651162602</c:v>
                </c:pt>
                <c:pt idx="429">
                  <c:v>-57.139954868472138</c:v>
                </c:pt>
                <c:pt idx="430">
                  <c:v>-56.873570707033544</c:v>
                </c:pt>
                <c:pt idx="431">
                  <c:v>-56.8737263706943</c:v>
                </c:pt>
                <c:pt idx="432">
                  <c:v>-57.443930262886418</c:v>
                </c:pt>
                <c:pt idx="433">
                  <c:v>-57.66635757934155</c:v>
                </c:pt>
                <c:pt idx="434">
                  <c:v>-57.210859462131275</c:v>
                </c:pt>
                <c:pt idx="435">
                  <c:v>-56.766644899178246</c:v>
                </c:pt>
                <c:pt idx="436">
                  <c:v>-55.934846045671463</c:v>
                </c:pt>
                <c:pt idx="437">
                  <c:v>-54.138793872534734</c:v>
                </c:pt>
                <c:pt idx="438">
                  <c:v>-52.510463261261009</c:v>
                </c:pt>
                <c:pt idx="439">
                  <c:v>-51.082098267756713</c:v>
                </c:pt>
                <c:pt idx="440">
                  <c:v>-50.650608630518818</c:v>
                </c:pt>
                <c:pt idx="441">
                  <c:v>-51.19960697088873</c:v>
                </c:pt>
                <c:pt idx="442">
                  <c:v>-52.246949621744243</c:v>
                </c:pt>
                <c:pt idx="443">
                  <c:v>-51.931698862500205</c:v>
                </c:pt>
                <c:pt idx="444">
                  <c:v>-50.867780602187338</c:v>
                </c:pt>
                <c:pt idx="445">
                  <c:v>-47.755622661097291</c:v>
                </c:pt>
                <c:pt idx="446">
                  <c:v>-42.747045803016078</c:v>
                </c:pt>
                <c:pt idx="447">
                  <c:v>-33.563029332612125</c:v>
                </c:pt>
                <c:pt idx="448">
                  <c:v>-26.053981039469928</c:v>
                </c:pt>
                <c:pt idx="449">
                  <c:v>-23.189699707684589</c:v>
                </c:pt>
                <c:pt idx="450">
                  <c:v>-24.153196884626066</c:v>
                </c:pt>
                <c:pt idx="451">
                  <c:v>-26.752082933659732</c:v>
                </c:pt>
                <c:pt idx="452">
                  <c:v>-27.163091089630264</c:v>
                </c:pt>
                <c:pt idx="453">
                  <c:v>-25.806849882179911</c:v>
                </c:pt>
                <c:pt idx="454">
                  <c:v>-14.744629883010436</c:v>
                </c:pt>
                <c:pt idx="455">
                  <c:v>4.4178045105469739</c:v>
                </c:pt>
                <c:pt idx="456">
                  <c:v>24.65931255908848</c:v>
                </c:pt>
                <c:pt idx="457">
                  <c:v>45.022918089775686</c:v>
                </c:pt>
                <c:pt idx="458">
                  <c:v>60.116171714115943</c:v>
                </c:pt>
                <c:pt idx="459">
                  <c:v>68.495974522405746</c:v>
                </c:pt>
                <c:pt idx="460">
                  <c:v>75.40292560094197</c:v>
                </c:pt>
                <c:pt idx="461">
                  <c:v>82.726290817305369</c:v>
                </c:pt>
                <c:pt idx="462">
                  <c:v>82.276685676763904</c:v>
                </c:pt>
                <c:pt idx="463">
                  <c:v>80.376105819080166</c:v>
                </c:pt>
                <c:pt idx="464">
                  <c:v>82.631148883622245</c:v>
                </c:pt>
                <c:pt idx="465">
                  <c:v>77.150348669590471</c:v>
                </c:pt>
                <c:pt idx="466">
                  <c:v>75.101759093249839</c:v>
                </c:pt>
                <c:pt idx="467">
                  <c:v>75.601120631860312</c:v>
                </c:pt>
                <c:pt idx="468">
                  <c:v>77.635888405333702</c:v>
                </c:pt>
                <c:pt idx="469">
                  <c:v>79.577620052994959</c:v>
                </c:pt>
                <c:pt idx="470">
                  <c:v>79.637109452161511</c:v>
                </c:pt>
                <c:pt idx="471">
                  <c:v>77.257939238665941</c:v>
                </c:pt>
                <c:pt idx="472">
                  <c:v>75.266368655304262</c:v>
                </c:pt>
                <c:pt idx="473">
                  <c:v>74.817783491041112</c:v>
                </c:pt>
                <c:pt idx="474">
                  <c:v>74.96832784628748</c:v>
                </c:pt>
                <c:pt idx="475">
                  <c:v>75.196917748440001</c:v>
                </c:pt>
                <c:pt idx="476">
                  <c:v>76.076537124521423</c:v>
                </c:pt>
                <c:pt idx="477">
                  <c:v>76.167879699594778</c:v>
                </c:pt>
                <c:pt idx="478">
                  <c:v>75.123107180250287</c:v>
                </c:pt>
                <c:pt idx="479">
                  <c:v>73.845659422542781</c:v>
                </c:pt>
                <c:pt idx="480">
                  <c:v>72.799958525376255</c:v>
                </c:pt>
                <c:pt idx="481">
                  <c:v>72.292925216620048</c:v>
                </c:pt>
                <c:pt idx="482">
                  <c:v>72.880269511366791</c:v>
                </c:pt>
                <c:pt idx="483">
                  <c:v>73.162993822510316</c:v>
                </c:pt>
                <c:pt idx="484">
                  <c:v>72.590442331621006</c:v>
                </c:pt>
                <c:pt idx="485">
                  <c:v>72.30812880480083</c:v>
                </c:pt>
                <c:pt idx="486">
                  <c:v>72.322362786021003</c:v>
                </c:pt>
                <c:pt idx="487">
                  <c:v>72.792759222705044</c:v>
                </c:pt>
                <c:pt idx="488">
                  <c:v>73.130038447786433</c:v>
                </c:pt>
                <c:pt idx="489">
                  <c:v>73.054139089069949</c:v>
                </c:pt>
                <c:pt idx="490">
                  <c:v>73.475497199239143</c:v>
                </c:pt>
                <c:pt idx="491">
                  <c:v>72.267259501578309</c:v>
                </c:pt>
                <c:pt idx="492">
                  <c:v>70.827538242336047</c:v>
                </c:pt>
                <c:pt idx="493">
                  <c:v>69.293781357396867</c:v>
                </c:pt>
                <c:pt idx="494">
                  <c:v>68.995560397831156</c:v>
                </c:pt>
                <c:pt idx="495">
                  <c:v>69.39004182236333</c:v>
                </c:pt>
                <c:pt idx="496">
                  <c:v>70.017650252389416</c:v>
                </c:pt>
                <c:pt idx="497">
                  <c:v>67.906604888441393</c:v>
                </c:pt>
                <c:pt idx="498">
                  <c:v>53.386488047853788</c:v>
                </c:pt>
                <c:pt idx="499">
                  <c:v>23.848123608569534</c:v>
                </c:pt>
                <c:pt idx="500">
                  <c:v>0.53658149240074859</c:v>
                </c:pt>
                <c:pt idx="501">
                  <c:v>-17.353807418228794</c:v>
                </c:pt>
                <c:pt idx="502">
                  <c:v>-25.543159571177338</c:v>
                </c:pt>
                <c:pt idx="503">
                  <c:v>-28.893167316570828</c:v>
                </c:pt>
                <c:pt idx="504">
                  <c:v>-39.273040491665803</c:v>
                </c:pt>
                <c:pt idx="505">
                  <c:v>-39.984020104893581</c:v>
                </c:pt>
                <c:pt idx="506">
                  <c:v>-41.849142241072549</c:v>
                </c:pt>
                <c:pt idx="507">
                  <c:v>-45.573905967128233</c:v>
                </c:pt>
                <c:pt idx="508">
                  <c:v>-46.475435763679087</c:v>
                </c:pt>
                <c:pt idx="509">
                  <c:v>-50.225880392938485</c:v>
                </c:pt>
                <c:pt idx="510">
                  <c:v>-54.846596595186497</c:v>
                </c:pt>
                <c:pt idx="511">
                  <c:v>-55.063757582552931</c:v>
                </c:pt>
                <c:pt idx="512">
                  <c:v>-55.121300817706313</c:v>
                </c:pt>
                <c:pt idx="513">
                  <c:v>-53.485200813680784</c:v>
                </c:pt>
                <c:pt idx="514">
                  <c:v>-51.359622713850023</c:v>
                </c:pt>
                <c:pt idx="515">
                  <c:v>-47.50121203665082</c:v>
                </c:pt>
                <c:pt idx="516">
                  <c:v>-50.63180448030041</c:v>
                </c:pt>
                <c:pt idx="517">
                  <c:v>-54.345903948405805</c:v>
                </c:pt>
                <c:pt idx="518">
                  <c:v>-57.859955559699991</c:v>
                </c:pt>
                <c:pt idx="519">
                  <c:v>-62.812506410768123</c:v>
                </c:pt>
                <c:pt idx="520">
                  <c:v>-59.689180329688192</c:v>
                </c:pt>
                <c:pt idx="521">
                  <c:v>-62.307216955606741</c:v>
                </c:pt>
                <c:pt idx="522">
                  <c:v>-61.220203942951109</c:v>
                </c:pt>
                <c:pt idx="523">
                  <c:v>-60.002968401766488</c:v>
                </c:pt>
                <c:pt idx="524">
                  <c:v>-59.306241501038819</c:v>
                </c:pt>
                <c:pt idx="525">
                  <c:v>-59.322427848155229</c:v>
                </c:pt>
                <c:pt idx="526">
                  <c:v>-59.101758879505738</c:v>
                </c:pt>
                <c:pt idx="527">
                  <c:v>-59.797867095939537</c:v>
                </c:pt>
                <c:pt idx="528">
                  <c:v>-59.914850891738936</c:v>
                </c:pt>
                <c:pt idx="529">
                  <c:v>-59.993687087010677</c:v>
                </c:pt>
                <c:pt idx="530">
                  <c:v>-59.6268854512277</c:v>
                </c:pt>
                <c:pt idx="531">
                  <c:v>-58.652122389600066</c:v>
                </c:pt>
                <c:pt idx="532">
                  <c:v>-56.493761275867058</c:v>
                </c:pt>
                <c:pt idx="533">
                  <c:v>-52.789091046264765</c:v>
                </c:pt>
                <c:pt idx="534">
                  <c:v>-48.662676920397622</c:v>
                </c:pt>
                <c:pt idx="535">
                  <c:v>-47.073997855130131</c:v>
                </c:pt>
                <c:pt idx="536">
                  <c:v>-47.817751279484881</c:v>
                </c:pt>
                <c:pt idx="537">
                  <c:v>-49.816093416826462</c:v>
                </c:pt>
                <c:pt idx="538">
                  <c:v>-49.979706547868965</c:v>
                </c:pt>
                <c:pt idx="539">
                  <c:v>-46.377536629963089</c:v>
                </c:pt>
                <c:pt idx="540">
                  <c:v>-39.175832327542039</c:v>
                </c:pt>
                <c:pt idx="541">
                  <c:v>-29.363355182775052</c:v>
                </c:pt>
                <c:pt idx="542">
                  <c:v>-18.980973358280888</c:v>
                </c:pt>
                <c:pt idx="543">
                  <c:v>-10.5290368169834</c:v>
                </c:pt>
                <c:pt idx="544">
                  <c:v>-2.0596880837734752</c:v>
                </c:pt>
                <c:pt idx="545">
                  <c:v>7.4018154788681443</c:v>
                </c:pt>
                <c:pt idx="546">
                  <c:v>28.562980835548004</c:v>
                </c:pt>
                <c:pt idx="547">
                  <c:v>49.45757961561803</c:v>
                </c:pt>
                <c:pt idx="548">
                  <c:v>63.661349424078225</c:v>
                </c:pt>
                <c:pt idx="549">
                  <c:v>68.299813006420933</c:v>
                </c:pt>
                <c:pt idx="550">
                  <c:v>61.423562699056149</c:v>
                </c:pt>
                <c:pt idx="551">
                  <c:v>56.522422066214233</c:v>
                </c:pt>
                <c:pt idx="552">
                  <c:v>64.887015116354291</c:v>
                </c:pt>
                <c:pt idx="553">
                  <c:v>72.8798103581492</c:v>
                </c:pt>
                <c:pt idx="554">
                  <c:v>76.233537918310404</c:v>
                </c:pt>
                <c:pt idx="555">
                  <c:v>75.885665847739787</c:v>
                </c:pt>
                <c:pt idx="556">
                  <c:v>76.617894917917667</c:v>
                </c:pt>
                <c:pt idx="557">
                  <c:v>76.48729018929491</c:v>
                </c:pt>
                <c:pt idx="558">
                  <c:v>74.575889449894476</c:v>
                </c:pt>
                <c:pt idx="559">
                  <c:v>74.021605268904182</c:v>
                </c:pt>
                <c:pt idx="560">
                  <c:v>74.115380609740413</c:v>
                </c:pt>
                <c:pt idx="561">
                  <c:v>75.33384009165384</c:v>
                </c:pt>
                <c:pt idx="562">
                  <c:v>76.392271369710372</c:v>
                </c:pt>
                <c:pt idx="563">
                  <c:v>76.88124754798632</c:v>
                </c:pt>
                <c:pt idx="564">
                  <c:v>75.431909782039725</c:v>
                </c:pt>
                <c:pt idx="565">
                  <c:v>73.420592240108462</c:v>
                </c:pt>
                <c:pt idx="566">
                  <c:v>71.273297105688982</c:v>
                </c:pt>
                <c:pt idx="567">
                  <c:v>69.25404344097106</c:v>
                </c:pt>
                <c:pt idx="568">
                  <c:v>68.851895664058318</c:v>
                </c:pt>
                <c:pt idx="569">
                  <c:v>69.45221489875091</c:v>
                </c:pt>
                <c:pt idx="570">
                  <c:v>70.979429470094203</c:v>
                </c:pt>
                <c:pt idx="571">
                  <c:v>72.282150815885004</c:v>
                </c:pt>
                <c:pt idx="572">
                  <c:v>72.882459357543411</c:v>
                </c:pt>
                <c:pt idx="573">
                  <c:v>71.854941469091941</c:v>
                </c:pt>
                <c:pt idx="574">
                  <c:v>70.144661993194916</c:v>
                </c:pt>
                <c:pt idx="575">
                  <c:v>68.290937753218628</c:v>
                </c:pt>
                <c:pt idx="576">
                  <c:v>67.181707613655007</c:v>
                </c:pt>
                <c:pt idx="577">
                  <c:v>67.570259761258441</c:v>
                </c:pt>
                <c:pt idx="578">
                  <c:v>68.61643921627288</c:v>
                </c:pt>
                <c:pt idx="579">
                  <c:v>69.22647634574335</c:v>
                </c:pt>
                <c:pt idx="580">
                  <c:v>69.012758166119909</c:v>
                </c:pt>
                <c:pt idx="581">
                  <c:v>68.569286077082921</c:v>
                </c:pt>
                <c:pt idx="582">
                  <c:v>67.982729968052197</c:v>
                </c:pt>
                <c:pt idx="583">
                  <c:v>67.112313629596883</c:v>
                </c:pt>
                <c:pt idx="584">
                  <c:v>65.948187532971886</c:v>
                </c:pt>
                <c:pt idx="585">
                  <c:v>65.048051092284922</c:v>
                </c:pt>
                <c:pt idx="586">
                  <c:v>66.345422209170692</c:v>
                </c:pt>
                <c:pt idx="587">
                  <c:v>66.006627876146979</c:v>
                </c:pt>
                <c:pt idx="588">
                  <c:v>64.083001408971299</c:v>
                </c:pt>
                <c:pt idx="589">
                  <c:v>60.721014490781037</c:v>
                </c:pt>
                <c:pt idx="590">
                  <c:v>56.725213647243002</c:v>
                </c:pt>
                <c:pt idx="591">
                  <c:v>53.619705645526906</c:v>
                </c:pt>
                <c:pt idx="592">
                  <c:v>58.095687903205118</c:v>
                </c:pt>
                <c:pt idx="593">
                  <c:v>67.047556720479548</c:v>
                </c:pt>
                <c:pt idx="594">
                  <c:v>71.30168262494702</c:v>
                </c:pt>
                <c:pt idx="595">
                  <c:v>73.868770818806198</c:v>
                </c:pt>
                <c:pt idx="596">
                  <c:v>47.666358793733309</c:v>
                </c:pt>
                <c:pt idx="597">
                  <c:v>6.9424703498882723</c:v>
                </c:pt>
                <c:pt idx="598">
                  <c:v>-12.958886201189074</c:v>
                </c:pt>
                <c:pt idx="599">
                  <c:v>-26.278613874042307</c:v>
                </c:pt>
                <c:pt idx="600">
                  <c:v>-35.106188743634547</c:v>
                </c:pt>
                <c:pt idx="601">
                  <c:v>-39.879988880335866</c:v>
                </c:pt>
                <c:pt idx="602">
                  <c:v>-44.24615210155644</c:v>
                </c:pt>
                <c:pt idx="603">
                  <c:v>-49.188685471301234</c:v>
                </c:pt>
                <c:pt idx="604">
                  <c:v>-51.222415178823418</c:v>
                </c:pt>
                <c:pt idx="605">
                  <c:v>-51.381426618274972</c:v>
                </c:pt>
                <c:pt idx="606">
                  <c:v>-51.750282029756235</c:v>
                </c:pt>
                <c:pt idx="607">
                  <c:v>-53.102872662210856</c:v>
                </c:pt>
                <c:pt idx="608">
                  <c:v>-53.775743351617159</c:v>
                </c:pt>
                <c:pt idx="609">
                  <c:v>-53.871629614539309</c:v>
                </c:pt>
                <c:pt idx="610">
                  <c:v>-55.317718295244298</c:v>
                </c:pt>
                <c:pt idx="611">
                  <c:v>-55.406326816106542</c:v>
                </c:pt>
                <c:pt idx="612">
                  <c:v>-54.913077961143372</c:v>
                </c:pt>
                <c:pt idx="613">
                  <c:v>-53.611164755842921</c:v>
                </c:pt>
                <c:pt idx="614">
                  <c:v>-52.963872523679782</c:v>
                </c:pt>
                <c:pt idx="615">
                  <c:v>-52.646245456931084</c:v>
                </c:pt>
                <c:pt idx="616">
                  <c:v>-51.708185010389464</c:v>
                </c:pt>
                <c:pt idx="617">
                  <c:v>-51.28020005335442</c:v>
                </c:pt>
                <c:pt idx="618">
                  <c:v>-52.085737617520884</c:v>
                </c:pt>
                <c:pt idx="619">
                  <c:v>-52.685899491419725</c:v>
                </c:pt>
                <c:pt idx="620">
                  <c:v>-53.150274041393025</c:v>
                </c:pt>
                <c:pt idx="621">
                  <c:v>-53.630396179165224</c:v>
                </c:pt>
                <c:pt idx="622">
                  <c:v>-53.458595134085634</c:v>
                </c:pt>
                <c:pt idx="623">
                  <c:v>-53.856632086671738</c:v>
                </c:pt>
                <c:pt idx="624">
                  <c:v>-54.841758938438119</c:v>
                </c:pt>
                <c:pt idx="625">
                  <c:v>-54.97583920888745</c:v>
                </c:pt>
                <c:pt idx="626">
                  <c:v>-54.447294680458128</c:v>
                </c:pt>
                <c:pt idx="627">
                  <c:v>-53.211248007174362</c:v>
                </c:pt>
                <c:pt idx="628">
                  <c:v>-52.028027538137742</c:v>
                </c:pt>
                <c:pt idx="629">
                  <c:v>-52.840606631930228</c:v>
                </c:pt>
                <c:pt idx="630">
                  <c:v>-52.554985425477355</c:v>
                </c:pt>
                <c:pt idx="631">
                  <c:v>-51.564706016795576</c:v>
                </c:pt>
                <c:pt idx="632">
                  <c:v>-51.426716834982692</c:v>
                </c:pt>
                <c:pt idx="633">
                  <c:v>-50.985675615060167</c:v>
                </c:pt>
                <c:pt idx="634">
                  <c:v>-50.791533466287135</c:v>
                </c:pt>
                <c:pt idx="635">
                  <c:v>-49.278844443760484</c:v>
                </c:pt>
                <c:pt idx="636">
                  <c:v>-45.409359977789073</c:v>
                </c:pt>
                <c:pt idx="637">
                  <c:v>-40.122632833414805</c:v>
                </c:pt>
                <c:pt idx="638">
                  <c:v>-33.846849008123911</c:v>
                </c:pt>
                <c:pt idx="639">
                  <c:v>-27.533616390149135</c:v>
                </c:pt>
                <c:pt idx="640">
                  <c:v>-22.473927997261953</c:v>
                </c:pt>
                <c:pt idx="641">
                  <c:v>-17.231168912471677</c:v>
                </c:pt>
                <c:pt idx="642">
                  <c:v>-11.596613748841953</c:v>
                </c:pt>
                <c:pt idx="643">
                  <c:v>-4.3815681417412708</c:v>
                </c:pt>
                <c:pt idx="644">
                  <c:v>5.4940740904170768</c:v>
                </c:pt>
                <c:pt idx="645">
                  <c:v>14.996085598699564</c:v>
                </c:pt>
                <c:pt idx="646">
                  <c:v>21.991421563519427</c:v>
                </c:pt>
                <c:pt idx="647">
                  <c:v>28.389893898388117</c:v>
                </c:pt>
                <c:pt idx="648">
                  <c:v>36.366522809719619</c:v>
                </c:pt>
                <c:pt idx="649">
                  <c:v>46.918545793887155</c:v>
                </c:pt>
                <c:pt idx="650">
                  <c:v>60.128293991022367</c:v>
                </c:pt>
                <c:pt idx="651">
                  <c:v>68.642961635523619</c:v>
                </c:pt>
                <c:pt idx="652">
                  <c:v>71.192109285530918</c:v>
                </c:pt>
                <c:pt idx="653">
                  <c:v>69.852332318888244</c:v>
                </c:pt>
                <c:pt idx="654">
                  <c:v>68.061881238282098</c:v>
                </c:pt>
                <c:pt idx="655">
                  <c:v>69.241414735569009</c:v>
                </c:pt>
                <c:pt idx="656">
                  <c:v>76.249546791627324</c:v>
                </c:pt>
                <c:pt idx="657">
                  <c:v>84.092757763649701</c:v>
                </c:pt>
                <c:pt idx="658">
                  <c:v>82.218828337411551</c:v>
                </c:pt>
                <c:pt idx="659">
                  <c:v>77.42352491411485</c:v>
                </c:pt>
                <c:pt idx="660">
                  <c:v>72.904662139836162</c:v>
                </c:pt>
                <c:pt idx="661">
                  <c:v>71.704254609204497</c:v>
                </c:pt>
                <c:pt idx="662">
                  <c:v>72.038042081926292</c:v>
                </c:pt>
                <c:pt idx="663">
                  <c:v>73.426794716737604</c:v>
                </c:pt>
                <c:pt idx="664">
                  <c:v>73.71205731389378</c:v>
                </c:pt>
                <c:pt idx="665">
                  <c:v>73.990567615913534</c:v>
                </c:pt>
                <c:pt idx="666">
                  <c:v>74.298271999760715</c:v>
                </c:pt>
                <c:pt idx="667">
                  <c:v>74.449107279653347</c:v>
                </c:pt>
                <c:pt idx="668">
                  <c:v>74.042877162784976</c:v>
                </c:pt>
                <c:pt idx="669">
                  <c:v>72.759104228213801</c:v>
                </c:pt>
                <c:pt idx="670">
                  <c:v>72.140197025400369</c:v>
                </c:pt>
                <c:pt idx="671">
                  <c:v>71.354171645203962</c:v>
                </c:pt>
                <c:pt idx="672">
                  <c:v>72.248873389689436</c:v>
                </c:pt>
                <c:pt idx="673">
                  <c:v>72.229196553889935</c:v>
                </c:pt>
                <c:pt idx="674">
                  <c:v>71.933693708865917</c:v>
                </c:pt>
                <c:pt idx="675">
                  <c:v>71.765874996798374</c:v>
                </c:pt>
                <c:pt idx="676">
                  <c:v>70.986440917167783</c:v>
                </c:pt>
                <c:pt idx="677">
                  <c:v>70.223742381083724</c:v>
                </c:pt>
                <c:pt idx="678">
                  <c:v>69.417002615244783</c:v>
                </c:pt>
                <c:pt idx="679">
                  <c:v>68.80775227904472</c:v>
                </c:pt>
                <c:pt idx="680">
                  <c:v>67.511935416807674</c:v>
                </c:pt>
                <c:pt idx="681">
                  <c:v>66.50387614094285</c:v>
                </c:pt>
                <c:pt idx="682">
                  <c:v>64.392748297251075</c:v>
                </c:pt>
                <c:pt idx="683">
                  <c:v>62.582899223865091</c:v>
                </c:pt>
                <c:pt idx="684">
                  <c:v>62.143969671527259</c:v>
                </c:pt>
                <c:pt idx="685">
                  <c:v>62.261787696737102</c:v>
                </c:pt>
                <c:pt idx="686">
                  <c:v>64.510686386651571</c:v>
                </c:pt>
                <c:pt idx="687">
                  <c:v>64.839834810505707</c:v>
                </c:pt>
                <c:pt idx="688">
                  <c:v>63.935121595754161</c:v>
                </c:pt>
                <c:pt idx="689">
                  <c:v>58.705309699414506</c:v>
                </c:pt>
                <c:pt idx="690">
                  <c:v>48.623302305188275</c:v>
                </c:pt>
                <c:pt idx="691">
                  <c:v>37.299390793786912</c:v>
                </c:pt>
                <c:pt idx="692">
                  <c:v>23.026880230696026</c:v>
                </c:pt>
                <c:pt idx="693">
                  <c:v>7.2283150736161321</c:v>
                </c:pt>
                <c:pt idx="694">
                  <c:v>-1.3290216685641816</c:v>
                </c:pt>
                <c:pt idx="695">
                  <c:v>-11.418083698916449</c:v>
                </c:pt>
                <c:pt idx="696">
                  <c:v>-20.179380539657885</c:v>
                </c:pt>
                <c:pt idx="697">
                  <c:v>-22.711184921887675</c:v>
                </c:pt>
                <c:pt idx="698">
                  <c:v>-26.149914283433844</c:v>
                </c:pt>
                <c:pt idx="699">
                  <c:v>-29.305767555350155</c:v>
                </c:pt>
                <c:pt idx="700">
                  <c:v>-30.711591077739183</c:v>
                </c:pt>
                <c:pt idx="701">
                  <c:v>-31.36746042395378</c:v>
                </c:pt>
                <c:pt idx="702">
                  <c:v>-35.171369014277957</c:v>
                </c:pt>
                <c:pt idx="703">
                  <c:v>-38.291841369970264</c:v>
                </c:pt>
                <c:pt idx="704">
                  <c:v>-40.345338334805298</c:v>
                </c:pt>
                <c:pt idx="705">
                  <c:v>-45.08502249463551</c:v>
                </c:pt>
                <c:pt idx="706">
                  <c:v>-46.493541473599102</c:v>
                </c:pt>
                <c:pt idx="707">
                  <c:v>-47.196083970879457</c:v>
                </c:pt>
                <c:pt idx="708">
                  <c:v>-46.446362922164525</c:v>
                </c:pt>
                <c:pt idx="709">
                  <c:v>-45.164335891539174</c:v>
                </c:pt>
                <c:pt idx="710">
                  <c:v>-42.987177788440306</c:v>
                </c:pt>
                <c:pt idx="711">
                  <c:v>-41.523467283539794</c:v>
                </c:pt>
                <c:pt idx="712">
                  <c:v>-40.677903933027572</c:v>
                </c:pt>
                <c:pt idx="713">
                  <c:v>-39.977603864033888</c:v>
                </c:pt>
                <c:pt idx="714">
                  <c:v>-40.863627408462726</c:v>
                </c:pt>
                <c:pt idx="715">
                  <c:v>-43.029851669112389</c:v>
                </c:pt>
                <c:pt idx="716">
                  <c:v>-44.22603902064396</c:v>
                </c:pt>
                <c:pt idx="717">
                  <c:v>-46.031820512973788</c:v>
                </c:pt>
                <c:pt idx="718">
                  <c:v>-47.792388944871455</c:v>
                </c:pt>
                <c:pt idx="719">
                  <c:v>-48.893584408775716</c:v>
                </c:pt>
                <c:pt idx="720">
                  <c:v>-49.436410167791124</c:v>
                </c:pt>
                <c:pt idx="721">
                  <c:v>-49.042152523064715</c:v>
                </c:pt>
                <c:pt idx="722">
                  <c:v>-47.44194143903627</c:v>
                </c:pt>
                <c:pt idx="723">
                  <c:v>-44.030523525667689</c:v>
                </c:pt>
                <c:pt idx="724">
                  <c:v>-40.031334507043347</c:v>
                </c:pt>
                <c:pt idx="725">
                  <c:v>-37.140506131129875</c:v>
                </c:pt>
                <c:pt idx="726">
                  <c:v>-35.329924934806847</c:v>
                </c:pt>
                <c:pt idx="727">
                  <c:v>-36.193629371506567</c:v>
                </c:pt>
                <c:pt idx="728">
                  <c:v>-37.783947964924458</c:v>
                </c:pt>
                <c:pt idx="729">
                  <c:v>-40.091575912706816</c:v>
                </c:pt>
                <c:pt idx="730">
                  <c:v>-42.952288027407583</c:v>
                </c:pt>
                <c:pt idx="731">
                  <c:v>-43.731579312408599</c:v>
                </c:pt>
                <c:pt idx="732">
                  <c:v>-41.64405299591634</c:v>
                </c:pt>
                <c:pt idx="733">
                  <c:v>-37.432580647784569</c:v>
                </c:pt>
                <c:pt idx="734">
                  <c:v>-32.882018354658086</c:v>
                </c:pt>
                <c:pt idx="735">
                  <c:v>-28.558074622204984</c:v>
                </c:pt>
                <c:pt idx="736">
                  <c:v>-25.070965475019474</c:v>
                </c:pt>
                <c:pt idx="737">
                  <c:v>-21.839960988446734</c:v>
                </c:pt>
                <c:pt idx="738">
                  <c:v>-17.972018906624978</c:v>
                </c:pt>
                <c:pt idx="739">
                  <c:v>-12.365080112601184</c:v>
                </c:pt>
                <c:pt idx="740">
                  <c:v>-7.1725279634339776</c:v>
                </c:pt>
                <c:pt idx="741">
                  <c:v>-3.5002326663469119</c:v>
                </c:pt>
                <c:pt idx="742">
                  <c:v>5.7791913498319233E-2</c:v>
                </c:pt>
                <c:pt idx="743">
                  <c:v>3.5928539696030337</c:v>
                </c:pt>
                <c:pt idx="744">
                  <c:v>15.569131014260385</c:v>
                </c:pt>
                <c:pt idx="745">
                  <c:v>31.580985391125829</c:v>
                </c:pt>
                <c:pt idx="746">
                  <c:v>45.699025229779188</c:v>
                </c:pt>
                <c:pt idx="747">
                  <c:v>59.641753572528451</c:v>
                </c:pt>
                <c:pt idx="748">
                  <c:v>66.918138202397486</c:v>
                </c:pt>
                <c:pt idx="749">
                  <c:v>76.247359209141365</c:v>
                </c:pt>
                <c:pt idx="750">
                  <c:v>77.996911791520134</c:v>
                </c:pt>
                <c:pt idx="751">
                  <c:v>79.891095392123248</c:v>
                </c:pt>
                <c:pt idx="752">
                  <c:v>79.687900915869577</c:v>
                </c:pt>
                <c:pt idx="753">
                  <c:v>77.450975275017456</c:v>
                </c:pt>
                <c:pt idx="754">
                  <c:v>77.479724693069741</c:v>
                </c:pt>
                <c:pt idx="755">
                  <c:v>77.895795532374507</c:v>
                </c:pt>
                <c:pt idx="756">
                  <c:v>78.615773509568186</c:v>
                </c:pt>
                <c:pt idx="757">
                  <c:v>78.856505803272071</c:v>
                </c:pt>
                <c:pt idx="758">
                  <c:v>78.726635677502088</c:v>
                </c:pt>
                <c:pt idx="759">
                  <c:v>78.680048357870064</c:v>
                </c:pt>
                <c:pt idx="760">
                  <c:v>77.851552385546</c:v>
                </c:pt>
                <c:pt idx="761">
                  <c:v>76.49149921291658</c:v>
                </c:pt>
                <c:pt idx="762">
                  <c:v>73.967591955994166</c:v>
                </c:pt>
                <c:pt idx="763">
                  <c:v>72.15281892128975</c:v>
                </c:pt>
                <c:pt idx="764">
                  <c:v>70.431885930944659</c:v>
                </c:pt>
                <c:pt idx="765">
                  <c:v>69.737381846494387</c:v>
                </c:pt>
                <c:pt idx="766">
                  <c:v>69.781008019698945</c:v>
                </c:pt>
                <c:pt idx="767">
                  <c:v>70.430662759519208</c:v>
                </c:pt>
                <c:pt idx="768">
                  <c:v>70.761326106721583</c:v>
                </c:pt>
                <c:pt idx="769">
                  <c:v>70.264765046638232</c:v>
                </c:pt>
                <c:pt idx="770">
                  <c:v>68.677334106398376</c:v>
                </c:pt>
                <c:pt idx="771">
                  <c:v>66.984295722070399</c:v>
                </c:pt>
                <c:pt idx="772">
                  <c:v>66.049247876942019</c:v>
                </c:pt>
                <c:pt idx="773">
                  <c:v>65.554127926621135</c:v>
                </c:pt>
                <c:pt idx="774">
                  <c:v>65.417454725306769</c:v>
                </c:pt>
                <c:pt idx="775">
                  <c:v>66.044882383112167</c:v>
                </c:pt>
                <c:pt idx="776">
                  <c:v>65.972433694287432</c:v>
                </c:pt>
                <c:pt idx="777">
                  <c:v>65.337880119761707</c:v>
                </c:pt>
                <c:pt idx="778">
                  <c:v>63.580009988063779</c:v>
                </c:pt>
                <c:pt idx="779">
                  <c:v>64.066492289369862</c:v>
                </c:pt>
                <c:pt idx="780">
                  <c:v>63.838554403057564</c:v>
                </c:pt>
                <c:pt idx="781">
                  <c:v>65.731226674721981</c:v>
                </c:pt>
                <c:pt idx="782">
                  <c:v>66.54298040933142</c:v>
                </c:pt>
                <c:pt idx="783">
                  <c:v>64.887907912791604</c:v>
                </c:pt>
                <c:pt idx="784">
                  <c:v>62.669068975626793</c:v>
                </c:pt>
                <c:pt idx="785">
                  <c:v>57.48903288053998</c:v>
                </c:pt>
                <c:pt idx="786">
                  <c:v>45.618289925657422</c:v>
                </c:pt>
                <c:pt idx="787">
                  <c:v>30.098641618690184</c:v>
                </c:pt>
                <c:pt idx="788">
                  <c:v>8.850450244143051</c:v>
                </c:pt>
                <c:pt idx="789">
                  <c:v>-7.6494975214549896</c:v>
                </c:pt>
                <c:pt idx="790">
                  <c:v>-18.951711898130039</c:v>
                </c:pt>
                <c:pt idx="791">
                  <c:v>-21.299562317537095</c:v>
                </c:pt>
                <c:pt idx="792">
                  <c:v>-23.432479003482126</c:v>
                </c:pt>
                <c:pt idx="793">
                  <c:v>-27.308554874290866</c:v>
                </c:pt>
                <c:pt idx="794">
                  <c:v>-30.562257766761729</c:v>
                </c:pt>
                <c:pt idx="795">
                  <c:v>-34.11846777749988</c:v>
                </c:pt>
                <c:pt idx="796">
                  <c:v>-36.08520768569565</c:v>
                </c:pt>
                <c:pt idx="797">
                  <c:v>-35.620235818300344</c:v>
                </c:pt>
                <c:pt idx="798">
                  <c:v>-35.539820733961939</c:v>
                </c:pt>
                <c:pt idx="799">
                  <c:v>-36.117704133829506</c:v>
                </c:pt>
                <c:pt idx="800">
                  <c:v>-36.016041892381601</c:v>
                </c:pt>
                <c:pt idx="801">
                  <c:v>-35.302910769023114</c:v>
                </c:pt>
                <c:pt idx="802">
                  <c:v>-35.314069739581988</c:v>
                </c:pt>
                <c:pt idx="803">
                  <c:v>-34.730732235120655</c:v>
                </c:pt>
                <c:pt idx="804">
                  <c:v>-34.380649547855064</c:v>
                </c:pt>
                <c:pt idx="805">
                  <c:v>-34.933191206707917</c:v>
                </c:pt>
                <c:pt idx="806">
                  <c:v>-36.513340874007184</c:v>
                </c:pt>
                <c:pt idx="807">
                  <c:v>-39.033538313668053</c:v>
                </c:pt>
                <c:pt idx="808">
                  <c:v>-43.119106210040073</c:v>
                </c:pt>
                <c:pt idx="809">
                  <c:v>-47.28570363470746</c:v>
                </c:pt>
                <c:pt idx="810">
                  <c:v>-50.619974334639444</c:v>
                </c:pt>
                <c:pt idx="811">
                  <c:v>-50.272765555618655</c:v>
                </c:pt>
                <c:pt idx="812">
                  <c:v>-50.383615232024425</c:v>
                </c:pt>
                <c:pt idx="813">
                  <c:v>-46.954868410653276</c:v>
                </c:pt>
                <c:pt idx="814">
                  <c:v>-44.157448039733737</c:v>
                </c:pt>
                <c:pt idx="815">
                  <c:v>-39.016320121457916</c:v>
                </c:pt>
                <c:pt idx="816">
                  <c:v>-36.27267351573542</c:v>
                </c:pt>
                <c:pt idx="817">
                  <c:v>-36.054201052946816</c:v>
                </c:pt>
                <c:pt idx="818">
                  <c:v>-37.776744493948911</c:v>
                </c:pt>
                <c:pt idx="819">
                  <c:v>-41.04744406599859</c:v>
                </c:pt>
                <c:pt idx="820">
                  <c:v>-43.067508463130437</c:v>
                </c:pt>
                <c:pt idx="821">
                  <c:v>-44.447648947779307</c:v>
                </c:pt>
                <c:pt idx="822">
                  <c:v>-45.052668845234443</c:v>
                </c:pt>
                <c:pt idx="823">
                  <c:v>-42.256327493990455</c:v>
                </c:pt>
                <c:pt idx="824">
                  <c:v>-37.402768601529651</c:v>
                </c:pt>
                <c:pt idx="825">
                  <c:v>-31.86929650888105</c:v>
                </c:pt>
                <c:pt idx="826">
                  <c:v>-25.894302443772052</c:v>
                </c:pt>
                <c:pt idx="827">
                  <c:v>-20.66363889832353</c:v>
                </c:pt>
                <c:pt idx="828">
                  <c:v>-15.569773715307418</c:v>
                </c:pt>
                <c:pt idx="829">
                  <c:v>-11.452986852881006</c:v>
                </c:pt>
                <c:pt idx="830">
                  <c:v>-9.1834073934546403</c:v>
                </c:pt>
                <c:pt idx="831">
                  <c:v>-4.8531057330655063</c:v>
                </c:pt>
                <c:pt idx="832">
                  <c:v>0</c:v>
                </c:pt>
                <c:pt idx="833">
                  <c:v>5.9982014608605629</c:v>
                </c:pt>
                <c:pt idx="834">
                  <c:v>11.69913490752449</c:v>
                </c:pt>
                <c:pt idx="835">
                  <c:v>15.817844813277704</c:v>
                </c:pt>
                <c:pt idx="836">
                  <c:v>21.692163018603843</c:v>
                </c:pt>
                <c:pt idx="837">
                  <c:v>35.236621286635788</c:v>
                </c:pt>
                <c:pt idx="838">
                  <c:v>50.943873042076852</c:v>
                </c:pt>
                <c:pt idx="839">
                  <c:v>64.871124999337923</c:v>
                </c:pt>
                <c:pt idx="840">
                  <c:v>75.093514782182012</c:v>
                </c:pt>
                <c:pt idx="841">
                  <c:v>78.894567331949744</c:v>
                </c:pt>
                <c:pt idx="842">
                  <c:v>77.666958611055563</c:v>
                </c:pt>
                <c:pt idx="843">
                  <c:v>74.573531422242951</c:v>
                </c:pt>
                <c:pt idx="844">
                  <c:v>73.779076276441259</c:v>
                </c:pt>
                <c:pt idx="845">
                  <c:v>74.910732351414708</c:v>
                </c:pt>
                <c:pt idx="846">
                  <c:v>75.964686332012931</c:v>
                </c:pt>
                <c:pt idx="847">
                  <c:v>75.568039202522655</c:v>
                </c:pt>
                <c:pt idx="848">
                  <c:v>75.258951005233271</c:v>
                </c:pt>
                <c:pt idx="849">
                  <c:v>75.047052858579804</c:v>
                </c:pt>
                <c:pt idx="850">
                  <c:v>75.578343005191783</c:v>
                </c:pt>
                <c:pt idx="851">
                  <c:v>76.828537785203238</c:v>
                </c:pt>
                <c:pt idx="852">
                  <c:v>78.000556360277997</c:v>
                </c:pt>
                <c:pt idx="853">
                  <c:v>79.485533883380583</c:v>
                </c:pt>
                <c:pt idx="854">
                  <c:v>79.797404262998199</c:v>
                </c:pt>
                <c:pt idx="855">
                  <c:v>79.738814281396074</c:v>
                </c:pt>
                <c:pt idx="856">
                  <c:v>78.546993460961943</c:v>
                </c:pt>
                <c:pt idx="857">
                  <c:v>77.121358663677839</c:v>
                </c:pt>
                <c:pt idx="858">
                  <c:v>75.420495636286077</c:v>
                </c:pt>
                <c:pt idx="859">
                  <c:v>73.184491546187502</c:v>
                </c:pt>
                <c:pt idx="860">
                  <c:v>71.001046777940928</c:v>
                </c:pt>
                <c:pt idx="861">
                  <c:v>69.644993747529654</c:v>
                </c:pt>
                <c:pt idx="862">
                  <c:v>69.229290897615329</c:v>
                </c:pt>
                <c:pt idx="863">
                  <c:v>70.248033627515255</c:v>
                </c:pt>
                <c:pt idx="864">
                  <c:v>72.028151942361831</c:v>
                </c:pt>
                <c:pt idx="865">
                  <c:v>73.745246725329565</c:v>
                </c:pt>
                <c:pt idx="866">
                  <c:v>74.118415240258798</c:v>
                </c:pt>
                <c:pt idx="867">
                  <c:v>73.950146669573911</c:v>
                </c:pt>
                <c:pt idx="868">
                  <c:v>71.659914411426797</c:v>
                </c:pt>
                <c:pt idx="869">
                  <c:v>68.463593949787509</c:v>
                </c:pt>
                <c:pt idx="870">
                  <c:v>66.237117021047169</c:v>
                </c:pt>
                <c:pt idx="871">
                  <c:v>66.617834527908542</c:v>
                </c:pt>
                <c:pt idx="872">
                  <c:v>67.640284081185882</c:v>
                </c:pt>
                <c:pt idx="873">
                  <c:v>69.738938537872642</c:v>
                </c:pt>
                <c:pt idx="874">
                  <c:v>68.175478930681976</c:v>
                </c:pt>
                <c:pt idx="875">
                  <c:v>52.415128072300725</c:v>
                </c:pt>
                <c:pt idx="876">
                  <c:v>34.89616349313382</c:v>
                </c:pt>
                <c:pt idx="877">
                  <c:v>15.266895498899194</c:v>
                </c:pt>
                <c:pt idx="878">
                  <c:v>4.2951071907047247</c:v>
                </c:pt>
                <c:pt idx="879">
                  <c:v>5.1012691379546578</c:v>
                </c:pt>
                <c:pt idx="880">
                  <c:v>2.9211320121878428</c:v>
                </c:pt>
                <c:pt idx="881">
                  <c:v>-3.1593894925887827</c:v>
                </c:pt>
                <c:pt idx="882">
                  <c:v>-7.4506821026697105</c:v>
                </c:pt>
                <c:pt idx="883">
                  <c:v>-13.406591874137842</c:v>
                </c:pt>
                <c:pt idx="884">
                  <c:v>-21.261640501380626</c:v>
                </c:pt>
                <c:pt idx="885">
                  <c:v>-28.112295818675509</c:v>
                </c:pt>
                <c:pt idx="886">
                  <c:v>-32.878882537372043</c:v>
                </c:pt>
                <c:pt idx="887">
                  <c:v>-34.726324108433808</c:v>
                </c:pt>
                <c:pt idx="888">
                  <c:v>-36.247834822898639</c:v>
                </c:pt>
                <c:pt idx="889">
                  <c:v>-37.60949891959207</c:v>
                </c:pt>
                <c:pt idx="890">
                  <c:v>-37.131650933435196</c:v>
                </c:pt>
                <c:pt idx="891">
                  <c:v>-35.724563549408025</c:v>
                </c:pt>
                <c:pt idx="892">
                  <c:v>-34.386139990635847</c:v>
                </c:pt>
                <c:pt idx="893">
                  <c:v>-35.404857488183445</c:v>
                </c:pt>
                <c:pt idx="894">
                  <c:v>-37.947211597680159</c:v>
                </c:pt>
                <c:pt idx="895">
                  <c:v>-39.388827378231262</c:v>
                </c:pt>
                <c:pt idx="896">
                  <c:v>-39.329141198235469</c:v>
                </c:pt>
                <c:pt idx="897">
                  <c:v>-38.243811681372208</c:v>
                </c:pt>
                <c:pt idx="898">
                  <c:v>-37.567761828228569</c:v>
                </c:pt>
                <c:pt idx="899">
                  <c:v>-37.063964283809177</c:v>
                </c:pt>
                <c:pt idx="900">
                  <c:v>-37.844321364024154</c:v>
                </c:pt>
                <c:pt idx="901">
                  <c:v>-40.040099579598333</c:v>
                </c:pt>
                <c:pt idx="902">
                  <c:v>-42.074062035425108</c:v>
                </c:pt>
                <c:pt idx="903">
                  <c:v>-44.504337825843521</c:v>
                </c:pt>
                <c:pt idx="904">
                  <c:v>-46.603878592939594</c:v>
                </c:pt>
                <c:pt idx="905">
                  <c:v>-47.951608022135304</c:v>
                </c:pt>
                <c:pt idx="906">
                  <c:v>-48.604384137690509</c:v>
                </c:pt>
                <c:pt idx="907">
                  <c:v>-48.247755386431344</c:v>
                </c:pt>
                <c:pt idx="908">
                  <c:v>-47.389191427440117</c:v>
                </c:pt>
                <c:pt idx="909">
                  <c:v>-46.154064584429037</c:v>
                </c:pt>
                <c:pt idx="910">
                  <c:v>-43.45423264409429</c:v>
                </c:pt>
                <c:pt idx="911">
                  <c:v>-39.571145009362183</c:v>
                </c:pt>
                <c:pt idx="912">
                  <c:v>-36.097504274832154</c:v>
                </c:pt>
                <c:pt idx="913">
                  <c:v>-34.810388985408551</c:v>
                </c:pt>
                <c:pt idx="914">
                  <c:v>-36.44726664292866</c:v>
                </c:pt>
                <c:pt idx="915">
                  <c:v>-39.052636014755514</c:v>
                </c:pt>
                <c:pt idx="916">
                  <c:v>-42.210584418276447</c:v>
                </c:pt>
                <c:pt idx="917">
                  <c:v>-46.381474149783827</c:v>
                </c:pt>
                <c:pt idx="918">
                  <c:v>-48.66393351199612</c:v>
                </c:pt>
                <c:pt idx="919">
                  <c:v>-48.36309114798923</c:v>
                </c:pt>
                <c:pt idx="920">
                  <c:v>-46.057385193038826</c:v>
                </c:pt>
                <c:pt idx="921">
                  <c:v>-41.724904579670849</c:v>
                </c:pt>
                <c:pt idx="922">
                  <c:v>-36.686913431061271</c:v>
                </c:pt>
                <c:pt idx="923">
                  <c:v>-32.644024590188046</c:v>
                </c:pt>
                <c:pt idx="924">
                  <c:v>-28.604081931951821</c:v>
                </c:pt>
                <c:pt idx="925">
                  <c:v>-25.174067977650328</c:v>
                </c:pt>
                <c:pt idx="926">
                  <c:v>-20.789016484567139</c:v>
                </c:pt>
                <c:pt idx="927">
                  <c:v>-13.973254045416738</c:v>
                </c:pt>
                <c:pt idx="928">
                  <c:v>-4.3722721073124848</c:v>
                </c:pt>
                <c:pt idx="929">
                  <c:v>12.553120692144278</c:v>
                </c:pt>
                <c:pt idx="930">
                  <c:v>26.134013931019393</c:v>
                </c:pt>
                <c:pt idx="931">
                  <c:v>39.940965168929566</c:v>
                </c:pt>
                <c:pt idx="932">
                  <c:v>47.066223759041172</c:v>
                </c:pt>
                <c:pt idx="933">
                  <c:v>44.086042246681849</c:v>
                </c:pt>
                <c:pt idx="934">
                  <c:v>37.557509946958945</c:v>
                </c:pt>
                <c:pt idx="935">
                  <c:v>40.843276844688475</c:v>
                </c:pt>
                <c:pt idx="936">
                  <c:v>51.821824594249264</c:v>
                </c:pt>
                <c:pt idx="937">
                  <c:v>61.454395841120551</c:v>
                </c:pt>
                <c:pt idx="938">
                  <c:v>68.397207942067737</c:v>
                </c:pt>
                <c:pt idx="939">
                  <c:v>71.628022705973962</c:v>
                </c:pt>
                <c:pt idx="940">
                  <c:v>71.812430796700127</c:v>
                </c:pt>
                <c:pt idx="941">
                  <c:v>73.267734502431324</c:v>
                </c:pt>
                <c:pt idx="942">
                  <c:v>77.448419076337899</c:v>
                </c:pt>
                <c:pt idx="943">
                  <c:v>80.758338994986048</c:v>
                </c:pt>
                <c:pt idx="944">
                  <c:v>78.641906348041445</c:v>
                </c:pt>
                <c:pt idx="945">
                  <c:v>77.75586366265938</c:v>
                </c:pt>
                <c:pt idx="946">
                  <c:v>79.27748305615367</c:v>
                </c:pt>
                <c:pt idx="947">
                  <c:v>81.490255725530133</c:v>
                </c:pt>
                <c:pt idx="948">
                  <c:v>83.712482844680949</c:v>
                </c:pt>
                <c:pt idx="949">
                  <c:v>83.911491946402194</c:v>
                </c:pt>
                <c:pt idx="950">
                  <c:v>82.287100990449645</c:v>
                </c:pt>
                <c:pt idx="951">
                  <c:v>80.441692080805453</c:v>
                </c:pt>
                <c:pt idx="952">
                  <c:v>77.5395169053117</c:v>
                </c:pt>
                <c:pt idx="953">
                  <c:v>75.3355983173591</c:v>
                </c:pt>
                <c:pt idx="954">
                  <c:v>73.898246834656632</c:v>
                </c:pt>
                <c:pt idx="955">
                  <c:v>73.805024603807126</c:v>
                </c:pt>
                <c:pt idx="956">
                  <c:v>75.554788673985612</c:v>
                </c:pt>
                <c:pt idx="957">
                  <c:v>76.70317911756689</c:v>
                </c:pt>
                <c:pt idx="958">
                  <c:v>75.71186128689871</c:v>
                </c:pt>
                <c:pt idx="959">
                  <c:v>74.701071076583531</c:v>
                </c:pt>
                <c:pt idx="960">
                  <c:v>71.802060236374544</c:v>
                </c:pt>
                <c:pt idx="961">
                  <c:v>69.546801657734449</c:v>
                </c:pt>
                <c:pt idx="962">
                  <c:v>68.399531870809724</c:v>
                </c:pt>
                <c:pt idx="963">
                  <c:v>67.906498916379391</c:v>
                </c:pt>
                <c:pt idx="964">
                  <c:v>68.339314252226572</c:v>
                </c:pt>
                <c:pt idx="965">
                  <c:v>66.668577131044387</c:v>
                </c:pt>
                <c:pt idx="966">
                  <c:v>64.186844030220442</c:v>
                </c:pt>
                <c:pt idx="967">
                  <c:v>60.67927713975056</c:v>
                </c:pt>
                <c:pt idx="968">
                  <c:v>58.803264923833076</c:v>
                </c:pt>
                <c:pt idx="969">
                  <c:v>56.765353326355608</c:v>
                </c:pt>
                <c:pt idx="970">
                  <c:v>56.589683542532867</c:v>
                </c:pt>
                <c:pt idx="971">
                  <c:v>57.835746546249737</c:v>
                </c:pt>
                <c:pt idx="972">
                  <c:v>59.755076313459092</c:v>
                </c:pt>
                <c:pt idx="973">
                  <c:v>62.096163071290533</c:v>
                </c:pt>
                <c:pt idx="974">
                  <c:v>63.500706806711136</c:v>
                </c:pt>
                <c:pt idx="975">
                  <c:v>57.519110015647541</c:v>
                </c:pt>
                <c:pt idx="976">
                  <c:v>39.49541405777488</c:v>
                </c:pt>
                <c:pt idx="977">
                  <c:v>16.320383360925103</c:v>
                </c:pt>
                <c:pt idx="978">
                  <c:v>-6.8444311779313649</c:v>
                </c:pt>
                <c:pt idx="979">
                  <c:v>-17.029992957471144</c:v>
                </c:pt>
                <c:pt idx="980">
                  <c:v>-31.405451209553153</c:v>
                </c:pt>
                <c:pt idx="981">
                  <c:v>-42.495324479329767</c:v>
                </c:pt>
                <c:pt idx="982">
                  <c:v>-48.468195383823591</c:v>
                </c:pt>
                <c:pt idx="983">
                  <c:v>-48.486490009489629</c:v>
                </c:pt>
                <c:pt idx="984">
                  <c:v>-43.342759856852851</c:v>
                </c:pt>
                <c:pt idx="985">
                  <c:v>-41.5812536062544</c:v>
                </c:pt>
                <c:pt idx="986">
                  <c:v>-42.406069171575396</c:v>
                </c:pt>
                <c:pt idx="987">
                  <c:v>-44.667680481115077</c:v>
                </c:pt>
                <c:pt idx="988">
                  <c:v>-50.289008433909082</c:v>
                </c:pt>
                <c:pt idx="989">
                  <c:v>-52.638040852077189</c:v>
                </c:pt>
                <c:pt idx="990">
                  <c:v>-52.78366407728543</c:v>
                </c:pt>
                <c:pt idx="991">
                  <c:v>-53.637584389143647</c:v>
                </c:pt>
                <c:pt idx="992">
                  <c:v>-52.275309621300472</c:v>
                </c:pt>
                <c:pt idx="993">
                  <c:v>-49.219217340585779</c:v>
                </c:pt>
                <c:pt idx="994">
                  <c:v>-46.735131245061496</c:v>
                </c:pt>
                <c:pt idx="995">
                  <c:v>-44.024454897851626</c:v>
                </c:pt>
                <c:pt idx="996">
                  <c:v>-42.260855074629099</c:v>
                </c:pt>
                <c:pt idx="997">
                  <c:v>-42.024523134319359</c:v>
                </c:pt>
              </c:numCache>
            </c:numRef>
          </c:val>
          <c:smooth val="0"/>
          <c:extLst>
            <c:ext xmlns:c16="http://schemas.microsoft.com/office/drawing/2014/chart" uri="{C3380CC4-5D6E-409C-BE32-E72D297353CC}">
              <c16:uniqueId val="{00000002-DC83-4756-B0E1-280E9104D733}"/>
            </c:ext>
          </c:extLst>
        </c:ser>
        <c:dLbls>
          <c:showLegendKey val="0"/>
          <c:showVal val="0"/>
          <c:showCatName val="0"/>
          <c:showSerName val="0"/>
          <c:showPercent val="0"/>
          <c:showBubbleSize val="0"/>
        </c:dLbls>
        <c:smooth val="0"/>
        <c:axId val="717505640"/>
        <c:axId val="717505312"/>
      </c:lineChart>
      <c:catAx>
        <c:axId val="717505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312"/>
        <c:crosses val="autoZero"/>
        <c:auto val="1"/>
        <c:lblAlgn val="ctr"/>
        <c:lblOffset val="100"/>
        <c:noMultiLvlLbl val="0"/>
      </c:catAx>
      <c:valAx>
        <c:axId val="71750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6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val>
            <c:numRef>
              <c:f>'[fusion test.xlsx]Sheet1'!$O$2:$O$691</c:f>
              <c:numCache>
                <c:formatCode>General</c:formatCode>
                <c:ptCount val="690"/>
                <c:pt idx="0">
                  <c:v>-1.2879829791759501</c:v>
                </c:pt>
                <c:pt idx="1">
                  <c:v>-1.5894461008965599</c:v>
                </c:pt>
                <c:pt idx="2">
                  <c:v>1.5473277083222401</c:v>
                </c:pt>
                <c:pt idx="3">
                  <c:v>0.48966578120143001</c:v>
                </c:pt>
                <c:pt idx="4">
                  <c:v>-1.06703804178844</c:v>
                </c:pt>
                <c:pt idx="5">
                  <c:v>1.7357934482896999</c:v>
                </c:pt>
                <c:pt idx="6">
                  <c:v>2.6369310367746901</c:v>
                </c:pt>
                <c:pt idx="7">
                  <c:v>0.90234836776715399</c:v>
                </c:pt>
                <c:pt idx="8">
                  <c:v>-1.0159805390947401</c:v>
                </c:pt>
                <c:pt idx="9">
                  <c:v>-7.7812720855091597E-2</c:v>
                </c:pt>
                <c:pt idx="10">
                  <c:v>0.17149646945476399</c:v>
                </c:pt>
                <c:pt idx="11">
                  <c:v>1.60539322174724</c:v>
                </c:pt>
                <c:pt idx="12">
                  <c:v>4.0065390614899004</c:v>
                </c:pt>
                <c:pt idx="13">
                  <c:v>1.9682255332951999</c:v>
                </c:pt>
                <c:pt idx="14">
                  <c:v>2.7990174480410399</c:v>
                </c:pt>
                <c:pt idx="15">
                  <c:v>4.43002441261401</c:v>
                </c:pt>
                <c:pt idx="16">
                  <c:v>3.9440017509721299</c:v>
                </c:pt>
                <c:pt idx="17">
                  <c:v>2.3636549728607799</c:v>
                </c:pt>
                <c:pt idx="18">
                  <c:v>3.3672931666535399</c:v>
                </c:pt>
                <c:pt idx="19">
                  <c:v>1.24285466970422</c:v>
                </c:pt>
                <c:pt idx="20">
                  <c:v>0.72175941237083696</c:v>
                </c:pt>
                <c:pt idx="21">
                  <c:v>0.98497032811434004</c:v>
                </c:pt>
                <c:pt idx="22">
                  <c:v>7.10938118520896E-2</c:v>
                </c:pt>
                <c:pt idx="23">
                  <c:v>1.16144768863338</c:v>
                </c:pt>
                <c:pt idx="24">
                  <c:v>-0.62192878057845102</c:v>
                </c:pt>
                <c:pt idx="25">
                  <c:v>-1.94467952378846</c:v>
                </c:pt>
                <c:pt idx="26">
                  <c:v>-3.1001416424855499</c:v>
                </c:pt>
                <c:pt idx="27">
                  <c:v>-1.33879894155071</c:v>
                </c:pt>
                <c:pt idx="28">
                  <c:v>0.75179424360229796</c:v>
                </c:pt>
                <c:pt idx="29">
                  <c:v>9.5771829644264395E-2</c:v>
                </c:pt>
                <c:pt idx="30">
                  <c:v>-1.67742643966398</c:v>
                </c:pt>
                <c:pt idx="31">
                  <c:v>-2.8209554040752698</c:v>
                </c:pt>
                <c:pt idx="32">
                  <c:v>-4.9424757485466397</c:v>
                </c:pt>
                <c:pt idx="33">
                  <c:v>1.7709925533008</c:v>
                </c:pt>
                <c:pt idx="34">
                  <c:v>4.3372292459048799E-2</c:v>
                </c:pt>
                <c:pt idx="35">
                  <c:v>-2.2987854562944499</c:v>
                </c:pt>
                <c:pt idx="36">
                  <c:v>-1.0983443520853899</c:v>
                </c:pt>
                <c:pt idx="37">
                  <c:v>2.8078252046048999</c:v>
                </c:pt>
                <c:pt idx="38">
                  <c:v>5.03865218569298</c:v>
                </c:pt>
                <c:pt idx="39">
                  <c:v>4.24624224465009</c:v>
                </c:pt>
                <c:pt idx="40">
                  <c:v>-0.61426197046384601</c:v>
                </c:pt>
                <c:pt idx="41">
                  <c:v>-0.24270022938546101</c:v>
                </c:pt>
                <c:pt idx="42">
                  <c:v>1.30915468220167</c:v>
                </c:pt>
                <c:pt idx="43">
                  <c:v>3.3351150988604199</c:v>
                </c:pt>
                <c:pt idx="44">
                  <c:v>5.4276471150945502</c:v>
                </c:pt>
                <c:pt idx="45">
                  <c:v>6.8009537134119897</c:v>
                </c:pt>
                <c:pt idx="46">
                  <c:v>11.3109229692363</c:v>
                </c:pt>
                <c:pt idx="47">
                  <c:v>12.557364545245999</c:v>
                </c:pt>
                <c:pt idx="48">
                  <c:v>10.8484876515296</c:v>
                </c:pt>
                <c:pt idx="49">
                  <c:v>8.5102982106878304</c:v>
                </c:pt>
                <c:pt idx="50">
                  <c:v>16.629839909786199</c:v>
                </c:pt>
                <c:pt idx="51">
                  <c:v>15.6944763320954</c:v>
                </c:pt>
                <c:pt idx="52">
                  <c:v>20.763489658887298</c:v>
                </c:pt>
                <c:pt idx="53">
                  <c:v>19.195978005727</c:v>
                </c:pt>
                <c:pt idx="54">
                  <c:v>12.6570888124295</c:v>
                </c:pt>
                <c:pt idx="55">
                  <c:v>14.203557721208799</c:v>
                </c:pt>
                <c:pt idx="56">
                  <c:v>15.883482840225099</c:v>
                </c:pt>
                <c:pt idx="57">
                  <c:v>17.758748968536199</c:v>
                </c:pt>
                <c:pt idx="58">
                  <c:v>19.065959298540299</c:v>
                </c:pt>
                <c:pt idx="59">
                  <c:v>18.043968056597201</c:v>
                </c:pt>
                <c:pt idx="60">
                  <c:v>14.515567504135699</c:v>
                </c:pt>
                <c:pt idx="61">
                  <c:v>16.199133819625199</c:v>
                </c:pt>
                <c:pt idx="62">
                  <c:v>22.166800219961502</c:v>
                </c:pt>
                <c:pt idx="63">
                  <c:v>24.425328582791</c:v>
                </c:pt>
                <c:pt idx="64">
                  <c:v>25.774578549834398</c:v>
                </c:pt>
                <c:pt idx="65">
                  <c:v>25.069563359762402</c:v>
                </c:pt>
                <c:pt idx="66">
                  <c:v>19.3097289069411</c:v>
                </c:pt>
                <c:pt idx="67">
                  <c:v>18.947683765275201</c:v>
                </c:pt>
                <c:pt idx="68">
                  <c:v>20.479264182195401</c:v>
                </c:pt>
                <c:pt idx="69">
                  <c:v>21.658031430893601</c:v>
                </c:pt>
                <c:pt idx="70">
                  <c:v>21.805182675909101</c:v>
                </c:pt>
                <c:pt idx="71">
                  <c:v>18.976482351438101</c:v>
                </c:pt>
                <c:pt idx="72">
                  <c:v>17.9807861145473</c:v>
                </c:pt>
                <c:pt idx="73">
                  <c:v>15.336760158816199</c:v>
                </c:pt>
                <c:pt idx="74">
                  <c:v>17.519554375526099</c:v>
                </c:pt>
                <c:pt idx="75">
                  <c:v>17.4003731050644</c:v>
                </c:pt>
                <c:pt idx="76">
                  <c:v>19.843060955706399</c:v>
                </c:pt>
                <c:pt idx="77">
                  <c:v>24.1982111967883</c:v>
                </c:pt>
                <c:pt idx="78">
                  <c:v>19.868574689059699</c:v>
                </c:pt>
                <c:pt idx="79">
                  <c:v>16.585027074791501</c:v>
                </c:pt>
                <c:pt idx="80">
                  <c:v>14.8263509646945</c:v>
                </c:pt>
                <c:pt idx="81">
                  <c:v>18.594254506552701</c:v>
                </c:pt>
                <c:pt idx="82">
                  <c:v>16.048158960298199</c:v>
                </c:pt>
                <c:pt idx="83">
                  <c:v>8.0272448437549002</c:v>
                </c:pt>
                <c:pt idx="84">
                  <c:v>7.43396135249401</c:v>
                </c:pt>
                <c:pt idx="85">
                  <c:v>8.9613293030531693</c:v>
                </c:pt>
                <c:pt idx="86">
                  <c:v>7.3777964894106098</c:v>
                </c:pt>
                <c:pt idx="87">
                  <c:v>7.0533878918035802</c:v>
                </c:pt>
                <c:pt idx="88">
                  <c:v>7.9919565078322998</c:v>
                </c:pt>
                <c:pt idx="89">
                  <c:v>5.9297438424103897</c:v>
                </c:pt>
                <c:pt idx="90">
                  <c:v>1.7021982434601901</c:v>
                </c:pt>
                <c:pt idx="91">
                  <c:v>-1.5296748289084601</c:v>
                </c:pt>
                <c:pt idx="92">
                  <c:v>-2.5543993633526298</c:v>
                </c:pt>
                <c:pt idx="93">
                  <c:v>-3.20212785471763</c:v>
                </c:pt>
                <c:pt idx="94">
                  <c:v>-0.85239667382972495</c:v>
                </c:pt>
                <c:pt idx="95">
                  <c:v>0.36408171037404102</c:v>
                </c:pt>
                <c:pt idx="96">
                  <c:v>-0.11858653723793899</c:v>
                </c:pt>
                <c:pt idx="97">
                  <c:v>-3.8149000564025402</c:v>
                </c:pt>
                <c:pt idx="98">
                  <c:v>-3.3552285055029101</c:v>
                </c:pt>
                <c:pt idx="99">
                  <c:v>-1.7327809441822899</c:v>
                </c:pt>
                <c:pt idx="100">
                  <c:v>-0.305012857288886</c:v>
                </c:pt>
                <c:pt idx="101">
                  <c:v>2.3336242960695199</c:v>
                </c:pt>
                <c:pt idx="102">
                  <c:v>2.8502951339917399</c:v>
                </c:pt>
                <c:pt idx="103">
                  <c:v>2.8781632460365598</c:v>
                </c:pt>
                <c:pt idx="104">
                  <c:v>2.69462201665596</c:v>
                </c:pt>
                <c:pt idx="105">
                  <c:v>2.8565343061352002</c:v>
                </c:pt>
                <c:pt idx="106">
                  <c:v>2.7546578933313102</c:v>
                </c:pt>
                <c:pt idx="107">
                  <c:v>2.5467382142666199</c:v>
                </c:pt>
                <c:pt idx="108">
                  <c:v>0.42360755186438798</c:v>
                </c:pt>
                <c:pt idx="109">
                  <c:v>-7.1403756894712904</c:v>
                </c:pt>
                <c:pt idx="110">
                  <c:v>-1.6867197827857401</c:v>
                </c:pt>
                <c:pt idx="111">
                  <c:v>-4.9479023853211697</c:v>
                </c:pt>
                <c:pt idx="112">
                  <c:v>-15.177066264848699</c:v>
                </c:pt>
                <c:pt idx="113">
                  <c:v>-15.4025922056683</c:v>
                </c:pt>
                <c:pt idx="114">
                  <c:v>-15.143718362662501</c:v>
                </c:pt>
                <c:pt idx="115">
                  <c:v>-17.102075048776999</c:v>
                </c:pt>
                <c:pt idx="116">
                  <c:v>-18.347102991661501</c:v>
                </c:pt>
                <c:pt idx="117">
                  <c:v>-16.491733430627299</c:v>
                </c:pt>
                <c:pt idx="118">
                  <c:v>-17.036559428761901</c:v>
                </c:pt>
                <c:pt idx="119">
                  <c:v>-17.868260226837499</c:v>
                </c:pt>
                <c:pt idx="120">
                  <c:v>-18.256732338094299</c:v>
                </c:pt>
                <c:pt idx="121">
                  <c:v>-17.949697153422601</c:v>
                </c:pt>
                <c:pt idx="122">
                  <c:v>-16.838772217052</c:v>
                </c:pt>
                <c:pt idx="123">
                  <c:v>-15.7167134160412</c:v>
                </c:pt>
                <c:pt idx="124">
                  <c:v>-13.2117131000636</c:v>
                </c:pt>
                <c:pt idx="125">
                  <c:v>-14.101169948699599</c:v>
                </c:pt>
                <c:pt idx="126">
                  <c:v>-18.5189997937504</c:v>
                </c:pt>
                <c:pt idx="127">
                  <c:v>-21.307502611495501</c:v>
                </c:pt>
                <c:pt idx="128">
                  <c:v>-21.133596799287901</c:v>
                </c:pt>
                <c:pt idx="129">
                  <c:v>-21.538936339785899</c:v>
                </c:pt>
                <c:pt idx="130">
                  <c:v>-21.972525364941301</c:v>
                </c:pt>
                <c:pt idx="131">
                  <c:v>-22.634643076085801</c:v>
                </c:pt>
                <c:pt idx="132">
                  <c:v>-25.488466234162001</c:v>
                </c:pt>
                <c:pt idx="133">
                  <c:v>-25.642665107437299</c:v>
                </c:pt>
                <c:pt idx="134">
                  <c:v>-25.7974239122432</c:v>
                </c:pt>
                <c:pt idx="135">
                  <c:v>-24.219702922662499</c:v>
                </c:pt>
                <c:pt idx="136">
                  <c:v>-24.202998105395299</c:v>
                </c:pt>
                <c:pt idx="137">
                  <c:v>-29.954538154441199</c:v>
                </c:pt>
                <c:pt idx="138">
                  <c:v>-35.496428856042598</c:v>
                </c:pt>
                <c:pt idx="139">
                  <c:v>-29.602196439276199</c:v>
                </c:pt>
                <c:pt idx="140">
                  <c:v>-25.397041150662702</c:v>
                </c:pt>
                <c:pt idx="141">
                  <c:v>-27.456757872765401</c:v>
                </c:pt>
                <c:pt idx="142">
                  <c:v>-34.419658795097497</c:v>
                </c:pt>
                <c:pt idx="143">
                  <c:v>-31.321159074000999</c:v>
                </c:pt>
                <c:pt idx="144">
                  <c:v>-39.535567998612002</c:v>
                </c:pt>
                <c:pt idx="145">
                  <c:v>-47.6562033794226</c:v>
                </c:pt>
                <c:pt idx="146">
                  <c:v>-6.5890420016881901</c:v>
                </c:pt>
                <c:pt idx="147">
                  <c:v>-36.760244799053901</c:v>
                </c:pt>
                <c:pt idx="148">
                  <c:v>-53.692142540976199</c:v>
                </c:pt>
                <c:pt idx="149">
                  <c:v>-46.061379522893397</c:v>
                </c:pt>
                <c:pt idx="150">
                  <c:v>7.7793815581925001</c:v>
                </c:pt>
                <c:pt idx="151">
                  <c:v>15.5928132279374</c:v>
                </c:pt>
                <c:pt idx="152">
                  <c:v>15.451862626492</c:v>
                </c:pt>
                <c:pt idx="153">
                  <c:v>14.177472730398801</c:v>
                </c:pt>
                <c:pt idx="154">
                  <c:v>13.9450025018532</c:v>
                </c:pt>
                <c:pt idx="155">
                  <c:v>17.570646933944801</c:v>
                </c:pt>
                <c:pt idx="156">
                  <c:v>19.237026743176699</c:v>
                </c:pt>
                <c:pt idx="157">
                  <c:v>19.432160827999901</c:v>
                </c:pt>
                <c:pt idx="158">
                  <c:v>19.126343263653901</c:v>
                </c:pt>
                <c:pt idx="159">
                  <c:v>19.420048079153801</c:v>
                </c:pt>
                <c:pt idx="160">
                  <c:v>20.567822376481899</c:v>
                </c:pt>
                <c:pt idx="161">
                  <c:v>20.901437252233599</c:v>
                </c:pt>
                <c:pt idx="162">
                  <c:v>20.7074344921784</c:v>
                </c:pt>
                <c:pt idx="163">
                  <c:v>19.645836388308499</c:v>
                </c:pt>
                <c:pt idx="164">
                  <c:v>16.641879970258</c:v>
                </c:pt>
                <c:pt idx="165">
                  <c:v>10.6951498078289</c:v>
                </c:pt>
                <c:pt idx="166">
                  <c:v>7.2158253412147202</c:v>
                </c:pt>
                <c:pt idx="167">
                  <c:v>10.237372404256799</c:v>
                </c:pt>
                <c:pt idx="168">
                  <c:v>12.704153402788601</c:v>
                </c:pt>
                <c:pt idx="169">
                  <c:v>12.117010232493101</c:v>
                </c:pt>
                <c:pt idx="170">
                  <c:v>14.856475773579399</c:v>
                </c:pt>
                <c:pt idx="171">
                  <c:v>19.1220518746292</c:v>
                </c:pt>
                <c:pt idx="172">
                  <c:v>21.086242960110599</c:v>
                </c:pt>
                <c:pt idx="173">
                  <c:v>18.983641855814799</c:v>
                </c:pt>
                <c:pt idx="174">
                  <c:v>18.4957758729388</c:v>
                </c:pt>
                <c:pt idx="175">
                  <c:v>26.831501806480599</c:v>
                </c:pt>
                <c:pt idx="176">
                  <c:v>17.211745711092401</c:v>
                </c:pt>
                <c:pt idx="177">
                  <c:v>10.8118007587665</c:v>
                </c:pt>
                <c:pt idx="178">
                  <c:v>13.8615408163522</c:v>
                </c:pt>
                <c:pt idx="179">
                  <c:v>18.0415432199257</c:v>
                </c:pt>
                <c:pt idx="180">
                  <c:v>13.2905880094688</c:v>
                </c:pt>
                <c:pt idx="181">
                  <c:v>1.1509674657237401</c:v>
                </c:pt>
                <c:pt idx="182">
                  <c:v>-10.552839991408099</c:v>
                </c:pt>
                <c:pt idx="183">
                  <c:v>-13.867568860198899</c:v>
                </c:pt>
                <c:pt idx="184">
                  <c:v>-15.2841641885647</c:v>
                </c:pt>
                <c:pt idx="185">
                  <c:v>-21.249682549447499</c:v>
                </c:pt>
                <c:pt idx="186">
                  <c:v>-24.603589382866598</c:v>
                </c:pt>
                <c:pt idx="187">
                  <c:v>-23.913055673219102</c:v>
                </c:pt>
                <c:pt idx="188">
                  <c:v>-21.471104540811801</c:v>
                </c:pt>
                <c:pt idx="189">
                  <c:v>-20.7429829833135</c:v>
                </c:pt>
                <c:pt idx="190">
                  <c:v>-21.781911104275299</c:v>
                </c:pt>
                <c:pt idx="191">
                  <c:v>-23.091923880579401</c:v>
                </c:pt>
                <c:pt idx="192">
                  <c:v>-23.312100955610099</c:v>
                </c:pt>
                <c:pt idx="193">
                  <c:v>-19.481908646293402</c:v>
                </c:pt>
                <c:pt idx="194">
                  <c:v>-18.179517614010798</c:v>
                </c:pt>
                <c:pt idx="195">
                  <c:v>-23.345766227426299</c:v>
                </c:pt>
                <c:pt idx="196">
                  <c:v>-21.6309101999801</c:v>
                </c:pt>
                <c:pt idx="197">
                  <c:v>-18.951212589299899</c:v>
                </c:pt>
                <c:pt idx="198">
                  <c:v>-17.312256235081701</c:v>
                </c:pt>
                <c:pt idx="199">
                  <c:v>-18.297961202762199</c:v>
                </c:pt>
                <c:pt idx="200">
                  <c:v>-23.934538967455101</c:v>
                </c:pt>
                <c:pt idx="201">
                  <c:v>-18.5703272785134</c:v>
                </c:pt>
                <c:pt idx="202">
                  <c:v>-19.899253187182801</c:v>
                </c:pt>
                <c:pt idx="203">
                  <c:v>-18.442185266292899</c:v>
                </c:pt>
                <c:pt idx="204">
                  <c:v>-32.442586824583799</c:v>
                </c:pt>
                <c:pt idx="205">
                  <c:v>-47.1407025949011</c:v>
                </c:pt>
                <c:pt idx="206">
                  <c:v>-28.287151148025998</c:v>
                </c:pt>
                <c:pt idx="207">
                  <c:v>-17.8362704046862</c:v>
                </c:pt>
                <c:pt idx="208">
                  <c:v>27.1911220209502</c:v>
                </c:pt>
                <c:pt idx="209">
                  <c:v>6.6073473906100997</c:v>
                </c:pt>
                <c:pt idx="210">
                  <c:v>-9.0893790309828297</c:v>
                </c:pt>
                <c:pt idx="211">
                  <c:v>-23.824200698226502</c:v>
                </c:pt>
                <c:pt idx="212">
                  <c:v>9.0623240295071597</c:v>
                </c:pt>
                <c:pt idx="213">
                  <c:v>13.8506647715579</c:v>
                </c:pt>
                <c:pt idx="214">
                  <c:v>9.9313593450380697</c:v>
                </c:pt>
                <c:pt idx="215">
                  <c:v>9.4630649330169394</c:v>
                </c:pt>
                <c:pt idx="216">
                  <c:v>12.2548837190197</c:v>
                </c:pt>
                <c:pt idx="217">
                  <c:v>17.2474659359676</c:v>
                </c:pt>
                <c:pt idx="218">
                  <c:v>20.857495334561602</c:v>
                </c:pt>
                <c:pt idx="219">
                  <c:v>19.760799146756199</c:v>
                </c:pt>
                <c:pt idx="220">
                  <c:v>19.345804573854199</c:v>
                </c:pt>
                <c:pt idx="221">
                  <c:v>21.098651880572401</c:v>
                </c:pt>
                <c:pt idx="222">
                  <c:v>22.065758102723301</c:v>
                </c:pt>
                <c:pt idx="223">
                  <c:v>21.006045110686799</c:v>
                </c:pt>
                <c:pt idx="224">
                  <c:v>20.2159213362598</c:v>
                </c:pt>
                <c:pt idx="225">
                  <c:v>19.6425751492126</c:v>
                </c:pt>
                <c:pt idx="226">
                  <c:v>19.4077970308334</c:v>
                </c:pt>
                <c:pt idx="227">
                  <c:v>18.555523721298002</c:v>
                </c:pt>
                <c:pt idx="228">
                  <c:v>18.7690895440691</c:v>
                </c:pt>
                <c:pt idx="229">
                  <c:v>19.018719105741098</c:v>
                </c:pt>
                <c:pt idx="230">
                  <c:v>19.0678556740733</c:v>
                </c:pt>
                <c:pt idx="231">
                  <c:v>18.960416570953502</c:v>
                </c:pt>
                <c:pt idx="232">
                  <c:v>19.335588846356199</c:v>
                </c:pt>
                <c:pt idx="233">
                  <c:v>21.028173060270401</c:v>
                </c:pt>
                <c:pt idx="234">
                  <c:v>17.920496361744402</c:v>
                </c:pt>
                <c:pt idx="235">
                  <c:v>12.816146441965101</c:v>
                </c:pt>
                <c:pt idx="236">
                  <c:v>13.002009205873501</c:v>
                </c:pt>
                <c:pt idx="237">
                  <c:v>13.8973617085183</c:v>
                </c:pt>
                <c:pt idx="238">
                  <c:v>3.7615768367840499</c:v>
                </c:pt>
                <c:pt idx="239">
                  <c:v>5.5823927509384399</c:v>
                </c:pt>
                <c:pt idx="240">
                  <c:v>5.9899565466815003</c:v>
                </c:pt>
                <c:pt idx="241">
                  <c:v>5.6067832924819996</c:v>
                </c:pt>
                <c:pt idx="242">
                  <c:v>-5.7893974559860597</c:v>
                </c:pt>
                <c:pt idx="243">
                  <c:v>-9.09479679605424</c:v>
                </c:pt>
                <c:pt idx="244">
                  <c:v>-5.8401182130204798</c:v>
                </c:pt>
                <c:pt idx="245">
                  <c:v>0.90973443103474505</c:v>
                </c:pt>
                <c:pt idx="246">
                  <c:v>-7.4874277671353902</c:v>
                </c:pt>
                <c:pt idx="247">
                  <c:v>-8.2617657958902804</c:v>
                </c:pt>
                <c:pt idx="248">
                  <c:v>-8.9584962147441694</c:v>
                </c:pt>
                <c:pt idx="249">
                  <c:v>-7.1324437787531201</c:v>
                </c:pt>
                <c:pt idx="250">
                  <c:v>-9.5748052470034608</c:v>
                </c:pt>
                <c:pt idx="251">
                  <c:v>-13.145096968071901</c:v>
                </c:pt>
                <c:pt idx="252">
                  <c:v>-10.439673469031</c:v>
                </c:pt>
                <c:pt idx="253">
                  <c:v>-8.2546359039092803</c:v>
                </c:pt>
                <c:pt idx="254">
                  <c:v>-9.2096219801255295</c:v>
                </c:pt>
                <c:pt idx="255">
                  <c:v>-12.4712271104479</c:v>
                </c:pt>
                <c:pt idx="256">
                  <c:v>-15.840051687986399</c:v>
                </c:pt>
                <c:pt idx="257">
                  <c:v>-15.510065078336799</c:v>
                </c:pt>
                <c:pt idx="258">
                  <c:v>-11.2942212871446</c:v>
                </c:pt>
                <c:pt idx="259">
                  <c:v>-14.156714593795201</c:v>
                </c:pt>
                <c:pt idx="260">
                  <c:v>-18.238455566512599</c:v>
                </c:pt>
                <c:pt idx="261">
                  <c:v>-15.273615041786201</c:v>
                </c:pt>
                <c:pt idx="262">
                  <c:v>-10.7386596487446</c:v>
                </c:pt>
                <c:pt idx="263">
                  <c:v>-8.94119314776046</c:v>
                </c:pt>
                <c:pt idx="264">
                  <c:v>-22.192195280718099</c:v>
                </c:pt>
                <c:pt idx="265">
                  <c:v>-21.169504210387899</c:v>
                </c:pt>
                <c:pt idx="266">
                  <c:v>-18.488917751660399</c:v>
                </c:pt>
                <c:pt idx="267">
                  <c:v>9.5595241382649796</c:v>
                </c:pt>
                <c:pt idx="268">
                  <c:v>2.9458984946429001</c:v>
                </c:pt>
                <c:pt idx="269">
                  <c:v>-19.6247521922269</c:v>
                </c:pt>
                <c:pt idx="270">
                  <c:v>-28.745494839391299</c:v>
                </c:pt>
                <c:pt idx="271">
                  <c:v>-35.632881211940997</c:v>
                </c:pt>
                <c:pt idx="272">
                  <c:v>-49.2548558682482</c:v>
                </c:pt>
                <c:pt idx="273">
                  <c:v>33.298407260291803</c:v>
                </c:pt>
                <c:pt idx="274">
                  <c:v>42.7219984362197</c:v>
                </c:pt>
                <c:pt idx="275">
                  <c:v>20.583883099989698</c:v>
                </c:pt>
                <c:pt idx="276">
                  <c:v>16.058246143157</c:v>
                </c:pt>
                <c:pt idx="277">
                  <c:v>22.731506248286699</c:v>
                </c:pt>
                <c:pt idx="278">
                  <c:v>19.813663807489501</c:v>
                </c:pt>
                <c:pt idx="279">
                  <c:v>17.3816027617877</c:v>
                </c:pt>
                <c:pt idx="280">
                  <c:v>14.824496406956699</c:v>
                </c:pt>
                <c:pt idx="281">
                  <c:v>11.079342783030899</c:v>
                </c:pt>
                <c:pt idx="282">
                  <c:v>8.0663636870958193</c:v>
                </c:pt>
                <c:pt idx="283">
                  <c:v>6.4520039158776497</c:v>
                </c:pt>
                <c:pt idx="284">
                  <c:v>6.4237914953370501</c:v>
                </c:pt>
                <c:pt idx="285">
                  <c:v>6.4317447321516301</c:v>
                </c:pt>
                <c:pt idx="286">
                  <c:v>9.0931416974223502</c:v>
                </c:pt>
                <c:pt idx="287">
                  <c:v>11.3020983613211</c:v>
                </c:pt>
                <c:pt idx="288">
                  <c:v>11.537708181957999</c:v>
                </c:pt>
                <c:pt idx="289">
                  <c:v>12.8787490303997</c:v>
                </c:pt>
                <c:pt idx="290">
                  <c:v>15.072453137848401</c:v>
                </c:pt>
                <c:pt idx="291">
                  <c:v>18.891418055988598</c:v>
                </c:pt>
                <c:pt idx="292">
                  <c:v>20.5535652512933</c:v>
                </c:pt>
                <c:pt idx="293">
                  <c:v>19.407289923194501</c:v>
                </c:pt>
                <c:pt idx="294">
                  <c:v>17.979556908052</c:v>
                </c:pt>
                <c:pt idx="295">
                  <c:v>18.115540840918701</c:v>
                </c:pt>
                <c:pt idx="296">
                  <c:v>19.036197912226001</c:v>
                </c:pt>
                <c:pt idx="297">
                  <c:v>20.165946461074</c:v>
                </c:pt>
                <c:pt idx="298">
                  <c:v>21.926617441745002</c:v>
                </c:pt>
                <c:pt idx="299">
                  <c:v>21.076314821824401</c:v>
                </c:pt>
                <c:pt idx="300">
                  <c:v>20.669441240247899</c:v>
                </c:pt>
                <c:pt idx="301">
                  <c:v>20.769462304844499</c:v>
                </c:pt>
                <c:pt idx="302">
                  <c:v>19.3867108738363</c:v>
                </c:pt>
                <c:pt idx="303">
                  <c:v>15.445883410985401</c:v>
                </c:pt>
                <c:pt idx="304">
                  <c:v>11.4546916510823</c:v>
                </c:pt>
                <c:pt idx="305">
                  <c:v>10.648529590053201</c:v>
                </c:pt>
                <c:pt idx="306">
                  <c:v>4.6314020980766903</c:v>
                </c:pt>
                <c:pt idx="307">
                  <c:v>2.20908293940502</c:v>
                </c:pt>
                <c:pt idx="308">
                  <c:v>6.16385297960651</c:v>
                </c:pt>
                <c:pt idx="309">
                  <c:v>4.0457100062806699</c:v>
                </c:pt>
                <c:pt idx="310">
                  <c:v>5.3378728109656999</c:v>
                </c:pt>
                <c:pt idx="311">
                  <c:v>19.793652314005801</c:v>
                </c:pt>
                <c:pt idx="312">
                  <c:v>10.043929914985</c:v>
                </c:pt>
                <c:pt idx="313">
                  <c:v>0.71428138804171404</c:v>
                </c:pt>
                <c:pt idx="314">
                  <c:v>-3.7629325097931501</c:v>
                </c:pt>
                <c:pt idx="315">
                  <c:v>-9.1562992599128496E-3</c:v>
                </c:pt>
                <c:pt idx="316">
                  <c:v>-10.8790045864964</c:v>
                </c:pt>
                <c:pt idx="317">
                  <c:v>-13.341983815185401</c:v>
                </c:pt>
                <c:pt idx="318">
                  <c:v>-14.2975592323954</c:v>
                </c:pt>
                <c:pt idx="319">
                  <c:v>-12.963326099524799</c:v>
                </c:pt>
                <c:pt idx="320">
                  <c:v>-10.1271318957348</c:v>
                </c:pt>
                <c:pt idx="321">
                  <c:v>-11.342867231829199</c:v>
                </c:pt>
                <c:pt idx="322">
                  <c:v>-14.355907601377799</c:v>
                </c:pt>
                <c:pt idx="323">
                  <c:v>-17.178367134435501</c:v>
                </c:pt>
                <c:pt idx="324">
                  <c:v>-14.558975078163501</c:v>
                </c:pt>
                <c:pt idx="325">
                  <c:v>-12.3861469900713</c:v>
                </c:pt>
                <c:pt idx="326">
                  <c:v>-12.1421322207411</c:v>
                </c:pt>
                <c:pt idx="327">
                  <c:v>-12.473026978815801</c:v>
                </c:pt>
                <c:pt idx="328">
                  <c:v>-12.657986938713</c:v>
                </c:pt>
                <c:pt idx="329">
                  <c:v>-12.525054900384999</c:v>
                </c:pt>
                <c:pt idx="330">
                  <c:v>-8.2133285345294809</c:v>
                </c:pt>
                <c:pt idx="331">
                  <c:v>-5.62456711014684</c:v>
                </c:pt>
                <c:pt idx="332">
                  <c:v>-12.562946268443699</c:v>
                </c:pt>
                <c:pt idx="333">
                  <c:v>-18.2034728426705</c:v>
                </c:pt>
                <c:pt idx="334">
                  <c:v>-15.9059947221811</c:v>
                </c:pt>
                <c:pt idx="335">
                  <c:v>-9.6588537031786608</c:v>
                </c:pt>
                <c:pt idx="336">
                  <c:v>-0.102919847292058</c:v>
                </c:pt>
                <c:pt idx="337">
                  <c:v>-25.477947812517701</c:v>
                </c:pt>
                <c:pt idx="338">
                  <c:v>-25.9290026007371</c:v>
                </c:pt>
                <c:pt idx="339">
                  <c:v>-12.890602819158101</c:v>
                </c:pt>
                <c:pt idx="340">
                  <c:v>-18.052365482421401</c:v>
                </c:pt>
                <c:pt idx="341">
                  <c:v>-20.829568267540701</c:v>
                </c:pt>
                <c:pt idx="342">
                  <c:v>-8.3304262406227298</c:v>
                </c:pt>
                <c:pt idx="343">
                  <c:v>-9.7726557583024203</c:v>
                </c:pt>
                <c:pt idx="344">
                  <c:v>-49.529257601534297</c:v>
                </c:pt>
                <c:pt idx="345">
                  <c:v>22.673500941978698</c:v>
                </c:pt>
                <c:pt idx="346">
                  <c:v>-4.5956728203781303</c:v>
                </c:pt>
                <c:pt idx="347">
                  <c:v>-15.6356309661347</c:v>
                </c:pt>
                <c:pt idx="348">
                  <c:v>-5.0715583363996002</c:v>
                </c:pt>
                <c:pt idx="349">
                  <c:v>6.5018106099944504</c:v>
                </c:pt>
                <c:pt idx="350">
                  <c:v>10.7948744663423</c:v>
                </c:pt>
                <c:pt idx="351">
                  <c:v>13.9304373393483</c:v>
                </c:pt>
                <c:pt idx="352">
                  <c:v>15.221674483016301</c:v>
                </c:pt>
                <c:pt idx="353">
                  <c:v>16.988608083668201</c:v>
                </c:pt>
                <c:pt idx="354">
                  <c:v>18.322323682929301</c:v>
                </c:pt>
                <c:pt idx="355">
                  <c:v>17.850428001021498</c:v>
                </c:pt>
                <c:pt idx="356">
                  <c:v>16.7708935073309</c:v>
                </c:pt>
                <c:pt idx="357">
                  <c:v>17.823580763541202</c:v>
                </c:pt>
                <c:pt idx="358">
                  <c:v>17.532859972128801</c:v>
                </c:pt>
                <c:pt idx="359">
                  <c:v>17.9709105361827</c:v>
                </c:pt>
                <c:pt idx="360">
                  <c:v>18.636953117307002</c:v>
                </c:pt>
                <c:pt idx="361">
                  <c:v>17.508305019854799</c:v>
                </c:pt>
                <c:pt idx="362">
                  <c:v>13.860713333995699</c:v>
                </c:pt>
                <c:pt idx="363">
                  <c:v>10.904609899538199</c:v>
                </c:pt>
                <c:pt idx="364">
                  <c:v>11.093354189297299</c:v>
                </c:pt>
                <c:pt idx="365">
                  <c:v>12.246841140167801</c:v>
                </c:pt>
                <c:pt idx="366">
                  <c:v>11.771008780501401</c:v>
                </c:pt>
                <c:pt idx="367">
                  <c:v>10.466084534528299</c:v>
                </c:pt>
                <c:pt idx="368">
                  <c:v>10.9542814885305</c:v>
                </c:pt>
                <c:pt idx="369">
                  <c:v>11.4216457293711</c:v>
                </c:pt>
                <c:pt idx="370">
                  <c:v>10.637786330816301</c:v>
                </c:pt>
                <c:pt idx="371">
                  <c:v>7.6419191933774204</c:v>
                </c:pt>
                <c:pt idx="372">
                  <c:v>4.7659855180292601</c:v>
                </c:pt>
                <c:pt idx="373">
                  <c:v>2.81849750358719</c:v>
                </c:pt>
                <c:pt idx="374">
                  <c:v>3.7933437992143202</c:v>
                </c:pt>
                <c:pt idx="375">
                  <c:v>7.9408517694377503</c:v>
                </c:pt>
                <c:pt idx="376">
                  <c:v>10.137714584034599</c:v>
                </c:pt>
                <c:pt idx="377">
                  <c:v>15.2269362002801</c:v>
                </c:pt>
                <c:pt idx="378">
                  <c:v>15.6049899803009</c:v>
                </c:pt>
                <c:pt idx="379">
                  <c:v>13.426085928239999</c:v>
                </c:pt>
                <c:pt idx="380">
                  <c:v>14.988180521112101</c:v>
                </c:pt>
                <c:pt idx="381">
                  <c:v>20.7812223628952</c:v>
                </c:pt>
                <c:pt idx="382">
                  <c:v>21.4631320263403</c:v>
                </c:pt>
                <c:pt idx="383">
                  <c:v>21.147287659701</c:v>
                </c:pt>
                <c:pt idx="384">
                  <c:v>11.7047501278974</c:v>
                </c:pt>
                <c:pt idx="385">
                  <c:v>9.1254281994484803</c:v>
                </c:pt>
                <c:pt idx="386">
                  <c:v>6.5589793972034904</c:v>
                </c:pt>
                <c:pt idx="387">
                  <c:v>4.5236305459276203</c:v>
                </c:pt>
                <c:pt idx="388">
                  <c:v>0.53662483640283298</c:v>
                </c:pt>
                <c:pt idx="389">
                  <c:v>-2.6124606735829299</c:v>
                </c:pt>
                <c:pt idx="390">
                  <c:v>-3.81181430862615</c:v>
                </c:pt>
                <c:pt idx="391">
                  <c:v>-3.1221875473742999</c:v>
                </c:pt>
                <c:pt idx="392">
                  <c:v>-1.3693830173531401</c:v>
                </c:pt>
                <c:pt idx="393">
                  <c:v>-2.7763685648112202</c:v>
                </c:pt>
                <c:pt idx="394">
                  <c:v>-2.1298986420641399</c:v>
                </c:pt>
                <c:pt idx="395">
                  <c:v>-1.99897901271051</c:v>
                </c:pt>
                <c:pt idx="396">
                  <c:v>-2.36579758971656E-2</c:v>
                </c:pt>
                <c:pt idx="397">
                  <c:v>-0.63457445162908199</c:v>
                </c:pt>
                <c:pt idx="398">
                  <c:v>-3.6664756464115902</c:v>
                </c:pt>
                <c:pt idx="399">
                  <c:v>-3.2948253420865399</c:v>
                </c:pt>
                <c:pt idx="400">
                  <c:v>-0.49182704556569701</c:v>
                </c:pt>
                <c:pt idx="401">
                  <c:v>-0.30962536321915801</c:v>
                </c:pt>
                <c:pt idx="402">
                  <c:v>-9.1480388962452306</c:v>
                </c:pt>
                <c:pt idx="403">
                  <c:v>-16.200735611210199</c:v>
                </c:pt>
                <c:pt idx="404">
                  <c:v>-12.0508479423367</c:v>
                </c:pt>
                <c:pt idx="405">
                  <c:v>-9.5007440543831301</c:v>
                </c:pt>
                <c:pt idx="406">
                  <c:v>-11.3110698238139</c:v>
                </c:pt>
                <c:pt idx="407">
                  <c:v>-26.230740983852201</c:v>
                </c:pt>
                <c:pt idx="408">
                  <c:v>-35.096344027844601</c:v>
                </c:pt>
                <c:pt idx="409">
                  <c:v>-42.805310687350598</c:v>
                </c:pt>
                <c:pt idx="410">
                  <c:v>-21.1934092943862</c:v>
                </c:pt>
                <c:pt idx="411">
                  <c:v>2.5116720947830999</c:v>
                </c:pt>
                <c:pt idx="412">
                  <c:v>3.3276319994519299</c:v>
                </c:pt>
                <c:pt idx="413">
                  <c:v>2.64262384810434</c:v>
                </c:pt>
                <c:pt idx="414">
                  <c:v>11.500551484712799</c:v>
                </c:pt>
                <c:pt idx="415">
                  <c:v>22.3110821766127</c:v>
                </c:pt>
                <c:pt idx="416">
                  <c:v>21.3091116727858</c:v>
                </c:pt>
                <c:pt idx="417">
                  <c:v>18.4559303035265</c:v>
                </c:pt>
                <c:pt idx="418">
                  <c:v>15.4958171871878</c:v>
                </c:pt>
                <c:pt idx="419">
                  <c:v>13.095112579961</c:v>
                </c:pt>
                <c:pt idx="420">
                  <c:v>10.7279628036981</c:v>
                </c:pt>
                <c:pt idx="421">
                  <c:v>6.2853849004434403</c:v>
                </c:pt>
                <c:pt idx="422">
                  <c:v>0.909499215034136</c:v>
                </c:pt>
                <c:pt idx="423">
                  <c:v>-0.94011115868593098</c:v>
                </c:pt>
                <c:pt idx="424">
                  <c:v>3.0562661099300299</c:v>
                </c:pt>
                <c:pt idx="425">
                  <c:v>8.7107399717001197</c:v>
                </c:pt>
                <c:pt idx="426">
                  <c:v>12.1732181503228</c:v>
                </c:pt>
                <c:pt idx="427">
                  <c:v>12.631386801598699</c:v>
                </c:pt>
                <c:pt idx="428">
                  <c:v>10.1570990361837</c:v>
                </c:pt>
                <c:pt idx="429">
                  <c:v>10.3076530837217</c:v>
                </c:pt>
                <c:pt idx="430">
                  <c:v>18.2030000091444</c:v>
                </c:pt>
                <c:pt idx="431">
                  <c:v>18.628624330523799</c:v>
                </c:pt>
                <c:pt idx="432">
                  <c:v>18.298171280895801</c:v>
                </c:pt>
                <c:pt idx="433">
                  <c:v>15.556084113159899</c:v>
                </c:pt>
                <c:pt idx="434">
                  <c:v>19.438114398921201</c:v>
                </c:pt>
                <c:pt idx="435">
                  <c:v>32.622534161885199</c:v>
                </c:pt>
                <c:pt idx="436">
                  <c:v>27.190948664748898</c:v>
                </c:pt>
                <c:pt idx="437">
                  <c:v>21.905066056028101</c:v>
                </c:pt>
                <c:pt idx="438">
                  <c:v>23.239171823190301</c:v>
                </c:pt>
                <c:pt idx="439">
                  <c:v>23.5905539397287</c:v>
                </c:pt>
                <c:pt idx="440">
                  <c:v>20.4862569888971</c:v>
                </c:pt>
                <c:pt idx="441">
                  <c:v>18.136761768101099</c:v>
                </c:pt>
                <c:pt idx="442">
                  <c:v>18.6027962872767</c:v>
                </c:pt>
                <c:pt idx="443">
                  <c:v>18.3333502324531</c:v>
                </c:pt>
                <c:pt idx="444">
                  <c:v>13.609197497766701</c:v>
                </c:pt>
                <c:pt idx="445">
                  <c:v>8.1115382821033197</c:v>
                </c:pt>
                <c:pt idx="446">
                  <c:v>2.0671458652282699</c:v>
                </c:pt>
                <c:pt idx="447">
                  <c:v>-2.8808783835318601</c:v>
                </c:pt>
                <c:pt idx="448">
                  <c:v>-5.0224993261772397</c:v>
                </c:pt>
                <c:pt idx="449">
                  <c:v>-7.3390686207921796</c:v>
                </c:pt>
                <c:pt idx="450">
                  <c:v>-9.0701283907460404</c:v>
                </c:pt>
                <c:pt idx="451">
                  <c:v>-11.2478540802562</c:v>
                </c:pt>
                <c:pt idx="452">
                  <c:v>-13.6114386118069</c:v>
                </c:pt>
                <c:pt idx="453">
                  <c:v>-16.043141715397699</c:v>
                </c:pt>
                <c:pt idx="454">
                  <c:v>-16.616000234673098</c:v>
                </c:pt>
                <c:pt idx="455">
                  <c:v>-13.8092489825223</c:v>
                </c:pt>
                <c:pt idx="456">
                  <c:v>-11.200757984924699</c:v>
                </c:pt>
                <c:pt idx="457">
                  <c:v>-10.174949240475</c:v>
                </c:pt>
                <c:pt idx="458">
                  <c:v>-8.0209785292856104</c:v>
                </c:pt>
                <c:pt idx="459">
                  <c:v>-5.0871489601134696</c:v>
                </c:pt>
                <c:pt idx="460">
                  <c:v>-3.3826153661664402</c:v>
                </c:pt>
                <c:pt idx="461">
                  <c:v>-3.6471879668257499</c:v>
                </c:pt>
                <c:pt idx="462">
                  <c:v>-4.2774710429063099</c:v>
                </c:pt>
                <c:pt idx="463">
                  <c:v>-3.6480409300616601</c:v>
                </c:pt>
                <c:pt idx="464">
                  <c:v>-2.3259821147968398</c:v>
                </c:pt>
                <c:pt idx="465">
                  <c:v>-2.7641250647794999</c:v>
                </c:pt>
                <c:pt idx="466">
                  <c:v>-3.2354853412097002</c:v>
                </c:pt>
                <c:pt idx="467">
                  <c:v>-2.8742633135004598</c:v>
                </c:pt>
                <c:pt idx="468">
                  <c:v>-1.68427239245868</c:v>
                </c:pt>
                <c:pt idx="469">
                  <c:v>-0.81601022155823</c:v>
                </c:pt>
                <c:pt idx="470">
                  <c:v>-0.81652949326623603</c:v>
                </c:pt>
                <c:pt idx="471">
                  <c:v>-1.5601618103607</c:v>
                </c:pt>
                <c:pt idx="472">
                  <c:v>-1.28480545967148</c:v>
                </c:pt>
                <c:pt idx="473">
                  <c:v>-0.35376310929465299</c:v>
                </c:pt>
                <c:pt idx="474">
                  <c:v>-1.6522443812482299</c:v>
                </c:pt>
                <c:pt idx="475">
                  <c:v>-3.8006814419097301</c:v>
                </c:pt>
                <c:pt idx="476">
                  <c:v>-5.0863913465104398</c:v>
                </c:pt>
                <c:pt idx="477">
                  <c:v>-2.5773512130880301</c:v>
                </c:pt>
              </c:numCache>
            </c:numRef>
          </c:val>
          <c:smooth val="0"/>
          <c:extLst>
            <c:ext xmlns:c16="http://schemas.microsoft.com/office/drawing/2014/chart" uri="{C3380CC4-5D6E-409C-BE32-E72D297353CC}">
              <c16:uniqueId val="{00000000-DC49-445C-94B7-3567B3F61980}"/>
            </c:ext>
          </c:extLst>
        </c:ser>
        <c:ser>
          <c:idx val="1"/>
          <c:order val="1"/>
          <c:tx>
            <c:strRef>
              <c:f>'[fusion test.xlsx]Sheet1'!$P$1</c:f>
              <c:strCache>
                <c:ptCount val="1"/>
                <c:pt idx="0">
                  <c:v>Y_accel</c:v>
                </c:pt>
              </c:strCache>
            </c:strRef>
          </c:tx>
          <c:spPr>
            <a:ln w="28575" cap="rnd">
              <a:solidFill>
                <a:schemeClr val="accent2"/>
              </a:solidFill>
              <a:round/>
            </a:ln>
            <a:effectLst/>
          </c:spPr>
          <c:marker>
            <c:symbol val="none"/>
          </c:marker>
          <c:val>
            <c:numRef>
              <c:f>'[fusion test.xlsx]Sheet1'!$P$2:$P$691</c:f>
              <c:numCache>
                <c:formatCode>General</c:formatCode>
                <c:ptCount val="690"/>
                <c:pt idx="0">
                  <c:v>-44.691655589497898</c:v>
                </c:pt>
                <c:pt idx="1">
                  <c:v>-42.5997518747483</c:v>
                </c:pt>
                <c:pt idx="2">
                  <c:v>-44.483063310700601</c:v>
                </c:pt>
                <c:pt idx="3">
                  <c:v>-43.888771838558299</c:v>
                </c:pt>
                <c:pt idx="4">
                  <c:v>-45.844671321619501</c:v>
                </c:pt>
                <c:pt idx="5">
                  <c:v>-45.655044450897002</c:v>
                </c:pt>
                <c:pt idx="6">
                  <c:v>-41.929556850340198</c:v>
                </c:pt>
                <c:pt idx="7">
                  <c:v>-41.789715572504399</c:v>
                </c:pt>
                <c:pt idx="8">
                  <c:v>-43.098994289476899</c:v>
                </c:pt>
                <c:pt idx="9">
                  <c:v>-43.785041177335302</c:v>
                </c:pt>
                <c:pt idx="10">
                  <c:v>-43.887553883055503</c:v>
                </c:pt>
                <c:pt idx="11">
                  <c:v>-42.3238149077131</c:v>
                </c:pt>
                <c:pt idx="12">
                  <c:v>-43.088149336266603</c:v>
                </c:pt>
                <c:pt idx="13">
                  <c:v>-45.153216075707697</c:v>
                </c:pt>
                <c:pt idx="14">
                  <c:v>-41.375210477772299</c:v>
                </c:pt>
                <c:pt idx="15">
                  <c:v>-40.300306347882298</c:v>
                </c:pt>
                <c:pt idx="16">
                  <c:v>-44.720404672194498</c:v>
                </c:pt>
                <c:pt idx="17">
                  <c:v>-46.322546441173301</c:v>
                </c:pt>
                <c:pt idx="18">
                  <c:v>-40.160013819408803</c:v>
                </c:pt>
                <c:pt idx="19">
                  <c:v>-38.591146452710099</c:v>
                </c:pt>
                <c:pt idx="20">
                  <c:v>-42.533470695178103</c:v>
                </c:pt>
                <c:pt idx="21">
                  <c:v>-48.836554347787001</c:v>
                </c:pt>
                <c:pt idx="22">
                  <c:v>-51.8039848795257</c:v>
                </c:pt>
                <c:pt idx="23">
                  <c:v>-45.344289573915702</c:v>
                </c:pt>
                <c:pt idx="24">
                  <c:v>-35.721715506097503</c:v>
                </c:pt>
                <c:pt idx="25">
                  <c:v>-34.454470681025498</c:v>
                </c:pt>
                <c:pt idx="26">
                  <c:v>-41.239920630630301</c:v>
                </c:pt>
                <c:pt idx="27">
                  <c:v>-45.481387029443802</c:v>
                </c:pt>
                <c:pt idx="28">
                  <c:v>-46.951944407315302</c:v>
                </c:pt>
                <c:pt idx="29">
                  <c:v>-45.669960084900502</c:v>
                </c:pt>
                <c:pt idx="30">
                  <c:v>-42.1488248607439</c:v>
                </c:pt>
                <c:pt idx="31">
                  <c:v>-43.374617089850801</c:v>
                </c:pt>
                <c:pt idx="32">
                  <c:v>-47.100043019966698</c:v>
                </c:pt>
                <c:pt idx="33">
                  <c:v>-42.383948796924699</c:v>
                </c:pt>
                <c:pt idx="34">
                  <c:v>-40.034100045378104</c:v>
                </c:pt>
                <c:pt idx="35">
                  <c:v>-39.034302821258599</c:v>
                </c:pt>
                <c:pt idx="36">
                  <c:v>-39.009608437419899</c:v>
                </c:pt>
                <c:pt idx="37">
                  <c:v>-37.941438780489001</c:v>
                </c:pt>
                <c:pt idx="38">
                  <c:v>-35.105744774546302</c:v>
                </c:pt>
                <c:pt idx="39">
                  <c:v>-33.476576092454302</c:v>
                </c:pt>
                <c:pt idx="40">
                  <c:v>-33.487188495405803</c:v>
                </c:pt>
                <c:pt idx="41">
                  <c:v>-31.792019721786499</c:v>
                </c:pt>
                <c:pt idx="42">
                  <c:v>-29.448566238479899</c:v>
                </c:pt>
                <c:pt idx="43">
                  <c:v>-27.263677787935102</c:v>
                </c:pt>
                <c:pt idx="44">
                  <c:v>-27.047327551344999</c:v>
                </c:pt>
                <c:pt idx="45">
                  <c:v>-26.292918593749398</c:v>
                </c:pt>
                <c:pt idx="46">
                  <c:v>-23.0753496540474</c:v>
                </c:pt>
                <c:pt idx="47">
                  <c:v>-23.169666540095701</c:v>
                </c:pt>
                <c:pt idx="48">
                  <c:v>-26.172816464967799</c:v>
                </c:pt>
                <c:pt idx="49">
                  <c:v>-29.1226362490385</c:v>
                </c:pt>
                <c:pt idx="50">
                  <c:v>-26.9044307999234</c:v>
                </c:pt>
                <c:pt idx="51">
                  <c:v>-20.521079116855699</c:v>
                </c:pt>
                <c:pt idx="52">
                  <c:v>-19.114793235117101</c:v>
                </c:pt>
                <c:pt idx="53">
                  <c:v>-20.739086326185902</c:v>
                </c:pt>
                <c:pt idx="54">
                  <c:v>-21.928436230362301</c:v>
                </c:pt>
                <c:pt idx="55">
                  <c:v>-23.101019496431</c:v>
                </c:pt>
                <c:pt idx="56">
                  <c:v>-19.7990691784475</c:v>
                </c:pt>
                <c:pt idx="57">
                  <c:v>-22.137987363461001</c:v>
                </c:pt>
                <c:pt idx="58">
                  <c:v>-17.574739473183399</c:v>
                </c:pt>
                <c:pt idx="59">
                  <c:v>-17.1263874190794</c:v>
                </c:pt>
                <c:pt idx="60">
                  <c:v>-20.087820431095501</c:v>
                </c:pt>
                <c:pt idx="61">
                  <c:v>-18.767188847871498</c:v>
                </c:pt>
                <c:pt idx="62">
                  <c:v>-17.084491949773099</c:v>
                </c:pt>
                <c:pt idx="63">
                  <c:v>-9.0376562270571306</c:v>
                </c:pt>
                <c:pt idx="64">
                  <c:v>-8.7619602812792206</c:v>
                </c:pt>
                <c:pt idx="65">
                  <c:v>-8.5516052910208096</c:v>
                </c:pt>
                <c:pt idx="66">
                  <c:v>-11.9773987088127</c:v>
                </c:pt>
                <c:pt idx="67">
                  <c:v>-13.2696985828584</c:v>
                </c:pt>
                <c:pt idx="68">
                  <c:v>-13.0774790802969</c:v>
                </c:pt>
                <c:pt idx="69">
                  <c:v>-12.7594044465684</c:v>
                </c:pt>
                <c:pt idx="70">
                  <c:v>-18.0664645109612</c:v>
                </c:pt>
                <c:pt idx="71">
                  <c:v>-24.545739894476899</c:v>
                </c:pt>
                <c:pt idx="72">
                  <c:v>-33.413190169734399</c:v>
                </c:pt>
                <c:pt idx="73">
                  <c:v>-31.819239285886901</c:v>
                </c:pt>
                <c:pt idx="74">
                  <c:v>-33.081642656096797</c:v>
                </c:pt>
                <c:pt idx="75">
                  <c:v>-23.255955116646501</c:v>
                </c:pt>
                <c:pt idx="76">
                  <c:v>-28.951174626553598</c:v>
                </c:pt>
                <c:pt idx="77">
                  <c:v>-38.041131475086402</c:v>
                </c:pt>
                <c:pt idx="78">
                  <c:v>-44.617963488262397</c:v>
                </c:pt>
                <c:pt idx="79">
                  <c:v>-43.602989439311798</c:v>
                </c:pt>
                <c:pt idx="80">
                  <c:v>-35.949967609733001</c:v>
                </c:pt>
                <c:pt idx="81">
                  <c:v>-32.4271592847685</c:v>
                </c:pt>
                <c:pt idx="82">
                  <c:v>-32.145914560903002</c:v>
                </c:pt>
                <c:pt idx="83">
                  <c:v>-37.518975376715197</c:v>
                </c:pt>
                <c:pt idx="84">
                  <c:v>-33.918037563003601</c:v>
                </c:pt>
                <c:pt idx="85">
                  <c:v>-31.7151659356613</c:v>
                </c:pt>
                <c:pt idx="86">
                  <c:v>-33.275336760991401</c:v>
                </c:pt>
                <c:pt idx="87">
                  <c:v>-40.356737446872799</c:v>
                </c:pt>
                <c:pt idx="88">
                  <c:v>-46.223997485423197</c:v>
                </c:pt>
                <c:pt idx="89">
                  <c:v>-44.4985149680615</c:v>
                </c:pt>
                <c:pt idx="90">
                  <c:v>-42.077503962220902</c:v>
                </c:pt>
                <c:pt idx="91">
                  <c:v>-45.475981965305401</c:v>
                </c:pt>
                <c:pt idx="92">
                  <c:v>-49.076738142345199</c:v>
                </c:pt>
                <c:pt idx="93">
                  <c:v>-48.168942244333202</c:v>
                </c:pt>
                <c:pt idx="94">
                  <c:v>-43.105725778187697</c:v>
                </c:pt>
                <c:pt idx="95">
                  <c:v>-38.264179382491797</c:v>
                </c:pt>
                <c:pt idx="96">
                  <c:v>-34.240434401579897</c:v>
                </c:pt>
                <c:pt idx="97">
                  <c:v>-30.940197036965099</c:v>
                </c:pt>
                <c:pt idx="98">
                  <c:v>-23.9501588813797</c:v>
                </c:pt>
                <c:pt idx="99">
                  <c:v>-20.414849103112001</c:v>
                </c:pt>
                <c:pt idx="100">
                  <c:v>-19.008498637030399</c:v>
                </c:pt>
                <c:pt idx="101">
                  <c:v>-18.746496041452701</c:v>
                </c:pt>
                <c:pt idx="102">
                  <c:v>-19.171730607885699</c:v>
                </c:pt>
                <c:pt idx="103">
                  <c:v>-20.726724512110799</c:v>
                </c:pt>
                <c:pt idx="104">
                  <c:v>-19.847229809077199</c:v>
                </c:pt>
                <c:pt idx="105">
                  <c:v>-17.0802897851963</c:v>
                </c:pt>
                <c:pt idx="106">
                  <c:v>-17.603220823238701</c:v>
                </c:pt>
                <c:pt idx="107">
                  <c:v>-17.711070585161099</c:v>
                </c:pt>
                <c:pt idx="108">
                  <c:v>-23.7032180348799</c:v>
                </c:pt>
                <c:pt idx="109">
                  <c:v>-24.797420569535198</c:v>
                </c:pt>
                <c:pt idx="110">
                  <c:v>-17.6712931453987</c:v>
                </c:pt>
                <c:pt idx="111">
                  <c:v>-31.885107169558601</c:v>
                </c:pt>
                <c:pt idx="112">
                  <c:v>-74.563766463348301</c:v>
                </c:pt>
                <c:pt idx="113">
                  <c:v>-68.554616361613199</c:v>
                </c:pt>
                <c:pt idx="114">
                  <c:v>-64.167332319629196</c:v>
                </c:pt>
                <c:pt idx="115">
                  <c:v>-32.524139007288198</c:v>
                </c:pt>
                <c:pt idx="116">
                  <c:v>-19.904108039064099</c:v>
                </c:pt>
                <c:pt idx="117">
                  <c:v>-20.3224611720584</c:v>
                </c:pt>
                <c:pt idx="118">
                  <c:v>-19.151461455582801</c:v>
                </c:pt>
                <c:pt idx="119">
                  <c:v>-15.880834017140799</c:v>
                </c:pt>
                <c:pt idx="120">
                  <c:v>-14.372098026364499</c:v>
                </c:pt>
                <c:pt idx="121">
                  <c:v>-15.771983985778</c:v>
                </c:pt>
                <c:pt idx="122">
                  <c:v>-17.031636440452999</c:v>
                </c:pt>
                <c:pt idx="123">
                  <c:v>-18.7381503974431</c:v>
                </c:pt>
                <c:pt idx="124">
                  <c:v>-19.126165709216401</c:v>
                </c:pt>
                <c:pt idx="125">
                  <c:v>-18.084584603915999</c:v>
                </c:pt>
                <c:pt idx="126">
                  <c:v>-19.490019154666602</c:v>
                </c:pt>
                <c:pt idx="127">
                  <c:v>-22.239369155187301</c:v>
                </c:pt>
                <c:pt idx="128">
                  <c:v>-24.638698433185901</c:v>
                </c:pt>
                <c:pt idx="129">
                  <c:v>-24.098504560034101</c:v>
                </c:pt>
                <c:pt idx="130">
                  <c:v>-23.4420789658306</c:v>
                </c:pt>
                <c:pt idx="131">
                  <c:v>-24.514247397579499</c:v>
                </c:pt>
                <c:pt idx="132">
                  <c:v>-25.645132280683299</c:v>
                </c:pt>
                <c:pt idx="133">
                  <c:v>-22.969772202714701</c:v>
                </c:pt>
                <c:pt idx="134">
                  <c:v>-21.705194021965902</c:v>
                </c:pt>
                <c:pt idx="135">
                  <c:v>-19.674729262045201</c:v>
                </c:pt>
                <c:pt idx="136">
                  <c:v>-19.383506903306898</c:v>
                </c:pt>
                <c:pt idx="137">
                  <c:v>-20.557572465209802</c:v>
                </c:pt>
                <c:pt idx="138">
                  <c:v>-19.754074523791999</c:v>
                </c:pt>
                <c:pt idx="139">
                  <c:v>-18.147546845921401</c:v>
                </c:pt>
                <c:pt idx="140">
                  <c:v>-16.9700315721065</c:v>
                </c:pt>
                <c:pt idx="141">
                  <c:v>-27.319500398204099</c:v>
                </c:pt>
                <c:pt idx="142">
                  <c:v>-24.009336277331101</c:v>
                </c:pt>
                <c:pt idx="143">
                  <c:v>-13.316470281592601</c:v>
                </c:pt>
                <c:pt idx="144">
                  <c:v>-0.82751337173104</c:v>
                </c:pt>
                <c:pt idx="145">
                  <c:v>35.863260211780997</c:v>
                </c:pt>
                <c:pt idx="146">
                  <c:v>5.9142973667285403</c:v>
                </c:pt>
                <c:pt idx="147">
                  <c:v>3.25679081882455</c:v>
                </c:pt>
                <c:pt idx="148">
                  <c:v>12.8231761531466</c:v>
                </c:pt>
                <c:pt idx="149">
                  <c:v>41.403311364434799</c:v>
                </c:pt>
                <c:pt idx="150">
                  <c:v>23.179064581759899</c:v>
                </c:pt>
                <c:pt idx="151">
                  <c:v>10.2892844175087</c:v>
                </c:pt>
                <c:pt idx="152">
                  <c:v>7.3838412424442801</c:v>
                </c:pt>
                <c:pt idx="153">
                  <c:v>10.099853608247299</c:v>
                </c:pt>
                <c:pt idx="154">
                  <c:v>14.7282474865374</c:v>
                </c:pt>
                <c:pt idx="155">
                  <c:v>14.336058810167099</c:v>
                </c:pt>
                <c:pt idx="156">
                  <c:v>12.430028166822</c:v>
                </c:pt>
                <c:pt idx="157">
                  <c:v>12.303327838107901</c:v>
                </c:pt>
                <c:pt idx="158">
                  <c:v>12.4431552691037</c:v>
                </c:pt>
                <c:pt idx="159">
                  <c:v>13.9061088947151</c:v>
                </c:pt>
                <c:pt idx="160">
                  <c:v>14.4487288334683</c:v>
                </c:pt>
                <c:pt idx="161">
                  <c:v>13.679402158722899</c:v>
                </c:pt>
                <c:pt idx="162">
                  <c:v>14.1600560319098</c:v>
                </c:pt>
                <c:pt idx="163">
                  <c:v>12.3658629510154</c:v>
                </c:pt>
                <c:pt idx="164">
                  <c:v>9.6015695755511707</c:v>
                </c:pt>
                <c:pt idx="165">
                  <c:v>9.6693757181889097</c:v>
                </c:pt>
                <c:pt idx="166">
                  <c:v>8.4837107145703499</c:v>
                </c:pt>
                <c:pt idx="167">
                  <c:v>5.4729170985408899</c:v>
                </c:pt>
                <c:pt idx="168">
                  <c:v>2.2719493046750001</c:v>
                </c:pt>
                <c:pt idx="169">
                  <c:v>0.34070699503574298</c:v>
                </c:pt>
                <c:pt idx="170">
                  <c:v>-0.72172839975700498</c:v>
                </c:pt>
                <c:pt idx="171">
                  <c:v>-4.39309981941165</c:v>
                </c:pt>
                <c:pt idx="172">
                  <c:v>-5.4918745778340101</c:v>
                </c:pt>
                <c:pt idx="173">
                  <c:v>-11.651549341123401</c:v>
                </c:pt>
                <c:pt idx="174">
                  <c:v>-19.005327334009699</c:v>
                </c:pt>
                <c:pt idx="175">
                  <c:v>-28.0102966931887</c:v>
                </c:pt>
                <c:pt idx="176">
                  <c:v>-45.913487129425398</c:v>
                </c:pt>
                <c:pt idx="177">
                  <c:v>-37.256132277910602</c:v>
                </c:pt>
                <c:pt idx="178">
                  <c:v>-35.113526517866802</c:v>
                </c:pt>
                <c:pt idx="179">
                  <c:v>-71.893820986656706</c:v>
                </c:pt>
                <c:pt idx="180">
                  <c:v>-59.609253890279497</c:v>
                </c:pt>
                <c:pt idx="181">
                  <c:v>-64.085704853086597</c:v>
                </c:pt>
                <c:pt idx="182">
                  <c:v>-63.100925427048203</c:v>
                </c:pt>
                <c:pt idx="183">
                  <c:v>-38.610872438009601</c:v>
                </c:pt>
                <c:pt idx="184">
                  <c:v>-29.886639082313302</c:v>
                </c:pt>
                <c:pt idx="185">
                  <c:v>-28.504108452881201</c:v>
                </c:pt>
                <c:pt idx="186">
                  <c:v>-27.876281721619101</c:v>
                </c:pt>
                <c:pt idx="187">
                  <c:v>-26.734563119581999</c:v>
                </c:pt>
                <c:pt idx="188">
                  <c:v>-25.379229504667499</c:v>
                </c:pt>
                <c:pt idx="189">
                  <c:v>-24.701414746656901</c:v>
                </c:pt>
                <c:pt idx="190">
                  <c:v>-25.5633252812781</c:v>
                </c:pt>
                <c:pt idx="191">
                  <c:v>-26.611756863132499</c:v>
                </c:pt>
                <c:pt idx="192">
                  <c:v>-26.766137375908201</c:v>
                </c:pt>
                <c:pt idx="193">
                  <c:v>-25.885771827004302</c:v>
                </c:pt>
                <c:pt idx="194">
                  <c:v>-25.7318656903964</c:v>
                </c:pt>
                <c:pt idx="195">
                  <c:v>-26.850804522640999</c:v>
                </c:pt>
                <c:pt idx="196">
                  <c:v>-24.991056740087199</c:v>
                </c:pt>
                <c:pt idx="197">
                  <c:v>-22.518011924621401</c:v>
                </c:pt>
                <c:pt idx="198">
                  <c:v>-19.582084716662202</c:v>
                </c:pt>
                <c:pt idx="199">
                  <c:v>-20.338263056869899</c:v>
                </c:pt>
                <c:pt idx="200">
                  <c:v>-23.404820319513199</c:v>
                </c:pt>
                <c:pt idx="201">
                  <c:v>-20.7959009032182</c:v>
                </c:pt>
                <c:pt idx="202">
                  <c:v>-15.7791500565609</c:v>
                </c:pt>
                <c:pt idx="203">
                  <c:v>-13.288096081772</c:v>
                </c:pt>
                <c:pt idx="204">
                  <c:v>-32.360256533288002</c:v>
                </c:pt>
                <c:pt idx="205">
                  <c:v>-25.747096071290098</c:v>
                </c:pt>
                <c:pt idx="206">
                  <c:v>-9.2895509189315906</c:v>
                </c:pt>
                <c:pt idx="207">
                  <c:v>8.8070906927630794</c:v>
                </c:pt>
                <c:pt idx="208">
                  <c:v>49.961961673824</c:v>
                </c:pt>
                <c:pt idx="209">
                  <c:v>-0.84701381757455296</c:v>
                </c:pt>
                <c:pt idx="210">
                  <c:v>-5.9350708792175304</c:v>
                </c:pt>
                <c:pt idx="211">
                  <c:v>3.4030482846671299</c:v>
                </c:pt>
                <c:pt idx="212">
                  <c:v>7.3250599907914298</c:v>
                </c:pt>
                <c:pt idx="213">
                  <c:v>4.7469108562983404</c:v>
                </c:pt>
                <c:pt idx="214">
                  <c:v>4.6008213580973703</c:v>
                </c:pt>
                <c:pt idx="215">
                  <c:v>9.0498286772791392</c:v>
                </c:pt>
                <c:pt idx="216">
                  <c:v>17.9025818544788</c:v>
                </c:pt>
                <c:pt idx="217">
                  <c:v>21.6367941190158</c:v>
                </c:pt>
                <c:pt idx="218">
                  <c:v>11.9206522433514</c:v>
                </c:pt>
                <c:pt idx="219">
                  <c:v>7.1831540701669097</c:v>
                </c:pt>
                <c:pt idx="220">
                  <c:v>6.2550850731974101</c:v>
                </c:pt>
                <c:pt idx="221">
                  <c:v>6.54089618350823</c:v>
                </c:pt>
                <c:pt idx="222">
                  <c:v>8.2069926009879204</c:v>
                </c:pt>
                <c:pt idx="223">
                  <c:v>10.203042189344201</c:v>
                </c:pt>
                <c:pt idx="224">
                  <c:v>11.903814231058099</c:v>
                </c:pt>
                <c:pt idx="225">
                  <c:v>11.6770719146585</c:v>
                </c:pt>
                <c:pt idx="226">
                  <c:v>12.313704804021199</c:v>
                </c:pt>
                <c:pt idx="227">
                  <c:v>15.504620464136099</c:v>
                </c:pt>
                <c:pt idx="228">
                  <c:v>19.042809805534201</c:v>
                </c:pt>
                <c:pt idx="229">
                  <c:v>16.744411891567399</c:v>
                </c:pt>
                <c:pt idx="230">
                  <c:v>12.1241871504754</c:v>
                </c:pt>
                <c:pt idx="231">
                  <c:v>11.2775100698071</c:v>
                </c:pt>
                <c:pt idx="232">
                  <c:v>12.0891800360915</c:v>
                </c:pt>
                <c:pt idx="233">
                  <c:v>9.9776159898978793</c:v>
                </c:pt>
                <c:pt idx="234">
                  <c:v>3.8786570638501501</c:v>
                </c:pt>
                <c:pt idx="235">
                  <c:v>-3.57022330927524</c:v>
                </c:pt>
                <c:pt idx="236">
                  <c:v>-6.7336163015657897</c:v>
                </c:pt>
                <c:pt idx="237">
                  <c:v>-26.5074727806523</c:v>
                </c:pt>
                <c:pt idx="238">
                  <c:v>-84.157008261043202</c:v>
                </c:pt>
                <c:pt idx="239">
                  <c:v>-83.574327960197806</c:v>
                </c:pt>
                <c:pt idx="240">
                  <c:v>-80.064441904087701</c:v>
                </c:pt>
                <c:pt idx="241">
                  <c:v>-81.919096208968</c:v>
                </c:pt>
                <c:pt idx="242">
                  <c:v>-63.111732429746702</c:v>
                </c:pt>
                <c:pt idx="243">
                  <c:v>-66.399301290162498</c:v>
                </c:pt>
                <c:pt idx="244">
                  <c:v>-82.435739204447401</c:v>
                </c:pt>
                <c:pt idx="245">
                  <c:v>-83.058422666816199</c:v>
                </c:pt>
                <c:pt idx="246">
                  <c:v>-58.774075940587103</c:v>
                </c:pt>
                <c:pt idx="247">
                  <c:v>-47.403138878085102</c:v>
                </c:pt>
                <c:pt idx="248">
                  <c:v>-42.948323626299199</c:v>
                </c:pt>
                <c:pt idx="249">
                  <c:v>-42.192886761160601</c:v>
                </c:pt>
                <c:pt idx="250">
                  <c:v>-39.316408422890298</c:v>
                </c:pt>
                <c:pt idx="251">
                  <c:v>-36.0316994827242</c:v>
                </c:pt>
                <c:pt idx="252">
                  <c:v>-35.595216491328401</c:v>
                </c:pt>
                <c:pt idx="253">
                  <c:v>-36.561828317622897</c:v>
                </c:pt>
                <c:pt idx="254">
                  <c:v>-36.270385073115499</c:v>
                </c:pt>
                <c:pt idx="255">
                  <c:v>-34.8457494074556</c:v>
                </c:pt>
                <c:pt idx="256">
                  <c:v>-34.996024229363101</c:v>
                </c:pt>
                <c:pt idx="257">
                  <c:v>-36.043358249194398</c:v>
                </c:pt>
                <c:pt idx="258">
                  <c:v>-38.227463333632898</c:v>
                </c:pt>
                <c:pt idx="259">
                  <c:v>-39.825712709929</c:v>
                </c:pt>
                <c:pt idx="260">
                  <c:v>-36.7136728923915</c:v>
                </c:pt>
                <c:pt idx="261">
                  <c:v>-29.761684688677001</c:v>
                </c:pt>
                <c:pt idx="262">
                  <c:v>-30.357577979408099</c:v>
                </c:pt>
                <c:pt idx="263">
                  <c:v>-47.8665537069446</c:v>
                </c:pt>
                <c:pt idx="264">
                  <c:v>-37.880186172823002</c:v>
                </c:pt>
                <c:pt idx="265">
                  <c:v>-26.687817216187899</c:v>
                </c:pt>
                <c:pt idx="266">
                  <c:v>-25.9672480486696</c:v>
                </c:pt>
                <c:pt idx="267">
                  <c:v>-41.7587954588559</c:v>
                </c:pt>
                <c:pt idx="268">
                  <c:v>-62.960643707014803</c:v>
                </c:pt>
                <c:pt idx="269">
                  <c:v>-43.473928478685302</c:v>
                </c:pt>
                <c:pt idx="270">
                  <c:v>-20.630319789380799</c:v>
                </c:pt>
                <c:pt idx="271">
                  <c:v>-10.240869014164099</c:v>
                </c:pt>
                <c:pt idx="272">
                  <c:v>12.3473809935034</c:v>
                </c:pt>
                <c:pt idx="273">
                  <c:v>-7.2656944798582801</c:v>
                </c:pt>
                <c:pt idx="274">
                  <c:v>-21.447798002708598</c:v>
                </c:pt>
                <c:pt idx="275">
                  <c:v>-13.6571787198039</c:v>
                </c:pt>
                <c:pt idx="276">
                  <c:v>-5.3439393319108</c:v>
                </c:pt>
                <c:pt idx="277">
                  <c:v>10.826207989919199</c:v>
                </c:pt>
                <c:pt idx="278">
                  <c:v>10.8867320404698</c:v>
                </c:pt>
                <c:pt idx="279">
                  <c:v>5.2361352962363803</c:v>
                </c:pt>
                <c:pt idx="280">
                  <c:v>8.6305879463623203</c:v>
                </c:pt>
                <c:pt idx="281">
                  <c:v>16.3478459660749</c:v>
                </c:pt>
                <c:pt idx="282">
                  <c:v>20.3596041758612</c:v>
                </c:pt>
                <c:pt idx="283">
                  <c:v>17.699741907403599</c:v>
                </c:pt>
                <c:pt idx="284">
                  <c:v>14.162510531638199</c:v>
                </c:pt>
                <c:pt idx="285">
                  <c:v>14.0518292949294</c:v>
                </c:pt>
                <c:pt idx="286">
                  <c:v>10.5395240107991</c:v>
                </c:pt>
                <c:pt idx="287">
                  <c:v>6.3909616324767704</c:v>
                </c:pt>
                <c:pt idx="288">
                  <c:v>3.1021369134811598</c:v>
                </c:pt>
                <c:pt idx="289">
                  <c:v>1.16317662642012</c:v>
                </c:pt>
                <c:pt idx="290">
                  <c:v>-2.0681756536881801</c:v>
                </c:pt>
                <c:pt idx="291">
                  <c:v>-3.8276741068977702</c:v>
                </c:pt>
                <c:pt idx="292">
                  <c:v>-0.94798294734382804</c:v>
                </c:pt>
                <c:pt idx="293">
                  <c:v>4.3273989374956301</c:v>
                </c:pt>
                <c:pt idx="294">
                  <c:v>9.1120889176316595</c:v>
                </c:pt>
                <c:pt idx="295">
                  <c:v>10.415159089330899</c:v>
                </c:pt>
                <c:pt idx="296">
                  <c:v>10.985080579067599</c:v>
                </c:pt>
                <c:pt idx="297">
                  <c:v>13.423216401781</c:v>
                </c:pt>
                <c:pt idx="298">
                  <c:v>15.4728319403053</c:v>
                </c:pt>
                <c:pt idx="299">
                  <c:v>12.9003231098032</c:v>
                </c:pt>
                <c:pt idx="300">
                  <c:v>7.3690001688701896</c:v>
                </c:pt>
                <c:pt idx="301">
                  <c:v>3.9365855351343901</c:v>
                </c:pt>
                <c:pt idx="302">
                  <c:v>1.8370979417300199</c:v>
                </c:pt>
                <c:pt idx="303">
                  <c:v>-5.2990660712738098</c:v>
                </c:pt>
                <c:pt idx="304">
                  <c:v>-10.5196480865099</c:v>
                </c:pt>
                <c:pt idx="305">
                  <c:v>-11.695513201138599</c:v>
                </c:pt>
                <c:pt idx="306">
                  <c:v>-14.6359271533873</c:v>
                </c:pt>
                <c:pt idx="307">
                  <c:v>-28.9431000138357</c:v>
                </c:pt>
                <c:pt idx="308">
                  <c:v>-49.388391121799998</c:v>
                </c:pt>
                <c:pt idx="309">
                  <c:v>-47.717370325277003</c:v>
                </c:pt>
                <c:pt idx="310">
                  <c:v>-51.145415512207798</c:v>
                </c:pt>
                <c:pt idx="311">
                  <c:v>-61.979958446129501</c:v>
                </c:pt>
                <c:pt idx="312">
                  <c:v>-77.047094351806606</c:v>
                </c:pt>
                <c:pt idx="313">
                  <c:v>-71.863630568775903</c:v>
                </c:pt>
                <c:pt idx="314">
                  <c:v>-67.0205921765765</c:v>
                </c:pt>
                <c:pt idx="315">
                  <c:v>-62.441993592086</c:v>
                </c:pt>
                <c:pt idx="316">
                  <c:v>-35.876761089877299</c:v>
                </c:pt>
                <c:pt idx="317">
                  <c:v>-33.291410803633902</c:v>
                </c:pt>
                <c:pt idx="318">
                  <c:v>-31.2695486958395</c:v>
                </c:pt>
                <c:pt idx="319">
                  <c:v>-32.530612841496499</c:v>
                </c:pt>
                <c:pt idx="320">
                  <c:v>-31.080851873717201</c:v>
                </c:pt>
                <c:pt idx="321">
                  <c:v>-29.673647697</c:v>
                </c:pt>
                <c:pt idx="322">
                  <c:v>-27.962850275703101</c:v>
                </c:pt>
                <c:pt idx="323">
                  <c:v>-29.7449015977008</c:v>
                </c:pt>
                <c:pt idx="324">
                  <c:v>-31.834502257851</c:v>
                </c:pt>
                <c:pt idx="325">
                  <c:v>-30.6913639644672</c:v>
                </c:pt>
                <c:pt idx="326">
                  <c:v>-29.1487609474141</c:v>
                </c:pt>
                <c:pt idx="327">
                  <c:v>-29.1653015232421</c:v>
                </c:pt>
                <c:pt idx="328">
                  <c:v>-31.108862111190799</c:v>
                </c:pt>
                <c:pt idx="329">
                  <c:v>-31.244417136233398</c:v>
                </c:pt>
                <c:pt idx="330">
                  <c:v>-28.8145124823338</c:v>
                </c:pt>
                <c:pt idx="331">
                  <c:v>-28.175360341122801</c:v>
                </c:pt>
                <c:pt idx="332">
                  <c:v>-33.271632864407302</c:v>
                </c:pt>
                <c:pt idx="333">
                  <c:v>-38.167408921362998</c:v>
                </c:pt>
                <c:pt idx="334">
                  <c:v>-31.574433224067</c:v>
                </c:pt>
                <c:pt idx="335">
                  <c:v>-24.677806087222098</c:v>
                </c:pt>
                <c:pt idx="336">
                  <c:v>-30.395279293156602</c:v>
                </c:pt>
                <c:pt idx="337">
                  <c:v>-37.924574265032497</c:v>
                </c:pt>
                <c:pt idx="338">
                  <c:v>-30.869141852410099</c:v>
                </c:pt>
                <c:pt idx="339">
                  <c:v>-23.7997239986334</c:v>
                </c:pt>
                <c:pt idx="340">
                  <c:v>-28.0250281388989</c:v>
                </c:pt>
                <c:pt idx="341">
                  <c:v>-43.599920112529603</c:v>
                </c:pt>
                <c:pt idx="342">
                  <c:v>-30.367491868918901</c:v>
                </c:pt>
                <c:pt idx="343">
                  <c:v>-24.595024086257499</c:v>
                </c:pt>
                <c:pt idx="344">
                  <c:v>-10.3657644036759</c:v>
                </c:pt>
                <c:pt idx="345">
                  <c:v>4.0556293556991099</c:v>
                </c:pt>
                <c:pt idx="346">
                  <c:v>4.5192577322949896</c:v>
                </c:pt>
                <c:pt idx="347">
                  <c:v>5.0600816961076296</c:v>
                </c:pt>
                <c:pt idx="348">
                  <c:v>4.8194430477124799</c:v>
                </c:pt>
                <c:pt idx="349">
                  <c:v>4.5480625660827698</c:v>
                </c:pt>
                <c:pt idx="350">
                  <c:v>3.00001042197882</c:v>
                </c:pt>
                <c:pt idx="351">
                  <c:v>-1.6843113229659298E-2</c:v>
                </c:pt>
                <c:pt idx="352">
                  <c:v>-1.17679891224772</c:v>
                </c:pt>
                <c:pt idx="353">
                  <c:v>-0.71055642183019596</c:v>
                </c:pt>
                <c:pt idx="354">
                  <c:v>-0.36551389710776699</c:v>
                </c:pt>
                <c:pt idx="355">
                  <c:v>-2.9831509478267</c:v>
                </c:pt>
                <c:pt idx="356">
                  <c:v>-8.1258937737602999</c:v>
                </c:pt>
                <c:pt idx="357">
                  <c:v>-13.156184964998699</c:v>
                </c:pt>
                <c:pt idx="358">
                  <c:v>-16.750805657060798</c:v>
                </c:pt>
                <c:pt idx="359">
                  <c:v>-21.744698656710501</c:v>
                </c:pt>
                <c:pt idx="360">
                  <c:v>-27.071497316191302</c:v>
                </c:pt>
                <c:pt idx="361">
                  <c:v>-31.1987830257662</c:v>
                </c:pt>
                <c:pt idx="362">
                  <c:v>-34.3276653554476</c:v>
                </c:pt>
                <c:pt idx="363">
                  <c:v>-30.5615129178084</c:v>
                </c:pt>
                <c:pt idx="364">
                  <c:v>-21.601561756326898</c:v>
                </c:pt>
                <c:pt idx="365">
                  <c:v>-10.742230226590699</c:v>
                </c:pt>
                <c:pt idx="366">
                  <c:v>-2.8583150676484501</c:v>
                </c:pt>
                <c:pt idx="367">
                  <c:v>0.98288532686973495</c:v>
                </c:pt>
                <c:pt idx="368">
                  <c:v>4.3865565533737998</c:v>
                </c:pt>
                <c:pt idx="369">
                  <c:v>7.2031556420262799</c:v>
                </c:pt>
                <c:pt idx="370">
                  <c:v>8.3564653068452692</c:v>
                </c:pt>
                <c:pt idx="371">
                  <c:v>7.9711818501900904</c:v>
                </c:pt>
                <c:pt idx="372">
                  <c:v>2.3029528971584399</c:v>
                </c:pt>
                <c:pt idx="373">
                  <c:v>-6.1580776633921204</c:v>
                </c:pt>
                <c:pt idx="374">
                  <c:v>-21.882883312449302</c:v>
                </c:pt>
                <c:pt idx="375">
                  <c:v>-37.671182834743398</c:v>
                </c:pt>
                <c:pt idx="376">
                  <c:v>-45.247242880793799</c:v>
                </c:pt>
                <c:pt idx="377">
                  <c:v>-49.201498536393601</c:v>
                </c:pt>
                <c:pt idx="378">
                  <c:v>-54.5415767146877</c:v>
                </c:pt>
                <c:pt idx="379">
                  <c:v>-64.4037829345353</c:v>
                </c:pt>
                <c:pt idx="380">
                  <c:v>-66.731042865666097</c:v>
                </c:pt>
                <c:pt idx="381">
                  <c:v>-62.6687006343818</c:v>
                </c:pt>
                <c:pt idx="382">
                  <c:v>-63.933132675264197</c:v>
                </c:pt>
                <c:pt idx="383">
                  <c:v>-68.751142905448106</c:v>
                </c:pt>
                <c:pt idx="384">
                  <c:v>-66.057783512779096</c:v>
                </c:pt>
                <c:pt idx="385">
                  <c:v>-65.1432451207951</c:v>
                </c:pt>
                <c:pt idx="386">
                  <c:v>-72.429486384058507</c:v>
                </c:pt>
                <c:pt idx="387">
                  <c:v>-70.606961172515597</c:v>
                </c:pt>
                <c:pt idx="388">
                  <c:v>-53.034072122561199</c:v>
                </c:pt>
                <c:pt idx="389">
                  <c:v>-45.780485438196301</c:v>
                </c:pt>
                <c:pt idx="390">
                  <c:v>-47.966181084975297</c:v>
                </c:pt>
                <c:pt idx="391">
                  <c:v>-50.282142855316501</c:v>
                </c:pt>
                <c:pt idx="392">
                  <c:v>-48.793673271440802</c:v>
                </c:pt>
                <c:pt idx="393">
                  <c:v>-47.350300167723901</c:v>
                </c:pt>
                <c:pt idx="394">
                  <c:v>-50.135554658444597</c:v>
                </c:pt>
                <c:pt idx="395">
                  <c:v>-51.360995703058897</c:v>
                </c:pt>
                <c:pt idx="396">
                  <c:v>-51.970369351440802</c:v>
                </c:pt>
                <c:pt idx="397">
                  <c:v>-52.481924702090801</c:v>
                </c:pt>
                <c:pt idx="398">
                  <c:v>-50.6812778010869</c:v>
                </c:pt>
                <c:pt idx="399">
                  <c:v>-45.996788910000298</c:v>
                </c:pt>
                <c:pt idx="400">
                  <c:v>-42.485620478466302</c:v>
                </c:pt>
                <c:pt idx="401">
                  <c:v>-44.5300270502213</c:v>
                </c:pt>
                <c:pt idx="402">
                  <c:v>-47.029073823243003</c:v>
                </c:pt>
                <c:pt idx="403">
                  <c:v>-40.099583208660803</c:v>
                </c:pt>
                <c:pt idx="404">
                  <c:v>-32.147177142555996</c:v>
                </c:pt>
                <c:pt idx="405">
                  <c:v>-31.787795409044001</c:v>
                </c:pt>
                <c:pt idx="406">
                  <c:v>-38.322434608530202</c:v>
                </c:pt>
                <c:pt idx="407">
                  <c:v>-34.158921766770398</c:v>
                </c:pt>
                <c:pt idx="408">
                  <c:v>-31.9110659072605</c:v>
                </c:pt>
                <c:pt idx="409">
                  <c:v>-36.284776982036099</c:v>
                </c:pt>
                <c:pt idx="410">
                  <c:v>-65.031836531586606</c:v>
                </c:pt>
                <c:pt idx="411">
                  <c:v>-63.684620374125203</c:v>
                </c:pt>
                <c:pt idx="412">
                  <c:v>-68.882689269602096</c:v>
                </c:pt>
                <c:pt idx="413">
                  <c:v>-22.684183221191802</c:v>
                </c:pt>
                <c:pt idx="414">
                  <c:v>3.7265587992042701</c:v>
                </c:pt>
                <c:pt idx="415">
                  <c:v>3.2979510671007599</c:v>
                </c:pt>
                <c:pt idx="416">
                  <c:v>2.66917374357614</c:v>
                </c:pt>
                <c:pt idx="417">
                  <c:v>1.90694476333181</c:v>
                </c:pt>
                <c:pt idx="418">
                  <c:v>3.0178891311188498</c:v>
                </c:pt>
                <c:pt idx="419">
                  <c:v>7.8654478733427302</c:v>
                </c:pt>
                <c:pt idx="420">
                  <c:v>9.2809747015963904</c:v>
                </c:pt>
                <c:pt idx="421">
                  <c:v>5.5712488510303704</c:v>
                </c:pt>
                <c:pt idx="422">
                  <c:v>2.9664545050714399</c:v>
                </c:pt>
                <c:pt idx="423">
                  <c:v>4.4922098670060198</c:v>
                </c:pt>
                <c:pt idx="424">
                  <c:v>6.3411652722777996</c:v>
                </c:pt>
                <c:pt idx="425">
                  <c:v>1.0895568138032401</c:v>
                </c:pt>
                <c:pt idx="426">
                  <c:v>-3.6154085548805401</c:v>
                </c:pt>
                <c:pt idx="427">
                  <c:v>-6.3507699881735897</c:v>
                </c:pt>
                <c:pt idx="428">
                  <c:v>-6.3032979810234098</c:v>
                </c:pt>
                <c:pt idx="429">
                  <c:v>-6.6081392140570996</c:v>
                </c:pt>
                <c:pt idx="430">
                  <c:v>-10.1339963755853</c:v>
                </c:pt>
                <c:pt idx="431">
                  <c:v>-14.360919835173499</c:v>
                </c:pt>
                <c:pt idx="432">
                  <c:v>-15.304159960114999</c:v>
                </c:pt>
                <c:pt idx="433">
                  <c:v>-14.541843619499099</c:v>
                </c:pt>
                <c:pt idx="434">
                  <c:v>-14.3819746031607</c:v>
                </c:pt>
                <c:pt idx="435">
                  <c:v>-19.8663043089004</c:v>
                </c:pt>
                <c:pt idx="436">
                  <c:v>-23.5015795139178</c:v>
                </c:pt>
                <c:pt idx="437">
                  <c:v>-26.587941719870798</c:v>
                </c:pt>
                <c:pt idx="438">
                  <c:v>-34.566765029661298</c:v>
                </c:pt>
                <c:pt idx="439">
                  <c:v>-40.707445721942399</c:v>
                </c:pt>
                <c:pt idx="440">
                  <c:v>-45.074518110264002</c:v>
                </c:pt>
                <c:pt idx="441">
                  <c:v>-47.428720517831302</c:v>
                </c:pt>
                <c:pt idx="442">
                  <c:v>-45.610429501498601</c:v>
                </c:pt>
                <c:pt idx="443">
                  <c:v>-51.054761814094597</c:v>
                </c:pt>
                <c:pt idx="444">
                  <c:v>-52.815164994300098</c:v>
                </c:pt>
                <c:pt idx="445">
                  <c:v>-50.098807187031497</c:v>
                </c:pt>
                <c:pt idx="446">
                  <c:v>-46.088762153705503</c:v>
                </c:pt>
                <c:pt idx="447">
                  <c:v>-43.695700625193801</c:v>
                </c:pt>
                <c:pt idx="448">
                  <c:v>-45.5543384974332</c:v>
                </c:pt>
                <c:pt idx="449">
                  <c:v>-45.249002263673503</c:v>
                </c:pt>
                <c:pt idx="450">
                  <c:v>-44.694467688345199</c:v>
                </c:pt>
                <c:pt idx="451">
                  <c:v>-44.638682117848496</c:v>
                </c:pt>
                <c:pt idx="452">
                  <c:v>-44.425901152348203</c:v>
                </c:pt>
                <c:pt idx="453">
                  <c:v>-44.3299800800905</c:v>
                </c:pt>
                <c:pt idx="454">
                  <c:v>-44.502963792758301</c:v>
                </c:pt>
                <c:pt idx="455">
                  <c:v>-46.024557725417203</c:v>
                </c:pt>
                <c:pt idx="456">
                  <c:v>-47.042781501689703</c:v>
                </c:pt>
                <c:pt idx="457">
                  <c:v>-45.650202640702702</c:v>
                </c:pt>
                <c:pt idx="458">
                  <c:v>-45.391525410810502</c:v>
                </c:pt>
                <c:pt idx="459">
                  <c:v>-48.004858687646802</c:v>
                </c:pt>
                <c:pt idx="460">
                  <c:v>-50.053582044421198</c:v>
                </c:pt>
                <c:pt idx="461">
                  <c:v>-50.296645341141101</c:v>
                </c:pt>
                <c:pt idx="462">
                  <c:v>-49.389812847533697</c:v>
                </c:pt>
                <c:pt idx="463">
                  <c:v>-47.919192443628702</c:v>
                </c:pt>
                <c:pt idx="464">
                  <c:v>-46.610818049448397</c:v>
                </c:pt>
                <c:pt idx="465">
                  <c:v>-48.241390148004697</c:v>
                </c:pt>
                <c:pt idx="466">
                  <c:v>-50.590596751678099</c:v>
                </c:pt>
                <c:pt idx="467">
                  <c:v>-50.704247357271399</c:v>
                </c:pt>
                <c:pt idx="468">
                  <c:v>-48.276474066379798</c:v>
                </c:pt>
                <c:pt idx="469">
                  <c:v>-46.654229540497099</c:v>
                </c:pt>
                <c:pt idx="470">
                  <c:v>-48.020030298453499</c:v>
                </c:pt>
                <c:pt idx="471">
                  <c:v>-49.7170289541329</c:v>
                </c:pt>
                <c:pt idx="472">
                  <c:v>-50.524319755801798</c:v>
                </c:pt>
                <c:pt idx="473">
                  <c:v>-50.353297221953497</c:v>
                </c:pt>
                <c:pt idx="474">
                  <c:v>-47.4102896575789</c:v>
                </c:pt>
                <c:pt idx="475">
                  <c:v>-45.295538597317503</c:v>
                </c:pt>
                <c:pt idx="476">
                  <c:v>-47.764272205968503</c:v>
                </c:pt>
                <c:pt idx="477">
                  <c:v>-52.602453913577001</c:v>
                </c:pt>
              </c:numCache>
            </c:numRef>
          </c:val>
          <c:smooth val="0"/>
          <c:extLst>
            <c:ext xmlns:c16="http://schemas.microsoft.com/office/drawing/2014/chart" uri="{C3380CC4-5D6E-409C-BE32-E72D297353CC}">
              <c16:uniqueId val="{00000001-DC49-445C-94B7-3567B3F61980}"/>
            </c:ext>
          </c:extLst>
        </c:ser>
        <c:ser>
          <c:idx val="2"/>
          <c:order val="2"/>
          <c:tx>
            <c:strRef>
              <c:f>'[fusion test.xlsx]Sheet1'!$Q$1</c:f>
              <c:strCache>
                <c:ptCount val="1"/>
                <c:pt idx="0">
                  <c:v>Z_accel</c:v>
                </c:pt>
              </c:strCache>
            </c:strRef>
          </c:tx>
          <c:spPr>
            <a:ln w="28575" cap="rnd">
              <a:solidFill>
                <a:schemeClr val="accent3"/>
              </a:solidFill>
              <a:round/>
            </a:ln>
            <a:effectLst/>
          </c:spPr>
          <c:marker>
            <c:symbol val="none"/>
          </c:marker>
          <c:val>
            <c:numRef>
              <c:f>'[fusion test.xlsx]Sheet1'!$Q$2:$Q$691</c:f>
              <c:numCache>
                <c:formatCode>General</c:formatCode>
                <c:ptCount val="690"/>
                <c:pt idx="0">
                  <c:v>-45.279396028855203</c:v>
                </c:pt>
                <c:pt idx="1">
                  <c:v>-47.356015712466899</c:v>
                </c:pt>
                <c:pt idx="2">
                  <c:v>-45.475155040750202</c:v>
                </c:pt>
                <c:pt idx="3">
                  <c:v>-46.107041839422102</c:v>
                </c:pt>
                <c:pt idx="4">
                  <c:v>-44.135451867963901</c:v>
                </c:pt>
                <c:pt idx="5">
                  <c:v>-44.292371890545397</c:v>
                </c:pt>
                <c:pt idx="6">
                  <c:v>-47.948498183572703</c:v>
                </c:pt>
                <c:pt idx="7">
                  <c:v>-48.1959868103472</c:v>
                </c:pt>
                <c:pt idx="8">
                  <c:v>-46.882954202214002</c:v>
                </c:pt>
                <c:pt idx="9">
                  <c:v>-46.214854586331001</c:v>
                </c:pt>
                <c:pt idx="10">
                  <c:v>-46.111933947171998</c:v>
                </c:pt>
                <c:pt idx="11">
                  <c:v>-47.631022628303199</c:v>
                </c:pt>
                <c:pt idx="12">
                  <c:v>-46.631605220539299</c:v>
                </c:pt>
                <c:pt idx="13">
                  <c:v>-44.779198081445799</c:v>
                </c:pt>
                <c:pt idx="14">
                  <c:v>-48.4871025332641</c:v>
                </c:pt>
                <c:pt idx="15">
                  <c:v>-49.3535400222842</c:v>
                </c:pt>
                <c:pt idx="16">
                  <c:v>-45.008532382823503</c:v>
                </c:pt>
                <c:pt idx="17">
                  <c:v>-43.57988940661</c:v>
                </c:pt>
                <c:pt idx="18">
                  <c:v>-49.639581377500399</c:v>
                </c:pt>
                <c:pt idx="19">
                  <c:v>-51.381213575399102</c:v>
                </c:pt>
                <c:pt idx="20">
                  <c:v>-47.457405584859103</c:v>
                </c:pt>
                <c:pt idx="21">
                  <c:v>-41.1463625981958</c:v>
                </c:pt>
                <c:pt idx="22">
                  <c:v>-38.195925893160499</c:v>
                </c:pt>
                <c:pt idx="23">
                  <c:v>-44.632169561107403</c:v>
                </c:pt>
                <c:pt idx="24">
                  <c:v>-54.271165526954903</c:v>
                </c:pt>
                <c:pt idx="25">
                  <c:v>-55.474847953885103</c:v>
                </c:pt>
                <c:pt idx="26">
                  <c:v>-48.591114006834097</c:v>
                </c:pt>
                <c:pt idx="27">
                  <c:v>-44.487332511919497</c:v>
                </c:pt>
                <c:pt idx="28">
                  <c:v>-43.038170130246201</c:v>
                </c:pt>
                <c:pt idx="29">
                  <c:v>-44.329881320843299</c:v>
                </c:pt>
                <c:pt idx="30">
                  <c:v>-47.801841398321997</c:v>
                </c:pt>
                <c:pt idx="31">
                  <c:v>-46.486401949833201</c:v>
                </c:pt>
                <c:pt idx="32">
                  <c:v>-42.4732704224865</c:v>
                </c:pt>
                <c:pt idx="33">
                  <c:v>-47.561105239137802</c:v>
                </c:pt>
                <c:pt idx="34">
                  <c:v>-49.965868157985099</c:v>
                </c:pt>
                <c:pt idx="35">
                  <c:v>-50.871514839015802</c:v>
                </c:pt>
                <c:pt idx="36">
                  <c:v>-50.968873641014298</c:v>
                </c:pt>
                <c:pt idx="37">
                  <c:v>-51.916879097876397</c:v>
                </c:pt>
                <c:pt idx="38">
                  <c:v>-54.425913510326701</c:v>
                </c:pt>
                <c:pt idx="39">
                  <c:v>-56.182915349214902</c:v>
                </c:pt>
                <c:pt idx="40">
                  <c:v>-56.505658176412403</c:v>
                </c:pt>
                <c:pt idx="41">
                  <c:v>-58.206833917250002</c:v>
                </c:pt>
                <c:pt idx="42">
                  <c:v>-60.516519011000398</c:v>
                </c:pt>
                <c:pt idx="43">
                  <c:v>-62.498913668103903</c:v>
                </c:pt>
                <c:pt idx="44">
                  <c:v>-62.324723884018603</c:v>
                </c:pt>
                <c:pt idx="45">
                  <c:v>-62.708584589374297</c:v>
                </c:pt>
                <c:pt idx="46">
                  <c:v>-64.006040999518703</c:v>
                </c:pt>
                <c:pt idx="47">
                  <c:v>-63.286471835891298</c:v>
                </c:pt>
                <c:pt idx="48">
                  <c:v>-61.343480990126899</c:v>
                </c:pt>
                <c:pt idx="49">
                  <c:v>-59.4238720473329</c:v>
                </c:pt>
                <c:pt idx="50">
                  <c:v>-57.6283472606667</c:v>
                </c:pt>
                <c:pt idx="51">
                  <c:v>-63.718110547932199</c:v>
                </c:pt>
                <c:pt idx="52">
                  <c:v>-61.144197161865797</c:v>
                </c:pt>
                <c:pt idx="53">
                  <c:v>-61.103809615819003</c:v>
                </c:pt>
                <c:pt idx="54">
                  <c:v>-64.342916203445895</c:v>
                </c:pt>
                <c:pt idx="55">
                  <c:v>-62.434674129178497</c:v>
                </c:pt>
                <c:pt idx="56">
                  <c:v>-64.184744725194903</c:v>
                </c:pt>
                <c:pt idx="57">
                  <c:v>-61.000150256270999</c:v>
                </c:pt>
                <c:pt idx="58">
                  <c:v>-63.587232184686101</c:v>
                </c:pt>
                <c:pt idx="59">
                  <c:v>-64.697996018606602</c:v>
                </c:pt>
                <c:pt idx="60">
                  <c:v>-64.837295335190305</c:v>
                </c:pt>
                <c:pt idx="61">
                  <c:v>-64.796583905531307</c:v>
                </c:pt>
                <c:pt idx="62">
                  <c:v>-61.432716652256403</c:v>
                </c:pt>
                <c:pt idx="63">
                  <c:v>-63.746825642278402</c:v>
                </c:pt>
                <c:pt idx="64">
                  <c:v>-62.5650273314426</c:v>
                </c:pt>
                <c:pt idx="65">
                  <c:v>-63.317035736390402</c:v>
                </c:pt>
                <c:pt idx="66">
                  <c:v>-67.020568351070906</c:v>
                </c:pt>
                <c:pt idx="67">
                  <c:v>-66.569127289536198</c:v>
                </c:pt>
                <c:pt idx="68">
                  <c:v>-65.376123525629694</c:v>
                </c:pt>
                <c:pt idx="69">
                  <c:v>-64.525961769587695</c:v>
                </c:pt>
                <c:pt idx="70">
                  <c:v>-61.060135846107997</c:v>
                </c:pt>
                <c:pt idx="71">
                  <c:v>-58.159522372062099</c:v>
                </c:pt>
                <c:pt idx="72">
                  <c:v>-50.854168119366797</c:v>
                </c:pt>
                <c:pt idx="73">
                  <c:v>-53.852666207891197</c:v>
                </c:pt>
                <c:pt idx="74">
                  <c:v>-51.439472895028999</c:v>
                </c:pt>
                <c:pt idx="75">
                  <c:v>-60.310125099595801</c:v>
                </c:pt>
                <c:pt idx="76">
                  <c:v>-53.756378888501096</c:v>
                </c:pt>
                <c:pt idx="77">
                  <c:v>-42.259993837967997</c:v>
                </c:pt>
                <c:pt idx="78">
                  <c:v>-38.713611781467101</c:v>
                </c:pt>
                <c:pt idx="79">
                  <c:v>-41.721141977187997</c:v>
                </c:pt>
                <c:pt idx="80">
                  <c:v>-50.176660905507902</c:v>
                </c:pt>
                <c:pt idx="81">
                  <c:v>-51.400705194481297</c:v>
                </c:pt>
                <c:pt idx="82">
                  <c:v>-53.1582679881068</c:v>
                </c:pt>
                <c:pt idx="83">
                  <c:v>-51.330389608047703</c:v>
                </c:pt>
                <c:pt idx="84">
                  <c:v>-55.053599688822601</c:v>
                </c:pt>
                <c:pt idx="85">
                  <c:v>-56.750294535154701</c:v>
                </c:pt>
                <c:pt idx="86">
                  <c:v>-55.702529089653702</c:v>
                </c:pt>
                <c:pt idx="87">
                  <c:v>-48.7699034643123</c:v>
                </c:pt>
                <c:pt idx="88">
                  <c:v>-42.666241363767497</c:v>
                </c:pt>
                <c:pt idx="89">
                  <c:v>-44.8899583667312</c:v>
                </c:pt>
                <c:pt idx="90">
                  <c:v>-47.871682280863702</c:v>
                </c:pt>
                <c:pt idx="91">
                  <c:v>-44.483184091227699</c:v>
                </c:pt>
                <c:pt idx="92">
                  <c:v>-40.808261342803704</c:v>
                </c:pt>
                <c:pt idx="93">
                  <c:v>-41.651122765397801</c:v>
                </c:pt>
                <c:pt idx="94">
                  <c:v>-46.881567893195403</c:v>
                </c:pt>
                <c:pt idx="95">
                  <c:v>-51.733443221677298</c:v>
                </c:pt>
                <c:pt idx="96">
                  <c:v>-55.759303302560802</c:v>
                </c:pt>
                <c:pt idx="97">
                  <c:v>-58.772992582517801</c:v>
                </c:pt>
                <c:pt idx="98">
                  <c:v>-65.786428627333095</c:v>
                </c:pt>
                <c:pt idx="99">
                  <c:v>-69.505154606869993</c:v>
                </c:pt>
                <c:pt idx="100">
                  <c:v>-70.988866705424499</c:v>
                </c:pt>
                <c:pt idx="101">
                  <c:v>-71.097984379522899</c:v>
                </c:pt>
                <c:pt idx="102">
                  <c:v>-70.601034750197002</c:v>
                </c:pt>
                <c:pt idx="103">
                  <c:v>-69.055996394210098</c:v>
                </c:pt>
                <c:pt idx="104">
                  <c:v>-69.955318388643406</c:v>
                </c:pt>
                <c:pt idx="105">
                  <c:v>-72.667922135389702</c:v>
                </c:pt>
                <c:pt idx="106">
                  <c:v>-72.168525888333093</c:v>
                </c:pt>
                <c:pt idx="107">
                  <c:v>-72.0946758198033</c:v>
                </c:pt>
                <c:pt idx="108">
                  <c:v>-66.292529600650695</c:v>
                </c:pt>
                <c:pt idx="109">
                  <c:v>-64.059149216456305</c:v>
                </c:pt>
                <c:pt idx="110">
                  <c:v>-72.243074102517994</c:v>
                </c:pt>
                <c:pt idx="111">
                  <c:v>-57.641645831850902</c:v>
                </c:pt>
                <c:pt idx="112">
                  <c:v>-2.75093665161776</c:v>
                </c:pt>
                <c:pt idx="113">
                  <c:v>14.551957862593101</c:v>
                </c:pt>
                <c:pt idx="114">
                  <c:v>20.410850437476601</c:v>
                </c:pt>
                <c:pt idx="115">
                  <c:v>52.206047870491098</c:v>
                </c:pt>
                <c:pt idx="116">
                  <c:v>62.376083743360503</c:v>
                </c:pt>
                <c:pt idx="117">
                  <c:v>63.348693301590203</c:v>
                </c:pt>
                <c:pt idx="118">
                  <c:v>63.905838276783498</c:v>
                </c:pt>
                <c:pt idx="119">
                  <c:v>65.724628854651897</c:v>
                </c:pt>
                <c:pt idx="120">
                  <c:v>66.441072995069106</c:v>
                </c:pt>
                <c:pt idx="121">
                  <c:v>65.737256952274194</c:v>
                </c:pt>
                <c:pt idx="122">
                  <c:v>65.672484309797994</c:v>
                </c:pt>
                <c:pt idx="123">
                  <c:v>65.152329957804795</c:v>
                </c:pt>
                <c:pt idx="124">
                  <c:v>66.453942252954207</c:v>
                </c:pt>
                <c:pt idx="125">
                  <c:v>66.758200681188995</c:v>
                </c:pt>
                <c:pt idx="126">
                  <c:v>62.570880169240198</c:v>
                </c:pt>
                <c:pt idx="127">
                  <c:v>58.353570558497502</c:v>
                </c:pt>
                <c:pt idx="128">
                  <c:v>56.5523887864369</c:v>
                </c:pt>
                <c:pt idx="129">
                  <c:v>56.695306722033102</c:v>
                </c:pt>
                <c:pt idx="130">
                  <c:v>56.897998258048602</c:v>
                </c:pt>
                <c:pt idx="131">
                  <c:v>55.533496520347803</c:v>
                </c:pt>
                <c:pt idx="132">
                  <c:v>52.3870453198398</c:v>
                </c:pt>
                <c:pt idx="133">
                  <c:v>54.357455909054899</c:v>
                </c:pt>
                <c:pt idx="134">
                  <c:v>55.172384707840301</c:v>
                </c:pt>
                <c:pt idx="135">
                  <c:v>57.946916938633002</c:v>
                </c:pt>
                <c:pt idx="136">
                  <c:v>58.165193435982196</c:v>
                </c:pt>
                <c:pt idx="137">
                  <c:v>52.379781115748202</c:v>
                </c:pt>
                <c:pt idx="138">
                  <c:v>47.789559209468898</c:v>
                </c:pt>
                <c:pt idx="139">
                  <c:v>54.269679686265597</c:v>
                </c:pt>
                <c:pt idx="140">
                  <c:v>58.749446472021503</c:v>
                </c:pt>
                <c:pt idx="141">
                  <c:v>49.416021415045797</c:v>
                </c:pt>
                <c:pt idx="142">
                  <c:v>45.855929851778598</c:v>
                </c:pt>
                <c:pt idx="143">
                  <c:v>55.348952539469302</c:v>
                </c:pt>
                <c:pt idx="144">
                  <c:v>50.452262477683</c:v>
                </c:pt>
                <c:pt idx="145">
                  <c:v>-19.413930364741901</c:v>
                </c:pt>
                <c:pt idx="146">
                  <c:v>-81.128346157458594</c:v>
                </c:pt>
                <c:pt idx="147">
                  <c:v>-53.0471028082166</c:v>
                </c:pt>
                <c:pt idx="148">
                  <c:v>33.295366306239998</c:v>
                </c:pt>
                <c:pt idx="149">
                  <c:v>-12.12081392512</c:v>
                </c:pt>
                <c:pt idx="150">
                  <c:v>-65.403174282069699</c:v>
                </c:pt>
                <c:pt idx="151">
                  <c:v>-71.171642549542398</c:v>
                </c:pt>
                <c:pt idx="152">
                  <c:v>-72.794188032454102</c:v>
                </c:pt>
                <c:pt idx="153">
                  <c:v>-72.4683133506216</c:v>
                </c:pt>
                <c:pt idx="154">
                  <c:v>-69.494194988435794</c:v>
                </c:pt>
                <c:pt idx="155">
                  <c:v>-67.018186380836696</c:v>
                </c:pt>
                <c:pt idx="156">
                  <c:v>-66.824053786537505</c:v>
                </c:pt>
                <c:pt idx="157">
                  <c:v>-66.728966647494005</c:v>
                </c:pt>
                <c:pt idx="158">
                  <c:v>-66.911487057562596</c:v>
                </c:pt>
                <c:pt idx="159">
                  <c:v>-65.779112701960102</c:v>
                </c:pt>
                <c:pt idx="160">
                  <c:v>-64.474938484859706</c:v>
                </c:pt>
                <c:pt idx="161">
                  <c:v>-64.657692493136807</c:v>
                </c:pt>
                <c:pt idx="162">
                  <c:v>-64.534297716446204</c:v>
                </c:pt>
                <c:pt idx="163">
                  <c:v>-66.5082501857528</c:v>
                </c:pt>
                <c:pt idx="164">
                  <c:v>-70.645002679904906</c:v>
                </c:pt>
                <c:pt idx="165">
                  <c:v>-75.504437879183399</c:v>
                </c:pt>
                <c:pt idx="166">
                  <c:v>-78.827883650951506</c:v>
                </c:pt>
                <c:pt idx="167">
                  <c:v>-78.363568185996598</c:v>
                </c:pt>
                <c:pt idx="168">
                  <c:v>-77.087583297383702</c:v>
                </c:pt>
                <c:pt idx="169">
                  <c:v>-77.878056434020706</c:v>
                </c:pt>
                <c:pt idx="170">
                  <c:v>-75.125195058741696</c:v>
                </c:pt>
                <c:pt idx="171">
                  <c:v>-70.341211740624004</c:v>
                </c:pt>
                <c:pt idx="172">
                  <c:v>-68.143417418523796</c:v>
                </c:pt>
                <c:pt idx="173">
                  <c:v>-67.487055266469397</c:v>
                </c:pt>
                <c:pt idx="174">
                  <c:v>-62.958778033807299</c:v>
                </c:pt>
                <c:pt idx="175">
                  <c:v>-49.354856714331397</c:v>
                </c:pt>
                <c:pt idx="176">
                  <c:v>-39.026714503416997</c:v>
                </c:pt>
                <c:pt idx="177">
                  <c:v>-50.670766238775201</c:v>
                </c:pt>
                <c:pt idx="178">
                  <c:v>-51.457343554609601</c:v>
                </c:pt>
                <c:pt idx="179">
                  <c:v>1.4781856895782299</c:v>
                </c:pt>
                <c:pt idx="180">
                  <c:v>26.784999397797801</c:v>
                </c:pt>
                <c:pt idx="181">
                  <c:v>25.884879131447502</c:v>
                </c:pt>
                <c:pt idx="182">
                  <c:v>24.4371249367519</c:v>
                </c:pt>
                <c:pt idx="183">
                  <c:v>48.050655819578402</c:v>
                </c:pt>
                <c:pt idx="184">
                  <c:v>55.686755738339599</c:v>
                </c:pt>
                <c:pt idx="185">
                  <c:v>53.183940263988902</c:v>
                </c:pt>
                <c:pt idx="186">
                  <c:v>51.239851625180698</c:v>
                </c:pt>
                <c:pt idx="187">
                  <c:v>52.732177399774301</c:v>
                </c:pt>
                <c:pt idx="188">
                  <c:v>55.692476711798001</c:v>
                </c:pt>
                <c:pt idx="189">
                  <c:v>56.784549929632298</c:v>
                </c:pt>
                <c:pt idx="190">
                  <c:v>55.311219268177801</c:v>
                </c:pt>
                <c:pt idx="191">
                  <c:v>53.460162842991203</c:v>
                </c:pt>
                <c:pt idx="192">
                  <c:v>53.164440316216997</c:v>
                </c:pt>
                <c:pt idx="193">
                  <c:v>56.674845547864997</c:v>
                </c:pt>
                <c:pt idx="194">
                  <c:v>57.680743251553999</c:v>
                </c:pt>
                <c:pt idx="195">
                  <c:v>53.067947079910603</c:v>
                </c:pt>
                <c:pt idx="196">
                  <c:v>55.896560877719402</c:v>
                </c:pt>
                <c:pt idx="197">
                  <c:v>59.858625825054197</c:v>
                </c:pt>
                <c:pt idx="198">
                  <c:v>63.371724487203103</c:v>
                </c:pt>
                <c:pt idx="199">
                  <c:v>62.071537939647698</c:v>
                </c:pt>
                <c:pt idx="200">
                  <c:v>55.404427992136</c:v>
                </c:pt>
                <c:pt idx="201">
                  <c:v>61.514000793824003</c:v>
                </c:pt>
                <c:pt idx="202">
                  <c:v>64.172979085396307</c:v>
                </c:pt>
                <c:pt idx="203">
                  <c:v>66.981299889030197</c:v>
                </c:pt>
                <c:pt idx="204">
                  <c:v>40.729067033653997</c:v>
                </c:pt>
                <c:pt idx="205">
                  <c:v>31.562001247027698</c:v>
                </c:pt>
                <c:pt idx="206">
                  <c:v>59.958332167810198</c:v>
                </c:pt>
                <c:pt idx="207">
                  <c:v>69.974809323179301</c:v>
                </c:pt>
                <c:pt idx="208">
                  <c:v>-26.922722422488</c:v>
                </c:pt>
                <c:pt idx="209">
                  <c:v>-83.338104439519995</c:v>
                </c:pt>
                <c:pt idx="210">
                  <c:v>-79.116851246105298</c:v>
                </c:pt>
                <c:pt idx="211">
                  <c:v>-65.903797016165299</c:v>
                </c:pt>
                <c:pt idx="212">
                  <c:v>-78.308347989816198</c:v>
                </c:pt>
                <c:pt idx="213">
                  <c:v>-75.327594401638905</c:v>
                </c:pt>
                <c:pt idx="214">
                  <c:v>-79.0350212206896</c:v>
                </c:pt>
                <c:pt idx="215">
                  <c:v>-76.847977665846699</c:v>
                </c:pt>
                <c:pt idx="216">
                  <c:v>-68.064488267370706</c:v>
                </c:pt>
                <c:pt idx="217">
                  <c:v>-61.761275671096598</c:v>
                </c:pt>
                <c:pt idx="218">
                  <c:v>-65.693156719344898</c:v>
                </c:pt>
                <c:pt idx="219">
                  <c:v>-68.870564595431304</c:v>
                </c:pt>
                <c:pt idx="220">
                  <c:v>-69.590554397146406</c:v>
                </c:pt>
                <c:pt idx="221">
                  <c:v>-67.816854338732796</c:v>
                </c:pt>
                <c:pt idx="222">
                  <c:v>-66.304378420947899</c:v>
                </c:pt>
                <c:pt idx="223">
                  <c:v>-66.431537105483102</c:v>
                </c:pt>
                <c:pt idx="224">
                  <c:v>-66.269191370556896</c:v>
                </c:pt>
                <c:pt idx="225">
                  <c:v>-66.897356313985895</c:v>
                </c:pt>
                <c:pt idx="226">
                  <c:v>-66.744065414402002</c:v>
                </c:pt>
                <c:pt idx="227">
                  <c:v>-65.442839533000196</c:v>
                </c:pt>
                <c:pt idx="228">
                  <c:v>-62.7265874350175</c:v>
                </c:pt>
                <c:pt idx="229">
                  <c:v>-64.216600866503597</c:v>
                </c:pt>
                <c:pt idx="230">
                  <c:v>-67.146346960492593</c:v>
                </c:pt>
                <c:pt idx="231">
                  <c:v>-67.714132128509206</c:v>
                </c:pt>
                <c:pt idx="232">
                  <c:v>-66.934812939677698</c:v>
                </c:pt>
                <c:pt idx="233">
                  <c:v>-66.517540972718095</c:v>
                </c:pt>
                <c:pt idx="234">
                  <c:v>-71.636493996667298</c:v>
                </c:pt>
                <c:pt idx="235">
                  <c:v>-76.6794817970341</c:v>
                </c:pt>
                <c:pt idx="236">
                  <c:v>-75.303080568762496</c:v>
                </c:pt>
                <c:pt idx="237">
                  <c:v>-59.546566356321698</c:v>
                </c:pt>
                <c:pt idx="238">
                  <c:v>4.4647007757410497</c:v>
                </c:pt>
                <c:pt idx="239">
                  <c:v>3.17208415414636</c:v>
                </c:pt>
                <c:pt idx="240">
                  <c:v>-7.8977737484679302</c:v>
                </c:pt>
                <c:pt idx="241">
                  <c:v>5.8007063439246203</c:v>
                </c:pt>
                <c:pt idx="242">
                  <c:v>26.1587098502036</c:v>
                </c:pt>
                <c:pt idx="243">
                  <c:v>21.582167171954399</c:v>
                </c:pt>
                <c:pt idx="244">
                  <c:v>4.7907010162683497</c:v>
                </c:pt>
                <c:pt idx="245">
                  <c:v>6.8811254501940997</c:v>
                </c:pt>
                <c:pt idx="246">
                  <c:v>30.117145012550999</c:v>
                </c:pt>
                <c:pt idx="247">
                  <c:v>41.407197682432503</c:v>
                </c:pt>
                <c:pt idx="248">
                  <c:v>45.660652347524596</c:v>
                </c:pt>
                <c:pt idx="249">
                  <c:v>46.920760900093299</c:v>
                </c:pt>
                <c:pt idx="250">
                  <c:v>49.074884060167001</c:v>
                </c:pt>
                <c:pt idx="251">
                  <c:v>50.900898230112702</c:v>
                </c:pt>
                <c:pt idx="252">
                  <c:v>52.438854851847701</c:v>
                </c:pt>
                <c:pt idx="253">
                  <c:v>52.211566457378296</c:v>
                </c:pt>
                <c:pt idx="254">
                  <c:v>52.203170419449698</c:v>
                </c:pt>
                <c:pt idx="255">
                  <c:v>52.351442553100902</c:v>
                </c:pt>
                <c:pt idx="256">
                  <c:v>50.568164867191904</c:v>
                </c:pt>
                <c:pt idx="257">
                  <c:v>49.7359413860041</c:v>
                </c:pt>
                <c:pt idx="258">
                  <c:v>49.530850572339403</c:v>
                </c:pt>
                <c:pt idx="259">
                  <c:v>46.719979309996802</c:v>
                </c:pt>
                <c:pt idx="260">
                  <c:v>47.562460015921097</c:v>
                </c:pt>
                <c:pt idx="261">
                  <c:v>55.808408275824902</c:v>
                </c:pt>
                <c:pt idx="262">
                  <c:v>57.408278162080599</c:v>
                </c:pt>
                <c:pt idx="263">
                  <c:v>40.738517547446897</c:v>
                </c:pt>
                <c:pt idx="264">
                  <c:v>43.872160725449298</c:v>
                </c:pt>
                <c:pt idx="265">
                  <c:v>54.808741153137198</c:v>
                </c:pt>
                <c:pt idx="266">
                  <c:v>57.273208132942102</c:v>
                </c:pt>
                <c:pt idx="267">
                  <c:v>46.6550006295952</c:v>
                </c:pt>
                <c:pt idx="268">
                  <c:v>26.852042817160498</c:v>
                </c:pt>
                <c:pt idx="269">
                  <c:v>40.037553736698897</c:v>
                </c:pt>
                <c:pt idx="270">
                  <c:v>53.4035266236829</c:v>
                </c:pt>
                <c:pt idx="271">
                  <c:v>52.474606988869198</c:v>
                </c:pt>
                <c:pt idx="272">
                  <c:v>38.073531244498099</c:v>
                </c:pt>
                <c:pt idx="273">
                  <c:v>-55.710231710254703</c:v>
                </c:pt>
                <c:pt idx="274">
                  <c:v>-39.582794174005102</c:v>
                </c:pt>
                <c:pt idx="275">
                  <c:v>-64.943952663333405</c:v>
                </c:pt>
                <c:pt idx="276">
                  <c:v>-73.029913097254394</c:v>
                </c:pt>
                <c:pt idx="277">
                  <c:v>-64.5549144565517</c:v>
                </c:pt>
                <c:pt idx="278">
                  <c:v>-67.168082575843599</c:v>
                </c:pt>
                <c:pt idx="279">
                  <c:v>-71.7982991439697</c:v>
                </c:pt>
                <c:pt idx="280">
                  <c:v>-72.745356180954701</c:v>
                </c:pt>
                <c:pt idx="281">
                  <c:v>-70.0736408981182</c:v>
                </c:pt>
                <c:pt idx="282">
                  <c:v>-67.966883700109804</c:v>
                </c:pt>
                <c:pt idx="283">
                  <c:v>-71.0870850329392</c:v>
                </c:pt>
                <c:pt idx="284">
                  <c:v>-74.392869143140302</c:v>
                </c:pt>
                <c:pt idx="285">
                  <c:v>-74.490700851592507</c:v>
                </c:pt>
                <c:pt idx="286">
                  <c:v>-76.011253239648397</c:v>
                </c:pt>
                <c:pt idx="287">
                  <c:v>-76.974356854985501</c:v>
                </c:pt>
                <c:pt idx="288">
                  <c:v>-78.041427278613099</c:v>
                </c:pt>
                <c:pt idx="289">
                  <c:v>-77.067026775386793</c:v>
                </c:pt>
                <c:pt idx="290">
                  <c:v>-74.779613041952999</c:v>
                </c:pt>
                <c:pt idx="291">
                  <c:v>-70.695659293873902</c:v>
                </c:pt>
                <c:pt idx="292">
                  <c:v>-69.422593526851202</c:v>
                </c:pt>
                <c:pt idx="293">
                  <c:v>-70.077986993561595</c:v>
                </c:pt>
                <c:pt idx="294">
                  <c:v>-69.7002256396935</c:v>
                </c:pt>
                <c:pt idx="295">
                  <c:v>-68.920175589730306</c:v>
                </c:pt>
                <c:pt idx="296">
                  <c:v>-67.805666790125201</c:v>
                </c:pt>
                <c:pt idx="297">
                  <c:v>-65.441948593760202</c:v>
                </c:pt>
                <c:pt idx="298">
                  <c:v>-62.6821167869211</c:v>
                </c:pt>
                <c:pt idx="299">
                  <c:v>-64.958364739107296</c:v>
                </c:pt>
                <c:pt idx="300">
                  <c:v>-67.941317199133394</c:v>
                </c:pt>
                <c:pt idx="301">
                  <c:v>-68.826515629051897</c:v>
                </c:pt>
                <c:pt idx="302">
                  <c:v>-70.519455195594702</c:v>
                </c:pt>
                <c:pt idx="303">
                  <c:v>-73.627174095346703</c:v>
                </c:pt>
                <c:pt idx="304">
                  <c:v>-74.349850314030206</c:v>
                </c:pt>
                <c:pt idx="305">
                  <c:v>-74.080114754797293</c:v>
                </c:pt>
                <c:pt idx="306">
                  <c:v>-74.617359454747799</c:v>
                </c:pt>
                <c:pt idx="307">
                  <c:v>-60.956502512493401</c:v>
                </c:pt>
                <c:pt idx="308">
                  <c:v>-39.941964417423598</c:v>
                </c:pt>
                <c:pt idx="309">
                  <c:v>-41.996005181263598</c:v>
                </c:pt>
                <c:pt idx="310">
                  <c:v>-38.346086709916896</c:v>
                </c:pt>
                <c:pt idx="311">
                  <c:v>-19.0024415667122</c:v>
                </c:pt>
                <c:pt idx="312">
                  <c:v>8.0945853225624909</c:v>
                </c:pt>
                <c:pt idx="313">
                  <c:v>18.121315329697101</c:v>
                </c:pt>
                <c:pt idx="314">
                  <c:v>22.6340887032054</c:v>
                </c:pt>
                <c:pt idx="315">
                  <c:v>27.558006159380501</c:v>
                </c:pt>
                <c:pt idx="316">
                  <c:v>51.998267682370297</c:v>
                </c:pt>
                <c:pt idx="317">
                  <c:v>53.456526536680201</c:v>
                </c:pt>
                <c:pt idx="318">
                  <c:v>54.913066783439298</c:v>
                </c:pt>
                <c:pt idx="319">
                  <c:v>54.361829614972002</c:v>
                </c:pt>
                <c:pt idx="320">
                  <c:v>56.950057191301497</c:v>
                </c:pt>
                <c:pt idx="321">
                  <c:v>57.812117346317699</c:v>
                </c:pt>
                <c:pt idx="322">
                  <c:v>57.966335790509</c:v>
                </c:pt>
                <c:pt idx="323">
                  <c:v>54.732520208373202</c:v>
                </c:pt>
                <c:pt idx="324">
                  <c:v>54.246112587017997</c:v>
                </c:pt>
                <c:pt idx="325">
                  <c:v>56.382014759685298</c:v>
                </c:pt>
                <c:pt idx="326">
                  <c:v>57.957101238963503</c:v>
                </c:pt>
                <c:pt idx="327">
                  <c:v>57.7884614715814</c:v>
                </c:pt>
                <c:pt idx="328">
                  <c:v>55.860164432556203</c:v>
                </c:pt>
                <c:pt idx="329">
                  <c:v>55.791828871411603</c:v>
                </c:pt>
                <c:pt idx="330">
                  <c:v>59.821080948977901</c:v>
                </c:pt>
                <c:pt idx="331">
                  <c:v>61.168429410302501</c:v>
                </c:pt>
                <c:pt idx="332">
                  <c:v>53.831972599706802</c:v>
                </c:pt>
                <c:pt idx="333">
                  <c:v>46.176888828540299</c:v>
                </c:pt>
                <c:pt idx="334">
                  <c:v>53.772549646633102</c:v>
                </c:pt>
                <c:pt idx="335">
                  <c:v>63.258491930762297</c:v>
                </c:pt>
                <c:pt idx="336">
                  <c:v>59.604510435817403</c:v>
                </c:pt>
                <c:pt idx="337">
                  <c:v>41.392128932694497</c:v>
                </c:pt>
                <c:pt idx="338">
                  <c:v>47.613801115484399</c:v>
                </c:pt>
                <c:pt idx="339">
                  <c:v>62.541799617174398</c:v>
                </c:pt>
                <c:pt idx="340">
                  <c:v>55.747181477171601</c:v>
                </c:pt>
                <c:pt idx="341">
                  <c:v>39.113494053080998</c:v>
                </c:pt>
                <c:pt idx="342">
                  <c:v>58.2714751065255</c:v>
                </c:pt>
                <c:pt idx="343">
                  <c:v>63.289455218764203</c:v>
                </c:pt>
                <c:pt idx="344">
                  <c:v>38.581045016403998</c:v>
                </c:pt>
                <c:pt idx="345">
                  <c:v>-66.926374346500396</c:v>
                </c:pt>
                <c:pt idx="346">
                  <c:v>-83.547713698796002</c:v>
                </c:pt>
                <c:pt idx="347">
                  <c:v>-73.525800486597902</c:v>
                </c:pt>
                <c:pt idx="348">
                  <c:v>-82.9950098611709</c:v>
                </c:pt>
                <c:pt idx="349">
                  <c:v>-82.054084598401602</c:v>
                </c:pt>
                <c:pt idx="350">
                  <c:v>-78.786339002995703</c:v>
                </c:pt>
                <c:pt idx="351">
                  <c:v>-76.069553600865802</c:v>
                </c:pt>
                <c:pt idx="352">
                  <c:v>-74.730698419910397</c:v>
                </c:pt>
                <c:pt idx="353">
                  <c:v>-72.995632968306694</c:v>
                </c:pt>
                <c:pt idx="354">
                  <c:v>-71.673771476188804</c:v>
                </c:pt>
                <c:pt idx="355">
                  <c:v>-71.885343191037194</c:v>
                </c:pt>
                <c:pt idx="356">
                  <c:v>-71.258042831246996</c:v>
                </c:pt>
                <c:pt idx="357">
                  <c:v>-67.577297577979706</c:v>
                </c:pt>
                <c:pt idx="358">
                  <c:v>-65.360035318226906</c:v>
                </c:pt>
                <c:pt idx="359">
                  <c:v>-61.175862445852701</c:v>
                </c:pt>
                <c:pt idx="360">
                  <c:v>-56.213740239878497</c:v>
                </c:pt>
                <c:pt idx="361">
                  <c:v>-53.199343231104002</c:v>
                </c:pt>
                <c:pt idx="362">
                  <c:v>-52.2150080051372</c:v>
                </c:pt>
                <c:pt idx="363">
                  <c:v>-57.145042062616596</c:v>
                </c:pt>
                <c:pt idx="364">
                  <c:v>-65.455638207115499</c:v>
                </c:pt>
                <c:pt idx="365">
                  <c:v>-73.597744723779897</c:v>
                </c:pt>
                <c:pt idx="366">
                  <c:v>-77.877238221168497</c:v>
                </c:pt>
                <c:pt idx="367">
                  <c:v>-79.486827818401494</c:v>
                </c:pt>
                <c:pt idx="368">
                  <c:v>-78.179826736994301</c:v>
                </c:pt>
                <c:pt idx="369">
                  <c:v>-76.444534324154603</c:v>
                </c:pt>
                <c:pt idx="370">
                  <c:v>-76.411742170627804</c:v>
                </c:pt>
                <c:pt idx="371">
                  <c:v>-78.922747822980995</c:v>
                </c:pt>
                <c:pt idx="372">
                  <c:v>-84.704458833463704</c:v>
                </c:pt>
                <c:pt idx="373">
                  <c:v>-83.223023784984605</c:v>
                </c:pt>
                <c:pt idx="374">
                  <c:v>-67.756927736084506</c:v>
                </c:pt>
                <c:pt idx="375">
                  <c:v>-51.203992993407503</c:v>
                </c:pt>
                <c:pt idx="376">
                  <c:v>-42.975987146282897</c:v>
                </c:pt>
                <c:pt idx="377">
                  <c:v>-36.747553315217303</c:v>
                </c:pt>
                <c:pt idx="378">
                  <c:v>-30.928753457351998</c:v>
                </c:pt>
                <c:pt idx="379">
                  <c:v>-21.366166444751901</c:v>
                </c:pt>
                <c:pt idx="380">
                  <c:v>-17.3752096896498</c:v>
                </c:pt>
                <c:pt idx="381">
                  <c:v>-16.942560200916802</c:v>
                </c:pt>
                <c:pt idx="382">
                  <c:v>-14.0826385216539</c:v>
                </c:pt>
                <c:pt idx="383">
                  <c:v>1.9812711299666601</c:v>
                </c:pt>
                <c:pt idx="384">
                  <c:v>20.577178997682999</c:v>
                </c:pt>
                <c:pt idx="385">
                  <c:v>22.909974655663799</c:v>
                </c:pt>
                <c:pt idx="386">
                  <c:v>16.226449328162602</c:v>
                </c:pt>
                <c:pt idx="387">
                  <c:v>18.816823452717099</c:v>
                </c:pt>
                <c:pt idx="388">
                  <c:v>36.960699138881402</c:v>
                </c:pt>
                <c:pt idx="389">
                  <c:v>44.100429484646803</c:v>
                </c:pt>
                <c:pt idx="390">
                  <c:v>41.779114874729103</c:v>
                </c:pt>
                <c:pt idx="391">
                  <c:v>39.544862243497597</c:v>
                </c:pt>
                <c:pt idx="392">
                  <c:v>41.173314344829997</c:v>
                </c:pt>
                <c:pt idx="393">
                  <c:v>42.514792483681802</c:v>
                </c:pt>
                <c:pt idx="394">
                  <c:v>39.783997596515299</c:v>
                </c:pt>
                <c:pt idx="395">
                  <c:v>38.567517468396197</c:v>
                </c:pt>
                <c:pt idx="396">
                  <c:v>38.029622118727097</c:v>
                </c:pt>
                <c:pt idx="397">
                  <c:v>37.510802010663902</c:v>
                </c:pt>
                <c:pt idx="398">
                  <c:v>39.079530850410798</c:v>
                </c:pt>
                <c:pt idx="399">
                  <c:v>43.8138128479413</c:v>
                </c:pt>
                <c:pt idx="400">
                  <c:v>47.510143031091999</c:v>
                </c:pt>
                <c:pt idx="401">
                  <c:v>45.468301067051101</c:v>
                </c:pt>
                <c:pt idx="402">
                  <c:v>41.515802959855698</c:v>
                </c:pt>
                <c:pt idx="403">
                  <c:v>45.416499349215002</c:v>
                </c:pt>
                <c:pt idx="404">
                  <c:v>55.138832347070597</c:v>
                </c:pt>
                <c:pt idx="405">
                  <c:v>56.493644305685002</c:v>
                </c:pt>
                <c:pt idx="406">
                  <c:v>49.430786333309698</c:v>
                </c:pt>
                <c:pt idx="407">
                  <c:v>44.391245976413003</c:v>
                </c:pt>
                <c:pt idx="408">
                  <c:v>38.645991048285097</c:v>
                </c:pt>
                <c:pt idx="409">
                  <c:v>25.698594834710299</c:v>
                </c:pt>
                <c:pt idx="410">
                  <c:v>12.586470784404501</c:v>
                </c:pt>
                <c:pt idx="411">
                  <c:v>26.176672035524</c:v>
                </c:pt>
                <c:pt idx="412">
                  <c:v>-20.828505680193899</c:v>
                </c:pt>
                <c:pt idx="413">
                  <c:v>-67.145167546440206</c:v>
                </c:pt>
                <c:pt idx="414">
                  <c:v>-77.895009019699003</c:v>
                </c:pt>
                <c:pt idx="415">
                  <c:v>-67.420241629569205</c:v>
                </c:pt>
                <c:pt idx="416">
                  <c:v>-68.508013888938294</c:v>
                </c:pt>
                <c:pt idx="417">
                  <c:v>-71.438691500876701</c:v>
                </c:pt>
                <c:pt idx="418">
                  <c:v>-74.198469980705198</c:v>
                </c:pt>
                <c:pt idx="419">
                  <c:v>-74.651522101263794</c:v>
                </c:pt>
                <c:pt idx="420">
                  <c:v>-75.741726418681395</c:v>
                </c:pt>
                <c:pt idx="421">
                  <c:v>-81.585940549169806</c:v>
                </c:pt>
                <c:pt idx="422">
                  <c:v>-86.897015648446001</c:v>
                </c:pt>
                <c:pt idx="423">
                  <c:v>-85.410078736133897</c:v>
                </c:pt>
                <c:pt idx="424">
                  <c:v>-82.955290317364103</c:v>
                </c:pt>
                <c:pt idx="425">
                  <c:v>-81.220330707240194</c:v>
                </c:pt>
                <c:pt idx="426">
                  <c:v>-77.285403548345897</c:v>
                </c:pt>
                <c:pt idx="427">
                  <c:v>-75.814469134721705</c:v>
                </c:pt>
                <c:pt idx="428">
                  <c:v>-78.010508838503597</c:v>
                </c:pt>
                <c:pt idx="429">
                  <c:v>-77.716761854726698</c:v>
                </c:pt>
                <c:pt idx="430">
                  <c:v>-68.990131562784299</c:v>
                </c:pt>
                <c:pt idx="431">
                  <c:v>-66.145197369805302</c:v>
                </c:pt>
                <c:pt idx="432">
                  <c:v>-65.784582550405702</c:v>
                </c:pt>
                <c:pt idx="433">
                  <c:v>-68.446049861423404</c:v>
                </c:pt>
                <c:pt idx="434">
                  <c:v>-65.464120141276794</c:v>
                </c:pt>
                <c:pt idx="435">
                  <c:v>-50.411448471043798</c:v>
                </c:pt>
                <c:pt idx="436">
                  <c:v>-52.663808118013598</c:v>
                </c:pt>
                <c:pt idx="437">
                  <c:v>-54.361658990841597</c:v>
                </c:pt>
                <c:pt idx="438">
                  <c:v>-46.284428381635102</c:v>
                </c:pt>
                <c:pt idx="439">
                  <c:v>-40.0759007422906</c:v>
                </c:pt>
                <c:pt idx="440">
                  <c:v>-37.832914269438497</c:v>
                </c:pt>
                <c:pt idx="441">
                  <c:v>-36.915395544825699</c:v>
                </c:pt>
                <c:pt idx="442">
                  <c:v>-38.5033991611906</c:v>
                </c:pt>
                <c:pt idx="443">
                  <c:v>-32.971094657966901</c:v>
                </c:pt>
                <c:pt idx="444">
                  <c:v>-33.8282026915629</c:v>
                </c:pt>
                <c:pt idx="445">
                  <c:v>-38.737591431979901</c:v>
                </c:pt>
                <c:pt idx="446">
                  <c:v>-43.8366345635824</c:v>
                </c:pt>
                <c:pt idx="447">
                  <c:v>-46.1594359710991</c:v>
                </c:pt>
                <c:pt idx="448">
                  <c:v>-44.006356934617003</c:v>
                </c:pt>
                <c:pt idx="449">
                  <c:v>-43.815727245878797</c:v>
                </c:pt>
                <c:pt idx="450">
                  <c:v>-43.881363828021797</c:v>
                </c:pt>
                <c:pt idx="451">
                  <c:v>-43.180216658552403</c:v>
                </c:pt>
                <c:pt idx="452">
                  <c:v>-42.397264760029699</c:v>
                </c:pt>
                <c:pt idx="453">
                  <c:v>-41.283554352035402</c:v>
                </c:pt>
                <c:pt idx="454">
                  <c:v>-40.796826470893699</c:v>
                </c:pt>
                <c:pt idx="455">
                  <c:v>-40.695166217520097</c:v>
                </c:pt>
                <c:pt idx="456">
                  <c:v>-40.781839821325299</c:v>
                </c:pt>
                <c:pt idx="457">
                  <c:v>-42.5588847705788</c:v>
                </c:pt>
                <c:pt idx="458">
                  <c:v>-43.4922318202456</c:v>
                </c:pt>
                <c:pt idx="459">
                  <c:v>-41.5417671632595</c:v>
                </c:pt>
                <c:pt idx="460">
                  <c:v>-39.743675417610099</c:v>
                </c:pt>
                <c:pt idx="461">
                  <c:v>-39.4673017432969</c:v>
                </c:pt>
                <c:pt idx="462">
                  <c:v>-40.287376012336999</c:v>
                </c:pt>
                <c:pt idx="463">
                  <c:v>-41.847541664878797</c:v>
                </c:pt>
                <c:pt idx="464">
                  <c:v>-43.294651337261399</c:v>
                </c:pt>
                <c:pt idx="465">
                  <c:v>-41.624471235819001</c:v>
                </c:pt>
                <c:pt idx="466">
                  <c:v>-39.2232392554725</c:v>
                </c:pt>
                <c:pt idx="467">
                  <c:v>-39.148705962583101</c:v>
                </c:pt>
                <c:pt idx="468">
                  <c:v>-41.673700191224398</c:v>
                </c:pt>
                <c:pt idx="469">
                  <c:v>-43.334131572192199</c:v>
                </c:pt>
                <c:pt idx="470">
                  <c:v>-41.968270349909098</c:v>
                </c:pt>
                <c:pt idx="471">
                  <c:v>-40.239912220540198</c:v>
                </c:pt>
                <c:pt idx="472">
                  <c:v>-39.4463290776741</c:v>
                </c:pt>
                <c:pt idx="473">
                  <c:v>-39.644481376345702</c:v>
                </c:pt>
                <c:pt idx="474">
                  <c:v>-42.541906666869401</c:v>
                </c:pt>
                <c:pt idx="475">
                  <c:v>-44.452688523093499</c:v>
                </c:pt>
                <c:pt idx="476">
                  <c:v>-41.7829036129286</c:v>
                </c:pt>
                <c:pt idx="477">
                  <c:v>-37.277416422728102</c:v>
                </c:pt>
              </c:numCache>
            </c:numRef>
          </c:val>
          <c:smooth val="0"/>
          <c:extLst>
            <c:ext xmlns:c16="http://schemas.microsoft.com/office/drawing/2014/chart" uri="{C3380CC4-5D6E-409C-BE32-E72D297353CC}">
              <c16:uniqueId val="{00000002-DC49-445C-94B7-3567B3F61980}"/>
            </c:ext>
          </c:extLst>
        </c:ser>
        <c:dLbls>
          <c:showLegendKey val="0"/>
          <c:showVal val="0"/>
          <c:showCatName val="0"/>
          <c:showSerName val="0"/>
          <c:showPercent val="0"/>
          <c:showBubbleSize val="0"/>
        </c:dLbls>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0541923"/>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4AD4-4559-AEDD-111FED96EC0B}"/>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val>
            <c:numRef>
              <c:f>'[action2 5 times gyro.csv]action2 5 times gyro'!$J$2:$J$596</c:f>
              <c:numCache>
                <c:formatCode>General</c:formatCode>
                <c:ptCount val="595"/>
                <c:pt idx="0">
                  <c:v>-0.21670500000000001</c:v>
                </c:pt>
                <c:pt idx="1">
                  <c:v>-0.53020299999999998</c:v>
                </c:pt>
                <c:pt idx="2">
                  <c:v>4.4248999999999997E-2</c:v>
                </c:pt>
                <c:pt idx="3">
                  <c:v>9.2699000000000004E-2</c:v>
                </c:pt>
                <c:pt idx="4">
                  <c:v>-1.1547E-2</c:v>
                </c:pt>
                <c:pt idx="5">
                  <c:v>-2.8310000000000002E-3</c:v>
                </c:pt>
                <c:pt idx="6">
                  <c:v>2.8851999999999999E-2</c:v>
                </c:pt>
                <c:pt idx="7">
                  <c:v>1.9977999999999999E-2</c:v>
                </c:pt>
                <c:pt idx="8">
                  <c:v>-1.141E-2</c:v>
                </c:pt>
                <c:pt idx="9">
                  <c:v>-2.238E-3</c:v>
                </c:pt>
                <c:pt idx="10">
                  <c:v>3.0485000000000002E-2</c:v>
                </c:pt>
                <c:pt idx="11">
                  <c:v>5.7334000000000003E-2</c:v>
                </c:pt>
                <c:pt idx="12">
                  <c:v>3.8233999999999997E-2</c:v>
                </c:pt>
                <c:pt idx="13">
                  <c:v>0.10033499999999999</c:v>
                </c:pt>
                <c:pt idx="14">
                  <c:v>7.9405000000000003E-2</c:v>
                </c:pt>
                <c:pt idx="15">
                  <c:v>0.14016899999999999</c:v>
                </c:pt>
                <c:pt idx="16">
                  <c:v>5.4114000000000002E-2</c:v>
                </c:pt>
                <c:pt idx="17">
                  <c:v>0.11507100000000001</c:v>
                </c:pt>
                <c:pt idx="18">
                  <c:v>2.3918999999999999E-2</c:v>
                </c:pt>
                <c:pt idx="19">
                  <c:v>4.2096000000000001E-2</c:v>
                </c:pt>
                <c:pt idx="20">
                  <c:v>1.9942999999999999E-2</c:v>
                </c:pt>
                <c:pt idx="21">
                  <c:v>4.6696000000000001E-2</c:v>
                </c:pt>
                <c:pt idx="22">
                  <c:v>4.0515000000000002E-2</c:v>
                </c:pt>
                <c:pt idx="23">
                  <c:v>5.5076E-2</c:v>
                </c:pt>
                <c:pt idx="24">
                  <c:v>-0.1409</c:v>
                </c:pt>
                <c:pt idx="25">
                  <c:v>-0.378386</c:v>
                </c:pt>
                <c:pt idx="26">
                  <c:v>-0.19345899999999999</c:v>
                </c:pt>
                <c:pt idx="27">
                  <c:v>-8.7156999999999998E-2</c:v>
                </c:pt>
                <c:pt idx="28">
                  <c:v>0.290159</c:v>
                </c:pt>
                <c:pt idx="29">
                  <c:v>0.27053899999999997</c:v>
                </c:pt>
                <c:pt idx="30">
                  <c:v>2.4249E-2</c:v>
                </c:pt>
                <c:pt idx="31">
                  <c:v>6.4959000000000003E-2</c:v>
                </c:pt>
                <c:pt idx="32">
                  <c:v>1.5232000000000001E-2</c:v>
                </c:pt>
                <c:pt idx="33">
                  <c:v>-3.6189999999999998E-3</c:v>
                </c:pt>
                <c:pt idx="34">
                  <c:v>-3.8233999999999997E-2</c:v>
                </c:pt>
                <c:pt idx="35">
                  <c:v>-0.110847</c:v>
                </c:pt>
                <c:pt idx="36">
                  <c:v>-8.4504999999999997E-2</c:v>
                </c:pt>
                <c:pt idx="37">
                  <c:v>-0.23225599999999999</c:v>
                </c:pt>
                <c:pt idx="38">
                  <c:v>-0.186311</c:v>
                </c:pt>
                <c:pt idx="39">
                  <c:v>-0.31340299999999999</c:v>
                </c:pt>
                <c:pt idx="40">
                  <c:v>-5.5989999999999998E-2</c:v>
                </c:pt>
                <c:pt idx="41">
                  <c:v>-0.161165</c:v>
                </c:pt>
                <c:pt idx="42">
                  <c:v>-0.25803300000000001</c:v>
                </c:pt>
                <c:pt idx="43">
                  <c:v>-0.51783199999999996</c:v>
                </c:pt>
                <c:pt idx="44">
                  <c:v>-0.19678499999999999</c:v>
                </c:pt>
                <c:pt idx="45">
                  <c:v>-0.52720299999999998</c:v>
                </c:pt>
                <c:pt idx="46">
                  <c:v>-0.592032</c:v>
                </c:pt>
                <c:pt idx="47">
                  <c:v>-1.207025</c:v>
                </c:pt>
                <c:pt idx="48">
                  <c:v>-0.44502399999999998</c:v>
                </c:pt>
                <c:pt idx="49">
                  <c:v>-0.87015699999999996</c:v>
                </c:pt>
                <c:pt idx="50">
                  <c:v>-0.55559999999999998</c:v>
                </c:pt>
                <c:pt idx="51">
                  <c:v>-1.1357969999999999</c:v>
                </c:pt>
                <c:pt idx="52">
                  <c:v>-0.38713999999999998</c:v>
                </c:pt>
                <c:pt idx="53">
                  <c:v>-0.56850400000000001</c:v>
                </c:pt>
                <c:pt idx="54">
                  <c:v>-0.137625</c:v>
                </c:pt>
                <c:pt idx="55">
                  <c:v>-0.36555500000000002</c:v>
                </c:pt>
                <c:pt idx="56">
                  <c:v>-0.34765000000000001</c:v>
                </c:pt>
                <c:pt idx="57">
                  <c:v>-0.58571899999999999</c:v>
                </c:pt>
                <c:pt idx="58">
                  <c:v>0.24160000000000001</c:v>
                </c:pt>
                <c:pt idx="59">
                  <c:v>0.679921</c:v>
                </c:pt>
                <c:pt idx="60">
                  <c:v>-0.10183399999999999</c:v>
                </c:pt>
                <c:pt idx="61">
                  <c:v>-0.78096399999999999</c:v>
                </c:pt>
                <c:pt idx="62">
                  <c:v>-0.56125899999999995</c:v>
                </c:pt>
                <c:pt idx="63">
                  <c:v>-0.403306</c:v>
                </c:pt>
                <c:pt idx="64">
                  <c:v>0.113894</c:v>
                </c:pt>
                <c:pt idx="65">
                  <c:v>3.0820000000000001E-3</c:v>
                </c:pt>
                <c:pt idx="66">
                  <c:v>-0.16949600000000001</c:v>
                </c:pt>
                <c:pt idx="67">
                  <c:v>-0.21420800000000001</c:v>
                </c:pt>
                <c:pt idx="68">
                  <c:v>3.2937000000000001E-2</c:v>
                </c:pt>
                <c:pt idx="69">
                  <c:v>9.9823999999999996E-2</c:v>
                </c:pt>
                <c:pt idx="70">
                  <c:v>5.3205000000000002E-2</c:v>
                </c:pt>
                <c:pt idx="71">
                  <c:v>-9.0919999999999994E-3</c:v>
                </c:pt>
                <c:pt idx="72">
                  <c:v>-0.10494299999999999</c:v>
                </c:pt>
                <c:pt idx="73">
                  <c:v>6.0700000000000998E-4</c:v>
                </c:pt>
                <c:pt idx="74">
                  <c:v>8.8982000000000006E-2</c:v>
                </c:pt>
                <c:pt idx="75">
                  <c:v>7.4986999999999998E-2</c:v>
                </c:pt>
                <c:pt idx="76">
                  <c:v>9.8859000000000002E-2</c:v>
                </c:pt>
                <c:pt idx="77">
                  <c:v>0.17391599999999999</c:v>
                </c:pt>
                <c:pt idx="78">
                  <c:v>-0.32907500000000001</c:v>
                </c:pt>
                <c:pt idx="79">
                  <c:v>-0.82667000000000002</c:v>
                </c:pt>
                <c:pt idx="80">
                  <c:v>-0.37307699999999999</c:v>
                </c:pt>
                <c:pt idx="81">
                  <c:v>-0.51244900000000004</c:v>
                </c:pt>
                <c:pt idx="82">
                  <c:v>-7.7679999999999997E-3</c:v>
                </c:pt>
                <c:pt idx="83">
                  <c:v>-0.20172300000000001</c:v>
                </c:pt>
                <c:pt idx="84">
                  <c:v>-0.46277499999999999</c:v>
                </c:pt>
                <c:pt idx="85">
                  <c:v>-0.98918799999999996</c:v>
                </c:pt>
                <c:pt idx="86">
                  <c:v>-0.457569</c:v>
                </c:pt>
                <c:pt idx="87">
                  <c:v>-0.660246</c:v>
                </c:pt>
                <c:pt idx="88">
                  <c:v>-2.8070999999999999E-2</c:v>
                </c:pt>
                <c:pt idx="89">
                  <c:v>-0.36379899999999998</c:v>
                </c:pt>
                <c:pt idx="90">
                  <c:v>-0.494616</c:v>
                </c:pt>
                <c:pt idx="91">
                  <c:v>-0.61546900000000004</c:v>
                </c:pt>
                <c:pt idx="92">
                  <c:v>0.29291499999999998</c:v>
                </c:pt>
                <c:pt idx="93">
                  <c:v>0.62507500000000005</c:v>
                </c:pt>
                <c:pt idx="94">
                  <c:v>0.43359399999999998</c:v>
                </c:pt>
                <c:pt idx="95">
                  <c:v>0.91059000000000001</c:v>
                </c:pt>
                <c:pt idx="96">
                  <c:v>0.31302799999999997</c:v>
                </c:pt>
                <c:pt idx="97">
                  <c:v>0.396401</c:v>
                </c:pt>
                <c:pt idx="98">
                  <c:v>-0.23878199999999999</c:v>
                </c:pt>
                <c:pt idx="99">
                  <c:v>-0.241365</c:v>
                </c:pt>
                <c:pt idx="100">
                  <c:v>0.76714400000000005</c:v>
                </c:pt>
                <c:pt idx="101">
                  <c:v>1.5402309999999999</c:v>
                </c:pt>
                <c:pt idx="102">
                  <c:v>0.22062100000000001</c:v>
                </c:pt>
                <c:pt idx="103">
                  <c:v>0.26216400000000001</c:v>
                </c:pt>
                <c:pt idx="104">
                  <c:v>0.51867700000000005</c:v>
                </c:pt>
                <c:pt idx="105">
                  <c:v>1.1262589999999999</c:v>
                </c:pt>
                <c:pt idx="106">
                  <c:v>0.116095</c:v>
                </c:pt>
                <c:pt idx="107">
                  <c:v>0.186699</c:v>
                </c:pt>
                <c:pt idx="108">
                  <c:v>0.466754</c:v>
                </c:pt>
                <c:pt idx="109">
                  <c:v>1.3049010000000001</c:v>
                </c:pt>
                <c:pt idx="110">
                  <c:v>0.73896499999999998</c:v>
                </c:pt>
                <c:pt idx="111">
                  <c:v>1.4599329999999999</c:v>
                </c:pt>
                <c:pt idx="112">
                  <c:v>0.92542899999999995</c:v>
                </c:pt>
                <c:pt idx="113">
                  <c:v>1.971633</c:v>
                </c:pt>
                <c:pt idx="114">
                  <c:v>0.82955199999999996</c:v>
                </c:pt>
                <c:pt idx="115">
                  <c:v>1.443856</c:v>
                </c:pt>
                <c:pt idx="116">
                  <c:v>0.50741800000000004</c:v>
                </c:pt>
                <c:pt idx="117">
                  <c:v>0.81542099999999995</c:v>
                </c:pt>
                <c:pt idx="118">
                  <c:v>0.11068799999999999</c:v>
                </c:pt>
                <c:pt idx="119">
                  <c:v>0.15687999999999999</c:v>
                </c:pt>
                <c:pt idx="120">
                  <c:v>1.4945E-2</c:v>
                </c:pt>
                <c:pt idx="121">
                  <c:v>8.2789999999999999E-3</c:v>
                </c:pt>
                <c:pt idx="122">
                  <c:v>-4.9957000000000001E-2</c:v>
                </c:pt>
                <c:pt idx="123">
                  <c:v>-9.7030000000000005E-2</c:v>
                </c:pt>
                <c:pt idx="124">
                  <c:v>2.0080000000000001E-2</c:v>
                </c:pt>
                <c:pt idx="125">
                  <c:v>0.12978000000000001</c:v>
                </c:pt>
                <c:pt idx="126">
                  <c:v>7.3806999999999998E-2</c:v>
                </c:pt>
                <c:pt idx="127">
                  <c:v>3.6769999999999997E-2</c:v>
                </c:pt>
                <c:pt idx="128">
                  <c:v>-5.8577999999999998E-2</c:v>
                </c:pt>
                <c:pt idx="129">
                  <c:v>-7.4787999999999993E-2</c:v>
                </c:pt>
                <c:pt idx="130">
                  <c:v>4.1199999999999999E-4</c:v>
                </c:pt>
                <c:pt idx="131">
                  <c:v>2.546E-2</c:v>
                </c:pt>
                <c:pt idx="132">
                  <c:v>-2.8226000000000001E-2</c:v>
                </c:pt>
                <c:pt idx="133">
                  <c:v>-0.12345399999999999</c:v>
                </c:pt>
                <c:pt idx="134">
                  <c:v>-7.1421999999999999E-2</c:v>
                </c:pt>
                <c:pt idx="135">
                  <c:v>-4.2409999999999896E-3</c:v>
                </c:pt>
                <c:pt idx="136">
                  <c:v>0.161412</c:v>
                </c:pt>
                <c:pt idx="137">
                  <c:v>0.29147699999999999</c:v>
                </c:pt>
                <c:pt idx="138">
                  <c:v>4.3943000000000003E-2</c:v>
                </c:pt>
                <c:pt idx="139">
                  <c:v>0.135212</c:v>
                </c:pt>
                <c:pt idx="140">
                  <c:v>0.22231400000000001</c:v>
                </c:pt>
                <c:pt idx="141">
                  <c:v>0.48360300000000001</c:v>
                </c:pt>
                <c:pt idx="142">
                  <c:v>0.174146</c:v>
                </c:pt>
                <c:pt idx="143">
                  <c:v>6.2466000000000001E-2</c:v>
                </c:pt>
                <c:pt idx="144">
                  <c:v>-4.7364999999999997E-2</c:v>
                </c:pt>
                <c:pt idx="145">
                  <c:v>0.31630799999999998</c:v>
                </c:pt>
                <c:pt idx="146">
                  <c:v>-8.1792000000000004E-2</c:v>
                </c:pt>
                <c:pt idx="147">
                  <c:v>-0.61722600000000005</c:v>
                </c:pt>
                <c:pt idx="148">
                  <c:v>-0.12592400000000001</c:v>
                </c:pt>
                <c:pt idx="149">
                  <c:v>0.23841999999999999</c:v>
                </c:pt>
                <c:pt idx="150">
                  <c:v>-4.0722000000000001E-2</c:v>
                </c:pt>
                <c:pt idx="151">
                  <c:v>-1.0134190000000001</c:v>
                </c:pt>
                <c:pt idx="152">
                  <c:v>-1.1250880000000001</c:v>
                </c:pt>
                <c:pt idx="153">
                  <c:v>-1.833053</c:v>
                </c:pt>
                <c:pt idx="154">
                  <c:v>-0.85575199999999996</c:v>
                </c:pt>
                <c:pt idx="155">
                  <c:v>-1.7123679999999999</c:v>
                </c:pt>
                <c:pt idx="156">
                  <c:v>-0.408026</c:v>
                </c:pt>
                <c:pt idx="157">
                  <c:v>-0.363813</c:v>
                </c:pt>
                <c:pt idx="158">
                  <c:v>0.50998500000000002</c:v>
                </c:pt>
                <c:pt idx="159">
                  <c:v>1.404574</c:v>
                </c:pt>
                <c:pt idx="160">
                  <c:v>1.1931989999999999</c:v>
                </c:pt>
                <c:pt idx="161">
                  <c:v>2.6716519999999999</c:v>
                </c:pt>
                <c:pt idx="162">
                  <c:v>2.0186769999999998</c:v>
                </c:pt>
                <c:pt idx="163">
                  <c:v>4.4012520000000004</c:v>
                </c:pt>
                <c:pt idx="164">
                  <c:v>2.2665519999999999</c:v>
                </c:pt>
                <c:pt idx="165">
                  <c:v>4.1880829999999998</c:v>
                </c:pt>
                <c:pt idx="166">
                  <c:v>1.3586560000000001</c:v>
                </c:pt>
                <c:pt idx="167">
                  <c:v>2.3206500000000001</c:v>
                </c:pt>
                <c:pt idx="168">
                  <c:v>0.77871599999999996</c:v>
                </c:pt>
                <c:pt idx="169">
                  <c:v>1.5588120000000001</c:v>
                </c:pt>
                <c:pt idx="170">
                  <c:v>0.584816</c:v>
                </c:pt>
                <c:pt idx="171">
                  <c:v>0.49405100000000002</c:v>
                </c:pt>
                <c:pt idx="172">
                  <c:v>-0.86824800000000002</c:v>
                </c:pt>
                <c:pt idx="173">
                  <c:v>-2.1973639999999999</c:v>
                </c:pt>
                <c:pt idx="174">
                  <c:v>-1.3905719999999999</c:v>
                </c:pt>
                <c:pt idx="175">
                  <c:v>-2.7687210000000002</c:v>
                </c:pt>
                <c:pt idx="176">
                  <c:v>-1.231846</c:v>
                </c:pt>
                <c:pt idx="177">
                  <c:v>-2.175405</c:v>
                </c:pt>
                <c:pt idx="178">
                  <c:v>-0.62993399999999999</c:v>
                </c:pt>
                <c:pt idx="179">
                  <c:v>-1.2781929999999999</c:v>
                </c:pt>
                <c:pt idx="180">
                  <c:v>-0.550431</c:v>
                </c:pt>
                <c:pt idx="181">
                  <c:v>-0.82696700000000001</c:v>
                </c:pt>
                <c:pt idx="182">
                  <c:v>-8.4857000000000002E-2</c:v>
                </c:pt>
                <c:pt idx="183">
                  <c:v>-0.21673700000000001</c:v>
                </c:pt>
                <c:pt idx="184">
                  <c:v>-0.16552900000000001</c:v>
                </c:pt>
                <c:pt idx="185">
                  <c:v>-0.33990700000000001</c:v>
                </c:pt>
                <c:pt idx="186">
                  <c:v>0.109032</c:v>
                </c:pt>
                <c:pt idx="187">
                  <c:v>0.49805100000000002</c:v>
                </c:pt>
                <c:pt idx="188">
                  <c:v>0.41125299999999998</c:v>
                </c:pt>
                <c:pt idx="189">
                  <c:v>0.57445400000000002</c:v>
                </c:pt>
                <c:pt idx="190">
                  <c:v>0.207925</c:v>
                </c:pt>
                <c:pt idx="191">
                  <c:v>0.74592400000000003</c:v>
                </c:pt>
                <c:pt idx="192">
                  <c:v>0.72952099999999998</c:v>
                </c:pt>
                <c:pt idx="193">
                  <c:v>1.385629</c:v>
                </c:pt>
                <c:pt idx="194">
                  <c:v>0.48763899999999999</c:v>
                </c:pt>
                <c:pt idx="195">
                  <c:v>1.020383</c:v>
                </c:pt>
                <c:pt idx="196">
                  <c:v>0.65158199999999999</c:v>
                </c:pt>
                <c:pt idx="197">
                  <c:v>1.321177</c:v>
                </c:pt>
                <c:pt idx="198">
                  <c:v>0.50367099999999998</c:v>
                </c:pt>
                <c:pt idx="199">
                  <c:v>0.93626600000000004</c:v>
                </c:pt>
                <c:pt idx="200">
                  <c:v>0.42861100000000002</c:v>
                </c:pt>
                <c:pt idx="201">
                  <c:v>0.75021899999999997</c:v>
                </c:pt>
                <c:pt idx="202">
                  <c:v>7.0930000000000007E-2</c:v>
                </c:pt>
                <c:pt idx="203">
                  <c:v>-6.1068999999999998E-2</c:v>
                </c:pt>
                <c:pt idx="204">
                  <c:v>-0.132385</c:v>
                </c:pt>
                <c:pt idx="205">
                  <c:v>-4.3596999999999997E-2</c:v>
                </c:pt>
                <c:pt idx="206">
                  <c:v>7.2156999999999999E-2</c:v>
                </c:pt>
                <c:pt idx="207">
                  <c:v>-0.14943400000000001</c:v>
                </c:pt>
                <c:pt idx="208">
                  <c:v>-0.24283199999999999</c:v>
                </c:pt>
                <c:pt idx="209">
                  <c:v>-0.40555000000000002</c:v>
                </c:pt>
                <c:pt idx="210">
                  <c:v>0.29275600000000002</c:v>
                </c:pt>
                <c:pt idx="211">
                  <c:v>0.943716</c:v>
                </c:pt>
                <c:pt idx="212">
                  <c:v>-0.29733999999999999</c:v>
                </c:pt>
                <c:pt idx="213">
                  <c:v>-2.2729659999999998</c:v>
                </c:pt>
                <c:pt idx="214">
                  <c:v>-2.5120610000000001</c:v>
                </c:pt>
                <c:pt idx="215">
                  <c:v>-4.1669660000000004</c:v>
                </c:pt>
                <c:pt idx="216">
                  <c:v>-1.5021249999999999</c:v>
                </c:pt>
                <c:pt idx="217">
                  <c:v>-3.2992189999999999</c:v>
                </c:pt>
                <c:pt idx="218">
                  <c:v>-1.02942</c:v>
                </c:pt>
                <c:pt idx="219">
                  <c:v>-1.2474890000000001</c:v>
                </c:pt>
                <c:pt idx="220">
                  <c:v>0.23214499999999999</c:v>
                </c:pt>
                <c:pt idx="221">
                  <c:v>0.54090199999999999</c:v>
                </c:pt>
                <c:pt idx="222">
                  <c:v>0.44262299999999999</c:v>
                </c:pt>
                <c:pt idx="223">
                  <c:v>1.134727</c:v>
                </c:pt>
                <c:pt idx="224">
                  <c:v>0.953515</c:v>
                </c:pt>
                <c:pt idx="225">
                  <c:v>2.1915300000000002</c:v>
                </c:pt>
                <c:pt idx="226">
                  <c:v>1.4034040000000001</c:v>
                </c:pt>
                <c:pt idx="227">
                  <c:v>2.8428429999999998</c:v>
                </c:pt>
                <c:pt idx="228">
                  <c:v>1.4517720000000001</c:v>
                </c:pt>
                <c:pt idx="229">
                  <c:v>2.964804</c:v>
                </c:pt>
                <c:pt idx="230">
                  <c:v>1.3755250000000001</c:v>
                </c:pt>
                <c:pt idx="231">
                  <c:v>2.3737759999999999</c:v>
                </c:pt>
                <c:pt idx="232">
                  <c:v>0.49759100000000001</c:v>
                </c:pt>
                <c:pt idx="233">
                  <c:v>0.57203499999999996</c:v>
                </c:pt>
                <c:pt idx="234">
                  <c:v>-0.25738699999999998</c:v>
                </c:pt>
                <c:pt idx="235">
                  <c:v>-0.864985</c:v>
                </c:pt>
                <c:pt idx="236">
                  <c:v>-1.0077609999999999</c:v>
                </c:pt>
                <c:pt idx="237">
                  <c:v>-2.2526679999999999</c:v>
                </c:pt>
                <c:pt idx="238">
                  <c:v>-1.0667740000000001</c:v>
                </c:pt>
                <c:pt idx="239">
                  <c:v>-2.1142660000000002</c:v>
                </c:pt>
                <c:pt idx="240">
                  <c:v>-1.3412500000000001</c:v>
                </c:pt>
                <c:pt idx="241">
                  <c:v>-2.5873710000000001</c:v>
                </c:pt>
                <c:pt idx="242">
                  <c:v>-0.78926099999999999</c:v>
                </c:pt>
                <c:pt idx="243">
                  <c:v>-1.2693939999999999</c:v>
                </c:pt>
                <c:pt idx="244">
                  <c:v>-0.20416699999999999</c:v>
                </c:pt>
                <c:pt idx="245">
                  <c:v>-0.39349899999999999</c:v>
                </c:pt>
                <c:pt idx="246">
                  <c:v>-0.33504299999999998</c:v>
                </c:pt>
                <c:pt idx="247">
                  <c:v>-0.86359399999999997</c:v>
                </c:pt>
                <c:pt idx="248">
                  <c:v>-0.37512600000000001</c:v>
                </c:pt>
                <c:pt idx="249">
                  <c:v>-8.2798999999999998E-2</c:v>
                </c:pt>
                <c:pt idx="250">
                  <c:v>0.74074300000000004</c:v>
                </c:pt>
                <c:pt idx="251">
                  <c:v>1.30627</c:v>
                </c:pt>
                <c:pt idx="252">
                  <c:v>0.396839</c:v>
                </c:pt>
                <c:pt idx="253">
                  <c:v>0.87953499999999996</c:v>
                </c:pt>
                <c:pt idx="254">
                  <c:v>0.78867399999999999</c:v>
                </c:pt>
                <c:pt idx="255">
                  <c:v>1.713994</c:v>
                </c:pt>
                <c:pt idx="256">
                  <c:v>0.83566099999999999</c:v>
                </c:pt>
                <c:pt idx="257">
                  <c:v>1.416663</c:v>
                </c:pt>
                <c:pt idx="258">
                  <c:v>0.46915699999999999</c:v>
                </c:pt>
                <c:pt idx="259">
                  <c:v>0.94059800000000005</c:v>
                </c:pt>
                <c:pt idx="260">
                  <c:v>0.47438200000000003</c:v>
                </c:pt>
                <c:pt idx="261">
                  <c:v>0.83980100000000002</c:v>
                </c:pt>
                <c:pt idx="262">
                  <c:v>0.28348699999999999</c:v>
                </c:pt>
                <c:pt idx="263">
                  <c:v>0.53387300000000004</c:v>
                </c:pt>
                <c:pt idx="264">
                  <c:v>0.110072</c:v>
                </c:pt>
                <c:pt idx="265">
                  <c:v>0.219279</c:v>
                </c:pt>
                <c:pt idx="266">
                  <c:v>0.20688000000000001</c:v>
                </c:pt>
                <c:pt idx="267">
                  <c:v>0.45480599999999999</c:v>
                </c:pt>
                <c:pt idx="268">
                  <c:v>0.36601600000000001</c:v>
                </c:pt>
                <c:pt idx="269">
                  <c:v>0.72095399999999998</c:v>
                </c:pt>
                <c:pt idx="270">
                  <c:v>-2.6342000000000001E-2</c:v>
                </c:pt>
                <c:pt idx="271">
                  <c:v>-0.33884700000000001</c:v>
                </c:pt>
                <c:pt idx="272">
                  <c:v>-0.24087</c:v>
                </c:pt>
                <c:pt idx="273">
                  <c:v>-0.41580299999999998</c:v>
                </c:pt>
                <c:pt idx="274">
                  <c:v>-0.61575000000000002</c:v>
                </c:pt>
                <c:pt idx="275">
                  <c:v>-1.966005</c:v>
                </c:pt>
                <c:pt idx="276">
                  <c:v>-1.9523280000000001</c:v>
                </c:pt>
                <c:pt idx="277">
                  <c:v>-4.3593260000000003</c:v>
                </c:pt>
                <c:pt idx="278">
                  <c:v>-2.7963079999999998</c:v>
                </c:pt>
                <c:pt idx="279">
                  <c:v>-5.5882709999999998</c:v>
                </c:pt>
                <c:pt idx="280">
                  <c:v>-2.2094589999999998</c:v>
                </c:pt>
                <c:pt idx="281">
                  <c:v>-4.1851219999999998</c:v>
                </c:pt>
                <c:pt idx="282">
                  <c:v>-1.704631</c:v>
                </c:pt>
                <c:pt idx="283">
                  <c:v>-3.0128710000000001</c:v>
                </c:pt>
                <c:pt idx="284">
                  <c:v>-0.97561500000000001</c:v>
                </c:pt>
                <c:pt idx="285">
                  <c:v>-1.6528240000000001</c:v>
                </c:pt>
                <c:pt idx="286">
                  <c:v>-0.227904</c:v>
                </c:pt>
                <c:pt idx="287">
                  <c:v>-5.8235000000000002E-2</c:v>
                </c:pt>
                <c:pt idx="288">
                  <c:v>0.51684200000000002</c:v>
                </c:pt>
                <c:pt idx="289">
                  <c:v>1.3508340000000001</c:v>
                </c:pt>
                <c:pt idx="290">
                  <c:v>1.082036</c:v>
                </c:pt>
                <c:pt idx="291">
                  <c:v>2.2114729999999998</c:v>
                </c:pt>
                <c:pt idx="292">
                  <c:v>1.0101059999999999</c:v>
                </c:pt>
                <c:pt idx="293">
                  <c:v>1.9056759999999999</c:v>
                </c:pt>
                <c:pt idx="294">
                  <c:v>0.69487399999999999</c:v>
                </c:pt>
                <c:pt idx="295">
                  <c:v>0.99981100000000001</c:v>
                </c:pt>
                <c:pt idx="296">
                  <c:v>-2.4604999999999998E-2</c:v>
                </c:pt>
                <c:pt idx="297">
                  <c:v>-0.30009599999999997</c:v>
                </c:pt>
                <c:pt idx="298">
                  <c:v>-0.57542899999999997</c:v>
                </c:pt>
                <c:pt idx="299">
                  <c:v>-1.4690380000000001</c:v>
                </c:pt>
                <c:pt idx="300">
                  <c:v>-0.62546900000000005</c:v>
                </c:pt>
                <c:pt idx="301">
                  <c:v>-0.73319800000000002</c:v>
                </c:pt>
                <c:pt idx="302">
                  <c:v>4.3199999999999998E-4</c:v>
                </c:pt>
                <c:pt idx="303">
                  <c:v>-7.3570999999999998E-2</c:v>
                </c:pt>
                <c:pt idx="304">
                  <c:v>1.9675999999999999E-2</c:v>
                </c:pt>
                <c:pt idx="305">
                  <c:v>0.32219599999999998</c:v>
                </c:pt>
                <c:pt idx="306">
                  <c:v>0.55344300000000002</c:v>
                </c:pt>
                <c:pt idx="307">
                  <c:v>1.229203</c:v>
                </c:pt>
                <c:pt idx="308">
                  <c:v>0.60419199999999995</c:v>
                </c:pt>
                <c:pt idx="309">
                  <c:v>0.94472699999999998</c:v>
                </c:pt>
                <c:pt idx="310">
                  <c:v>0.30950899999999998</c:v>
                </c:pt>
                <c:pt idx="311">
                  <c:v>0.74667399999999995</c:v>
                </c:pt>
                <c:pt idx="312">
                  <c:v>0.35929299999999997</c:v>
                </c:pt>
                <c:pt idx="313">
                  <c:v>0.67954899999999996</c:v>
                </c:pt>
                <c:pt idx="314">
                  <c:v>0.34715800000000002</c:v>
                </c:pt>
                <c:pt idx="315">
                  <c:v>0.73414999999999997</c:v>
                </c:pt>
                <c:pt idx="316">
                  <c:v>0.31490000000000001</c:v>
                </c:pt>
                <c:pt idx="317">
                  <c:v>0.36644300000000002</c:v>
                </c:pt>
                <c:pt idx="318">
                  <c:v>-3.4736000000000003E-2</c:v>
                </c:pt>
                <c:pt idx="319">
                  <c:v>-2.3774E-2</c:v>
                </c:pt>
                <c:pt idx="320">
                  <c:v>-4.1522999999999997E-2</c:v>
                </c:pt>
                <c:pt idx="321">
                  <c:v>-0.16354099999999999</c:v>
                </c:pt>
                <c:pt idx="322">
                  <c:v>3.2021000000000001E-2</c:v>
                </c:pt>
                <c:pt idx="323">
                  <c:v>0.188248</c:v>
                </c:pt>
                <c:pt idx="324">
                  <c:v>2.8712999999999999E-2</c:v>
                </c:pt>
                <c:pt idx="325">
                  <c:v>-1.9885E-2</c:v>
                </c:pt>
                <c:pt idx="326">
                  <c:v>0.13175999999999999</c:v>
                </c:pt>
                <c:pt idx="327">
                  <c:v>0.36863899999999999</c:v>
                </c:pt>
                <c:pt idx="328">
                  <c:v>0.12532099999999999</c:v>
                </c:pt>
                <c:pt idx="329">
                  <c:v>4.4151999999999997E-2</c:v>
                </c:pt>
                <c:pt idx="330">
                  <c:v>-6.1124999999999999E-2</c:v>
                </c:pt>
                <c:pt idx="331">
                  <c:v>4.9916000000000002E-2</c:v>
                </c:pt>
                <c:pt idx="332">
                  <c:v>0.110154</c:v>
                </c:pt>
                <c:pt idx="333">
                  <c:v>2.9267999999999999E-2</c:v>
                </c:pt>
                <c:pt idx="334">
                  <c:v>-0.22583400000000001</c:v>
                </c:pt>
                <c:pt idx="335">
                  <c:v>-0.579739</c:v>
                </c:pt>
                <c:pt idx="336">
                  <c:v>-0.16711100000000001</c:v>
                </c:pt>
                <c:pt idx="337">
                  <c:v>-0.36041800000000002</c:v>
                </c:pt>
                <c:pt idx="338">
                  <c:v>-0.34208499999999997</c:v>
                </c:pt>
                <c:pt idx="339">
                  <c:v>-0.69298499999999996</c:v>
                </c:pt>
                <c:pt idx="340">
                  <c:v>-3.9333E-2</c:v>
                </c:pt>
                <c:pt idx="341">
                  <c:v>-1.377E-3</c:v>
                </c:pt>
                <c:pt idx="342">
                  <c:v>-3.3820000000000003E-2</c:v>
                </c:pt>
                <c:pt idx="343">
                  <c:v>-0.13062599999999999</c:v>
                </c:pt>
                <c:pt idx="344">
                  <c:v>-0.22162000000000001</c:v>
                </c:pt>
                <c:pt idx="345">
                  <c:v>-0.37162299999999998</c:v>
                </c:pt>
                <c:pt idx="346">
                  <c:v>0.115216</c:v>
                </c:pt>
                <c:pt idx="347">
                  <c:v>0.49182700000000001</c:v>
                </c:pt>
                <c:pt idx="348">
                  <c:v>0.57880500000000001</c:v>
                </c:pt>
                <c:pt idx="349">
                  <c:v>1.3195570000000001</c:v>
                </c:pt>
                <c:pt idx="350">
                  <c:v>0.83102500000000001</c:v>
                </c:pt>
                <c:pt idx="351">
                  <c:v>1.674863</c:v>
                </c:pt>
                <c:pt idx="352">
                  <c:v>0.792458</c:v>
                </c:pt>
                <c:pt idx="353">
                  <c:v>1.3913930000000001</c:v>
                </c:pt>
                <c:pt idx="354">
                  <c:v>0.29332900000000001</c:v>
                </c:pt>
                <c:pt idx="355">
                  <c:v>0.31326500000000002</c:v>
                </c:pt>
                <c:pt idx="356">
                  <c:v>-0.162691</c:v>
                </c:pt>
                <c:pt idx="357">
                  <c:v>-0.39540399999999998</c:v>
                </c:pt>
                <c:pt idx="358">
                  <c:v>-0.36257699999999998</c:v>
                </c:pt>
                <c:pt idx="359">
                  <c:v>-0.92465299999999995</c:v>
                </c:pt>
                <c:pt idx="360">
                  <c:v>-0.68418699999999999</c:v>
                </c:pt>
                <c:pt idx="361">
                  <c:v>-1.3968389999999999</c:v>
                </c:pt>
                <c:pt idx="362">
                  <c:v>-0.70110499999999998</c:v>
                </c:pt>
                <c:pt idx="363">
                  <c:v>-1.273201</c:v>
                </c:pt>
                <c:pt idx="364">
                  <c:v>-0.41554999999999997</c:v>
                </c:pt>
                <c:pt idx="365">
                  <c:v>-0.66922800000000005</c:v>
                </c:pt>
                <c:pt idx="366">
                  <c:v>-0.141179</c:v>
                </c:pt>
                <c:pt idx="367">
                  <c:v>-0.18021100000000001</c:v>
                </c:pt>
                <c:pt idx="368">
                  <c:v>0.20943800000000001</c:v>
                </c:pt>
                <c:pt idx="369">
                  <c:v>0.85641</c:v>
                </c:pt>
                <c:pt idx="370">
                  <c:v>0.77313200000000004</c:v>
                </c:pt>
                <c:pt idx="371">
                  <c:v>1.3734189999999999</c:v>
                </c:pt>
                <c:pt idx="372">
                  <c:v>0.506413</c:v>
                </c:pt>
                <c:pt idx="373">
                  <c:v>1.2529159999999999</c:v>
                </c:pt>
                <c:pt idx="374">
                  <c:v>1.0653079999999999</c:v>
                </c:pt>
                <c:pt idx="375">
                  <c:v>2.3288229999999999</c:v>
                </c:pt>
                <c:pt idx="376">
                  <c:v>1.2118660000000001</c:v>
                </c:pt>
                <c:pt idx="377">
                  <c:v>2.3141020000000001</c:v>
                </c:pt>
                <c:pt idx="378">
                  <c:v>1.1077079999999999</c:v>
                </c:pt>
                <c:pt idx="379">
                  <c:v>2.1939440000000001</c:v>
                </c:pt>
                <c:pt idx="380">
                  <c:v>1.0677350000000001</c:v>
                </c:pt>
                <c:pt idx="381">
                  <c:v>2.0695929999999998</c:v>
                </c:pt>
                <c:pt idx="382">
                  <c:v>0.88033700000000004</c:v>
                </c:pt>
                <c:pt idx="383">
                  <c:v>1.5636159999999999</c:v>
                </c:pt>
                <c:pt idx="384">
                  <c:v>0.525702</c:v>
                </c:pt>
                <c:pt idx="385">
                  <c:v>1.0918810000000001</c:v>
                </c:pt>
                <c:pt idx="386">
                  <c:v>0.58324100000000001</c:v>
                </c:pt>
                <c:pt idx="387">
                  <c:v>0.96225700000000003</c:v>
                </c:pt>
                <c:pt idx="388">
                  <c:v>0.15532799999999999</c:v>
                </c:pt>
                <c:pt idx="389">
                  <c:v>0.431529</c:v>
                </c:pt>
                <c:pt idx="390">
                  <c:v>0.57577900000000004</c:v>
                </c:pt>
                <c:pt idx="391">
                  <c:v>0.73743199999999998</c:v>
                </c:pt>
                <c:pt idx="392">
                  <c:v>-0.85685699999999998</c:v>
                </c:pt>
                <c:pt idx="393">
                  <c:v>-2.3786670000000001</c:v>
                </c:pt>
                <c:pt idx="394">
                  <c:v>-0.915663</c:v>
                </c:pt>
                <c:pt idx="395">
                  <c:v>-0.18182799999999999</c:v>
                </c:pt>
                <c:pt idx="396">
                  <c:v>-0.52410100000000004</c:v>
                </c:pt>
                <c:pt idx="397">
                  <c:v>-3.1086179999999999</c:v>
                </c:pt>
                <c:pt idx="398">
                  <c:v>-2.4602189999999999</c:v>
                </c:pt>
                <c:pt idx="399">
                  <c:v>-3.1705199999999998</c:v>
                </c:pt>
                <c:pt idx="400">
                  <c:v>-1.0522629999999999</c:v>
                </c:pt>
                <c:pt idx="401">
                  <c:v>-3.004321</c:v>
                </c:pt>
                <c:pt idx="402">
                  <c:v>-1.806314</c:v>
                </c:pt>
                <c:pt idx="403">
                  <c:v>-2.909748</c:v>
                </c:pt>
                <c:pt idx="404">
                  <c:v>-0.57450400000000001</c:v>
                </c:pt>
                <c:pt idx="405">
                  <c:v>-0.83267100000000005</c:v>
                </c:pt>
                <c:pt idx="406">
                  <c:v>0.17843400000000001</c:v>
                </c:pt>
                <c:pt idx="407">
                  <c:v>0.714113</c:v>
                </c:pt>
                <c:pt idx="408">
                  <c:v>0.68882699999999997</c:v>
                </c:pt>
                <c:pt idx="409">
                  <c:v>1.4510780000000001</c:v>
                </c:pt>
                <c:pt idx="410">
                  <c:v>0.68530999999999997</c:v>
                </c:pt>
                <c:pt idx="411">
                  <c:v>1.2316750000000001</c:v>
                </c:pt>
                <c:pt idx="412">
                  <c:v>0.41499200000000003</c:v>
                </c:pt>
                <c:pt idx="413">
                  <c:v>0.81879900000000005</c:v>
                </c:pt>
                <c:pt idx="414">
                  <c:v>0.49287199999999998</c:v>
                </c:pt>
                <c:pt idx="415">
                  <c:v>1.0090440000000001</c:v>
                </c:pt>
                <c:pt idx="416">
                  <c:v>0.30468499999999998</c:v>
                </c:pt>
                <c:pt idx="417">
                  <c:v>0.216888</c:v>
                </c:pt>
                <c:pt idx="418">
                  <c:v>-0.49529200000000001</c:v>
                </c:pt>
                <c:pt idx="419">
                  <c:v>-1.152406</c:v>
                </c:pt>
                <c:pt idx="420">
                  <c:v>-0.42800100000000002</c:v>
                </c:pt>
                <c:pt idx="421">
                  <c:v>-0.41248800000000002</c:v>
                </c:pt>
                <c:pt idx="422">
                  <c:v>0.294151</c:v>
                </c:pt>
                <c:pt idx="423">
                  <c:v>0.28626000000000001</c:v>
                </c:pt>
                <c:pt idx="424">
                  <c:v>-0.32752399999999998</c:v>
                </c:pt>
                <c:pt idx="425">
                  <c:v>-0.79075300000000004</c:v>
                </c:pt>
                <c:pt idx="426">
                  <c:v>-0.33173799999999998</c:v>
                </c:pt>
                <c:pt idx="427">
                  <c:v>-0.23682800000000001</c:v>
                </c:pt>
                <c:pt idx="428">
                  <c:v>0.416244</c:v>
                </c:pt>
                <c:pt idx="429">
                  <c:v>0.84560400000000002</c:v>
                </c:pt>
                <c:pt idx="430">
                  <c:v>0.38619599999999998</c:v>
                </c:pt>
                <c:pt idx="431">
                  <c:v>1.2819929999999999</c:v>
                </c:pt>
                <c:pt idx="432">
                  <c:v>1.541785</c:v>
                </c:pt>
                <c:pt idx="433">
                  <c:v>3.124088</c:v>
                </c:pt>
                <c:pt idx="434">
                  <c:v>1.3240339999999999</c:v>
                </c:pt>
                <c:pt idx="435">
                  <c:v>2.635834</c:v>
                </c:pt>
                <c:pt idx="436">
                  <c:v>1.6664749999999999</c:v>
                </c:pt>
                <c:pt idx="437">
                  <c:v>3.343531</c:v>
                </c:pt>
                <c:pt idx="438">
                  <c:v>1.303749</c:v>
                </c:pt>
                <c:pt idx="439">
                  <c:v>2.4054280000000001</c:v>
                </c:pt>
                <c:pt idx="440">
                  <c:v>0.78915800000000003</c:v>
                </c:pt>
                <c:pt idx="441">
                  <c:v>1.439317</c:v>
                </c:pt>
                <c:pt idx="442">
                  <c:v>0.65617099999999995</c:v>
                </c:pt>
                <c:pt idx="443">
                  <c:v>1.2646029999999999</c:v>
                </c:pt>
                <c:pt idx="444">
                  <c:v>0.45118399999999997</c:v>
                </c:pt>
                <c:pt idx="445">
                  <c:v>0.50673100000000004</c:v>
                </c:pt>
                <c:pt idx="446">
                  <c:v>-0.27379399999999998</c:v>
                </c:pt>
                <c:pt idx="447">
                  <c:v>-0.62475800000000004</c:v>
                </c:pt>
                <c:pt idx="448">
                  <c:v>-0.66044800000000004</c:v>
                </c:pt>
                <c:pt idx="449">
                  <c:v>-1.5464469999999999</c:v>
                </c:pt>
                <c:pt idx="450">
                  <c:v>-0.87392000000000003</c:v>
                </c:pt>
                <c:pt idx="451">
                  <c:v>-1.993285</c:v>
                </c:pt>
                <c:pt idx="452">
                  <c:v>-1.558457</c:v>
                </c:pt>
                <c:pt idx="453">
                  <c:v>-2.984442</c:v>
                </c:pt>
                <c:pt idx="454">
                  <c:v>-1.143624</c:v>
                </c:pt>
                <c:pt idx="455">
                  <c:v>-2.193587</c:v>
                </c:pt>
                <c:pt idx="456">
                  <c:v>-1.1916469999999999</c:v>
                </c:pt>
                <c:pt idx="457">
                  <c:v>-2.1582599999999998</c:v>
                </c:pt>
                <c:pt idx="458">
                  <c:v>-0.60487100000000005</c:v>
                </c:pt>
                <c:pt idx="459">
                  <c:v>-1.2276640000000001</c:v>
                </c:pt>
                <c:pt idx="460">
                  <c:v>-0.34795700000000002</c:v>
                </c:pt>
                <c:pt idx="461">
                  <c:v>-0.83708800000000005</c:v>
                </c:pt>
                <c:pt idx="462">
                  <c:v>-1.431883</c:v>
                </c:pt>
                <c:pt idx="463">
                  <c:v>-2.8116889999999999</c:v>
                </c:pt>
                <c:pt idx="464">
                  <c:v>-0.72508399999999995</c:v>
                </c:pt>
                <c:pt idx="465">
                  <c:v>-0.94410300000000003</c:v>
                </c:pt>
                <c:pt idx="466">
                  <c:v>-0.126688</c:v>
                </c:pt>
                <c:pt idx="467">
                  <c:v>-0.158081</c:v>
                </c:pt>
                <c:pt idx="468">
                  <c:v>0.14457200000000001</c:v>
                </c:pt>
                <c:pt idx="469">
                  <c:v>0.79511399999999999</c:v>
                </c:pt>
                <c:pt idx="470">
                  <c:v>1.0361750000000001</c:v>
                </c:pt>
                <c:pt idx="471">
                  <c:v>2.0692699999999999</c:v>
                </c:pt>
                <c:pt idx="472">
                  <c:v>0.93246799999999996</c:v>
                </c:pt>
                <c:pt idx="473">
                  <c:v>2.0231810000000001</c:v>
                </c:pt>
                <c:pt idx="474">
                  <c:v>1.2614399999999999</c:v>
                </c:pt>
                <c:pt idx="475">
                  <c:v>2.798629</c:v>
                </c:pt>
                <c:pt idx="476">
                  <c:v>1.541636</c:v>
                </c:pt>
                <c:pt idx="477">
                  <c:v>2.8720530000000002</c:v>
                </c:pt>
                <c:pt idx="478">
                  <c:v>1.1055250000000001</c:v>
                </c:pt>
                <c:pt idx="479">
                  <c:v>1.9787060000000001</c:v>
                </c:pt>
                <c:pt idx="480">
                  <c:v>0.57763500000000001</c:v>
                </c:pt>
                <c:pt idx="481">
                  <c:v>1.1282430000000001</c:v>
                </c:pt>
                <c:pt idx="482">
                  <c:v>0.94491199999999997</c:v>
                </c:pt>
                <c:pt idx="483">
                  <c:v>2.1418029999999999</c:v>
                </c:pt>
                <c:pt idx="484">
                  <c:v>0.72707699999999997</c:v>
                </c:pt>
                <c:pt idx="485">
                  <c:v>0.828878</c:v>
                </c:pt>
                <c:pt idx="486">
                  <c:v>0.103482</c:v>
                </c:pt>
                <c:pt idx="487">
                  <c:v>0.30710199999999999</c:v>
                </c:pt>
                <c:pt idx="488">
                  <c:v>0.21636900000000001</c:v>
                </c:pt>
                <c:pt idx="489">
                  <c:v>0.37097200000000002</c:v>
                </c:pt>
                <c:pt idx="490">
                  <c:v>3.4870999999999999E-2</c:v>
                </c:pt>
                <c:pt idx="491">
                  <c:v>-1.6833000000000001E-2</c:v>
                </c:pt>
                <c:pt idx="492">
                  <c:v>-7.2631000000000001E-2</c:v>
                </c:pt>
                <c:pt idx="493">
                  <c:v>-4.8454999999999998E-2</c:v>
                </c:pt>
                <c:pt idx="494">
                  <c:v>-4.2880000000000001E-3</c:v>
                </c:pt>
                <c:pt idx="495">
                  <c:v>-0.19593099999999999</c:v>
                </c:pt>
                <c:pt idx="496">
                  <c:v>-0.16670699999999999</c:v>
                </c:pt>
                <c:pt idx="497">
                  <c:v>-0.25140699999999999</c:v>
                </c:pt>
                <c:pt idx="498">
                  <c:v>-0.150779</c:v>
                </c:pt>
                <c:pt idx="499">
                  <c:v>-0.27218199999999998</c:v>
                </c:pt>
                <c:pt idx="500">
                  <c:v>-0.14200599999999999</c:v>
                </c:pt>
                <c:pt idx="501">
                  <c:v>-0.37638500000000003</c:v>
                </c:pt>
                <c:pt idx="502">
                  <c:v>4.1651000000000001E-2</c:v>
                </c:pt>
                <c:pt idx="503">
                  <c:v>0.12012200000000001</c:v>
                </c:pt>
                <c:pt idx="504">
                  <c:v>-2.8343E-2</c:v>
                </c:pt>
                <c:pt idx="505">
                  <c:v>-6.4173999999999995E-2</c:v>
                </c:pt>
                <c:pt idx="506">
                  <c:v>8.2330000000000007E-3</c:v>
                </c:pt>
                <c:pt idx="507">
                  <c:v>5.4753999999999997E-2</c:v>
                </c:pt>
                <c:pt idx="508">
                  <c:v>5.7051999999999999E-2</c:v>
                </c:pt>
                <c:pt idx="509">
                  <c:v>6.8831000000000003E-2</c:v>
                </c:pt>
                <c:pt idx="510">
                  <c:v>-4.1900000000000001E-3</c:v>
                </c:pt>
                <c:pt idx="511">
                  <c:v>2.5935E-2</c:v>
                </c:pt>
                <c:pt idx="512">
                  <c:v>-5.5259999999999997E-3</c:v>
                </c:pt>
                <c:pt idx="513">
                  <c:v>-4.1195000000000002E-2</c:v>
                </c:pt>
                <c:pt idx="514">
                  <c:v>1.1851E-2</c:v>
                </c:pt>
                <c:pt idx="515">
                  <c:v>6.8307999999999994E-2</c:v>
                </c:pt>
                <c:pt idx="516">
                  <c:v>7.3574000000000001E-2</c:v>
                </c:pt>
                <c:pt idx="517">
                  <c:v>0.16173599999999999</c:v>
                </c:pt>
                <c:pt idx="518">
                  <c:v>4.6357000000000002E-2</c:v>
                </c:pt>
                <c:pt idx="519">
                  <c:v>9.1641E-2</c:v>
                </c:pt>
                <c:pt idx="520">
                  <c:v>0.100803</c:v>
                </c:pt>
                <c:pt idx="521">
                  <c:v>0.15015899999999999</c:v>
                </c:pt>
                <c:pt idx="522">
                  <c:v>-3.7440000000000001E-2</c:v>
                </c:pt>
                <c:pt idx="523">
                  <c:v>-7.3766999999999999E-2</c:v>
                </c:pt>
                <c:pt idx="524">
                  <c:v>1.3295E-2</c:v>
                </c:pt>
                <c:pt idx="525">
                  <c:v>-3.5048000000000003E-2</c:v>
                </c:pt>
                <c:pt idx="526">
                  <c:v>-0.161942</c:v>
                </c:pt>
                <c:pt idx="527">
                  <c:v>-0.31500099999999998</c:v>
                </c:pt>
                <c:pt idx="528">
                  <c:v>4.5534999999999999E-2</c:v>
                </c:pt>
                <c:pt idx="529">
                  <c:v>-1.4647E-2</c:v>
                </c:pt>
                <c:pt idx="530">
                  <c:v>-5.3544000000000001E-2</c:v>
                </c:pt>
                <c:pt idx="531">
                  <c:v>-5.7754E-2</c:v>
                </c:pt>
                <c:pt idx="532">
                  <c:v>-2.2409999999999999E-2</c:v>
                </c:pt>
                <c:pt idx="533">
                  <c:v>-5.3608999999999997E-2</c:v>
                </c:pt>
                <c:pt idx="534">
                  <c:v>4.235E-3</c:v>
                </c:pt>
                <c:pt idx="535">
                  <c:v>1.0626E-2</c:v>
                </c:pt>
                <c:pt idx="536">
                  <c:v>-3.3356999999999998E-2</c:v>
                </c:pt>
                <c:pt idx="537">
                  <c:v>-3.9101999999999998E-2</c:v>
                </c:pt>
                <c:pt idx="538">
                  <c:v>-2.8628000000000001E-2</c:v>
                </c:pt>
                <c:pt idx="539">
                  <c:v>-7.3941000000000007E-2</c:v>
                </c:pt>
                <c:pt idx="540">
                  <c:v>-3.7811999999999998E-2</c:v>
                </c:pt>
                <c:pt idx="541">
                  <c:v>-6.7322000000000007E-2</c:v>
                </c:pt>
                <c:pt idx="542">
                  <c:v>-6.6972000000000004E-2</c:v>
                </c:pt>
                <c:pt idx="543">
                  <c:v>-9.2358999999999997E-2</c:v>
                </c:pt>
                <c:pt idx="544">
                  <c:v>5.5820000000000002E-2</c:v>
                </c:pt>
                <c:pt idx="545">
                  <c:v>8.1826999999999997E-2</c:v>
                </c:pt>
                <c:pt idx="546">
                  <c:v>4.6338999999999998E-2</c:v>
                </c:pt>
                <c:pt idx="547">
                  <c:v>0.10739600000000001</c:v>
                </c:pt>
                <c:pt idx="548">
                  <c:v>-2.3917999999999998E-2</c:v>
                </c:pt>
                <c:pt idx="549">
                  <c:v>-8.9518E-2</c:v>
                </c:pt>
                <c:pt idx="550">
                  <c:v>1.7805999999999999E-2</c:v>
                </c:pt>
                <c:pt idx="551">
                  <c:v>0.157253</c:v>
                </c:pt>
                <c:pt idx="552">
                  <c:v>0.198767</c:v>
                </c:pt>
                <c:pt idx="553">
                  <c:v>0.34409699999999999</c:v>
                </c:pt>
                <c:pt idx="554">
                  <c:v>6.7849000000000007E-2</c:v>
                </c:pt>
                <c:pt idx="555">
                  <c:v>9.1795000000000002E-2</c:v>
                </c:pt>
                <c:pt idx="556">
                  <c:v>2.0285999999999998E-2</c:v>
                </c:pt>
                <c:pt idx="557">
                  <c:v>6.6617999999999997E-2</c:v>
                </c:pt>
                <c:pt idx="558">
                  <c:v>4.795E-2</c:v>
                </c:pt>
                <c:pt idx="559">
                  <c:v>1.0416999999999999E-2</c:v>
                </c:pt>
                <c:pt idx="560">
                  <c:v>-0.106771</c:v>
                </c:pt>
                <c:pt idx="561">
                  <c:v>-0.16139400000000001</c:v>
                </c:pt>
                <c:pt idx="562">
                  <c:v>3.2344999999999999E-2</c:v>
                </c:pt>
                <c:pt idx="563">
                  <c:v>5.1484000000000002E-2</c:v>
                </c:pt>
                <c:pt idx="564">
                  <c:v>-2.8836000000000001E-2</c:v>
                </c:pt>
                <c:pt idx="565">
                  <c:v>-1.7457E-2</c:v>
                </c:pt>
                <c:pt idx="566">
                  <c:v>-6.3699999999999998E-4</c:v>
                </c:pt>
                <c:pt idx="567">
                  <c:v>-2.4719999999999999E-2</c:v>
                </c:pt>
                <c:pt idx="568">
                  <c:v>3.8487E-2</c:v>
                </c:pt>
                <c:pt idx="569">
                  <c:v>4.6080999999999997E-2</c:v>
                </c:pt>
                <c:pt idx="570">
                  <c:v>-0.117061</c:v>
                </c:pt>
                <c:pt idx="571">
                  <c:v>-0.18137800000000001</c:v>
                </c:pt>
                <c:pt idx="572">
                  <c:v>-2.2318999999999999E-2</c:v>
                </c:pt>
                <c:pt idx="573">
                  <c:v>9.018E-3</c:v>
                </c:pt>
                <c:pt idx="574">
                  <c:v>0.169934</c:v>
                </c:pt>
                <c:pt idx="575">
                  <c:v>0.28349000000000002</c:v>
                </c:pt>
                <c:pt idx="576">
                  <c:v>-3.4937000000000003E-2</c:v>
                </c:pt>
                <c:pt idx="577">
                  <c:v>-5.8936000000000002E-2</c:v>
                </c:pt>
                <c:pt idx="578">
                  <c:v>-3.5872000000000001E-2</c:v>
                </c:pt>
                <c:pt idx="579">
                  <c:v>-0.17466499999999999</c:v>
                </c:pt>
                <c:pt idx="580">
                  <c:v>-0.186194</c:v>
                </c:pt>
                <c:pt idx="581">
                  <c:v>-0.238619</c:v>
                </c:pt>
                <c:pt idx="582">
                  <c:v>1.4375000000000001E-2</c:v>
                </c:pt>
                <c:pt idx="583">
                  <c:v>-0.10449700000000001</c:v>
                </c:pt>
                <c:pt idx="584">
                  <c:v>-0.22301299999999999</c:v>
                </c:pt>
                <c:pt idx="585">
                  <c:v>-0.44406899999999999</c:v>
                </c:pt>
                <c:pt idx="586">
                  <c:v>-0.28525499999999998</c:v>
                </c:pt>
                <c:pt idx="587">
                  <c:v>-0.53445600000000004</c:v>
                </c:pt>
                <c:pt idx="588">
                  <c:v>-0.114704</c:v>
                </c:pt>
                <c:pt idx="589">
                  <c:v>-0.21129500000000001</c:v>
                </c:pt>
                <c:pt idx="590">
                  <c:v>-0.23613700000000001</c:v>
                </c:pt>
                <c:pt idx="591">
                  <c:v>-0.52109099999999997</c:v>
                </c:pt>
                <c:pt idx="592">
                  <c:v>-0.181648</c:v>
                </c:pt>
                <c:pt idx="593">
                  <c:v>-0.225498</c:v>
                </c:pt>
                <c:pt idx="594">
                  <c:v>-1.5153E-2</c:v>
                </c:pt>
              </c:numCache>
            </c:numRef>
          </c:val>
          <c:smooth val="0"/>
          <c:extLst>
            <c:ext xmlns:c16="http://schemas.microsoft.com/office/drawing/2014/chart" uri="{C3380CC4-5D6E-409C-BE32-E72D297353CC}">
              <c16:uniqueId val="{00000000-634B-463C-B017-A6C49748C347}"/>
            </c:ext>
          </c:extLst>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val>
            <c:numRef>
              <c:f>'[action2 5 times gyro.csv]action2 5 times gyro'!$K$2:$K$596</c:f>
              <c:numCache>
                <c:formatCode>General</c:formatCode>
                <c:ptCount val="595"/>
                <c:pt idx="0">
                  <c:v>-3.2974999999999997E-2</c:v>
                </c:pt>
                <c:pt idx="1">
                  <c:v>0.121457</c:v>
                </c:pt>
                <c:pt idx="2">
                  <c:v>-0.152228</c:v>
                </c:pt>
                <c:pt idx="3">
                  <c:v>-0.272532</c:v>
                </c:pt>
                <c:pt idx="4">
                  <c:v>-4.2609000000000001E-2</c:v>
                </c:pt>
                <c:pt idx="5">
                  <c:v>-0.110724</c:v>
                </c:pt>
                <c:pt idx="6">
                  <c:v>-9.7820000000000004E-2</c:v>
                </c:pt>
                <c:pt idx="7">
                  <c:v>-0.150839</c:v>
                </c:pt>
                <c:pt idx="8">
                  <c:v>-2.8839999999999998E-3</c:v>
                </c:pt>
                <c:pt idx="9">
                  <c:v>-6.7554000000000003E-2</c:v>
                </c:pt>
                <c:pt idx="10">
                  <c:v>-7.2095000000000006E-2</c:v>
                </c:pt>
                <c:pt idx="11">
                  <c:v>-6.5336000000000005E-2</c:v>
                </c:pt>
                <c:pt idx="12">
                  <c:v>6.7509E-2</c:v>
                </c:pt>
                <c:pt idx="13">
                  <c:v>3.5986999999999998E-2</c:v>
                </c:pt>
                <c:pt idx="14">
                  <c:v>-0.106035</c:v>
                </c:pt>
                <c:pt idx="15">
                  <c:v>-0.139571</c:v>
                </c:pt>
                <c:pt idx="16">
                  <c:v>2.2912999999999999E-2</c:v>
                </c:pt>
                <c:pt idx="17">
                  <c:v>2.1191000000000002E-2</c:v>
                </c:pt>
                <c:pt idx="18">
                  <c:v>-2.5250000000000002E-2</c:v>
                </c:pt>
                <c:pt idx="19">
                  <c:v>2.826E-3</c:v>
                </c:pt>
                <c:pt idx="20">
                  <c:v>7.8198000000000004E-2</c:v>
                </c:pt>
                <c:pt idx="21">
                  <c:v>0.12008099999999999</c:v>
                </c:pt>
                <c:pt idx="22">
                  <c:v>-4.4628000000000001E-2</c:v>
                </c:pt>
                <c:pt idx="23">
                  <c:v>-0.15016399999999999</c:v>
                </c:pt>
                <c:pt idx="24">
                  <c:v>1.6995E-2</c:v>
                </c:pt>
                <c:pt idx="25">
                  <c:v>0.28129199999999999</c:v>
                </c:pt>
                <c:pt idx="26">
                  <c:v>-0.119434</c:v>
                </c:pt>
                <c:pt idx="27">
                  <c:v>-0.47734799999999999</c:v>
                </c:pt>
                <c:pt idx="28">
                  <c:v>-0.101955</c:v>
                </c:pt>
                <c:pt idx="29">
                  <c:v>-0.102851</c:v>
                </c:pt>
                <c:pt idx="30">
                  <c:v>-7.3229000000000002E-2</c:v>
                </c:pt>
                <c:pt idx="31">
                  <c:v>-0.216812</c:v>
                </c:pt>
                <c:pt idx="32">
                  <c:v>-0.12982299999999999</c:v>
                </c:pt>
                <c:pt idx="33">
                  <c:v>-0.236292</c:v>
                </c:pt>
                <c:pt idx="34">
                  <c:v>-5.1116000000000002E-2</c:v>
                </c:pt>
                <c:pt idx="35">
                  <c:v>-7.5564999999999993E-2</c:v>
                </c:pt>
                <c:pt idx="36">
                  <c:v>-6.1598E-2</c:v>
                </c:pt>
                <c:pt idx="37">
                  <c:v>-0.11777600000000001</c:v>
                </c:pt>
                <c:pt idx="38">
                  <c:v>-1.4664E-2</c:v>
                </c:pt>
                <c:pt idx="39">
                  <c:v>-7.0997000000000005E-2</c:v>
                </c:pt>
                <c:pt idx="40">
                  <c:v>-0.12357600000000001</c:v>
                </c:pt>
                <c:pt idx="41">
                  <c:v>-0.19502800000000001</c:v>
                </c:pt>
                <c:pt idx="42">
                  <c:v>1.3674E-2</c:v>
                </c:pt>
                <c:pt idx="43">
                  <c:v>1.3372999999999999E-2</c:v>
                </c:pt>
                <c:pt idx="44">
                  <c:v>-0.100691</c:v>
                </c:pt>
                <c:pt idx="45">
                  <c:v>-8.3301E-2</c:v>
                </c:pt>
                <c:pt idx="46">
                  <c:v>0.26768599999999998</c:v>
                </c:pt>
                <c:pt idx="47">
                  <c:v>0.547292</c:v>
                </c:pt>
                <c:pt idx="48">
                  <c:v>0.190216</c:v>
                </c:pt>
                <c:pt idx="49">
                  <c:v>0.49116500000000002</c:v>
                </c:pt>
                <c:pt idx="50">
                  <c:v>0.60554200000000002</c:v>
                </c:pt>
                <c:pt idx="51">
                  <c:v>1.3859030000000001</c:v>
                </c:pt>
                <c:pt idx="52">
                  <c:v>0.54397899999999999</c:v>
                </c:pt>
                <c:pt idx="53">
                  <c:v>0.72784400000000005</c:v>
                </c:pt>
                <c:pt idx="54">
                  <c:v>1.652E-2</c:v>
                </c:pt>
                <c:pt idx="55">
                  <c:v>0.306973</c:v>
                </c:pt>
                <c:pt idx="56">
                  <c:v>0.63586200000000004</c:v>
                </c:pt>
                <c:pt idx="57">
                  <c:v>1.077949</c:v>
                </c:pt>
                <c:pt idx="58">
                  <c:v>-0.23021</c:v>
                </c:pt>
                <c:pt idx="59">
                  <c:v>-0.91751300000000002</c:v>
                </c:pt>
                <c:pt idx="60">
                  <c:v>-0.19164600000000001</c:v>
                </c:pt>
                <c:pt idx="61">
                  <c:v>0.53098000000000001</c:v>
                </c:pt>
                <c:pt idx="62">
                  <c:v>0.65121899999999999</c:v>
                </c:pt>
                <c:pt idx="63">
                  <c:v>0.40991100000000003</c:v>
                </c:pt>
                <c:pt idx="64">
                  <c:v>-0.38409799999999999</c:v>
                </c:pt>
                <c:pt idx="65">
                  <c:v>-0.39712500000000001</c:v>
                </c:pt>
                <c:pt idx="66">
                  <c:v>0.21429799999999999</c:v>
                </c:pt>
                <c:pt idx="67">
                  <c:v>2.3765000000000001E-2</c:v>
                </c:pt>
                <c:pt idx="68">
                  <c:v>-0.37309999999999999</c:v>
                </c:pt>
                <c:pt idx="69">
                  <c:v>-0.68657299999999999</c:v>
                </c:pt>
                <c:pt idx="70">
                  <c:v>-1.1348E-2</c:v>
                </c:pt>
                <c:pt idx="71">
                  <c:v>0.36038999999999999</c:v>
                </c:pt>
                <c:pt idx="72">
                  <c:v>0.22561500000000001</c:v>
                </c:pt>
                <c:pt idx="73">
                  <c:v>-4.4981E-2</c:v>
                </c:pt>
                <c:pt idx="74">
                  <c:v>-0.364813</c:v>
                </c:pt>
                <c:pt idx="75">
                  <c:v>-7.1680999999999995E-2</c:v>
                </c:pt>
                <c:pt idx="76">
                  <c:v>0.52725999999999995</c:v>
                </c:pt>
                <c:pt idx="77">
                  <c:v>0.38911400000000002</c:v>
                </c:pt>
                <c:pt idx="78">
                  <c:v>-3.8431E-2</c:v>
                </c:pt>
                <c:pt idx="79">
                  <c:v>0.65026200000000001</c:v>
                </c:pt>
                <c:pt idx="80">
                  <c:v>1.0141880000000001</c:v>
                </c:pt>
                <c:pt idx="81">
                  <c:v>1.888536</c:v>
                </c:pt>
                <c:pt idx="82">
                  <c:v>0.58700699999999995</c:v>
                </c:pt>
                <c:pt idx="83">
                  <c:v>1.346859</c:v>
                </c:pt>
                <c:pt idx="84">
                  <c:v>1.1110370000000001</c:v>
                </c:pt>
                <c:pt idx="85">
                  <c:v>3.0407989999999998</c:v>
                </c:pt>
                <c:pt idx="86">
                  <c:v>2.2870409999999999</c:v>
                </c:pt>
                <c:pt idx="87">
                  <c:v>4.2154749999999996</c:v>
                </c:pt>
                <c:pt idx="88">
                  <c:v>1.2832079999999999</c:v>
                </c:pt>
                <c:pt idx="89">
                  <c:v>2.9864269999999999</c:v>
                </c:pt>
                <c:pt idx="90">
                  <c:v>2.6668980000000002</c:v>
                </c:pt>
                <c:pt idx="91">
                  <c:v>5.3531779999999998</c:v>
                </c:pt>
                <c:pt idx="92">
                  <c:v>2.1555309999999999</c:v>
                </c:pt>
                <c:pt idx="93">
                  <c:v>3.989652</c:v>
                </c:pt>
                <c:pt idx="94">
                  <c:v>2.3665889999999998</c:v>
                </c:pt>
                <c:pt idx="95">
                  <c:v>5.0559149999999997</c:v>
                </c:pt>
                <c:pt idx="96">
                  <c:v>2.862873</c:v>
                </c:pt>
                <c:pt idx="97">
                  <c:v>5.6003340000000001</c:v>
                </c:pt>
                <c:pt idx="98">
                  <c:v>2.5566019999999998</c:v>
                </c:pt>
                <c:pt idx="99">
                  <c:v>5.5430659999999996</c:v>
                </c:pt>
                <c:pt idx="100">
                  <c:v>3.1280770000000002</c:v>
                </c:pt>
                <c:pt idx="101">
                  <c:v>5.691268</c:v>
                </c:pt>
                <c:pt idx="102">
                  <c:v>3.0411839999999999</c:v>
                </c:pt>
                <c:pt idx="103">
                  <c:v>7.1517030000000004</c:v>
                </c:pt>
                <c:pt idx="104">
                  <c:v>4.4208429999999996</c:v>
                </c:pt>
                <c:pt idx="105">
                  <c:v>7.9569239999999999</c:v>
                </c:pt>
                <c:pt idx="106">
                  <c:v>3.4928059999999999</c:v>
                </c:pt>
                <c:pt idx="107">
                  <c:v>7.820112</c:v>
                </c:pt>
                <c:pt idx="108">
                  <c:v>4.4876579999999997</c:v>
                </c:pt>
                <c:pt idx="109">
                  <c:v>8.4790670000000006</c:v>
                </c:pt>
                <c:pt idx="110">
                  <c:v>3.5073530000000002</c:v>
                </c:pt>
                <c:pt idx="111">
                  <c:v>7.1917439999999999</c:v>
                </c:pt>
                <c:pt idx="112">
                  <c:v>3.6800920000000001</c:v>
                </c:pt>
                <c:pt idx="113">
                  <c:v>7.1636220000000002</c:v>
                </c:pt>
                <c:pt idx="114">
                  <c:v>3.2821099999999999</c:v>
                </c:pt>
                <c:pt idx="115">
                  <c:v>5.8578330000000003</c:v>
                </c:pt>
                <c:pt idx="116">
                  <c:v>1.849982</c:v>
                </c:pt>
                <c:pt idx="117">
                  <c:v>3.6143640000000001</c:v>
                </c:pt>
                <c:pt idx="118">
                  <c:v>1.5831120000000001</c:v>
                </c:pt>
                <c:pt idx="119">
                  <c:v>2.6005340000000001</c:v>
                </c:pt>
                <c:pt idx="120">
                  <c:v>0.65198699999999998</c:v>
                </c:pt>
                <c:pt idx="121">
                  <c:v>1.092069</c:v>
                </c:pt>
                <c:pt idx="122">
                  <c:v>0.34100599999999998</c:v>
                </c:pt>
                <c:pt idx="123">
                  <c:v>0.61897400000000002</c:v>
                </c:pt>
                <c:pt idx="124">
                  <c:v>0.11916</c:v>
                </c:pt>
                <c:pt idx="125">
                  <c:v>0.195821</c:v>
                </c:pt>
                <c:pt idx="126">
                  <c:v>1.3764999999999999E-2</c:v>
                </c:pt>
                <c:pt idx="127">
                  <c:v>6.7847000000000005E-2</c:v>
                </c:pt>
                <c:pt idx="128">
                  <c:v>0.12964400000000001</c:v>
                </c:pt>
                <c:pt idx="129">
                  <c:v>0.26793499999999998</c:v>
                </c:pt>
                <c:pt idx="130">
                  <c:v>0.13635700000000001</c:v>
                </c:pt>
                <c:pt idx="131">
                  <c:v>0.24291299999999999</c:v>
                </c:pt>
                <c:pt idx="132">
                  <c:v>0.221331</c:v>
                </c:pt>
                <c:pt idx="133">
                  <c:v>0.54674100000000003</c:v>
                </c:pt>
                <c:pt idx="134">
                  <c:v>0.233847</c:v>
                </c:pt>
                <c:pt idx="135">
                  <c:v>0.41719000000000001</c:v>
                </c:pt>
                <c:pt idx="136">
                  <c:v>0.10287499999999999</c:v>
                </c:pt>
                <c:pt idx="137">
                  <c:v>7.8949000000000005E-2</c:v>
                </c:pt>
                <c:pt idx="138">
                  <c:v>8.881E-3</c:v>
                </c:pt>
                <c:pt idx="139">
                  <c:v>1.9744000000000001E-2</c:v>
                </c:pt>
                <c:pt idx="140">
                  <c:v>-0.320106</c:v>
                </c:pt>
                <c:pt idx="141">
                  <c:v>-0.82816900000000004</c:v>
                </c:pt>
                <c:pt idx="142">
                  <c:v>-0.37170500000000001</c:v>
                </c:pt>
                <c:pt idx="143">
                  <c:v>-0.24235200000000001</c:v>
                </c:pt>
                <c:pt idx="144">
                  <c:v>-0.25588699999999998</c:v>
                </c:pt>
                <c:pt idx="145">
                  <c:v>-2.1729530000000001</c:v>
                </c:pt>
                <c:pt idx="146">
                  <c:v>-1.3563179999999999</c:v>
                </c:pt>
                <c:pt idx="147">
                  <c:v>-1.289104</c:v>
                </c:pt>
                <c:pt idx="148">
                  <c:v>-1.0613060000000001</c:v>
                </c:pt>
                <c:pt idx="149">
                  <c:v>-3.7630650000000001</c:v>
                </c:pt>
                <c:pt idx="150">
                  <c:v>-2.2745489999999999</c:v>
                </c:pt>
                <c:pt idx="151">
                  <c:v>-2.7129650000000001</c:v>
                </c:pt>
                <c:pt idx="152">
                  <c:v>0.546956</c:v>
                </c:pt>
                <c:pt idx="153">
                  <c:v>1.487449</c:v>
                </c:pt>
                <c:pt idx="154">
                  <c:v>0.240231</c:v>
                </c:pt>
                <c:pt idx="155">
                  <c:v>-0.14149300000000001</c:v>
                </c:pt>
                <c:pt idx="156">
                  <c:v>-0.61560599999999999</c:v>
                </c:pt>
                <c:pt idx="157">
                  <c:v>-1.4201820000000001</c:v>
                </c:pt>
                <c:pt idx="158">
                  <c:v>-1.047795</c:v>
                </c:pt>
                <c:pt idx="159">
                  <c:v>-1.8856250000000001</c:v>
                </c:pt>
                <c:pt idx="160">
                  <c:v>-0.487732</c:v>
                </c:pt>
                <c:pt idx="161">
                  <c:v>-0.85141900000000004</c:v>
                </c:pt>
                <c:pt idx="162">
                  <c:v>-0.61210299999999995</c:v>
                </c:pt>
                <c:pt idx="163">
                  <c:v>-1.612894</c:v>
                </c:pt>
                <c:pt idx="164">
                  <c:v>-1.104956</c:v>
                </c:pt>
                <c:pt idx="165">
                  <c:v>-2.0295580000000002</c:v>
                </c:pt>
                <c:pt idx="166">
                  <c:v>-0.59326299999999998</c:v>
                </c:pt>
                <c:pt idx="167">
                  <c:v>-1.009644</c:v>
                </c:pt>
                <c:pt idx="168">
                  <c:v>-0.450382</c:v>
                </c:pt>
                <c:pt idx="169">
                  <c:v>-1.0478810000000001</c:v>
                </c:pt>
                <c:pt idx="170">
                  <c:v>-0.58931199999999995</c:v>
                </c:pt>
                <c:pt idx="171">
                  <c:v>-0.77625</c:v>
                </c:pt>
                <c:pt idx="172">
                  <c:v>0.26391799999999999</c:v>
                </c:pt>
                <c:pt idx="173">
                  <c:v>0.83856200000000003</c:v>
                </c:pt>
                <c:pt idx="174">
                  <c:v>0.82641600000000004</c:v>
                </c:pt>
                <c:pt idx="175">
                  <c:v>1.855785</c:v>
                </c:pt>
                <c:pt idx="176">
                  <c:v>0.99098600000000003</c:v>
                </c:pt>
                <c:pt idx="177">
                  <c:v>1.631205</c:v>
                </c:pt>
                <c:pt idx="178">
                  <c:v>0.53923900000000002</c:v>
                </c:pt>
                <c:pt idx="179">
                  <c:v>1.3540810000000001</c:v>
                </c:pt>
                <c:pt idx="180">
                  <c:v>0.934701</c:v>
                </c:pt>
                <c:pt idx="181">
                  <c:v>1.37134</c:v>
                </c:pt>
                <c:pt idx="182">
                  <c:v>0.264349</c:v>
                </c:pt>
                <c:pt idx="183">
                  <c:v>1.0203390000000001</c:v>
                </c:pt>
                <c:pt idx="184">
                  <c:v>0.90948700000000005</c:v>
                </c:pt>
                <c:pt idx="185">
                  <c:v>1.1732229999999999</c:v>
                </c:pt>
                <c:pt idx="186">
                  <c:v>-0.36718099999999998</c:v>
                </c:pt>
                <c:pt idx="187">
                  <c:v>-0.34614099999999998</c:v>
                </c:pt>
                <c:pt idx="188">
                  <c:v>0.38941500000000001</c:v>
                </c:pt>
                <c:pt idx="189">
                  <c:v>0.31410199999999999</c:v>
                </c:pt>
                <c:pt idx="190">
                  <c:v>-0.188749</c:v>
                </c:pt>
                <c:pt idx="191">
                  <c:v>6.6144999999999995E-2</c:v>
                </c:pt>
                <c:pt idx="192">
                  <c:v>0.46275899999999998</c:v>
                </c:pt>
                <c:pt idx="193">
                  <c:v>0.59645000000000004</c:v>
                </c:pt>
                <c:pt idx="194">
                  <c:v>-6.5834000000000004E-2</c:v>
                </c:pt>
                <c:pt idx="195">
                  <c:v>0.33168399999999998</c:v>
                </c:pt>
                <c:pt idx="196">
                  <c:v>0.16739599999999999</c:v>
                </c:pt>
                <c:pt idx="197">
                  <c:v>4.9750000000000003E-2</c:v>
                </c:pt>
                <c:pt idx="198">
                  <c:v>0.22877500000000001</c:v>
                </c:pt>
                <c:pt idx="199">
                  <c:v>0.63092400000000004</c:v>
                </c:pt>
                <c:pt idx="200">
                  <c:v>5.3314E-2</c:v>
                </c:pt>
                <c:pt idx="201">
                  <c:v>-0.22072800000000001</c:v>
                </c:pt>
                <c:pt idx="202">
                  <c:v>-0.19625799999999999</c:v>
                </c:pt>
                <c:pt idx="203">
                  <c:v>0.124921</c:v>
                </c:pt>
                <c:pt idx="204">
                  <c:v>0.24115800000000001</c:v>
                </c:pt>
                <c:pt idx="205">
                  <c:v>4.7593999999999997E-2</c:v>
                </c:pt>
                <c:pt idx="206">
                  <c:v>-0.154589</c:v>
                </c:pt>
                <c:pt idx="207">
                  <c:v>0.30016100000000001</c:v>
                </c:pt>
                <c:pt idx="208">
                  <c:v>0.35689199999999999</c:v>
                </c:pt>
                <c:pt idx="209">
                  <c:v>0.36965399999999998</c:v>
                </c:pt>
                <c:pt idx="210">
                  <c:v>-1.4656560000000001</c:v>
                </c:pt>
                <c:pt idx="211">
                  <c:v>-6.2024379999999999</c:v>
                </c:pt>
                <c:pt idx="212">
                  <c:v>-4.2695179999999997</c:v>
                </c:pt>
                <c:pt idx="213">
                  <c:v>-1.975976</c:v>
                </c:pt>
                <c:pt idx="214">
                  <c:v>5.7503630000000001</c:v>
                </c:pt>
                <c:pt idx="215">
                  <c:v>10.452817</c:v>
                </c:pt>
                <c:pt idx="216">
                  <c:v>0.75222299999999997</c:v>
                </c:pt>
                <c:pt idx="217">
                  <c:v>0.104809</c:v>
                </c:pt>
                <c:pt idx="218">
                  <c:v>-0.296568</c:v>
                </c:pt>
                <c:pt idx="219">
                  <c:v>-0.74556500000000003</c:v>
                </c:pt>
                <c:pt idx="220">
                  <c:v>-0.48801</c:v>
                </c:pt>
                <c:pt idx="221">
                  <c:v>-1.5520659999999999</c:v>
                </c:pt>
                <c:pt idx="222">
                  <c:v>-1.450691</c:v>
                </c:pt>
                <c:pt idx="223">
                  <c:v>-2.6750500000000001</c:v>
                </c:pt>
                <c:pt idx="224">
                  <c:v>-0.96044799999999997</c:v>
                </c:pt>
                <c:pt idx="225">
                  <c:v>-1.816737</c:v>
                </c:pt>
                <c:pt idx="226">
                  <c:v>-0.71936900000000004</c:v>
                </c:pt>
                <c:pt idx="227">
                  <c:v>-1.3804240000000001</c:v>
                </c:pt>
                <c:pt idx="228">
                  <c:v>-0.77063199999999998</c:v>
                </c:pt>
                <c:pt idx="229">
                  <c:v>-1.6528890000000001</c:v>
                </c:pt>
                <c:pt idx="230">
                  <c:v>-0.86091499999999999</c:v>
                </c:pt>
                <c:pt idx="231">
                  <c:v>-1.7006840000000001</c:v>
                </c:pt>
                <c:pt idx="232">
                  <c:v>-0.76309000000000005</c:v>
                </c:pt>
                <c:pt idx="233">
                  <c:v>-1.3547</c:v>
                </c:pt>
                <c:pt idx="234">
                  <c:v>-0.55901900000000004</c:v>
                </c:pt>
                <c:pt idx="235">
                  <c:v>-0.84357000000000004</c:v>
                </c:pt>
                <c:pt idx="236">
                  <c:v>0.155055</c:v>
                </c:pt>
                <c:pt idx="237">
                  <c:v>0.71477500000000005</c:v>
                </c:pt>
                <c:pt idx="238">
                  <c:v>0.66203000000000001</c:v>
                </c:pt>
                <c:pt idx="239">
                  <c:v>1.701009</c:v>
                </c:pt>
                <c:pt idx="240">
                  <c:v>1.54359</c:v>
                </c:pt>
                <c:pt idx="241">
                  <c:v>2.8763610000000002</c:v>
                </c:pt>
                <c:pt idx="242">
                  <c:v>1.2528140000000001</c:v>
                </c:pt>
                <c:pt idx="243">
                  <c:v>2.7643599999999999</c:v>
                </c:pt>
                <c:pt idx="244">
                  <c:v>1.255911</c:v>
                </c:pt>
                <c:pt idx="245">
                  <c:v>2.3818920000000001</c:v>
                </c:pt>
                <c:pt idx="246">
                  <c:v>1.217795</c:v>
                </c:pt>
                <c:pt idx="247">
                  <c:v>2.782902</c:v>
                </c:pt>
                <c:pt idx="248">
                  <c:v>1.265161</c:v>
                </c:pt>
                <c:pt idx="249">
                  <c:v>1.8825339999999999</c:v>
                </c:pt>
                <c:pt idx="250">
                  <c:v>0.72201700000000002</c:v>
                </c:pt>
                <c:pt idx="251">
                  <c:v>2.494132</c:v>
                </c:pt>
                <c:pt idx="252">
                  <c:v>1.648166</c:v>
                </c:pt>
                <c:pt idx="253">
                  <c:v>2.4058419999999998</c:v>
                </c:pt>
                <c:pt idx="254">
                  <c:v>0.33791900000000002</c:v>
                </c:pt>
                <c:pt idx="255">
                  <c:v>0.66247100000000003</c:v>
                </c:pt>
                <c:pt idx="256">
                  <c:v>0.44512200000000002</c:v>
                </c:pt>
                <c:pt idx="257">
                  <c:v>0.65064200000000005</c:v>
                </c:pt>
                <c:pt idx="258">
                  <c:v>0.164489</c:v>
                </c:pt>
                <c:pt idx="259">
                  <c:v>0.53783800000000004</c:v>
                </c:pt>
                <c:pt idx="260">
                  <c:v>0.38604300000000003</c:v>
                </c:pt>
                <c:pt idx="261">
                  <c:v>0.62902800000000003</c:v>
                </c:pt>
                <c:pt idx="262">
                  <c:v>0.288854</c:v>
                </c:pt>
                <c:pt idx="263">
                  <c:v>0.57859899999999997</c:v>
                </c:pt>
                <c:pt idx="264">
                  <c:v>9.2183000000000001E-2</c:v>
                </c:pt>
                <c:pt idx="265">
                  <c:v>-1.0895E-2</c:v>
                </c:pt>
                <c:pt idx="266">
                  <c:v>-6.4572000000000004E-2</c:v>
                </c:pt>
                <c:pt idx="267">
                  <c:v>-0.19995499999999999</c:v>
                </c:pt>
                <c:pt idx="268">
                  <c:v>-0.62771699999999997</c:v>
                </c:pt>
                <c:pt idx="269">
                  <c:v>-1.486591</c:v>
                </c:pt>
                <c:pt idx="270">
                  <c:v>-0.38429200000000002</c:v>
                </c:pt>
                <c:pt idx="271">
                  <c:v>0.24329799999999999</c:v>
                </c:pt>
                <c:pt idx="272">
                  <c:v>0.28051599999999999</c:v>
                </c:pt>
                <c:pt idx="273">
                  <c:v>0.111154</c:v>
                </c:pt>
                <c:pt idx="274">
                  <c:v>-1.4385840000000001</c:v>
                </c:pt>
                <c:pt idx="275">
                  <c:v>-5.1876369999999996</c:v>
                </c:pt>
                <c:pt idx="276">
                  <c:v>-2.7324299999999999</c:v>
                </c:pt>
                <c:pt idx="277">
                  <c:v>-2.497001</c:v>
                </c:pt>
                <c:pt idx="278">
                  <c:v>1.1467540000000001</c:v>
                </c:pt>
                <c:pt idx="279">
                  <c:v>2.4887510000000002</c:v>
                </c:pt>
                <c:pt idx="280">
                  <c:v>0.90904300000000005</c:v>
                </c:pt>
                <c:pt idx="281">
                  <c:v>1.453165</c:v>
                </c:pt>
                <c:pt idx="282">
                  <c:v>2.4036999999999999E-2</c:v>
                </c:pt>
                <c:pt idx="283">
                  <c:v>-0.35541899999999998</c:v>
                </c:pt>
                <c:pt idx="284">
                  <c:v>-0.36861500000000003</c:v>
                </c:pt>
                <c:pt idx="285">
                  <c:v>-1.0451410000000001</c:v>
                </c:pt>
                <c:pt idx="286">
                  <c:v>-1.1972149999999999</c:v>
                </c:pt>
                <c:pt idx="287">
                  <c:v>-2.364376</c:v>
                </c:pt>
                <c:pt idx="288">
                  <c:v>-1.1825589999999999</c:v>
                </c:pt>
                <c:pt idx="289">
                  <c:v>-2.9153289999999998</c:v>
                </c:pt>
                <c:pt idx="290">
                  <c:v>-2.210191</c:v>
                </c:pt>
                <c:pt idx="291">
                  <c:v>-3.820764</c:v>
                </c:pt>
                <c:pt idx="292">
                  <c:v>-0.95409299999999997</c:v>
                </c:pt>
                <c:pt idx="293">
                  <c:v>-2.0246659999999999</c:v>
                </c:pt>
                <c:pt idx="294">
                  <c:v>-1.178237</c:v>
                </c:pt>
                <c:pt idx="295">
                  <c:v>-2.161651</c:v>
                </c:pt>
                <c:pt idx="296">
                  <c:v>-0.65337599999999996</c:v>
                </c:pt>
                <c:pt idx="297">
                  <c:v>-0.995085</c:v>
                </c:pt>
                <c:pt idx="298">
                  <c:v>6.8186999999999998E-2</c:v>
                </c:pt>
                <c:pt idx="299">
                  <c:v>0.76151000000000002</c:v>
                </c:pt>
                <c:pt idx="300">
                  <c:v>0.80462299999999998</c:v>
                </c:pt>
                <c:pt idx="301">
                  <c:v>1.5300720000000001</c:v>
                </c:pt>
                <c:pt idx="302">
                  <c:v>1.521792</c:v>
                </c:pt>
                <c:pt idx="303">
                  <c:v>3.1267299999999998</c:v>
                </c:pt>
                <c:pt idx="304">
                  <c:v>1.4788859999999999</c:v>
                </c:pt>
                <c:pt idx="305">
                  <c:v>3.062621</c:v>
                </c:pt>
                <c:pt idx="306">
                  <c:v>1.444013</c:v>
                </c:pt>
                <c:pt idx="307">
                  <c:v>2.4354900000000002</c:v>
                </c:pt>
                <c:pt idx="308">
                  <c:v>1.0748610000000001</c:v>
                </c:pt>
                <c:pt idx="309">
                  <c:v>2.6417609999999998</c:v>
                </c:pt>
                <c:pt idx="310">
                  <c:v>1.3512789999999999</c:v>
                </c:pt>
                <c:pt idx="311">
                  <c:v>1.711795</c:v>
                </c:pt>
                <c:pt idx="312">
                  <c:v>0.63292499999999996</c:v>
                </c:pt>
                <c:pt idx="313">
                  <c:v>2.191589</c:v>
                </c:pt>
                <c:pt idx="314">
                  <c:v>1.6483270000000001</c:v>
                </c:pt>
                <c:pt idx="315">
                  <c:v>2.2156340000000001</c:v>
                </c:pt>
                <c:pt idx="316">
                  <c:v>0.38919900000000002</c:v>
                </c:pt>
                <c:pt idx="317">
                  <c:v>1.7884389999999999</c:v>
                </c:pt>
                <c:pt idx="318">
                  <c:v>1.6550279999999999</c:v>
                </c:pt>
                <c:pt idx="319">
                  <c:v>2.8259650000000001</c:v>
                </c:pt>
                <c:pt idx="320">
                  <c:v>1.005598</c:v>
                </c:pt>
                <c:pt idx="321">
                  <c:v>2.1132599999999999</c:v>
                </c:pt>
                <c:pt idx="322">
                  <c:v>0.86407900000000004</c:v>
                </c:pt>
                <c:pt idx="323">
                  <c:v>1.2984960000000001</c:v>
                </c:pt>
                <c:pt idx="324">
                  <c:v>0.55182600000000004</c:v>
                </c:pt>
                <c:pt idx="325">
                  <c:v>1.4060410000000001</c:v>
                </c:pt>
                <c:pt idx="326">
                  <c:v>0.50039299999999998</c:v>
                </c:pt>
                <c:pt idx="327">
                  <c:v>0.50488299999999997</c:v>
                </c:pt>
                <c:pt idx="328">
                  <c:v>2.0652E-2</c:v>
                </c:pt>
                <c:pt idx="329">
                  <c:v>0.58697699999999997</c:v>
                </c:pt>
                <c:pt idx="330">
                  <c:v>0.798292</c:v>
                </c:pt>
                <c:pt idx="331">
                  <c:v>1.031493</c:v>
                </c:pt>
                <c:pt idx="332">
                  <c:v>-0.59074499999999996</c:v>
                </c:pt>
                <c:pt idx="333">
                  <c:v>-1.363421</c:v>
                </c:pt>
                <c:pt idx="334">
                  <c:v>-0.82230800000000004</c:v>
                </c:pt>
                <c:pt idx="335">
                  <c:v>-2.0678510000000001</c:v>
                </c:pt>
                <c:pt idx="336">
                  <c:v>-0.98811499999999997</c:v>
                </c:pt>
                <c:pt idx="337">
                  <c:v>-1.129524</c:v>
                </c:pt>
                <c:pt idx="338">
                  <c:v>-0.32819799999999999</c:v>
                </c:pt>
                <c:pt idx="339">
                  <c:v>-0.95290300000000006</c:v>
                </c:pt>
                <c:pt idx="340">
                  <c:v>-0.85745000000000005</c:v>
                </c:pt>
                <c:pt idx="341">
                  <c:v>-2.2988430000000002</c:v>
                </c:pt>
                <c:pt idx="342">
                  <c:v>-1.845391</c:v>
                </c:pt>
                <c:pt idx="343">
                  <c:v>-3.97811</c:v>
                </c:pt>
                <c:pt idx="344">
                  <c:v>-1.933954</c:v>
                </c:pt>
                <c:pt idx="345">
                  <c:v>-3.629794</c:v>
                </c:pt>
                <c:pt idx="346">
                  <c:v>-1.5535540000000001</c:v>
                </c:pt>
                <c:pt idx="347">
                  <c:v>-3.006472</c:v>
                </c:pt>
                <c:pt idx="348">
                  <c:v>-1.4312020000000001</c:v>
                </c:pt>
                <c:pt idx="349">
                  <c:v>-2.6777160000000002</c:v>
                </c:pt>
                <c:pt idx="350">
                  <c:v>-1.10155</c:v>
                </c:pt>
                <c:pt idx="351">
                  <c:v>-2.1061800000000002</c:v>
                </c:pt>
                <c:pt idx="352">
                  <c:v>-0.99164399999999997</c:v>
                </c:pt>
                <c:pt idx="353">
                  <c:v>-1.811391</c:v>
                </c:pt>
                <c:pt idx="354">
                  <c:v>-0.53046800000000005</c:v>
                </c:pt>
                <c:pt idx="355">
                  <c:v>-1.035841</c:v>
                </c:pt>
                <c:pt idx="356">
                  <c:v>-0.388851</c:v>
                </c:pt>
                <c:pt idx="357">
                  <c:v>-0.64118600000000003</c:v>
                </c:pt>
                <c:pt idx="358">
                  <c:v>2.4538000000000001E-2</c:v>
                </c:pt>
                <c:pt idx="359">
                  <c:v>0.27776000000000001</c:v>
                </c:pt>
                <c:pt idx="360">
                  <c:v>0.60971600000000004</c:v>
                </c:pt>
                <c:pt idx="361">
                  <c:v>1.5632980000000001</c:v>
                </c:pt>
                <c:pt idx="362">
                  <c:v>1.0012350000000001</c:v>
                </c:pt>
                <c:pt idx="363">
                  <c:v>2.0847570000000002</c:v>
                </c:pt>
                <c:pt idx="364">
                  <c:v>1.147383</c:v>
                </c:pt>
                <c:pt idx="365">
                  <c:v>2.2087279999999998</c:v>
                </c:pt>
                <c:pt idx="366">
                  <c:v>0.85208799999999996</c:v>
                </c:pt>
                <c:pt idx="367">
                  <c:v>1.614746</c:v>
                </c:pt>
                <c:pt idx="368">
                  <c:v>0.78953899999999999</c:v>
                </c:pt>
                <c:pt idx="369">
                  <c:v>1.3571470000000001</c:v>
                </c:pt>
                <c:pt idx="370">
                  <c:v>0.56496599999999997</c:v>
                </c:pt>
                <c:pt idx="371">
                  <c:v>1.321866</c:v>
                </c:pt>
                <c:pt idx="372">
                  <c:v>0.77857299999999996</c:v>
                </c:pt>
                <c:pt idx="373">
                  <c:v>1.6870099999999999</c:v>
                </c:pt>
                <c:pt idx="374">
                  <c:v>0.84359499999999998</c:v>
                </c:pt>
                <c:pt idx="375">
                  <c:v>1.1416809999999999</c:v>
                </c:pt>
                <c:pt idx="376">
                  <c:v>-0.14278399999999999</c:v>
                </c:pt>
                <c:pt idx="377">
                  <c:v>5.4595999999999999E-2</c:v>
                </c:pt>
                <c:pt idx="378">
                  <c:v>0.26333899999999999</c:v>
                </c:pt>
                <c:pt idx="379">
                  <c:v>0.268206</c:v>
                </c:pt>
                <c:pt idx="380">
                  <c:v>-0.15082599999999999</c:v>
                </c:pt>
                <c:pt idx="381">
                  <c:v>-0.63836199999999999</c:v>
                </c:pt>
                <c:pt idx="382">
                  <c:v>-0.40353099999999997</c:v>
                </c:pt>
                <c:pt idx="383">
                  <c:v>-0.20346</c:v>
                </c:pt>
                <c:pt idx="384">
                  <c:v>0.35431499999999999</c:v>
                </c:pt>
                <c:pt idx="385">
                  <c:v>0.36314400000000002</c:v>
                </c:pt>
                <c:pt idx="386">
                  <c:v>4.4811999999999998E-2</c:v>
                </c:pt>
                <c:pt idx="387">
                  <c:v>0.53973199999999999</c:v>
                </c:pt>
                <c:pt idx="388">
                  <c:v>0.37198999999999999</c:v>
                </c:pt>
                <c:pt idx="389">
                  <c:v>4.8486000000000001E-2</c:v>
                </c:pt>
                <c:pt idx="390">
                  <c:v>-0.98319000000000001</c:v>
                </c:pt>
                <c:pt idx="391">
                  <c:v>-1.73183</c:v>
                </c:pt>
                <c:pt idx="392">
                  <c:v>0.26257999999999998</c:v>
                </c:pt>
                <c:pt idx="393">
                  <c:v>1.2581199999999999</c:v>
                </c:pt>
                <c:pt idx="394">
                  <c:v>0.39896900000000002</c:v>
                </c:pt>
                <c:pt idx="395">
                  <c:v>-1.958353</c:v>
                </c:pt>
                <c:pt idx="396">
                  <c:v>-3.6433239999999998</c:v>
                </c:pt>
                <c:pt idx="397">
                  <c:v>-4.3845710000000002</c:v>
                </c:pt>
                <c:pt idx="398">
                  <c:v>1.3026930000000001</c:v>
                </c:pt>
                <c:pt idx="399">
                  <c:v>0.962121</c:v>
                </c:pt>
                <c:pt idx="400">
                  <c:v>-1.6842029999999999</c:v>
                </c:pt>
                <c:pt idx="401">
                  <c:v>-2.3275990000000002</c:v>
                </c:pt>
                <c:pt idx="402">
                  <c:v>-0.29888500000000001</c:v>
                </c:pt>
                <c:pt idx="403">
                  <c:v>-1.0895269999999999</c:v>
                </c:pt>
                <c:pt idx="404">
                  <c:v>-0.98687999999999998</c:v>
                </c:pt>
                <c:pt idx="405">
                  <c:v>-1.7478739999999999</c:v>
                </c:pt>
                <c:pt idx="406">
                  <c:v>-0.99919999999999998</c:v>
                </c:pt>
                <c:pt idx="407">
                  <c:v>-2.429783</c:v>
                </c:pt>
                <c:pt idx="408">
                  <c:v>-0.94961200000000001</c:v>
                </c:pt>
                <c:pt idx="409">
                  <c:v>-1.236774</c:v>
                </c:pt>
                <c:pt idx="410">
                  <c:v>-0.14662500000000001</c:v>
                </c:pt>
                <c:pt idx="411">
                  <c:v>-0.32535700000000001</c:v>
                </c:pt>
                <c:pt idx="412">
                  <c:v>8.5568000000000005E-2</c:v>
                </c:pt>
                <c:pt idx="413">
                  <c:v>0.288468</c:v>
                </c:pt>
                <c:pt idx="414">
                  <c:v>4.3414000000000001E-2</c:v>
                </c:pt>
                <c:pt idx="415">
                  <c:v>-0.17915300000000001</c:v>
                </c:pt>
                <c:pt idx="416">
                  <c:v>-0.153256</c:v>
                </c:pt>
                <c:pt idx="417">
                  <c:v>-1.1136E-2</c:v>
                </c:pt>
                <c:pt idx="418">
                  <c:v>0.52408299999999997</c:v>
                </c:pt>
                <c:pt idx="419">
                  <c:v>1.22658</c:v>
                </c:pt>
                <c:pt idx="420">
                  <c:v>0.71348800000000001</c:v>
                </c:pt>
                <c:pt idx="421">
                  <c:v>1.207522</c:v>
                </c:pt>
                <c:pt idx="422">
                  <c:v>0.51822999999999997</c:v>
                </c:pt>
                <c:pt idx="423">
                  <c:v>1.7599739999999999</c:v>
                </c:pt>
                <c:pt idx="424">
                  <c:v>1.2390620000000001</c:v>
                </c:pt>
                <c:pt idx="425">
                  <c:v>2.2233580000000002</c:v>
                </c:pt>
                <c:pt idx="426">
                  <c:v>0.91104300000000005</c:v>
                </c:pt>
                <c:pt idx="427">
                  <c:v>1.8994340000000001</c:v>
                </c:pt>
                <c:pt idx="428">
                  <c:v>1.016672</c:v>
                </c:pt>
                <c:pt idx="429">
                  <c:v>2.0774249999999999</c:v>
                </c:pt>
                <c:pt idx="430">
                  <c:v>1.1993259999999999</c:v>
                </c:pt>
                <c:pt idx="431">
                  <c:v>2.314711</c:v>
                </c:pt>
                <c:pt idx="432">
                  <c:v>-0.121617</c:v>
                </c:pt>
                <c:pt idx="433">
                  <c:v>-0.82582100000000003</c:v>
                </c:pt>
                <c:pt idx="434">
                  <c:v>-0.22528999999999999</c:v>
                </c:pt>
                <c:pt idx="435">
                  <c:v>-0.398281</c:v>
                </c:pt>
                <c:pt idx="436">
                  <c:v>-1.8268230000000001</c:v>
                </c:pt>
                <c:pt idx="437">
                  <c:v>-3.6864650000000001</c:v>
                </c:pt>
                <c:pt idx="438">
                  <c:v>-4.3039999999999997E-3</c:v>
                </c:pt>
                <c:pt idx="439">
                  <c:v>-0.65959199999999996</c:v>
                </c:pt>
                <c:pt idx="440">
                  <c:v>-2.0362870000000002</c:v>
                </c:pt>
                <c:pt idx="441">
                  <c:v>-3.2122030000000001</c:v>
                </c:pt>
                <c:pt idx="442">
                  <c:v>0.22036900000000001</c:v>
                </c:pt>
                <c:pt idx="443">
                  <c:v>0.30665100000000001</c:v>
                </c:pt>
                <c:pt idx="444">
                  <c:v>-0.72107299999999996</c:v>
                </c:pt>
                <c:pt idx="445">
                  <c:v>-2.0909719999999998</c:v>
                </c:pt>
                <c:pt idx="446">
                  <c:v>-1.398055</c:v>
                </c:pt>
                <c:pt idx="447">
                  <c:v>-3.0088900000000001</c:v>
                </c:pt>
                <c:pt idx="448">
                  <c:v>-1.8016490000000001</c:v>
                </c:pt>
                <c:pt idx="449">
                  <c:v>-3.3094860000000001</c:v>
                </c:pt>
                <c:pt idx="450">
                  <c:v>-1.307213</c:v>
                </c:pt>
                <c:pt idx="451">
                  <c:v>-2.9655930000000001</c:v>
                </c:pt>
                <c:pt idx="452">
                  <c:v>-2.0034489999999998</c:v>
                </c:pt>
                <c:pt idx="453">
                  <c:v>-3.6307459999999998</c:v>
                </c:pt>
                <c:pt idx="454">
                  <c:v>-1.24857</c:v>
                </c:pt>
                <c:pt idx="455">
                  <c:v>-4.0919470000000002</c:v>
                </c:pt>
                <c:pt idx="456">
                  <c:v>-4.8907280000000002</c:v>
                </c:pt>
                <c:pt idx="457">
                  <c:v>-9.4045470000000009</c:v>
                </c:pt>
                <c:pt idx="458">
                  <c:v>-3.982326</c:v>
                </c:pt>
                <c:pt idx="459">
                  <c:v>-8.4321900000000003</c:v>
                </c:pt>
                <c:pt idx="460">
                  <c:v>-4.2040100000000002</c:v>
                </c:pt>
                <c:pt idx="461">
                  <c:v>-7.6400519999999998</c:v>
                </c:pt>
                <c:pt idx="462">
                  <c:v>-3.870987</c:v>
                </c:pt>
                <c:pt idx="463">
                  <c:v>-7.9970319999999999</c:v>
                </c:pt>
                <c:pt idx="464">
                  <c:v>-3.5132119999999998</c:v>
                </c:pt>
                <c:pt idx="465">
                  <c:v>-6.1830569999999998</c:v>
                </c:pt>
                <c:pt idx="466">
                  <c:v>-2.7500650000000002</c:v>
                </c:pt>
                <c:pt idx="467">
                  <c:v>-5.3588420000000001</c:v>
                </c:pt>
                <c:pt idx="468">
                  <c:v>-2.7979319999999999</c:v>
                </c:pt>
                <c:pt idx="469">
                  <c:v>-5.7437630000000004</c:v>
                </c:pt>
                <c:pt idx="470">
                  <c:v>-2.4093619999999998</c:v>
                </c:pt>
                <c:pt idx="471">
                  <c:v>-4.5854999999999997</c:v>
                </c:pt>
                <c:pt idx="472">
                  <c:v>-2.1139209999999999</c:v>
                </c:pt>
                <c:pt idx="473">
                  <c:v>-4.1260450000000004</c:v>
                </c:pt>
                <c:pt idx="474">
                  <c:v>-2.2581129999999998</c:v>
                </c:pt>
                <c:pt idx="475">
                  <c:v>-4.4493640000000001</c:v>
                </c:pt>
                <c:pt idx="476">
                  <c:v>-1.3458429999999999</c:v>
                </c:pt>
                <c:pt idx="477">
                  <c:v>-2.2928099999999998</c:v>
                </c:pt>
                <c:pt idx="478">
                  <c:v>-1.541436</c:v>
                </c:pt>
                <c:pt idx="479">
                  <c:v>-3.6257000000000001</c:v>
                </c:pt>
                <c:pt idx="480">
                  <c:v>-2.1973180000000001</c:v>
                </c:pt>
                <c:pt idx="481">
                  <c:v>-4.4836289999999996</c:v>
                </c:pt>
                <c:pt idx="482">
                  <c:v>-1.7600830000000001</c:v>
                </c:pt>
                <c:pt idx="483">
                  <c:v>-2.6633369999999998</c:v>
                </c:pt>
                <c:pt idx="484">
                  <c:v>-0.68804299999999996</c:v>
                </c:pt>
                <c:pt idx="485">
                  <c:v>-1.3018339999999999</c:v>
                </c:pt>
                <c:pt idx="486">
                  <c:v>-0.24335200000000001</c:v>
                </c:pt>
                <c:pt idx="487">
                  <c:v>-0.26564599999999999</c:v>
                </c:pt>
                <c:pt idx="488">
                  <c:v>-4.3084999999999998E-2</c:v>
                </c:pt>
                <c:pt idx="489">
                  <c:v>-9.5361000000000001E-2</c:v>
                </c:pt>
                <c:pt idx="490">
                  <c:v>0.236346</c:v>
                </c:pt>
                <c:pt idx="491">
                  <c:v>0.78893100000000005</c:v>
                </c:pt>
                <c:pt idx="492">
                  <c:v>0.32701799999999998</c:v>
                </c:pt>
                <c:pt idx="493">
                  <c:v>0.34542400000000001</c:v>
                </c:pt>
                <c:pt idx="494">
                  <c:v>0.22539600000000001</c:v>
                </c:pt>
                <c:pt idx="495">
                  <c:v>0.90586</c:v>
                </c:pt>
                <c:pt idx="496">
                  <c:v>0.74879300000000004</c:v>
                </c:pt>
                <c:pt idx="497">
                  <c:v>1.1969730000000001</c:v>
                </c:pt>
                <c:pt idx="498">
                  <c:v>0.16594900000000001</c:v>
                </c:pt>
                <c:pt idx="499">
                  <c:v>0.23385900000000001</c:v>
                </c:pt>
                <c:pt idx="500">
                  <c:v>0.14352599999999999</c:v>
                </c:pt>
                <c:pt idx="501">
                  <c:v>0.33406000000000002</c:v>
                </c:pt>
                <c:pt idx="502">
                  <c:v>-3.9341000000000001E-2</c:v>
                </c:pt>
                <c:pt idx="503">
                  <c:v>-0.15438199999999999</c:v>
                </c:pt>
                <c:pt idx="504">
                  <c:v>-7.2497000000000006E-2</c:v>
                </c:pt>
                <c:pt idx="505">
                  <c:v>-0.15668299999999999</c:v>
                </c:pt>
                <c:pt idx="506">
                  <c:v>-0.16404199999999999</c:v>
                </c:pt>
                <c:pt idx="507">
                  <c:v>-0.31632700000000002</c:v>
                </c:pt>
                <c:pt idx="508">
                  <c:v>-8.5245000000000001E-2</c:v>
                </c:pt>
                <c:pt idx="509">
                  <c:v>-0.112901</c:v>
                </c:pt>
                <c:pt idx="510">
                  <c:v>-3.8307000000000001E-2</c:v>
                </c:pt>
                <c:pt idx="511">
                  <c:v>-8.8371000000000005E-2</c:v>
                </c:pt>
                <c:pt idx="512">
                  <c:v>6.4570000000000001E-3</c:v>
                </c:pt>
                <c:pt idx="513">
                  <c:v>-1.7815000000000001E-2</c:v>
                </c:pt>
                <c:pt idx="514">
                  <c:v>-0.14357</c:v>
                </c:pt>
                <c:pt idx="515">
                  <c:v>-0.45546500000000001</c:v>
                </c:pt>
                <c:pt idx="516">
                  <c:v>-0.30127700000000002</c:v>
                </c:pt>
                <c:pt idx="517">
                  <c:v>-0.53117300000000001</c:v>
                </c:pt>
                <c:pt idx="518">
                  <c:v>-0.17560600000000001</c:v>
                </c:pt>
                <c:pt idx="519">
                  <c:v>-0.35758899999999999</c:v>
                </c:pt>
                <c:pt idx="520">
                  <c:v>-0.17560300000000001</c:v>
                </c:pt>
                <c:pt idx="521">
                  <c:v>-0.27032400000000001</c:v>
                </c:pt>
                <c:pt idx="522">
                  <c:v>-7.4130000000000003E-3</c:v>
                </c:pt>
                <c:pt idx="523">
                  <c:v>-1.8034000000000001E-2</c:v>
                </c:pt>
                <c:pt idx="524">
                  <c:v>-5.1232E-2</c:v>
                </c:pt>
                <c:pt idx="525">
                  <c:v>-0.107901</c:v>
                </c:pt>
                <c:pt idx="526">
                  <c:v>1.1549E-2</c:v>
                </c:pt>
                <c:pt idx="527">
                  <c:v>-0.111002</c:v>
                </c:pt>
                <c:pt idx="528">
                  <c:v>4.5872999999999997E-2</c:v>
                </c:pt>
                <c:pt idx="529">
                  <c:v>0.154477</c:v>
                </c:pt>
                <c:pt idx="530">
                  <c:v>5.7475999999999999E-2</c:v>
                </c:pt>
                <c:pt idx="531">
                  <c:v>2.8745E-2</c:v>
                </c:pt>
                <c:pt idx="532">
                  <c:v>-3.2962999999999999E-2</c:v>
                </c:pt>
                <c:pt idx="533">
                  <c:v>-2.0107E-2</c:v>
                </c:pt>
                <c:pt idx="534">
                  <c:v>-1.6996000000000001E-2</c:v>
                </c:pt>
                <c:pt idx="535">
                  <c:v>-4.0378999999999998E-2</c:v>
                </c:pt>
                <c:pt idx="536">
                  <c:v>4.7948999999999999E-2</c:v>
                </c:pt>
                <c:pt idx="537">
                  <c:v>0.11935</c:v>
                </c:pt>
                <c:pt idx="538">
                  <c:v>-7.0251999999999995E-2</c:v>
                </c:pt>
                <c:pt idx="539">
                  <c:v>-0.20977499999999999</c:v>
                </c:pt>
                <c:pt idx="540">
                  <c:v>-0.137408</c:v>
                </c:pt>
                <c:pt idx="541">
                  <c:v>-0.244948</c:v>
                </c:pt>
                <c:pt idx="542">
                  <c:v>-8.0922999999999995E-2</c:v>
                </c:pt>
                <c:pt idx="543">
                  <c:v>-0.152254</c:v>
                </c:pt>
                <c:pt idx="544">
                  <c:v>-8.5177000000000003E-2</c:v>
                </c:pt>
                <c:pt idx="545">
                  <c:v>-0.19803100000000001</c:v>
                </c:pt>
                <c:pt idx="546">
                  <c:v>-0.13945099999999999</c:v>
                </c:pt>
                <c:pt idx="547">
                  <c:v>-0.226712</c:v>
                </c:pt>
                <c:pt idx="548">
                  <c:v>5.3336000000000001E-2</c:v>
                </c:pt>
                <c:pt idx="549">
                  <c:v>0.110942</c:v>
                </c:pt>
                <c:pt idx="550">
                  <c:v>-4.5572000000000001E-2</c:v>
                </c:pt>
                <c:pt idx="551">
                  <c:v>-0.11131099999999999</c:v>
                </c:pt>
                <c:pt idx="552">
                  <c:v>3.1205E-2</c:v>
                </c:pt>
                <c:pt idx="553">
                  <c:v>8.2630999999999996E-2</c:v>
                </c:pt>
                <c:pt idx="554">
                  <c:v>-2.8503000000000001E-2</c:v>
                </c:pt>
                <c:pt idx="555">
                  <c:v>-4.7384999999999997E-2</c:v>
                </c:pt>
                <c:pt idx="556">
                  <c:v>3.0214000000000001E-2</c:v>
                </c:pt>
                <c:pt idx="557">
                  <c:v>1.4537E-2</c:v>
                </c:pt>
                <c:pt idx="558">
                  <c:v>-3.3980999999999997E-2</c:v>
                </c:pt>
                <c:pt idx="559">
                  <c:v>-8.397E-3</c:v>
                </c:pt>
                <c:pt idx="560">
                  <c:v>0.124834</c:v>
                </c:pt>
                <c:pt idx="561">
                  <c:v>0.25505499999999998</c:v>
                </c:pt>
                <c:pt idx="562">
                  <c:v>4.2840000000000003E-2</c:v>
                </c:pt>
                <c:pt idx="563">
                  <c:v>6.7260000000000002E-3</c:v>
                </c:pt>
                <c:pt idx="564">
                  <c:v>8.5089999999999992E-3</c:v>
                </c:pt>
                <c:pt idx="565">
                  <c:v>0.12135600000000001</c:v>
                </c:pt>
                <c:pt idx="566">
                  <c:v>0.17036999999999999</c:v>
                </c:pt>
                <c:pt idx="567">
                  <c:v>0.31627</c:v>
                </c:pt>
                <c:pt idx="568">
                  <c:v>1.2737E-2</c:v>
                </c:pt>
                <c:pt idx="569">
                  <c:v>4.7771000000000001E-2</c:v>
                </c:pt>
                <c:pt idx="570">
                  <c:v>0.19909299999999999</c:v>
                </c:pt>
                <c:pt idx="571">
                  <c:v>0.27680900000000003</c:v>
                </c:pt>
                <c:pt idx="572">
                  <c:v>-3.1937E-2</c:v>
                </c:pt>
                <c:pt idx="573">
                  <c:v>-0.15435499999999999</c:v>
                </c:pt>
                <c:pt idx="574">
                  <c:v>-0.25779800000000003</c:v>
                </c:pt>
                <c:pt idx="575">
                  <c:v>-0.345134</c:v>
                </c:pt>
                <c:pt idx="576">
                  <c:v>0.2087</c:v>
                </c:pt>
                <c:pt idx="577">
                  <c:v>0.386459</c:v>
                </c:pt>
                <c:pt idx="578">
                  <c:v>0.17568600000000001</c:v>
                </c:pt>
                <c:pt idx="579">
                  <c:v>0.58482400000000001</c:v>
                </c:pt>
                <c:pt idx="580">
                  <c:v>0.53157600000000005</c:v>
                </c:pt>
                <c:pt idx="581">
                  <c:v>0.83719100000000002</c:v>
                </c:pt>
                <c:pt idx="582">
                  <c:v>0.222438</c:v>
                </c:pt>
                <c:pt idx="583">
                  <c:v>0.57980699999999996</c:v>
                </c:pt>
                <c:pt idx="584">
                  <c:v>0.42414099999999999</c:v>
                </c:pt>
                <c:pt idx="585">
                  <c:v>0.79900599999999999</c:v>
                </c:pt>
                <c:pt idx="586">
                  <c:v>0.28517199999999998</c:v>
                </c:pt>
                <c:pt idx="587">
                  <c:v>0.65337400000000001</c:v>
                </c:pt>
                <c:pt idx="588">
                  <c:v>0.33951100000000001</c:v>
                </c:pt>
                <c:pt idx="589">
                  <c:v>0.74070100000000005</c:v>
                </c:pt>
                <c:pt idx="590">
                  <c:v>0.59393099999999999</c:v>
                </c:pt>
                <c:pt idx="591">
                  <c:v>1.2349619999999999</c:v>
                </c:pt>
                <c:pt idx="592">
                  <c:v>0.51887700000000003</c:v>
                </c:pt>
                <c:pt idx="593">
                  <c:v>0.94310700000000003</c:v>
                </c:pt>
                <c:pt idx="594">
                  <c:v>0.40195799999999998</c:v>
                </c:pt>
              </c:numCache>
            </c:numRef>
          </c:val>
          <c:smooth val="0"/>
          <c:extLst>
            <c:ext xmlns:c16="http://schemas.microsoft.com/office/drawing/2014/chart" uri="{C3380CC4-5D6E-409C-BE32-E72D297353CC}">
              <c16:uniqueId val="{00000001-634B-463C-B017-A6C49748C347}"/>
            </c:ext>
          </c:extLst>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val>
            <c:numRef>
              <c:f>'[action2 5 times gyro.csv]action2 5 times gyro'!$L$2:$L$596</c:f>
              <c:numCache>
                <c:formatCode>General</c:formatCode>
                <c:ptCount val="595"/>
                <c:pt idx="0">
                  <c:v>8.3039000000000002E-2</c:v>
                </c:pt>
                <c:pt idx="1">
                  <c:v>0.16170999999999999</c:v>
                </c:pt>
                <c:pt idx="2">
                  <c:v>2.9562000000000001E-2</c:v>
                </c:pt>
                <c:pt idx="3">
                  <c:v>4.4107E-2</c:v>
                </c:pt>
                <c:pt idx="4">
                  <c:v>4.3119999999999999E-3</c:v>
                </c:pt>
                <c:pt idx="5">
                  <c:v>2.6995000000000002E-2</c:v>
                </c:pt>
                <c:pt idx="6">
                  <c:v>6.5640000000000004E-2</c:v>
                </c:pt>
                <c:pt idx="7">
                  <c:v>0.16616400000000001</c:v>
                </c:pt>
                <c:pt idx="8">
                  <c:v>0.12815199999999999</c:v>
                </c:pt>
                <c:pt idx="9">
                  <c:v>0.25019999999999998</c:v>
                </c:pt>
                <c:pt idx="10">
                  <c:v>0.12862299999999999</c:v>
                </c:pt>
                <c:pt idx="11">
                  <c:v>0.26769199999999999</c:v>
                </c:pt>
                <c:pt idx="12">
                  <c:v>0.14752899999999999</c:v>
                </c:pt>
                <c:pt idx="13">
                  <c:v>0.30403599999999997</c:v>
                </c:pt>
                <c:pt idx="14">
                  <c:v>0.17392299999999999</c:v>
                </c:pt>
                <c:pt idx="15">
                  <c:v>0.37744100000000003</c:v>
                </c:pt>
                <c:pt idx="16">
                  <c:v>0.201183</c:v>
                </c:pt>
                <c:pt idx="17">
                  <c:v>0.34691699999999998</c:v>
                </c:pt>
                <c:pt idx="18">
                  <c:v>0.119903</c:v>
                </c:pt>
                <c:pt idx="19">
                  <c:v>0.26633499999999999</c:v>
                </c:pt>
                <c:pt idx="20">
                  <c:v>0.16767799999999999</c:v>
                </c:pt>
                <c:pt idx="21">
                  <c:v>0.29489700000000002</c:v>
                </c:pt>
                <c:pt idx="22">
                  <c:v>3.3519E-2</c:v>
                </c:pt>
                <c:pt idx="23">
                  <c:v>-2.8799999999999703E-4</c:v>
                </c:pt>
                <c:pt idx="24">
                  <c:v>2.1441999999999999E-2</c:v>
                </c:pt>
                <c:pt idx="25">
                  <c:v>0.13452</c:v>
                </c:pt>
                <c:pt idx="26">
                  <c:v>7.5669999999999999E-3</c:v>
                </c:pt>
                <c:pt idx="27">
                  <c:v>-1.6386999999999999E-2</c:v>
                </c:pt>
                <c:pt idx="28">
                  <c:v>3.9633000000000002E-2</c:v>
                </c:pt>
                <c:pt idx="29">
                  <c:v>0.11323</c:v>
                </c:pt>
                <c:pt idx="30">
                  <c:v>0.10294</c:v>
                </c:pt>
                <c:pt idx="31">
                  <c:v>0.182675</c:v>
                </c:pt>
                <c:pt idx="32">
                  <c:v>5.1743999999999998E-2</c:v>
                </c:pt>
                <c:pt idx="33">
                  <c:v>8.0755999999999994E-2</c:v>
                </c:pt>
                <c:pt idx="34">
                  <c:v>1.8046E-2</c:v>
                </c:pt>
                <c:pt idx="35">
                  <c:v>6.0363E-2</c:v>
                </c:pt>
                <c:pt idx="36">
                  <c:v>0.100037</c:v>
                </c:pt>
                <c:pt idx="37">
                  <c:v>0.25626399999999999</c:v>
                </c:pt>
                <c:pt idx="38">
                  <c:v>0.15478500000000001</c:v>
                </c:pt>
                <c:pt idx="39">
                  <c:v>0.24276700000000001</c:v>
                </c:pt>
                <c:pt idx="40">
                  <c:v>1.4917E-2</c:v>
                </c:pt>
                <c:pt idx="41">
                  <c:v>1.4401000000000001E-2</c:v>
                </c:pt>
                <c:pt idx="42">
                  <c:v>5.7010000000000003E-3</c:v>
                </c:pt>
                <c:pt idx="43">
                  <c:v>-3.8792E-2</c:v>
                </c:pt>
                <c:pt idx="44">
                  <c:v>-0.16453599999999999</c:v>
                </c:pt>
                <c:pt idx="45">
                  <c:v>-0.35593999999999998</c:v>
                </c:pt>
                <c:pt idx="46">
                  <c:v>-0.13187599999999999</c:v>
                </c:pt>
                <c:pt idx="47">
                  <c:v>-0.17632100000000001</c:v>
                </c:pt>
                <c:pt idx="48">
                  <c:v>-5.6945999999999997E-2</c:v>
                </c:pt>
                <c:pt idx="49">
                  <c:v>-0.14183999999999999</c:v>
                </c:pt>
                <c:pt idx="50">
                  <c:v>-7.6985999999999999E-2</c:v>
                </c:pt>
                <c:pt idx="51">
                  <c:v>-0.101187</c:v>
                </c:pt>
                <c:pt idx="52">
                  <c:v>-3.7214999999999998E-2</c:v>
                </c:pt>
                <c:pt idx="53">
                  <c:v>-0.15540599999999999</c:v>
                </c:pt>
                <c:pt idx="54">
                  <c:v>-0.169798</c:v>
                </c:pt>
                <c:pt idx="55">
                  <c:v>-0.25012699999999999</c:v>
                </c:pt>
                <c:pt idx="56">
                  <c:v>5.8968E-2</c:v>
                </c:pt>
                <c:pt idx="57">
                  <c:v>0.12775</c:v>
                </c:pt>
                <c:pt idx="58">
                  <c:v>-0.11527999999999999</c:v>
                </c:pt>
                <c:pt idx="59">
                  <c:v>-0.324156</c:v>
                </c:pt>
                <c:pt idx="60">
                  <c:v>7.1424000000000001E-2</c:v>
                </c:pt>
                <c:pt idx="61">
                  <c:v>0.41855399999999998</c:v>
                </c:pt>
                <c:pt idx="62">
                  <c:v>0.29896800000000001</c:v>
                </c:pt>
                <c:pt idx="63">
                  <c:v>0.45669199999999999</c:v>
                </c:pt>
                <c:pt idx="64">
                  <c:v>0.15354100000000001</c:v>
                </c:pt>
                <c:pt idx="65">
                  <c:v>0.51505400000000001</c:v>
                </c:pt>
                <c:pt idx="66">
                  <c:v>0.54748799999999997</c:v>
                </c:pt>
                <c:pt idx="67">
                  <c:v>1.0477669999999999</c:v>
                </c:pt>
                <c:pt idx="68">
                  <c:v>0.31537799999999999</c:v>
                </c:pt>
                <c:pt idx="69">
                  <c:v>0.60945300000000002</c:v>
                </c:pt>
                <c:pt idx="70">
                  <c:v>0.55922099999999997</c:v>
                </c:pt>
                <c:pt idx="71">
                  <c:v>1.413667</c:v>
                </c:pt>
                <c:pt idx="72">
                  <c:v>0.79471899999999995</c:v>
                </c:pt>
                <c:pt idx="73">
                  <c:v>1.1840360000000001</c:v>
                </c:pt>
                <c:pt idx="74">
                  <c:v>0.20460900000000001</c:v>
                </c:pt>
                <c:pt idx="75">
                  <c:v>0.70805499999999999</c:v>
                </c:pt>
                <c:pt idx="76">
                  <c:v>1.2301580000000001</c:v>
                </c:pt>
                <c:pt idx="77">
                  <c:v>3.0507140000000001</c:v>
                </c:pt>
                <c:pt idx="78">
                  <c:v>1.770543</c:v>
                </c:pt>
                <c:pt idx="79">
                  <c:v>2.98021</c:v>
                </c:pt>
                <c:pt idx="80">
                  <c:v>0.98096099999999997</c:v>
                </c:pt>
                <c:pt idx="81">
                  <c:v>2.204294</c:v>
                </c:pt>
                <c:pt idx="82">
                  <c:v>1.7250650000000001</c:v>
                </c:pt>
                <c:pt idx="83">
                  <c:v>3.6129549999999999</c:v>
                </c:pt>
                <c:pt idx="84">
                  <c:v>1.8242160000000001</c:v>
                </c:pt>
                <c:pt idx="85">
                  <c:v>3.478021</c:v>
                </c:pt>
                <c:pt idx="86">
                  <c:v>1.798616</c:v>
                </c:pt>
                <c:pt idx="87">
                  <c:v>3.6789969999999999</c:v>
                </c:pt>
                <c:pt idx="88">
                  <c:v>1.534978</c:v>
                </c:pt>
                <c:pt idx="89">
                  <c:v>2.8508990000000001</c:v>
                </c:pt>
                <c:pt idx="90">
                  <c:v>1.630646</c:v>
                </c:pt>
                <c:pt idx="91">
                  <c:v>3.6612469999999999</c:v>
                </c:pt>
                <c:pt idx="92">
                  <c:v>2.2389220000000001</c:v>
                </c:pt>
                <c:pt idx="93">
                  <c:v>4.5879700000000003</c:v>
                </c:pt>
                <c:pt idx="94">
                  <c:v>2.2510509999999999</c:v>
                </c:pt>
                <c:pt idx="95">
                  <c:v>4.4726679999999996</c:v>
                </c:pt>
                <c:pt idx="96">
                  <c:v>2.2328610000000002</c:v>
                </c:pt>
                <c:pt idx="97">
                  <c:v>4.6493650000000004</c:v>
                </c:pt>
                <c:pt idx="98">
                  <c:v>2.6060850000000002</c:v>
                </c:pt>
                <c:pt idx="99">
                  <c:v>4.939057</c:v>
                </c:pt>
                <c:pt idx="100">
                  <c:v>1.6528670000000001</c:v>
                </c:pt>
                <c:pt idx="101">
                  <c:v>2.7612999999999999</c:v>
                </c:pt>
                <c:pt idx="102">
                  <c:v>1.1440090000000001</c:v>
                </c:pt>
                <c:pt idx="103">
                  <c:v>2.6867320000000001</c:v>
                </c:pt>
                <c:pt idx="104">
                  <c:v>1.5344139999999999</c:v>
                </c:pt>
                <c:pt idx="105">
                  <c:v>2.8089789999999999</c:v>
                </c:pt>
                <c:pt idx="106">
                  <c:v>1.1527609999999999</c:v>
                </c:pt>
                <c:pt idx="107">
                  <c:v>2.474977</c:v>
                </c:pt>
                <c:pt idx="108">
                  <c:v>1.430237</c:v>
                </c:pt>
                <c:pt idx="109">
                  <c:v>2.8194509999999999</c:v>
                </c:pt>
                <c:pt idx="110">
                  <c:v>1.2498860000000001</c:v>
                </c:pt>
                <c:pt idx="111">
                  <c:v>2.1593830000000001</c:v>
                </c:pt>
                <c:pt idx="112">
                  <c:v>0.40761999999999998</c:v>
                </c:pt>
                <c:pt idx="113">
                  <c:v>0.55907799999999996</c:v>
                </c:pt>
                <c:pt idx="114">
                  <c:v>0.18153</c:v>
                </c:pt>
                <c:pt idx="115">
                  <c:v>0.38276100000000002</c:v>
                </c:pt>
                <c:pt idx="116">
                  <c:v>0.11700099999999999</c:v>
                </c:pt>
                <c:pt idx="117">
                  <c:v>0.14099700000000001</c:v>
                </c:pt>
                <c:pt idx="118">
                  <c:v>1.2472E-2</c:v>
                </c:pt>
                <c:pt idx="119">
                  <c:v>3.2457E-2</c:v>
                </c:pt>
                <c:pt idx="120">
                  <c:v>1.1150999999999999E-2</c:v>
                </c:pt>
                <c:pt idx="121">
                  <c:v>6.2267000000000003E-2</c:v>
                </c:pt>
                <c:pt idx="122">
                  <c:v>6.1778E-2</c:v>
                </c:pt>
                <c:pt idx="123">
                  <c:v>4.7883000000000002E-2</c:v>
                </c:pt>
                <c:pt idx="124">
                  <c:v>-6.6435999999999995E-2</c:v>
                </c:pt>
                <c:pt idx="125">
                  <c:v>-0.113987</c:v>
                </c:pt>
                <c:pt idx="126">
                  <c:v>-5.5101999999999998E-2</c:v>
                </c:pt>
                <c:pt idx="127">
                  <c:v>-0.14311699999999999</c:v>
                </c:pt>
                <c:pt idx="128">
                  <c:v>-0.110804</c:v>
                </c:pt>
                <c:pt idx="129">
                  <c:v>-0.183948</c:v>
                </c:pt>
                <c:pt idx="130">
                  <c:v>7.0100000000000002E-4</c:v>
                </c:pt>
                <c:pt idx="131">
                  <c:v>4.8539999999999998E-3</c:v>
                </c:pt>
                <c:pt idx="132">
                  <c:v>-9.0547000000000002E-2</c:v>
                </c:pt>
                <c:pt idx="133">
                  <c:v>-0.28867999999999999</c:v>
                </c:pt>
                <c:pt idx="134">
                  <c:v>-0.18490100000000001</c:v>
                </c:pt>
                <c:pt idx="135">
                  <c:v>-0.15823300000000001</c:v>
                </c:pt>
                <c:pt idx="136">
                  <c:v>0.19634699999999999</c:v>
                </c:pt>
                <c:pt idx="137">
                  <c:v>0.38855299999999998</c:v>
                </c:pt>
                <c:pt idx="138">
                  <c:v>0.130631</c:v>
                </c:pt>
                <c:pt idx="139">
                  <c:v>0.18784799999999999</c:v>
                </c:pt>
                <c:pt idx="140">
                  <c:v>0.15196200000000001</c:v>
                </c:pt>
                <c:pt idx="141">
                  <c:v>0.53122199999999997</c:v>
                </c:pt>
                <c:pt idx="142">
                  <c:v>0.40608300000000003</c:v>
                </c:pt>
                <c:pt idx="143">
                  <c:v>0.62081699999999995</c:v>
                </c:pt>
                <c:pt idx="144">
                  <c:v>-7.442E-2</c:v>
                </c:pt>
                <c:pt idx="145">
                  <c:v>-9.0559999999999894E-3</c:v>
                </c:pt>
                <c:pt idx="146">
                  <c:v>1.214825</c:v>
                </c:pt>
                <c:pt idx="147">
                  <c:v>3.545725</c:v>
                </c:pt>
                <c:pt idx="148">
                  <c:v>2.479911</c:v>
                </c:pt>
                <c:pt idx="149">
                  <c:v>4.8447100000000001</c:v>
                </c:pt>
                <c:pt idx="150">
                  <c:v>2.92401</c:v>
                </c:pt>
                <c:pt idx="151">
                  <c:v>7.6670980000000002</c:v>
                </c:pt>
                <c:pt idx="152">
                  <c:v>7.3444099999999999</c:v>
                </c:pt>
                <c:pt idx="153">
                  <c:v>16.453609</c:v>
                </c:pt>
                <c:pt idx="154">
                  <c:v>9.4285200000000007</c:v>
                </c:pt>
                <c:pt idx="155">
                  <c:v>18.070164999999999</c:v>
                </c:pt>
                <c:pt idx="156">
                  <c:v>7.421862</c:v>
                </c:pt>
                <c:pt idx="157">
                  <c:v>13.691162</c:v>
                </c:pt>
                <c:pt idx="158">
                  <c:v>5.5710930000000003</c:v>
                </c:pt>
                <c:pt idx="159">
                  <c:v>10.645216</c:v>
                </c:pt>
                <c:pt idx="160">
                  <c:v>4.408436</c:v>
                </c:pt>
                <c:pt idx="161">
                  <c:v>8.0694339999999993</c:v>
                </c:pt>
                <c:pt idx="162">
                  <c:v>2.9932259999999999</c:v>
                </c:pt>
                <c:pt idx="163">
                  <c:v>5.5080660000000004</c:v>
                </c:pt>
                <c:pt idx="164">
                  <c:v>2.215157</c:v>
                </c:pt>
                <c:pt idx="165">
                  <c:v>4.2340949999999999</c:v>
                </c:pt>
                <c:pt idx="166">
                  <c:v>1.772756</c:v>
                </c:pt>
                <c:pt idx="167">
                  <c:v>3.2538559999999999</c:v>
                </c:pt>
                <c:pt idx="168">
                  <c:v>1.143375</c:v>
                </c:pt>
                <c:pt idx="169">
                  <c:v>1.8159460000000001</c:v>
                </c:pt>
                <c:pt idx="170">
                  <c:v>0.16903099999999999</c:v>
                </c:pt>
                <c:pt idx="171">
                  <c:v>-1.0583E-2</c:v>
                </c:pt>
                <c:pt idx="172">
                  <c:v>-0.28011599999999998</c:v>
                </c:pt>
                <c:pt idx="173">
                  <c:v>-0.55884400000000001</c:v>
                </c:pt>
                <c:pt idx="174">
                  <c:v>-0.540543</c:v>
                </c:pt>
                <c:pt idx="175">
                  <c:v>-1.7173179999999999</c:v>
                </c:pt>
                <c:pt idx="176">
                  <c:v>-2.0860539999999999</c:v>
                </c:pt>
                <c:pt idx="177">
                  <c:v>-5.2270349999999999</c:v>
                </c:pt>
                <c:pt idx="178">
                  <c:v>-3.9976720000000001</c:v>
                </c:pt>
                <c:pt idx="179">
                  <c:v>-8.5379520000000007</c:v>
                </c:pt>
                <c:pt idx="180">
                  <c:v>-4.7760860000000003</c:v>
                </c:pt>
                <c:pt idx="181">
                  <c:v>-9.8641810000000003</c:v>
                </c:pt>
                <c:pt idx="182">
                  <c:v>-5.4571059999999996</c:v>
                </c:pt>
                <c:pt idx="183">
                  <c:v>-11.107129</c:v>
                </c:pt>
                <c:pt idx="184">
                  <c:v>-6.0278520000000002</c:v>
                </c:pt>
                <c:pt idx="185">
                  <c:v>-12.557276999999999</c:v>
                </c:pt>
                <c:pt idx="186">
                  <c:v>-6.7224029999999999</c:v>
                </c:pt>
                <c:pt idx="187">
                  <c:v>-13.342463</c:v>
                </c:pt>
                <c:pt idx="188">
                  <c:v>-6.7106659999999998</c:v>
                </c:pt>
                <c:pt idx="189">
                  <c:v>-13.455935999999999</c:v>
                </c:pt>
                <c:pt idx="190">
                  <c:v>-6.1121020000000001</c:v>
                </c:pt>
                <c:pt idx="191">
                  <c:v>-11.272207</c:v>
                </c:pt>
                <c:pt idx="192">
                  <c:v>-4.7351789999999996</c:v>
                </c:pt>
                <c:pt idx="193">
                  <c:v>-9.407985</c:v>
                </c:pt>
                <c:pt idx="194">
                  <c:v>-4.3239979999999996</c:v>
                </c:pt>
                <c:pt idx="195">
                  <c:v>-7.8251289999999996</c:v>
                </c:pt>
                <c:pt idx="196">
                  <c:v>-2.69191</c:v>
                </c:pt>
                <c:pt idx="197">
                  <c:v>-4.781352</c:v>
                </c:pt>
                <c:pt idx="198">
                  <c:v>-1.531604</c:v>
                </c:pt>
                <c:pt idx="199">
                  <c:v>-2.722235</c:v>
                </c:pt>
                <c:pt idx="200">
                  <c:v>-0.95891199999999999</c:v>
                </c:pt>
                <c:pt idx="201">
                  <c:v>-1.5864180000000001</c:v>
                </c:pt>
                <c:pt idx="202">
                  <c:v>-0.11973</c:v>
                </c:pt>
                <c:pt idx="203">
                  <c:v>0.131743</c:v>
                </c:pt>
                <c:pt idx="204">
                  <c:v>0.20146800000000001</c:v>
                </c:pt>
                <c:pt idx="205">
                  <c:v>0.30196499999999998</c:v>
                </c:pt>
                <c:pt idx="206">
                  <c:v>0.355653</c:v>
                </c:pt>
                <c:pt idx="207">
                  <c:v>1.224826</c:v>
                </c:pt>
                <c:pt idx="208">
                  <c:v>0.93447499999999994</c:v>
                </c:pt>
                <c:pt idx="209">
                  <c:v>1.4002810000000001</c:v>
                </c:pt>
                <c:pt idx="210">
                  <c:v>-2.0753000000000001E-2</c:v>
                </c:pt>
                <c:pt idx="211">
                  <c:v>0.414302</c:v>
                </c:pt>
                <c:pt idx="212">
                  <c:v>2.689422</c:v>
                </c:pt>
                <c:pt idx="213">
                  <c:v>8.8169970000000006</c:v>
                </c:pt>
                <c:pt idx="214">
                  <c:v>8.4193370000000005</c:v>
                </c:pt>
                <c:pt idx="215">
                  <c:v>17.995956</c:v>
                </c:pt>
                <c:pt idx="216">
                  <c:v>9.4558900000000001</c:v>
                </c:pt>
                <c:pt idx="217">
                  <c:v>18.19876</c:v>
                </c:pt>
                <c:pt idx="218">
                  <c:v>8.2395549999999993</c:v>
                </c:pt>
                <c:pt idx="219">
                  <c:v>16.202912999999999</c:v>
                </c:pt>
                <c:pt idx="220">
                  <c:v>7.5658110000000001</c:v>
                </c:pt>
                <c:pt idx="221">
                  <c:v>14.363308999999999</c:v>
                </c:pt>
                <c:pt idx="222">
                  <c:v>5.9286159999999999</c:v>
                </c:pt>
                <c:pt idx="223">
                  <c:v>11.128507000000001</c:v>
                </c:pt>
                <c:pt idx="224">
                  <c:v>4.585477</c:v>
                </c:pt>
                <c:pt idx="225">
                  <c:v>8.5656759999999998</c:v>
                </c:pt>
                <c:pt idx="226">
                  <c:v>3.304576</c:v>
                </c:pt>
                <c:pt idx="227">
                  <c:v>6.0610910000000002</c:v>
                </c:pt>
                <c:pt idx="228">
                  <c:v>2.3850539999999998</c:v>
                </c:pt>
                <c:pt idx="229">
                  <c:v>4.4171480000000001</c:v>
                </c:pt>
                <c:pt idx="230">
                  <c:v>1.6603349999999999</c:v>
                </c:pt>
                <c:pt idx="231">
                  <c:v>2.9408820000000002</c:v>
                </c:pt>
                <c:pt idx="232">
                  <c:v>0.99273599999999995</c:v>
                </c:pt>
                <c:pt idx="233">
                  <c:v>1.671214</c:v>
                </c:pt>
                <c:pt idx="234">
                  <c:v>0.17608699999999999</c:v>
                </c:pt>
                <c:pt idx="235">
                  <c:v>-0.12107999999999999</c:v>
                </c:pt>
                <c:pt idx="236">
                  <c:v>-0.74770000000000003</c:v>
                </c:pt>
                <c:pt idx="237">
                  <c:v>-1.908409</c:v>
                </c:pt>
                <c:pt idx="238">
                  <c:v>-1.6224499999999999</c:v>
                </c:pt>
                <c:pt idx="239">
                  <c:v>-3.7405140000000001</c:v>
                </c:pt>
                <c:pt idx="240">
                  <c:v>-2.5904950000000002</c:v>
                </c:pt>
                <c:pt idx="241">
                  <c:v>-5.5932880000000003</c:v>
                </c:pt>
                <c:pt idx="242">
                  <c:v>-3.5882420000000002</c:v>
                </c:pt>
                <c:pt idx="243">
                  <c:v>-7.7456860000000001</c:v>
                </c:pt>
                <c:pt idx="244">
                  <c:v>-4.6528119999999999</c:v>
                </c:pt>
                <c:pt idx="245">
                  <c:v>-9.7229589999999995</c:v>
                </c:pt>
                <c:pt idx="246">
                  <c:v>-5.3737680000000001</c:v>
                </c:pt>
                <c:pt idx="247">
                  <c:v>-11.104532000000001</c:v>
                </c:pt>
                <c:pt idx="248">
                  <c:v>-6.0174110000000001</c:v>
                </c:pt>
                <c:pt idx="249">
                  <c:v>-12.271108999999999</c:v>
                </c:pt>
                <c:pt idx="250">
                  <c:v>-6.2862169999999997</c:v>
                </c:pt>
                <c:pt idx="251">
                  <c:v>-12.62669</c:v>
                </c:pt>
                <c:pt idx="252">
                  <c:v>-6.0153790000000003</c:v>
                </c:pt>
                <c:pt idx="253">
                  <c:v>-11.597148000000001</c:v>
                </c:pt>
                <c:pt idx="254">
                  <c:v>-5.260148</c:v>
                </c:pt>
                <c:pt idx="255">
                  <c:v>-10.367608000000001</c:v>
                </c:pt>
                <c:pt idx="256">
                  <c:v>-5.003679</c:v>
                </c:pt>
                <c:pt idx="257">
                  <c:v>-9.4720329999999997</c:v>
                </c:pt>
                <c:pt idx="258">
                  <c:v>-3.3759109999999999</c:v>
                </c:pt>
                <c:pt idx="259">
                  <c:v>-5.8729899999999997</c:v>
                </c:pt>
                <c:pt idx="260">
                  <c:v>-2.1070880000000001</c:v>
                </c:pt>
                <c:pt idx="261">
                  <c:v>-3.8800780000000001</c:v>
                </c:pt>
                <c:pt idx="262">
                  <c:v>-1.297112</c:v>
                </c:pt>
                <c:pt idx="263">
                  <c:v>-2.227951</c:v>
                </c:pt>
                <c:pt idx="264">
                  <c:v>-0.65771000000000002</c:v>
                </c:pt>
                <c:pt idx="265">
                  <c:v>-1.0146440000000001</c:v>
                </c:pt>
                <c:pt idx="266">
                  <c:v>-0.32325599999999999</c:v>
                </c:pt>
                <c:pt idx="267">
                  <c:v>-0.85974399999999995</c:v>
                </c:pt>
                <c:pt idx="268">
                  <c:v>-0.64227299999999998</c:v>
                </c:pt>
                <c:pt idx="269">
                  <c:v>-0.85124500000000003</c:v>
                </c:pt>
                <c:pt idx="270">
                  <c:v>0.97000600000000003</c:v>
                </c:pt>
                <c:pt idx="271">
                  <c:v>2.8254000000000001</c:v>
                </c:pt>
                <c:pt idx="272">
                  <c:v>1.9166570000000001</c:v>
                </c:pt>
                <c:pt idx="273">
                  <c:v>3.6811159999999998</c:v>
                </c:pt>
                <c:pt idx="274">
                  <c:v>1.2755559999999999</c:v>
                </c:pt>
                <c:pt idx="275">
                  <c:v>2.8120829999999999</c:v>
                </c:pt>
                <c:pt idx="276">
                  <c:v>3.5598709999999998</c:v>
                </c:pt>
                <c:pt idx="277">
                  <c:v>8.9603359999999999</c:v>
                </c:pt>
                <c:pt idx="278">
                  <c:v>6.1475920000000004</c:v>
                </c:pt>
                <c:pt idx="279">
                  <c:v>12.839623</c:v>
                </c:pt>
                <c:pt idx="280">
                  <c:v>6.7665920000000002</c:v>
                </c:pt>
                <c:pt idx="281">
                  <c:v>13.225885999999999</c:v>
                </c:pt>
                <c:pt idx="282">
                  <c:v>6.2873000000000001</c:v>
                </c:pt>
                <c:pt idx="283">
                  <c:v>12.557002000000001</c:v>
                </c:pt>
                <c:pt idx="284">
                  <c:v>6.2473419999999997</c:v>
                </c:pt>
                <c:pt idx="285">
                  <c:v>12.388547000000001</c:v>
                </c:pt>
                <c:pt idx="286">
                  <c:v>6.1018429999999997</c:v>
                </c:pt>
                <c:pt idx="287">
                  <c:v>12.177438</c:v>
                </c:pt>
                <c:pt idx="288">
                  <c:v>5.779865</c:v>
                </c:pt>
                <c:pt idx="289">
                  <c:v>10.82823</c:v>
                </c:pt>
                <c:pt idx="290">
                  <c:v>4.0512110000000003</c:v>
                </c:pt>
                <c:pt idx="291">
                  <c:v>7.1821929999999998</c:v>
                </c:pt>
                <c:pt idx="292">
                  <c:v>2.4210379999999998</c:v>
                </c:pt>
                <c:pt idx="293">
                  <c:v>4.3030910000000002</c:v>
                </c:pt>
                <c:pt idx="294">
                  <c:v>1.4856419999999999</c:v>
                </c:pt>
                <c:pt idx="295">
                  <c:v>2.6101719999999999</c:v>
                </c:pt>
                <c:pt idx="296">
                  <c:v>0.71537499999999998</c:v>
                </c:pt>
                <c:pt idx="297">
                  <c:v>0.89395400000000003</c:v>
                </c:pt>
                <c:pt idx="298">
                  <c:v>-0.25409999999999999</c:v>
                </c:pt>
                <c:pt idx="299">
                  <c:v>-0.91380700000000004</c:v>
                </c:pt>
                <c:pt idx="300">
                  <c:v>-1.386924</c:v>
                </c:pt>
                <c:pt idx="301">
                  <c:v>-3.9166500000000002</c:v>
                </c:pt>
                <c:pt idx="302">
                  <c:v>-3.6082190000000001</c:v>
                </c:pt>
                <c:pt idx="303">
                  <c:v>-8.0260289999999994</c:v>
                </c:pt>
                <c:pt idx="304">
                  <c:v>-5.0119959999999999</c:v>
                </c:pt>
                <c:pt idx="305">
                  <c:v>-10.352537999999999</c:v>
                </c:pt>
                <c:pt idx="306">
                  <c:v>-5.4827180000000002</c:v>
                </c:pt>
                <c:pt idx="307">
                  <c:v>-10.918502</c:v>
                </c:pt>
                <c:pt idx="308">
                  <c:v>-5.2975880000000002</c:v>
                </c:pt>
                <c:pt idx="309">
                  <c:v>-10.565168999999999</c:v>
                </c:pt>
                <c:pt idx="310">
                  <c:v>-5.432823</c:v>
                </c:pt>
                <c:pt idx="311">
                  <c:v>-10.926202999999999</c:v>
                </c:pt>
                <c:pt idx="312">
                  <c:v>-5.1644750000000004</c:v>
                </c:pt>
                <c:pt idx="313">
                  <c:v>-9.8850929999999995</c:v>
                </c:pt>
                <c:pt idx="314">
                  <c:v>-4.6565690000000002</c:v>
                </c:pt>
                <c:pt idx="315">
                  <c:v>-9.2308610000000009</c:v>
                </c:pt>
                <c:pt idx="316">
                  <c:v>-3.7825289999999998</c:v>
                </c:pt>
                <c:pt idx="317">
                  <c:v>-6.5705229999999997</c:v>
                </c:pt>
                <c:pt idx="318">
                  <c:v>-2.2870710000000001</c:v>
                </c:pt>
                <c:pt idx="319">
                  <c:v>-4.3438569999999999</c:v>
                </c:pt>
                <c:pt idx="320">
                  <c:v>-1.703014</c:v>
                </c:pt>
                <c:pt idx="321">
                  <c:v>-3.0371440000000001</c:v>
                </c:pt>
                <c:pt idx="322">
                  <c:v>-1.2330570000000001</c:v>
                </c:pt>
                <c:pt idx="323">
                  <c:v>-2.21835</c:v>
                </c:pt>
                <c:pt idx="324">
                  <c:v>-0.42977900000000002</c:v>
                </c:pt>
                <c:pt idx="325">
                  <c:v>-0.46982699999999999</c:v>
                </c:pt>
                <c:pt idx="326">
                  <c:v>-0.15326799999999999</c:v>
                </c:pt>
                <c:pt idx="327">
                  <c:v>-0.55771599999999999</c:v>
                </c:pt>
                <c:pt idx="328">
                  <c:v>-0.29839300000000002</c:v>
                </c:pt>
                <c:pt idx="329">
                  <c:v>-8.7770000000000296E-3</c:v>
                </c:pt>
                <c:pt idx="330">
                  <c:v>1.031736</c:v>
                </c:pt>
                <c:pt idx="331">
                  <c:v>2.241406</c:v>
                </c:pt>
                <c:pt idx="332">
                  <c:v>0.587893</c:v>
                </c:pt>
                <c:pt idx="333">
                  <c:v>0.47084300000000001</c:v>
                </c:pt>
                <c:pt idx="334">
                  <c:v>0.100082</c:v>
                </c:pt>
                <c:pt idx="335">
                  <c:v>1.816038</c:v>
                </c:pt>
                <c:pt idx="336">
                  <c:v>4.4999880000000001</c:v>
                </c:pt>
                <c:pt idx="337">
                  <c:v>10.212394</c:v>
                </c:pt>
                <c:pt idx="338">
                  <c:v>5.6093330000000003</c:v>
                </c:pt>
                <c:pt idx="339">
                  <c:v>11.503636</c:v>
                </c:pt>
                <c:pt idx="340">
                  <c:v>6.0231219999999999</c:v>
                </c:pt>
                <c:pt idx="341">
                  <c:v>11.527988000000001</c:v>
                </c:pt>
                <c:pt idx="342">
                  <c:v>4.9958</c:v>
                </c:pt>
                <c:pt idx="343">
                  <c:v>9.7023899999999994</c:v>
                </c:pt>
                <c:pt idx="344">
                  <c:v>4.5663010000000002</c:v>
                </c:pt>
                <c:pt idx="345">
                  <c:v>8.9080510000000004</c:v>
                </c:pt>
                <c:pt idx="346">
                  <c:v>4.0792310000000001</c:v>
                </c:pt>
                <c:pt idx="347">
                  <c:v>7.8554269999999997</c:v>
                </c:pt>
                <c:pt idx="348">
                  <c:v>3.4548109999999999</c:v>
                </c:pt>
                <c:pt idx="349">
                  <c:v>6.593934</c:v>
                </c:pt>
                <c:pt idx="350">
                  <c:v>2.7204820000000001</c:v>
                </c:pt>
                <c:pt idx="351">
                  <c:v>5.0026979999999996</c:v>
                </c:pt>
                <c:pt idx="352">
                  <c:v>1.9516640000000001</c:v>
                </c:pt>
                <c:pt idx="353">
                  <c:v>3.6889210000000001</c:v>
                </c:pt>
                <c:pt idx="354">
                  <c:v>1.6361060000000001</c:v>
                </c:pt>
                <c:pt idx="355">
                  <c:v>3.1634470000000001</c:v>
                </c:pt>
                <c:pt idx="356">
                  <c:v>1.3174330000000001</c:v>
                </c:pt>
                <c:pt idx="357">
                  <c:v>2.293167</c:v>
                </c:pt>
                <c:pt idx="358">
                  <c:v>0.54776899999999995</c:v>
                </c:pt>
                <c:pt idx="359">
                  <c:v>0.58709599999999995</c:v>
                </c:pt>
                <c:pt idx="360">
                  <c:v>-0.50099499999999997</c:v>
                </c:pt>
                <c:pt idx="361">
                  <c:v>-1.5074540000000001</c:v>
                </c:pt>
                <c:pt idx="362">
                  <c:v>-1.5503819999999999</c:v>
                </c:pt>
                <c:pt idx="363">
                  <c:v>-3.8876089999999999</c:v>
                </c:pt>
                <c:pt idx="364">
                  <c:v>-3.2584689999999998</c:v>
                </c:pt>
                <c:pt idx="365">
                  <c:v>-7.3180630000000004</c:v>
                </c:pt>
                <c:pt idx="366">
                  <c:v>-4.7047150000000002</c:v>
                </c:pt>
                <c:pt idx="367">
                  <c:v>-9.8444500000000001</c:v>
                </c:pt>
                <c:pt idx="368">
                  <c:v>-5.539892</c:v>
                </c:pt>
                <c:pt idx="369">
                  <c:v>-11.349766000000001</c:v>
                </c:pt>
                <c:pt idx="370">
                  <c:v>-6.0515679999999996</c:v>
                </c:pt>
                <c:pt idx="371">
                  <c:v>-12.405075</c:v>
                </c:pt>
                <c:pt idx="372">
                  <c:v>-6.1789639999999997</c:v>
                </c:pt>
                <c:pt idx="373">
                  <c:v>-11.615114</c:v>
                </c:pt>
                <c:pt idx="374">
                  <c:v>-5.0470220000000001</c:v>
                </c:pt>
                <c:pt idx="375">
                  <c:v>-10.187389</c:v>
                </c:pt>
                <c:pt idx="376">
                  <c:v>-5.0636539999999997</c:v>
                </c:pt>
                <c:pt idx="377">
                  <c:v>-9.5316740000000006</c:v>
                </c:pt>
                <c:pt idx="378">
                  <c:v>-3.6518199999999998</c:v>
                </c:pt>
                <c:pt idx="379">
                  <c:v>-6.714334</c:v>
                </c:pt>
                <c:pt idx="380">
                  <c:v>-2.695716</c:v>
                </c:pt>
                <c:pt idx="381">
                  <c:v>-4.9785159999999999</c:v>
                </c:pt>
                <c:pt idx="382">
                  <c:v>-1.454685</c:v>
                </c:pt>
                <c:pt idx="383">
                  <c:v>-2.1622460000000001</c:v>
                </c:pt>
                <c:pt idx="384">
                  <c:v>-0.32331100000000002</c:v>
                </c:pt>
                <c:pt idx="385">
                  <c:v>-0.36652899999999999</c:v>
                </c:pt>
                <c:pt idx="386">
                  <c:v>0.28376400000000002</c:v>
                </c:pt>
                <c:pt idx="387">
                  <c:v>0.852356</c:v>
                </c:pt>
                <c:pt idx="388">
                  <c:v>0.464839</c:v>
                </c:pt>
                <c:pt idx="389">
                  <c:v>0.51993900000000004</c:v>
                </c:pt>
                <c:pt idx="390">
                  <c:v>-0.14517099999999999</c:v>
                </c:pt>
                <c:pt idx="391">
                  <c:v>0.33344200000000002</c:v>
                </c:pt>
                <c:pt idx="392">
                  <c:v>1.7405189999999999</c:v>
                </c:pt>
                <c:pt idx="393">
                  <c:v>4.1231439999999999</c:v>
                </c:pt>
                <c:pt idx="394">
                  <c:v>2.1981419999999998</c:v>
                </c:pt>
                <c:pt idx="395">
                  <c:v>4.1691500000000001</c:v>
                </c:pt>
                <c:pt idx="396">
                  <c:v>2.680847</c:v>
                </c:pt>
                <c:pt idx="397">
                  <c:v>7.3529749999999998</c:v>
                </c:pt>
                <c:pt idx="398">
                  <c:v>5.786143</c:v>
                </c:pt>
                <c:pt idx="399">
                  <c:v>11.667631</c:v>
                </c:pt>
                <c:pt idx="400">
                  <c:v>5.8539830000000004</c:v>
                </c:pt>
                <c:pt idx="401">
                  <c:v>11.985426</c:v>
                </c:pt>
                <c:pt idx="402">
                  <c:v>6.2597110000000002</c:v>
                </c:pt>
                <c:pt idx="403">
                  <c:v>12.473145000000001</c:v>
                </c:pt>
                <c:pt idx="404">
                  <c:v>5.9675050000000001</c:v>
                </c:pt>
                <c:pt idx="405">
                  <c:v>11.434331</c:v>
                </c:pt>
                <c:pt idx="406">
                  <c:v>4.6519409999999999</c:v>
                </c:pt>
                <c:pt idx="407">
                  <c:v>8.3671760000000006</c:v>
                </c:pt>
                <c:pt idx="408">
                  <c:v>3.030046</c:v>
                </c:pt>
                <c:pt idx="409">
                  <c:v>5.5512449999999998</c:v>
                </c:pt>
                <c:pt idx="410">
                  <c:v>2.0854140000000001</c:v>
                </c:pt>
                <c:pt idx="411">
                  <c:v>3.7254770000000001</c:v>
                </c:pt>
                <c:pt idx="412">
                  <c:v>1.2965340000000001</c:v>
                </c:pt>
                <c:pt idx="413">
                  <c:v>2.2304490000000001</c:v>
                </c:pt>
                <c:pt idx="414">
                  <c:v>0.603711</c:v>
                </c:pt>
                <c:pt idx="415">
                  <c:v>0.90911900000000001</c:v>
                </c:pt>
                <c:pt idx="416">
                  <c:v>-3.1719999999999998E-2</c:v>
                </c:pt>
                <c:pt idx="417">
                  <c:v>-0.25708599999999998</c:v>
                </c:pt>
                <c:pt idx="418">
                  <c:v>-0.29433300000000001</c:v>
                </c:pt>
                <c:pt idx="419">
                  <c:v>-0.76227400000000001</c:v>
                </c:pt>
                <c:pt idx="420">
                  <c:v>-0.82651200000000002</c:v>
                </c:pt>
                <c:pt idx="421">
                  <c:v>-2.2125400000000002</c:v>
                </c:pt>
                <c:pt idx="422">
                  <c:v>-2.0167709999999999</c:v>
                </c:pt>
                <c:pt idx="423">
                  <c:v>-4.7213940000000001</c:v>
                </c:pt>
                <c:pt idx="424">
                  <c:v>-3.258124</c:v>
                </c:pt>
                <c:pt idx="425">
                  <c:v>-6.9695200000000002</c:v>
                </c:pt>
                <c:pt idx="426">
                  <c:v>-4.0757399999999997</c:v>
                </c:pt>
                <c:pt idx="427">
                  <c:v>-8.4437200000000008</c:v>
                </c:pt>
                <c:pt idx="428">
                  <c:v>-4.6554549999999999</c:v>
                </c:pt>
                <c:pt idx="429">
                  <c:v>-9.5791369999999993</c:v>
                </c:pt>
                <c:pt idx="430">
                  <c:v>-5.3026030000000004</c:v>
                </c:pt>
                <c:pt idx="431">
                  <c:v>-11.095190000000001</c:v>
                </c:pt>
                <c:pt idx="432">
                  <c:v>-6.0690900000000001</c:v>
                </c:pt>
                <c:pt idx="433">
                  <c:v>-11.675795000000001</c:v>
                </c:pt>
                <c:pt idx="434">
                  <c:v>-4.8617920000000003</c:v>
                </c:pt>
                <c:pt idx="435">
                  <c:v>-9.68</c:v>
                </c:pt>
                <c:pt idx="436">
                  <c:v>-4.7055369999999996</c:v>
                </c:pt>
                <c:pt idx="437">
                  <c:v>-8.4791720000000002</c:v>
                </c:pt>
                <c:pt idx="438">
                  <c:v>-2.5331760000000001</c:v>
                </c:pt>
                <c:pt idx="439">
                  <c:v>-4.6203779999999997</c:v>
                </c:pt>
                <c:pt idx="440">
                  <c:v>-1.3034079999999999</c:v>
                </c:pt>
                <c:pt idx="441">
                  <c:v>-1.434731</c:v>
                </c:pt>
                <c:pt idx="442">
                  <c:v>0.60326400000000002</c:v>
                </c:pt>
                <c:pt idx="443">
                  <c:v>1.2760229999999999</c:v>
                </c:pt>
                <c:pt idx="444">
                  <c:v>0.341586</c:v>
                </c:pt>
                <c:pt idx="445">
                  <c:v>0.34354699999999999</c:v>
                </c:pt>
                <c:pt idx="446">
                  <c:v>-0.51200199999999996</c:v>
                </c:pt>
                <c:pt idx="447">
                  <c:v>-1.3177859999999999</c:v>
                </c:pt>
                <c:pt idx="448">
                  <c:v>-0.76675099999999996</c:v>
                </c:pt>
                <c:pt idx="449">
                  <c:v>-1.122309</c:v>
                </c:pt>
                <c:pt idx="450">
                  <c:v>-0.21818399999999999</c:v>
                </c:pt>
                <c:pt idx="451">
                  <c:v>-0.64115599999999995</c:v>
                </c:pt>
                <c:pt idx="452">
                  <c:v>-0.68891899999999995</c:v>
                </c:pt>
                <c:pt idx="453">
                  <c:v>-1.3726240000000001</c:v>
                </c:pt>
                <c:pt idx="454">
                  <c:v>-0.97132600000000002</c:v>
                </c:pt>
                <c:pt idx="455">
                  <c:v>-2.4324059999999998</c:v>
                </c:pt>
                <c:pt idx="456">
                  <c:v>-1.8026690000000001</c:v>
                </c:pt>
                <c:pt idx="457">
                  <c:v>-3.7512300000000001</c:v>
                </c:pt>
                <c:pt idx="458">
                  <c:v>-2.086471</c:v>
                </c:pt>
                <c:pt idx="459">
                  <c:v>-4.5468390000000003</c:v>
                </c:pt>
                <c:pt idx="460">
                  <c:v>-2.6312120000000001</c:v>
                </c:pt>
                <c:pt idx="461">
                  <c:v>-5.2590529999999998</c:v>
                </c:pt>
                <c:pt idx="462">
                  <c:v>-2.9033540000000002</c:v>
                </c:pt>
                <c:pt idx="463">
                  <c:v>-5.5780709999999996</c:v>
                </c:pt>
                <c:pt idx="464">
                  <c:v>-2.320424</c:v>
                </c:pt>
                <c:pt idx="465">
                  <c:v>-4.9218109999999999</c:v>
                </c:pt>
                <c:pt idx="466">
                  <c:v>-3.185022</c:v>
                </c:pt>
                <c:pt idx="467">
                  <c:v>-6.5557049999999997</c:v>
                </c:pt>
                <c:pt idx="468">
                  <c:v>-3.2364860000000002</c:v>
                </c:pt>
                <c:pt idx="469">
                  <c:v>-6.125095</c:v>
                </c:pt>
                <c:pt idx="470">
                  <c:v>-2.74749</c:v>
                </c:pt>
                <c:pt idx="471">
                  <c:v>-5.522348</c:v>
                </c:pt>
                <c:pt idx="472">
                  <c:v>-2.572689</c:v>
                </c:pt>
                <c:pt idx="473">
                  <c:v>-4.9533230000000001</c:v>
                </c:pt>
                <c:pt idx="474">
                  <c:v>-2.394841</c:v>
                </c:pt>
                <c:pt idx="475">
                  <c:v>-4.9707179999999997</c:v>
                </c:pt>
                <c:pt idx="476">
                  <c:v>-2.7459009999999999</c:v>
                </c:pt>
                <c:pt idx="477">
                  <c:v>-5.2442799999999998</c:v>
                </c:pt>
                <c:pt idx="478">
                  <c:v>-2.0238619999999998</c:v>
                </c:pt>
                <c:pt idx="479">
                  <c:v>-3.7945799999999998</c:v>
                </c:pt>
                <c:pt idx="480">
                  <c:v>-2.1645490000000001</c:v>
                </c:pt>
                <c:pt idx="481">
                  <c:v>-4.5512879999999996</c:v>
                </c:pt>
                <c:pt idx="482">
                  <c:v>-2.0831200000000001</c:v>
                </c:pt>
                <c:pt idx="483">
                  <c:v>-3.6742849999999998</c:v>
                </c:pt>
                <c:pt idx="484">
                  <c:v>-1.443192</c:v>
                </c:pt>
                <c:pt idx="485">
                  <c:v>-2.829901</c:v>
                </c:pt>
                <c:pt idx="486">
                  <c:v>-1.0714250000000001</c:v>
                </c:pt>
                <c:pt idx="487">
                  <c:v>-1.953649</c:v>
                </c:pt>
                <c:pt idx="488">
                  <c:v>-0.68013199999999996</c:v>
                </c:pt>
                <c:pt idx="489">
                  <c:v>-1.183284</c:v>
                </c:pt>
                <c:pt idx="490">
                  <c:v>-0.49512699999999998</c:v>
                </c:pt>
                <c:pt idx="491">
                  <c:v>-1.0237540000000001</c:v>
                </c:pt>
                <c:pt idx="492">
                  <c:v>-0.41382400000000003</c:v>
                </c:pt>
                <c:pt idx="493">
                  <c:v>-0.72892100000000004</c:v>
                </c:pt>
                <c:pt idx="494">
                  <c:v>-0.17587700000000001</c:v>
                </c:pt>
                <c:pt idx="495">
                  <c:v>-0.218555</c:v>
                </c:pt>
                <c:pt idx="496">
                  <c:v>1.073E-2</c:v>
                </c:pt>
                <c:pt idx="497">
                  <c:v>-8.5088999999999998E-2</c:v>
                </c:pt>
                <c:pt idx="498">
                  <c:v>-4.9551999999999999E-2</c:v>
                </c:pt>
                <c:pt idx="499">
                  <c:v>-0.12107800000000001</c:v>
                </c:pt>
                <c:pt idx="500">
                  <c:v>-7.2939000000000004E-2</c:v>
                </c:pt>
                <c:pt idx="501">
                  <c:v>-6.4353999999999995E-2</c:v>
                </c:pt>
                <c:pt idx="502">
                  <c:v>1.7484E-2</c:v>
                </c:pt>
                <c:pt idx="503">
                  <c:v>-1.9750000000000002E-3</c:v>
                </c:pt>
                <c:pt idx="504">
                  <c:v>-1.4952999999999999E-2</c:v>
                </c:pt>
                <c:pt idx="505">
                  <c:v>-1.6035000000000001E-2</c:v>
                </c:pt>
                <c:pt idx="506">
                  <c:v>1.57E-3</c:v>
                </c:pt>
                <c:pt idx="507">
                  <c:v>7.6400000000000001E-3</c:v>
                </c:pt>
                <c:pt idx="508">
                  <c:v>-2.6096000000000001E-2</c:v>
                </c:pt>
                <c:pt idx="509">
                  <c:v>-1.3119E-2</c:v>
                </c:pt>
                <c:pt idx="510">
                  <c:v>1.8241E-2</c:v>
                </c:pt>
                <c:pt idx="511">
                  <c:v>1.1101E-2</c:v>
                </c:pt>
                <c:pt idx="512">
                  <c:v>2.7726000000000001E-2</c:v>
                </c:pt>
                <c:pt idx="513">
                  <c:v>0.13012799999999999</c:v>
                </c:pt>
                <c:pt idx="514">
                  <c:v>9.3431E-2</c:v>
                </c:pt>
                <c:pt idx="515">
                  <c:v>0.16945499999999999</c:v>
                </c:pt>
                <c:pt idx="516">
                  <c:v>5.6877999999999998E-2</c:v>
                </c:pt>
                <c:pt idx="517">
                  <c:v>0.112592</c:v>
                </c:pt>
                <c:pt idx="518">
                  <c:v>5.2079E-2</c:v>
                </c:pt>
                <c:pt idx="519">
                  <c:v>0.110579</c:v>
                </c:pt>
                <c:pt idx="520">
                  <c:v>3.7486999999999999E-2</c:v>
                </c:pt>
                <c:pt idx="521">
                  <c:v>5.8379E-2</c:v>
                </c:pt>
                <c:pt idx="522">
                  <c:v>2.8617E-2</c:v>
                </c:pt>
                <c:pt idx="523">
                  <c:v>5.1908000000000003E-2</c:v>
                </c:pt>
                <c:pt idx="524">
                  <c:v>-4.3580000000000001E-2</c:v>
                </c:pt>
                <c:pt idx="525">
                  <c:v>-0.113205</c:v>
                </c:pt>
                <c:pt idx="526">
                  <c:v>-2.0357E-2</c:v>
                </c:pt>
                <c:pt idx="527">
                  <c:v>6.7239999999999999E-3</c:v>
                </c:pt>
                <c:pt idx="528">
                  <c:v>1.3004999999999999E-2</c:v>
                </c:pt>
                <c:pt idx="529">
                  <c:v>9.0980000000000002E-3</c:v>
                </c:pt>
                <c:pt idx="530">
                  <c:v>-3.7230000000000002E-3</c:v>
                </c:pt>
                <c:pt idx="531">
                  <c:v>1.0217E-2</c:v>
                </c:pt>
                <c:pt idx="532">
                  <c:v>3.0925000000000001E-2</c:v>
                </c:pt>
                <c:pt idx="533">
                  <c:v>6.9145999999999999E-2</c:v>
                </c:pt>
                <c:pt idx="534">
                  <c:v>1.8238999999999998E-2</c:v>
                </c:pt>
                <c:pt idx="535">
                  <c:v>3.7579000000000001E-2</c:v>
                </c:pt>
                <c:pt idx="536">
                  <c:v>1.4604000000000001E-2</c:v>
                </c:pt>
                <c:pt idx="537">
                  <c:v>2.7192999999999998E-2</c:v>
                </c:pt>
                <c:pt idx="538">
                  <c:v>3.0984999999999999E-2</c:v>
                </c:pt>
                <c:pt idx="539">
                  <c:v>5.5634000000000003E-2</c:v>
                </c:pt>
                <c:pt idx="540">
                  <c:v>1.6146000000000001E-2</c:v>
                </c:pt>
                <c:pt idx="541">
                  <c:v>4.6156999999999997E-2</c:v>
                </c:pt>
                <c:pt idx="542">
                  <c:v>3.5028999999999998E-2</c:v>
                </c:pt>
                <c:pt idx="543">
                  <c:v>5.9626999999999999E-2</c:v>
                </c:pt>
                <c:pt idx="544">
                  <c:v>1.6770000000000001E-3</c:v>
                </c:pt>
                <c:pt idx="545">
                  <c:v>2.0323999999999998E-2</c:v>
                </c:pt>
                <c:pt idx="546">
                  <c:v>2.6335999999999998E-2</c:v>
                </c:pt>
                <c:pt idx="547">
                  <c:v>4.5150000000000003E-2</c:v>
                </c:pt>
                <c:pt idx="548">
                  <c:v>3.6022999999999999E-2</c:v>
                </c:pt>
                <c:pt idx="549">
                  <c:v>8.7780999999999998E-2</c:v>
                </c:pt>
                <c:pt idx="550">
                  <c:v>8.8929999999999995E-2</c:v>
                </c:pt>
                <c:pt idx="551">
                  <c:v>0.17125699999999999</c:v>
                </c:pt>
                <c:pt idx="552">
                  <c:v>6.6435999999999995E-2</c:v>
                </c:pt>
                <c:pt idx="553">
                  <c:v>0.14100399999999999</c:v>
                </c:pt>
                <c:pt idx="554">
                  <c:v>8.3878999999999995E-2</c:v>
                </c:pt>
                <c:pt idx="555">
                  <c:v>0.19414899999999999</c:v>
                </c:pt>
                <c:pt idx="556">
                  <c:v>0.14857799999999999</c:v>
                </c:pt>
                <c:pt idx="557">
                  <c:v>0.25578400000000001</c:v>
                </c:pt>
                <c:pt idx="558">
                  <c:v>2.9266E-2</c:v>
                </c:pt>
                <c:pt idx="559">
                  <c:v>4.7107999999999997E-2</c:v>
                </c:pt>
                <c:pt idx="560">
                  <c:v>0.110065</c:v>
                </c:pt>
                <c:pt idx="561">
                  <c:v>0.229016</c:v>
                </c:pt>
                <c:pt idx="562">
                  <c:v>8.2377000000000006E-2</c:v>
                </c:pt>
                <c:pt idx="563">
                  <c:v>0.118934</c:v>
                </c:pt>
                <c:pt idx="564">
                  <c:v>2.9880000000000002E-3</c:v>
                </c:pt>
                <c:pt idx="565">
                  <c:v>-2.9297E-2</c:v>
                </c:pt>
                <c:pt idx="566">
                  <c:v>-2.9316999999999999E-2</c:v>
                </c:pt>
                <c:pt idx="567">
                  <c:v>-3.9493E-2</c:v>
                </c:pt>
                <c:pt idx="568">
                  <c:v>-2.9693000000000001E-2</c:v>
                </c:pt>
                <c:pt idx="569">
                  <c:v>-7.9957E-2</c:v>
                </c:pt>
                <c:pt idx="570">
                  <c:v>-1.0947999999999999E-2</c:v>
                </c:pt>
                <c:pt idx="571">
                  <c:v>-1.1592999999999999E-2</c:v>
                </c:pt>
                <c:pt idx="572">
                  <c:v>1.4895E-2</c:v>
                </c:pt>
                <c:pt idx="573">
                  <c:v>4.1083000000000001E-2</c:v>
                </c:pt>
                <c:pt idx="574">
                  <c:v>-5.0509999999999999E-2</c:v>
                </c:pt>
                <c:pt idx="575">
                  <c:v>-7.7287999999999996E-2</c:v>
                </c:pt>
                <c:pt idx="576">
                  <c:v>-2.7515999999999999E-2</c:v>
                </c:pt>
                <c:pt idx="577">
                  <c:v>-7.7313000000000007E-2</c:v>
                </c:pt>
                <c:pt idx="578">
                  <c:v>-2.3158000000000002E-2</c:v>
                </c:pt>
                <c:pt idx="579">
                  <c:v>4.6384000000000002E-2</c:v>
                </c:pt>
                <c:pt idx="580">
                  <c:v>5.6066999999999999E-2</c:v>
                </c:pt>
                <c:pt idx="581">
                  <c:v>2.3896000000000001E-2</c:v>
                </c:pt>
                <c:pt idx="582">
                  <c:v>-8.5987999999999995E-2</c:v>
                </c:pt>
                <c:pt idx="583">
                  <c:v>-0.27688800000000002</c:v>
                </c:pt>
                <c:pt idx="584">
                  <c:v>-0.29649799999999998</c:v>
                </c:pt>
                <c:pt idx="585">
                  <c:v>-0.70290600000000003</c:v>
                </c:pt>
                <c:pt idx="586">
                  <c:v>-0.47177599999999997</c:v>
                </c:pt>
                <c:pt idx="587">
                  <c:v>-0.978796</c:v>
                </c:pt>
                <c:pt idx="588">
                  <c:v>-0.517787</c:v>
                </c:pt>
                <c:pt idx="589">
                  <c:v>-1.0837030000000001</c:v>
                </c:pt>
                <c:pt idx="590">
                  <c:v>-0.55455900000000002</c:v>
                </c:pt>
                <c:pt idx="591">
                  <c:v>-1.0037929999999999</c:v>
                </c:pt>
                <c:pt idx="592">
                  <c:v>-0.338148</c:v>
                </c:pt>
                <c:pt idx="593">
                  <c:v>-0.65160200000000001</c:v>
                </c:pt>
                <c:pt idx="594">
                  <c:v>-0.28221299999999999</c:v>
                </c:pt>
              </c:numCache>
            </c:numRef>
          </c:val>
          <c:smooth val="0"/>
          <c:extLst>
            <c:ext xmlns:c16="http://schemas.microsoft.com/office/drawing/2014/chart" uri="{C3380CC4-5D6E-409C-BE32-E72D297353CC}">
              <c16:uniqueId val="{00000002-634B-463C-B017-A6C49748C347}"/>
            </c:ext>
          </c:extLst>
        </c:ser>
        <c:dLbls>
          <c:showLegendKey val="0"/>
          <c:showVal val="0"/>
          <c:showCatName val="0"/>
          <c:showSerName val="0"/>
          <c:showPercent val="0"/>
          <c:showBubbleSize val="0"/>
        </c:dLbls>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4367813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Gesture</a:t>
            </a:r>
            <a:r>
              <a:rPr lang="en-US" baseline="0"/>
              <a:t> 2 Gyro Angle Change</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Gyro_X</c:v>
                </c:pt>
              </c:strCache>
            </c:strRef>
          </c:tx>
          <c:spPr>
            <a:ln w="28575" cap="rnd">
              <a:solidFill>
                <a:schemeClr val="accent1"/>
              </a:solidFill>
              <a:round/>
            </a:ln>
            <a:effectLst/>
          </c:spPr>
          <c:marker>
            <c:symbol val="none"/>
          </c:marker>
          <c:val>
            <c:numRef>
              <c:f>Sheet1!$P$2:$P$1000</c:f>
              <c:numCache>
                <c:formatCode>General</c:formatCode>
                <c:ptCount val="999"/>
                <c:pt idx="0">
                  <c:v>11.483332733272286</c:v>
                </c:pt>
                <c:pt idx="1">
                  <c:v>11.20865131860684</c:v>
                </c:pt>
                <c:pt idx="2">
                  <c:v>10.690237652234703</c:v>
                </c:pt>
                <c:pt idx="3">
                  <c:v>9.9167133191900074</c:v>
                </c:pt>
                <c:pt idx="4">
                  <c:v>8.8381544328062063</c:v>
                </c:pt>
                <c:pt idx="5">
                  <c:v>7.4499480441500827</c:v>
                </c:pt>
                <c:pt idx="6">
                  <c:v>5.7858689632670801</c:v>
                </c:pt>
                <c:pt idx="7">
                  <c:v>3.937500504001739</c:v>
                </c:pt>
                <c:pt idx="8">
                  <c:v>1.9888866739217042</c:v>
                </c:pt>
                <c:pt idx="9">
                  <c:v>-6.9787399556729773E-2</c:v>
                </c:pt>
                <c:pt idx="10">
                  <c:v>-2.4123886715655951</c:v>
                </c:pt>
                <c:pt idx="11">
                  <c:v>-5.1658205581342829</c:v>
                </c:pt>
                <c:pt idx="12">
                  <c:v>-8.3036730469715962</c:v>
                </c:pt>
                <c:pt idx="13">
                  <c:v>-11.663755766032164</c:v>
                </c:pt>
                <c:pt idx="14">
                  <c:v>-15.06646761071152</c:v>
                </c:pt>
                <c:pt idx="15">
                  <c:v>-18.44733143849729</c:v>
                </c:pt>
                <c:pt idx="16">
                  <c:v>-21.869615969727345</c:v>
                </c:pt>
                <c:pt idx="17">
                  <c:v>-25.608675050332799</c:v>
                </c:pt>
                <c:pt idx="18">
                  <c:v>-29.754508889326143</c:v>
                </c:pt>
                <c:pt idx="19">
                  <c:v>-33.953294431539618</c:v>
                </c:pt>
                <c:pt idx="20">
                  <c:v>-37.835289962908831</c:v>
                </c:pt>
                <c:pt idx="21">
                  <c:v>-41.253804563650654</c:v>
                </c:pt>
                <c:pt idx="22">
                  <c:v>-44.297161372377644</c:v>
                </c:pt>
                <c:pt idx="23">
                  <c:v>-47.200666264930092</c:v>
                </c:pt>
                <c:pt idx="24">
                  <c:v>-50.183196259631487</c:v>
                </c:pt>
                <c:pt idx="25">
                  <c:v>-53.468727314438851</c:v>
                </c:pt>
                <c:pt idx="26">
                  <c:v>-57.198721368150075</c:v>
                </c:pt>
                <c:pt idx="27">
                  <c:v>-61.152021160787072</c:v>
                </c:pt>
                <c:pt idx="28">
                  <c:v>-64.748448977571343</c:v>
                </c:pt>
                <c:pt idx="29">
                  <c:v>-67.573326578019916</c:v>
                </c:pt>
                <c:pt idx="30">
                  <c:v>-69.613693386459531</c:v>
                </c:pt>
                <c:pt idx="31">
                  <c:v>-71.198083938730335</c:v>
                </c:pt>
                <c:pt idx="32">
                  <c:v>-72.68480017995573</c:v>
                </c:pt>
                <c:pt idx="33">
                  <c:v>-74.113199956356624</c:v>
                </c:pt>
                <c:pt idx="34">
                  <c:v>-75.221796357229493</c:v>
                </c:pt>
                <c:pt idx="35">
                  <c:v>-75.672405070084906</c:v>
                </c:pt>
                <c:pt idx="36">
                  <c:v>-75.212457388683205</c:v>
                </c:pt>
                <c:pt idx="37">
                  <c:v>-73.812716360909548</c:v>
                </c:pt>
                <c:pt idx="38">
                  <c:v>-71.733979153691351</c:v>
                </c:pt>
                <c:pt idx="39">
                  <c:v>-69.38049841061752</c:v>
                </c:pt>
                <c:pt idx="40">
                  <c:v>-67.073367022405165</c:v>
                </c:pt>
                <c:pt idx="41">
                  <c:v>-64.904221381957058</c:v>
                </c:pt>
                <c:pt idx="42">
                  <c:v>-62.728465774317918</c:v>
                </c:pt>
                <c:pt idx="43">
                  <c:v>-60.373327558831555</c:v>
                </c:pt>
                <c:pt idx="44">
                  <c:v>-57.802028227654915</c:v>
                </c:pt>
                <c:pt idx="45">
                  <c:v>-55.087859243101818</c:v>
                </c:pt>
                <c:pt idx="46">
                  <c:v>-52.244234618239787</c:v>
                </c:pt>
                <c:pt idx="47">
                  <c:v>-49.216602605874989</c:v>
                </c:pt>
                <c:pt idx="48">
                  <c:v>-45.912370673757493</c:v>
                </c:pt>
                <c:pt idx="49">
                  <c:v>-42.309800420282343</c:v>
                </c:pt>
                <c:pt idx="50">
                  <c:v>-38.404684211876692</c:v>
                </c:pt>
                <c:pt idx="51">
                  <c:v>-34.217406647639159</c:v>
                </c:pt>
                <c:pt idx="52">
                  <c:v>-29.902051354686375</c:v>
                </c:pt>
                <c:pt idx="53">
                  <c:v>-25.631143467592647</c:v>
                </c:pt>
                <c:pt idx="54">
                  <c:v>-21.450814178240794</c:v>
                </c:pt>
                <c:pt idx="55">
                  <c:v>-17.38370099467598</c:v>
                </c:pt>
                <c:pt idx="56">
                  <c:v>-13.39667403478246</c:v>
                </c:pt>
                <c:pt idx="57">
                  <c:v>-9.3629007940868121</c:v>
                </c:pt>
                <c:pt idx="58">
                  <c:v>-5.231640338205076</c:v>
                </c:pt>
                <c:pt idx="59">
                  <c:v>-1.0691906114409744</c:v>
                </c:pt>
                <c:pt idx="60">
                  <c:v>2.9648022607878453</c:v>
                </c:pt>
                <c:pt idx="61">
                  <c:v>6.6712921755720878</c:v>
                </c:pt>
                <c:pt idx="62">
                  <c:v>9.9830472120606455</c:v>
                </c:pt>
                <c:pt idx="63">
                  <c:v>12.958768327819433</c:v>
                </c:pt>
                <c:pt idx="64">
                  <c:v>15.688013761263043</c:v>
                </c:pt>
                <c:pt idx="65">
                  <c:v>18.370439346037784</c:v>
                </c:pt>
                <c:pt idx="66">
                  <c:v>21.240330419117029</c:v>
                </c:pt>
                <c:pt idx="67">
                  <c:v>24.265600530734691</c:v>
                </c:pt>
                <c:pt idx="68">
                  <c:v>27.373002380119996</c:v>
                </c:pt>
                <c:pt idx="69">
                  <c:v>30.311676652517594</c:v>
                </c:pt>
                <c:pt idx="70">
                  <c:v>32.654307779467239</c:v>
                </c:pt>
                <c:pt idx="71">
                  <c:v>34.019211623877894</c:v>
                </c:pt>
                <c:pt idx="72">
                  <c:v>34.22331503140034</c:v>
                </c:pt>
                <c:pt idx="73">
                  <c:v>33.467942290772335</c:v>
                </c:pt>
                <c:pt idx="74">
                  <c:v>32.275603184956886</c:v>
                </c:pt>
                <c:pt idx="75">
                  <c:v>31.239390921257748</c:v>
                </c:pt>
                <c:pt idx="76">
                  <c:v>30.698543702832591</c:v>
                </c:pt>
                <c:pt idx="77">
                  <c:v>30.592914228775935</c:v>
                </c:pt>
                <c:pt idx="78">
                  <c:v>30.578875104200417</c:v>
                </c:pt>
                <c:pt idx="79">
                  <c:v>30.341894202116407</c:v>
                </c:pt>
                <c:pt idx="80">
                  <c:v>29.714497078074078</c:v>
                </c:pt>
                <c:pt idx="81">
                  <c:v>28.662458976512596</c:v>
                </c:pt>
                <c:pt idx="82">
                  <c:v>27.297246956982342</c:v>
                </c:pt>
                <c:pt idx="83">
                  <c:v>25.843054717842694</c:v>
                </c:pt>
                <c:pt idx="84">
                  <c:v>24.436132463485841</c:v>
                </c:pt>
                <c:pt idx="85">
                  <c:v>23.257346454216123</c:v>
                </c:pt>
                <c:pt idx="86">
                  <c:v>22.4325259851318</c:v>
                </c:pt>
                <c:pt idx="87">
                  <c:v>22.036800425429163</c:v>
                </c:pt>
                <c:pt idx="88">
                  <c:v>22.04921633692058</c:v>
                </c:pt>
                <c:pt idx="89">
                  <c:v>22.240665090182166</c:v>
                </c:pt>
                <c:pt idx="90">
                  <c:v>22.342130168378525</c:v>
                </c:pt>
                <c:pt idx="91">
                  <c:v>22.109490165010957</c:v>
                </c:pt>
                <c:pt idx="92">
                  <c:v>21.472783721710741</c:v>
                </c:pt>
                <c:pt idx="93">
                  <c:v>20.500798927276524</c:v>
                </c:pt>
                <c:pt idx="94">
                  <c:v>19.280164128730995</c:v>
                </c:pt>
                <c:pt idx="95">
                  <c:v>17.984202866156377</c:v>
                </c:pt>
                <c:pt idx="96">
                  <c:v>16.822962268833248</c:v>
                </c:pt>
                <c:pt idx="97">
                  <c:v>15.847342503456581</c:v>
                </c:pt>
                <c:pt idx="98">
                  <c:v>15.00582665338745</c:v>
                </c:pt>
                <c:pt idx="99">
                  <c:v>14.196050840319701</c:v>
                </c:pt>
                <c:pt idx="100">
                  <c:v>13.241072743513307</c:v>
                </c:pt>
                <c:pt idx="101">
                  <c:v>12.05228224864304</c:v>
                </c:pt>
                <c:pt idx="102">
                  <c:v>10.62409174367018</c:v>
                </c:pt>
                <c:pt idx="103">
                  <c:v>8.9697319487967739</c:v>
                </c:pt>
                <c:pt idx="104">
                  <c:v>7.037931129820838</c:v>
                </c:pt>
                <c:pt idx="105">
                  <c:v>4.7424298072244211</c:v>
                </c:pt>
                <c:pt idx="106">
                  <c:v>2.0887898510799325</c:v>
                </c:pt>
                <c:pt idx="107">
                  <c:v>-0.84209768594166612</c:v>
                </c:pt>
                <c:pt idx="108">
                  <c:v>-3.8253986122228327</c:v>
                </c:pt>
                <c:pt idx="109">
                  <c:v>-6.7299223399783763</c:v>
                </c:pt>
                <c:pt idx="110">
                  <c:v>-9.865573993178808</c:v>
                </c:pt>
                <c:pt idx="111">
                  <c:v>-13.423343553315231</c:v>
                </c:pt>
                <c:pt idx="112">
                  <c:v>-17.391198622248925</c:v>
                </c:pt>
                <c:pt idx="113">
                  <c:v>-21.504629989803945</c:v>
                </c:pt>
                <c:pt idx="114">
                  <c:v>-25.276988670007867</c:v>
                </c:pt>
                <c:pt idx="115">
                  <c:v>-28.345123496607705</c:v>
                </c:pt>
                <c:pt idx="116">
                  <c:v>-30.647858746675549</c:v>
                </c:pt>
                <c:pt idx="117">
                  <c:v>-32.70397963174203</c:v>
                </c:pt>
                <c:pt idx="118">
                  <c:v>-35.36833215910719</c:v>
                </c:pt>
                <c:pt idx="119">
                  <c:v>-39.078069515925044</c:v>
                </c:pt>
                <c:pt idx="120">
                  <c:v>-43.774411445606539</c:v>
                </c:pt>
                <c:pt idx="121">
                  <c:v>-48.820812216694399</c:v>
                </c:pt>
                <c:pt idx="122">
                  <c:v>-53.435939452360515</c:v>
                </c:pt>
                <c:pt idx="123">
                  <c:v>-57.153902683313298</c:v>
                </c:pt>
                <c:pt idx="124">
                  <c:v>-59.993338929647031</c:v>
                </c:pt>
                <c:pt idx="125">
                  <c:v>-62.206422631054096</c:v>
                </c:pt>
                <c:pt idx="126">
                  <c:v>-64.035351398433008</c:v>
                </c:pt>
                <c:pt idx="127">
                  <c:v>-65.516226110464345</c:v>
                </c:pt>
                <c:pt idx="128">
                  <c:v>-66.414692668255057</c:v>
                </c:pt>
                <c:pt idx="129">
                  <c:v>-66.558112054889961</c:v>
                </c:pt>
                <c:pt idx="130">
                  <c:v>-65.812224033792162</c:v>
                </c:pt>
                <c:pt idx="131">
                  <c:v>-64.255914673116322</c:v>
                </c:pt>
                <c:pt idx="132">
                  <c:v>-62.243868959653994</c:v>
                </c:pt>
                <c:pt idx="133">
                  <c:v>-60.116134680460917</c:v>
                </c:pt>
                <c:pt idx="134">
                  <c:v>-58.030436006851694</c:v>
                </c:pt>
                <c:pt idx="135">
                  <c:v>-55.939033826714663</c:v>
                </c:pt>
                <c:pt idx="136">
                  <c:v>-53.709218350180372</c:v>
                </c:pt>
                <c:pt idx="137">
                  <c:v>-51.206403323176765</c:v>
                </c:pt>
                <c:pt idx="138">
                  <c:v>-48.402969616713229</c:v>
                </c:pt>
                <c:pt idx="139">
                  <c:v>-45.339083684378963</c:v>
                </c:pt>
                <c:pt idx="140">
                  <c:v>-42.082728730691379</c:v>
                </c:pt>
                <c:pt idx="141">
                  <c:v>-38.735877656077555</c:v>
                </c:pt>
                <c:pt idx="142">
                  <c:v>-35.407405782955998</c:v>
                </c:pt>
                <c:pt idx="143">
                  <c:v>-32.100653447296885</c:v>
                </c:pt>
                <c:pt idx="144">
                  <c:v>-28.728305978350949</c:v>
                </c:pt>
                <c:pt idx="145">
                  <c:v>-25.21552709878393</c:v>
                </c:pt>
                <c:pt idx="146">
                  <c:v>-21.56765223680825</c:v>
                </c:pt>
                <c:pt idx="147">
                  <c:v>-17.895369172072083</c:v>
                </c:pt>
                <c:pt idx="148">
                  <c:v>-14.308144008630642</c:v>
                </c:pt>
                <c:pt idx="149">
                  <c:v>-10.866347628458028</c:v>
                </c:pt>
                <c:pt idx="150">
                  <c:v>-7.6097745358888673</c:v>
                </c:pt>
                <c:pt idx="151">
                  <c:v>-4.5134172851710899</c:v>
                </c:pt>
                <c:pt idx="152">
                  <c:v>-1.5310207594676681</c:v>
                </c:pt>
                <c:pt idx="153">
                  <c:v>1.4313010357216851</c:v>
                </c:pt>
                <c:pt idx="154">
                  <c:v>4.4129076750072507</c:v>
                </c:pt>
                <c:pt idx="155">
                  <c:v>7.3540267215071058</c:v>
                </c:pt>
                <c:pt idx="156">
                  <c:v>10.317733767076964</c:v>
                </c:pt>
                <c:pt idx="157">
                  <c:v>13.247172591735424</c:v>
                </c:pt>
                <c:pt idx="158">
                  <c:v>16.136770159900717</c:v>
                </c:pt>
                <c:pt idx="159">
                  <c:v>19.014421196702703</c:v>
                </c:pt>
                <c:pt idx="160">
                  <c:v>21.651987272768647</c:v>
                </c:pt>
                <c:pt idx="161">
                  <c:v>23.897032727313274</c:v>
                </c:pt>
                <c:pt idx="162">
                  <c:v>25.776944592767009</c:v>
                </c:pt>
                <c:pt idx="163">
                  <c:v>27.308936380911668</c:v>
                </c:pt>
                <c:pt idx="164">
                  <c:v>28.471115413293433</c:v>
                </c:pt>
                <c:pt idx="165">
                  <c:v>29.183644205027562</c:v>
                </c:pt>
                <c:pt idx="166">
                  <c:v>29.479763400927013</c:v>
                </c:pt>
                <c:pt idx="167">
                  <c:v>29.626690432908472</c:v>
                </c:pt>
                <c:pt idx="168">
                  <c:v>29.753586124250301</c:v>
                </c:pt>
                <c:pt idx="169">
                  <c:v>29.884888161765293</c:v>
                </c:pt>
                <c:pt idx="170">
                  <c:v>30.043665898529987</c:v>
                </c:pt>
                <c:pt idx="171">
                  <c:v>30.226383540559386</c:v>
                </c:pt>
                <c:pt idx="172">
                  <c:v>30.200433769748198</c:v>
                </c:pt>
                <c:pt idx="173">
                  <c:v>29.776221154353234</c:v>
                </c:pt>
                <c:pt idx="174">
                  <c:v>28.867887891266168</c:v>
                </c:pt>
                <c:pt idx="175">
                  <c:v>27.502602513440845</c:v>
                </c:pt>
                <c:pt idx="176">
                  <c:v>25.913984783172026</c:v>
                </c:pt>
                <c:pt idx="177">
                  <c:v>24.308381487508584</c:v>
                </c:pt>
                <c:pt idx="178">
                  <c:v>22.888045557758414</c:v>
                </c:pt>
                <c:pt idx="179">
                  <c:v>21.769401766603245</c:v>
                </c:pt>
                <c:pt idx="180">
                  <c:v>20.94550741127118</c:v>
                </c:pt>
                <c:pt idx="181">
                  <c:v>20.315828583045757</c:v>
                </c:pt>
                <c:pt idx="182">
                  <c:v>19.683681131384841</c:v>
                </c:pt>
                <c:pt idx="183">
                  <c:v>18.952306468757143</c:v>
                </c:pt>
                <c:pt idx="184">
                  <c:v>18.093710959382001</c:v>
                </c:pt>
                <c:pt idx="185">
                  <c:v>17.163002360194358</c:v>
                </c:pt>
                <c:pt idx="186">
                  <c:v>16.246391572990468</c:v>
                </c:pt>
                <c:pt idx="187">
                  <c:v>15.43186876153066</c:v>
                </c:pt>
                <c:pt idx="188">
                  <c:v>14.806814806300048</c:v>
                </c:pt>
                <c:pt idx="189">
                  <c:v>14.383872270174047</c:v>
                </c:pt>
                <c:pt idx="190">
                  <c:v>14.124493504770566</c:v>
                </c:pt>
                <c:pt idx="191">
                  <c:v>13.917062594675155</c:v>
                </c:pt>
                <c:pt idx="192">
                  <c:v>13.596894402781652</c:v>
                </c:pt>
                <c:pt idx="193">
                  <c:v>13.029598714726021</c:v>
                </c:pt>
                <c:pt idx="194">
                  <c:v>12.093832980431499</c:v>
                </c:pt>
                <c:pt idx="195">
                  <c:v>10.693787600822869</c:v>
                </c:pt>
                <c:pt idx="196">
                  <c:v>8.8520572288064123</c:v>
                </c:pt>
                <c:pt idx="197">
                  <c:v>6.6166717442302838</c:v>
                </c:pt>
                <c:pt idx="198">
                  <c:v>3.9651215893456784</c:v>
                </c:pt>
                <c:pt idx="199">
                  <c:v>0.84093879755876477</c:v>
                </c:pt>
                <c:pt idx="200">
                  <c:v>-2.7178956383924104</c:v>
                </c:pt>
                <c:pt idx="201">
                  <c:v>-6.4752707456245613</c:v>
                </c:pt>
                <c:pt idx="202">
                  <c:v>-10.065359770712069</c:v>
                </c:pt>
                <c:pt idx="203">
                  <c:v>-13.255264235297828</c:v>
                </c:pt>
                <c:pt idx="204">
                  <c:v>-16.00431007059187</c:v>
                </c:pt>
                <c:pt idx="205">
                  <c:v>-18.570246869180032</c:v>
                </c:pt>
                <c:pt idx="206">
                  <c:v>-21.45239961179643</c:v>
                </c:pt>
                <c:pt idx="207">
                  <c:v>-25.0321843195605</c:v>
                </c:pt>
                <c:pt idx="208">
                  <c:v>-29.472455013169292</c:v>
                </c:pt>
                <c:pt idx="209">
                  <c:v>-34.658576412905902</c:v>
                </c:pt>
                <c:pt idx="210">
                  <c:v>-39.945182264647784</c:v>
                </c:pt>
                <c:pt idx="211">
                  <c:v>-44.80896991935483</c:v>
                </c:pt>
                <c:pt idx="212">
                  <c:v>-49.060782880967736</c:v>
                </c:pt>
                <c:pt idx="213">
                  <c:v>-52.781629423348377</c:v>
                </c:pt>
                <c:pt idx="214">
                  <c:v>-56.284751154881405</c:v>
                </c:pt>
                <c:pt idx="215">
                  <c:v>-59.782989271783777</c:v>
                </c:pt>
                <c:pt idx="216">
                  <c:v>-63.386390966348095</c:v>
                </c:pt>
                <c:pt idx="217">
                  <c:v>-66.688815907021123</c:v>
                </c:pt>
                <c:pt idx="218">
                  <c:v>-69.0059750488807</c:v>
                </c:pt>
                <c:pt idx="219">
                  <c:v>-69.916066487903095</c:v>
                </c:pt>
                <c:pt idx="220">
                  <c:v>-69.400973078145029</c:v>
                </c:pt>
                <c:pt idx="221">
                  <c:v>-67.813562816582134</c:v>
                </c:pt>
                <c:pt idx="222">
                  <c:v>-65.654270580250483</c:v>
                </c:pt>
                <c:pt idx="223">
                  <c:v>-63.271076248645471</c:v>
                </c:pt>
                <c:pt idx="224">
                  <c:v>-60.89746554367256</c:v>
                </c:pt>
                <c:pt idx="225">
                  <c:v>-58.518733592799109</c:v>
                </c:pt>
                <c:pt idx="226">
                  <c:v>-55.945750400943133</c:v>
                </c:pt>
                <c:pt idx="227">
                  <c:v>-53.089756472924265</c:v>
                </c:pt>
                <c:pt idx="228">
                  <c:v>-50.006032443465777</c:v>
                </c:pt>
                <c:pt idx="229">
                  <c:v>-46.815729974596465</c:v>
                </c:pt>
                <c:pt idx="230">
                  <c:v>-43.589076755104529</c:v>
                </c:pt>
                <c:pt idx="231">
                  <c:v>-40.277902520002435</c:v>
                </c:pt>
                <c:pt idx="232">
                  <c:v>-36.828439989602387</c:v>
                </c:pt>
                <c:pt idx="233">
                  <c:v>-33.225488229810331</c:v>
                </c:pt>
                <c:pt idx="234">
                  <c:v>-29.500498225214127</c:v>
                </c:pt>
                <c:pt idx="235">
                  <c:v>-25.674858300709843</c:v>
                </c:pt>
                <c:pt idx="236">
                  <c:v>-21.787333094695647</c:v>
                </c:pt>
                <c:pt idx="237">
                  <c:v>-17.909950652801733</c:v>
                </c:pt>
                <c:pt idx="238">
                  <c:v>-14.058618759745698</c:v>
                </c:pt>
                <c:pt idx="239">
                  <c:v>-10.284835964550783</c:v>
                </c:pt>
                <c:pt idx="240">
                  <c:v>-6.7545464052597683</c:v>
                </c:pt>
                <c:pt idx="241">
                  <c:v>-3.5089969371545728</c:v>
                </c:pt>
                <c:pt idx="242">
                  <c:v>-0.51217427841148144</c:v>
                </c:pt>
                <c:pt idx="243">
                  <c:v>2.2884588671567481</c:v>
                </c:pt>
                <c:pt idx="244">
                  <c:v>5.0012592898136141</c:v>
                </c:pt>
                <c:pt idx="245">
                  <c:v>7.6770854040173422</c:v>
                </c:pt>
                <c:pt idx="246">
                  <c:v>10.350775055936994</c:v>
                </c:pt>
                <c:pt idx="247">
                  <c:v>13.083960114818254</c:v>
                </c:pt>
                <c:pt idx="248">
                  <c:v>15.779436132521887</c:v>
                </c:pt>
                <c:pt idx="249">
                  <c:v>18.346297909871449</c:v>
                </c:pt>
                <c:pt idx="250">
                  <c:v>20.706785991674021</c:v>
                </c:pt>
                <c:pt idx="251">
                  <c:v>22.81022913184054</c:v>
                </c:pt>
                <c:pt idx="252">
                  <c:v>24.711810569203728</c:v>
                </c:pt>
                <c:pt idx="253">
                  <c:v>26.427785617819655</c:v>
                </c:pt>
                <c:pt idx="254">
                  <c:v>28.022077965463261</c:v>
                </c:pt>
                <c:pt idx="255">
                  <c:v>29.511327026153996</c:v>
                </c:pt>
                <c:pt idx="256">
                  <c:v>30.780112905630915</c:v>
                </c:pt>
                <c:pt idx="257">
                  <c:v>31.778213847518298</c:v>
                </c:pt>
                <c:pt idx="258">
                  <c:v>32.434956310567934</c:v>
                </c:pt>
                <c:pt idx="259">
                  <c:v>32.625971164356578</c:v>
                </c:pt>
                <c:pt idx="260">
                  <c:v>32.355456221069453</c:v>
                </c:pt>
                <c:pt idx="261">
                  <c:v>31.640981056648059</c:v>
                </c:pt>
                <c:pt idx="262">
                  <c:v>30.4733880755151</c:v>
                </c:pt>
                <c:pt idx="263">
                  <c:v>29.041857534004798</c:v>
                </c:pt>
                <c:pt idx="264">
                  <c:v>27.5801827233247</c:v>
                </c:pt>
                <c:pt idx="265">
                  <c:v>26.343923988858204</c:v>
                </c:pt>
                <c:pt idx="266">
                  <c:v>25.548267649081041</c:v>
                </c:pt>
                <c:pt idx="267">
                  <c:v>25.25893821609942</c:v>
                </c:pt>
                <c:pt idx="268">
                  <c:v>25.32578801177743</c:v>
                </c:pt>
                <c:pt idx="269">
                  <c:v>25.486865591541882</c:v>
                </c:pt>
                <c:pt idx="270">
                  <c:v>25.441407019711043</c:v>
                </c:pt>
                <c:pt idx="271">
                  <c:v>25.028578499316819</c:v>
                </c:pt>
                <c:pt idx="272">
                  <c:v>24.302907889330481</c:v>
                </c:pt>
                <c:pt idx="273">
                  <c:v>23.396069731543871</c:v>
                </c:pt>
                <c:pt idx="274">
                  <c:v>22.378544016912993</c:v>
                </c:pt>
                <c:pt idx="275">
                  <c:v>21.309833236574732</c:v>
                </c:pt>
                <c:pt idx="276">
                  <c:v>20.201512891843237</c:v>
                </c:pt>
                <c:pt idx="277">
                  <c:v>19.05017299400637</c:v>
                </c:pt>
                <c:pt idx="278">
                  <c:v>17.876987174126242</c:v>
                </c:pt>
                <c:pt idx="279">
                  <c:v>16.595607110643719</c:v>
                </c:pt>
                <c:pt idx="280">
                  <c:v>15.161494288430845</c:v>
                </c:pt>
                <c:pt idx="281">
                  <c:v>13.588676142662228</c:v>
                </c:pt>
                <c:pt idx="282">
                  <c:v>11.875443199808984</c:v>
                </c:pt>
                <c:pt idx="283">
                  <c:v>10.033771615812805</c:v>
                </c:pt>
                <c:pt idx="284">
                  <c:v>8.1073603434965502</c:v>
                </c:pt>
                <c:pt idx="285">
                  <c:v>6.1282267966266186</c:v>
                </c:pt>
                <c:pt idx="286">
                  <c:v>4.180626400694087</c:v>
                </c:pt>
                <c:pt idx="287">
                  <c:v>2.2922835126802057</c:v>
                </c:pt>
                <c:pt idx="288">
                  <c:v>0.30778424242660174</c:v>
                </c:pt>
                <c:pt idx="289">
                  <c:v>-1.9980909424219304</c:v>
                </c:pt>
                <c:pt idx="290">
                  <c:v>-4.8207662835734917</c:v>
                </c:pt>
                <c:pt idx="291">
                  <c:v>-8.1905347379020217</c:v>
                </c:pt>
                <c:pt idx="292">
                  <c:v>-12.05455348314398</c:v>
                </c:pt>
                <c:pt idx="293">
                  <c:v>-16.424926453481099</c:v>
                </c:pt>
                <c:pt idx="294">
                  <c:v>-21.279723564411476</c:v>
                </c:pt>
                <c:pt idx="295">
                  <c:v>-26.540181073123247</c:v>
                </c:pt>
                <c:pt idx="296">
                  <c:v>-32.021376451660778</c:v>
                </c:pt>
                <c:pt idx="297">
                  <c:v>-37.320631242627556</c:v>
                </c:pt>
                <c:pt idx="298">
                  <c:v>-41.927690817775009</c:v>
                </c:pt>
                <c:pt idx="299">
                  <c:v>-45.636419901419508</c:v>
                </c:pt>
                <c:pt idx="300">
                  <c:v>-48.875861683391115</c:v>
                </c:pt>
                <c:pt idx="301">
                  <c:v>-52.251893249723295</c:v>
                </c:pt>
                <c:pt idx="302">
                  <c:v>-56.210939084728828</c:v>
                </c:pt>
                <c:pt idx="303">
                  <c:v>-60.920345123034252</c:v>
                </c:pt>
                <c:pt idx="304">
                  <c:v>-65.878052380573578</c:v>
                </c:pt>
                <c:pt idx="305">
                  <c:v>-70.160853432962099</c:v>
                </c:pt>
                <c:pt idx="306">
                  <c:v>-73.369099444302861</c:v>
                </c:pt>
                <c:pt idx="307">
                  <c:v>-75.727649415416806</c:v>
                </c:pt>
                <c:pt idx="308">
                  <c:v>-77.753443447108467</c:v>
                </c:pt>
                <c:pt idx="309">
                  <c:v>-79.763667018166288</c:v>
                </c:pt>
                <c:pt idx="310">
                  <c:v>-81.69956801780296</c:v>
                </c:pt>
                <c:pt idx="311">
                  <c:v>-83.339966337446896</c:v>
                </c:pt>
                <c:pt idx="312">
                  <c:v>-84.506062290697955</c:v>
                </c:pt>
                <c:pt idx="313">
                  <c:v>-85.128234944883999</c:v>
                </c:pt>
                <c:pt idx="314">
                  <c:v>-85.04103104598633</c:v>
                </c:pt>
                <c:pt idx="315">
                  <c:v>-84.092652525066597</c:v>
                </c:pt>
                <c:pt idx="316">
                  <c:v>-82.39229577456527</c:v>
                </c:pt>
                <c:pt idx="317">
                  <c:v>-80.184900639073959</c:v>
                </c:pt>
                <c:pt idx="318">
                  <c:v>-77.72240190629249</c:v>
                </c:pt>
                <c:pt idx="319">
                  <c:v>-75.130305588166635</c:v>
                </c:pt>
                <c:pt idx="320">
                  <c:v>-72.361072716403299</c:v>
                </c:pt>
                <c:pt idx="321">
                  <c:v>-69.316435522075224</c:v>
                </c:pt>
                <c:pt idx="322">
                  <c:v>-65.917801011633713</c:v>
                </c:pt>
                <c:pt idx="323">
                  <c:v>-62.161550111401041</c:v>
                </c:pt>
                <c:pt idx="324">
                  <c:v>-58.120843209173024</c:v>
                </c:pt>
                <c:pt idx="325">
                  <c:v>-53.829658044989564</c:v>
                </c:pt>
                <c:pt idx="326">
                  <c:v>-49.237042504089771</c:v>
                </c:pt>
                <c:pt idx="327">
                  <c:v>-44.289918294007975</c:v>
                </c:pt>
                <c:pt idx="328">
                  <c:v>-39.048469448127818</c:v>
                </c:pt>
                <c:pt idx="329">
                  <c:v>-33.632756879165264</c:v>
                </c:pt>
                <c:pt idx="330">
                  <c:v>-28.194833741581956</c:v>
                </c:pt>
                <c:pt idx="331">
                  <c:v>-22.878435546750318</c:v>
                </c:pt>
                <c:pt idx="332">
                  <c:v>-17.765500515815312</c:v>
                </c:pt>
                <c:pt idx="333">
                  <c:v>-12.944718025499006</c:v>
                </c:pt>
                <c:pt idx="334">
                  <c:v>-8.3917670849890253</c:v>
                </c:pt>
                <c:pt idx="335">
                  <c:v>-3.9046624832892447</c:v>
                </c:pt>
                <c:pt idx="336">
                  <c:v>0.61757288637654051</c:v>
                </c:pt>
                <c:pt idx="337">
                  <c:v>5.2983449686490101</c:v>
                </c:pt>
                <c:pt idx="338">
                  <c:v>10.266987809276031</c:v>
                </c:pt>
                <c:pt idx="339">
                  <c:v>15.279935773090511</c:v>
                </c:pt>
                <c:pt idx="340">
                  <c:v>20.113134057628699</c:v>
                </c:pt>
                <c:pt idx="341">
                  <c:v>24.530543896476125</c:v>
                </c:pt>
                <c:pt idx="342">
                  <c:v>28.458721538546605</c:v>
                </c:pt>
                <c:pt idx="343">
                  <c:v>31.885499027775673</c:v>
                </c:pt>
                <c:pt idx="344">
                  <c:v>34.757203087220162</c:v>
                </c:pt>
                <c:pt idx="345">
                  <c:v>37.118186685475756</c:v>
                </c:pt>
                <c:pt idx="346">
                  <c:v>38.921079571766242</c:v>
                </c:pt>
                <c:pt idx="347">
                  <c:v>40.143970660330922</c:v>
                </c:pt>
                <c:pt idx="348">
                  <c:v>40.876942127124302</c:v>
                </c:pt>
                <c:pt idx="349">
                  <c:v>41.441251644581811</c:v>
                </c:pt>
                <c:pt idx="350">
                  <c:v>42.149089091690172</c:v>
                </c:pt>
                <c:pt idx="351">
                  <c:v>43.052763489856368</c:v>
                </c:pt>
                <c:pt idx="352">
                  <c:v>43.969520080059233</c:v>
                </c:pt>
                <c:pt idx="353">
                  <c:v>44.674776878458047</c:v>
                </c:pt>
                <c:pt idx="354">
                  <c:v>44.949600720888881</c:v>
                </c:pt>
                <c:pt idx="355">
                  <c:v>44.67114194647111</c:v>
                </c:pt>
                <c:pt idx="356">
                  <c:v>43.860354827541691</c:v>
                </c:pt>
                <c:pt idx="357">
                  <c:v>42.593948090990857</c:v>
                </c:pt>
                <c:pt idx="358">
                  <c:v>41.060322289171033</c:v>
                </c:pt>
                <c:pt idx="359">
                  <c:v>39.535634883387615</c:v>
                </c:pt>
                <c:pt idx="360">
                  <c:v>38.176898045719859</c:v>
                </c:pt>
                <c:pt idx="361">
                  <c:v>37.03174992480546</c:v>
                </c:pt>
                <c:pt idx="362">
                  <c:v>36.113634406309352</c:v>
                </c:pt>
                <c:pt idx="363">
                  <c:v>35.33531759818316</c:v>
                </c:pt>
                <c:pt idx="364">
                  <c:v>34.6314737662195</c:v>
                </c:pt>
                <c:pt idx="365">
                  <c:v>33.886611210895111</c:v>
                </c:pt>
                <c:pt idx="366">
                  <c:v>33.022550746677211</c:v>
                </c:pt>
                <c:pt idx="367">
                  <c:v>32.056895771743662</c:v>
                </c:pt>
                <c:pt idx="368">
                  <c:v>31.086787936308788</c:v>
                </c:pt>
                <c:pt idx="369">
                  <c:v>30.252843057582613</c:v>
                </c:pt>
                <c:pt idx="370">
                  <c:v>29.551210536430961</c:v>
                </c:pt>
                <c:pt idx="371">
                  <c:v>28.831089805702341</c:v>
                </c:pt>
                <c:pt idx="372">
                  <c:v>27.928692529588293</c:v>
                </c:pt>
                <c:pt idx="373">
                  <c:v>26.711018758996527</c:v>
                </c:pt>
                <c:pt idx="374">
                  <c:v>25.160233283816599</c:v>
                </c:pt>
                <c:pt idx="375">
                  <c:v>23.386835138140263</c:v>
                </c:pt>
                <c:pt idx="376">
                  <c:v>21.541325615377456</c:v>
                </c:pt>
                <c:pt idx="377">
                  <c:v>19.677405503069906</c:v>
                </c:pt>
                <c:pt idx="378">
                  <c:v>17.888583473008506</c:v>
                </c:pt>
                <c:pt idx="379">
                  <c:v>16.269488083548335</c:v>
                </c:pt>
                <c:pt idx="380">
                  <c:v>14.704775941877369</c:v>
                </c:pt>
                <c:pt idx="381">
                  <c:v>12.971037503039822</c:v>
                </c:pt>
                <c:pt idx="382">
                  <c:v>10.865381112979025</c:v>
                </c:pt>
                <c:pt idx="383">
                  <c:v>8.136080990719444</c:v>
                </c:pt>
                <c:pt idx="384">
                  <c:v>4.6619119709050549</c:v>
                </c:pt>
                <c:pt idx="385">
                  <c:v>0.65429525148695411</c:v>
                </c:pt>
                <c:pt idx="386">
                  <c:v>-3.5006433135427848</c:v>
                </c:pt>
                <c:pt idx="387">
                  <c:v>-7.4766775872719284</c:v>
                </c:pt>
                <c:pt idx="388">
                  <c:v>-11.08884543552649</c:v>
                </c:pt>
                <c:pt idx="389">
                  <c:v>-14.37217210681596</c:v>
                </c:pt>
                <c:pt idx="390">
                  <c:v>-17.406816624679639</c:v>
                </c:pt>
                <c:pt idx="391">
                  <c:v>-20.429500012186043</c:v>
                </c:pt>
                <c:pt idx="392">
                  <c:v>-23.629847011942324</c:v>
                </c:pt>
                <c:pt idx="393">
                  <c:v>-27.154518731703476</c:v>
                </c:pt>
                <c:pt idx="394">
                  <c:v>-31.207384097069408</c:v>
                </c:pt>
                <c:pt idx="395">
                  <c:v>-35.689612375128021</c:v>
                </c:pt>
                <c:pt idx="396">
                  <c:v>-40.174230567625465</c:v>
                </c:pt>
                <c:pt idx="397">
                  <c:v>-44.19307299627296</c:v>
                </c:pt>
                <c:pt idx="398">
                  <c:v>-47.300645976347504</c:v>
                </c:pt>
                <c:pt idx="399">
                  <c:v>-49.469195216820552</c:v>
                </c:pt>
                <c:pt idx="400">
                  <c:v>-50.992981712484145</c:v>
                </c:pt>
                <c:pt idx="401">
                  <c:v>-52.150563118234459</c:v>
                </c:pt>
                <c:pt idx="402">
                  <c:v>-52.993965495869773</c:v>
                </c:pt>
                <c:pt idx="403">
                  <c:v>-53.486821265952372</c:v>
                </c:pt>
                <c:pt idx="404">
                  <c:v>-53.410262340633324</c:v>
                </c:pt>
                <c:pt idx="405">
                  <c:v>-52.349625093820656</c:v>
                </c:pt>
                <c:pt idx="406">
                  <c:v>-50.19962567194424</c:v>
                </c:pt>
                <c:pt idx="407">
                  <c:v>-47.351715958505359</c:v>
                </c:pt>
                <c:pt idx="408">
                  <c:v>-44.292221299335246</c:v>
                </c:pt>
                <c:pt idx="409">
                  <c:v>-41.287183693348538</c:v>
                </c:pt>
                <c:pt idx="410">
                  <c:v>-38.416109359481567</c:v>
                </c:pt>
                <c:pt idx="411">
                  <c:v>-35.635164112291939</c:v>
                </c:pt>
                <c:pt idx="412">
                  <c:v>-32.877532850046094</c:v>
                </c:pt>
                <c:pt idx="413">
                  <c:v>-30.122584073045171</c:v>
                </c:pt>
                <c:pt idx="414">
                  <c:v>-27.336643631584266</c:v>
                </c:pt>
                <c:pt idx="415">
                  <c:v>-24.419942778952581</c:v>
                </c:pt>
                <c:pt idx="416">
                  <c:v>-21.358455743373529</c:v>
                </c:pt>
                <c:pt idx="417">
                  <c:v>-18.148144768506057</c:v>
                </c:pt>
                <c:pt idx="418">
                  <c:v>-14.828148053135935</c:v>
                </c:pt>
                <c:pt idx="419">
                  <c:v>-11.446226792073215</c:v>
                </c:pt>
                <c:pt idx="420">
                  <c:v>-8.0993884362317505</c:v>
                </c:pt>
                <c:pt idx="421">
                  <c:v>-4.8747949275071152</c:v>
                </c:pt>
                <c:pt idx="422">
                  <c:v>-1.8395903089569727</c:v>
                </c:pt>
                <c:pt idx="423">
                  <c:v>1.0055493572221668</c:v>
                </c:pt>
                <c:pt idx="424">
                  <c:v>3.7601087900777235</c:v>
                </c:pt>
                <c:pt idx="425">
                  <c:v>6.5454096742761685</c:v>
                </c:pt>
                <c:pt idx="426">
                  <c:v>9.4436605207906457</c:v>
                </c:pt>
                <c:pt idx="427">
                  <c:v>12.408134310374834</c:v>
                </c:pt>
                <c:pt idx="428">
                  <c:v>15.254450284167337</c:v>
                </c:pt>
                <c:pt idx="429">
                  <c:v>17.841498018483989</c:v>
                </c:pt>
                <c:pt idx="430">
                  <c:v>20.213290938114309</c:v>
                </c:pt>
                <c:pt idx="431">
                  <c:v>22.371980599352021</c:v>
                </c:pt>
                <c:pt idx="432">
                  <c:v>24.437507347364981</c:v>
                </c:pt>
                <c:pt idx="433">
                  <c:v>26.506895040417682</c:v>
                </c:pt>
                <c:pt idx="434">
                  <c:v>28.43797425960933</c:v>
                </c:pt>
                <c:pt idx="435">
                  <c:v>29.939047554417144</c:v>
                </c:pt>
                <c:pt idx="436">
                  <c:v>30.816532723328798</c:v>
                </c:pt>
                <c:pt idx="437">
                  <c:v>31.019962828862223</c:v>
                </c:pt>
                <c:pt idx="438">
                  <c:v>30.76116071228498</c:v>
                </c:pt>
                <c:pt idx="439">
                  <c:v>30.316348438039281</c:v>
                </c:pt>
                <c:pt idx="440">
                  <c:v>29.898410289278495</c:v>
                </c:pt>
                <c:pt idx="441">
                  <c:v>29.538995203492924</c:v>
                </c:pt>
                <c:pt idx="442">
                  <c:v>29.129815819423065</c:v>
                </c:pt>
                <c:pt idx="443">
                  <c:v>28.504188943034602</c:v>
                </c:pt>
                <c:pt idx="444">
                  <c:v>27.557796344173909</c:v>
                </c:pt>
                <c:pt idx="445">
                  <c:v>26.231588937290429</c:v>
                </c:pt>
                <c:pt idx="446">
                  <c:v>24.654159458544623</c:v>
                </c:pt>
                <c:pt idx="447">
                  <c:v>23.013460349373727</c:v>
                </c:pt>
                <c:pt idx="448">
                  <c:v>21.421876542386251</c:v>
                </c:pt>
                <c:pt idx="449">
                  <c:v>20.018738751538525</c:v>
                </c:pt>
                <c:pt idx="450">
                  <c:v>18.820964596507753</c:v>
                </c:pt>
                <c:pt idx="451">
                  <c:v>17.730814784577596</c:v>
                </c:pt>
                <c:pt idx="452">
                  <c:v>16.688090108886044</c:v>
                </c:pt>
                <c:pt idx="453">
                  <c:v>15.678299226708322</c:v>
                </c:pt>
                <c:pt idx="454">
                  <c:v>14.838765942174156</c:v>
                </c:pt>
                <c:pt idx="455">
                  <c:v>14.322698163330674</c:v>
                </c:pt>
                <c:pt idx="456">
                  <c:v>14.176055560064061</c:v>
                </c:pt>
                <c:pt idx="457">
                  <c:v>14.40323370886278</c:v>
                </c:pt>
                <c:pt idx="458">
                  <c:v>14.937088794685524</c:v>
                </c:pt>
                <c:pt idx="459">
                  <c:v>15.706589058791813</c:v>
                </c:pt>
                <c:pt idx="460">
                  <c:v>16.556781017615975</c:v>
                </c:pt>
                <c:pt idx="461">
                  <c:v>17.245605357263656</c:v>
                </c:pt>
                <c:pt idx="462">
                  <c:v>17.575259910118383</c:v>
                </c:pt>
                <c:pt idx="463">
                  <c:v>17.283906591916015</c:v>
                </c:pt>
                <c:pt idx="464">
                  <c:v>16.247193220077694</c:v>
                </c:pt>
                <c:pt idx="465">
                  <c:v>14.641258955676141</c:v>
                </c:pt>
                <c:pt idx="466">
                  <c:v>12.783502736562619</c:v>
                </c:pt>
                <c:pt idx="467">
                  <c:v>10.937698241831365</c:v>
                </c:pt>
                <c:pt idx="468">
                  <c:v>9.2690173769947393</c:v>
                </c:pt>
                <c:pt idx="469">
                  <c:v>7.8483289494548441</c:v>
                </c:pt>
                <c:pt idx="470">
                  <c:v>6.6472426504657474</c:v>
                </c:pt>
                <c:pt idx="471">
                  <c:v>5.6158911374564324</c:v>
                </c:pt>
                <c:pt idx="472">
                  <c:v>4.6417424747073044</c:v>
                </c:pt>
                <c:pt idx="473">
                  <c:v>3.3168029252131586</c:v>
                </c:pt>
                <c:pt idx="474">
                  <c:v>1.3931396667088953</c:v>
                </c:pt>
                <c:pt idx="475">
                  <c:v>-1.0315758066252825</c:v>
                </c:pt>
                <c:pt idx="476">
                  <c:v>-3.8421844904927775</c:v>
                </c:pt>
                <c:pt idx="477">
                  <c:v>-6.8178416806829221</c:v>
                </c:pt>
                <c:pt idx="478">
                  <c:v>-9.7657149870692628</c:v>
                </c:pt>
                <c:pt idx="479">
                  <c:v>-12.511550667327878</c:v>
                </c:pt>
                <c:pt idx="480">
                  <c:v>-14.901708793981321</c:v>
                </c:pt>
                <c:pt idx="481">
                  <c:v>-17.170688378101694</c:v>
                </c:pt>
                <c:pt idx="482">
                  <c:v>-19.958336590539659</c:v>
                </c:pt>
                <c:pt idx="483">
                  <c:v>-23.745250798728865</c:v>
                </c:pt>
                <c:pt idx="484">
                  <c:v>-28.382473622754286</c:v>
                </c:pt>
                <c:pt idx="485">
                  <c:v>-33.226736930299197</c:v>
                </c:pt>
                <c:pt idx="486">
                  <c:v>-37.744954691693216</c:v>
                </c:pt>
                <c:pt idx="487">
                  <c:v>-41.660361357859351</c:v>
                </c:pt>
                <c:pt idx="488">
                  <c:v>-44.932094210702161</c:v>
                </c:pt>
                <c:pt idx="489">
                  <c:v>-47.784272386488119</c:v>
                </c:pt>
                <c:pt idx="490">
                  <c:v>-50.381252058758356</c:v>
                </c:pt>
                <c:pt idx="491">
                  <c:v>-52.694621397583191</c:v>
                </c:pt>
                <c:pt idx="492">
                  <c:v>-54.604880469631524</c:v>
                </c:pt>
                <c:pt idx="493">
                  <c:v>-56.003284720238888</c:v>
                </c:pt>
                <c:pt idx="494">
                  <c:v>-56.791897425834108</c:v>
                </c:pt>
                <c:pt idx="495">
                  <c:v>-56.998041377317428</c:v>
                </c:pt>
                <c:pt idx="496">
                  <c:v>-56.73332278977108</c:v>
                </c:pt>
                <c:pt idx="497">
                  <c:v>-56.101782673975656</c:v>
                </c:pt>
                <c:pt idx="498">
                  <c:v>-55.111833640496151</c:v>
                </c:pt>
                <c:pt idx="499">
                  <c:v>-53.755575227686229</c:v>
                </c:pt>
                <c:pt idx="500">
                  <c:v>-52.114022863132504</c:v>
                </c:pt>
                <c:pt idx="501">
                  <c:v>-50.252718785869853</c:v>
                </c:pt>
                <c:pt idx="502">
                  <c:v>-48.073936930152463</c:v>
                </c:pt>
                <c:pt idx="503">
                  <c:v>-45.561481991549414</c:v>
                </c:pt>
                <c:pt idx="504">
                  <c:v>-42.882350471718432</c:v>
                </c:pt>
                <c:pt idx="505">
                  <c:v>-40.248992602284069</c:v>
                </c:pt>
                <c:pt idx="506">
                  <c:v>-37.737818410238383</c:v>
                </c:pt>
                <c:pt idx="507">
                  <c:v>-35.283763842033615</c:v>
                </c:pt>
                <c:pt idx="508">
                  <c:v>-32.738251245192941</c:v>
                </c:pt>
                <c:pt idx="509">
                  <c:v>-29.963384560289082</c:v>
                </c:pt>
                <c:pt idx="510">
                  <c:v>-26.9718607290833</c:v>
                </c:pt>
                <c:pt idx="511">
                  <c:v>-23.852942994501635</c:v>
                </c:pt>
                <c:pt idx="512">
                  <c:v>-20.674551394611605</c:v>
                </c:pt>
                <c:pt idx="513">
                  <c:v>-17.471328686719374</c:v>
                </c:pt>
                <c:pt idx="514">
                  <c:v>-14.275256972984986</c:v>
                </c:pt>
                <c:pt idx="515">
                  <c:v>-11.114539333525284</c:v>
                </c:pt>
                <c:pt idx="516">
                  <c:v>-8.057316786854777</c:v>
                </c:pt>
                <c:pt idx="517">
                  <c:v>-5.0804672711176817</c:v>
                </c:pt>
                <c:pt idx="518">
                  <c:v>-2.191140605695328</c:v>
                </c:pt>
                <c:pt idx="519">
                  <c:v>0.60801054641857866</c:v>
                </c:pt>
                <c:pt idx="520">
                  <c:v>3.3327571754902068</c:v>
                </c:pt>
                <c:pt idx="521">
                  <c:v>5.9483090919804029</c:v>
                </c:pt>
                <c:pt idx="522">
                  <c:v>8.4459556101407944</c:v>
                </c:pt>
                <c:pt idx="523">
                  <c:v>10.934441697937977</c:v>
                </c:pt>
                <c:pt idx="524">
                  <c:v>13.474047803979218</c:v>
                </c:pt>
                <c:pt idx="525">
                  <c:v>16.167660587899633</c:v>
                </c:pt>
                <c:pt idx="526">
                  <c:v>19.032849416141641</c:v>
                </c:pt>
                <c:pt idx="527">
                  <c:v>21.841174207818806</c:v>
                </c:pt>
                <c:pt idx="528">
                  <c:v>24.405050023662433</c:v>
                </c:pt>
                <c:pt idx="529">
                  <c:v>26.578309243189182</c:v>
                </c:pt>
                <c:pt idx="530">
                  <c:v>28.244284458325399</c:v>
                </c:pt>
                <c:pt idx="531">
                  <c:v>29.595506389158892</c:v>
                </c:pt>
                <c:pt idx="532">
                  <c:v>30.822653581375711</c:v>
                </c:pt>
                <c:pt idx="533">
                  <c:v>32.130369709748194</c:v>
                </c:pt>
                <c:pt idx="534">
                  <c:v>33.712912515553228</c:v>
                </c:pt>
                <c:pt idx="535">
                  <c:v>35.452304745242159</c:v>
                </c:pt>
                <c:pt idx="536">
                  <c:v>37.019986290337314</c:v>
                </c:pt>
                <c:pt idx="537">
                  <c:v>38.094500104530567</c:v>
                </c:pt>
                <c:pt idx="538">
                  <c:v>38.44032098243995</c:v>
                </c:pt>
                <c:pt idx="539">
                  <c:v>38.121125722791149</c:v>
                </c:pt>
                <c:pt idx="540">
                  <c:v>37.51968634833532</c:v>
                </c:pt>
                <c:pt idx="541">
                  <c:v>36.975356501368616</c:v>
                </c:pt>
                <c:pt idx="542">
                  <c:v>36.639046171341242</c:v>
                </c:pt>
                <c:pt idx="543">
                  <c:v>36.51480704791441</c:v>
                </c:pt>
                <c:pt idx="544">
                  <c:v>36.344322506956118</c:v>
                </c:pt>
                <c:pt idx="545">
                  <c:v>35.820225396816994</c:v>
                </c:pt>
                <c:pt idx="546">
                  <c:v>34.707210088880657</c:v>
                </c:pt>
                <c:pt idx="547">
                  <c:v>33.011011327103041</c:v>
                </c:pt>
                <c:pt idx="548">
                  <c:v>31.101431680560978</c:v>
                </c:pt>
                <c:pt idx="549">
                  <c:v>29.458169766949759</c:v>
                </c:pt>
                <c:pt idx="550">
                  <c:v>28.382336111610766</c:v>
                </c:pt>
                <c:pt idx="551">
                  <c:v>27.845490709378549</c:v>
                </c:pt>
                <c:pt idx="552">
                  <c:v>27.634344135190975</c:v>
                </c:pt>
                <c:pt idx="553">
                  <c:v>27.504195212487154</c:v>
                </c:pt>
                <c:pt idx="554">
                  <c:v>27.222407488237408</c:v>
                </c:pt>
                <c:pt idx="555">
                  <c:v>26.738298778472661</c:v>
                </c:pt>
                <c:pt idx="556">
                  <c:v>26.148057202903207</c:v>
                </c:pt>
                <c:pt idx="557">
                  <c:v>25.620108858845143</c:v>
                </c:pt>
                <c:pt idx="558">
                  <c:v>25.285854441668238</c:v>
                </c:pt>
                <c:pt idx="559">
                  <c:v>25.208394072834874</c:v>
                </c:pt>
                <c:pt idx="560">
                  <c:v>25.191558611378174</c:v>
                </c:pt>
                <c:pt idx="561">
                  <c:v>24.95410737915061</c:v>
                </c:pt>
                <c:pt idx="562">
                  <c:v>24.3953004915676</c:v>
                </c:pt>
                <c:pt idx="563">
                  <c:v>23.562261401736247</c:v>
                </c:pt>
                <c:pt idx="564">
                  <c:v>22.616716313701524</c:v>
                </c:pt>
                <c:pt idx="565">
                  <c:v>21.690299927427496</c:v>
                </c:pt>
                <c:pt idx="566">
                  <c:v>20.831989688878949</c:v>
                </c:pt>
                <c:pt idx="567">
                  <c:v>20.02654721510137</c:v>
                </c:pt>
                <c:pt idx="568">
                  <c:v>19.176656730799341</c:v>
                </c:pt>
                <c:pt idx="569">
                  <c:v>18.109159136183351</c:v>
                </c:pt>
                <c:pt idx="570">
                  <c:v>16.613183413459684</c:v>
                </c:pt>
                <c:pt idx="571">
                  <c:v>14.623360125190489</c:v>
                </c:pt>
                <c:pt idx="572">
                  <c:v>12.339036782686678</c:v>
                </c:pt>
                <c:pt idx="573">
                  <c:v>9.9898750870329458</c:v>
                </c:pt>
                <c:pt idx="574">
                  <c:v>7.7933178652922868</c:v>
                </c:pt>
                <c:pt idx="575">
                  <c:v>5.8824216879864411</c:v>
                </c:pt>
                <c:pt idx="576">
                  <c:v>4.0756471942267121</c:v>
                </c:pt>
                <c:pt idx="577">
                  <c:v>2.0322341303421778</c:v>
                </c:pt>
                <c:pt idx="578">
                  <c:v>-0.59724473226466579</c:v>
                </c:pt>
                <c:pt idx="579">
                  <c:v>-3.846106457619372</c:v>
                </c:pt>
                <c:pt idx="580">
                  <c:v>-7.3502216284669846</c:v>
                </c:pt>
                <c:pt idx="581">
                  <c:v>-10.811827015897643</c:v>
                </c:pt>
                <c:pt idx="582">
                  <c:v>-14.169058755579691</c:v>
                </c:pt>
                <c:pt idx="583">
                  <c:v>-17.569002540468098</c:v>
                </c:pt>
                <c:pt idx="584">
                  <c:v>-21.334321949658733</c:v>
                </c:pt>
                <c:pt idx="585">
                  <c:v>-25.612735250665558</c:v>
                </c:pt>
                <c:pt idx="586">
                  <c:v>-30.350573125652247</c:v>
                </c:pt>
                <c:pt idx="587">
                  <c:v>-35.2134893231392</c:v>
                </c:pt>
                <c:pt idx="588">
                  <c:v>-39.545685616676415</c:v>
                </c:pt>
                <c:pt idx="589">
                  <c:v>-42.946970244342886</c:v>
                </c:pt>
                <c:pt idx="590">
                  <c:v>-45.319349899456036</c:v>
                </c:pt>
                <c:pt idx="591">
                  <c:v>-46.914578461466917</c:v>
                </c:pt>
                <c:pt idx="592">
                  <c:v>-48.017683392237572</c:v>
                </c:pt>
                <c:pt idx="593">
                  <c:v>-48.634992544392823</c:v>
                </c:pt>
                <c:pt idx="594">
                  <c:v>-48.561525233504966</c:v>
                </c:pt>
                <c:pt idx="595">
                  <c:v>-47.586437668834868</c:v>
                </c:pt>
                <c:pt idx="596">
                  <c:v>-45.786218195458176</c:v>
                </c:pt>
                <c:pt idx="597">
                  <c:v>-43.404838651549014</c:v>
                </c:pt>
                <c:pt idx="598">
                  <c:v>-40.730188738518031</c:v>
                </c:pt>
                <c:pt idx="599">
                  <c:v>-38.02836736374767</c:v>
                </c:pt>
                <c:pt idx="600">
                  <c:v>-35.444307156472711</c:v>
                </c:pt>
                <c:pt idx="601">
                  <c:v>-32.947271973343256</c:v>
                </c:pt>
                <c:pt idx="602">
                  <c:v>-30.43883657387639</c:v>
                </c:pt>
                <c:pt idx="603">
                  <c:v>-27.85175152239886</c:v>
                </c:pt>
                <c:pt idx="604">
                  <c:v>-25.19577357195088</c:v>
                </c:pt>
                <c:pt idx="605">
                  <c:v>-22.505524560511866</c:v>
                </c:pt>
                <c:pt idx="606">
                  <c:v>-19.801789289301627</c:v>
                </c:pt>
                <c:pt idx="607">
                  <c:v>-17.143410503515597</c:v>
                </c:pt>
                <c:pt idx="608">
                  <c:v>-14.559485013445284</c:v>
                </c:pt>
                <c:pt idx="609">
                  <c:v>-12.045128953176379</c:v>
                </c:pt>
                <c:pt idx="610">
                  <c:v>-9.5442350541128516</c:v>
                </c:pt>
                <c:pt idx="611">
                  <c:v>-6.9450445930305937</c:v>
                </c:pt>
                <c:pt idx="612">
                  <c:v>-4.2421499811699812</c:v>
                </c:pt>
                <c:pt idx="613">
                  <c:v>-1.5866932215465812</c:v>
                </c:pt>
                <c:pt idx="614">
                  <c:v>0.8806828028843503</c:v>
                </c:pt>
                <c:pt idx="615">
                  <c:v>3.1051923868266633</c:v>
                </c:pt>
                <c:pt idx="616">
                  <c:v>5.1675326790901295</c:v>
                </c:pt>
                <c:pt idx="617">
                  <c:v>7.1981302655083272</c:v>
                </c:pt>
                <c:pt idx="618">
                  <c:v>9.2834326001981591</c:v>
                </c:pt>
                <c:pt idx="619">
                  <c:v>11.505280088194196</c:v>
                </c:pt>
                <c:pt idx="620">
                  <c:v>13.827093566430312</c:v>
                </c:pt>
                <c:pt idx="621">
                  <c:v>16.244518615101708</c:v>
                </c:pt>
                <c:pt idx="622">
                  <c:v>18.594183642799674</c:v>
                </c:pt>
                <c:pt idx="623">
                  <c:v>20.74744618994368</c:v>
                </c:pt>
                <c:pt idx="624">
                  <c:v>22.663627286144806</c:v>
                </c:pt>
                <c:pt idx="625">
                  <c:v>24.34225254042191</c:v>
                </c:pt>
                <c:pt idx="626">
                  <c:v>25.784317869613471</c:v>
                </c:pt>
                <c:pt idx="627">
                  <c:v>27.026658092221201</c:v>
                </c:pt>
                <c:pt idx="628">
                  <c:v>28.090560630376775</c:v>
                </c:pt>
                <c:pt idx="629">
                  <c:v>29.052641937769241</c:v>
                </c:pt>
                <c:pt idx="630">
                  <c:v>29.963197439013854</c:v>
                </c:pt>
                <c:pt idx="631">
                  <c:v>30.736370130233574</c:v>
                </c:pt>
                <c:pt idx="632">
                  <c:v>31.261651427628898</c:v>
                </c:pt>
                <c:pt idx="633">
                  <c:v>31.465146479076324</c:v>
                </c:pt>
                <c:pt idx="634">
                  <c:v>31.464529309494797</c:v>
                </c:pt>
                <c:pt idx="635">
                  <c:v>31.423093723304898</c:v>
                </c:pt>
                <c:pt idx="636">
                  <c:v>31.376265088838796</c:v>
                </c:pt>
                <c:pt idx="637">
                  <c:v>31.166781267062017</c:v>
                </c:pt>
                <c:pt idx="638">
                  <c:v>30.609905541720778</c:v>
                </c:pt>
                <c:pt idx="639">
                  <c:v>29.686173710886365</c:v>
                </c:pt>
                <c:pt idx="640">
                  <c:v>28.584659396668638</c:v>
                </c:pt>
                <c:pt idx="641">
                  <c:v>27.590489308735265</c:v>
                </c:pt>
                <c:pt idx="642">
                  <c:v>26.948784942560557</c:v>
                </c:pt>
                <c:pt idx="643">
                  <c:v>26.63415862370935</c:v>
                </c:pt>
                <c:pt idx="644">
                  <c:v>26.500484071235164</c:v>
                </c:pt>
                <c:pt idx="645">
                  <c:v>26.40977754981046</c:v>
                </c:pt>
                <c:pt idx="646">
                  <c:v>26.28954597881425</c:v>
                </c:pt>
                <c:pt idx="647">
                  <c:v>26.129016439237965</c:v>
                </c:pt>
                <c:pt idx="648">
                  <c:v>25.961112670453208</c:v>
                </c:pt>
                <c:pt idx="649">
                  <c:v>25.797138997044144</c:v>
                </c:pt>
                <c:pt idx="650">
                  <c:v>25.608114397103261</c:v>
                </c:pt>
                <c:pt idx="651">
                  <c:v>25.352052169161194</c:v>
                </c:pt>
                <c:pt idx="652">
                  <c:v>24.920997845777972</c:v>
                </c:pt>
                <c:pt idx="653">
                  <c:v>24.173558188862412</c:v>
                </c:pt>
                <c:pt idx="654">
                  <c:v>23.054465545085165</c:v>
                </c:pt>
                <c:pt idx="655">
                  <c:v>21.623975774183464</c:v>
                </c:pt>
                <c:pt idx="656">
                  <c:v>19.984758638699795</c:v>
                </c:pt>
                <c:pt idx="657">
                  <c:v>18.298084005925794</c:v>
                </c:pt>
                <c:pt idx="658">
                  <c:v>16.652312425807278</c:v>
                </c:pt>
                <c:pt idx="659">
                  <c:v>15.041489837291133</c:v>
                </c:pt>
                <c:pt idx="660">
                  <c:v>13.380418540545309</c:v>
                </c:pt>
                <c:pt idx="661">
                  <c:v>11.502763849734402</c:v>
                </c:pt>
                <c:pt idx="662">
                  <c:v>9.2981529727397128</c:v>
                </c:pt>
                <c:pt idx="663">
                  <c:v>6.7766701332849184</c:v>
                </c:pt>
                <c:pt idx="664">
                  <c:v>4.0795146106192197</c:v>
                </c:pt>
                <c:pt idx="665">
                  <c:v>1.3841938184068354</c:v>
                </c:pt>
                <c:pt idx="666">
                  <c:v>-1.083347917961301</c:v>
                </c:pt>
                <c:pt idx="667">
                  <c:v>-3.1642851996020749</c:v>
                </c:pt>
                <c:pt idx="668">
                  <c:v>-4.9326345156100331</c:v>
                </c:pt>
                <c:pt idx="669">
                  <c:v>-6.5993062252978332</c:v>
                </c:pt>
                <c:pt idx="670">
                  <c:v>-8.5982432607918753</c:v>
                </c:pt>
                <c:pt idx="671">
                  <c:v>-11.108352355576036</c:v>
                </c:pt>
                <c:pt idx="672">
                  <c:v>-13.972201248464515</c:v>
                </c:pt>
                <c:pt idx="673">
                  <c:v>-16.835377863495225</c:v>
                </c:pt>
                <c:pt idx="674">
                  <c:v>-19.373540686225322</c:v>
                </c:pt>
                <c:pt idx="675">
                  <c:v>-21.600521932500815</c:v>
                </c:pt>
                <c:pt idx="676">
                  <c:v>-23.856680533850799</c:v>
                </c:pt>
                <c:pt idx="677">
                  <c:v>-26.437347743173785</c:v>
                </c:pt>
                <c:pt idx="678">
                  <c:v>-29.364895428310305</c:v>
                </c:pt>
                <c:pt idx="679">
                  <c:v>-32.431692599744096</c:v>
                </c:pt>
                <c:pt idx="680">
                  <c:v>-35.193571467749216</c:v>
                </c:pt>
                <c:pt idx="681">
                  <c:v>-37.197493038394235</c:v>
                </c:pt>
                <c:pt idx="682">
                  <c:v>-38.21197483762635</c:v>
                </c:pt>
                <c:pt idx="683">
                  <c:v>-38.390234340873825</c:v>
                </c:pt>
                <c:pt idx="684">
                  <c:v>-38.020686834056349</c:v>
                </c:pt>
                <c:pt idx="685">
                  <c:v>-37.251153497375221</c:v>
                </c:pt>
                <c:pt idx="686">
                  <c:v>-36.130729647427714</c:v>
                </c:pt>
                <c:pt idx="687">
                  <c:v>-34.639775354479156</c:v>
                </c:pt>
                <c:pt idx="688">
                  <c:v>-32.77947902738957</c:v>
                </c:pt>
                <c:pt idx="689">
                  <c:v>-30.66688782684178</c:v>
                </c:pt>
                <c:pt idx="690">
                  <c:v>-28.447286450304947</c:v>
                </c:pt>
                <c:pt idx="691">
                  <c:v>-26.251061561298851</c:v>
                </c:pt>
                <c:pt idx="692">
                  <c:v>-24.194612950072877</c:v>
                </c:pt>
                <c:pt idx="693">
                  <c:v>-22.281641491071419</c:v>
                </c:pt>
                <c:pt idx="694">
                  <c:v>-20.416070741249992</c:v>
                </c:pt>
                <c:pt idx="695">
                  <c:v>-18.470961026424995</c:v>
                </c:pt>
                <c:pt idx="696">
                  <c:v>-16.348766345896493</c:v>
                </c:pt>
                <c:pt idx="697">
                  <c:v>-14.031721698978563</c:v>
                </c:pt>
                <c:pt idx="698">
                  <c:v>-11.606799064998992</c:v>
                </c:pt>
                <c:pt idx="699">
                  <c:v>-9.2066393636990131</c:v>
                </c:pt>
                <c:pt idx="700">
                  <c:v>-6.9066447764250327</c:v>
                </c:pt>
                <c:pt idx="701">
                  <c:v>-4.8794068208965315</c:v>
                </c:pt>
                <c:pt idx="702">
                  <c:v>-3.322859784478601</c:v>
                </c:pt>
                <c:pt idx="703">
                  <c:v>-2.228704828789029</c:v>
                </c:pt>
                <c:pt idx="704">
                  <c:v>-1.4278705322132486</c:v>
                </c:pt>
                <c:pt idx="705">
                  <c:v>-0.76231346156898361</c:v>
                </c:pt>
                <c:pt idx="706">
                  <c:v>-3.3535412337603931E-2</c:v>
                </c:pt>
                <c:pt idx="707">
                  <c:v>0.92861179590914811</c:v>
                </c:pt>
                <c:pt idx="708">
                  <c:v>2.1442001799909649</c:v>
                </c:pt>
                <c:pt idx="709">
                  <c:v>3.5003571763911454</c:v>
                </c:pt>
                <c:pt idx="710">
                  <c:v>4.7245368928633233</c:v>
                </c:pt>
                <c:pt idx="711">
                  <c:v>5.6379147350060572</c:v>
                </c:pt>
                <c:pt idx="712">
                  <c:v>6.3411519403059353</c:v>
                </c:pt>
                <c:pt idx="713">
                  <c:v>7.1204985814998167</c:v>
                </c:pt>
                <c:pt idx="714">
                  <c:v>8.3760286098698202</c:v>
                </c:pt>
                <c:pt idx="715">
                  <c:v>10.392670317672422</c:v>
                </c:pt>
                <c:pt idx="716">
                  <c:v>12.886628151318973</c:v>
                </c:pt>
                <c:pt idx="717">
                  <c:v>15.337944508292594</c:v>
                </c:pt>
                <c:pt idx="718">
                  <c:v>17.276428558126739</c:v>
                </c:pt>
                <c:pt idx="719">
                  <c:v>18.340183126964202</c:v>
                </c:pt>
                <c:pt idx="720">
                  <c:v>18.524282604424918</c:v>
                </c:pt>
                <c:pt idx="721">
                  <c:v>18.125823492336419</c:v>
                </c:pt>
                <c:pt idx="722">
                  <c:v>17.54981902248969</c:v>
                </c:pt>
                <c:pt idx="723">
                  <c:v>17.160198942039898</c:v>
                </c:pt>
                <c:pt idx="724">
                  <c:v>17.1216480631991</c:v>
                </c:pt>
                <c:pt idx="725">
                  <c:v>17.178675821935119</c:v>
                </c:pt>
                <c:pt idx="726">
                  <c:v>17.015372165496416</c:v>
                </c:pt>
                <c:pt idx="727">
                  <c:v>16.481548862186486</c:v>
                </c:pt>
                <c:pt idx="728">
                  <c:v>15.637642004942755</c:v>
                </c:pt>
                <c:pt idx="729">
                  <c:v>14.7342340448439</c:v>
                </c:pt>
                <c:pt idx="730">
                  <c:v>14.121616663947021</c:v>
                </c:pt>
                <c:pt idx="731">
                  <c:v>14.06752005066808</c:v>
                </c:pt>
                <c:pt idx="732">
                  <c:v>14.545150189654716</c:v>
                </c:pt>
                <c:pt idx="733">
                  <c:v>15.34493820586162</c:v>
                </c:pt>
                <c:pt idx="734">
                  <c:v>16.169390661744384</c:v>
                </c:pt>
                <c:pt idx="735">
                  <c:v>16.671043188509493</c:v>
                </c:pt>
                <c:pt idx="736">
                  <c:v>16.640367504739302</c:v>
                </c:pt>
                <c:pt idx="737">
                  <c:v>16.121983234644514</c:v>
                </c:pt>
                <c:pt idx="738">
                  <c:v>15.328573169951625</c:v>
                </c:pt>
                <c:pt idx="739">
                  <c:v>14.495881886552592</c:v>
                </c:pt>
                <c:pt idx="740">
                  <c:v>13.80060850882154</c:v>
                </c:pt>
                <c:pt idx="741">
                  <c:v>13.338817338645107</c:v>
                </c:pt>
                <c:pt idx="742">
                  <c:v>13.067757571872205</c:v>
                </c:pt>
                <c:pt idx="743">
                  <c:v>12.85305954043476</c:v>
                </c:pt>
                <c:pt idx="744">
                  <c:v>12.564626269626064</c:v>
                </c:pt>
                <c:pt idx="745">
                  <c:v>12.035213644233542</c:v>
                </c:pt>
                <c:pt idx="746">
                  <c:v>11.182929051348871</c:v>
                </c:pt>
                <c:pt idx="747">
                  <c:v>10.010941190321894</c:v>
                </c:pt>
                <c:pt idx="748">
                  <c:v>8.5709654865154548</c:v>
                </c:pt>
                <c:pt idx="749">
                  <c:v>6.9156372167851456</c:v>
                </c:pt>
                <c:pt idx="750">
                  <c:v>5.076044592449442</c:v>
                </c:pt>
                <c:pt idx="751">
                  <c:v>3.0511902006004532</c:v>
                </c:pt>
                <c:pt idx="752">
                  <c:v>0.88977313658844404</c:v>
                </c:pt>
                <c:pt idx="753">
                  <c:v>-1.3244722661433248</c:v>
                </c:pt>
                <c:pt idx="754">
                  <c:v>-3.5102710208204582</c:v>
                </c:pt>
                <c:pt idx="755">
                  <c:v>-5.6606943604040492</c:v>
                </c:pt>
                <c:pt idx="756">
                  <c:v>-7.9192368731959686</c:v>
                </c:pt>
                <c:pt idx="757">
                  <c:v>-10.39748321573205</c:v>
                </c:pt>
                <c:pt idx="758">
                  <c:v>-13.197188151417409</c:v>
                </c:pt>
                <c:pt idx="759">
                  <c:v>-16.397924028389056</c:v>
                </c:pt>
                <c:pt idx="760">
                  <c:v>-19.931043187821274</c:v>
                </c:pt>
                <c:pt idx="761">
                  <c:v>-23.499667404064851</c:v>
                </c:pt>
                <c:pt idx="762">
                  <c:v>-27.036690475983555</c:v>
                </c:pt>
                <c:pt idx="763">
                  <c:v>-30.560656726463879</c:v>
                </c:pt>
                <c:pt idx="764">
                  <c:v>-34.166963391934608</c:v>
                </c:pt>
                <c:pt idx="765">
                  <c:v>-38.068569404095918</c:v>
                </c:pt>
                <c:pt idx="766">
                  <c:v>-42.280296356013999</c:v>
                </c:pt>
                <c:pt idx="767">
                  <c:v>-46.518609928893717</c:v>
                </c:pt>
                <c:pt idx="768">
                  <c:v>-50.448566250315835</c:v>
                </c:pt>
                <c:pt idx="769">
                  <c:v>-53.846347245309516</c:v>
                </c:pt>
                <c:pt idx="770">
                  <c:v>-56.703815780403325</c:v>
                </c:pt>
                <c:pt idx="771">
                  <c:v>-59.083084624795255</c:v>
                </c:pt>
                <c:pt idx="772">
                  <c:v>-60.996065632299356</c:v>
                </c:pt>
                <c:pt idx="773">
                  <c:v>-62.350448559653366</c:v>
                </c:pt>
                <c:pt idx="774">
                  <c:v>-63.043689488460295</c:v>
                </c:pt>
                <c:pt idx="775">
                  <c:v>-63.029859098691091</c:v>
                </c:pt>
                <c:pt idx="776">
                  <c:v>-62.31064745671727</c:v>
                </c:pt>
                <c:pt idx="777">
                  <c:v>-60.900420727582926</c:v>
                </c:pt>
                <c:pt idx="778">
                  <c:v>-58.83498963303127</c:v>
                </c:pt>
                <c:pt idx="779">
                  <c:v>-56.202415480370647</c:v>
                </c:pt>
                <c:pt idx="780">
                  <c:v>-53.196619850763234</c:v>
                </c:pt>
                <c:pt idx="781">
                  <c:v>-50.013990193747972</c:v>
                </c:pt>
                <c:pt idx="782">
                  <c:v>-46.788762889873006</c:v>
                </c:pt>
                <c:pt idx="783">
                  <c:v>-43.660509112075545</c:v>
                </c:pt>
                <c:pt idx="784">
                  <c:v>-40.671728949834034</c:v>
                </c:pt>
                <c:pt idx="785">
                  <c:v>-37.763748490837358</c:v>
                </c:pt>
                <c:pt idx="786">
                  <c:v>-34.864552721020615</c:v>
                </c:pt>
                <c:pt idx="787">
                  <c:v>-31.8782837466002</c:v>
                </c:pt>
                <c:pt idx="788">
                  <c:v>-28.750371891668198</c:v>
                </c:pt>
                <c:pt idx="789">
                  <c:v>-25.543943433834833</c:v>
                </c:pt>
                <c:pt idx="790">
                  <c:v>-22.341009765158137</c:v>
                </c:pt>
                <c:pt idx="791">
                  <c:v>-19.228380729854972</c:v>
                </c:pt>
                <c:pt idx="792">
                  <c:v>-16.279437855257875</c:v>
                </c:pt>
                <c:pt idx="793">
                  <c:v>-13.566137798152718</c:v>
                </c:pt>
                <c:pt idx="794">
                  <c:v>-11.067467042189664</c:v>
                </c:pt>
                <c:pt idx="795">
                  <c:v>-8.7306835413458703</c:v>
                </c:pt>
                <c:pt idx="796">
                  <c:v>-6.415755250518953</c:v>
                </c:pt>
                <c:pt idx="797">
                  <c:v>-4.0173874255085744</c:v>
                </c:pt>
                <c:pt idx="798">
                  <c:v>-1.480861616998403</c:v>
                </c:pt>
                <c:pt idx="799">
                  <c:v>1.1309961553415653</c:v>
                </c:pt>
                <c:pt idx="800">
                  <c:v>3.7196882322347342</c:v>
                </c:pt>
                <c:pt idx="801">
                  <c:v>6.1558131075900393</c:v>
                </c:pt>
                <c:pt idx="802">
                  <c:v>8.3400390254382391</c:v>
                </c:pt>
                <c:pt idx="803">
                  <c:v>10.353734544929473</c:v>
                </c:pt>
                <c:pt idx="804">
                  <c:v>12.277427394030884</c:v>
                </c:pt>
                <c:pt idx="805">
                  <c:v>14.151693566150266</c:v>
                </c:pt>
                <c:pt idx="806">
                  <c:v>15.959169434827261</c:v>
                </c:pt>
                <c:pt idx="807">
                  <c:v>17.625689466130716</c:v>
                </c:pt>
                <c:pt idx="808">
                  <c:v>19.060450876808101</c:v>
                </c:pt>
                <c:pt idx="809">
                  <c:v>20.142518939271937</c:v>
                </c:pt>
                <c:pt idx="810">
                  <c:v>21.003145060486496</c:v>
                </c:pt>
                <c:pt idx="811">
                  <c:v>21.644674499276764</c:v>
                </c:pt>
                <c:pt idx="812">
                  <c:v>22.016112109291228</c:v>
                </c:pt>
                <c:pt idx="813">
                  <c:v>22.154692587105401</c:v>
                </c:pt>
                <c:pt idx="814">
                  <c:v>22.100347695363293</c:v>
                </c:pt>
                <c:pt idx="815">
                  <c:v>21.873313881456028</c:v>
                </c:pt>
                <c:pt idx="816">
                  <c:v>21.497100943826904</c:v>
                </c:pt>
                <c:pt idx="817">
                  <c:v>21.037187764950367</c:v>
                </c:pt>
                <c:pt idx="818">
                  <c:v>20.548260009651361</c:v>
                </c:pt>
                <c:pt idx="819">
                  <c:v>20.032314749458333</c:v>
                </c:pt>
                <c:pt idx="820">
                  <c:v>19.452362574469166</c:v>
                </c:pt>
                <c:pt idx="821">
                  <c:v>18.76784372297978</c:v>
                </c:pt>
                <c:pt idx="822">
                  <c:v>17.963012248520183</c:v>
                </c:pt>
                <c:pt idx="823">
                  <c:v>17.040959083549783</c:v>
                </c:pt>
                <c:pt idx="824">
                  <c:v>16.055510761878789</c:v>
                </c:pt>
                <c:pt idx="825">
                  <c:v>15.090682006641213</c:v>
                </c:pt>
                <c:pt idx="826">
                  <c:v>14.284037846508388</c:v>
                </c:pt>
                <c:pt idx="827">
                  <c:v>13.82480588957822</c:v>
                </c:pt>
                <c:pt idx="828">
                  <c:v>13.774318371786656</c:v>
                </c:pt>
                <c:pt idx="829">
                  <c:v>14.079989204350923</c:v>
                </c:pt>
                <c:pt idx="830">
                  <c:v>14.616442680263905</c:v>
                </c:pt>
                <c:pt idx="831">
                  <c:v>15.214821786658625</c:v>
                </c:pt>
                <c:pt idx="832">
                  <c:v>15.74045197092545</c:v>
                </c:pt>
                <c:pt idx="833">
                  <c:v>16.07412935150694</c:v>
                </c:pt>
                <c:pt idx="834">
                  <c:v>16.123404344476803</c:v>
                </c:pt>
                <c:pt idx="835">
                  <c:v>15.904012557587265</c:v>
                </c:pt>
                <c:pt idx="836">
                  <c:v>15.48678960643552</c:v>
                </c:pt>
                <c:pt idx="837">
                  <c:v>14.93008089430681</c:v>
                </c:pt>
                <c:pt idx="838">
                  <c:v>14.285095736420674</c:v>
                </c:pt>
                <c:pt idx="839">
                  <c:v>13.580357401692261</c:v>
                </c:pt>
                <c:pt idx="840">
                  <c:v>12.708530213658415</c:v>
                </c:pt>
                <c:pt idx="841">
                  <c:v>11.556787409385247</c:v>
                </c:pt>
                <c:pt idx="842">
                  <c:v>10.172955261197542</c:v>
                </c:pt>
                <c:pt idx="843">
                  <c:v>8.8560682759735911</c:v>
                </c:pt>
                <c:pt idx="844">
                  <c:v>8.0038151104541182</c:v>
                </c:pt>
                <c:pt idx="845">
                  <c:v>7.9225573482450358</c:v>
                </c:pt>
                <c:pt idx="846">
                  <c:v>8.3463182812801371</c:v>
                </c:pt>
                <c:pt idx="847">
                  <c:v>8.6834739756545343</c:v>
                </c:pt>
                <c:pt idx="848">
                  <c:v>8.3892255761414436</c:v>
                </c:pt>
                <c:pt idx="849">
                  <c:v>7.0169326046186145</c:v>
                </c:pt>
                <c:pt idx="850">
                  <c:v>4.534968372526242</c:v>
                </c:pt>
                <c:pt idx="851">
                  <c:v>1.319567565075717</c:v>
                </c:pt>
                <c:pt idx="852">
                  <c:v>-2.1291815862257977</c:v>
                </c:pt>
                <c:pt idx="853">
                  <c:v>-5.2958530145012812</c:v>
                </c:pt>
                <c:pt idx="854">
                  <c:v>-7.7378772342112558</c:v>
                </c:pt>
                <c:pt idx="855">
                  <c:v>-9.4733757095270299</c:v>
                </c:pt>
                <c:pt idx="856">
                  <c:v>-11.053356355336488</c:v>
                </c:pt>
                <c:pt idx="857">
                  <c:v>-13.07404200822976</c:v>
                </c:pt>
                <c:pt idx="858">
                  <c:v>-15.871396688065166</c:v>
                </c:pt>
                <c:pt idx="859">
                  <c:v>-19.339105394303864</c:v>
                </c:pt>
                <c:pt idx="860">
                  <c:v>-23.076504346417789</c:v>
                </c:pt>
                <c:pt idx="861">
                  <c:v>-26.713645419489431</c:v>
                </c:pt>
                <c:pt idx="862">
                  <c:v>-29.932777871099642</c:v>
                </c:pt>
                <c:pt idx="863">
                  <c:v>-32.489624473677651</c:v>
                </c:pt>
                <c:pt idx="864">
                  <c:v>-34.260964664204103</c:v>
                </c:pt>
                <c:pt idx="865">
                  <c:v>-35.310853110920021</c:v>
                </c:pt>
                <c:pt idx="866">
                  <c:v>-35.882233748701623</c:v>
                </c:pt>
                <c:pt idx="867">
                  <c:v>-36.074135293727586</c:v>
                </c:pt>
                <c:pt idx="868">
                  <c:v>-35.847417887853034</c:v>
                </c:pt>
                <c:pt idx="869">
                  <c:v>-35.255720990095973</c:v>
                </c:pt>
                <c:pt idx="870">
                  <c:v>-34.349360250294048</c:v>
                </c:pt>
                <c:pt idx="871">
                  <c:v>-33.18279148528817</c:v>
                </c:pt>
                <c:pt idx="872">
                  <c:v>-31.81501857558241</c:v>
                </c:pt>
                <c:pt idx="873">
                  <c:v>-30.25419566407076</c:v>
                </c:pt>
                <c:pt idx="874">
                  <c:v>-28.467451050789347</c:v>
                </c:pt>
                <c:pt idx="875">
                  <c:v>-26.458138429773559</c:v>
                </c:pt>
                <c:pt idx="876">
                  <c:v>-24.265925661178084</c:v>
                </c:pt>
                <c:pt idx="877">
                  <c:v>-21.987931587954524</c:v>
                </c:pt>
                <c:pt idx="878">
                  <c:v>-19.743569456195434</c:v>
                </c:pt>
                <c:pt idx="879">
                  <c:v>-17.594403787071528</c:v>
                </c:pt>
                <c:pt idx="880">
                  <c:v>-15.583049951330096</c:v>
                </c:pt>
                <c:pt idx="881">
                  <c:v>-13.658539872303496</c:v>
                </c:pt>
                <c:pt idx="882">
                  <c:v>-11.616668914857428</c:v>
                </c:pt>
                <c:pt idx="883">
                  <c:v>-9.3428205165602787</c:v>
                </c:pt>
                <c:pt idx="884">
                  <c:v>-6.9110472262290736</c:v>
                </c:pt>
                <c:pt idx="885">
                  <c:v>-4.4679276417044926</c:v>
                </c:pt>
                <c:pt idx="886">
                  <c:v>-2.2055246688704027</c:v>
                </c:pt>
                <c:pt idx="887">
                  <c:v>-0.22717695549299477</c:v>
                </c:pt>
                <c:pt idx="888">
                  <c:v>1.4988296636168652</c:v>
                </c:pt>
                <c:pt idx="889">
                  <c:v>3.0295798503445277</c:v>
                </c:pt>
                <c:pt idx="890">
                  <c:v>4.4281001533376365</c:v>
                </c:pt>
                <c:pt idx="891">
                  <c:v>5.7830668702708836</c:v>
                </c:pt>
                <c:pt idx="892">
                  <c:v>7.1685591128654655</c:v>
                </c:pt>
                <c:pt idx="893">
                  <c:v>8.5831545506081568</c:v>
                </c:pt>
                <c:pt idx="894">
                  <c:v>9.9578222595959947</c:v>
                </c:pt>
                <c:pt idx="895">
                  <c:v>11.407216794404073</c:v>
                </c:pt>
                <c:pt idx="896">
                  <c:v>13.017205498515992</c:v>
                </c:pt>
                <c:pt idx="897">
                  <c:v>14.78244990854567</c:v>
                </c:pt>
                <c:pt idx="898">
                  <c:v>16.567355210374757</c:v>
                </c:pt>
                <c:pt idx="899">
                  <c:v>18.017586106167258</c:v>
                </c:pt>
                <c:pt idx="900">
                  <c:v>18.908318064043911</c:v>
                </c:pt>
                <c:pt idx="901">
                  <c:v>19.334842422763032</c:v>
                </c:pt>
                <c:pt idx="902">
                  <c:v>19.711184254307767</c:v>
                </c:pt>
                <c:pt idx="903">
                  <c:v>20.285151409221612</c:v>
                </c:pt>
                <c:pt idx="904">
                  <c:v>21.235180181037176</c:v>
                </c:pt>
                <c:pt idx="905">
                  <c:v>22.717185277416434</c:v>
                </c:pt>
                <c:pt idx="906">
                  <c:v>24.567611471868105</c:v>
                </c:pt>
                <c:pt idx="907">
                  <c:v>26.332148322430744</c:v>
                </c:pt>
                <c:pt idx="908">
                  <c:v>27.482737915982128</c:v>
                </c:pt>
                <c:pt idx="909">
                  <c:v>27.71272317766249</c:v>
                </c:pt>
                <c:pt idx="910">
                  <c:v>27.081912294109241</c:v>
                </c:pt>
                <c:pt idx="911">
                  <c:v>25.821950648227055</c:v>
                </c:pt>
                <c:pt idx="912">
                  <c:v>24.290332355262514</c:v>
                </c:pt>
                <c:pt idx="913">
                  <c:v>22.922431068157263</c:v>
                </c:pt>
                <c:pt idx="914">
                  <c:v>22.007237486794118</c:v>
                </c:pt>
                <c:pt idx="915">
                  <c:v>21.640746737058237</c:v>
                </c:pt>
                <c:pt idx="916">
                  <c:v>21.75193016231707</c:v>
                </c:pt>
                <c:pt idx="917">
                  <c:v>22.124437359070729</c:v>
                </c:pt>
                <c:pt idx="918">
                  <c:v>22.545097651889314</c:v>
                </c:pt>
                <c:pt idx="919">
                  <c:v>22.835115238851529</c:v>
                </c:pt>
                <c:pt idx="920">
                  <c:v>22.881718594074496</c:v>
                </c:pt>
                <c:pt idx="921">
                  <c:v>22.621548862193002</c:v>
                </c:pt>
                <c:pt idx="922">
                  <c:v>22.07456840494914</c:v>
                </c:pt>
                <c:pt idx="923">
                  <c:v>21.348392956850155</c:v>
                </c:pt>
                <c:pt idx="924">
                  <c:v>20.582281077713152</c:v>
                </c:pt>
                <c:pt idx="925">
                  <c:v>19.909937876158889</c:v>
                </c:pt>
                <c:pt idx="926">
                  <c:v>19.410266678635708</c:v>
                </c:pt>
                <c:pt idx="927">
                  <c:v>19.051122345062993</c:v>
                </c:pt>
                <c:pt idx="928">
                  <c:v>18.737316238161732</c:v>
                </c:pt>
                <c:pt idx="929">
                  <c:v>18.412577353398497</c:v>
                </c:pt>
                <c:pt idx="930">
                  <c:v>18.083680486330525</c:v>
                </c:pt>
                <c:pt idx="931">
                  <c:v>17.774069316603914</c:v>
                </c:pt>
                <c:pt idx="932">
                  <c:v>17.541889710271835</c:v>
                </c:pt>
                <c:pt idx="933">
                  <c:v>17.268207256066397</c:v>
                </c:pt>
                <c:pt idx="934">
                  <c:v>16.651740250945071</c:v>
                </c:pt>
                <c:pt idx="935">
                  <c:v>15.334980705926169</c:v>
                </c:pt>
                <c:pt idx="936">
                  <c:v>13.092801831807646</c:v>
                </c:pt>
                <c:pt idx="937">
                  <c:v>9.8952915151714915</c:v>
                </c:pt>
                <c:pt idx="938">
                  <c:v>6.0124149648680616</c:v>
                </c:pt>
                <c:pt idx="939">
                  <c:v>1.9188514655707001</c:v>
                </c:pt>
                <c:pt idx="940">
                  <c:v>-2.0075124437407137</c:v>
                </c:pt>
                <c:pt idx="941">
                  <c:v>-5.4874853748658987</c:v>
                </c:pt>
                <c:pt idx="942">
                  <c:v>-8.5589724073685804</c:v>
                </c:pt>
                <c:pt idx="943">
                  <c:v>-11.62396227922121</c:v>
                </c:pt>
                <c:pt idx="944">
                  <c:v>-15.080992273636785</c:v>
                </c:pt>
                <c:pt idx="945">
                  <c:v>-19.046030688164048</c:v>
                </c:pt>
                <c:pt idx="946">
                  <c:v>-23.36554111440077</c:v>
                </c:pt>
                <c:pt idx="947">
                  <c:v>-27.752335732112755</c:v>
                </c:pt>
                <c:pt idx="948">
                  <c:v>-31.9127842374705</c:v>
                </c:pt>
                <c:pt idx="949">
                  <c:v>-35.736070792721094</c:v>
                </c:pt>
                <c:pt idx="950">
                  <c:v>-39.230147016866667</c:v>
                </c:pt>
                <c:pt idx="951">
                  <c:v>-42.464592056529334</c:v>
                </c:pt>
                <c:pt idx="952">
                  <c:v>-45.458200715398739</c:v>
                </c:pt>
                <c:pt idx="953">
                  <c:v>-48.027375121090763</c:v>
                </c:pt>
                <c:pt idx="954">
                  <c:v>-49.914204178668946</c:v>
                </c:pt>
                <c:pt idx="955">
                  <c:v>-51.081664695095569</c:v>
                </c:pt>
                <c:pt idx="956">
                  <c:v>-51.699305061193655</c:v>
                </c:pt>
                <c:pt idx="957">
                  <c:v>-51.890290499969787</c:v>
                </c:pt>
                <c:pt idx="958">
                  <c:v>-51.549918849970396</c:v>
                </c:pt>
                <c:pt idx="959">
                  <c:v>-50.459909992970992</c:v>
                </c:pt>
                <c:pt idx="960">
                  <c:v>-48.592124213111575</c:v>
                </c:pt>
                <c:pt idx="961">
                  <c:v>-46.136019028849347</c:v>
                </c:pt>
                <c:pt idx="962">
                  <c:v>-43.377424888272358</c:v>
                </c:pt>
                <c:pt idx="963">
                  <c:v>-40.54639291050691</c:v>
                </c:pt>
                <c:pt idx="964">
                  <c:v>-37.766071572296774</c:v>
                </c:pt>
                <c:pt idx="965">
                  <c:v>-35.082455160850834</c:v>
                </c:pt>
                <c:pt idx="966">
                  <c:v>-32.526538257633817</c:v>
                </c:pt>
                <c:pt idx="967">
                  <c:v>-30.104358352481139</c:v>
                </c:pt>
                <c:pt idx="968">
                  <c:v>-27.712790145431516</c:v>
                </c:pt>
                <c:pt idx="969">
                  <c:v>-25.199334822522882</c:v>
                </c:pt>
                <c:pt idx="970">
                  <c:v>-22.494174506072422</c:v>
                </c:pt>
                <c:pt idx="971">
                  <c:v>-19.615698075950977</c:v>
                </c:pt>
                <c:pt idx="972">
                  <c:v>-16.628606194431956</c:v>
                </c:pt>
                <c:pt idx="973">
                  <c:v>-13.631575210543318</c:v>
                </c:pt>
                <c:pt idx="974">
                  <c:v>-10.72449678633245</c:v>
                </c:pt>
                <c:pt idx="975">
                  <c:v>-7.9859750506058003</c:v>
                </c:pt>
                <c:pt idx="976">
                  <c:v>-5.406425389593684</c:v>
                </c:pt>
                <c:pt idx="977">
                  <c:v>-2.9166704618018104</c:v>
                </c:pt>
                <c:pt idx="978">
                  <c:v>-0.43295977256577439</c:v>
                </c:pt>
                <c:pt idx="979">
                  <c:v>2.0795054428855413</c:v>
                </c:pt>
                <c:pt idx="980">
                  <c:v>4.6364944140278306</c:v>
                </c:pt>
                <c:pt idx="981">
                  <c:v>7.239564645747274</c:v>
                </c:pt>
                <c:pt idx="982">
                  <c:v>9.8345503928323286</c:v>
                </c:pt>
                <c:pt idx="983">
                  <c:v>12.443037964975682</c:v>
                </c:pt>
                <c:pt idx="984">
                  <c:v>15.148270325676169</c:v>
                </c:pt>
                <c:pt idx="985">
                  <c:v>17.966807899162642</c:v>
                </c:pt>
                <c:pt idx="986">
                  <c:v>20.709853021179391</c:v>
                </c:pt>
                <c:pt idx="987">
                  <c:v>23.000833540755803</c:v>
                </c:pt>
                <c:pt idx="988">
                  <c:v>24.507976809940686</c:v>
                </c:pt>
                <c:pt idx="989">
                  <c:v>25.147216033741874</c:v>
                </c:pt>
                <c:pt idx="990">
                  <c:v>25.164966713067034</c:v>
                </c:pt>
                <c:pt idx="991">
                  <c:v>25.005995618805695</c:v>
                </c:pt>
                <c:pt idx="992">
                  <c:v>25.033340426429582</c:v>
                </c:pt>
                <c:pt idx="993">
                  <c:v>25.460611757900992</c:v>
                </c:pt>
                <c:pt idx="994">
                  <c:v>25.947365222742974</c:v>
                </c:pt>
                <c:pt idx="995">
                  <c:v>26.027207658288116</c:v>
                </c:pt>
                <c:pt idx="996">
                  <c:v>25.570538705122352</c:v>
                </c:pt>
                <c:pt idx="997">
                  <c:v>24.664413751019907</c:v>
                </c:pt>
                <c:pt idx="998">
                  <c:v>23.612190275999509</c:v>
                </c:pt>
              </c:numCache>
            </c:numRef>
          </c:val>
          <c:smooth val="0"/>
          <c:extLst>
            <c:ext xmlns:c16="http://schemas.microsoft.com/office/drawing/2014/chart" uri="{C3380CC4-5D6E-409C-BE32-E72D297353CC}">
              <c16:uniqueId val="{00000000-AACC-4D25-BCCA-B2A196E10A4C}"/>
            </c:ext>
          </c:extLst>
        </c:ser>
        <c:ser>
          <c:idx val="1"/>
          <c:order val="1"/>
          <c:tx>
            <c:strRef>
              <c:f>Sheet1!$Q$1</c:f>
              <c:strCache>
                <c:ptCount val="1"/>
                <c:pt idx="0">
                  <c:v>Gyro_Y</c:v>
                </c:pt>
              </c:strCache>
            </c:strRef>
          </c:tx>
          <c:spPr>
            <a:ln w="28575" cap="rnd">
              <a:solidFill>
                <a:schemeClr val="accent2"/>
              </a:solidFill>
              <a:round/>
            </a:ln>
            <a:effectLst/>
          </c:spPr>
          <c:marker>
            <c:symbol val="none"/>
          </c:marker>
          <c:val>
            <c:numRef>
              <c:f>Sheet1!$Q$2:$Q$1000</c:f>
              <c:numCache>
                <c:formatCode>General</c:formatCode>
                <c:ptCount val="999"/>
                <c:pt idx="0">
                  <c:v>19.001657126397557</c:v>
                </c:pt>
                <c:pt idx="1">
                  <c:v>17.460845203869606</c:v>
                </c:pt>
                <c:pt idx="2">
                  <c:v>15.777370419792215</c:v>
                </c:pt>
                <c:pt idx="3">
                  <c:v>13.91694243139637</c:v>
                </c:pt>
                <c:pt idx="4">
                  <c:v>11.931415942768442</c:v>
                </c:pt>
                <c:pt idx="5">
                  <c:v>9.9044130239130723</c:v>
                </c:pt>
                <c:pt idx="6">
                  <c:v>7.9294951434348109</c:v>
                </c:pt>
                <c:pt idx="7">
                  <c:v>5.9861652405661143</c:v>
                </c:pt>
                <c:pt idx="8">
                  <c:v>3.9937895757547919</c:v>
                </c:pt>
                <c:pt idx="9">
                  <c:v>1.8748761842396962</c:v>
                </c:pt>
                <c:pt idx="10">
                  <c:v>-0.35500849944509771</c:v>
                </c:pt>
                <c:pt idx="11">
                  <c:v>-2.5696525494561953</c:v>
                </c:pt>
                <c:pt idx="12">
                  <c:v>-4.6181390984670712</c:v>
                </c:pt>
                <c:pt idx="13">
                  <c:v>-6.5064171164977296</c:v>
                </c:pt>
                <c:pt idx="14">
                  <c:v>-8.2132637941677746</c:v>
                </c:pt>
                <c:pt idx="15">
                  <c:v>-9.6747239982844189</c:v>
                </c:pt>
                <c:pt idx="16">
                  <c:v>-10.87589545831873</c:v>
                </c:pt>
                <c:pt idx="17">
                  <c:v>-11.995893169152355</c:v>
                </c:pt>
                <c:pt idx="18">
                  <c:v>-13.539097685769308</c:v>
                </c:pt>
                <c:pt idx="19">
                  <c:v>-15.879604832053923</c:v>
                </c:pt>
                <c:pt idx="20">
                  <c:v>-18.879250435412843</c:v>
                </c:pt>
                <c:pt idx="21">
                  <c:v>-21.952950946704586</c:v>
                </c:pt>
                <c:pt idx="22">
                  <c:v>-24.597226087770498</c:v>
                </c:pt>
                <c:pt idx="23">
                  <c:v>-26.526105846015085</c:v>
                </c:pt>
                <c:pt idx="24">
                  <c:v>-27.416305669094783</c:v>
                </c:pt>
                <c:pt idx="25">
                  <c:v>-27.003660375712887</c:v>
                </c:pt>
                <c:pt idx="26">
                  <c:v>-25.472883048198632</c:v>
                </c:pt>
                <c:pt idx="27">
                  <c:v>-23.690438027234659</c:v>
                </c:pt>
                <c:pt idx="28">
                  <c:v>-22.500924866689964</c:v>
                </c:pt>
                <c:pt idx="29">
                  <c:v>-22.095755309356164</c:v>
                </c:pt>
                <c:pt idx="30">
                  <c:v>-22.19504806316904</c:v>
                </c:pt>
                <c:pt idx="31">
                  <c:v>-22.380365301905659</c:v>
                </c:pt>
                <c:pt idx="32">
                  <c:v>-22.340892295867548</c:v>
                </c:pt>
                <c:pt idx="33">
                  <c:v>-21.973798989950197</c:v>
                </c:pt>
                <c:pt idx="34">
                  <c:v>-21.306225710151192</c:v>
                </c:pt>
                <c:pt idx="35">
                  <c:v>-20.60996029594817</c:v>
                </c:pt>
                <c:pt idx="36">
                  <c:v>-20.23813543002921</c:v>
                </c:pt>
                <c:pt idx="37">
                  <c:v>-20.275266981428626</c:v>
                </c:pt>
                <c:pt idx="38">
                  <c:v>-20.552020561800056</c:v>
                </c:pt>
                <c:pt idx="39">
                  <c:v>-20.560318830564057</c:v>
                </c:pt>
                <c:pt idx="40">
                  <c:v>-19.872922513952776</c:v>
                </c:pt>
                <c:pt idx="41">
                  <c:v>-18.523718563673722</c:v>
                </c:pt>
                <c:pt idx="42">
                  <c:v>-16.844999672400245</c:v>
                </c:pt>
                <c:pt idx="43">
                  <c:v>-15.16857669895224</c:v>
                </c:pt>
                <c:pt idx="44">
                  <c:v>-13.633675224973194</c:v>
                </c:pt>
                <c:pt idx="45">
                  <c:v>-12.159325900473728</c:v>
                </c:pt>
                <c:pt idx="46">
                  <c:v>-10.654734062464254</c:v>
                </c:pt>
                <c:pt idx="47">
                  <c:v>-9.165194021214969</c:v>
                </c:pt>
                <c:pt idx="48">
                  <c:v>-7.7037531807906694</c:v>
                </c:pt>
                <c:pt idx="49">
                  <c:v>-6.3583391571748553</c:v>
                </c:pt>
                <c:pt idx="50">
                  <c:v>-5.180723694031359</c:v>
                </c:pt>
                <c:pt idx="51">
                  <c:v>-4.0811868201507311</c:v>
                </c:pt>
                <c:pt idx="52">
                  <c:v>-3.0000395837477161</c:v>
                </c:pt>
                <c:pt idx="53">
                  <c:v>-1.8670196720727616</c:v>
                </c:pt>
                <c:pt idx="54">
                  <c:v>-0.59315395863130649</c:v>
                </c:pt>
                <c:pt idx="55">
                  <c:v>0.87609502054131949</c:v>
                </c:pt>
                <c:pt idx="56">
                  <c:v>2.5542070801304932</c:v>
                </c:pt>
                <c:pt idx="57">
                  <c:v>4.4730376185278828</c:v>
                </c:pt>
                <c:pt idx="58">
                  <c:v>6.5284948461573249</c:v>
                </c:pt>
                <c:pt idx="59">
                  <c:v>8.560837509234176</c:v>
                </c:pt>
                <c:pt idx="60">
                  <c:v>10.377503859049492</c:v>
                </c:pt>
                <c:pt idx="61">
                  <c:v>11.834952061868503</c:v>
                </c:pt>
                <c:pt idx="62">
                  <c:v>13.169509520631133</c:v>
                </c:pt>
                <c:pt idx="63">
                  <c:v>14.767465750218509</c:v>
                </c:pt>
                <c:pt idx="64">
                  <c:v>16.953381995214141</c:v>
                </c:pt>
                <c:pt idx="65">
                  <c:v>19.741590715309858</c:v>
                </c:pt>
                <c:pt idx="66">
                  <c:v>22.811912681003662</c:v>
                </c:pt>
                <c:pt idx="67">
                  <c:v>25.716073487383586</c:v>
                </c:pt>
                <c:pt idx="68">
                  <c:v>28.124152257635913</c:v>
                </c:pt>
                <c:pt idx="69">
                  <c:v>29.806218952483192</c:v>
                </c:pt>
                <c:pt idx="70">
                  <c:v>30.936577713433525</c:v>
                </c:pt>
                <c:pt idx="71">
                  <c:v>31.984475739164857</c:v>
                </c:pt>
                <c:pt idx="72">
                  <c:v>33.314501524381555</c:v>
                </c:pt>
                <c:pt idx="73">
                  <c:v>35.145506893893923</c:v>
                </c:pt>
                <c:pt idx="74">
                  <c:v>37.501276836016046</c:v>
                </c:pt>
                <c:pt idx="75">
                  <c:v>39.941129999295725</c:v>
                </c:pt>
                <c:pt idx="76">
                  <c:v>41.994765979309811</c:v>
                </c:pt>
                <c:pt idx="77">
                  <c:v>43.575357959723618</c:v>
                </c:pt>
                <c:pt idx="78">
                  <c:v>44.789892280529152</c:v>
                </c:pt>
                <c:pt idx="79">
                  <c:v>45.805859534918568</c:v>
                </c:pt>
                <c:pt idx="80">
                  <c:v>46.834312604220202</c:v>
                </c:pt>
                <c:pt idx="81">
                  <c:v>47.9657166121358</c:v>
                </c:pt>
                <c:pt idx="82">
                  <c:v>49.068345979893081</c:v>
                </c:pt>
                <c:pt idx="83">
                  <c:v>49.945251940295222</c:v>
                </c:pt>
                <c:pt idx="84">
                  <c:v>50.375762841489319</c:v>
                </c:pt>
                <c:pt idx="85">
                  <c:v>50.335062344659534</c:v>
                </c:pt>
                <c:pt idx="86">
                  <c:v>49.664078337766348</c:v>
                </c:pt>
                <c:pt idx="87">
                  <c:v>47.930432711011022</c:v>
                </c:pt>
                <c:pt idx="88">
                  <c:v>45.247192736790808</c:v>
                </c:pt>
                <c:pt idx="89">
                  <c:v>42.257668642054995</c:v>
                </c:pt>
                <c:pt idx="90">
                  <c:v>39.619300069213885</c:v>
                </c:pt>
                <c:pt idx="91">
                  <c:v>37.619004847829601</c:v>
                </c:pt>
                <c:pt idx="92">
                  <c:v>36.111167230873001</c:v>
                </c:pt>
                <c:pt idx="93">
                  <c:v>34.964595286255545</c:v>
                </c:pt>
                <c:pt idx="94">
                  <c:v>33.955883060530432</c:v>
                </c:pt>
                <c:pt idx="95">
                  <c:v>32.880604439319825</c:v>
                </c:pt>
                <c:pt idx="96">
                  <c:v>31.519052050533432</c:v>
                </c:pt>
                <c:pt idx="97">
                  <c:v>29.647078589522764</c:v>
                </c:pt>
                <c:pt idx="98">
                  <c:v>27.294685477732308</c:v>
                </c:pt>
                <c:pt idx="99">
                  <c:v>24.713940088177662</c:v>
                </c:pt>
                <c:pt idx="100">
                  <c:v>22.04244390641411</c:v>
                </c:pt>
                <c:pt idx="101">
                  <c:v>19.365111408285827</c:v>
                </c:pt>
                <c:pt idx="102">
                  <c:v>16.771189500120112</c:v>
                </c:pt>
                <c:pt idx="103">
                  <c:v>14.33236625011771</c:v>
                </c:pt>
                <c:pt idx="104">
                  <c:v>12.136691545115356</c:v>
                </c:pt>
                <c:pt idx="105">
                  <c:v>10.216560714213051</c:v>
                </c:pt>
                <c:pt idx="106">
                  <c:v>8.5721007599287908</c:v>
                </c:pt>
                <c:pt idx="107">
                  <c:v>7.0879490847302149</c:v>
                </c:pt>
                <c:pt idx="108">
                  <c:v>5.5118991830356103</c:v>
                </c:pt>
                <c:pt idx="109">
                  <c:v>3.7627899793748982</c:v>
                </c:pt>
                <c:pt idx="110">
                  <c:v>2.0621192197873999</c:v>
                </c:pt>
                <c:pt idx="111">
                  <c:v>0.67128857539165177</c:v>
                </c:pt>
                <c:pt idx="112">
                  <c:v>-0.30103111611618127</c:v>
                </c:pt>
                <c:pt idx="113">
                  <c:v>-1.2735285537938577</c:v>
                </c:pt>
                <c:pt idx="114">
                  <c:v>-2.8641355627179803</c:v>
                </c:pt>
                <c:pt idx="115">
                  <c:v>-5.3576589114636208</c:v>
                </c:pt>
                <c:pt idx="116">
                  <c:v>-8.1155249332343473</c:v>
                </c:pt>
                <c:pt idx="117">
                  <c:v>-10.132310054569661</c:v>
                </c:pt>
                <c:pt idx="118">
                  <c:v>-10.668744893478266</c:v>
                </c:pt>
                <c:pt idx="119">
                  <c:v>-9.3850475756087004</c:v>
                </c:pt>
                <c:pt idx="120">
                  <c:v>-7.003594784096526</c:v>
                </c:pt>
                <c:pt idx="121">
                  <c:v>-4.929863208414595</c:v>
                </c:pt>
                <c:pt idx="122">
                  <c:v>-4.1196346642463029</c:v>
                </c:pt>
                <c:pt idx="123">
                  <c:v>-4.7097688909613771</c:v>
                </c:pt>
                <c:pt idx="124">
                  <c:v>-5.8515587131421496</c:v>
                </c:pt>
                <c:pt idx="125">
                  <c:v>-6.651327198879307</c:v>
                </c:pt>
                <c:pt idx="126">
                  <c:v>-6.6038201149017208</c:v>
                </c:pt>
                <c:pt idx="127">
                  <c:v>-5.8935729326036865</c:v>
                </c:pt>
                <c:pt idx="128">
                  <c:v>-5.0640479739516131</c:v>
                </c:pt>
                <c:pt idx="129">
                  <c:v>-4.6670354344725808</c:v>
                </c:pt>
                <c:pt idx="130">
                  <c:v>-4.966664925783129</c:v>
                </c:pt>
                <c:pt idx="131">
                  <c:v>-5.8168922272674664</c:v>
                </c:pt>
                <c:pt idx="132">
                  <c:v>-6.8556069427221171</c:v>
                </c:pt>
                <c:pt idx="133">
                  <c:v>-7.7189585638676741</c:v>
                </c:pt>
                <c:pt idx="134">
                  <c:v>-8.1884778125903193</c:v>
                </c:pt>
                <c:pt idx="135">
                  <c:v>-8.2012888963385127</c:v>
                </c:pt>
                <c:pt idx="136">
                  <c:v>-7.9042205184117424</c:v>
                </c:pt>
                <c:pt idx="137">
                  <c:v>-7.4768728880435074</c:v>
                </c:pt>
                <c:pt idx="138">
                  <c:v>-7.0720740502826374</c:v>
                </c:pt>
                <c:pt idx="139">
                  <c:v>-6.7449875292769841</c:v>
                </c:pt>
                <c:pt idx="140">
                  <c:v>-6.4366034586914438</c:v>
                </c:pt>
                <c:pt idx="141">
                  <c:v>-6.0258389295176151</c:v>
                </c:pt>
                <c:pt idx="142">
                  <c:v>-5.4089451709272636</c:v>
                </c:pt>
                <c:pt idx="143">
                  <c:v>-4.6329303675087186</c:v>
                </c:pt>
                <c:pt idx="144">
                  <c:v>-3.825542120158544</c:v>
                </c:pt>
                <c:pt idx="145">
                  <c:v>-3.1245028977553728</c:v>
                </c:pt>
                <c:pt idx="146">
                  <c:v>-2.4496642798002655</c:v>
                </c:pt>
                <c:pt idx="147">
                  <c:v>-1.6059369142042599</c:v>
                </c:pt>
                <c:pt idx="148">
                  <c:v>-0.49278543592017476</c:v>
                </c:pt>
                <c:pt idx="149">
                  <c:v>0.94325293279822864</c:v>
                </c:pt>
                <c:pt idx="150">
                  <c:v>2.6855171141422645</c:v>
                </c:pt>
                <c:pt idx="151">
                  <c:v>4.6260372318594198</c:v>
                </c:pt>
                <c:pt idx="152">
                  <c:v>6.6104593672222309</c:v>
                </c:pt>
                <c:pt idx="153">
                  <c:v>8.4467466398777855</c:v>
                </c:pt>
                <c:pt idx="154">
                  <c:v>10.20413716708023</c:v>
                </c:pt>
                <c:pt idx="155">
                  <c:v>11.785667003738626</c:v>
                </c:pt>
                <c:pt idx="156">
                  <c:v>13.241357483663853</c:v>
                </c:pt>
                <c:pt idx="157">
                  <c:v>14.686762153990577</c:v>
                </c:pt>
                <c:pt idx="158">
                  <c:v>16.277343470910765</c:v>
                </c:pt>
                <c:pt idx="159">
                  <c:v>18.168755741492546</c:v>
                </c:pt>
                <c:pt idx="160">
                  <c:v>20.187345786662696</c:v>
                </c:pt>
                <c:pt idx="161">
                  <c:v>22.100042570929443</c:v>
                </c:pt>
                <c:pt idx="162">
                  <c:v>23.692276099510853</c:v>
                </c:pt>
                <c:pt idx="163">
                  <c:v>24.855847377520636</c:v>
                </c:pt>
                <c:pt idx="164">
                  <c:v>25.623441009970222</c:v>
                </c:pt>
                <c:pt idx="165">
                  <c:v>26.334681929770817</c:v>
                </c:pt>
                <c:pt idx="166">
                  <c:v>27.3522703711754</c:v>
                </c:pt>
                <c:pt idx="167">
                  <c:v>28.875584343751893</c:v>
                </c:pt>
                <c:pt idx="168">
                  <c:v>30.739674496876855</c:v>
                </c:pt>
                <c:pt idx="169">
                  <c:v>32.700974286939314</c:v>
                </c:pt>
                <c:pt idx="170">
                  <c:v>34.54706424120053</c:v>
                </c:pt>
                <c:pt idx="171">
                  <c:v>36.303882376376521</c:v>
                </c:pt>
                <c:pt idx="172">
                  <c:v>38.15572698884899</c:v>
                </c:pt>
                <c:pt idx="173">
                  <c:v>39.957749189072004</c:v>
                </c:pt>
                <c:pt idx="174">
                  <c:v>40.956430445290557</c:v>
                </c:pt>
                <c:pt idx="175">
                  <c:v>40.743623476384741</c:v>
                </c:pt>
                <c:pt idx="176">
                  <c:v>39.881379006857046</c:v>
                </c:pt>
                <c:pt idx="177">
                  <c:v>38.9696849267199</c:v>
                </c:pt>
                <c:pt idx="178">
                  <c:v>38.090921528185497</c:v>
                </c:pt>
                <c:pt idx="179">
                  <c:v>36.966282897621795</c:v>
                </c:pt>
                <c:pt idx="180">
                  <c:v>35.440026959669353</c:v>
                </c:pt>
                <c:pt idx="181">
                  <c:v>33.680432760475966</c:v>
                </c:pt>
                <c:pt idx="182">
                  <c:v>31.905629485266449</c:v>
                </c:pt>
                <c:pt idx="183">
                  <c:v>30.22895051556112</c:v>
                </c:pt>
                <c:pt idx="184">
                  <c:v>28.618276045249896</c:v>
                </c:pt>
                <c:pt idx="185">
                  <c:v>27.005522744344898</c:v>
                </c:pt>
                <c:pt idx="186">
                  <c:v>25.312926029457998</c:v>
                </c:pt>
                <c:pt idx="187">
                  <c:v>23.501501688868839</c:v>
                </c:pt>
                <c:pt idx="188">
                  <c:v>21.546238035091463</c:v>
                </c:pt>
                <c:pt idx="189">
                  <c:v>19.330535354389635</c:v>
                </c:pt>
                <c:pt idx="190">
                  <c:v>16.874204287301843</c:v>
                </c:pt>
                <c:pt idx="191">
                  <c:v>14.348547181555805</c:v>
                </c:pt>
                <c:pt idx="192">
                  <c:v>11.825857057924688</c:v>
                </c:pt>
                <c:pt idx="193">
                  <c:v>9.4061284967661933</c:v>
                </c:pt>
                <c:pt idx="194">
                  <c:v>7.1988205668308689</c:v>
                </c:pt>
                <c:pt idx="195">
                  <c:v>5.3532888554942515</c:v>
                </c:pt>
                <c:pt idx="196">
                  <c:v>4.1295974583843664</c:v>
                </c:pt>
                <c:pt idx="197">
                  <c:v>3.7211196092166787</c:v>
                </c:pt>
                <c:pt idx="198">
                  <c:v>4.1783087370323457</c:v>
                </c:pt>
                <c:pt idx="199">
                  <c:v>5.2870069622916986</c:v>
                </c:pt>
                <c:pt idx="200">
                  <c:v>6.2185740430458649</c:v>
                </c:pt>
                <c:pt idx="201">
                  <c:v>5.9433665221849479</c:v>
                </c:pt>
                <c:pt idx="202">
                  <c:v>4.1732141117412489</c:v>
                </c:pt>
                <c:pt idx="203">
                  <c:v>1.371290589506424</c:v>
                </c:pt>
                <c:pt idx="204">
                  <c:v>-1.5830988222837041</c:v>
                </c:pt>
                <c:pt idx="205">
                  <c:v>-3.9286133458380297</c:v>
                </c:pt>
                <c:pt idx="206">
                  <c:v>-5.0804045389212682</c:v>
                </c:pt>
                <c:pt idx="207">
                  <c:v>-4.6583304481428431</c:v>
                </c:pt>
                <c:pt idx="208">
                  <c:v>-2.8102505391799864</c:v>
                </c:pt>
                <c:pt idx="209">
                  <c:v>-0.60909138839638644</c:v>
                </c:pt>
                <c:pt idx="210">
                  <c:v>0.35641749937154127</c:v>
                </c:pt>
                <c:pt idx="211">
                  <c:v>-0.39956207061588961</c:v>
                </c:pt>
                <c:pt idx="212">
                  <c:v>-2.1216846892035717</c:v>
                </c:pt>
                <c:pt idx="213">
                  <c:v>-3.5885535554195003</c:v>
                </c:pt>
                <c:pt idx="214">
                  <c:v>-4.0504010443111103</c:v>
                </c:pt>
                <c:pt idx="215">
                  <c:v>-3.1191547034248881</c:v>
                </c:pt>
                <c:pt idx="216">
                  <c:v>-1.1945023293563901</c:v>
                </c:pt>
                <c:pt idx="217">
                  <c:v>0.42532741723073758</c:v>
                </c:pt>
                <c:pt idx="218">
                  <c:v>0.81265980888612288</c:v>
                </c:pt>
                <c:pt idx="219">
                  <c:v>-0.14365734729159962</c:v>
                </c:pt>
                <c:pt idx="220">
                  <c:v>-1.7804540203457675</c:v>
                </c:pt>
                <c:pt idx="221">
                  <c:v>-3.4320164599388523</c:v>
                </c:pt>
                <c:pt idx="222">
                  <c:v>-4.9997700907400748</c:v>
                </c:pt>
                <c:pt idx="223">
                  <c:v>-6.4649392289252727</c:v>
                </c:pt>
                <c:pt idx="224">
                  <c:v>-7.7288248243467672</c:v>
                </c:pt>
                <c:pt idx="225">
                  <c:v>-8.8454113878598317</c:v>
                </c:pt>
                <c:pt idx="226">
                  <c:v>-10.097333540102635</c:v>
                </c:pt>
                <c:pt idx="227">
                  <c:v>-11.478384669300581</c:v>
                </c:pt>
                <c:pt idx="228">
                  <c:v>-12.702417295914568</c:v>
                </c:pt>
                <c:pt idx="229">
                  <c:v>-13.417557049996278</c:v>
                </c:pt>
                <c:pt idx="230">
                  <c:v>-13.394583288996351</c:v>
                </c:pt>
                <c:pt idx="231">
                  <c:v>-12.750893143216423</c:v>
                </c:pt>
                <c:pt idx="232">
                  <c:v>-11.924248600352094</c:v>
                </c:pt>
                <c:pt idx="233">
                  <c:v>-11.345214948345051</c:v>
                </c:pt>
                <c:pt idx="234">
                  <c:v>-11.29147322937815</c:v>
                </c:pt>
                <c:pt idx="235">
                  <c:v>-11.793178624790588</c:v>
                </c:pt>
                <c:pt idx="236">
                  <c:v>-12.536239932294777</c:v>
                </c:pt>
                <c:pt idx="237">
                  <c:v>-13.100286413648881</c:v>
                </c:pt>
                <c:pt idx="238">
                  <c:v>-13.138152945375904</c:v>
                </c:pt>
                <c:pt idx="239">
                  <c:v>-12.337914086468384</c:v>
                </c:pt>
                <c:pt idx="240">
                  <c:v>-10.640420084739016</c:v>
                </c:pt>
                <c:pt idx="241">
                  <c:v>-8.4027100230442358</c:v>
                </c:pt>
                <c:pt idx="242">
                  <c:v>-6.1787627225833512</c:v>
                </c:pt>
                <c:pt idx="243">
                  <c:v>-4.5895456481316845</c:v>
                </c:pt>
                <c:pt idx="244">
                  <c:v>-3.665112175169051</c:v>
                </c:pt>
                <c:pt idx="245">
                  <c:v>-2.9594919516656697</c:v>
                </c:pt>
                <c:pt idx="246">
                  <c:v>-2.055586152632356</c:v>
                </c:pt>
                <c:pt idx="247">
                  <c:v>-0.70558280957970876</c:v>
                </c:pt>
                <c:pt idx="248">
                  <c:v>1.1108534866118851</c:v>
                </c:pt>
                <c:pt idx="249">
                  <c:v>3.2081157968796474</c:v>
                </c:pt>
                <c:pt idx="250">
                  <c:v>5.3869908609420545</c:v>
                </c:pt>
                <c:pt idx="251">
                  <c:v>7.5106601637232142</c:v>
                </c:pt>
                <c:pt idx="252">
                  <c:v>9.5299870004487506</c:v>
                </c:pt>
                <c:pt idx="253">
                  <c:v>11.304640080439775</c:v>
                </c:pt>
                <c:pt idx="254">
                  <c:v>12.69395015883098</c:v>
                </c:pt>
                <c:pt idx="255">
                  <c:v>13.607830075654361</c:v>
                </c:pt>
                <c:pt idx="256">
                  <c:v>14.140744934141274</c:v>
                </c:pt>
                <c:pt idx="257">
                  <c:v>14.62012157545845</c:v>
                </c:pt>
                <c:pt idx="258">
                  <c:v>15.24108388394928</c:v>
                </c:pt>
                <c:pt idx="259">
                  <c:v>15.853629586270296</c:v>
                </c:pt>
                <c:pt idx="260">
                  <c:v>16.684848734544889</c:v>
                </c:pt>
                <c:pt idx="261">
                  <c:v>18.084167079853991</c:v>
                </c:pt>
                <c:pt idx="262">
                  <c:v>20.148134578256911</c:v>
                </c:pt>
                <c:pt idx="263">
                  <c:v>22.780542246691773</c:v>
                </c:pt>
                <c:pt idx="264">
                  <c:v>25.608075221757936</c:v>
                </c:pt>
                <c:pt idx="265">
                  <c:v>28.180341637322773</c:v>
                </c:pt>
                <c:pt idx="266">
                  <c:v>30.158956364576316</c:v>
                </c:pt>
                <c:pt idx="267">
                  <c:v>31.358480637284789</c:v>
                </c:pt>
                <c:pt idx="268">
                  <c:v>31.682267944539092</c:v>
                </c:pt>
                <c:pt idx="269">
                  <c:v>31.167448065648308</c:v>
                </c:pt>
                <c:pt idx="270">
                  <c:v>30.031724124335341</c:v>
                </c:pt>
                <c:pt idx="271">
                  <c:v>28.468161421848635</c:v>
                </c:pt>
                <c:pt idx="272">
                  <c:v>26.679880573411662</c:v>
                </c:pt>
                <c:pt idx="273">
                  <c:v>24.883390641943429</c:v>
                </c:pt>
                <c:pt idx="274">
                  <c:v>23.20838946910456</c:v>
                </c:pt>
                <c:pt idx="275">
                  <c:v>21.714621959722471</c:v>
                </c:pt>
                <c:pt idx="276">
                  <c:v>20.372104200528021</c:v>
                </c:pt>
                <c:pt idx="277">
                  <c:v>19.020602396517461</c:v>
                </c:pt>
                <c:pt idx="278">
                  <c:v>17.540391808587113</c:v>
                </c:pt>
                <c:pt idx="279">
                  <c:v>15.78820997241537</c:v>
                </c:pt>
                <c:pt idx="280">
                  <c:v>13.721296032967063</c:v>
                </c:pt>
                <c:pt idx="281">
                  <c:v>11.458370972307721</c:v>
                </c:pt>
                <c:pt idx="282">
                  <c:v>9.0808828128615655</c:v>
                </c:pt>
                <c:pt idx="283">
                  <c:v>6.6740255766043353</c:v>
                </c:pt>
                <c:pt idx="284">
                  <c:v>4.4402306450722486</c:v>
                </c:pt>
                <c:pt idx="285">
                  <c:v>2.4367946121708033</c:v>
                </c:pt>
                <c:pt idx="286">
                  <c:v>0.68639403992738712</c:v>
                </c:pt>
                <c:pt idx="287">
                  <c:v>-0.83488338087116065</c:v>
                </c:pt>
                <c:pt idx="288">
                  <c:v>-2.3766341732537373</c:v>
                </c:pt>
                <c:pt idx="289">
                  <c:v>-4.1180628697886625</c:v>
                </c:pt>
                <c:pt idx="290">
                  <c:v>-5.8467023723928895</c:v>
                </c:pt>
                <c:pt idx="291">
                  <c:v>-7.1820697849450319</c:v>
                </c:pt>
                <c:pt idx="292">
                  <c:v>-7.7717404492461313</c:v>
                </c:pt>
                <c:pt idx="293">
                  <c:v>-7.690437740261209</c:v>
                </c:pt>
                <c:pt idx="294">
                  <c:v>-7.135381705455984</c:v>
                </c:pt>
                <c:pt idx="295">
                  <c:v>-6.4082308313468639</c:v>
                </c:pt>
                <c:pt idx="296">
                  <c:v>-5.9802507147199266</c:v>
                </c:pt>
                <c:pt idx="297">
                  <c:v>-6.3470848004255283</c:v>
                </c:pt>
                <c:pt idx="298">
                  <c:v>-7.5153232044170171</c:v>
                </c:pt>
                <c:pt idx="299">
                  <c:v>-8.7297322603286762</c:v>
                </c:pt>
                <c:pt idx="300">
                  <c:v>-8.9842546551221005</c:v>
                </c:pt>
                <c:pt idx="301">
                  <c:v>-7.5514158620196588</c:v>
                </c:pt>
                <c:pt idx="302">
                  <c:v>-4.3211067047792655</c:v>
                </c:pt>
                <c:pt idx="303">
                  <c:v>-0.35815485068368014</c:v>
                </c:pt>
                <c:pt idx="304">
                  <c:v>2.2279094263299934</c:v>
                </c:pt>
                <c:pt idx="305">
                  <c:v>2.5142360378033937</c:v>
                </c:pt>
                <c:pt idx="306">
                  <c:v>0.94040173704732566</c:v>
                </c:pt>
                <c:pt idx="307">
                  <c:v>-1.0082553176936206</c:v>
                </c:pt>
                <c:pt idx="308">
                  <c:v>-2.159083611339748</c:v>
                </c:pt>
                <c:pt idx="309">
                  <c:v>-2.0950098991129531</c:v>
                </c:pt>
                <c:pt idx="310">
                  <c:v>-1.172590081130694</c:v>
                </c:pt>
                <c:pt idx="311">
                  <c:v>-7.5130699508080101E-2</c:v>
                </c:pt>
                <c:pt idx="312">
                  <c:v>0.82431023448208163</c:v>
                </c:pt>
                <c:pt idx="313">
                  <c:v>1.3817953097924398</c:v>
                </c:pt>
                <c:pt idx="314">
                  <c:v>1.519418583596591</c:v>
                </c:pt>
                <c:pt idx="315">
                  <c:v>1.4353980319246591</c:v>
                </c:pt>
                <c:pt idx="316">
                  <c:v>1.3342743112861659</c:v>
                </c:pt>
                <c:pt idx="317">
                  <c:v>1.3934376250604426</c:v>
                </c:pt>
                <c:pt idx="318">
                  <c:v>1.8155616725592338</c:v>
                </c:pt>
                <c:pt idx="319">
                  <c:v>2.648154719108049</c:v>
                </c:pt>
                <c:pt idx="320">
                  <c:v>3.7471728847258881</c:v>
                </c:pt>
                <c:pt idx="321">
                  <c:v>4.7617660670313704</c:v>
                </c:pt>
                <c:pt idx="322">
                  <c:v>5.3796799856907427</c:v>
                </c:pt>
                <c:pt idx="323">
                  <c:v>5.6103167059769277</c:v>
                </c:pt>
                <c:pt idx="324">
                  <c:v>5.6914241118573896</c:v>
                </c:pt>
                <c:pt idx="325">
                  <c:v>5.8829198496202419</c:v>
                </c:pt>
                <c:pt idx="326">
                  <c:v>6.2590068126278364</c:v>
                </c:pt>
                <c:pt idx="327">
                  <c:v>6.7846771163752795</c:v>
                </c:pt>
                <c:pt idx="328">
                  <c:v>7.374187254047774</c:v>
                </c:pt>
                <c:pt idx="329">
                  <c:v>8.0175208889668177</c:v>
                </c:pt>
                <c:pt idx="330">
                  <c:v>8.8577075111874812</c:v>
                </c:pt>
                <c:pt idx="331">
                  <c:v>10.012874940963732</c:v>
                </c:pt>
                <c:pt idx="332">
                  <c:v>11.572927922144457</c:v>
                </c:pt>
                <c:pt idx="333">
                  <c:v>13.471439643701567</c:v>
                </c:pt>
                <c:pt idx="334">
                  <c:v>15.580070630827537</c:v>
                </c:pt>
                <c:pt idx="335">
                  <c:v>17.914037118210985</c:v>
                </c:pt>
                <c:pt idx="336">
                  <c:v>20.247053235846767</c:v>
                </c:pt>
                <c:pt idx="337">
                  <c:v>22.150471171129833</c:v>
                </c:pt>
                <c:pt idx="338">
                  <c:v>23.646191287707236</c:v>
                </c:pt>
                <c:pt idx="339">
                  <c:v>24.976354161953093</c:v>
                </c:pt>
                <c:pt idx="340">
                  <c:v>26.551923358714031</c:v>
                </c:pt>
                <c:pt idx="341">
                  <c:v>28.561430571539749</c:v>
                </c:pt>
                <c:pt idx="342">
                  <c:v>30.898264120108951</c:v>
                </c:pt>
                <c:pt idx="343">
                  <c:v>33.28227617770677</c:v>
                </c:pt>
                <c:pt idx="344">
                  <c:v>35.404439294152631</c:v>
                </c:pt>
                <c:pt idx="345">
                  <c:v>37.380953188269579</c:v>
                </c:pt>
                <c:pt idx="346">
                  <c:v>39.408801964504185</c:v>
                </c:pt>
                <c:pt idx="347">
                  <c:v>41.684729465214097</c:v>
                </c:pt>
                <c:pt idx="348">
                  <c:v>44.329092115909816</c:v>
                </c:pt>
                <c:pt idx="349">
                  <c:v>47.217309153591621</c:v>
                </c:pt>
                <c:pt idx="350">
                  <c:v>49.944109870519789</c:v>
                </c:pt>
                <c:pt idx="351">
                  <c:v>51.981275073109394</c:v>
                </c:pt>
                <c:pt idx="352">
                  <c:v>53.036786091647208</c:v>
                </c:pt>
                <c:pt idx="353">
                  <c:v>53.147137449814259</c:v>
                </c:pt>
                <c:pt idx="354">
                  <c:v>52.516098120817972</c:v>
                </c:pt>
                <c:pt idx="355">
                  <c:v>51.625254258401618</c:v>
                </c:pt>
                <c:pt idx="356">
                  <c:v>51.001905433233588</c:v>
                </c:pt>
                <c:pt idx="357">
                  <c:v>50.835562904568917</c:v>
                </c:pt>
                <c:pt idx="358">
                  <c:v>50.877139446477536</c:v>
                </c:pt>
                <c:pt idx="359">
                  <c:v>50.827802637547983</c:v>
                </c:pt>
                <c:pt idx="360">
                  <c:v>50.485560344797022</c:v>
                </c:pt>
                <c:pt idx="361">
                  <c:v>49.689969097901084</c:v>
                </c:pt>
                <c:pt idx="362">
                  <c:v>48.298482755943056</c:v>
                </c:pt>
                <c:pt idx="363">
                  <c:v>46.291039220824189</c:v>
                </c:pt>
                <c:pt idx="364">
                  <c:v>43.987558776407695</c:v>
                </c:pt>
                <c:pt idx="365">
                  <c:v>41.723887800879538</c:v>
                </c:pt>
                <c:pt idx="366">
                  <c:v>39.64586024486195</c:v>
                </c:pt>
                <c:pt idx="367">
                  <c:v>37.69907493996471</c:v>
                </c:pt>
                <c:pt idx="368">
                  <c:v>35.687188561165414</c:v>
                </c:pt>
                <c:pt idx="369">
                  <c:v>33.580292949942105</c:v>
                </c:pt>
                <c:pt idx="370">
                  <c:v>31.452789670943268</c:v>
                </c:pt>
                <c:pt idx="371">
                  <c:v>29.394499617524403</c:v>
                </c:pt>
                <c:pt idx="372">
                  <c:v>27.310489745173914</c:v>
                </c:pt>
                <c:pt idx="373">
                  <c:v>25.032756310270436</c:v>
                </c:pt>
                <c:pt idx="374">
                  <c:v>22.547243604065027</c:v>
                </c:pt>
                <c:pt idx="375">
                  <c:v>19.907221831983726</c:v>
                </c:pt>
                <c:pt idx="376">
                  <c:v>17.209616695344053</c:v>
                </c:pt>
                <c:pt idx="377">
                  <c:v>14.573385661437172</c:v>
                </c:pt>
                <c:pt idx="378">
                  <c:v>11.917025268208429</c:v>
                </c:pt>
                <c:pt idx="379">
                  <c:v>9.1102211028442603</c:v>
                </c:pt>
                <c:pt idx="380">
                  <c:v>6.0735077807873745</c:v>
                </c:pt>
                <c:pt idx="381">
                  <c:v>2.9306202451716268</c:v>
                </c:pt>
                <c:pt idx="382">
                  <c:v>-4.8242019731805807E-2</c:v>
                </c:pt>
                <c:pt idx="383">
                  <c:v>-2.6968137393371694</c:v>
                </c:pt>
                <c:pt idx="384">
                  <c:v>-4.9588977045504263</c:v>
                </c:pt>
                <c:pt idx="385">
                  <c:v>-6.9922445104594164</c:v>
                </c:pt>
                <c:pt idx="386">
                  <c:v>-9.0207831802502287</c:v>
                </c:pt>
                <c:pt idx="387">
                  <c:v>-11.212007656645225</c:v>
                </c:pt>
                <c:pt idx="388">
                  <c:v>-13.522371143512318</c:v>
                </c:pt>
                <c:pt idx="389">
                  <c:v>-15.87968554064207</c:v>
                </c:pt>
                <c:pt idx="390">
                  <c:v>-17.988180469829228</c:v>
                </c:pt>
                <c:pt idx="391">
                  <c:v>-19.583350980432645</c:v>
                </c:pt>
                <c:pt idx="392">
                  <c:v>-20.485097580823989</c:v>
                </c:pt>
                <c:pt idx="393">
                  <c:v>-20.377486209207508</c:v>
                </c:pt>
                <c:pt idx="394">
                  <c:v>-19.136571045023356</c:v>
                </c:pt>
                <c:pt idx="395">
                  <c:v>-17.048839104122887</c:v>
                </c:pt>
                <c:pt idx="396">
                  <c:v>-14.781226582040428</c:v>
                </c:pt>
                <c:pt idx="397">
                  <c:v>-13.10765909039962</c:v>
                </c:pt>
                <c:pt idx="398">
                  <c:v>-12.289512968591627</c:v>
                </c:pt>
                <c:pt idx="399">
                  <c:v>-12.071644929219792</c:v>
                </c:pt>
                <c:pt idx="400">
                  <c:v>-12.005723290635396</c:v>
                </c:pt>
                <c:pt idx="401">
                  <c:v>-11.806792884822686</c:v>
                </c:pt>
                <c:pt idx="402">
                  <c:v>-11.390418167126233</c:v>
                </c:pt>
                <c:pt idx="403">
                  <c:v>-10.786737923783708</c:v>
                </c:pt>
                <c:pt idx="404">
                  <c:v>-10.198612785308034</c:v>
                </c:pt>
                <c:pt idx="405">
                  <c:v>-10.084837949601873</c:v>
                </c:pt>
                <c:pt idx="406">
                  <c:v>-10.704593110609835</c:v>
                </c:pt>
                <c:pt idx="407">
                  <c:v>-11.718488068397638</c:v>
                </c:pt>
                <c:pt idx="408">
                  <c:v>-12.504781627029685</c:v>
                </c:pt>
                <c:pt idx="409">
                  <c:v>-12.685287994489091</c:v>
                </c:pt>
                <c:pt idx="410">
                  <c:v>-12.27071231459931</c:v>
                </c:pt>
                <c:pt idx="411">
                  <c:v>-11.589936648307322</c:v>
                </c:pt>
                <c:pt idx="412">
                  <c:v>-10.921335055341174</c:v>
                </c:pt>
                <c:pt idx="413">
                  <c:v>-10.407745934234349</c:v>
                </c:pt>
                <c:pt idx="414">
                  <c:v>-10.025992655549661</c:v>
                </c:pt>
                <c:pt idx="415">
                  <c:v>-9.6002889624386682</c:v>
                </c:pt>
                <c:pt idx="416">
                  <c:v>-8.9975998231898942</c:v>
                </c:pt>
                <c:pt idx="417">
                  <c:v>-8.1163810067260957</c:v>
                </c:pt>
                <c:pt idx="418">
                  <c:v>-6.9582756265915746</c:v>
                </c:pt>
                <c:pt idx="419">
                  <c:v>-5.6713201540597424</c:v>
                </c:pt>
                <c:pt idx="420">
                  <c:v>-4.4209683509785478</c:v>
                </c:pt>
                <c:pt idx="421">
                  <c:v>-3.2714411439589766</c:v>
                </c:pt>
                <c:pt idx="422">
                  <c:v>-2.2181600610797969</c:v>
                </c:pt>
                <c:pt idx="423">
                  <c:v>-1.1559064398582011</c:v>
                </c:pt>
                <c:pt idx="424">
                  <c:v>7.2897568938962931E-2</c:v>
                </c:pt>
                <c:pt idx="425">
                  <c:v>1.5333464975601838</c:v>
                </c:pt>
                <c:pt idx="426">
                  <c:v>3.24410068760898</c:v>
                </c:pt>
                <c:pt idx="427">
                  <c:v>5.1579690138567997</c:v>
                </c:pt>
                <c:pt idx="428">
                  <c:v>7.1810288935796631</c:v>
                </c:pt>
                <c:pt idx="429">
                  <c:v>9.3181524157080684</c:v>
                </c:pt>
                <c:pt idx="430">
                  <c:v>11.771957367393908</c:v>
                </c:pt>
                <c:pt idx="431">
                  <c:v>14.538291140046029</c:v>
                </c:pt>
                <c:pt idx="432">
                  <c:v>17.426763597245106</c:v>
                </c:pt>
                <c:pt idx="433">
                  <c:v>20.085129485300204</c:v>
                </c:pt>
                <c:pt idx="434">
                  <c:v>21.976992095594198</c:v>
                </c:pt>
                <c:pt idx="435">
                  <c:v>23.036811893682316</c:v>
                </c:pt>
                <c:pt idx="436">
                  <c:v>23.878744955808671</c:v>
                </c:pt>
                <c:pt idx="437">
                  <c:v>25.155321876692497</c:v>
                </c:pt>
                <c:pt idx="438">
                  <c:v>27.080671259158645</c:v>
                </c:pt>
                <c:pt idx="439">
                  <c:v>29.450250833975474</c:v>
                </c:pt>
                <c:pt idx="440">
                  <c:v>31.909988457295963</c:v>
                </c:pt>
                <c:pt idx="441">
                  <c:v>34.113940028150047</c:v>
                </c:pt>
                <c:pt idx="442">
                  <c:v>35.446172287587046</c:v>
                </c:pt>
                <c:pt idx="443">
                  <c:v>35.651644161835307</c:v>
                </c:pt>
                <c:pt idx="444">
                  <c:v>35.238488218598597</c:v>
                </c:pt>
                <c:pt idx="445">
                  <c:v>35.022298354226621</c:v>
                </c:pt>
                <c:pt idx="446">
                  <c:v>35.476556607142086</c:v>
                </c:pt>
                <c:pt idx="447">
                  <c:v>36.439594234999248</c:v>
                </c:pt>
                <c:pt idx="448">
                  <c:v>37.455148570299258</c:v>
                </c:pt>
                <c:pt idx="449">
                  <c:v>38.127363558893272</c:v>
                </c:pt>
                <c:pt idx="450">
                  <c:v>37.965162207715409</c:v>
                </c:pt>
                <c:pt idx="451">
                  <c:v>36.859798443561104</c:v>
                </c:pt>
                <c:pt idx="452">
                  <c:v>35.166654634689884</c:v>
                </c:pt>
                <c:pt idx="453">
                  <c:v>33.329003241996091</c:v>
                </c:pt>
                <c:pt idx="454">
                  <c:v>31.649405937156168</c:v>
                </c:pt>
                <c:pt idx="455">
                  <c:v>30.098514358413041</c:v>
                </c:pt>
                <c:pt idx="456">
                  <c:v>28.452913091244781</c:v>
                </c:pt>
                <c:pt idx="457">
                  <c:v>26.567863729419884</c:v>
                </c:pt>
                <c:pt idx="458">
                  <c:v>24.414674974831485</c:v>
                </c:pt>
                <c:pt idx="459">
                  <c:v>22.039438215334854</c:v>
                </c:pt>
                <c:pt idx="460">
                  <c:v>19.458656471028156</c:v>
                </c:pt>
                <c:pt idx="461">
                  <c:v>16.770335981607591</c:v>
                </c:pt>
                <c:pt idx="462">
                  <c:v>14.25391206197544</c:v>
                </c:pt>
                <c:pt idx="463">
                  <c:v>12.02161626073593</c:v>
                </c:pt>
                <c:pt idx="464">
                  <c:v>10.061259435521212</c:v>
                </c:pt>
                <c:pt idx="465">
                  <c:v>8.3280326268107867</c:v>
                </c:pt>
                <c:pt idx="466">
                  <c:v>6.6199939142745707</c:v>
                </c:pt>
                <c:pt idx="467">
                  <c:v>4.6498923359890796</c:v>
                </c:pt>
                <c:pt idx="468">
                  <c:v>2.132201749269298</c:v>
                </c:pt>
                <c:pt idx="469">
                  <c:v>-0.9987709857160878</c:v>
                </c:pt>
                <c:pt idx="470">
                  <c:v>-4.6413554860017658</c:v>
                </c:pt>
                <c:pt idx="471">
                  <c:v>-8.6101636562817312</c:v>
                </c:pt>
                <c:pt idx="472">
                  <c:v>-12.474957403156095</c:v>
                </c:pt>
                <c:pt idx="473">
                  <c:v>-15.685027695092971</c:v>
                </c:pt>
                <c:pt idx="474">
                  <c:v>-18.01249840119111</c:v>
                </c:pt>
                <c:pt idx="475">
                  <c:v>-19.654399093167285</c:v>
                </c:pt>
                <c:pt idx="476">
                  <c:v>-20.80723319130394</c:v>
                </c:pt>
                <c:pt idx="477">
                  <c:v>-21.391065167477862</c:v>
                </c:pt>
                <c:pt idx="478">
                  <c:v>-21.242277064128302</c:v>
                </c:pt>
                <c:pt idx="479">
                  <c:v>-20.460332802845734</c:v>
                </c:pt>
                <c:pt idx="480">
                  <c:v>-19.359617066788818</c:v>
                </c:pt>
                <c:pt idx="481">
                  <c:v>-17.994304725453041</c:v>
                </c:pt>
                <c:pt idx="482">
                  <c:v>-16.24538947094398</c:v>
                </c:pt>
                <c:pt idx="483">
                  <c:v>-14.3456925015251</c:v>
                </c:pt>
                <c:pt idx="484">
                  <c:v>-12.710535331494599</c:v>
                </c:pt>
                <c:pt idx="485">
                  <c:v>-11.470368244864707</c:v>
                </c:pt>
                <c:pt idx="486">
                  <c:v>-10.581574579967413</c:v>
                </c:pt>
                <c:pt idx="487">
                  <c:v>-9.8246221283680644</c:v>
                </c:pt>
                <c:pt idx="488">
                  <c:v>-8.992807925800701</c:v>
                </c:pt>
                <c:pt idx="489">
                  <c:v>-7.936200587284687</c:v>
                </c:pt>
                <c:pt idx="490">
                  <c:v>-6.6893226355389928</c:v>
                </c:pt>
                <c:pt idx="491">
                  <c:v>-5.4358075628282121</c:v>
                </c:pt>
                <c:pt idx="492">
                  <c:v>-4.3042435715716474</c:v>
                </c:pt>
                <c:pt idx="493">
                  <c:v>-3.6083717001402147</c:v>
                </c:pt>
                <c:pt idx="494">
                  <c:v>-3.5342701661374099</c:v>
                </c:pt>
                <c:pt idx="495">
                  <c:v>-3.9186265028146616</c:v>
                </c:pt>
                <c:pt idx="496">
                  <c:v>-4.3722010527583688</c:v>
                </c:pt>
                <c:pt idx="497">
                  <c:v>-4.523807851703201</c:v>
                </c:pt>
                <c:pt idx="498">
                  <c:v>-4.2696604346691371</c:v>
                </c:pt>
                <c:pt idx="499">
                  <c:v>-3.6702808859757541</c:v>
                </c:pt>
                <c:pt idx="500">
                  <c:v>-2.643727728256239</c:v>
                </c:pt>
                <c:pt idx="501">
                  <c:v>-1.5067271336911143</c:v>
                </c:pt>
                <c:pt idx="502">
                  <c:v>-0.73067893101729198</c:v>
                </c:pt>
                <c:pt idx="503">
                  <c:v>-0.45756779239694612</c:v>
                </c:pt>
                <c:pt idx="504">
                  <c:v>-0.48646707654900717</c:v>
                </c:pt>
                <c:pt idx="505">
                  <c:v>-0.45783505501802702</c:v>
                </c:pt>
                <c:pt idx="506">
                  <c:v>-9.1095333917666471E-2</c:v>
                </c:pt>
                <c:pt idx="507">
                  <c:v>0.68288403276068677</c:v>
                </c:pt>
                <c:pt idx="508">
                  <c:v>1.561873392105473</c:v>
                </c:pt>
                <c:pt idx="509">
                  <c:v>1.9829619642633634</c:v>
                </c:pt>
                <c:pt idx="510">
                  <c:v>1.8263144449780961</c:v>
                </c:pt>
                <c:pt idx="511">
                  <c:v>1.3249773760785342</c:v>
                </c:pt>
                <c:pt idx="512">
                  <c:v>0.72351226855696349</c:v>
                </c:pt>
                <c:pt idx="513">
                  <c:v>0.17482090318582419</c:v>
                </c:pt>
                <c:pt idx="514">
                  <c:v>-0.32624873487789224</c:v>
                </c:pt>
                <c:pt idx="515">
                  <c:v>-0.74234924018033444</c:v>
                </c:pt>
                <c:pt idx="516">
                  <c:v>-0.85379985537672765</c:v>
                </c:pt>
                <c:pt idx="517">
                  <c:v>-0.38180183826919306</c:v>
                </c:pt>
                <c:pt idx="518">
                  <c:v>0.70233991849619071</c:v>
                </c:pt>
                <c:pt idx="519">
                  <c:v>2.1436251001262674</c:v>
                </c:pt>
                <c:pt idx="520">
                  <c:v>3.8079363981237422</c:v>
                </c:pt>
                <c:pt idx="521">
                  <c:v>5.7022002701612671</c:v>
                </c:pt>
                <c:pt idx="522">
                  <c:v>7.7380200247580415</c:v>
                </c:pt>
                <c:pt idx="523">
                  <c:v>9.7472786242628811</c:v>
                </c:pt>
                <c:pt idx="524">
                  <c:v>11.472413031777624</c:v>
                </c:pt>
                <c:pt idx="525">
                  <c:v>12.797915331142072</c:v>
                </c:pt>
                <c:pt idx="526">
                  <c:v>13.977058384519228</c:v>
                </c:pt>
                <c:pt idx="527">
                  <c:v>15.285924656828845</c:v>
                </c:pt>
                <c:pt idx="528">
                  <c:v>16.875346283692267</c:v>
                </c:pt>
                <c:pt idx="529">
                  <c:v>18.81379675801842</c:v>
                </c:pt>
                <c:pt idx="530">
                  <c:v>21.060986302858051</c:v>
                </c:pt>
                <c:pt idx="531">
                  <c:v>23.787766556800889</c:v>
                </c:pt>
                <c:pt idx="532">
                  <c:v>26.91807030566487</c:v>
                </c:pt>
                <c:pt idx="533">
                  <c:v>29.997599759551573</c:v>
                </c:pt>
                <c:pt idx="534">
                  <c:v>32.684446084360538</c:v>
                </c:pt>
                <c:pt idx="535">
                  <c:v>34.597374702673328</c:v>
                </c:pt>
                <c:pt idx="536">
                  <c:v>35.591288828619859</c:v>
                </c:pt>
                <c:pt idx="537">
                  <c:v>36.306118112047464</c:v>
                </c:pt>
                <c:pt idx="538">
                  <c:v>37.408304709806508</c:v>
                </c:pt>
                <c:pt idx="539">
                  <c:v>39.142882555610377</c:v>
                </c:pt>
                <c:pt idx="540">
                  <c:v>41.375029124498163</c:v>
                </c:pt>
                <c:pt idx="541">
                  <c:v>43.6559855020082</c:v>
                </c:pt>
                <c:pt idx="542">
                  <c:v>45.394085271968031</c:v>
                </c:pt>
                <c:pt idx="543">
                  <c:v>46.232983246528669</c:v>
                </c:pt>
                <c:pt idx="544">
                  <c:v>46.006577701598097</c:v>
                </c:pt>
                <c:pt idx="545">
                  <c:v>45.052264707566138</c:v>
                </c:pt>
                <c:pt idx="546">
                  <c:v>44.043717313414817</c:v>
                </c:pt>
                <c:pt idx="547">
                  <c:v>43.367499607146527</c:v>
                </c:pt>
                <c:pt idx="548">
                  <c:v>42.895793835003595</c:v>
                </c:pt>
                <c:pt idx="549">
                  <c:v>42.169827098303521</c:v>
                </c:pt>
                <c:pt idx="550">
                  <c:v>40.947362136337446</c:v>
                </c:pt>
                <c:pt idx="551">
                  <c:v>39.288712573610695</c:v>
                </c:pt>
                <c:pt idx="552">
                  <c:v>37.357461522138479</c:v>
                </c:pt>
                <c:pt idx="553">
                  <c:v>35.314519071695706</c:v>
                </c:pt>
                <c:pt idx="554">
                  <c:v>33.217150290261792</c:v>
                </c:pt>
                <c:pt idx="555">
                  <c:v>30.992654704456555</c:v>
                </c:pt>
                <c:pt idx="556">
                  <c:v>28.663187930367425</c:v>
                </c:pt>
                <c:pt idx="557">
                  <c:v>26.307138991760077</c:v>
                </c:pt>
                <c:pt idx="558">
                  <c:v>23.969493031924873</c:v>
                </c:pt>
                <c:pt idx="559">
                  <c:v>21.729132571286375</c:v>
                </c:pt>
                <c:pt idx="560">
                  <c:v>19.713910419860646</c:v>
                </c:pt>
                <c:pt idx="561">
                  <c:v>17.940973451463435</c:v>
                </c:pt>
                <c:pt idx="562">
                  <c:v>16.355745422434165</c:v>
                </c:pt>
                <c:pt idx="563">
                  <c:v>14.685985113985481</c:v>
                </c:pt>
                <c:pt idx="564">
                  <c:v>12.645434231705771</c:v>
                </c:pt>
                <c:pt idx="565">
                  <c:v>10.225146947071655</c:v>
                </c:pt>
                <c:pt idx="566">
                  <c:v>7.7174074681302214</c:v>
                </c:pt>
                <c:pt idx="567">
                  <c:v>5.3319756587676173</c:v>
                </c:pt>
                <c:pt idx="568">
                  <c:v>3.2713686455922648</c:v>
                </c:pt>
                <c:pt idx="569">
                  <c:v>1.6838732526804197</c:v>
                </c:pt>
                <c:pt idx="570">
                  <c:v>0.54338162762681119</c:v>
                </c:pt>
                <c:pt idx="571">
                  <c:v>-0.36577558492572504</c:v>
                </c:pt>
                <c:pt idx="572">
                  <c:v>-1.4754542932272108</c:v>
                </c:pt>
                <c:pt idx="573">
                  <c:v>-3.1887058473626668</c:v>
                </c:pt>
                <c:pt idx="574">
                  <c:v>-5.4850847904154127</c:v>
                </c:pt>
                <c:pt idx="575">
                  <c:v>-7.9879999546071065</c:v>
                </c:pt>
                <c:pt idx="576">
                  <c:v>-10.087970655514964</c:v>
                </c:pt>
                <c:pt idx="577">
                  <c:v>-11.278785602404664</c:v>
                </c:pt>
                <c:pt idx="578">
                  <c:v>-11.35296155035657</c:v>
                </c:pt>
                <c:pt idx="579">
                  <c:v>-10.736437319349438</c:v>
                </c:pt>
                <c:pt idx="580">
                  <c:v>-10.342140132962449</c:v>
                </c:pt>
                <c:pt idx="581">
                  <c:v>-10.6092542703032</c:v>
                </c:pt>
                <c:pt idx="582">
                  <c:v>-11.180034024897136</c:v>
                </c:pt>
                <c:pt idx="583">
                  <c:v>-11.188256184399194</c:v>
                </c:pt>
                <c:pt idx="584">
                  <c:v>-10.034257760711208</c:v>
                </c:pt>
                <c:pt idx="585">
                  <c:v>-7.4311133454969838</c:v>
                </c:pt>
                <c:pt idx="586">
                  <c:v>-3.6528323585870437</c:v>
                </c:pt>
                <c:pt idx="587">
                  <c:v>0.34183284858469715</c:v>
                </c:pt>
                <c:pt idx="588">
                  <c:v>3.6302027516130031</c:v>
                </c:pt>
                <c:pt idx="589">
                  <c:v>5.6127142565807429</c:v>
                </c:pt>
                <c:pt idx="590">
                  <c:v>6.1695883914491283</c:v>
                </c:pt>
                <c:pt idx="591">
                  <c:v>5.684758803620146</c:v>
                </c:pt>
                <c:pt idx="592">
                  <c:v>4.6835158075477432</c:v>
                </c:pt>
                <c:pt idx="593">
                  <c:v>3.6333134913967884</c:v>
                </c:pt>
                <c:pt idx="594">
                  <c:v>2.8296139015688526</c:v>
                </c:pt>
                <c:pt idx="595">
                  <c:v>2.3401260235374757</c:v>
                </c:pt>
                <c:pt idx="596">
                  <c:v>1.9837748430667264</c:v>
                </c:pt>
                <c:pt idx="597">
                  <c:v>1.5983791062053918</c:v>
                </c:pt>
                <c:pt idx="598">
                  <c:v>1.2326729440812838</c:v>
                </c:pt>
                <c:pt idx="599">
                  <c:v>1.0428833851996582</c:v>
                </c:pt>
                <c:pt idx="600">
                  <c:v>1.0778036174956649</c:v>
                </c:pt>
                <c:pt idx="601">
                  <c:v>1.2496692651457517</c:v>
                </c:pt>
                <c:pt idx="602">
                  <c:v>1.3850370798428369</c:v>
                </c:pt>
                <c:pt idx="603">
                  <c:v>1.41126509824598</c:v>
                </c:pt>
                <c:pt idx="604">
                  <c:v>1.3970579162810604</c:v>
                </c:pt>
                <c:pt idx="605">
                  <c:v>1.4329281579554389</c:v>
                </c:pt>
                <c:pt idx="606">
                  <c:v>1.6277500547963302</c:v>
                </c:pt>
                <c:pt idx="607">
                  <c:v>2.0424366937004033</c:v>
                </c:pt>
                <c:pt idx="608">
                  <c:v>2.7095677198263952</c:v>
                </c:pt>
                <c:pt idx="609">
                  <c:v>3.5962601454298673</c:v>
                </c:pt>
                <c:pt idx="610">
                  <c:v>4.5377931025212694</c:v>
                </c:pt>
                <c:pt idx="611">
                  <c:v>5.404478420470844</c:v>
                </c:pt>
                <c:pt idx="612">
                  <c:v>6.1805949520614272</c:v>
                </c:pt>
                <c:pt idx="613">
                  <c:v>7.0006245530201987</c:v>
                </c:pt>
                <c:pt idx="614">
                  <c:v>8.1233470419597946</c:v>
                </c:pt>
                <c:pt idx="615">
                  <c:v>9.564261261120599</c:v>
                </c:pt>
                <c:pt idx="616">
                  <c:v>11.146030815898188</c:v>
                </c:pt>
                <c:pt idx="617">
                  <c:v>12.680073099580223</c:v>
                </c:pt>
                <c:pt idx="618">
                  <c:v>13.962882557588618</c:v>
                </c:pt>
                <c:pt idx="619">
                  <c:v>14.957089906436845</c:v>
                </c:pt>
                <c:pt idx="620">
                  <c:v>15.79661308830811</c:v>
                </c:pt>
                <c:pt idx="621">
                  <c:v>16.652655966541946</c:v>
                </c:pt>
                <c:pt idx="622">
                  <c:v>17.734468007211106</c:v>
                </c:pt>
                <c:pt idx="623">
                  <c:v>19.174914867066882</c:v>
                </c:pt>
                <c:pt idx="624">
                  <c:v>21.034157329725545</c:v>
                </c:pt>
                <c:pt idx="625">
                  <c:v>23.080790723131031</c:v>
                </c:pt>
                <c:pt idx="626">
                  <c:v>25.117565048668411</c:v>
                </c:pt>
                <c:pt idx="627">
                  <c:v>27.12946930769504</c:v>
                </c:pt>
                <c:pt idx="628">
                  <c:v>29.024404241541141</c:v>
                </c:pt>
                <c:pt idx="629">
                  <c:v>30.881627156710319</c:v>
                </c:pt>
                <c:pt idx="630">
                  <c:v>32.690362973576114</c:v>
                </c:pt>
                <c:pt idx="631">
                  <c:v>34.378303654104592</c:v>
                </c:pt>
                <c:pt idx="632">
                  <c:v>35.911714861022496</c:v>
                </c:pt>
                <c:pt idx="633">
                  <c:v>37.395605983802049</c:v>
                </c:pt>
                <c:pt idx="634">
                  <c:v>39.025506044126011</c:v>
                </c:pt>
                <c:pt idx="635">
                  <c:v>40.647453303243488</c:v>
                </c:pt>
                <c:pt idx="636">
                  <c:v>41.740487177178622</c:v>
                </c:pt>
                <c:pt idx="637">
                  <c:v>42.115959613635056</c:v>
                </c:pt>
                <c:pt idx="638">
                  <c:v>42.040892721362354</c:v>
                </c:pt>
                <c:pt idx="639">
                  <c:v>41.927174786935112</c:v>
                </c:pt>
                <c:pt idx="640">
                  <c:v>41.897898731196406</c:v>
                </c:pt>
                <c:pt idx="641">
                  <c:v>41.738915696572477</c:v>
                </c:pt>
                <c:pt idx="642">
                  <c:v>41.240737962641028</c:v>
                </c:pt>
                <c:pt idx="643">
                  <c:v>40.210570803388208</c:v>
                </c:pt>
                <c:pt idx="644">
                  <c:v>38.798043107320439</c:v>
                </c:pt>
                <c:pt idx="645">
                  <c:v>37.200297365174031</c:v>
                </c:pt>
                <c:pt idx="646">
                  <c:v>35.527225237870546</c:v>
                </c:pt>
                <c:pt idx="647">
                  <c:v>33.855473773113133</c:v>
                </c:pt>
                <c:pt idx="648">
                  <c:v>32.177420417650865</c:v>
                </c:pt>
                <c:pt idx="649">
                  <c:v>30.436098909297851</c:v>
                </c:pt>
                <c:pt idx="650">
                  <c:v>28.627721511111893</c:v>
                </c:pt>
                <c:pt idx="651">
                  <c:v>26.785929640889655</c:v>
                </c:pt>
                <c:pt idx="652">
                  <c:v>24.978330228071862</c:v>
                </c:pt>
                <c:pt idx="653">
                  <c:v>23.296080063510423</c:v>
                </c:pt>
                <c:pt idx="654">
                  <c:v>21.776054982240211</c:v>
                </c:pt>
                <c:pt idx="655">
                  <c:v>20.329682602595408</c:v>
                </c:pt>
                <c:pt idx="656">
                  <c:v>18.726797950543499</c:v>
                </c:pt>
                <c:pt idx="657">
                  <c:v>16.77230707153263</c:v>
                </c:pt>
                <c:pt idx="658">
                  <c:v>14.417245610101977</c:v>
                </c:pt>
                <c:pt idx="659">
                  <c:v>11.820386537899939</c:v>
                </c:pt>
                <c:pt idx="660">
                  <c:v>9.259644747141941</c:v>
                </c:pt>
                <c:pt idx="661">
                  <c:v>6.9187739921991014</c:v>
                </c:pt>
                <c:pt idx="662">
                  <c:v>4.7241166923551186</c:v>
                </c:pt>
                <c:pt idx="663">
                  <c:v>2.5037753385080159</c:v>
                </c:pt>
                <c:pt idx="664">
                  <c:v>0.12973809173785572</c:v>
                </c:pt>
                <c:pt idx="665">
                  <c:v>-2.4056958900969017</c:v>
                </c:pt>
                <c:pt idx="666">
                  <c:v>-4.9635580522949638</c:v>
                </c:pt>
                <c:pt idx="667">
                  <c:v>-7.3689969512490645</c:v>
                </c:pt>
                <c:pt idx="668">
                  <c:v>-9.4466198722240851</c:v>
                </c:pt>
                <c:pt idx="669">
                  <c:v>-10.774664354779603</c:v>
                </c:pt>
                <c:pt idx="670">
                  <c:v>-11.16710776768401</c:v>
                </c:pt>
                <c:pt idx="671">
                  <c:v>-10.945293232330329</c:v>
                </c:pt>
                <c:pt idx="672">
                  <c:v>-10.781163987683723</c:v>
                </c:pt>
                <c:pt idx="673">
                  <c:v>-11.305307687930046</c:v>
                </c:pt>
                <c:pt idx="674">
                  <c:v>-12.657419534171446</c:v>
                </c:pt>
                <c:pt idx="675">
                  <c:v>-14.215139063488017</c:v>
                </c:pt>
                <c:pt idx="676">
                  <c:v>-15.171771862218256</c:v>
                </c:pt>
                <c:pt idx="677">
                  <c:v>-14.89860374497389</c:v>
                </c:pt>
                <c:pt idx="678">
                  <c:v>-13.329018170074411</c:v>
                </c:pt>
                <c:pt idx="679">
                  <c:v>-10.946929386672922</c:v>
                </c:pt>
                <c:pt idx="680">
                  <c:v>-8.6195347989394637</c:v>
                </c:pt>
                <c:pt idx="681">
                  <c:v>-7.047640122960674</c:v>
                </c:pt>
                <c:pt idx="682">
                  <c:v>-6.6486693405014607</c:v>
                </c:pt>
                <c:pt idx="683">
                  <c:v>-7.3567112136914314</c:v>
                </c:pt>
                <c:pt idx="684">
                  <c:v>-8.5605721694176022</c:v>
                </c:pt>
                <c:pt idx="685">
                  <c:v>-9.5685451060292497</c:v>
                </c:pt>
                <c:pt idx="686">
                  <c:v>-10.116332183908664</c:v>
                </c:pt>
                <c:pt idx="687">
                  <c:v>-10.264687960230489</c:v>
                </c:pt>
                <c:pt idx="688">
                  <c:v>-10.124636981025878</c:v>
                </c:pt>
                <c:pt idx="689">
                  <c:v>-9.7512111214053601</c:v>
                </c:pt>
                <c:pt idx="690">
                  <c:v>-9.1960987189772521</c:v>
                </c:pt>
                <c:pt idx="691">
                  <c:v>-8.506138724597708</c:v>
                </c:pt>
                <c:pt idx="692">
                  <c:v>-7.7567521101057544</c:v>
                </c:pt>
                <c:pt idx="693">
                  <c:v>-7.0107374479036384</c:v>
                </c:pt>
                <c:pt idx="694">
                  <c:v>-6.2455833589455656</c:v>
                </c:pt>
                <c:pt idx="695">
                  <c:v>-5.3261888117666549</c:v>
                </c:pt>
                <c:pt idx="696">
                  <c:v>-4.1150177755313218</c:v>
                </c:pt>
                <c:pt idx="697">
                  <c:v>-2.6219928800206951</c:v>
                </c:pt>
                <c:pt idx="698">
                  <c:v>-0.95966000242028127</c:v>
                </c:pt>
                <c:pt idx="699">
                  <c:v>0.6310036176281244</c:v>
                </c:pt>
                <c:pt idx="700">
                  <c:v>1.8984300652755619</c:v>
                </c:pt>
                <c:pt idx="701">
                  <c:v>2.7018022239700508</c:v>
                </c:pt>
                <c:pt idx="702">
                  <c:v>3.1448956394906493</c:v>
                </c:pt>
                <c:pt idx="703">
                  <c:v>3.5305378067008366</c:v>
                </c:pt>
                <c:pt idx="704">
                  <c:v>4.2160921905668198</c:v>
                </c:pt>
                <c:pt idx="705">
                  <c:v>5.4180585267554831</c:v>
                </c:pt>
                <c:pt idx="706">
                  <c:v>7.1194264562203733</c:v>
                </c:pt>
                <c:pt idx="707">
                  <c:v>9.0456576070959649</c:v>
                </c:pt>
                <c:pt idx="708">
                  <c:v>10.899281374954045</c:v>
                </c:pt>
                <c:pt idx="709">
                  <c:v>12.685209727454964</c:v>
                </c:pt>
                <c:pt idx="710">
                  <c:v>14.602324552905865</c:v>
                </c:pt>
                <c:pt idx="711">
                  <c:v>16.896992961847747</c:v>
                </c:pt>
                <c:pt idx="712">
                  <c:v>19.729093682610792</c:v>
                </c:pt>
                <c:pt idx="713">
                  <c:v>22.887948968958575</c:v>
                </c:pt>
                <c:pt idx="714">
                  <c:v>25.931635009579406</c:v>
                </c:pt>
                <c:pt idx="715">
                  <c:v>28.370167289387815</c:v>
                </c:pt>
                <c:pt idx="716">
                  <c:v>30.203477423600059</c:v>
                </c:pt>
                <c:pt idx="717">
                  <c:v>31.959326515128058</c:v>
                </c:pt>
                <c:pt idx="718">
                  <c:v>34.094770664825496</c:v>
                </c:pt>
                <c:pt idx="719">
                  <c:v>36.633403851528989</c:v>
                </c:pt>
                <c:pt idx="720">
                  <c:v>39.477581714498406</c:v>
                </c:pt>
                <c:pt idx="721">
                  <c:v>42.554805640208436</c:v>
                </c:pt>
                <c:pt idx="722">
                  <c:v>45.539319427404266</c:v>
                </c:pt>
                <c:pt idx="723">
                  <c:v>47.829349098856177</c:v>
                </c:pt>
                <c:pt idx="724">
                  <c:v>49.02679347687905</c:v>
                </c:pt>
                <c:pt idx="725">
                  <c:v>49.265337567341469</c:v>
                </c:pt>
                <c:pt idx="726">
                  <c:v>49.27832785599464</c:v>
                </c:pt>
                <c:pt idx="727">
                  <c:v>49.544327078874751</c:v>
                </c:pt>
                <c:pt idx="728">
                  <c:v>50.082630917297251</c:v>
                </c:pt>
                <c:pt idx="729">
                  <c:v>50.653288238951305</c:v>
                </c:pt>
                <c:pt idx="730">
                  <c:v>50.992197274172277</c:v>
                </c:pt>
                <c:pt idx="731">
                  <c:v>50.875441028688833</c:v>
                </c:pt>
                <c:pt idx="732">
                  <c:v>50.086725948115053</c:v>
                </c:pt>
                <c:pt idx="733">
                  <c:v>48.657569449152753</c:v>
                </c:pt>
                <c:pt idx="734">
                  <c:v>46.8797354001697</c:v>
                </c:pt>
                <c:pt idx="735">
                  <c:v>45.118131452166303</c:v>
                </c:pt>
                <c:pt idx="736">
                  <c:v>43.604872783122978</c:v>
                </c:pt>
                <c:pt idx="737">
                  <c:v>42.403398887460519</c:v>
                </c:pt>
                <c:pt idx="738">
                  <c:v>41.385784609711308</c:v>
                </c:pt>
                <c:pt idx="739">
                  <c:v>40.404060897517077</c:v>
                </c:pt>
                <c:pt idx="740">
                  <c:v>39.290000459566741</c:v>
                </c:pt>
                <c:pt idx="741">
                  <c:v>37.943602270375408</c:v>
                </c:pt>
                <c:pt idx="742">
                  <c:v>36.351154544967898</c:v>
                </c:pt>
                <c:pt idx="743">
                  <c:v>34.570371894068543</c:v>
                </c:pt>
                <c:pt idx="744">
                  <c:v>32.679473016187174</c:v>
                </c:pt>
                <c:pt idx="745">
                  <c:v>30.736280595863434</c:v>
                </c:pt>
                <c:pt idx="746">
                  <c:v>28.823511103946164</c:v>
                </c:pt>
                <c:pt idx="747">
                  <c:v>27.020139081867239</c:v>
                </c:pt>
                <c:pt idx="748">
                  <c:v>25.381786980229894</c:v>
                </c:pt>
                <c:pt idx="749">
                  <c:v>23.927512020625297</c:v>
                </c:pt>
                <c:pt idx="750">
                  <c:v>22.560298340212793</c:v>
                </c:pt>
                <c:pt idx="751">
                  <c:v>20.998497953408535</c:v>
                </c:pt>
                <c:pt idx="752">
                  <c:v>19.05927637434036</c:v>
                </c:pt>
                <c:pt idx="753">
                  <c:v>16.662852106853553</c:v>
                </c:pt>
                <c:pt idx="754">
                  <c:v>13.73940514471648</c:v>
                </c:pt>
                <c:pt idx="755">
                  <c:v>10.48779318182215</c:v>
                </c:pt>
                <c:pt idx="756">
                  <c:v>7.3803233581857075</c:v>
                </c:pt>
                <c:pt idx="757">
                  <c:v>4.9144065910219936</c:v>
                </c:pt>
                <c:pt idx="758">
                  <c:v>3.3956012592015536</c:v>
                </c:pt>
                <c:pt idx="759">
                  <c:v>2.9256990940175225</c:v>
                </c:pt>
                <c:pt idx="760">
                  <c:v>3.1306390921371721</c:v>
                </c:pt>
                <c:pt idx="761">
                  <c:v>3.5297439502944283</c:v>
                </c:pt>
                <c:pt idx="762">
                  <c:v>3.5665502912885394</c:v>
                </c:pt>
                <c:pt idx="763">
                  <c:v>3.1651980654627687</c:v>
                </c:pt>
                <c:pt idx="764">
                  <c:v>2.8054637641535134</c:v>
                </c:pt>
                <c:pt idx="765">
                  <c:v>2.9359774488704433</c:v>
                </c:pt>
                <c:pt idx="766">
                  <c:v>3.6862031598930343</c:v>
                </c:pt>
                <c:pt idx="767">
                  <c:v>4.7502161366951725</c:v>
                </c:pt>
                <c:pt idx="768">
                  <c:v>5.7607627739612699</c:v>
                </c:pt>
                <c:pt idx="769">
                  <c:v>6.7044430984820442</c:v>
                </c:pt>
                <c:pt idx="770">
                  <c:v>7.8033357365124028</c:v>
                </c:pt>
                <c:pt idx="771">
                  <c:v>9.1520372417821534</c:v>
                </c:pt>
                <c:pt idx="772">
                  <c:v>10.518954296946509</c:v>
                </c:pt>
                <c:pt idx="773">
                  <c:v>11.476441991007579</c:v>
                </c:pt>
                <c:pt idx="774">
                  <c:v>11.664852991187429</c:v>
                </c:pt>
                <c:pt idx="775">
                  <c:v>11.19585401136368</c:v>
                </c:pt>
                <c:pt idx="776">
                  <c:v>10.368058811136406</c:v>
                </c:pt>
                <c:pt idx="777">
                  <c:v>9.4436329549136762</c:v>
                </c:pt>
                <c:pt idx="778">
                  <c:v>8.6663165558154027</c:v>
                </c:pt>
                <c:pt idx="779">
                  <c:v>8.1855670846990929</c:v>
                </c:pt>
                <c:pt idx="780">
                  <c:v>8.0203969230051104</c:v>
                </c:pt>
                <c:pt idx="781">
                  <c:v>8.0893134645450093</c:v>
                </c:pt>
                <c:pt idx="782">
                  <c:v>8.25664439525411</c:v>
                </c:pt>
                <c:pt idx="783">
                  <c:v>8.4060703073490277</c:v>
                </c:pt>
                <c:pt idx="784">
                  <c:v>8.5010966812020463</c:v>
                </c:pt>
                <c:pt idx="785">
                  <c:v>8.6050084675780045</c:v>
                </c:pt>
                <c:pt idx="786">
                  <c:v>8.7751415182264445</c:v>
                </c:pt>
                <c:pt idx="787">
                  <c:v>9.1038660478619153</c:v>
                </c:pt>
                <c:pt idx="788">
                  <c:v>9.7334155069046755</c:v>
                </c:pt>
                <c:pt idx="789">
                  <c:v>10.501577696766583</c:v>
                </c:pt>
                <c:pt idx="790">
                  <c:v>11.303392422831253</c:v>
                </c:pt>
                <c:pt idx="791">
                  <c:v>12.164376734374628</c:v>
                </c:pt>
                <c:pt idx="792">
                  <c:v>13.110513859687133</c:v>
                </c:pt>
                <c:pt idx="793">
                  <c:v>14.21499712249339</c:v>
                </c:pt>
                <c:pt idx="794">
                  <c:v>15.535223880043521</c:v>
                </c:pt>
                <c:pt idx="795">
                  <c:v>16.968804342442652</c:v>
                </c:pt>
                <c:pt idx="796">
                  <c:v>18.523707415593801</c:v>
                </c:pt>
                <c:pt idx="797">
                  <c:v>20.255802627281923</c:v>
                </c:pt>
                <c:pt idx="798">
                  <c:v>22.197967814736284</c:v>
                </c:pt>
                <c:pt idx="799">
                  <c:v>24.299485118441559</c:v>
                </c:pt>
                <c:pt idx="800">
                  <c:v>26.49656871607273</c:v>
                </c:pt>
                <c:pt idx="801">
                  <c:v>28.879885721751275</c:v>
                </c:pt>
                <c:pt idx="802">
                  <c:v>31.488081667316244</c:v>
                </c:pt>
                <c:pt idx="803">
                  <c:v>34.284901913969925</c:v>
                </c:pt>
                <c:pt idx="804">
                  <c:v>37.102887535690527</c:v>
                </c:pt>
                <c:pt idx="805">
                  <c:v>39.761625204976724</c:v>
                </c:pt>
                <c:pt idx="806">
                  <c:v>42.101035640877193</c:v>
                </c:pt>
                <c:pt idx="807">
                  <c:v>44.088581148059646</c:v>
                </c:pt>
                <c:pt idx="808">
                  <c:v>46.02420312509846</c:v>
                </c:pt>
                <c:pt idx="809">
                  <c:v>48.089220802596493</c:v>
                </c:pt>
                <c:pt idx="810">
                  <c:v>50.27327502654456</c:v>
                </c:pt>
                <c:pt idx="811">
                  <c:v>52.364042606013669</c:v>
                </c:pt>
                <c:pt idx="812">
                  <c:v>54.154532253893393</c:v>
                </c:pt>
                <c:pt idx="813">
                  <c:v>55.589662508815529</c:v>
                </c:pt>
                <c:pt idx="814">
                  <c:v>56.66976835863921</c:v>
                </c:pt>
                <c:pt idx="815">
                  <c:v>57.534494671466426</c:v>
                </c:pt>
                <c:pt idx="816">
                  <c:v>58.219668398037093</c:v>
                </c:pt>
                <c:pt idx="817">
                  <c:v>58.585037530076349</c:v>
                </c:pt>
                <c:pt idx="818">
                  <c:v>58.55639561947482</c:v>
                </c:pt>
                <c:pt idx="819">
                  <c:v>58.105608567085319</c:v>
                </c:pt>
                <c:pt idx="820">
                  <c:v>57.307097015743608</c:v>
                </c:pt>
                <c:pt idx="821">
                  <c:v>56.341494375428731</c:v>
                </c:pt>
                <c:pt idx="822">
                  <c:v>55.330044427920157</c:v>
                </c:pt>
                <c:pt idx="823">
                  <c:v>54.206007759361754</c:v>
                </c:pt>
                <c:pt idx="824">
                  <c:v>52.892659404174516</c:v>
                </c:pt>
                <c:pt idx="825">
                  <c:v>51.463963936091019</c:v>
                </c:pt>
                <c:pt idx="826">
                  <c:v>49.934827877369202</c:v>
                </c:pt>
                <c:pt idx="827">
                  <c:v>48.20737469982182</c:v>
                </c:pt>
                <c:pt idx="828">
                  <c:v>46.196846045825389</c:v>
                </c:pt>
                <c:pt idx="829">
                  <c:v>43.91518820490888</c:v>
                </c:pt>
                <c:pt idx="830">
                  <c:v>41.4343504808107</c:v>
                </c:pt>
                <c:pt idx="831">
                  <c:v>38.859766991194483</c:v>
                </c:pt>
                <c:pt idx="832">
                  <c:v>36.32578757137059</c:v>
                </c:pt>
                <c:pt idx="833">
                  <c:v>33.913086799943173</c:v>
                </c:pt>
                <c:pt idx="834">
                  <c:v>31.622605843944307</c:v>
                </c:pt>
                <c:pt idx="835">
                  <c:v>29.47608820706542</c:v>
                </c:pt>
                <c:pt idx="836">
                  <c:v>27.409115522924107</c:v>
                </c:pt>
                <c:pt idx="837">
                  <c:v>25.298786952465623</c:v>
                </c:pt>
                <c:pt idx="838">
                  <c:v>23.124621813416312</c:v>
                </c:pt>
                <c:pt idx="839">
                  <c:v>20.853318097147984</c:v>
                </c:pt>
                <c:pt idx="840">
                  <c:v>18.413062455205026</c:v>
                </c:pt>
                <c:pt idx="841">
                  <c:v>15.887267986100927</c:v>
                </c:pt>
                <c:pt idx="842">
                  <c:v>13.202567846378908</c:v>
                </c:pt>
                <c:pt idx="843">
                  <c:v>9.9718611494513301</c:v>
                </c:pt>
                <c:pt idx="844">
                  <c:v>5.7524855064623033</c:v>
                </c:pt>
                <c:pt idx="845">
                  <c:v>0.67533533633305742</c:v>
                </c:pt>
                <c:pt idx="846">
                  <c:v>-4.4226883703936037</c:v>
                </c:pt>
                <c:pt idx="847">
                  <c:v>-8.6591055029857316</c:v>
                </c:pt>
                <c:pt idx="848">
                  <c:v>-11.412146532926016</c:v>
                </c:pt>
                <c:pt idx="849">
                  <c:v>-12.550528222267495</c:v>
                </c:pt>
                <c:pt idx="850">
                  <c:v>-12.384676757822145</c:v>
                </c:pt>
                <c:pt idx="851">
                  <c:v>-11.424983122665703</c:v>
                </c:pt>
                <c:pt idx="852">
                  <c:v>-10.358410160212388</c:v>
                </c:pt>
                <c:pt idx="853">
                  <c:v>-9.7041914370081415</c:v>
                </c:pt>
                <c:pt idx="854">
                  <c:v>-9.485194168267979</c:v>
                </c:pt>
                <c:pt idx="855">
                  <c:v>-9.3671514649026175</c:v>
                </c:pt>
                <c:pt idx="856">
                  <c:v>-8.8995983756045636</c:v>
                </c:pt>
                <c:pt idx="857">
                  <c:v>-7.6892436480924724</c:v>
                </c:pt>
                <c:pt idx="858">
                  <c:v>-5.7320929151306226</c:v>
                </c:pt>
                <c:pt idx="859">
                  <c:v>-3.4203756168280104</c:v>
                </c:pt>
                <c:pt idx="860">
                  <c:v>-1.18064910449145</c:v>
                </c:pt>
                <c:pt idx="861">
                  <c:v>0.64154773759837913</c:v>
                </c:pt>
                <c:pt idx="862">
                  <c:v>1.9149144828464113</c:v>
                </c:pt>
                <c:pt idx="863">
                  <c:v>2.864243153189483</c:v>
                </c:pt>
                <c:pt idx="864">
                  <c:v>3.7413867901256936</c:v>
                </c:pt>
                <c:pt idx="865">
                  <c:v>4.6416520743231793</c:v>
                </c:pt>
                <c:pt idx="866">
                  <c:v>5.333182372836716</c:v>
                </c:pt>
                <c:pt idx="867">
                  <c:v>5.6744496653799814</c:v>
                </c:pt>
                <c:pt idx="868">
                  <c:v>5.7315326520723815</c:v>
                </c:pt>
                <c:pt idx="869">
                  <c:v>5.5168806190309336</c:v>
                </c:pt>
                <c:pt idx="870">
                  <c:v>5.1514329266503145</c:v>
                </c:pt>
                <c:pt idx="871">
                  <c:v>4.8171041281173084</c:v>
                </c:pt>
                <c:pt idx="872">
                  <c:v>4.6150609055549614</c:v>
                </c:pt>
                <c:pt idx="873">
                  <c:v>4.573943347443862</c:v>
                </c:pt>
                <c:pt idx="874">
                  <c:v>4.660338560494985</c:v>
                </c:pt>
                <c:pt idx="875">
                  <c:v>4.8529453892850851</c:v>
                </c:pt>
                <c:pt idx="876">
                  <c:v>5.1581693814993832</c:v>
                </c:pt>
                <c:pt idx="877">
                  <c:v>5.5723331138693961</c:v>
                </c:pt>
                <c:pt idx="878">
                  <c:v>6.0772876115920074</c:v>
                </c:pt>
                <c:pt idx="879">
                  <c:v>6.6597631593601676</c:v>
                </c:pt>
                <c:pt idx="880">
                  <c:v>7.2318829161729639</c:v>
                </c:pt>
                <c:pt idx="881">
                  <c:v>7.6381028778495041</c:v>
                </c:pt>
                <c:pt idx="882">
                  <c:v>7.8971656602925133</c:v>
                </c:pt>
                <c:pt idx="883">
                  <c:v>8.2019926070866624</c:v>
                </c:pt>
                <c:pt idx="884">
                  <c:v>8.6948785149449304</c:v>
                </c:pt>
                <c:pt idx="885">
                  <c:v>9.6835787846460324</c:v>
                </c:pt>
                <c:pt idx="886">
                  <c:v>11.417415848953112</c:v>
                </c:pt>
                <c:pt idx="887">
                  <c:v>13.727533351974049</c:v>
                </c:pt>
                <c:pt idx="888">
                  <c:v>16.275370384934565</c:v>
                </c:pt>
                <c:pt idx="889">
                  <c:v>18.765554157235876</c:v>
                </c:pt>
                <c:pt idx="890">
                  <c:v>21.067385574091158</c:v>
                </c:pt>
                <c:pt idx="891">
                  <c:v>23.200939302609335</c:v>
                </c:pt>
                <c:pt idx="892">
                  <c:v>25.329338156557149</c:v>
                </c:pt>
                <c:pt idx="893">
                  <c:v>27.724134953426006</c:v>
                </c:pt>
                <c:pt idx="894">
                  <c:v>30.585855654357488</c:v>
                </c:pt>
                <c:pt idx="895">
                  <c:v>33.829004281270336</c:v>
                </c:pt>
                <c:pt idx="896">
                  <c:v>37.16564041564493</c:v>
                </c:pt>
                <c:pt idx="897">
                  <c:v>40.101420367332032</c:v>
                </c:pt>
                <c:pt idx="898">
                  <c:v>42.160829259985384</c:v>
                </c:pt>
                <c:pt idx="899">
                  <c:v>43.196050994785672</c:v>
                </c:pt>
                <c:pt idx="900">
                  <c:v>43.961257874889959</c:v>
                </c:pt>
                <c:pt idx="901">
                  <c:v>45.264675697392157</c:v>
                </c:pt>
                <c:pt idx="902">
                  <c:v>47.31917142344431</c:v>
                </c:pt>
                <c:pt idx="903">
                  <c:v>49.684244334975418</c:v>
                </c:pt>
                <c:pt idx="904">
                  <c:v>51.887608788275905</c:v>
                </c:pt>
                <c:pt idx="905">
                  <c:v>53.320237652510379</c:v>
                </c:pt>
                <c:pt idx="906">
                  <c:v>53.424177139460163</c:v>
                </c:pt>
                <c:pt idx="907">
                  <c:v>52.196239676670956</c:v>
                </c:pt>
                <c:pt idx="908">
                  <c:v>50.347137823137537</c:v>
                </c:pt>
                <c:pt idx="909">
                  <c:v>48.850951466674786</c:v>
                </c:pt>
                <c:pt idx="910">
                  <c:v>48.52458315734129</c:v>
                </c:pt>
                <c:pt idx="911">
                  <c:v>49.192706254194462</c:v>
                </c:pt>
                <c:pt idx="912">
                  <c:v>50.242410229110568</c:v>
                </c:pt>
                <c:pt idx="913">
                  <c:v>51.068635384528356</c:v>
                </c:pt>
                <c:pt idx="914">
                  <c:v>51.204862756837791</c:v>
                </c:pt>
                <c:pt idx="915">
                  <c:v>50.401463021701041</c:v>
                </c:pt>
                <c:pt idx="916">
                  <c:v>48.801707741267016</c:v>
                </c:pt>
                <c:pt idx="917">
                  <c:v>46.761676686441675</c:v>
                </c:pt>
                <c:pt idx="918">
                  <c:v>44.570493272712845</c:v>
                </c:pt>
                <c:pt idx="919">
                  <c:v>42.427122067258587</c:v>
                </c:pt>
                <c:pt idx="920">
                  <c:v>40.394605945913419</c:v>
                </c:pt>
                <c:pt idx="921">
                  <c:v>38.454165066995152</c:v>
                </c:pt>
                <c:pt idx="922">
                  <c:v>36.605603925655252</c:v>
                </c:pt>
                <c:pt idx="923">
                  <c:v>34.842089247142148</c:v>
                </c:pt>
                <c:pt idx="924">
                  <c:v>33.166803402199299</c:v>
                </c:pt>
                <c:pt idx="925">
                  <c:v>31.381960834155315</c:v>
                </c:pt>
                <c:pt idx="926">
                  <c:v>29.184434257472208</c:v>
                </c:pt>
                <c:pt idx="927">
                  <c:v>26.469710512322763</c:v>
                </c:pt>
                <c:pt idx="928">
                  <c:v>23.320785842076308</c:v>
                </c:pt>
                <c:pt idx="929">
                  <c:v>19.983516785234784</c:v>
                </c:pt>
                <c:pt idx="930">
                  <c:v>16.731678909530089</c:v>
                </c:pt>
                <c:pt idx="931">
                  <c:v>13.634995671339487</c:v>
                </c:pt>
                <c:pt idx="932">
                  <c:v>10.574402257912697</c:v>
                </c:pt>
                <c:pt idx="933">
                  <c:v>7.4881451127544425</c:v>
                </c:pt>
                <c:pt idx="934">
                  <c:v>4.4305941504993536</c:v>
                </c:pt>
                <c:pt idx="935">
                  <c:v>1.5238622474893664</c:v>
                </c:pt>
                <c:pt idx="936">
                  <c:v>-1.0863088374604208</c:v>
                </c:pt>
                <c:pt idx="937">
                  <c:v>-3.3180115807112123</c:v>
                </c:pt>
                <c:pt idx="938">
                  <c:v>-5.1163360490969874</c:v>
                </c:pt>
                <c:pt idx="939">
                  <c:v>-6.4345998881150477</c:v>
                </c:pt>
                <c:pt idx="940">
                  <c:v>-7.359233270352747</c:v>
                </c:pt>
                <c:pt idx="941">
                  <c:v>-7.9939579649456931</c:v>
                </c:pt>
                <c:pt idx="942">
                  <c:v>-8.3004546856467787</c:v>
                </c:pt>
                <c:pt idx="943">
                  <c:v>-8.2463323519338427</c:v>
                </c:pt>
                <c:pt idx="944">
                  <c:v>-8.0170047248951661</c:v>
                </c:pt>
                <c:pt idx="945">
                  <c:v>-7.889035490397263</c:v>
                </c:pt>
                <c:pt idx="946">
                  <c:v>-8.0612187405893163</c:v>
                </c:pt>
                <c:pt idx="947">
                  <c:v>-8.4374957057775291</c:v>
                </c:pt>
                <c:pt idx="948">
                  <c:v>-8.7272899116619786</c:v>
                </c:pt>
                <c:pt idx="949">
                  <c:v>-8.5851901134287392</c:v>
                </c:pt>
                <c:pt idx="950">
                  <c:v>-7.8358800511601645</c:v>
                </c:pt>
                <c:pt idx="951">
                  <c:v>-6.5034439901369607</c:v>
                </c:pt>
                <c:pt idx="952">
                  <c:v>-4.9456382903342222</c:v>
                </c:pt>
                <c:pt idx="953">
                  <c:v>-3.7216330645275377</c:v>
                </c:pt>
                <c:pt idx="954">
                  <c:v>-2.9408204232369868</c:v>
                </c:pt>
                <c:pt idx="955">
                  <c:v>-2.4355957347722468</c:v>
                </c:pt>
                <c:pt idx="956">
                  <c:v>-2.191362940076802</c:v>
                </c:pt>
                <c:pt idx="957">
                  <c:v>-2.3124617012752662</c:v>
                </c:pt>
                <c:pt idx="958">
                  <c:v>-2.775375407249761</c:v>
                </c:pt>
                <c:pt idx="959">
                  <c:v>-3.4854418391047655</c:v>
                </c:pt>
                <c:pt idx="960">
                  <c:v>-4.3073922023226707</c:v>
                </c:pt>
                <c:pt idx="961">
                  <c:v>-4.9783244382762177</c:v>
                </c:pt>
                <c:pt idx="962">
                  <c:v>-5.2780781295106927</c:v>
                </c:pt>
                <c:pt idx="963">
                  <c:v>-5.162780446920479</c:v>
                </c:pt>
                <c:pt idx="964">
                  <c:v>-4.6649007179820696</c:v>
                </c:pt>
                <c:pt idx="965">
                  <c:v>-3.8959065636224284</c:v>
                </c:pt>
                <c:pt idx="966">
                  <c:v>-2.94457525234998</c:v>
                </c:pt>
                <c:pt idx="967">
                  <c:v>-1.9366626473029802</c:v>
                </c:pt>
                <c:pt idx="968">
                  <c:v>-1.0369629343569207</c:v>
                </c:pt>
                <c:pt idx="969">
                  <c:v>-0.31002803566978232</c:v>
                </c:pt>
                <c:pt idx="970">
                  <c:v>0.37315024504361333</c:v>
                </c:pt>
                <c:pt idx="971">
                  <c:v>1.1661477801427411</c:v>
                </c:pt>
                <c:pt idx="972">
                  <c:v>2.1101742045398866</c:v>
                </c:pt>
                <c:pt idx="973">
                  <c:v>3.1834280404490887</c:v>
                </c:pt>
                <c:pt idx="974">
                  <c:v>4.422773999640107</c:v>
                </c:pt>
                <c:pt idx="975">
                  <c:v>5.8563827196473044</c:v>
                </c:pt>
                <c:pt idx="976">
                  <c:v>7.5145045252543587</c:v>
                </c:pt>
                <c:pt idx="977">
                  <c:v>9.3510511347492713</c:v>
                </c:pt>
                <c:pt idx="978">
                  <c:v>11.275554892054284</c:v>
                </c:pt>
                <c:pt idx="979">
                  <c:v>13.169148354213197</c:v>
                </c:pt>
                <c:pt idx="980">
                  <c:v>14.924533267128934</c:v>
                </c:pt>
                <c:pt idx="981">
                  <c:v>16.562052641786355</c:v>
                </c:pt>
                <c:pt idx="982">
                  <c:v>18.116137968950628</c:v>
                </c:pt>
                <c:pt idx="983">
                  <c:v>19.702287169571616</c:v>
                </c:pt>
                <c:pt idx="984">
                  <c:v>21.415519706180181</c:v>
                </c:pt>
                <c:pt idx="985">
                  <c:v>23.11865421205658</c:v>
                </c:pt>
                <c:pt idx="986">
                  <c:v>24.606903967815445</c:v>
                </c:pt>
                <c:pt idx="987">
                  <c:v>25.722175148459133</c:v>
                </c:pt>
                <c:pt idx="988">
                  <c:v>26.649872805489949</c:v>
                </c:pt>
                <c:pt idx="989">
                  <c:v>27.94089496938015</c:v>
                </c:pt>
                <c:pt idx="990">
                  <c:v>30.085564269992545</c:v>
                </c:pt>
                <c:pt idx="991">
                  <c:v>33.070069724592692</c:v>
                </c:pt>
                <c:pt idx="992">
                  <c:v>36.309972170100842</c:v>
                </c:pt>
                <c:pt idx="993">
                  <c:v>39.292891826698828</c:v>
                </c:pt>
                <c:pt idx="994">
                  <c:v>41.630197150164854</c:v>
                </c:pt>
                <c:pt idx="995">
                  <c:v>43.391891107161555</c:v>
                </c:pt>
                <c:pt idx="996">
                  <c:v>45.171176225018328</c:v>
                </c:pt>
                <c:pt idx="997">
                  <c:v>47.311423800517957</c:v>
                </c:pt>
                <c:pt idx="998">
                  <c:v>49.586827884507592</c:v>
                </c:pt>
              </c:numCache>
            </c:numRef>
          </c:val>
          <c:smooth val="0"/>
          <c:extLst>
            <c:ext xmlns:c16="http://schemas.microsoft.com/office/drawing/2014/chart" uri="{C3380CC4-5D6E-409C-BE32-E72D297353CC}">
              <c16:uniqueId val="{00000001-AACC-4D25-BCCA-B2A196E10A4C}"/>
            </c:ext>
          </c:extLst>
        </c:ser>
        <c:ser>
          <c:idx val="2"/>
          <c:order val="2"/>
          <c:tx>
            <c:strRef>
              <c:f>Sheet1!$R$1</c:f>
              <c:strCache>
                <c:ptCount val="1"/>
                <c:pt idx="0">
                  <c:v>Gyro_Z</c:v>
                </c:pt>
              </c:strCache>
            </c:strRef>
          </c:tx>
          <c:spPr>
            <a:ln w="28575" cap="rnd">
              <a:solidFill>
                <a:schemeClr val="accent3"/>
              </a:solidFill>
              <a:round/>
            </a:ln>
            <a:effectLst/>
          </c:spPr>
          <c:marker>
            <c:symbol val="none"/>
          </c:marker>
          <c:val>
            <c:numRef>
              <c:f>Sheet1!$R$2:$R$1000</c:f>
              <c:numCache>
                <c:formatCode>General</c:formatCode>
                <c:ptCount val="999"/>
                <c:pt idx="0">
                  <c:v>-69.47025394532389</c:v>
                </c:pt>
                <c:pt idx="1">
                  <c:v>-62.279790426417414</c:v>
                </c:pt>
                <c:pt idx="2">
                  <c:v>-54.940451857889066</c:v>
                </c:pt>
                <c:pt idx="3">
                  <c:v>-47.504511620731286</c:v>
                </c:pt>
                <c:pt idx="4">
                  <c:v>-40.067233908316659</c:v>
                </c:pt>
                <c:pt idx="5">
                  <c:v>-32.692848410150319</c:v>
                </c:pt>
                <c:pt idx="6">
                  <c:v>-25.474803261947308</c:v>
                </c:pt>
                <c:pt idx="7">
                  <c:v>-18.397931236708359</c:v>
                </c:pt>
                <c:pt idx="8">
                  <c:v>-11.391906911974193</c:v>
                </c:pt>
                <c:pt idx="9">
                  <c:v>-4.441774013734709</c:v>
                </c:pt>
                <c:pt idx="10">
                  <c:v>2.4755027865399848</c:v>
                </c:pt>
                <c:pt idx="11">
                  <c:v>9.3805941908091839</c:v>
                </c:pt>
                <c:pt idx="12">
                  <c:v>16.231551806993</c:v>
                </c:pt>
                <c:pt idx="13">
                  <c:v>22.992753510853138</c:v>
                </c:pt>
                <c:pt idx="14">
                  <c:v>29.627708980636076</c:v>
                </c:pt>
                <c:pt idx="15">
                  <c:v>36.110168461023356</c:v>
                </c:pt>
                <c:pt idx="16">
                  <c:v>42.426611191802884</c:v>
                </c:pt>
                <c:pt idx="17">
                  <c:v>48.485413327966825</c:v>
                </c:pt>
                <c:pt idx="18">
                  <c:v>54.097523381407484</c:v>
                </c:pt>
                <c:pt idx="19">
                  <c:v>59.097292653779341</c:v>
                </c:pt>
                <c:pt idx="20">
                  <c:v>63.321725280703745</c:v>
                </c:pt>
                <c:pt idx="21">
                  <c:v>66.768726515089668</c:v>
                </c:pt>
                <c:pt idx="22">
                  <c:v>69.748779004787863</c:v>
                </c:pt>
                <c:pt idx="23">
                  <c:v>72.707036524692114</c:v>
                </c:pt>
                <c:pt idx="24">
                  <c:v>75.978257514198276</c:v>
                </c:pt>
                <c:pt idx="25">
                  <c:v>79.688676923914315</c:v>
                </c:pt>
                <c:pt idx="26">
                  <c:v>83.767536245436034</c:v>
                </c:pt>
                <c:pt idx="27">
                  <c:v>87.818811960527327</c:v>
                </c:pt>
                <c:pt idx="28">
                  <c:v>91.208275801316773</c:v>
                </c:pt>
                <c:pt idx="29">
                  <c:v>93.488945585290438</c:v>
                </c:pt>
                <c:pt idx="30">
                  <c:v>94.708145213584629</c:v>
                </c:pt>
                <c:pt idx="31">
                  <c:v>95.214884649312935</c:v>
                </c:pt>
                <c:pt idx="32">
                  <c:v>95.358252456326667</c:v>
                </c:pt>
                <c:pt idx="33">
                  <c:v>95.363570467200134</c:v>
                </c:pt>
                <c:pt idx="34">
                  <c:v>95.31046443785614</c:v>
                </c:pt>
                <c:pt idx="35">
                  <c:v>95.055125449099009</c:v>
                </c:pt>
                <c:pt idx="36">
                  <c:v>94.341383880117021</c:v>
                </c:pt>
                <c:pt idx="37">
                  <c:v>93.05786490251468</c:v>
                </c:pt>
                <c:pt idx="38">
                  <c:v>91.213527244464373</c:v>
                </c:pt>
                <c:pt idx="39">
                  <c:v>88.945579159575075</c:v>
                </c:pt>
                <c:pt idx="40">
                  <c:v>86.464367076383581</c:v>
                </c:pt>
                <c:pt idx="41">
                  <c:v>83.828944514855905</c:v>
                </c:pt>
                <c:pt idx="42">
                  <c:v>80.920578244558783</c:v>
                </c:pt>
                <c:pt idx="43">
                  <c:v>77.571997779667612</c:v>
                </c:pt>
                <c:pt idx="44">
                  <c:v>73.677717244074259</c:v>
                </c:pt>
                <c:pt idx="45">
                  <c:v>69.263670119192781</c:v>
                </c:pt>
                <c:pt idx="46">
                  <c:v>64.457974876808919</c:v>
                </c:pt>
                <c:pt idx="47">
                  <c:v>59.412476979272739</c:v>
                </c:pt>
                <c:pt idx="48">
                  <c:v>54.211352819687285</c:v>
                </c:pt>
                <c:pt idx="49">
                  <c:v>48.861189723293542</c:v>
                </c:pt>
                <c:pt idx="50">
                  <c:v>43.326650388827673</c:v>
                </c:pt>
                <c:pt idx="51">
                  <c:v>37.534931481051125</c:v>
                </c:pt>
                <c:pt idx="52">
                  <c:v>31.437967851430098</c:v>
                </c:pt>
                <c:pt idx="53">
                  <c:v>25.020528574401496</c:v>
                </c:pt>
                <c:pt idx="54">
                  <c:v>18.372380822913467</c:v>
                </c:pt>
                <c:pt idx="55">
                  <c:v>11.558495266455198</c:v>
                </c:pt>
                <c:pt idx="56">
                  <c:v>4.6316446811260938</c:v>
                </c:pt>
                <c:pt idx="57">
                  <c:v>-2.2956318124964281</c:v>
                </c:pt>
                <c:pt idx="58">
                  <c:v>-9.1585999562464977</c:v>
                </c:pt>
                <c:pt idx="59">
                  <c:v>-15.963681797121566</c:v>
                </c:pt>
                <c:pt idx="60">
                  <c:v>-22.765665761179132</c:v>
                </c:pt>
                <c:pt idx="61">
                  <c:v>-29.579764885955548</c:v>
                </c:pt>
                <c:pt idx="62">
                  <c:v>-36.324199288236436</c:v>
                </c:pt>
                <c:pt idx="63">
                  <c:v>-42.862933542471708</c:v>
                </c:pt>
                <c:pt idx="64">
                  <c:v>-49.135092811622272</c:v>
                </c:pt>
                <c:pt idx="65">
                  <c:v>-55.168731635389832</c:v>
                </c:pt>
                <c:pt idx="66">
                  <c:v>-60.997167402682031</c:v>
                </c:pt>
                <c:pt idx="67">
                  <c:v>-66.717577494628387</c:v>
                </c:pt>
                <c:pt idx="68">
                  <c:v>-72.335408664735823</c:v>
                </c:pt>
                <c:pt idx="69">
                  <c:v>-77.755488711441117</c:v>
                </c:pt>
                <c:pt idx="70">
                  <c:v>-82.849077317212291</c:v>
                </c:pt>
                <c:pt idx="71">
                  <c:v>-87.481218490868045</c:v>
                </c:pt>
                <c:pt idx="72">
                  <c:v>-91.600483101050685</c:v>
                </c:pt>
                <c:pt idx="73">
                  <c:v>-95.194373639029664</c:v>
                </c:pt>
                <c:pt idx="74">
                  <c:v>-98.320588806249063</c:v>
                </c:pt>
                <c:pt idx="75">
                  <c:v>-101.02093527012408</c:v>
                </c:pt>
                <c:pt idx="76">
                  <c:v>-103.2916081047216</c:v>
                </c:pt>
                <c:pt idx="77">
                  <c:v>-105.14368000262718</c:v>
                </c:pt>
                <c:pt idx="78">
                  <c:v>-106.57956314257464</c:v>
                </c:pt>
                <c:pt idx="79">
                  <c:v>-107.55013707972316</c:v>
                </c:pt>
                <c:pt idx="80">
                  <c:v>-108.01157509812869</c:v>
                </c:pt>
                <c:pt idx="81">
                  <c:v>-108.02405059616611</c:v>
                </c:pt>
                <c:pt idx="82">
                  <c:v>-107.65856308424279</c:v>
                </c:pt>
                <c:pt idx="83">
                  <c:v>-107.03274492255792</c:v>
                </c:pt>
                <c:pt idx="84">
                  <c:v>-106.27953780410677</c:v>
                </c:pt>
                <c:pt idx="85">
                  <c:v>-105.45211746802462</c:v>
                </c:pt>
                <c:pt idx="86">
                  <c:v>-104.47813047866414</c:v>
                </c:pt>
                <c:pt idx="87">
                  <c:v>-103.12627662909087</c:v>
                </c:pt>
                <c:pt idx="88">
                  <c:v>-101.19269931650905</c:v>
                </c:pt>
                <c:pt idx="89">
                  <c:v>-98.633304990178871</c:v>
                </c:pt>
                <c:pt idx="90">
                  <c:v>-95.457013690375291</c:v>
                </c:pt>
                <c:pt idx="91">
                  <c:v>-91.534389276567779</c:v>
                </c:pt>
                <c:pt idx="92">
                  <c:v>-86.775297711036416</c:v>
                </c:pt>
                <c:pt idx="93">
                  <c:v>-81.253962556815694</c:v>
                </c:pt>
                <c:pt idx="94">
                  <c:v>-75.094997625679383</c:v>
                </c:pt>
                <c:pt idx="95">
                  <c:v>-68.487551113165793</c:v>
                </c:pt>
                <c:pt idx="96">
                  <c:v>-61.583399910902479</c:v>
                </c:pt>
                <c:pt idx="97">
                  <c:v>-54.490659432684431</c:v>
                </c:pt>
                <c:pt idx="98">
                  <c:v>-47.375326364030734</c:v>
                </c:pt>
                <c:pt idx="99">
                  <c:v>-40.333606876750117</c:v>
                </c:pt>
                <c:pt idx="100">
                  <c:v>-33.328382339215111</c:v>
                </c:pt>
                <c:pt idx="101">
                  <c:v>-26.270576392430804</c:v>
                </c:pt>
                <c:pt idx="102">
                  <c:v>-19.060231864582189</c:v>
                </c:pt>
                <c:pt idx="103">
                  <c:v>-11.665574487290545</c:v>
                </c:pt>
                <c:pt idx="104">
                  <c:v>-4.1473855375447339</c:v>
                </c:pt>
                <c:pt idx="105">
                  <c:v>3.4471089332061613</c:v>
                </c:pt>
                <c:pt idx="106">
                  <c:v>11.082768574542039</c:v>
                </c:pt>
                <c:pt idx="107">
                  <c:v>18.777913763051199</c:v>
                </c:pt>
                <c:pt idx="108">
                  <c:v>26.623418247790173</c:v>
                </c:pt>
                <c:pt idx="109">
                  <c:v>34.618473202834366</c:v>
                </c:pt>
                <c:pt idx="110">
                  <c:v>42.590695798777674</c:v>
                </c:pt>
                <c:pt idx="111">
                  <c:v>50.381581502802128</c:v>
                </c:pt>
                <c:pt idx="112">
                  <c:v>57.904545272746077</c:v>
                </c:pt>
                <c:pt idx="113">
                  <c:v>65.028505427291165</c:v>
                </c:pt>
                <c:pt idx="114">
                  <c:v>71.573626638745338</c:v>
                </c:pt>
                <c:pt idx="115">
                  <c:v>77.490585305970427</c:v>
                </c:pt>
                <c:pt idx="116">
                  <c:v>82.946633999851016</c:v>
                </c:pt>
                <c:pt idx="117">
                  <c:v>88.088737199853995</c:v>
                </c:pt>
                <c:pt idx="118">
                  <c:v>92.953139375856907</c:v>
                </c:pt>
                <c:pt idx="119">
                  <c:v>97.611819488339762</c:v>
                </c:pt>
                <c:pt idx="120">
                  <c:v>101.98939923857296</c:v>
                </c:pt>
                <c:pt idx="121">
                  <c:v>105.81047531380149</c:v>
                </c:pt>
                <c:pt idx="122">
                  <c:v>108.76465720752546</c:v>
                </c:pt>
                <c:pt idx="123">
                  <c:v>110.71095640337494</c:v>
                </c:pt>
                <c:pt idx="124">
                  <c:v>111.87265395530744</c:v>
                </c:pt>
                <c:pt idx="125">
                  <c:v>112.57263121620129</c:v>
                </c:pt>
                <c:pt idx="126">
                  <c:v>112.92142769187727</c:v>
                </c:pt>
                <c:pt idx="127">
                  <c:v>112.94762423803972</c:v>
                </c:pt>
                <c:pt idx="128">
                  <c:v>112.62231779327894</c:v>
                </c:pt>
                <c:pt idx="129">
                  <c:v>111.76860981741335</c:v>
                </c:pt>
                <c:pt idx="130">
                  <c:v>110.17430692106508</c:v>
                </c:pt>
                <c:pt idx="131">
                  <c:v>107.75345234264377</c:v>
                </c:pt>
                <c:pt idx="132">
                  <c:v>104.62319367579089</c:v>
                </c:pt>
                <c:pt idx="133">
                  <c:v>100.98827946227506</c:v>
                </c:pt>
                <c:pt idx="134">
                  <c:v>97.058774113029557</c:v>
                </c:pt>
                <c:pt idx="135">
                  <c:v>92.973616950768971</c:v>
                </c:pt>
                <c:pt idx="136">
                  <c:v>88.803122371753588</c:v>
                </c:pt>
                <c:pt idx="137">
                  <c:v>84.546221884318513</c:v>
                </c:pt>
                <c:pt idx="138">
                  <c:v>80.171332666632139</c:v>
                </c:pt>
                <c:pt idx="139">
                  <c:v>75.6387491532995</c:v>
                </c:pt>
                <c:pt idx="140">
                  <c:v>70.920586670233504</c:v>
                </c:pt>
                <c:pt idx="141">
                  <c:v>65.984399556828834</c:v>
                </c:pt>
                <c:pt idx="142">
                  <c:v>60.753059885692252</c:v>
                </c:pt>
                <c:pt idx="143">
                  <c:v>55.172213387978402</c:v>
                </c:pt>
                <c:pt idx="144">
                  <c:v>49.252329700218837</c:v>
                </c:pt>
                <c:pt idx="145">
                  <c:v>43.033745446214454</c:v>
                </c:pt>
                <c:pt idx="146">
                  <c:v>36.551997417290167</c:v>
                </c:pt>
                <c:pt idx="147">
                  <c:v>29.85903706894436</c:v>
                </c:pt>
                <c:pt idx="148">
                  <c:v>23.020410387565473</c:v>
                </c:pt>
                <c:pt idx="149">
                  <c:v>16.099950599814164</c:v>
                </c:pt>
                <c:pt idx="150">
                  <c:v>9.1522395678178832</c:v>
                </c:pt>
                <c:pt idx="151">
                  <c:v>2.2619564364615257</c:v>
                </c:pt>
                <c:pt idx="152">
                  <c:v>-4.5511911722677052</c:v>
                </c:pt>
                <c:pt idx="153">
                  <c:v>-11.401906668822352</c:v>
                </c:pt>
                <c:pt idx="154">
                  <c:v>-18.47649373544591</c:v>
                </c:pt>
                <c:pt idx="155">
                  <c:v>-25.78459248073699</c:v>
                </c:pt>
                <c:pt idx="156">
                  <c:v>-33.146888671122255</c:v>
                </c:pt>
                <c:pt idx="157">
                  <c:v>-40.396158237699815</c:v>
                </c:pt>
                <c:pt idx="158">
                  <c:v>-47.460696652945821</c:v>
                </c:pt>
                <c:pt idx="159">
                  <c:v>-54.288513919886903</c:v>
                </c:pt>
                <c:pt idx="160">
                  <c:v>-60.894987421489169</c:v>
                </c:pt>
                <c:pt idx="161">
                  <c:v>-67.229253313059388</c:v>
                </c:pt>
                <c:pt idx="162">
                  <c:v>-73.216983646798198</c:v>
                </c:pt>
                <c:pt idx="163">
                  <c:v>-78.822018433862226</c:v>
                </c:pt>
                <c:pt idx="164">
                  <c:v>-83.962750645184983</c:v>
                </c:pt>
                <c:pt idx="165">
                  <c:v>-88.587266492281273</c:v>
                </c:pt>
                <c:pt idx="166">
                  <c:v>-92.64868292243564</c:v>
                </c:pt>
                <c:pt idx="167">
                  <c:v>-96.117713443986929</c:v>
                </c:pt>
                <c:pt idx="168">
                  <c:v>-99.015402915107188</c:v>
                </c:pt>
                <c:pt idx="169">
                  <c:v>-101.42238469680505</c:v>
                </c:pt>
                <c:pt idx="170">
                  <c:v>-103.37842334286894</c:v>
                </c:pt>
                <c:pt idx="171">
                  <c:v>-104.99951959601155</c:v>
                </c:pt>
                <c:pt idx="172">
                  <c:v>-106.47951086409131</c:v>
                </c:pt>
                <c:pt idx="173">
                  <c:v>-107.84385098680947</c:v>
                </c:pt>
                <c:pt idx="174">
                  <c:v>-108.75562428707327</c:v>
                </c:pt>
                <c:pt idx="175">
                  <c:v>-108.94438054133181</c:v>
                </c:pt>
                <c:pt idx="176">
                  <c:v>-108.45019971050517</c:v>
                </c:pt>
                <c:pt idx="177">
                  <c:v>-107.37083489629507</c:v>
                </c:pt>
                <c:pt idx="178">
                  <c:v>-105.71367551836917</c:v>
                </c:pt>
                <c:pt idx="179">
                  <c:v>-103.42981836800179</c:v>
                </c:pt>
                <c:pt idx="180">
                  <c:v>-100.46411696064175</c:v>
                </c:pt>
                <c:pt idx="181">
                  <c:v>-96.845850361428916</c:v>
                </c:pt>
                <c:pt idx="182">
                  <c:v>-92.64979523420034</c:v>
                </c:pt>
                <c:pt idx="183">
                  <c:v>-87.934279109516339</c:v>
                </c:pt>
                <c:pt idx="184">
                  <c:v>-82.763464227325997</c:v>
                </c:pt>
                <c:pt idx="185">
                  <c:v>-77.268972682779477</c:v>
                </c:pt>
                <c:pt idx="186">
                  <c:v>-71.565025769123892</c:v>
                </c:pt>
                <c:pt idx="187">
                  <c:v>-65.738613833741411</c:v>
                </c:pt>
                <c:pt idx="188">
                  <c:v>-59.838592217066584</c:v>
                </c:pt>
                <c:pt idx="189">
                  <c:v>-53.815955832725258</c:v>
                </c:pt>
                <c:pt idx="190">
                  <c:v>-47.667275716070748</c:v>
                </c:pt>
                <c:pt idx="191">
                  <c:v>-41.412908941749329</c:v>
                </c:pt>
                <c:pt idx="192">
                  <c:v>-35.038637602914335</c:v>
                </c:pt>
                <c:pt idx="193">
                  <c:v>-28.560201450856045</c:v>
                </c:pt>
                <c:pt idx="194">
                  <c:v>-21.923377201838925</c:v>
                </c:pt>
                <c:pt idx="195">
                  <c:v>-15.074264017802147</c:v>
                </c:pt>
                <c:pt idx="196">
                  <c:v>-7.9888946774461047</c:v>
                </c:pt>
                <c:pt idx="197">
                  <c:v>-0.59016308389718275</c:v>
                </c:pt>
                <c:pt idx="198">
                  <c:v>7.1897631177807604</c:v>
                </c:pt>
                <c:pt idx="199">
                  <c:v>15.293969855425145</c:v>
                </c:pt>
                <c:pt idx="200">
                  <c:v>23.520883738316645</c:v>
                </c:pt>
                <c:pt idx="201">
                  <c:v>31.61195362355031</c:v>
                </c:pt>
                <c:pt idx="202">
                  <c:v>39.420532611079295</c:v>
                </c:pt>
                <c:pt idx="203">
                  <c:v>46.836253018857704</c:v>
                </c:pt>
                <c:pt idx="204">
                  <c:v>53.755179238480551</c:v>
                </c:pt>
                <c:pt idx="205">
                  <c:v>60.155907153710935</c:v>
                </c:pt>
                <c:pt idx="206">
                  <c:v>66.208338530636723</c:v>
                </c:pt>
                <c:pt idx="207">
                  <c:v>72.175400280023993</c:v>
                </c:pt>
                <c:pt idx="208">
                  <c:v>78.167392194423513</c:v>
                </c:pt>
                <c:pt idx="209">
                  <c:v>84.057436310535039</c:v>
                </c:pt>
                <c:pt idx="210">
                  <c:v>89.558537644324332</c:v>
                </c:pt>
                <c:pt idx="211">
                  <c:v>94.340402811437841</c:v>
                </c:pt>
                <c:pt idx="212">
                  <c:v>98.312975515209089</c:v>
                </c:pt>
                <c:pt idx="213">
                  <c:v>101.67660176490492</c:v>
                </c:pt>
                <c:pt idx="214">
                  <c:v>104.78043442960683</c:v>
                </c:pt>
                <c:pt idx="215">
                  <c:v>107.96157822101469</c:v>
                </c:pt>
                <c:pt idx="216">
                  <c:v>111.27868827659439</c:v>
                </c:pt>
                <c:pt idx="217">
                  <c:v>114.39974125106249</c:v>
                </c:pt>
                <c:pt idx="218">
                  <c:v>116.75126126604124</c:v>
                </c:pt>
                <c:pt idx="219">
                  <c:v>117.76589844072041</c:v>
                </c:pt>
                <c:pt idx="220">
                  <c:v>117.20099683190601</c:v>
                </c:pt>
                <c:pt idx="221">
                  <c:v>115.14444279526789</c:v>
                </c:pt>
                <c:pt idx="222">
                  <c:v>111.97927835936254</c:v>
                </c:pt>
                <c:pt idx="223">
                  <c:v>108.07935723217528</c:v>
                </c:pt>
                <c:pt idx="224">
                  <c:v>103.68641652753178</c:v>
                </c:pt>
                <c:pt idx="225">
                  <c:v>98.938008896981131</c:v>
                </c:pt>
                <c:pt idx="226">
                  <c:v>93.913356939041506</c:v>
                </c:pt>
                <c:pt idx="227">
                  <c:v>88.751398740260683</c:v>
                </c:pt>
                <c:pt idx="228">
                  <c:v>83.605022125455463</c:v>
                </c:pt>
                <c:pt idx="229">
                  <c:v>78.562943742946359</c:v>
                </c:pt>
                <c:pt idx="230">
                  <c:v>73.674079748087436</c:v>
                </c:pt>
                <c:pt idx="231">
                  <c:v>68.860769253125682</c:v>
                </c:pt>
                <c:pt idx="232">
                  <c:v>63.897704248063157</c:v>
                </c:pt>
                <c:pt idx="233">
                  <c:v>58.560120783101887</c:v>
                </c:pt>
                <c:pt idx="234">
                  <c:v>52.658753567439852</c:v>
                </c:pt>
                <c:pt idx="235">
                  <c:v>46.143506216091055</c:v>
                </c:pt>
                <c:pt idx="236">
                  <c:v>39.152565511769232</c:v>
                </c:pt>
                <c:pt idx="237">
                  <c:v>31.898016281533849</c:v>
                </c:pt>
                <c:pt idx="238">
                  <c:v>24.63996765590317</c:v>
                </c:pt>
                <c:pt idx="239">
                  <c:v>17.586797102785109</c:v>
                </c:pt>
                <c:pt idx="240">
                  <c:v>10.780443900729408</c:v>
                </c:pt>
                <c:pt idx="241">
                  <c:v>4.1529517627148191</c:v>
                </c:pt>
                <c:pt idx="242">
                  <c:v>-2.4799220125394776</c:v>
                </c:pt>
                <c:pt idx="243">
                  <c:v>-9.3422323522886881</c:v>
                </c:pt>
                <c:pt idx="244">
                  <c:v>-16.440432025242913</c:v>
                </c:pt>
                <c:pt idx="245">
                  <c:v>-23.656960624738058</c:v>
                </c:pt>
                <c:pt idx="246">
                  <c:v>-30.774455392243294</c:v>
                </c:pt>
                <c:pt idx="247">
                  <c:v>-37.567820404398425</c:v>
                </c:pt>
                <c:pt idx="248">
                  <c:v>-43.974465376310455</c:v>
                </c:pt>
                <c:pt idx="249">
                  <c:v>-50.052210108784244</c:v>
                </c:pt>
                <c:pt idx="250">
                  <c:v>-55.932115546608557</c:v>
                </c:pt>
                <c:pt idx="251">
                  <c:v>-61.794494415676382</c:v>
                </c:pt>
                <c:pt idx="252">
                  <c:v>-67.711977147362859</c:v>
                </c:pt>
                <c:pt idx="253">
                  <c:v>-73.577497824415602</c:v>
                </c:pt>
                <c:pt idx="254">
                  <c:v>-79.266623207927282</c:v>
                </c:pt>
                <c:pt idx="255">
                  <c:v>-84.622908583768748</c:v>
                </c:pt>
                <c:pt idx="256">
                  <c:v>-89.533364732093361</c:v>
                </c:pt>
                <c:pt idx="257">
                  <c:v>-93.930861597451496</c:v>
                </c:pt>
                <c:pt idx="258">
                  <c:v>-97.787314685502466</c:v>
                </c:pt>
                <c:pt idx="259">
                  <c:v>-101.02052835179242</c:v>
                </c:pt>
                <c:pt idx="260">
                  <c:v>-103.61112314475656</c:v>
                </c:pt>
                <c:pt idx="261">
                  <c:v>-105.63076832186142</c:v>
                </c:pt>
                <c:pt idx="262">
                  <c:v>-106.9884441154242</c:v>
                </c:pt>
                <c:pt idx="263">
                  <c:v>-107.61975189311572</c:v>
                </c:pt>
                <c:pt idx="264">
                  <c:v>-107.49372711525341</c:v>
                </c:pt>
                <c:pt idx="265">
                  <c:v>-106.62521459294834</c:v>
                </c:pt>
                <c:pt idx="266">
                  <c:v>-105.13392094108937</c:v>
                </c:pt>
                <c:pt idx="267">
                  <c:v>-103.17525368226758</c:v>
                </c:pt>
                <c:pt idx="268">
                  <c:v>-100.85843068862222</c:v>
                </c:pt>
                <c:pt idx="269">
                  <c:v>-98.262850674849773</c:v>
                </c:pt>
                <c:pt idx="270">
                  <c:v>-95.450601761352772</c:v>
                </c:pt>
                <c:pt idx="271">
                  <c:v>-92.307004426125715</c:v>
                </c:pt>
                <c:pt idx="272">
                  <c:v>-88.685125277603206</c:v>
                </c:pt>
                <c:pt idx="273">
                  <c:v>-84.536171092051134</c:v>
                </c:pt>
                <c:pt idx="274">
                  <c:v>-79.878880150210122</c:v>
                </c:pt>
                <c:pt idx="275">
                  <c:v>-74.821639687205931</c:v>
                </c:pt>
                <c:pt idx="276">
                  <c:v>-69.480110633461805</c:v>
                </c:pt>
                <c:pt idx="277">
                  <c:v>-63.934796600792573</c:v>
                </c:pt>
                <c:pt idx="278">
                  <c:v>-58.267001908776727</c:v>
                </c:pt>
                <c:pt idx="279">
                  <c:v>-52.511735050601189</c:v>
                </c:pt>
                <c:pt idx="280">
                  <c:v>-46.688372629589168</c:v>
                </c:pt>
                <c:pt idx="281">
                  <c:v>-40.88642979699739</c:v>
                </c:pt>
                <c:pt idx="282">
                  <c:v>-35.144295021057445</c:v>
                </c:pt>
                <c:pt idx="283">
                  <c:v>-29.451697660636299</c:v>
                </c:pt>
                <c:pt idx="284">
                  <c:v>-23.769088507423572</c:v>
                </c:pt>
                <c:pt idx="285">
                  <c:v>-18.004026777275104</c:v>
                </c:pt>
                <c:pt idx="286">
                  <c:v>-12.131186061729604</c:v>
                </c:pt>
                <c:pt idx="287">
                  <c:v>-6.1326278404950116</c:v>
                </c:pt>
                <c:pt idx="288">
                  <c:v>1.1865936314888352E-2</c:v>
                </c:pt>
                <c:pt idx="289">
                  <c:v>6.2809066775885904</c:v>
                </c:pt>
                <c:pt idx="290">
                  <c:v>12.641685904036819</c:v>
                </c:pt>
                <c:pt idx="291">
                  <c:v>19.047669105956082</c:v>
                </c:pt>
                <c:pt idx="292">
                  <c:v>25.525549903836961</c:v>
                </c:pt>
                <c:pt idx="293">
                  <c:v>32.148802425760223</c:v>
                </c:pt>
                <c:pt idx="294">
                  <c:v>38.949141297245021</c:v>
                </c:pt>
                <c:pt idx="295">
                  <c:v>45.921993211300119</c:v>
                </c:pt>
                <c:pt idx="296">
                  <c:v>52.942566487074117</c:v>
                </c:pt>
                <c:pt idx="297">
                  <c:v>59.701085377332632</c:v>
                </c:pt>
                <c:pt idx="298">
                  <c:v>65.926048469785982</c:v>
                </c:pt>
                <c:pt idx="299">
                  <c:v>71.457670340390266</c:v>
                </c:pt>
                <c:pt idx="300">
                  <c:v>76.319351093582469</c:v>
                </c:pt>
                <c:pt idx="301">
                  <c:v>80.861332391710818</c:v>
                </c:pt>
                <c:pt idx="302">
                  <c:v>85.506837823876609</c:v>
                </c:pt>
                <c:pt idx="303">
                  <c:v>90.348219887399082</c:v>
                </c:pt>
                <c:pt idx="304">
                  <c:v>94.861880009651102</c:v>
                </c:pt>
                <c:pt idx="305">
                  <c:v>98.374596369458075</c:v>
                </c:pt>
                <c:pt idx="306">
                  <c:v>100.47067844206892</c:v>
                </c:pt>
                <c:pt idx="307">
                  <c:v>101.20278129322753</c:v>
                </c:pt>
                <c:pt idx="308">
                  <c:v>100.94300314736299</c:v>
                </c:pt>
                <c:pt idx="309">
                  <c:v>100.13747578441571</c:v>
                </c:pt>
                <c:pt idx="310">
                  <c:v>99.175074328727391</c:v>
                </c:pt>
                <c:pt idx="311">
                  <c:v>98.222658302152837</c:v>
                </c:pt>
                <c:pt idx="312">
                  <c:v>97.321135096109785</c:v>
                </c:pt>
                <c:pt idx="313">
                  <c:v>96.284699214187597</c:v>
                </c:pt>
                <c:pt idx="314">
                  <c:v>94.74492944990385</c:v>
                </c:pt>
                <c:pt idx="315">
                  <c:v>92.484190480905767</c:v>
                </c:pt>
                <c:pt idx="316">
                  <c:v>89.618122171287638</c:v>
                </c:pt>
                <c:pt idx="317">
                  <c:v>86.347534907861885</c:v>
                </c:pt>
                <c:pt idx="318">
                  <c:v>82.863130989704658</c:v>
                </c:pt>
                <c:pt idx="319">
                  <c:v>79.262910109910564</c:v>
                </c:pt>
                <c:pt idx="320">
                  <c:v>75.497135267712352</c:v>
                </c:pt>
                <c:pt idx="321">
                  <c:v>71.458692842358104</c:v>
                </c:pt>
                <c:pt idx="322">
                  <c:v>67.01864010551094</c:v>
                </c:pt>
                <c:pt idx="323">
                  <c:v>62.076270463400725</c:v>
                </c:pt>
                <c:pt idx="324">
                  <c:v>56.628137014132712</c:v>
                </c:pt>
                <c:pt idx="325">
                  <c:v>50.740353693850061</c:v>
                </c:pt>
                <c:pt idx="326">
                  <c:v>44.515516199973064</c:v>
                </c:pt>
                <c:pt idx="327">
                  <c:v>37.991643735973604</c:v>
                </c:pt>
                <c:pt idx="328">
                  <c:v>31.226922661254132</c:v>
                </c:pt>
                <c:pt idx="329">
                  <c:v>24.36483852802905</c:v>
                </c:pt>
                <c:pt idx="330">
                  <c:v>17.498897397468468</c:v>
                </c:pt>
                <c:pt idx="331">
                  <c:v>10.705745529519099</c:v>
                </c:pt>
                <c:pt idx="332">
                  <c:v>4.019953958928717</c:v>
                </c:pt>
                <c:pt idx="333">
                  <c:v>-2.6159240002498567</c:v>
                </c:pt>
                <c:pt idx="334">
                  <c:v>-9.1330491202448609</c:v>
                </c:pt>
                <c:pt idx="335">
                  <c:v>-15.442561677839963</c:v>
                </c:pt>
                <c:pt idx="336">
                  <c:v>-21.58137088428316</c:v>
                </c:pt>
                <c:pt idx="337">
                  <c:v>-27.671536006597499</c:v>
                </c:pt>
                <c:pt idx="338">
                  <c:v>-33.920355066465554</c:v>
                </c:pt>
                <c:pt idx="339">
                  <c:v>-40.362095465136242</c:v>
                </c:pt>
                <c:pt idx="340">
                  <c:v>-46.887531675833515</c:v>
                </c:pt>
                <c:pt idx="341">
                  <c:v>-53.334976342316843</c:v>
                </c:pt>
                <c:pt idx="342">
                  <c:v>-59.448736235470506</c:v>
                </c:pt>
                <c:pt idx="343">
                  <c:v>-65.058366370761092</c:v>
                </c:pt>
                <c:pt idx="344">
                  <c:v>-70.169986863345869</c:v>
                </c:pt>
                <c:pt idx="345">
                  <c:v>-74.882868386078954</c:v>
                </c:pt>
                <c:pt idx="346">
                  <c:v>-79.184869818357384</c:v>
                </c:pt>
                <c:pt idx="347">
                  <c:v>-83.026806661990236</c:v>
                </c:pt>
                <c:pt idx="348">
                  <c:v>-86.483917988750434</c:v>
                </c:pt>
                <c:pt idx="349">
                  <c:v>-89.711809368975423</c:v>
                </c:pt>
                <c:pt idx="350">
                  <c:v>-92.80969750159592</c:v>
                </c:pt>
                <c:pt idx="351">
                  <c:v>-95.784711591564005</c:v>
                </c:pt>
                <c:pt idx="352">
                  <c:v>-98.604193779732711</c:v>
                </c:pt>
                <c:pt idx="353">
                  <c:v>-101.11141280413806</c:v>
                </c:pt>
                <c:pt idx="354">
                  <c:v>-103.0576322480553</c:v>
                </c:pt>
                <c:pt idx="355">
                  <c:v>-104.29356310309419</c:v>
                </c:pt>
                <c:pt idx="356">
                  <c:v>-104.72858996103231</c:v>
                </c:pt>
                <c:pt idx="357">
                  <c:v>-104.30282128181166</c:v>
                </c:pt>
                <c:pt idx="358">
                  <c:v>-102.98179403617542</c:v>
                </c:pt>
                <c:pt idx="359">
                  <c:v>-100.8793839954519</c:v>
                </c:pt>
                <c:pt idx="360">
                  <c:v>-98.124777555542863</c:v>
                </c:pt>
                <c:pt idx="361">
                  <c:v>-94.835866704432007</c:v>
                </c:pt>
                <c:pt idx="362">
                  <c:v>-91.048887730343367</c:v>
                </c:pt>
                <c:pt idx="363">
                  <c:v>-86.752965695736506</c:v>
                </c:pt>
                <c:pt idx="364">
                  <c:v>-81.967734261821775</c:v>
                </c:pt>
                <c:pt idx="365">
                  <c:v>-76.728846856585349</c:v>
                </c:pt>
                <c:pt idx="366">
                  <c:v>-71.104272979453626</c:v>
                </c:pt>
                <c:pt idx="367">
                  <c:v>-65.140725039864549</c:v>
                </c:pt>
                <c:pt idx="368">
                  <c:v>-58.873338519067261</c:v>
                </c:pt>
                <c:pt idx="369">
                  <c:v>-52.370089528685916</c:v>
                </c:pt>
                <c:pt idx="370">
                  <c:v>-45.713928598112197</c:v>
                </c:pt>
                <c:pt idx="371">
                  <c:v>-39.038484386149953</c:v>
                </c:pt>
                <c:pt idx="372">
                  <c:v>-32.406548138426949</c:v>
                </c:pt>
                <c:pt idx="373">
                  <c:v>-25.76951123565841</c:v>
                </c:pt>
                <c:pt idx="374">
                  <c:v>-19.150685410945243</c:v>
                </c:pt>
                <c:pt idx="375">
                  <c:v>-12.563057002726339</c:v>
                </c:pt>
                <c:pt idx="376">
                  <c:v>-6.032884042671812</c:v>
                </c:pt>
                <c:pt idx="377">
                  <c:v>0.40180803818162453</c:v>
                </c:pt>
                <c:pt idx="378">
                  <c:v>6.7816129774179918</c:v>
                </c:pt>
                <c:pt idx="379">
                  <c:v>13.148074377869632</c:v>
                </c:pt>
                <c:pt idx="380">
                  <c:v>19.567755690312239</c:v>
                </c:pt>
                <c:pt idx="381">
                  <c:v>26.090191756505995</c:v>
                </c:pt>
                <c:pt idx="382">
                  <c:v>32.664633641375872</c:v>
                </c:pt>
                <c:pt idx="383">
                  <c:v>39.116647328548353</c:v>
                </c:pt>
                <c:pt idx="384">
                  <c:v>45.211346761977381</c:v>
                </c:pt>
                <c:pt idx="385">
                  <c:v>50.729058326737835</c:v>
                </c:pt>
                <c:pt idx="386">
                  <c:v>55.653895060203077</c:v>
                </c:pt>
                <c:pt idx="387">
                  <c:v>60.226298518999016</c:v>
                </c:pt>
                <c:pt idx="388">
                  <c:v>64.704021428619043</c:v>
                </c:pt>
                <c:pt idx="389">
                  <c:v>69.296628540046669</c:v>
                </c:pt>
                <c:pt idx="390">
                  <c:v>74.121335789245734</c:v>
                </c:pt>
                <c:pt idx="391">
                  <c:v>79.08094513346083</c:v>
                </c:pt>
                <c:pt idx="392">
                  <c:v>83.983081890791624</c:v>
                </c:pt>
                <c:pt idx="393">
                  <c:v>88.663134432975795</c:v>
                </c:pt>
                <c:pt idx="394">
                  <c:v>93.02507210431628</c:v>
                </c:pt>
                <c:pt idx="395">
                  <c:v>97.107052202229937</c:v>
                </c:pt>
                <c:pt idx="396">
                  <c:v>100.83705225818534</c:v>
                </c:pt>
                <c:pt idx="397">
                  <c:v>103.92579995302161</c:v>
                </c:pt>
                <c:pt idx="398">
                  <c:v>106.04739799396118</c:v>
                </c:pt>
                <c:pt idx="399">
                  <c:v>107.08064401408195</c:v>
                </c:pt>
                <c:pt idx="400">
                  <c:v>107.16713303380031</c:v>
                </c:pt>
                <c:pt idx="401">
                  <c:v>106.5035043331243</c:v>
                </c:pt>
                <c:pt idx="402">
                  <c:v>105.1909850264618</c:v>
                </c:pt>
                <c:pt idx="403">
                  <c:v>103.22508192593256</c:v>
                </c:pt>
                <c:pt idx="404">
                  <c:v>100.5946115274139</c:v>
                </c:pt>
                <c:pt idx="405">
                  <c:v>97.328454976865629</c:v>
                </c:pt>
                <c:pt idx="406">
                  <c:v>93.560977017328312</c:v>
                </c:pt>
                <c:pt idx="407">
                  <c:v>89.515998596981746</c:v>
                </c:pt>
                <c:pt idx="408">
                  <c:v>85.378802985042114</c:v>
                </c:pt>
                <c:pt idx="409">
                  <c:v>81.26974176534128</c:v>
                </c:pt>
                <c:pt idx="410">
                  <c:v>77.149336310034442</c:v>
                </c:pt>
                <c:pt idx="411">
                  <c:v>72.85003388383376</c:v>
                </c:pt>
                <c:pt idx="412">
                  <c:v>68.179609226157069</c:v>
                </c:pt>
                <c:pt idx="413">
                  <c:v>63.058211941633928</c:v>
                </c:pt>
                <c:pt idx="414">
                  <c:v>57.49471500280125</c:v>
                </c:pt>
                <c:pt idx="415">
                  <c:v>51.616192482745227</c:v>
                </c:pt>
                <c:pt idx="416">
                  <c:v>45.586287713090329</c:v>
                </c:pt>
                <c:pt idx="417">
                  <c:v>39.527532738828519</c:v>
                </c:pt>
                <c:pt idx="418">
                  <c:v>33.503623144051943</c:v>
                </c:pt>
                <c:pt idx="419">
                  <c:v>27.479964281170904</c:v>
                </c:pt>
                <c:pt idx="420">
                  <c:v>21.284979115547486</c:v>
                </c:pt>
                <c:pt idx="421">
                  <c:v>14.795119453236536</c:v>
                </c:pt>
                <c:pt idx="422">
                  <c:v>7.9374521241718048</c:v>
                </c:pt>
                <c:pt idx="423">
                  <c:v>0.77913196168836873</c:v>
                </c:pt>
                <c:pt idx="424">
                  <c:v>-6.4884422775453983</c:v>
                </c:pt>
                <c:pt idx="425">
                  <c:v>-13.657116311994489</c:v>
                </c:pt>
                <c:pt idx="426">
                  <c:v>-20.570839985754599</c:v>
                </c:pt>
                <c:pt idx="427">
                  <c:v>-27.165645806039507</c:v>
                </c:pt>
                <c:pt idx="428">
                  <c:v>-33.510379509918721</c:v>
                </c:pt>
                <c:pt idx="429">
                  <c:v>-39.656124119720346</c:v>
                </c:pt>
                <c:pt idx="430">
                  <c:v>-45.683285257325934</c:v>
                </c:pt>
                <c:pt idx="431">
                  <c:v>-51.718095372179413</c:v>
                </c:pt>
                <c:pt idx="432">
                  <c:v>-57.782953584735829</c:v>
                </c:pt>
                <c:pt idx="433">
                  <c:v>-63.781464093041109</c:v>
                </c:pt>
                <c:pt idx="434">
                  <c:v>-69.495810391180299</c:v>
                </c:pt>
                <c:pt idx="435">
                  <c:v>-74.772429303356702</c:v>
                </c:pt>
                <c:pt idx="436">
                  <c:v>-79.663553057289562</c:v>
                </c:pt>
                <c:pt idx="437">
                  <c:v>-84.183571136143769</c:v>
                </c:pt>
                <c:pt idx="438">
                  <c:v>-88.391323793420881</c:v>
                </c:pt>
                <c:pt idx="439">
                  <c:v>-92.492486257552471</c:v>
                </c:pt>
                <c:pt idx="440">
                  <c:v>-96.614162512401421</c:v>
                </c:pt>
                <c:pt idx="441">
                  <c:v>-100.73974080215339</c:v>
                </c:pt>
                <c:pt idx="442">
                  <c:v>-104.56320908611032</c:v>
                </c:pt>
                <c:pt idx="443">
                  <c:v>-107.75019754438812</c:v>
                </c:pt>
                <c:pt idx="444">
                  <c:v>-110.21177141350034</c:v>
                </c:pt>
                <c:pt idx="445">
                  <c:v>-111.98636800523033</c:v>
                </c:pt>
                <c:pt idx="446">
                  <c:v>-113.17356994512572</c:v>
                </c:pt>
                <c:pt idx="447">
                  <c:v>-113.95363342622319</c:v>
                </c:pt>
                <c:pt idx="448">
                  <c:v>-114.54472401769874</c:v>
                </c:pt>
                <c:pt idx="449">
                  <c:v>-115.01297463734477</c:v>
                </c:pt>
                <c:pt idx="450">
                  <c:v>-115.11636552459787</c:v>
                </c:pt>
                <c:pt idx="451">
                  <c:v>-114.51638053410591</c:v>
                </c:pt>
                <c:pt idx="452">
                  <c:v>-112.95776350342378</c:v>
                </c:pt>
                <c:pt idx="453">
                  <c:v>-110.38129957335529</c:v>
                </c:pt>
                <c:pt idx="454">
                  <c:v>-106.8823647618882</c:v>
                </c:pt>
                <c:pt idx="455">
                  <c:v>-102.59785082665043</c:v>
                </c:pt>
                <c:pt idx="456">
                  <c:v>-97.661897850117413</c:v>
                </c:pt>
                <c:pt idx="457">
                  <c:v>-92.176532113115059</c:v>
                </c:pt>
                <c:pt idx="458">
                  <c:v>-86.227413750852762</c:v>
                </c:pt>
                <c:pt idx="459">
                  <c:v>-79.864203735835702</c:v>
                </c:pt>
                <c:pt idx="460">
                  <c:v>-73.116382881118994</c:v>
                </c:pt>
                <c:pt idx="461">
                  <c:v>-66.062844483496619</c:v>
                </c:pt>
                <c:pt idx="462">
                  <c:v>-58.797479133826684</c:v>
                </c:pt>
                <c:pt idx="463">
                  <c:v>-51.436238791150146</c:v>
                </c:pt>
                <c:pt idx="464">
                  <c:v>-44.077920755327142</c:v>
                </c:pt>
                <c:pt idx="465">
                  <c:v>-36.783905720220595</c:v>
                </c:pt>
                <c:pt idx="466">
                  <c:v>-29.587674105816181</c:v>
                </c:pt>
                <c:pt idx="467">
                  <c:v>-22.528538163699857</c:v>
                </c:pt>
                <c:pt idx="468">
                  <c:v>-15.590174940425859</c:v>
                </c:pt>
                <c:pt idx="469">
                  <c:v>-8.7173852216173415</c:v>
                </c:pt>
                <c:pt idx="470">
                  <c:v>-1.8591030371849946</c:v>
                </c:pt>
                <c:pt idx="471">
                  <c:v>5.1016943235587053</c:v>
                </c:pt>
                <c:pt idx="472">
                  <c:v>12.24712097708753</c:v>
                </c:pt>
                <c:pt idx="473">
                  <c:v>19.513030817545779</c:v>
                </c:pt>
                <c:pt idx="474">
                  <c:v>26.855690761194861</c:v>
                </c:pt>
                <c:pt idx="475">
                  <c:v>34.360780685970965</c:v>
                </c:pt>
                <c:pt idx="476">
                  <c:v>41.980870872251543</c:v>
                </c:pt>
                <c:pt idx="477">
                  <c:v>49.597870394806513</c:v>
                </c:pt>
                <c:pt idx="478">
                  <c:v>57.129307626910382</c:v>
                </c:pt>
                <c:pt idx="479">
                  <c:v>64.528994254372179</c:v>
                </c:pt>
                <c:pt idx="480">
                  <c:v>71.718976089284737</c:v>
                </c:pt>
                <c:pt idx="481">
                  <c:v>78.461391067499051</c:v>
                </c:pt>
                <c:pt idx="482">
                  <c:v>84.467380206149059</c:v>
                </c:pt>
                <c:pt idx="483">
                  <c:v>89.552290022026085</c:v>
                </c:pt>
                <c:pt idx="484">
                  <c:v>93.72791280158556</c:v>
                </c:pt>
                <c:pt idx="485">
                  <c:v>97.150345165553844</c:v>
                </c:pt>
                <c:pt idx="486">
                  <c:v>100.02854512224278</c:v>
                </c:pt>
                <c:pt idx="487">
                  <c:v>102.55168705979793</c:v>
                </c:pt>
                <c:pt idx="488">
                  <c:v>104.80397487860196</c:v>
                </c:pt>
                <c:pt idx="489">
                  <c:v>106.77239328102992</c:v>
                </c:pt>
                <c:pt idx="490">
                  <c:v>108.40304589540933</c:v>
                </c:pt>
                <c:pt idx="491">
                  <c:v>109.57843065750116</c:v>
                </c:pt>
                <c:pt idx="492">
                  <c:v>110.13637686435113</c:v>
                </c:pt>
                <c:pt idx="493">
                  <c:v>109.97491912706411</c:v>
                </c:pt>
                <c:pt idx="494">
                  <c:v>109.11393072452282</c:v>
                </c:pt>
                <c:pt idx="495">
                  <c:v>107.64702727003237</c:v>
                </c:pt>
                <c:pt idx="496">
                  <c:v>105.72524654463172</c:v>
                </c:pt>
                <c:pt idx="497">
                  <c:v>103.52001641373909</c:v>
                </c:pt>
                <c:pt idx="498">
                  <c:v>101.1690106454643</c:v>
                </c:pt>
                <c:pt idx="499">
                  <c:v>98.767076132555005</c:v>
                </c:pt>
                <c:pt idx="500">
                  <c:v>96.391003249903889</c:v>
                </c:pt>
                <c:pt idx="501">
                  <c:v>93.957301504905814</c:v>
                </c:pt>
                <c:pt idx="502">
                  <c:v>91.213964094807693</c:v>
                </c:pt>
                <c:pt idx="503">
                  <c:v>88.086946952911532</c:v>
                </c:pt>
                <c:pt idx="504">
                  <c:v>84.637199893853293</c:v>
                </c:pt>
                <c:pt idx="505">
                  <c:v>80.958597815976219</c:v>
                </c:pt>
                <c:pt idx="506">
                  <c:v>77.103957639656684</c:v>
                </c:pt>
                <c:pt idx="507">
                  <c:v>73.074926726863566</c:v>
                </c:pt>
                <c:pt idx="508">
                  <c:v>68.872631352326295</c:v>
                </c:pt>
                <c:pt idx="509">
                  <c:v>64.54997818527977</c:v>
                </c:pt>
                <c:pt idx="510">
                  <c:v>60.044731741574175</c:v>
                </c:pt>
                <c:pt idx="511">
                  <c:v>55.256116906742697</c:v>
                </c:pt>
                <c:pt idx="512">
                  <c:v>50.134322828607836</c:v>
                </c:pt>
                <c:pt idx="513">
                  <c:v>44.724507192035681</c:v>
                </c:pt>
                <c:pt idx="514">
                  <c:v>39.083449048194964</c:v>
                </c:pt>
                <c:pt idx="515">
                  <c:v>33.289117387231066</c:v>
                </c:pt>
                <c:pt idx="516">
                  <c:v>27.442630979486442</c:v>
                </c:pt>
                <c:pt idx="517">
                  <c:v>21.685998459896709</c:v>
                </c:pt>
                <c:pt idx="518">
                  <c:v>16.072813730698773</c:v>
                </c:pt>
                <c:pt idx="519">
                  <c:v>10.511621796084796</c:v>
                </c:pt>
                <c:pt idx="520">
                  <c:v>4.8034879401630999</c:v>
                </c:pt>
                <c:pt idx="521">
                  <c:v>-1.2789500786401622</c:v>
                </c:pt>
                <c:pt idx="522">
                  <c:v>-7.89648679706736</c:v>
                </c:pt>
                <c:pt idx="523">
                  <c:v>-14.994241221126012</c:v>
                </c:pt>
                <c:pt idx="524">
                  <c:v>-22.448713176703489</c:v>
                </c:pt>
                <c:pt idx="525">
                  <c:v>-30.084212633169418</c:v>
                </c:pt>
                <c:pt idx="526">
                  <c:v>-37.65029838050603</c:v>
                </c:pt>
                <c:pt idx="527">
                  <c:v>-44.957326752895916</c:v>
                </c:pt>
                <c:pt idx="528">
                  <c:v>-51.817970317838004</c:v>
                </c:pt>
                <c:pt idx="529">
                  <c:v>-58.190861111481247</c:v>
                </c:pt>
                <c:pt idx="530">
                  <c:v>-64.239027509251628</c:v>
                </c:pt>
                <c:pt idx="531">
                  <c:v>-70.046925379066607</c:v>
                </c:pt>
                <c:pt idx="532">
                  <c:v>-75.687369911485277</c:v>
                </c:pt>
                <c:pt idx="533">
                  <c:v>-81.188923173255574</c:v>
                </c:pt>
                <c:pt idx="534">
                  <c:v>-86.487427369790453</c:v>
                </c:pt>
                <c:pt idx="535">
                  <c:v>-91.479385642394647</c:v>
                </c:pt>
                <c:pt idx="536">
                  <c:v>-96.014749229546752</c:v>
                </c:pt>
                <c:pt idx="537">
                  <c:v>-100.03047996495582</c:v>
                </c:pt>
                <c:pt idx="538">
                  <c:v>-103.5957426856567</c:v>
                </c:pt>
                <c:pt idx="539">
                  <c:v>-106.76309155194356</c:v>
                </c:pt>
                <c:pt idx="540">
                  <c:v>-109.5714782609047</c:v>
                </c:pt>
                <c:pt idx="541">
                  <c:v>-112.0421366356866</c:v>
                </c:pt>
                <c:pt idx="542">
                  <c:v>-114.05120556297287</c:v>
                </c:pt>
                <c:pt idx="543">
                  <c:v>-115.49713939171342</c:v>
                </c:pt>
                <c:pt idx="544">
                  <c:v>-116.24768532387915</c:v>
                </c:pt>
                <c:pt idx="545">
                  <c:v>-116.19051333740157</c:v>
                </c:pt>
                <c:pt idx="546">
                  <c:v>-115.33383135065354</c:v>
                </c:pt>
                <c:pt idx="547">
                  <c:v>-113.69262240364047</c:v>
                </c:pt>
                <c:pt idx="548">
                  <c:v>-111.27300479556766</c:v>
                </c:pt>
                <c:pt idx="549">
                  <c:v>-108.10509335965631</c:v>
                </c:pt>
                <c:pt idx="550">
                  <c:v>-104.27353307246317</c:v>
                </c:pt>
                <c:pt idx="551">
                  <c:v>-99.941051251013903</c:v>
                </c:pt>
                <c:pt idx="552">
                  <c:v>-95.217875505993618</c:v>
                </c:pt>
                <c:pt idx="553">
                  <c:v>-90.166857875873745</c:v>
                </c:pt>
                <c:pt idx="554">
                  <c:v>-84.804598278356266</c:v>
                </c:pt>
                <c:pt idx="555">
                  <c:v>-79.115817412789127</c:v>
                </c:pt>
                <c:pt idx="556">
                  <c:v>-73.149013904533348</c:v>
                </c:pt>
                <c:pt idx="557">
                  <c:v>-66.980454106442679</c:v>
                </c:pt>
                <c:pt idx="558">
                  <c:v>-60.679986444313819</c:v>
                </c:pt>
                <c:pt idx="559">
                  <c:v>-54.344684775427545</c:v>
                </c:pt>
                <c:pt idx="560">
                  <c:v>-48.072992919918995</c:v>
                </c:pt>
                <c:pt idx="561">
                  <c:v>-41.848480901520617</c:v>
                </c:pt>
                <c:pt idx="562">
                  <c:v>-35.609011443490203</c:v>
                </c:pt>
                <c:pt idx="563">
                  <c:v>-29.267936434620399</c:v>
                </c:pt>
                <c:pt idx="564">
                  <c:v>-22.74387324592799</c:v>
                </c:pt>
                <c:pt idx="565">
                  <c:v>-16.04363770100943</c:v>
                </c:pt>
                <c:pt idx="566">
                  <c:v>-9.2555122469892428</c:v>
                </c:pt>
                <c:pt idx="567">
                  <c:v>-2.3809823020494578</c:v>
                </c:pt>
                <c:pt idx="568">
                  <c:v>4.5783434439915309</c:v>
                </c:pt>
                <c:pt idx="569">
                  <c:v>11.5999704351117</c:v>
                </c:pt>
                <c:pt idx="570">
                  <c:v>18.727923306409469</c:v>
                </c:pt>
                <c:pt idx="571">
                  <c:v>25.995620800281277</c:v>
                </c:pt>
                <c:pt idx="572">
                  <c:v>33.35767252427565</c:v>
                </c:pt>
                <c:pt idx="573">
                  <c:v>40.667541613790135</c:v>
                </c:pt>
                <c:pt idx="574">
                  <c:v>47.740351881514336</c:v>
                </c:pt>
                <c:pt idx="575">
                  <c:v>54.441267303884054</c:v>
                </c:pt>
                <c:pt idx="576">
                  <c:v>60.758560237806371</c:v>
                </c:pt>
                <c:pt idx="577">
                  <c:v>66.82054489305024</c:v>
                </c:pt>
                <c:pt idx="578">
                  <c:v>72.866204615189247</c:v>
                </c:pt>
                <c:pt idx="579">
                  <c:v>79.08171358288547</c:v>
                </c:pt>
                <c:pt idx="580">
                  <c:v>85.303345311227758</c:v>
                </c:pt>
                <c:pt idx="581">
                  <c:v>91.137057225003204</c:v>
                </c:pt>
                <c:pt idx="582">
                  <c:v>96.415695040503152</c:v>
                </c:pt>
                <c:pt idx="583">
                  <c:v>101.34653875969309</c:v>
                </c:pt>
                <c:pt idx="584">
                  <c:v>106.19394128449922</c:v>
                </c:pt>
                <c:pt idx="585">
                  <c:v>111.11069715880923</c:v>
                </c:pt>
                <c:pt idx="586">
                  <c:v>115.95157399563305</c:v>
                </c:pt>
                <c:pt idx="587">
                  <c:v>120.21676449572038</c:v>
                </c:pt>
                <c:pt idx="588">
                  <c:v>123.27637792580597</c:v>
                </c:pt>
                <c:pt idx="589">
                  <c:v>124.67187378728985</c:v>
                </c:pt>
                <c:pt idx="590">
                  <c:v>124.35051467154406</c:v>
                </c:pt>
                <c:pt idx="591">
                  <c:v>122.69139049811318</c:v>
                </c:pt>
                <c:pt idx="592">
                  <c:v>120.1759482281509</c:v>
                </c:pt>
                <c:pt idx="593">
                  <c:v>117.13099424358788</c:v>
                </c:pt>
                <c:pt idx="594">
                  <c:v>113.75647447871613</c:v>
                </c:pt>
                <c:pt idx="595">
                  <c:v>110.20596538914181</c:v>
                </c:pt>
                <c:pt idx="596">
                  <c:v>106.53113508135895</c:v>
                </c:pt>
                <c:pt idx="597">
                  <c:v>102.70676169973179</c:v>
                </c:pt>
                <c:pt idx="598">
                  <c:v>98.696399765737155</c:v>
                </c:pt>
                <c:pt idx="599">
                  <c:v>94.466466990422418</c:v>
                </c:pt>
                <c:pt idx="600">
                  <c:v>90.013665470613958</c:v>
                </c:pt>
                <c:pt idx="601">
                  <c:v>85.354514341201678</c:v>
                </c:pt>
                <c:pt idx="602">
                  <c:v>80.510733574377653</c:v>
                </c:pt>
                <c:pt idx="603">
                  <c:v>75.499629002890103</c:v>
                </c:pt>
                <c:pt idx="604">
                  <c:v>70.2851931628323</c:v>
                </c:pt>
                <c:pt idx="605">
                  <c:v>64.813472919575659</c:v>
                </c:pt>
                <c:pt idx="606">
                  <c:v>59.060183301184146</c:v>
                </c:pt>
                <c:pt idx="607">
                  <c:v>53.074378175160462</c:v>
                </c:pt>
                <c:pt idx="608">
                  <c:v>46.965806811657252</c:v>
                </c:pt>
                <c:pt idx="609">
                  <c:v>40.746190295424114</c:v>
                </c:pt>
                <c:pt idx="610">
                  <c:v>34.387229749515633</c:v>
                </c:pt>
                <c:pt idx="611">
                  <c:v>27.906953334525319</c:v>
                </c:pt>
                <c:pt idx="612">
                  <c:v>21.295793627834811</c:v>
                </c:pt>
                <c:pt idx="613">
                  <c:v>14.596926575278113</c:v>
                </c:pt>
                <c:pt idx="614">
                  <c:v>7.8731759237725507</c:v>
                </c:pt>
                <c:pt idx="615">
                  <c:v>1.1684399052970993</c:v>
                </c:pt>
                <c:pt idx="616">
                  <c:v>-5.4964929928088431</c:v>
                </c:pt>
                <c:pt idx="617">
                  <c:v>-12.168205132952668</c:v>
                </c:pt>
                <c:pt idx="618">
                  <c:v>-18.920922310293616</c:v>
                </c:pt>
                <c:pt idx="619">
                  <c:v>-25.792779384087744</c:v>
                </c:pt>
                <c:pt idx="620">
                  <c:v>-32.697763176405985</c:v>
                </c:pt>
                <c:pt idx="621">
                  <c:v>-39.482436412877867</c:v>
                </c:pt>
                <c:pt idx="622">
                  <c:v>-46.124947764620309</c:v>
                </c:pt>
                <c:pt idx="623">
                  <c:v>-52.622064489327904</c:v>
                </c:pt>
                <c:pt idx="624">
                  <c:v>-58.976987159541345</c:v>
                </c:pt>
                <c:pt idx="625">
                  <c:v>-65.079778616350509</c:v>
                </c:pt>
                <c:pt idx="626">
                  <c:v>-70.859545944023495</c:v>
                </c:pt>
                <c:pt idx="627">
                  <c:v>-76.33974414514303</c:v>
                </c:pt>
                <c:pt idx="628">
                  <c:v>-81.508509222240164</c:v>
                </c:pt>
                <c:pt idx="629">
                  <c:v>-86.426369037795354</c:v>
                </c:pt>
                <c:pt idx="630">
                  <c:v>-91.121698697039449</c:v>
                </c:pt>
                <c:pt idx="631">
                  <c:v>-95.52154658309864</c:v>
                </c:pt>
                <c:pt idx="632">
                  <c:v>-99.444282651436666</c:v>
                </c:pt>
                <c:pt idx="633">
                  <c:v>-102.86801501840793</c:v>
                </c:pt>
                <c:pt idx="634">
                  <c:v>-105.90573009803977</c:v>
                </c:pt>
                <c:pt idx="635">
                  <c:v>-108.61646507607897</c:v>
                </c:pt>
                <c:pt idx="636">
                  <c:v>-110.85762263455739</c:v>
                </c:pt>
                <c:pt idx="637">
                  <c:v>-112.47324900186624</c:v>
                </c:pt>
                <c:pt idx="638">
                  <c:v>-113.4107934018289</c:v>
                </c:pt>
                <c:pt idx="639">
                  <c:v>-113.60929247379231</c:v>
                </c:pt>
                <c:pt idx="640">
                  <c:v>-112.96659058431645</c:v>
                </c:pt>
                <c:pt idx="641">
                  <c:v>-111.43271925263012</c:v>
                </c:pt>
                <c:pt idx="642">
                  <c:v>-109.03290332757751</c:v>
                </c:pt>
                <c:pt idx="643">
                  <c:v>-105.78354844102596</c:v>
                </c:pt>
                <c:pt idx="644">
                  <c:v>-101.73856401220544</c:v>
                </c:pt>
                <c:pt idx="645">
                  <c:v>-96.927512251961332</c:v>
                </c:pt>
                <c:pt idx="646">
                  <c:v>-91.365750606922091</c:v>
                </c:pt>
                <c:pt idx="647">
                  <c:v>-85.110894814783649</c:v>
                </c:pt>
                <c:pt idx="648">
                  <c:v>-78.298541878487967</c:v>
                </c:pt>
                <c:pt idx="649">
                  <c:v>-71.092588780918206</c:v>
                </c:pt>
                <c:pt idx="650">
                  <c:v>-63.646266105299837</c:v>
                </c:pt>
                <c:pt idx="651">
                  <c:v>-56.046460423193842</c:v>
                </c:pt>
                <c:pt idx="652">
                  <c:v>-48.309442814729969</c:v>
                </c:pt>
                <c:pt idx="653">
                  <c:v>-40.46116797843537</c:v>
                </c:pt>
                <c:pt idx="654">
                  <c:v>-32.55388975886666</c:v>
                </c:pt>
                <c:pt idx="655">
                  <c:v>-24.628876443689325</c:v>
                </c:pt>
                <c:pt idx="656">
                  <c:v>-16.723464834815537</c:v>
                </c:pt>
                <c:pt idx="657">
                  <c:v>-8.9433261381192271</c:v>
                </c:pt>
                <c:pt idx="658">
                  <c:v>-1.3638777353568423</c:v>
                </c:pt>
                <c:pt idx="659">
                  <c:v>5.9636782993502946</c:v>
                </c:pt>
                <c:pt idx="660">
                  <c:v>13.03393807336329</c:v>
                </c:pt>
                <c:pt idx="661">
                  <c:v>19.916086211896022</c:v>
                </c:pt>
                <c:pt idx="662">
                  <c:v>26.6667556476581</c:v>
                </c:pt>
                <c:pt idx="663">
                  <c:v>33.311160174704931</c:v>
                </c:pt>
                <c:pt idx="664">
                  <c:v>39.843235551210832</c:v>
                </c:pt>
                <c:pt idx="665">
                  <c:v>46.228759140186618</c:v>
                </c:pt>
                <c:pt idx="666">
                  <c:v>52.439763917382884</c:v>
                </c:pt>
                <c:pt idx="667">
                  <c:v>58.544727359035228</c:v>
                </c:pt>
                <c:pt idx="668">
                  <c:v>64.673449711854531</c:v>
                </c:pt>
                <c:pt idx="669">
                  <c:v>70.982116257617434</c:v>
                </c:pt>
                <c:pt idx="670">
                  <c:v>77.488756272465096</c:v>
                </c:pt>
                <c:pt idx="671">
                  <c:v>83.897200527015784</c:v>
                </c:pt>
                <c:pt idx="672">
                  <c:v>89.796688336475469</c:v>
                </c:pt>
                <c:pt idx="673">
                  <c:v>94.823822449745947</c:v>
                </c:pt>
                <c:pt idx="674">
                  <c:v>98.860581640751022</c:v>
                </c:pt>
                <c:pt idx="675">
                  <c:v>102.174775487936</c:v>
                </c:pt>
                <c:pt idx="676">
                  <c:v>105.20294835817728</c:v>
                </c:pt>
                <c:pt idx="677">
                  <c:v>108.25865795101373</c:v>
                </c:pt>
                <c:pt idx="678">
                  <c:v>111.40199595199346</c:v>
                </c:pt>
                <c:pt idx="679">
                  <c:v>114.33232689295359</c:v>
                </c:pt>
                <c:pt idx="680">
                  <c:v>116.44115973509453</c:v>
                </c:pt>
                <c:pt idx="681">
                  <c:v>117.16855022039265</c:v>
                </c:pt>
                <c:pt idx="682">
                  <c:v>116.34432485598479</c:v>
                </c:pt>
                <c:pt idx="683">
                  <c:v>114.15776089886511</c:v>
                </c:pt>
                <c:pt idx="684">
                  <c:v>110.9629896808878</c:v>
                </c:pt>
                <c:pt idx="685">
                  <c:v>107.10433082727005</c:v>
                </c:pt>
                <c:pt idx="686">
                  <c:v>102.90509955072466</c:v>
                </c:pt>
                <c:pt idx="687">
                  <c:v>98.580988299710157</c:v>
                </c:pt>
                <c:pt idx="688">
                  <c:v>94.214888293715944</c:v>
                </c:pt>
                <c:pt idx="689">
                  <c:v>89.798430767841623</c:v>
                </c:pt>
                <c:pt idx="690">
                  <c:v>85.253730792484802</c:v>
                </c:pt>
                <c:pt idx="691">
                  <c:v>80.459657256635111</c:v>
                </c:pt>
                <c:pt idx="692">
                  <c:v>75.310676571502412</c:v>
                </c:pt>
                <c:pt idx="693">
                  <c:v>69.79677674007236</c:v>
                </c:pt>
                <c:pt idx="694">
                  <c:v>63.976565225270917</c:v>
                </c:pt>
                <c:pt idx="695">
                  <c:v>57.994289460765501</c:v>
                </c:pt>
                <c:pt idx="696">
                  <c:v>51.960911051550184</c:v>
                </c:pt>
                <c:pt idx="697">
                  <c:v>45.879871690519181</c:v>
                </c:pt>
                <c:pt idx="698">
                  <c:v>39.713921576708792</c:v>
                </c:pt>
                <c:pt idx="699">
                  <c:v>33.390026345174618</c:v>
                </c:pt>
                <c:pt idx="700">
                  <c:v>26.825217498271126</c:v>
                </c:pt>
                <c:pt idx="701">
                  <c:v>19.879956368305702</c:v>
                </c:pt>
                <c:pt idx="702">
                  <c:v>12.475931340939587</c:v>
                </c:pt>
                <c:pt idx="703">
                  <c:v>4.7068402141207955</c:v>
                </c:pt>
                <c:pt idx="704">
                  <c:v>-3.2443284301616204</c:v>
                </c:pt>
                <c:pt idx="705">
                  <c:v>-11.185544681558389</c:v>
                </c:pt>
                <c:pt idx="706">
                  <c:v>-18.939765307927221</c:v>
                </c:pt>
                <c:pt idx="707">
                  <c:v>-26.452908461768676</c:v>
                </c:pt>
                <c:pt idx="708">
                  <c:v>-33.739076332533308</c:v>
                </c:pt>
                <c:pt idx="709">
                  <c:v>-40.884135505882639</c:v>
                </c:pt>
                <c:pt idx="710">
                  <c:v>-47.998642355764986</c:v>
                </c:pt>
                <c:pt idx="711">
                  <c:v>-55.101996728649688</c:v>
                </c:pt>
                <c:pt idx="712">
                  <c:v>-62.247680854076691</c:v>
                </c:pt>
                <c:pt idx="713">
                  <c:v>-69.405323776995161</c:v>
                </c:pt>
                <c:pt idx="714">
                  <c:v>-76.284772741455271</c:v>
                </c:pt>
                <c:pt idx="715">
                  <c:v>-82.574040106626157</c:v>
                </c:pt>
                <c:pt idx="716">
                  <c:v>-88.171306644493626</c:v>
                </c:pt>
                <c:pt idx="717">
                  <c:v>-93.13451509160376</c:v>
                </c:pt>
                <c:pt idx="718">
                  <c:v>-97.530473889771699</c:v>
                </c:pt>
                <c:pt idx="719">
                  <c:v>-101.32558659197628</c:v>
                </c:pt>
                <c:pt idx="720">
                  <c:v>-104.57580520013676</c:v>
                </c:pt>
                <c:pt idx="721">
                  <c:v>-107.49809115613402</c:v>
                </c:pt>
                <c:pt idx="722">
                  <c:v>-110.32181247301135</c:v>
                </c:pt>
                <c:pt idx="723">
                  <c:v>-113.05069626355112</c:v>
                </c:pt>
                <c:pt idx="724">
                  <c:v>-115.50959893828009</c:v>
                </c:pt>
                <c:pt idx="725">
                  <c:v>-117.46446893951449</c:v>
                </c:pt>
                <c:pt idx="726">
                  <c:v>-118.6603272607242</c:v>
                </c:pt>
                <c:pt idx="727">
                  <c:v>-118.97778075550971</c:v>
                </c:pt>
                <c:pt idx="728">
                  <c:v>-118.3692795203995</c:v>
                </c:pt>
                <c:pt idx="729">
                  <c:v>-116.90129446999151</c:v>
                </c:pt>
                <c:pt idx="730">
                  <c:v>-114.72552952059168</c:v>
                </c:pt>
                <c:pt idx="731">
                  <c:v>-111.94913725017985</c:v>
                </c:pt>
                <c:pt idx="732">
                  <c:v>-108.60498582517624</c:v>
                </c:pt>
                <c:pt idx="733">
                  <c:v>-104.71692374867271</c:v>
                </c:pt>
                <c:pt idx="734">
                  <c:v>-100.26264853369926</c:v>
                </c:pt>
                <c:pt idx="735">
                  <c:v>-95.275886023025279</c:v>
                </c:pt>
                <c:pt idx="736">
                  <c:v>-89.814709162564768</c:v>
                </c:pt>
                <c:pt idx="737">
                  <c:v>-83.914416719313479</c:v>
                </c:pt>
                <c:pt idx="738">
                  <c:v>-77.664207564927196</c:v>
                </c:pt>
                <c:pt idx="739">
                  <c:v>-71.176079773628658</c:v>
                </c:pt>
                <c:pt idx="740">
                  <c:v>-64.489762558156087</c:v>
                </c:pt>
                <c:pt idx="741">
                  <c:v>-57.63471128699296</c:v>
                </c:pt>
                <c:pt idx="742">
                  <c:v>-50.606563761253099</c:v>
                </c:pt>
                <c:pt idx="743">
                  <c:v>-43.390437206028039</c:v>
                </c:pt>
                <c:pt idx="744">
                  <c:v>-36.000795021907479</c:v>
                </c:pt>
                <c:pt idx="745">
                  <c:v>-28.461088061469329</c:v>
                </c:pt>
                <c:pt idx="746">
                  <c:v>-20.821903900239946</c:v>
                </c:pt>
                <c:pt idx="747">
                  <c:v>-13.138488042235144</c:v>
                </c:pt>
                <c:pt idx="748">
                  <c:v>-5.4499828413904412</c:v>
                </c:pt>
                <c:pt idx="749">
                  <c:v>2.1818164154373672</c:v>
                </c:pt>
                <c:pt idx="750">
                  <c:v>9.6664853471286207</c:v>
                </c:pt>
                <c:pt idx="751">
                  <c:v>16.898294740186049</c:v>
                </c:pt>
                <c:pt idx="752">
                  <c:v>23.782727325382329</c:v>
                </c:pt>
                <c:pt idx="753">
                  <c:v>30.314297078874684</c:v>
                </c:pt>
                <c:pt idx="754">
                  <c:v>36.542118137297194</c:v>
                </c:pt>
                <c:pt idx="755">
                  <c:v>42.609752054551251</c:v>
                </c:pt>
                <c:pt idx="756">
                  <c:v>48.704685853460219</c:v>
                </c:pt>
                <c:pt idx="757">
                  <c:v>54.998730636391016</c:v>
                </c:pt>
                <c:pt idx="758">
                  <c:v>61.567029263663194</c:v>
                </c:pt>
                <c:pt idx="759">
                  <c:v>68.339508838389932</c:v>
                </c:pt>
                <c:pt idx="760">
                  <c:v>75.083467321622138</c:v>
                </c:pt>
                <c:pt idx="761">
                  <c:v>81.506994495189687</c:v>
                </c:pt>
                <c:pt idx="762">
                  <c:v>87.32117632528589</c:v>
                </c:pt>
                <c:pt idx="763">
                  <c:v>92.386872358780167</c:v>
                </c:pt>
                <c:pt idx="764">
                  <c:v>96.907628591604563</c:v>
                </c:pt>
                <c:pt idx="765">
                  <c:v>101.17491685977247</c:v>
                </c:pt>
                <c:pt idx="766">
                  <c:v>105.33094628257702</c:v>
                </c:pt>
                <c:pt idx="767">
                  <c:v>109.30889077692547</c:v>
                </c:pt>
                <c:pt idx="768">
                  <c:v>112.85888608138697</c:v>
                </c:pt>
                <c:pt idx="769">
                  <c:v>115.74651327975923</c:v>
                </c:pt>
                <c:pt idx="770">
                  <c:v>117.82596461416404</c:v>
                </c:pt>
                <c:pt idx="771">
                  <c:v>119.08054370188076</c:v>
                </c:pt>
                <c:pt idx="772">
                  <c:v>119.52086428784314</c:v>
                </c:pt>
                <c:pt idx="773">
                  <c:v>119.05547054208628</c:v>
                </c:pt>
                <c:pt idx="774">
                  <c:v>117.52255577124455</c:v>
                </c:pt>
                <c:pt idx="775">
                  <c:v>114.95299099581966</c:v>
                </c:pt>
                <c:pt idx="776">
                  <c:v>111.54911353590326</c:v>
                </c:pt>
                <c:pt idx="777">
                  <c:v>107.6284338851852</c:v>
                </c:pt>
                <c:pt idx="778">
                  <c:v>103.50216354748149</c:v>
                </c:pt>
                <c:pt idx="779">
                  <c:v>99.331498716531854</c:v>
                </c:pt>
                <c:pt idx="780">
                  <c:v>95.137309882201222</c:v>
                </c:pt>
                <c:pt idx="781">
                  <c:v>90.817470724557197</c:v>
                </c:pt>
                <c:pt idx="782">
                  <c:v>86.231682270066045</c:v>
                </c:pt>
                <c:pt idx="783">
                  <c:v>81.263725864664735</c:v>
                </c:pt>
                <c:pt idx="784">
                  <c:v>75.85872766737144</c:v>
                </c:pt>
                <c:pt idx="785">
                  <c:v>70.056201434024004</c:v>
                </c:pt>
                <c:pt idx="786">
                  <c:v>63.933027945343518</c:v>
                </c:pt>
                <c:pt idx="787">
                  <c:v>57.612256186436646</c:v>
                </c:pt>
                <c:pt idx="788">
                  <c:v>51.206191122707914</c:v>
                </c:pt>
                <c:pt idx="789">
                  <c:v>44.780436360253752</c:v>
                </c:pt>
                <c:pt idx="790">
                  <c:v>38.256166473048673</c:v>
                </c:pt>
                <c:pt idx="791">
                  <c:v>31.543216543587697</c:v>
                </c:pt>
                <c:pt idx="792">
                  <c:v>24.522557912715943</c:v>
                </c:pt>
                <c:pt idx="793">
                  <c:v>17.163525314461626</c:v>
                </c:pt>
                <c:pt idx="794">
                  <c:v>9.5497105681723955</c:v>
                </c:pt>
                <c:pt idx="795">
                  <c:v>1.8902033768089475</c:v>
                </c:pt>
                <c:pt idx="796">
                  <c:v>-5.5880727907272316</c:v>
                </c:pt>
                <c:pt idx="797">
                  <c:v>-12.713762774912688</c:v>
                </c:pt>
                <c:pt idx="798">
                  <c:v>-19.355775939414432</c:v>
                </c:pt>
                <c:pt idx="799">
                  <c:v>-25.474976900626142</c:v>
                </c:pt>
                <c:pt idx="800">
                  <c:v>-31.138069002613616</c:v>
                </c:pt>
                <c:pt idx="801">
                  <c:v>-36.507127342561347</c:v>
                </c:pt>
                <c:pt idx="802">
                  <c:v>-41.734474395710123</c:v>
                </c:pt>
                <c:pt idx="803">
                  <c:v>-46.911560147795925</c:v>
                </c:pt>
                <c:pt idx="804">
                  <c:v>-52.071592404840004</c:v>
                </c:pt>
                <c:pt idx="805">
                  <c:v>-57.192955356743205</c:v>
                </c:pt>
                <c:pt idx="806">
                  <c:v>-62.170487349608337</c:v>
                </c:pt>
                <c:pt idx="807">
                  <c:v>-66.896205082616163</c:v>
                </c:pt>
                <c:pt idx="808">
                  <c:v>-71.378440300963831</c:v>
                </c:pt>
                <c:pt idx="809">
                  <c:v>-75.63630771494455</c:v>
                </c:pt>
                <c:pt idx="810">
                  <c:v>-79.613718400645666</c:v>
                </c:pt>
                <c:pt idx="811">
                  <c:v>-83.274082992632742</c:v>
                </c:pt>
                <c:pt idx="812">
                  <c:v>-86.565197572780093</c:v>
                </c:pt>
                <c:pt idx="813">
                  <c:v>-89.458516101324491</c:v>
                </c:pt>
                <c:pt idx="814">
                  <c:v>-91.924524939297996</c:v>
                </c:pt>
                <c:pt idx="815">
                  <c:v>-94.01603868051204</c:v>
                </c:pt>
                <c:pt idx="816">
                  <c:v>-95.827673726901793</c:v>
                </c:pt>
                <c:pt idx="817">
                  <c:v>-97.399244412363757</c:v>
                </c:pt>
                <c:pt idx="818">
                  <c:v>-98.702659404116488</c:v>
                </c:pt>
                <c:pt idx="819">
                  <c:v>-99.693823656034155</c:v>
                </c:pt>
                <c:pt idx="820">
                  <c:v>-100.34325806291346</c:v>
                </c:pt>
                <c:pt idx="821">
                  <c:v>-100.61064942165518</c:v>
                </c:pt>
                <c:pt idx="822">
                  <c:v>-100.42952129322208</c:v>
                </c:pt>
                <c:pt idx="823">
                  <c:v>-99.661711567357642</c:v>
                </c:pt>
                <c:pt idx="824">
                  <c:v>-98.197703796010487</c:v>
                </c:pt>
                <c:pt idx="825">
                  <c:v>-96.020650320090269</c:v>
                </c:pt>
                <c:pt idx="826">
                  <c:v>-93.145182293688464</c:v>
                </c:pt>
                <c:pt idx="827">
                  <c:v>-89.569884867814679</c:v>
                </c:pt>
                <c:pt idx="828">
                  <c:v>-85.335769670458376</c:v>
                </c:pt>
                <c:pt idx="829">
                  <c:v>-80.528917957049217</c:v>
                </c:pt>
                <c:pt idx="830">
                  <c:v>-75.242170237908226</c:v>
                </c:pt>
                <c:pt idx="831">
                  <c:v>-69.522465053150057</c:v>
                </c:pt>
                <c:pt idx="832">
                  <c:v>-63.390908832087064</c:v>
                </c:pt>
                <c:pt idx="833">
                  <c:v>-56.886009175445331</c:v>
                </c:pt>
                <c:pt idx="834">
                  <c:v>-50.05073401193642</c:v>
                </c:pt>
                <c:pt idx="835">
                  <c:v>-42.953321031697691</c:v>
                </c:pt>
                <c:pt idx="836">
                  <c:v>-35.645212211063736</c:v>
                </c:pt>
                <c:pt idx="837">
                  <c:v>-28.171236246842458</c:v>
                </c:pt>
                <c:pt idx="838">
                  <c:v>-20.62278322190561</c:v>
                </c:pt>
                <c:pt idx="839">
                  <c:v>-13.032238077467499</c:v>
                </c:pt>
                <c:pt idx="840">
                  <c:v>-5.4154219959181482</c:v>
                </c:pt>
                <c:pt idx="841">
                  <c:v>2.1525995640002145</c:v>
                </c:pt>
                <c:pt idx="842">
                  <c:v>9.6750194127202107</c:v>
                </c:pt>
                <c:pt idx="843">
                  <c:v>17.125734764465808</c:v>
                </c:pt>
                <c:pt idx="844">
                  <c:v>24.28804218917649</c:v>
                </c:pt>
                <c:pt idx="845">
                  <c:v>31.118596165392958</c:v>
                </c:pt>
                <c:pt idx="846">
                  <c:v>37.756063442085093</c:v>
                </c:pt>
                <c:pt idx="847">
                  <c:v>44.398577733243393</c:v>
                </c:pt>
                <c:pt idx="848">
                  <c:v>51.180417838578528</c:v>
                </c:pt>
                <c:pt idx="849">
                  <c:v>58.119959441806955</c:v>
                </c:pt>
                <c:pt idx="850">
                  <c:v>65.199912692970813</c:v>
                </c:pt>
                <c:pt idx="851">
                  <c:v>72.415896259111392</c:v>
                </c:pt>
                <c:pt idx="852">
                  <c:v>79.550919153929158</c:v>
                </c:pt>
                <c:pt idx="853">
                  <c:v>86.356989110850577</c:v>
                </c:pt>
                <c:pt idx="854">
                  <c:v>92.761357828633564</c:v>
                </c:pt>
                <c:pt idx="855">
                  <c:v>98.721730672060886</c:v>
                </c:pt>
                <c:pt idx="856">
                  <c:v>104.22657685861967</c:v>
                </c:pt>
                <c:pt idx="857">
                  <c:v>109.24212766144726</c:v>
                </c:pt>
                <c:pt idx="858">
                  <c:v>113.6203979682183</c:v>
                </c:pt>
                <c:pt idx="859">
                  <c:v>117.19702376885394</c:v>
                </c:pt>
                <c:pt idx="860">
                  <c:v>119.84388497347686</c:v>
                </c:pt>
                <c:pt idx="861">
                  <c:v>121.50919283400731</c:v>
                </c:pt>
                <c:pt idx="862">
                  <c:v>122.28195629732717</c:v>
                </c:pt>
                <c:pt idx="863">
                  <c:v>122.33372917138063</c:v>
                </c:pt>
                <c:pt idx="864">
                  <c:v>121.79561214795302</c:v>
                </c:pt>
                <c:pt idx="865">
                  <c:v>120.71621926499397</c:v>
                </c:pt>
                <c:pt idx="866">
                  <c:v>119.02362349969408</c:v>
                </c:pt>
                <c:pt idx="867">
                  <c:v>116.6294363097002</c:v>
                </c:pt>
                <c:pt idx="868">
                  <c:v>113.52065228350619</c:v>
                </c:pt>
                <c:pt idx="869">
                  <c:v>109.82688731783605</c:v>
                </c:pt>
                <c:pt idx="870">
                  <c:v>105.74019867147933</c:v>
                </c:pt>
                <c:pt idx="871">
                  <c:v>101.39653947804975</c:v>
                </c:pt>
                <c:pt idx="872">
                  <c:v>96.900761328488741</c:v>
                </c:pt>
                <c:pt idx="873">
                  <c:v>92.293104401918981</c:v>
                </c:pt>
                <c:pt idx="874">
                  <c:v>87.53852631388061</c:v>
                </c:pt>
                <c:pt idx="875">
                  <c:v>82.608230947603005</c:v>
                </c:pt>
                <c:pt idx="876">
                  <c:v>77.487069408650953</c:v>
                </c:pt>
                <c:pt idx="877">
                  <c:v>72.13744828047794</c:v>
                </c:pt>
                <c:pt idx="878">
                  <c:v>66.467155774868374</c:v>
                </c:pt>
                <c:pt idx="879">
                  <c:v>60.387921379371001</c:v>
                </c:pt>
                <c:pt idx="880">
                  <c:v>53.884872391783574</c:v>
                </c:pt>
                <c:pt idx="881">
                  <c:v>47.026930023947898</c:v>
                </c:pt>
                <c:pt idx="882">
                  <c:v>39.88151358346893</c:v>
                </c:pt>
                <c:pt idx="883">
                  <c:v>32.497519711799555</c:v>
                </c:pt>
                <c:pt idx="884">
                  <c:v>24.971045257563564</c:v>
                </c:pt>
                <c:pt idx="885">
                  <c:v>17.466561192412289</c:v>
                </c:pt>
                <c:pt idx="886">
                  <c:v>10.110118728564045</c:v>
                </c:pt>
                <c:pt idx="887">
                  <c:v>2.9487599739927632</c:v>
                </c:pt>
                <c:pt idx="888">
                  <c:v>-4.0335872454870927</c:v>
                </c:pt>
                <c:pt idx="889">
                  <c:v>-10.866799640577351</c:v>
                </c:pt>
                <c:pt idx="890">
                  <c:v>-17.633791607765801</c:v>
                </c:pt>
                <c:pt idx="891">
                  <c:v>-24.345983195610486</c:v>
                </c:pt>
                <c:pt idx="892">
                  <c:v>-30.951728391698275</c:v>
                </c:pt>
                <c:pt idx="893">
                  <c:v>-37.430477623864306</c:v>
                </c:pt>
                <c:pt idx="894">
                  <c:v>-43.804072631387015</c:v>
                </c:pt>
                <c:pt idx="895">
                  <c:v>-50.040957878759272</c:v>
                </c:pt>
                <c:pt idx="896">
                  <c:v>-56.114925381184086</c:v>
                </c:pt>
                <c:pt idx="897">
                  <c:v>-61.944863733560403</c:v>
                </c:pt>
                <c:pt idx="898">
                  <c:v>-67.344027698889192</c:v>
                </c:pt>
                <c:pt idx="899">
                  <c:v>-72.102848164911393</c:v>
                </c:pt>
                <c:pt idx="900">
                  <c:v>-76.281036701613161</c:v>
                </c:pt>
                <c:pt idx="901">
                  <c:v>-80.132002287580903</c:v>
                </c:pt>
                <c:pt idx="902">
                  <c:v>-83.791335261829275</c:v>
                </c:pt>
                <c:pt idx="903">
                  <c:v>-87.309235756592685</c:v>
                </c:pt>
                <c:pt idx="904">
                  <c:v>-90.809901581460835</c:v>
                </c:pt>
                <c:pt idx="905">
                  <c:v>-94.282952049831621</c:v>
                </c:pt>
                <c:pt idx="906">
                  <c:v>-97.56784444883499</c:v>
                </c:pt>
                <c:pt idx="907">
                  <c:v>-100.41705129985829</c:v>
                </c:pt>
                <c:pt idx="908">
                  <c:v>-102.54461931386112</c:v>
                </c:pt>
                <c:pt idx="909">
                  <c:v>-103.90469888758389</c:v>
                </c:pt>
                <c:pt idx="910">
                  <c:v>-104.65188280983222</c:v>
                </c:pt>
                <c:pt idx="911">
                  <c:v>-104.88977995363558</c:v>
                </c:pt>
                <c:pt idx="912">
                  <c:v>-104.60490493456287</c:v>
                </c:pt>
                <c:pt idx="913">
                  <c:v>-103.72409375587161</c:v>
                </c:pt>
                <c:pt idx="914">
                  <c:v>-102.18588978075417</c:v>
                </c:pt>
                <c:pt idx="915">
                  <c:v>-99.903664065139083</c:v>
                </c:pt>
                <c:pt idx="916">
                  <c:v>-96.829018383836299</c:v>
                </c:pt>
                <c:pt idx="917">
                  <c:v>-93.012995896159566</c:v>
                </c:pt>
                <c:pt idx="918">
                  <c:v>-88.539525178236374</c:v>
                </c:pt>
                <c:pt idx="919">
                  <c:v>-83.48925259467164</c:v>
                </c:pt>
                <c:pt idx="920">
                  <c:v>-77.957704142778212</c:v>
                </c:pt>
                <c:pt idx="921">
                  <c:v>-72.048667959922639</c:v>
                </c:pt>
                <c:pt idx="922">
                  <c:v>-65.862190500724182</c:v>
                </c:pt>
                <c:pt idx="923">
                  <c:v>-59.441679350709705</c:v>
                </c:pt>
                <c:pt idx="924">
                  <c:v>-52.804121963695515</c:v>
                </c:pt>
                <c:pt idx="925">
                  <c:v>-45.996522664421605</c:v>
                </c:pt>
                <c:pt idx="926">
                  <c:v>-39.095043111133172</c:v>
                </c:pt>
                <c:pt idx="927">
                  <c:v>-32.216978848910507</c:v>
                </c:pt>
                <c:pt idx="928">
                  <c:v>-25.399031311932294</c:v>
                </c:pt>
                <c:pt idx="929">
                  <c:v>-18.65162728569365</c:v>
                </c:pt>
                <c:pt idx="930">
                  <c:v>-12.013699679979776</c:v>
                </c:pt>
                <c:pt idx="931">
                  <c:v>-5.5113840863801808</c:v>
                </c:pt>
                <c:pt idx="932">
                  <c:v>0.92855489534742275</c:v>
                </c:pt>
                <c:pt idx="933">
                  <c:v>7.3960859574404747</c:v>
                </c:pt>
                <c:pt idx="934">
                  <c:v>13.927255838291664</c:v>
                </c:pt>
                <c:pt idx="935">
                  <c:v>20.598001801525832</c:v>
                </c:pt>
                <c:pt idx="936">
                  <c:v>27.438945225495313</c:v>
                </c:pt>
                <c:pt idx="937">
                  <c:v>34.411512480985408</c:v>
                </c:pt>
                <c:pt idx="938">
                  <c:v>41.459963831365705</c:v>
                </c:pt>
                <c:pt idx="939">
                  <c:v>48.532711334738387</c:v>
                </c:pt>
                <c:pt idx="940">
                  <c:v>55.521694328043615</c:v>
                </c:pt>
                <c:pt idx="941">
                  <c:v>62.380807641482747</c:v>
                </c:pt>
                <c:pt idx="942">
                  <c:v>69.112844628653093</c:v>
                </c:pt>
                <c:pt idx="943">
                  <c:v>75.685446736080024</c:v>
                </c:pt>
                <c:pt idx="944">
                  <c:v>81.932252701358422</c:v>
                </c:pt>
                <c:pt idx="945">
                  <c:v>87.601781287331249</c:v>
                </c:pt>
                <c:pt idx="946">
                  <c:v>92.488471601584635</c:v>
                </c:pt>
                <c:pt idx="947">
                  <c:v>96.554700069552936</c:v>
                </c:pt>
                <c:pt idx="948">
                  <c:v>99.997417948161868</c:v>
                </c:pt>
                <c:pt idx="949">
                  <c:v>103.03707084919863</c:v>
                </c:pt>
                <c:pt idx="950">
                  <c:v>105.94263687221465</c:v>
                </c:pt>
                <c:pt idx="951">
                  <c:v>108.83553121477037</c:v>
                </c:pt>
                <c:pt idx="952">
                  <c:v>111.53120035047496</c:v>
                </c:pt>
                <c:pt idx="953">
                  <c:v>113.53352110346546</c:v>
                </c:pt>
                <c:pt idx="954">
                  <c:v>114.38701044139616</c:v>
                </c:pt>
                <c:pt idx="955">
                  <c:v>113.90722193256823</c:v>
                </c:pt>
                <c:pt idx="956">
                  <c:v>112.22954581391686</c:v>
                </c:pt>
                <c:pt idx="957">
                  <c:v>109.59135137763852</c:v>
                </c:pt>
                <c:pt idx="958">
                  <c:v>106.26133151008575</c:v>
                </c:pt>
                <c:pt idx="959">
                  <c:v>102.49983123988403</c:v>
                </c:pt>
                <c:pt idx="960">
                  <c:v>98.570495155086348</c:v>
                </c:pt>
                <c:pt idx="961">
                  <c:v>94.705802251984622</c:v>
                </c:pt>
                <c:pt idx="962">
                  <c:v>91.048361666944928</c:v>
                </c:pt>
                <c:pt idx="963">
                  <c:v>87.626949213606025</c:v>
                </c:pt>
                <c:pt idx="964">
                  <c:v>84.325617669333894</c:v>
                </c:pt>
                <c:pt idx="965">
                  <c:v>80.914661275947211</c:v>
                </c:pt>
                <c:pt idx="966">
                  <c:v>77.194363650428272</c:v>
                </c:pt>
                <c:pt idx="967">
                  <c:v>73.045485397419696</c:v>
                </c:pt>
                <c:pt idx="968">
                  <c:v>68.458952369471305</c:v>
                </c:pt>
                <c:pt idx="969">
                  <c:v>63.524749202081871</c:v>
                </c:pt>
                <c:pt idx="970">
                  <c:v>58.314542398040231</c:v>
                </c:pt>
                <c:pt idx="971">
                  <c:v>52.918027470079423</c:v>
                </c:pt>
                <c:pt idx="972">
                  <c:v>47.405916660677832</c:v>
                </c:pt>
                <c:pt idx="973">
                  <c:v>41.831946627464276</c:v>
                </c:pt>
                <c:pt idx="974">
                  <c:v>36.197103374914988</c:v>
                </c:pt>
                <c:pt idx="975">
                  <c:v>30.484109687416687</c:v>
                </c:pt>
                <c:pt idx="976">
                  <c:v>24.696496033668353</c:v>
                </c:pt>
                <c:pt idx="977">
                  <c:v>18.831411432994987</c:v>
                </c:pt>
                <c:pt idx="978">
                  <c:v>12.879141164335087</c:v>
                </c:pt>
                <c:pt idx="979">
                  <c:v>6.8024274410483851</c:v>
                </c:pt>
                <c:pt idx="980">
                  <c:v>0.57185453222741722</c:v>
                </c:pt>
                <c:pt idx="981">
                  <c:v>-5.8282135784171318</c:v>
                </c:pt>
                <c:pt idx="982">
                  <c:v>-12.37795360684879</c:v>
                </c:pt>
                <c:pt idx="983">
                  <c:v>-19.036213314711812</c:v>
                </c:pt>
                <c:pt idx="984">
                  <c:v>-25.782084328417579</c:v>
                </c:pt>
                <c:pt idx="985">
                  <c:v>-32.666643421849223</c:v>
                </c:pt>
                <c:pt idx="986">
                  <c:v>-39.701725513412235</c:v>
                </c:pt>
                <c:pt idx="987">
                  <c:v>-46.74390024314399</c:v>
                </c:pt>
                <c:pt idx="988">
                  <c:v>-53.49683775828111</c:v>
                </c:pt>
                <c:pt idx="989">
                  <c:v>-59.758383583115489</c:v>
                </c:pt>
                <c:pt idx="990">
                  <c:v>-65.453593791453173</c:v>
                </c:pt>
                <c:pt idx="991">
                  <c:v>-70.54562105562411</c:v>
                </c:pt>
                <c:pt idx="992">
                  <c:v>-75.07049185451163</c:v>
                </c:pt>
                <c:pt idx="993">
                  <c:v>-79.059366937421402</c:v>
                </c:pt>
                <c:pt idx="994">
                  <c:v>-82.585737638672981</c:v>
                </c:pt>
                <c:pt idx="995">
                  <c:v>-85.724208745899517</c:v>
                </c:pt>
                <c:pt idx="996">
                  <c:v>-88.588983530981523</c:v>
                </c:pt>
                <c:pt idx="997">
                  <c:v>-91.3561904403619</c:v>
                </c:pt>
                <c:pt idx="998">
                  <c:v>-94.088137691554664</c:v>
                </c:pt>
              </c:numCache>
            </c:numRef>
          </c:val>
          <c:smooth val="0"/>
          <c:extLst>
            <c:ext xmlns:c16="http://schemas.microsoft.com/office/drawing/2014/chart" uri="{C3380CC4-5D6E-409C-BE32-E72D297353CC}">
              <c16:uniqueId val="{00000002-AACC-4D25-BCCA-B2A196E10A4C}"/>
            </c:ext>
          </c:extLst>
        </c:ser>
        <c:dLbls>
          <c:showLegendKey val="0"/>
          <c:showVal val="0"/>
          <c:showCatName val="0"/>
          <c:showSerName val="0"/>
          <c:showPercent val="0"/>
          <c:showBubbleSize val="0"/>
        </c:dLbls>
        <c:smooth val="0"/>
        <c:axId val="1083498432"/>
        <c:axId val="1083500400"/>
      </c:lineChart>
      <c:catAx>
        <c:axId val="1083498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500400"/>
        <c:crosses val="autoZero"/>
        <c:auto val="1"/>
        <c:lblAlgn val="ctr"/>
        <c:lblOffset val="100"/>
        <c:noMultiLvlLbl val="0"/>
      </c:catAx>
      <c:valAx>
        <c:axId val="10835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498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Gesture  2 Accel</a:t>
            </a:r>
          </a:p>
          <a:p>
            <a:pPr>
              <a:defRPr/>
            </a:pP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Accel_X</c:v>
                </c:pt>
              </c:strCache>
            </c:strRef>
          </c:tx>
          <c:spPr>
            <a:ln w="28575" cap="rnd">
              <a:solidFill>
                <a:schemeClr val="accent1"/>
              </a:solidFill>
              <a:round/>
            </a:ln>
            <a:effectLst/>
          </c:spPr>
          <c:marker>
            <c:symbol val="none"/>
          </c:marker>
          <c:val>
            <c:numRef>
              <c:f>Sheet1!$L$2:$L$1002</c:f>
              <c:numCache>
                <c:formatCode>General</c:formatCode>
                <c:ptCount val="1001"/>
                <c:pt idx="0">
                  <c:v>60.468011999962968</c:v>
                </c:pt>
                <c:pt idx="1">
                  <c:v>60.629280109007922</c:v>
                </c:pt>
                <c:pt idx="2">
                  <c:v>60.832158257356717</c:v>
                </c:pt>
                <c:pt idx="3">
                  <c:v>61.444415645901138</c:v>
                </c:pt>
                <c:pt idx="4">
                  <c:v>62.389040433674801</c:v>
                </c:pt>
                <c:pt idx="5">
                  <c:v>63.020421553651524</c:v>
                </c:pt>
                <c:pt idx="6">
                  <c:v>63.19814004793524</c:v>
                </c:pt>
                <c:pt idx="7">
                  <c:v>62.722166618029092</c:v>
                </c:pt>
                <c:pt idx="8">
                  <c:v>61.176628650122431</c:v>
                </c:pt>
                <c:pt idx="9">
                  <c:v>58.850256647535566</c:v>
                </c:pt>
                <c:pt idx="10">
                  <c:v>55.426339524762156</c:v>
                </c:pt>
                <c:pt idx="11">
                  <c:v>52.1944853916985</c:v>
                </c:pt>
                <c:pt idx="12">
                  <c:v>49.796937846793234</c:v>
                </c:pt>
                <c:pt idx="13">
                  <c:v>45.952130987819665</c:v>
                </c:pt>
                <c:pt idx="14">
                  <c:v>42.646764886930292</c:v>
                </c:pt>
                <c:pt idx="15">
                  <c:v>39.879373702942516</c:v>
                </c:pt>
                <c:pt idx="16">
                  <c:v>37.614131993062486</c:v>
                </c:pt>
                <c:pt idx="17">
                  <c:v>36.58058351450498</c:v>
                </c:pt>
                <c:pt idx="18">
                  <c:v>35.716174048471196</c:v>
                </c:pt>
                <c:pt idx="19">
                  <c:v>32.760054383594067</c:v>
                </c:pt>
                <c:pt idx="20">
                  <c:v>27.087878156675934</c:v>
                </c:pt>
                <c:pt idx="21">
                  <c:v>20.343040426333399</c:v>
                </c:pt>
                <c:pt idx="22">
                  <c:v>13.966358050267729</c:v>
                </c:pt>
                <c:pt idx="23">
                  <c:v>7.9153747789682081</c:v>
                </c:pt>
                <c:pt idx="24">
                  <c:v>2.4989017519234369</c:v>
                </c:pt>
                <c:pt idx="25">
                  <c:v>-6.1482752768615221</c:v>
                </c:pt>
                <c:pt idx="26">
                  <c:v>-14.832262699930359</c:v>
                </c:pt>
                <c:pt idx="27">
                  <c:v>-22.517506922010458</c:v>
                </c:pt>
                <c:pt idx="28">
                  <c:v>-32.469266539450707</c:v>
                </c:pt>
                <c:pt idx="29">
                  <c:v>-47.831248249927889</c:v>
                </c:pt>
                <c:pt idx="30">
                  <c:v>-65.241155248613509</c:v>
                </c:pt>
                <c:pt idx="31">
                  <c:v>-75.345724212149875</c:v>
                </c:pt>
                <c:pt idx="32">
                  <c:v>-78.235850454467695</c:v>
                </c:pt>
                <c:pt idx="33">
                  <c:v>-73.150587883555531</c:v>
                </c:pt>
                <c:pt idx="34">
                  <c:v>-66.886362279508191</c:v>
                </c:pt>
                <c:pt idx="35">
                  <c:v>-62.15077356000802</c:v>
                </c:pt>
                <c:pt idx="36">
                  <c:v>-57.226885962281393</c:v>
                </c:pt>
                <c:pt idx="37">
                  <c:v>-48.948365253849609</c:v>
                </c:pt>
                <c:pt idx="38">
                  <c:v>-45.961498175193817</c:v>
                </c:pt>
                <c:pt idx="39">
                  <c:v>-46.383593114035818</c:v>
                </c:pt>
                <c:pt idx="40">
                  <c:v>-47.221527279290314</c:v>
                </c:pt>
                <c:pt idx="41">
                  <c:v>-47.829560502201161</c:v>
                </c:pt>
                <c:pt idx="42">
                  <c:v>-47.698282368451245</c:v>
                </c:pt>
                <c:pt idx="43">
                  <c:v>-45.810084310068198</c:v>
                </c:pt>
                <c:pt idx="44">
                  <c:v>-41.255989327072164</c:v>
                </c:pt>
                <c:pt idx="45">
                  <c:v>-37.037805429442727</c:v>
                </c:pt>
                <c:pt idx="46">
                  <c:v>-35.690648830879475</c:v>
                </c:pt>
                <c:pt idx="47">
                  <c:v>-36.512270414739007</c:v>
                </c:pt>
                <c:pt idx="48">
                  <c:v>-38.824185997404108</c:v>
                </c:pt>
                <c:pt idx="49">
                  <c:v>-42.224912967055694</c:v>
                </c:pt>
                <c:pt idx="50">
                  <c:v>-46.718610080842588</c:v>
                </c:pt>
                <c:pt idx="51">
                  <c:v>-49.970523846110545</c:v>
                </c:pt>
                <c:pt idx="52">
                  <c:v>-49.972819518931395</c:v>
                </c:pt>
                <c:pt idx="53">
                  <c:v>-48.428386520159528</c:v>
                </c:pt>
                <c:pt idx="54">
                  <c:v>-47.165685867073314</c:v>
                </c:pt>
                <c:pt idx="55">
                  <c:v>-47.073504727682248</c:v>
                </c:pt>
                <c:pt idx="56">
                  <c:v>-47.696476705836837</c:v>
                </c:pt>
                <c:pt idx="57">
                  <c:v>-47.533648616468412</c:v>
                </c:pt>
                <c:pt idx="58">
                  <c:v>-45.140540953125559</c:v>
                </c:pt>
                <c:pt idx="59">
                  <c:v>-43.465383282580298</c:v>
                </c:pt>
                <c:pt idx="60">
                  <c:v>-42.198790583731906</c:v>
                </c:pt>
                <c:pt idx="61">
                  <c:v>-41.700282297067027</c:v>
                </c:pt>
                <c:pt idx="62">
                  <c:v>-43.96699306440587</c:v>
                </c:pt>
                <c:pt idx="63">
                  <c:v>-47.995767963367221</c:v>
                </c:pt>
                <c:pt idx="64">
                  <c:v>-52.158082614023463</c:v>
                </c:pt>
                <c:pt idx="65">
                  <c:v>-54.196690371258555</c:v>
                </c:pt>
                <c:pt idx="66">
                  <c:v>-57.629424137929838</c:v>
                </c:pt>
                <c:pt idx="67">
                  <c:v>-59.144064488786412</c:v>
                </c:pt>
                <c:pt idx="68">
                  <c:v>-60.044810850697843</c:v>
                </c:pt>
                <c:pt idx="69">
                  <c:v>-60.685116065065351</c:v>
                </c:pt>
                <c:pt idx="70">
                  <c:v>-57.781220940888829</c:v>
                </c:pt>
                <c:pt idx="71">
                  <c:v>-47.837022572266456</c:v>
                </c:pt>
                <c:pt idx="72">
                  <c:v>-36.154898461970994</c:v>
                </c:pt>
                <c:pt idx="73">
                  <c:v>-27.857747191636218</c:v>
                </c:pt>
                <c:pt idx="74">
                  <c:v>-19.177606843939142</c:v>
                </c:pt>
                <c:pt idx="75">
                  <c:v>-12.680346253155431</c:v>
                </c:pt>
                <c:pt idx="76">
                  <c:v>-1.182832319203923</c:v>
                </c:pt>
                <c:pt idx="77">
                  <c:v>7.5689177224650876</c:v>
                </c:pt>
                <c:pt idx="78">
                  <c:v>15.056220045757016</c:v>
                </c:pt>
                <c:pt idx="79">
                  <c:v>21.777117604994576</c:v>
                </c:pt>
                <c:pt idx="80">
                  <c:v>26.636903772307782</c:v>
                </c:pt>
                <c:pt idx="81">
                  <c:v>29.742132134465347</c:v>
                </c:pt>
                <c:pt idx="82">
                  <c:v>30.421538176623176</c:v>
                </c:pt>
                <c:pt idx="83">
                  <c:v>30.771089245822203</c:v>
                </c:pt>
                <c:pt idx="84">
                  <c:v>33.284669334644377</c:v>
                </c:pt>
                <c:pt idx="85">
                  <c:v>37.720137202853458</c:v>
                </c:pt>
                <c:pt idx="86">
                  <c:v>45.122208390906302</c:v>
                </c:pt>
                <c:pt idx="87">
                  <c:v>53.230647735509145</c:v>
                </c:pt>
                <c:pt idx="88">
                  <c:v>57.176086964992052</c:v>
                </c:pt>
                <c:pt idx="89">
                  <c:v>56.430282487594809</c:v>
                </c:pt>
                <c:pt idx="90">
                  <c:v>55.204541584185982</c:v>
                </c:pt>
                <c:pt idx="91">
                  <c:v>54.936820848511168</c:v>
                </c:pt>
                <c:pt idx="92">
                  <c:v>55.288087271648394</c:v>
                </c:pt>
                <c:pt idx="93">
                  <c:v>56.813810968729591</c:v>
                </c:pt>
                <c:pt idx="94">
                  <c:v>58.145876101037118</c:v>
                </c:pt>
                <c:pt idx="95">
                  <c:v>58.936597991135017</c:v>
                </c:pt>
                <c:pt idx="96">
                  <c:v>59.129631942628606</c:v>
                </c:pt>
                <c:pt idx="97">
                  <c:v>59.155913236934488</c:v>
                </c:pt>
                <c:pt idx="98">
                  <c:v>59.884874665564219</c:v>
                </c:pt>
                <c:pt idx="99">
                  <c:v>60.803441426896235</c:v>
                </c:pt>
                <c:pt idx="100">
                  <c:v>60.548971748491041</c:v>
                </c:pt>
                <c:pt idx="101">
                  <c:v>59.228167050258335</c:v>
                </c:pt>
                <c:pt idx="102">
                  <c:v>57.506441864235597</c:v>
                </c:pt>
                <c:pt idx="103">
                  <c:v>57.131201198946115</c:v>
                </c:pt>
                <c:pt idx="104">
                  <c:v>57.467696286371073</c:v>
                </c:pt>
                <c:pt idx="105">
                  <c:v>56.687568978937534</c:v>
                </c:pt>
                <c:pt idx="106">
                  <c:v>56.016150419920187</c:v>
                </c:pt>
                <c:pt idx="107">
                  <c:v>55.135551524292921</c:v>
                </c:pt>
                <c:pt idx="108">
                  <c:v>53.460127310366055</c:v>
                </c:pt>
                <c:pt idx="109">
                  <c:v>51.967795335259758</c:v>
                </c:pt>
                <c:pt idx="110">
                  <c:v>48.44027718730279</c:v>
                </c:pt>
                <c:pt idx="111">
                  <c:v>45.011117437192233</c:v>
                </c:pt>
                <c:pt idx="112">
                  <c:v>43.039167268564789</c:v>
                </c:pt>
                <c:pt idx="113">
                  <c:v>41.924432233029677</c:v>
                </c:pt>
                <c:pt idx="114">
                  <c:v>41.170796075981542</c:v>
                </c:pt>
                <c:pt idx="115">
                  <c:v>39.111543136259677</c:v>
                </c:pt>
                <c:pt idx="116">
                  <c:v>34.954877930673</c:v>
                </c:pt>
                <c:pt idx="117">
                  <c:v>29.738571024801669</c:v>
                </c:pt>
                <c:pt idx="118">
                  <c:v>24.711796984457362</c:v>
                </c:pt>
                <c:pt idx="119">
                  <c:v>21.802179777402191</c:v>
                </c:pt>
                <c:pt idx="120">
                  <c:v>21.39452885695167</c:v>
                </c:pt>
                <c:pt idx="121">
                  <c:v>13.346821198203825</c:v>
                </c:pt>
                <c:pt idx="122">
                  <c:v>-0.85976851953131628</c:v>
                </c:pt>
                <c:pt idx="123">
                  <c:v>-13.265114241007591</c:v>
                </c:pt>
                <c:pt idx="124">
                  <c:v>-23.686681354667613</c:v>
                </c:pt>
                <c:pt idx="125">
                  <c:v>-33.752503857607913</c:v>
                </c:pt>
                <c:pt idx="126">
                  <c:v>-43.885760047236666</c:v>
                </c:pt>
                <c:pt idx="127">
                  <c:v>-49.800102860989099</c:v>
                </c:pt>
                <c:pt idx="128">
                  <c:v>-54.606947890147111</c:v>
                </c:pt>
                <c:pt idx="129">
                  <c:v>-62.622365843657995</c:v>
                </c:pt>
                <c:pt idx="130">
                  <c:v>-67.471151559246792</c:v>
                </c:pt>
                <c:pt idx="131">
                  <c:v>-68.252620350450158</c:v>
                </c:pt>
                <c:pt idx="132">
                  <c:v>-65.122334996809357</c:v>
                </c:pt>
                <c:pt idx="133">
                  <c:v>-57.881566997061427</c:v>
                </c:pt>
                <c:pt idx="134">
                  <c:v>-48.708325651839786</c:v>
                </c:pt>
                <c:pt idx="135">
                  <c:v>-43.185697124234345</c:v>
                </c:pt>
                <c:pt idx="136">
                  <c:v>-42.918030691108662</c:v>
                </c:pt>
                <c:pt idx="137">
                  <c:v>-44.787835049520886</c:v>
                </c:pt>
                <c:pt idx="138">
                  <c:v>-45.768860999990991</c:v>
                </c:pt>
                <c:pt idx="139">
                  <c:v>-44.543301157503812</c:v>
                </c:pt>
                <c:pt idx="140">
                  <c:v>-41.742959007902755</c:v>
                </c:pt>
                <c:pt idx="141">
                  <c:v>-39.091333150190046</c:v>
                </c:pt>
                <c:pt idx="142">
                  <c:v>-38.842976418433487</c:v>
                </c:pt>
                <c:pt idx="143">
                  <c:v>-40.441949480571168</c:v>
                </c:pt>
                <c:pt idx="144">
                  <c:v>-42.825419919093214</c:v>
                </c:pt>
                <c:pt idx="145">
                  <c:v>-45.221167581587395</c:v>
                </c:pt>
                <c:pt idx="146">
                  <c:v>-46.088899272848053</c:v>
                </c:pt>
                <c:pt idx="147">
                  <c:v>-45.520532209523999</c:v>
                </c:pt>
                <c:pt idx="148">
                  <c:v>-43.943536717074188</c:v>
                </c:pt>
                <c:pt idx="149">
                  <c:v>-42.307550895002535</c:v>
                </c:pt>
                <c:pt idx="150">
                  <c:v>-42.084366298984996</c:v>
                </c:pt>
                <c:pt idx="151">
                  <c:v>-43.2645771805769</c:v>
                </c:pt>
                <c:pt idx="152">
                  <c:v>-46.076973786585697</c:v>
                </c:pt>
                <c:pt idx="153">
                  <c:v>-49.69578525803729</c:v>
                </c:pt>
                <c:pt idx="154">
                  <c:v>-53.223533005525894</c:v>
                </c:pt>
                <c:pt idx="155">
                  <c:v>-55.535045427432166</c:v>
                </c:pt>
                <c:pt idx="156">
                  <c:v>-56.926800104013914</c:v>
                </c:pt>
                <c:pt idx="157">
                  <c:v>-58.402599200691391</c:v>
                </c:pt>
                <c:pt idx="158">
                  <c:v>-58.421026299812944</c:v>
                </c:pt>
                <c:pt idx="159">
                  <c:v>-61.113930277714388</c:v>
                </c:pt>
                <c:pt idx="160">
                  <c:v>-64.950640898947867</c:v>
                </c:pt>
                <c:pt idx="161">
                  <c:v>-68.760330071381702</c:v>
                </c:pt>
                <c:pt idx="162">
                  <c:v>-72.88803237866064</c:v>
                </c:pt>
                <c:pt idx="163">
                  <c:v>-75.472707829462323</c:v>
                </c:pt>
                <c:pt idx="164">
                  <c:v>-75.420883347357801</c:v>
                </c:pt>
                <c:pt idx="165">
                  <c:v>-71.77629520851508</c:v>
                </c:pt>
                <c:pt idx="166">
                  <c:v>-66.071020419302329</c:v>
                </c:pt>
                <c:pt idx="167">
                  <c:v>-62.838006849798369</c:v>
                </c:pt>
                <c:pt idx="168">
                  <c:v>-54.346534608320233</c:v>
                </c:pt>
                <c:pt idx="169">
                  <c:v>-36.576550528492461</c:v>
                </c:pt>
                <c:pt idx="170">
                  <c:v>-15.767428871735056</c:v>
                </c:pt>
                <c:pt idx="171">
                  <c:v>3.8319268330883833</c:v>
                </c:pt>
                <c:pt idx="172">
                  <c:v>12.771492794687255</c:v>
                </c:pt>
                <c:pt idx="173">
                  <c:v>19.58643668256876</c:v>
                </c:pt>
                <c:pt idx="174">
                  <c:v>26.067889415202146</c:v>
                </c:pt>
                <c:pt idx="175">
                  <c:v>31.583071892531464</c:v>
                </c:pt>
                <c:pt idx="176">
                  <c:v>36.952091371492656</c:v>
                </c:pt>
                <c:pt idx="177">
                  <c:v>41.766813522731319</c:v>
                </c:pt>
                <c:pt idx="178">
                  <c:v>42.791157913250636</c:v>
                </c:pt>
                <c:pt idx="179">
                  <c:v>45.729086682547099</c:v>
                </c:pt>
                <c:pt idx="180">
                  <c:v>48.718655670505292</c:v>
                </c:pt>
                <c:pt idx="181">
                  <c:v>51.047081352573237</c:v>
                </c:pt>
                <c:pt idx="182">
                  <c:v>51.698592534515328</c:v>
                </c:pt>
                <c:pt idx="183">
                  <c:v>52.608662388382584</c:v>
                </c:pt>
                <c:pt idx="184">
                  <c:v>52.568039874613838</c:v>
                </c:pt>
                <c:pt idx="185">
                  <c:v>51.052600967634731</c:v>
                </c:pt>
                <c:pt idx="186">
                  <c:v>50.180998931528414</c:v>
                </c:pt>
                <c:pt idx="187">
                  <c:v>52.890186427164096</c:v>
                </c:pt>
                <c:pt idx="188">
                  <c:v>57.604884427431791</c:v>
                </c:pt>
                <c:pt idx="189">
                  <c:v>60.383125577128823</c:v>
                </c:pt>
                <c:pt idx="190">
                  <c:v>61.257439935913787</c:v>
                </c:pt>
                <c:pt idx="191">
                  <c:v>62.152376359232271</c:v>
                </c:pt>
                <c:pt idx="192">
                  <c:v>63.597227144324776</c:v>
                </c:pt>
                <c:pt idx="193">
                  <c:v>64.441761110630409</c:v>
                </c:pt>
                <c:pt idx="194">
                  <c:v>64.007084494468643</c:v>
                </c:pt>
                <c:pt idx="195">
                  <c:v>62.792226039280813</c:v>
                </c:pt>
                <c:pt idx="196">
                  <c:v>61.261458672477971</c:v>
                </c:pt>
                <c:pt idx="197">
                  <c:v>59.923378743498837</c:v>
                </c:pt>
                <c:pt idx="198">
                  <c:v>58.808789293277705</c:v>
                </c:pt>
                <c:pt idx="199">
                  <c:v>57.40574835871822</c:v>
                </c:pt>
                <c:pt idx="200">
                  <c:v>56.882114842932459</c:v>
                </c:pt>
                <c:pt idx="201">
                  <c:v>56.203772220333136</c:v>
                </c:pt>
                <c:pt idx="202">
                  <c:v>55.923254278590711</c:v>
                </c:pt>
                <c:pt idx="203">
                  <c:v>55.597714848410867</c:v>
                </c:pt>
                <c:pt idx="204">
                  <c:v>53.817637646073571</c:v>
                </c:pt>
                <c:pt idx="205">
                  <c:v>51.70848041553451</c:v>
                </c:pt>
                <c:pt idx="206">
                  <c:v>49.895712845146569</c:v>
                </c:pt>
                <c:pt idx="207">
                  <c:v>47.771878275532686</c:v>
                </c:pt>
                <c:pt idx="208">
                  <c:v>46.861769850967178</c:v>
                </c:pt>
                <c:pt idx="209">
                  <c:v>45.710345479920413</c:v>
                </c:pt>
                <c:pt idx="210">
                  <c:v>43.36451166996531</c:v>
                </c:pt>
                <c:pt idx="211">
                  <c:v>42.138102143483735</c:v>
                </c:pt>
                <c:pt idx="212">
                  <c:v>39.227928486930736</c:v>
                </c:pt>
                <c:pt idx="213">
                  <c:v>35.463860114708737</c:v>
                </c:pt>
                <c:pt idx="214">
                  <c:v>29.001179068708787</c:v>
                </c:pt>
                <c:pt idx="215">
                  <c:v>15.910539441731014</c:v>
                </c:pt>
                <c:pt idx="216">
                  <c:v>-5.1740554187101289</c:v>
                </c:pt>
                <c:pt idx="217">
                  <c:v>-29.376890224876476</c:v>
                </c:pt>
                <c:pt idx="218">
                  <c:v>-48.375855784991018</c:v>
                </c:pt>
                <c:pt idx="219">
                  <c:v>-57.432157300167042</c:v>
                </c:pt>
                <c:pt idx="220">
                  <c:v>-56.599689862328468</c:v>
                </c:pt>
                <c:pt idx="221">
                  <c:v>-49.997631741565023</c:v>
                </c:pt>
                <c:pt idx="222">
                  <c:v>-44.034773635304177</c:v>
                </c:pt>
                <c:pt idx="223">
                  <c:v>-36.716364444998554</c:v>
                </c:pt>
                <c:pt idx="224">
                  <c:v>-33.346394236486923</c:v>
                </c:pt>
                <c:pt idx="225">
                  <c:v>-35.871813622844833</c:v>
                </c:pt>
                <c:pt idx="226">
                  <c:v>-41.993902262882258</c:v>
                </c:pt>
                <c:pt idx="227">
                  <c:v>-48.020548389573527</c:v>
                </c:pt>
                <c:pt idx="228">
                  <c:v>-49.001959597694011</c:v>
                </c:pt>
                <c:pt idx="229">
                  <c:v>-45.235093943938828</c:v>
                </c:pt>
                <c:pt idx="230">
                  <c:v>-38.712335744775132</c:v>
                </c:pt>
                <c:pt idx="231">
                  <c:v>-33.524447250475973</c:v>
                </c:pt>
                <c:pt idx="232">
                  <c:v>-33.002884230634024</c:v>
                </c:pt>
                <c:pt idx="233">
                  <c:v>-35.911858219044042</c:v>
                </c:pt>
                <c:pt idx="234">
                  <c:v>-40.108074993507209</c:v>
                </c:pt>
                <c:pt idx="235">
                  <c:v>-44.218082189898489</c:v>
                </c:pt>
                <c:pt idx="236">
                  <c:v>-45.962508946417621</c:v>
                </c:pt>
                <c:pt idx="237">
                  <c:v>-46.679927782582986</c:v>
                </c:pt>
                <c:pt idx="238">
                  <c:v>-46.632616488673762</c:v>
                </c:pt>
                <c:pt idx="239">
                  <c:v>-45.599216916464336</c:v>
                </c:pt>
                <c:pt idx="240">
                  <c:v>-42.808996701794058</c:v>
                </c:pt>
                <c:pt idx="241">
                  <c:v>-40.518417899346431</c:v>
                </c:pt>
                <c:pt idx="242">
                  <c:v>-40.18035308617322</c:v>
                </c:pt>
                <c:pt idx="243">
                  <c:v>-42.184916010011968</c:v>
                </c:pt>
                <c:pt idx="244">
                  <c:v>-45.007196977134264</c:v>
                </c:pt>
                <c:pt idx="245">
                  <c:v>-47.984351686773181</c:v>
                </c:pt>
                <c:pt idx="246">
                  <c:v>-50.911142816436268</c:v>
                </c:pt>
                <c:pt idx="247">
                  <c:v>-54.168313922075932</c:v>
                </c:pt>
                <c:pt idx="248">
                  <c:v>-57.433533704716666</c:v>
                </c:pt>
                <c:pt idx="249">
                  <c:v>-59.838662495061598</c:v>
                </c:pt>
                <c:pt idx="250">
                  <c:v>-62.082772252818302</c:v>
                </c:pt>
                <c:pt idx="251">
                  <c:v>-66.138181121155569</c:v>
                </c:pt>
                <c:pt idx="252">
                  <c:v>-69.559589906993352</c:v>
                </c:pt>
                <c:pt idx="253">
                  <c:v>-74.521598274443903</c:v>
                </c:pt>
                <c:pt idx="254">
                  <c:v>-81.660966353139528</c:v>
                </c:pt>
                <c:pt idx="255">
                  <c:v>-80.117334930972973</c:v>
                </c:pt>
                <c:pt idx="256">
                  <c:v>-73.129492953753086</c:v>
                </c:pt>
                <c:pt idx="257">
                  <c:v>-69.713432464179675</c:v>
                </c:pt>
                <c:pt idx="258">
                  <c:v>-67.403302163814814</c:v>
                </c:pt>
                <c:pt idx="259">
                  <c:v>-62.146061007872746</c:v>
                </c:pt>
                <c:pt idx="260">
                  <c:v>-52.739706322399257</c:v>
                </c:pt>
                <c:pt idx="261">
                  <c:v>-35.321322208449828</c:v>
                </c:pt>
                <c:pt idx="262">
                  <c:v>-13.886035844403057</c:v>
                </c:pt>
                <c:pt idx="263">
                  <c:v>0.97203294032395915</c:v>
                </c:pt>
                <c:pt idx="264">
                  <c:v>8.4424066347839162</c:v>
                </c:pt>
                <c:pt idx="265">
                  <c:v>11.257771943365436</c:v>
                </c:pt>
                <c:pt idx="266">
                  <c:v>17.883491202010632</c:v>
                </c:pt>
                <c:pt idx="267">
                  <c:v>27.133503556172496</c:v>
                </c:pt>
                <c:pt idx="268">
                  <c:v>36.496431333806591</c:v>
                </c:pt>
                <c:pt idx="269">
                  <c:v>42.406123931473857</c:v>
                </c:pt>
                <c:pt idx="270">
                  <c:v>46.185915314851847</c:v>
                </c:pt>
                <c:pt idx="271">
                  <c:v>48.860802525983729</c:v>
                </c:pt>
                <c:pt idx="272">
                  <c:v>48.140166668550982</c:v>
                </c:pt>
                <c:pt idx="273">
                  <c:v>46.392213331878708</c:v>
                </c:pt>
                <c:pt idx="274">
                  <c:v>48.024089831434154</c:v>
                </c:pt>
                <c:pt idx="275">
                  <c:v>48.909987628431047</c:v>
                </c:pt>
                <c:pt idx="276">
                  <c:v>51.288182165112431</c:v>
                </c:pt>
                <c:pt idx="277">
                  <c:v>56.756582840467381</c:v>
                </c:pt>
                <c:pt idx="278">
                  <c:v>61.764257248762767</c:v>
                </c:pt>
                <c:pt idx="279">
                  <c:v>66.433681773600071</c:v>
                </c:pt>
                <c:pt idx="280">
                  <c:v>69.606771538171969</c:v>
                </c:pt>
                <c:pt idx="281">
                  <c:v>70.62808771747801</c:v>
                </c:pt>
                <c:pt idx="282">
                  <c:v>69.871157831395521</c:v>
                </c:pt>
                <c:pt idx="283">
                  <c:v>68.033544192511371</c:v>
                </c:pt>
                <c:pt idx="284">
                  <c:v>65.519668441248641</c:v>
                </c:pt>
                <c:pt idx="285">
                  <c:v>62.605626251226234</c:v>
                </c:pt>
                <c:pt idx="286">
                  <c:v>61.265667772627673</c:v>
                </c:pt>
                <c:pt idx="287">
                  <c:v>61.090439222166012</c:v>
                </c:pt>
                <c:pt idx="288">
                  <c:v>61.365708820489552</c:v>
                </c:pt>
                <c:pt idx="289">
                  <c:v>61.023699526314864</c:v>
                </c:pt>
                <c:pt idx="290">
                  <c:v>59.956354033314035</c:v>
                </c:pt>
                <c:pt idx="291">
                  <c:v>58.340350422641414</c:v>
                </c:pt>
                <c:pt idx="292">
                  <c:v>57.512099110606833</c:v>
                </c:pt>
                <c:pt idx="293">
                  <c:v>55.487051349776188</c:v>
                </c:pt>
                <c:pt idx="294">
                  <c:v>53.113647405474175</c:v>
                </c:pt>
                <c:pt idx="295">
                  <c:v>50.729513053647821</c:v>
                </c:pt>
                <c:pt idx="296">
                  <c:v>47.909980983634256</c:v>
                </c:pt>
                <c:pt idx="297">
                  <c:v>45.477094910088709</c:v>
                </c:pt>
                <c:pt idx="298">
                  <c:v>44.045857237588351</c:v>
                </c:pt>
                <c:pt idx="299">
                  <c:v>42.502567553647715</c:v>
                </c:pt>
                <c:pt idx="300">
                  <c:v>40.919285092837399</c:v>
                </c:pt>
                <c:pt idx="301">
                  <c:v>40.164110942484001</c:v>
                </c:pt>
                <c:pt idx="302">
                  <c:v>39.131666558269849</c:v>
                </c:pt>
                <c:pt idx="303">
                  <c:v>37.311957205651012</c:v>
                </c:pt>
                <c:pt idx="304">
                  <c:v>32.571137961796076</c:v>
                </c:pt>
                <c:pt idx="305">
                  <c:v>24.999325672020593</c:v>
                </c:pt>
                <c:pt idx="306">
                  <c:v>14.682915382643211</c:v>
                </c:pt>
                <c:pt idx="307">
                  <c:v>7.2032221081779246</c:v>
                </c:pt>
                <c:pt idx="308">
                  <c:v>2.9747188701290415</c:v>
                </c:pt>
                <c:pt idx="309">
                  <c:v>0.72945108324397456</c:v>
                </c:pt>
                <c:pt idx="310">
                  <c:v>-1.6106569193677602</c:v>
                </c:pt>
                <c:pt idx="311">
                  <c:v>-8.8695021563860781</c:v>
                </c:pt>
                <c:pt idx="312">
                  <c:v>-23.466000531581859</c:v>
                </c:pt>
                <c:pt idx="313">
                  <c:v>-33.325303765122648</c:v>
                </c:pt>
                <c:pt idx="314">
                  <c:v>-41.840284307674693</c:v>
                </c:pt>
                <c:pt idx="315">
                  <c:v>-50.768539116273807</c:v>
                </c:pt>
                <c:pt idx="316">
                  <c:v>-59.724399784382015</c:v>
                </c:pt>
                <c:pt idx="317">
                  <c:v>-64.383841910598136</c:v>
                </c:pt>
                <c:pt idx="318">
                  <c:v>-57.385706078830111</c:v>
                </c:pt>
                <c:pt idx="319">
                  <c:v>-36.98137331680266</c:v>
                </c:pt>
                <c:pt idx="320">
                  <c:v>-31.969962195158711</c:v>
                </c:pt>
                <c:pt idx="321">
                  <c:v>-37.989517684805996</c:v>
                </c:pt>
                <c:pt idx="322">
                  <c:v>-44.275176739858978</c:v>
                </c:pt>
                <c:pt idx="323">
                  <c:v>-50.552809103166304</c:v>
                </c:pt>
                <c:pt idx="324">
                  <c:v>-53.375565444643215</c:v>
                </c:pt>
                <c:pt idx="325">
                  <c:v>-51.2357560680991</c:v>
                </c:pt>
                <c:pt idx="326">
                  <c:v>-44.946184661972126</c:v>
                </c:pt>
                <c:pt idx="327">
                  <c:v>-37.190568522464069</c:v>
                </c:pt>
                <c:pt idx="328">
                  <c:v>-32.215973895306888</c:v>
                </c:pt>
                <c:pt idx="329">
                  <c:v>-30.64777346729073</c:v>
                </c:pt>
                <c:pt idx="330">
                  <c:v>-31.320278393931211</c:v>
                </c:pt>
                <c:pt idx="331">
                  <c:v>-32.887231577877721</c:v>
                </c:pt>
                <c:pt idx="332">
                  <c:v>-34.013667109042508</c:v>
                </c:pt>
                <c:pt idx="333">
                  <c:v>-34.816273098790219</c:v>
                </c:pt>
                <c:pt idx="334">
                  <c:v>-35.633386393672481</c:v>
                </c:pt>
                <c:pt idx="335">
                  <c:v>-36.439879924992645</c:v>
                </c:pt>
                <c:pt idx="336">
                  <c:v>-36.608864014416007</c:v>
                </c:pt>
                <c:pt idx="337">
                  <c:v>-37.120188974534095</c:v>
                </c:pt>
                <c:pt idx="338">
                  <c:v>-38.174682504652964</c:v>
                </c:pt>
                <c:pt idx="339">
                  <c:v>-40.299733460445353</c:v>
                </c:pt>
                <c:pt idx="340">
                  <c:v>-42.704789248161006</c:v>
                </c:pt>
                <c:pt idx="341">
                  <c:v>-44.690480445629106</c:v>
                </c:pt>
                <c:pt idx="342">
                  <c:v>-44.335651346262381</c:v>
                </c:pt>
                <c:pt idx="343">
                  <c:v>-43.240167557987355</c:v>
                </c:pt>
                <c:pt idx="344">
                  <c:v>-41.909484749954956</c:v>
                </c:pt>
                <c:pt idx="345">
                  <c:v>-39.897390974866589</c:v>
                </c:pt>
                <c:pt idx="346">
                  <c:v>-40.440367432204219</c:v>
                </c:pt>
                <c:pt idx="347">
                  <c:v>-44.053534369621914</c:v>
                </c:pt>
                <c:pt idx="348">
                  <c:v>-48.144857047346456</c:v>
                </c:pt>
                <c:pt idx="349">
                  <c:v>-54.667976532020461</c:v>
                </c:pt>
                <c:pt idx="350">
                  <c:v>-56.12688763949653</c:v>
                </c:pt>
                <c:pt idx="351">
                  <c:v>-55.270544819027116</c:v>
                </c:pt>
                <c:pt idx="352">
                  <c:v>-52.961003494945139</c:v>
                </c:pt>
                <c:pt idx="353">
                  <c:v>-44.536897042583028</c:v>
                </c:pt>
                <c:pt idx="354">
                  <c:v>-42.267571132333515</c:v>
                </c:pt>
                <c:pt idx="355">
                  <c:v>-36.653989247712474</c:v>
                </c:pt>
                <c:pt idx="356">
                  <c:v>-27.964028241619204</c:v>
                </c:pt>
                <c:pt idx="357">
                  <c:v>-15.404798509470501</c:v>
                </c:pt>
                <c:pt idx="358">
                  <c:v>-1.3559656539332106</c:v>
                </c:pt>
                <c:pt idx="359">
                  <c:v>7.7075555669825881</c:v>
                </c:pt>
                <c:pt idx="360">
                  <c:v>17.457895979128505</c:v>
                </c:pt>
                <c:pt idx="361">
                  <c:v>23.278891166739765</c:v>
                </c:pt>
                <c:pt idx="362">
                  <c:v>24.677941394538198</c:v>
                </c:pt>
                <c:pt idx="363">
                  <c:v>27.321514383907829</c:v>
                </c:pt>
                <c:pt idx="364">
                  <c:v>29.853998167882704</c:v>
                </c:pt>
                <c:pt idx="365">
                  <c:v>33.393542660203387</c:v>
                </c:pt>
                <c:pt idx="366">
                  <c:v>38.748686705686787</c:v>
                </c:pt>
                <c:pt idx="367">
                  <c:v>43.386885344374789</c:v>
                </c:pt>
                <c:pt idx="368">
                  <c:v>47.595065016049993</c:v>
                </c:pt>
                <c:pt idx="369">
                  <c:v>50.408473282126991</c:v>
                </c:pt>
                <c:pt idx="370">
                  <c:v>53.047580202496412</c:v>
                </c:pt>
                <c:pt idx="371">
                  <c:v>55.687764119692339</c:v>
                </c:pt>
                <c:pt idx="372">
                  <c:v>57.216873148526652</c:v>
                </c:pt>
                <c:pt idx="373">
                  <c:v>58.849681959165643</c:v>
                </c:pt>
                <c:pt idx="374">
                  <c:v>60.670147125544396</c:v>
                </c:pt>
                <c:pt idx="375">
                  <c:v>62.984876136797801</c:v>
                </c:pt>
                <c:pt idx="376">
                  <c:v>64.172897014373461</c:v>
                </c:pt>
                <c:pt idx="377">
                  <c:v>64.659561374193402</c:v>
                </c:pt>
                <c:pt idx="378">
                  <c:v>64.578441756006995</c:v>
                </c:pt>
                <c:pt idx="379">
                  <c:v>63.819956954847214</c:v>
                </c:pt>
                <c:pt idx="380">
                  <c:v>63.330506006590696</c:v>
                </c:pt>
                <c:pt idx="381">
                  <c:v>61.72505459907314</c:v>
                </c:pt>
                <c:pt idx="382">
                  <c:v>59.763212349026084</c:v>
                </c:pt>
                <c:pt idx="383">
                  <c:v>58.191481766529456</c:v>
                </c:pt>
                <c:pt idx="384">
                  <c:v>57.276138360157361</c:v>
                </c:pt>
                <c:pt idx="385">
                  <c:v>56.869287873360825</c:v>
                </c:pt>
                <c:pt idx="386">
                  <c:v>55.375289013381312</c:v>
                </c:pt>
                <c:pt idx="387">
                  <c:v>52.496751356476814</c:v>
                </c:pt>
                <c:pt idx="388">
                  <c:v>48.376126439076181</c:v>
                </c:pt>
                <c:pt idx="389">
                  <c:v>44.618298620005667</c:v>
                </c:pt>
                <c:pt idx="390">
                  <c:v>41.737343302001634</c:v>
                </c:pt>
                <c:pt idx="391">
                  <c:v>38.646349146018345</c:v>
                </c:pt>
                <c:pt idx="392">
                  <c:v>36.512537570609069</c:v>
                </c:pt>
                <c:pt idx="393">
                  <c:v>33.594495910806543</c:v>
                </c:pt>
                <c:pt idx="394">
                  <c:v>28.768654220633326</c:v>
                </c:pt>
                <c:pt idx="395">
                  <c:v>24.714067305530701</c:v>
                </c:pt>
                <c:pt idx="396">
                  <c:v>21.098955001286559</c:v>
                </c:pt>
                <c:pt idx="397">
                  <c:v>16.26663214402749</c:v>
                </c:pt>
                <c:pt idx="398">
                  <c:v>11.419411685836765</c:v>
                </c:pt>
                <c:pt idx="399">
                  <c:v>5.0970749378103299</c:v>
                </c:pt>
                <c:pt idx="400">
                  <c:v>-2.5989078964760939</c:v>
                </c:pt>
                <c:pt idx="401">
                  <c:v>-11.192580918865477</c:v>
                </c:pt>
                <c:pt idx="402">
                  <c:v>-21.654793864525157</c:v>
                </c:pt>
                <c:pt idx="403">
                  <c:v>-32.324502323951087</c:v>
                </c:pt>
                <c:pt idx="404">
                  <c:v>-39.892947333298252</c:v>
                </c:pt>
                <c:pt idx="405">
                  <c:v>-44.206500898102043</c:v>
                </c:pt>
                <c:pt idx="406">
                  <c:v>-48.054930646625841</c:v>
                </c:pt>
                <c:pt idx="407">
                  <c:v>-53.476573650361679</c:v>
                </c:pt>
                <c:pt idx="408">
                  <c:v>-57.817980988121548</c:v>
                </c:pt>
                <c:pt idx="409">
                  <c:v>-63.062966403968588</c:v>
                </c:pt>
                <c:pt idx="410">
                  <c:v>-67.467023429471425</c:v>
                </c:pt>
                <c:pt idx="411">
                  <c:v>-70.699013992315869</c:v>
                </c:pt>
                <c:pt idx="412">
                  <c:v>-69.739980716202737</c:v>
                </c:pt>
                <c:pt idx="413">
                  <c:v>-62.342103668067175</c:v>
                </c:pt>
                <c:pt idx="414">
                  <c:v>-54.874907336564938</c:v>
                </c:pt>
                <c:pt idx="415">
                  <c:v>-50.441915419077318</c:v>
                </c:pt>
                <c:pt idx="416">
                  <c:v>-50.200800768061768</c:v>
                </c:pt>
                <c:pt idx="417">
                  <c:v>-50.62995602527171</c:v>
                </c:pt>
                <c:pt idx="418">
                  <c:v>-50.815436926721041</c:v>
                </c:pt>
                <c:pt idx="419">
                  <c:v>-49.458566250170463</c:v>
                </c:pt>
                <c:pt idx="420">
                  <c:v>-47.399814006138996</c:v>
                </c:pt>
                <c:pt idx="421">
                  <c:v>-44.645227812175548</c:v>
                </c:pt>
                <c:pt idx="422">
                  <c:v>-41.51875376985106</c:v>
                </c:pt>
                <c:pt idx="423">
                  <c:v>-38.347143108149865</c:v>
                </c:pt>
                <c:pt idx="424">
                  <c:v>-36.597621326413446</c:v>
                </c:pt>
                <c:pt idx="425">
                  <c:v>-38.488356776098165</c:v>
                </c:pt>
                <c:pt idx="426">
                  <c:v>-42.763993062533146</c:v>
                </c:pt>
                <c:pt idx="427">
                  <c:v>-47.234043610006125</c:v>
                </c:pt>
                <c:pt idx="428">
                  <c:v>-50.75730535976588</c:v>
                </c:pt>
                <c:pt idx="429">
                  <c:v>-53.491323081250577</c:v>
                </c:pt>
                <c:pt idx="430">
                  <c:v>-55.836170380831291</c:v>
                </c:pt>
                <c:pt idx="431">
                  <c:v>-56.808121060913237</c:v>
                </c:pt>
                <c:pt idx="432">
                  <c:v>-56.462242162837711</c:v>
                </c:pt>
                <c:pt idx="433">
                  <c:v>-55.747211121833416</c:v>
                </c:pt>
                <c:pt idx="434">
                  <c:v>-54.80736477163628</c:v>
                </c:pt>
                <c:pt idx="435">
                  <c:v>-55.219935881195042</c:v>
                </c:pt>
                <c:pt idx="436">
                  <c:v>-57.396557875044905</c:v>
                </c:pt>
                <c:pt idx="437">
                  <c:v>-61.786120529295182</c:v>
                </c:pt>
                <c:pt idx="438">
                  <c:v>-68.51679678491125</c:v>
                </c:pt>
                <c:pt idx="439">
                  <c:v>-76.170509081927506</c:v>
                </c:pt>
                <c:pt idx="440">
                  <c:v>-81.369783496060663</c:v>
                </c:pt>
                <c:pt idx="441">
                  <c:v>-80.074219365551983</c:v>
                </c:pt>
                <c:pt idx="442">
                  <c:v>-77.676876910622937</c:v>
                </c:pt>
                <c:pt idx="443">
                  <c:v>-71.305439508167197</c:v>
                </c:pt>
                <c:pt idx="444">
                  <c:v>-59.051821349297704</c:v>
                </c:pt>
                <c:pt idx="445">
                  <c:v>-43.370314543203698</c:v>
                </c:pt>
                <c:pt idx="446">
                  <c:v>-28.671953378325075</c:v>
                </c:pt>
                <c:pt idx="447">
                  <c:v>-17.209126509423044</c:v>
                </c:pt>
                <c:pt idx="448">
                  <c:v>-11.044087236640239</c:v>
                </c:pt>
                <c:pt idx="449">
                  <c:v>-5.8040346823674103</c:v>
                </c:pt>
                <c:pt idx="450">
                  <c:v>1.3391511140073784</c:v>
                </c:pt>
                <c:pt idx="451">
                  <c:v>9.4897157319861574</c:v>
                </c:pt>
                <c:pt idx="452">
                  <c:v>20.072840507118919</c:v>
                </c:pt>
                <c:pt idx="453">
                  <c:v>27.726863823167637</c:v>
                </c:pt>
                <c:pt idx="454">
                  <c:v>28.993419319219054</c:v>
                </c:pt>
                <c:pt idx="455">
                  <c:v>29.085378979082062</c:v>
                </c:pt>
                <c:pt idx="456">
                  <c:v>31.225216631312151</c:v>
                </c:pt>
                <c:pt idx="457">
                  <c:v>33.886275177726375</c:v>
                </c:pt>
                <c:pt idx="458">
                  <c:v>38.087690336526087</c:v>
                </c:pt>
                <c:pt idx="459">
                  <c:v>41.190820510892038</c:v>
                </c:pt>
                <c:pt idx="460">
                  <c:v>44.847113517877112</c:v>
                </c:pt>
                <c:pt idx="461">
                  <c:v>49.87874045567002</c:v>
                </c:pt>
                <c:pt idx="462">
                  <c:v>52.737302938361935</c:v>
                </c:pt>
                <c:pt idx="463">
                  <c:v>53.301462940400164</c:v>
                </c:pt>
                <c:pt idx="464">
                  <c:v>53.777320217210885</c:v>
                </c:pt>
                <c:pt idx="465">
                  <c:v>55.158111185201165</c:v>
                </c:pt>
                <c:pt idx="466">
                  <c:v>56.751225614661905</c:v>
                </c:pt>
                <c:pt idx="467">
                  <c:v>58.466853032379333</c:v>
                </c:pt>
                <c:pt idx="468">
                  <c:v>60.067960082425728</c:v>
                </c:pt>
                <c:pt idx="469">
                  <c:v>63.147060690574932</c:v>
                </c:pt>
                <c:pt idx="470">
                  <c:v>64.913695684751914</c:v>
                </c:pt>
                <c:pt idx="471">
                  <c:v>65.812540608745906</c:v>
                </c:pt>
                <c:pt idx="472">
                  <c:v>66.228535631574829</c:v>
                </c:pt>
                <c:pt idx="473">
                  <c:v>66.394430124286288</c:v>
                </c:pt>
                <c:pt idx="474">
                  <c:v>66.308423435110271</c:v>
                </c:pt>
                <c:pt idx="475">
                  <c:v>65.730244824251812</c:v>
                </c:pt>
                <c:pt idx="476">
                  <c:v>64.613467563743825</c:v>
                </c:pt>
                <c:pt idx="477">
                  <c:v>62.966804344143725</c:v>
                </c:pt>
                <c:pt idx="478">
                  <c:v>60.29994209249967</c:v>
                </c:pt>
                <c:pt idx="479">
                  <c:v>57.036712950432488</c:v>
                </c:pt>
                <c:pt idx="480">
                  <c:v>53.199955220478301</c:v>
                </c:pt>
                <c:pt idx="481">
                  <c:v>47.726133729420553</c:v>
                </c:pt>
                <c:pt idx="482">
                  <c:v>43.296879507089024</c:v>
                </c:pt>
                <c:pt idx="483">
                  <c:v>40.217259024417096</c:v>
                </c:pt>
                <c:pt idx="484">
                  <c:v>39.043022611356186</c:v>
                </c:pt>
                <c:pt idx="485">
                  <c:v>39.5837278717378</c:v>
                </c:pt>
                <c:pt idx="486">
                  <c:v>40.898631645527765</c:v>
                </c:pt>
                <c:pt idx="487">
                  <c:v>42.237881573505462</c:v>
                </c:pt>
                <c:pt idx="488">
                  <c:v>41.194873408944176</c:v>
                </c:pt>
                <c:pt idx="489">
                  <c:v>38.71226427761497</c:v>
                </c:pt>
                <c:pt idx="490">
                  <c:v>36.242067042582377</c:v>
                </c:pt>
                <c:pt idx="491">
                  <c:v>27.936968171121976</c:v>
                </c:pt>
                <c:pt idx="492">
                  <c:v>14.839873736732649</c:v>
                </c:pt>
                <c:pt idx="493">
                  <c:v>9.1821889308197253</c:v>
                </c:pt>
                <c:pt idx="494">
                  <c:v>5.5625962109795042</c:v>
                </c:pt>
                <c:pt idx="495">
                  <c:v>0.63268931105819015</c:v>
                </c:pt>
                <c:pt idx="496">
                  <c:v>-10.020049752124621</c:v>
                </c:pt>
                <c:pt idx="497">
                  <c:v>-23.944317547439045</c:v>
                </c:pt>
                <c:pt idx="498">
                  <c:v>-35.641752468235573</c:v>
                </c:pt>
                <c:pt idx="499">
                  <c:v>-41.824474207309379</c:v>
                </c:pt>
                <c:pt idx="500">
                  <c:v>-50.528091747566812</c:v>
                </c:pt>
                <c:pt idx="501">
                  <c:v>-58.224823784625222</c:v>
                </c:pt>
                <c:pt idx="502">
                  <c:v>-60.944409356153166</c:v>
                </c:pt>
                <c:pt idx="503">
                  <c:v>-63.208204652307991</c:v>
                </c:pt>
                <c:pt idx="504">
                  <c:v>-61.787864975554335</c:v>
                </c:pt>
                <c:pt idx="505">
                  <c:v>-53.850797924052003</c:v>
                </c:pt>
                <c:pt idx="506">
                  <c:v>-47.707987087036585</c:v>
                </c:pt>
                <c:pt idx="507">
                  <c:v>-44.545138201405969</c:v>
                </c:pt>
                <c:pt idx="508">
                  <c:v>-43.936465398028979</c:v>
                </c:pt>
                <c:pt idx="509">
                  <c:v>-43.888405250831546</c:v>
                </c:pt>
                <c:pt idx="510">
                  <c:v>-42.04118743044571</c:v>
                </c:pt>
                <c:pt idx="511">
                  <c:v>-41.339286222518567</c:v>
                </c:pt>
                <c:pt idx="512">
                  <c:v>-40.570702086381523</c:v>
                </c:pt>
                <c:pt idx="513">
                  <c:v>-40.510902609155586</c:v>
                </c:pt>
                <c:pt idx="514">
                  <c:v>-40.629651187293533</c:v>
                </c:pt>
                <c:pt idx="515">
                  <c:v>-41.317152791376216</c:v>
                </c:pt>
                <c:pt idx="516">
                  <c:v>-41.931459616075372</c:v>
                </c:pt>
                <c:pt idx="517">
                  <c:v>-41.728520623178483</c:v>
                </c:pt>
                <c:pt idx="518">
                  <c:v>-39.764683577260136</c:v>
                </c:pt>
                <c:pt idx="519">
                  <c:v>-38.340156103262558</c:v>
                </c:pt>
                <c:pt idx="520">
                  <c:v>-37.311925896868026</c:v>
                </c:pt>
                <c:pt idx="521">
                  <c:v>-36.361383080507061</c:v>
                </c:pt>
                <c:pt idx="522">
                  <c:v>-36.805589680172105</c:v>
                </c:pt>
                <c:pt idx="523">
                  <c:v>-39.160839215547647</c:v>
                </c:pt>
                <c:pt idx="524">
                  <c:v>-42.316727395318388</c:v>
                </c:pt>
                <c:pt idx="525">
                  <c:v>-45.436166442896827</c:v>
                </c:pt>
                <c:pt idx="526">
                  <c:v>-47.64750640176694</c:v>
                </c:pt>
                <c:pt idx="527">
                  <c:v>-48.540007832934222</c:v>
                </c:pt>
                <c:pt idx="528">
                  <c:v>-46.650669971929737</c:v>
                </c:pt>
                <c:pt idx="529">
                  <c:v>-42.775997731886932</c:v>
                </c:pt>
                <c:pt idx="530">
                  <c:v>-42.957977037538761</c:v>
                </c:pt>
                <c:pt idx="531">
                  <c:v>-45.330180175749945</c:v>
                </c:pt>
                <c:pt idx="532">
                  <c:v>-47.567238616775654</c:v>
                </c:pt>
                <c:pt idx="533">
                  <c:v>-49.697869849424855</c:v>
                </c:pt>
                <c:pt idx="534">
                  <c:v>-50.626486571295061</c:v>
                </c:pt>
                <c:pt idx="535">
                  <c:v>-52.566082534769691</c:v>
                </c:pt>
                <c:pt idx="536">
                  <c:v>-55.485945787534469</c:v>
                </c:pt>
                <c:pt idx="537">
                  <c:v>-59.101310850422266</c:v>
                </c:pt>
                <c:pt idx="538">
                  <c:v>-60.806023518904716</c:v>
                </c:pt>
                <c:pt idx="539">
                  <c:v>-62.139230226319434</c:v>
                </c:pt>
                <c:pt idx="540">
                  <c:v>-65.583958823683631</c:v>
                </c:pt>
                <c:pt idx="541">
                  <c:v>-71.337876910429657</c:v>
                </c:pt>
                <c:pt idx="542">
                  <c:v>-71.676556131145546</c:v>
                </c:pt>
                <c:pt idx="543">
                  <c:v>-66.95241135541913</c:v>
                </c:pt>
                <c:pt idx="544">
                  <c:v>-54.792630559163022</c:v>
                </c:pt>
                <c:pt idx="545">
                  <c:v>-34.232726994822585</c:v>
                </c:pt>
                <c:pt idx="546">
                  <c:v>-13.240978943919639</c:v>
                </c:pt>
                <c:pt idx="547">
                  <c:v>7.8878669769122745</c:v>
                </c:pt>
                <c:pt idx="548">
                  <c:v>21.418300474630879</c:v>
                </c:pt>
                <c:pt idx="549">
                  <c:v>20.129489484718309</c:v>
                </c:pt>
                <c:pt idx="550">
                  <c:v>21.397716715809587</c:v>
                </c:pt>
                <c:pt idx="551">
                  <c:v>22.424232670414188</c:v>
                </c:pt>
                <c:pt idx="552">
                  <c:v>23.118401565761033</c:v>
                </c:pt>
                <c:pt idx="553">
                  <c:v>29.208303665550201</c:v>
                </c:pt>
                <c:pt idx="554">
                  <c:v>33.892801957078866</c:v>
                </c:pt>
                <c:pt idx="555">
                  <c:v>36.523851164003347</c:v>
                </c:pt>
                <c:pt idx="556">
                  <c:v>40.431774970333819</c:v>
                </c:pt>
                <c:pt idx="557">
                  <c:v>41.45112847312339</c:v>
                </c:pt>
                <c:pt idx="558">
                  <c:v>40.488542177965705</c:v>
                </c:pt>
                <c:pt idx="559">
                  <c:v>42.349245390658396</c:v>
                </c:pt>
                <c:pt idx="560">
                  <c:v>46.167201308429462</c:v>
                </c:pt>
                <c:pt idx="561">
                  <c:v>50.668800765545477</c:v>
                </c:pt>
                <c:pt idx="562">
                  <c:v>55.26237819853587</c:v>
                </c:pt>
                <c:pt idx="563">
                  <c:v>58.288397603088569</c:v>
                </c:pt>
                <c:pt idx="564">
                  <c:v>60.377564212982712</c:v>
                </c:pt>
                <c:pt idx="565">
                  <c:v>61.663162681345092</c:v>
                </c:pt>
                <c:pt idx="566">
                  <c:v>61.851127102685382</c:v>
                </c:pt>
                <c:pt idx="567">
                  <c:v>62.140709871122141</c:v>
                </c:pt>
                <c:pt idx="568">
                  <c:v>63.189149195906815</c:v>
                </c:pt>
                <c:pt idx="569">
                  <c:v>65.154080117850413</c:v>
                </c:pt>
                <c:pt idx="570">
                  <c:v>66.571412604170234</c:v>
                </c:pt>
                <c:pt idx="571">
                  <c:v>66.174686495782154</c:v>
                </c:pt>
                <c:pt idx="572">
                  <c:v>64.867659537390765</c:v>
                </c:pt>
                <c:pt idx="573">
                  <c:v>63.264112027440213</c:v>
                </c:pt>
                <c:pt idx="574">
                  <c:v>61.177773733037789</c:v>
                </c:pt>
                <c:pt idx="575">
                  <c:v>59.55744845866316</c:v>
                </c:pt>
                <c:pt idx="576">
                  <c:v>58.829770239305333</c:v>
                </c:pt>
                <c:pt idx="577">
                  <c:v>57.905565562904272</c:v>
                </c:pt>
                <c:pt idx="578">
                  <c:v>57.314677938898136</c:v>
                </c:pt>
                <c:pt idx="579">
                  <c:v>56.891675897501727</c:v>
                </c:pt>
                <c:pt idx="580">
                  <c:v>55.220653009511409</c:v>
                </c:pt>
                <c:pt idx="581">
                  <c:v>52.918019964954723</c:v>
                </c:pt>
                <c:pt idx="582">
                  <c:v>51.509129743645921</c:v>
                </c:pt>
                <c:pt idx="583">
                  <c:v>50.688828601385126</c:v>
                </c:pt>
                <c:pt idx="584">
                  <c:v>51.197353333644948</c:v>
                </c:pt>
                <c:pt idx="585">
                  <c:v>51.968536250557392</c:v>
                </c:pt>
                <c:pt idx="586">
                  <c:v>51.411993921959365</c:v>
                </c:pt>
                <c:pt idx="587">
                  <c:v>49.650851257857653</c:v>
                </c:pt>
                <c:pt idx="588">
                  <c:v>48.082478845265612</c:v>
                </c:pt>
                <c:pt idx="589">
                  <c:v>43.810642544052946</c:v>
                </c:pt>
                <c:pt idx="590">
                  <c:v>37.202425593958857</c:v>
                </c:pt>
                <c:pt idx="591">
                  <c:v>31.342051961107032</c:v>
                </c:pt>
                <c:pt idx="592">
                  <c:v>27.136739740878159</c:v>
                </c:pt>
                <c:pt idx="593">
                  <c:v>23.990514948827485</c:v>
                </c:pt>
                <c:pt idx="594">
                  <c:v>18.552115967132952</c:v>
                </c:pt>
                <c:pt idx="595">
                  <c:v>6.9618930629067064</c:v>
                </c:pt>
                <c:pt idx="596">
                  <c:v>-11.676886820951307</c:v>
                </c:pt>
                <c:pt idx="597">
                  <c:v>-27.882987943897735</c:v>
                </c:pt>
                <c:pt idx="598">
                  <c:v>-35.105532360238392</c:v>
                </c:pt>
                <c:pt idx="599">
                  <c:v>-33.479400268963332</c:v>
                </c:pt>
                <c:pt idx="600">
                  <c:v>-28.471331129570089</c:v>
                </c:pt>
                <c:pt idx="601">
                  <c:v>-30.021084646893911</c:v>
                </c:pt>
                <c:pt idx="602">
                  <c:v>-39.53662664254815</c:v>
                </c:pt>
                <c:pt idx="603">
                  <c:v>-49.523618937240215</c:v>
                </c:pt>
                <c:pt idx="604">
                  <c:v>-55.740593366440898</c:v>
                </c:pt>
                <c:pt idx="605">
                  <c:v>-58.693551683724117</c:v>
                </c:pt>
                <c:pt idx="606">
                  <c:v>-58.506936525952938</c:v>
                </c:pt>
                <c:pt idx="607">
                  <c:v>-56.865645867974884</c:v>
                </c:pt>
                <c:pt idx="608">
                  <c:v>-52.389019493621028</c:v>
                </c:pt>
                <c:pt idx="609">
                  <c:v>-49.355647327188564</c:v>
                </c:pt>
                <c:pt idx="610">
                  <c:v>-47.746509658613533</c:v>
                </c:pt>
                <c:pt idx="611">
                  <c:v>-46.665125556813251</c:v>
                </c:pt>
                <c:pt idx="612">
                  <c:v>-45.782319782179414</c:v>
                </c:pt>
                <c:pt idx="613">
                  <c:v>-44.492333847570045</c:v>
                </c:pt>
                <c:pt idx="614">
                  <c:v>-42.421439963994153</c:v>
                </c:pt>
                <c:pt idx="615">
                  <c:v>-39.669908646957126</c:v>
                </c:pt>
                <c:pt idx="616">
                  <c:v>-37.292009851378751</c:v>
                </c:pt>
                <c:pt idx="617">
                  <c:v>-36.045508293955528</c:v>
                </c:pt>
                <c:pt idx="618">
                  <c:v>-36.238166267374623</c:v>
                </c:pt>
                <c:pt idx="619">
                  <c:v>-38.88212998061821</c:v>
                </c:pt>
                <c:pt idx="620">
                  <c:v>-43.334143401609523</c:v>
                </c:pt>
                <c:pt idx="621">
                  <c:v>-48.311799681374254</c:v>
                </c:pt>
                <c:pt idx="622">
                  <c:v>-51.756600861212796</c:v>
                </c:pt>
                <c:pt idx="623">
                  <c:v>-53.564880316597872</c:v>
                </c:pt>
                <c:pt idx="624">
                  <c:v>-54.03266044112646</c:v>
                </c:pt>
                <c:pt idx="625">
                  <c:v>-55.150787409728011</c:v>
                </c:pt>
                <c:pt idx="626">
                  <c:v>-56.85638202898955</c:v>
                </c:pt>
                <c:pt idx="627">
                  <c:v>-58.693195009017955</c:v>
                </c:pt>
                <c:pt idx="628">
                  <c:v>-60.947092963347707</c:v>
                </c:pt>
                <c:pt idx="629">
                  <c:v>-61.897939478316793</c:v>
                </c:pt>
                <c:pt idx="630">
                  <c:v>-62.757642142730759</c:v>
                </c:pt>
                <c:pt idx="631">
                  <c:v>-62.480561962583536</c:v>
                </c:pt>
                <c:pt idx="632">
                  <c:v>-60.946008174848508</c:v>
                </c:pt>
                <c:pt idx="633">
                  <c:v>-61.34231845971108</c:v>
                </c:pt>
                <c:pt idx="634">
                  <c:v>-63.384187303970229</c:v>
                </c:pt>
                <c:pt idx="635">
                  <c:v>-69.838674378758967</c:v>
                </c:pt>
                <c:pt idx="636">
                  <c:v>-76.111090224785286</c:v>
                </c:pt>
                <c:pt idx="637">
                  <c:v>-79.068054476413906</c:v>
                </c:pt>
                <c:pt idx="638">
                  <c:v>-77.694359719269357</c:v>
                </c:pt>
                <c:pt idx="639">
                  <c:v>-73.721722235899875</c:v>
                </c:pt>
                <c:pt idx="640">
                  <c:v>-63.141189970522333</c:v>
                </c:pt>
                <c:pt idx="641">
                  <c:v>-52.234879460560663</c:v>
                </c:pt>
                <c:pt idx="642">
                  <c:v>-33.596861082378652</c:v>
                </c:pt>
                <c:pt idx="643">
                  <c:v>-23.956661311565671</c:v>
                </c:pt>
                <c:pt idx="644">
                  <c:v>-13.18676884071991</c:v>
                </c:pt>
                <c:pt idx="645">
                  <c:v>-4.3723941643993491</c:v>
                </c:pt>
                <c:pt idx="646">
                  <c:v>2.4742460135826168</c:v>
                </c:pt>
                <c:pt idx="647">
                  <c:v>13.971312453992136</c:v>
                </c:pt>
                <c:pt idx="648">
                  <c:v>20.166005122087501</c:v>
                </c:pt>
                <c:pt idx="649">
                  <c:v>25.336780896278615</c:v>
                </c:pt>
                <c:pt idx="650">
                  <c:v>32.910065258598806</c:v>
                </c:pt>
                <c:pt idx="651">
                  <c:v>37.950930270017125</c:v>
                </c:pt>
                <c:pt idx="652">
                  <c:v>41.830983548860438</c:v>
                </c:pt>
                <c:pt idx="653">
                  <c:v>46.077418119491171</c:v>
                </c:pt>
                <c:pt idx="654">
                  <c:v>48.963136992746747</c:v>
                </c:pt>
                <c:pt idx="655">
                  <c:v>50.698536593860972</c:v>
                </c:pt>
                <c:pt idx="656">
                  <c:v>50.970887439246049</c:v>
                </c:pt>
                <c:pt idx="657">
                  <c:v>52.431956693894001</c:v>
                </c:pt>
                <c:pt idx="658">
                  <c:v>55.986363079273026</c:v>
                </c:pt>
                <c:pt idx="659">
                  <c:v>59.167648909960072</c:v>
                </c:pt>
                <c:pt idx="660">
                  <c:v>60.570704936057936</c:v>
                </c:pt>
                <c:pt idx="661">
                  <c:v>61.633050705378096</c:v>
                </c:pt>
                <c:pt idx="662">
                  <c:v>62.737271027003899</c:v>
                </c:pt>
                <c:pt idx="663">
                  <c:v>64.368120064044916</c:v>
                </c:pt>
                <c:pt idx="664">
                  <c:v>64.921494429068062</c:v>
                </c:pt>
                <c:pt idx="665">
                  <c:v>65.069497352449631</c:v>
                </c:pt>
                <c:pt idx="666">
                  <c:v>64.558163427425981</c:v>
                </c:pt>
                <c:pt idx="667">
                  <c:v>63.481164183008651</c:v>
                </c:pt>
                <c:pt idx="668">
                  <c:v>62.498834130637654</c:v>
                </c:pt>
                <c:pt idx="669">
                  <c:v>61.339198350104311</c:v>
                </c:pt>
                <c:pt idx="670">
                  <c:v>59.434588119572055</c:v>
                </c:pt>
                <c:pt idx="671">
                  <c:v>57.130143272262629</c:v>
                </c:pt>
                <c:pt idx="672">
                  <c:v>54.448731831243734</c:v>
                </c:pt>
                <c:pt idx="673">
                  <c:v>51.57060577042018</c:v>
                </c:pt>
                <c:pt idx="674">
                  <c:v>48.812997095017003</c:v>
                </c:pt>
                <c:pt idx="675">
                  <c:v>45.380427503274596</c:v>
                </c:pt>
                <c:pt idx="676">
                  <c:v>42.162956021261536</c:v>
                </c:pt>
                <c:pt idx="677">
                  <c:v>39.108604970702345</c:v>
                </c:pt>
                <c:pt idx="678">
                  <c:v>36.244551437135023</c:v>
                </c:pt>
                <c:pt idx="679">
                  <c:v>33.457705980772808</c:v>
                </c:pt>
                <c:pt idx="680">
                  <c:v>30.749255570177493</c:v>
                </c:pt>
                <c:pt idx="681">
                  <c:v>28.018744375193602</c:v>
                </c:pt>
                <c:pt idx="682">
                  <c:v>24.254774144152083</c:v>
                </c:pt>
                <c:pt idx="683">
                  <c:v>19.403634842078066</c:v>
                </c:pt>
                <c:pt idx="684">
                  <c:v>14.599181251045763</c:v>
                </c:pt>
                <c:pt idx="685">
                  <c:v>10.860857315156078</c:v>
                </c:pt>
                <c:pt idx="686">
                  <c:v>6.7358725629006377</c:v>
                </c:pt>
                <c:pt idx="687">
                  <c:v>0.64819341560670329</c:v>
                </c:pt>
                <c:pt idx="688">
                  <c:v>-9.6418498063666576</c:v>
                </c:pt>
                <c:pt idx="689">
                  <c:v>-21.582028169656738</c:v>
                </c:pt>
                <c:pt idx="690">
                  <c:v>-29.231268454889737</c:v>
                </c:pt>
                <c:pt idx="691">
                  <c:v>-33.864203982873725</c:v>
                </c:pt>
                <c:pt idx="692">
                  <c:v>-39.194596716015582</c:v>
                </c:pt>
                <c:pt idx="693">
                  <c:v>-43.638977819850389</c:v>
                </c:pt>
                <c:pt idx="694">
                  <c:v>-51.186584046174964</c:v>
                </c:pt>
                <c:pt idx="695">
                  <c:v>-59.563724899953996</c:v>
                </c:pt>
                <c:pt idx="696">
                  <c:v>-65.618437611741342</c:v>
                </c:pt>
                <c:pt idx="697">
                  <c:v>-67.783979633740643</c:v>
                </c:pt>
                <c:pt idx="698">
                  <c:v>-69.022595589030587</c:v>
                </c:pt>
                <c:pt idx="699">
                  <c:v>-70.369580640702281</c:v>
                </c:pt>
                <c:pt idx="700">
                  <c:v>-70.596981133339455</c:v>
                </c:pt>
                <c:pt idx="701">
                  <c:v>-67.507913460717816</c:v>
                </c:pt>
                <c:pt idx="702">
                  <c:v>-62.49040604113879</c:v>
                </c:pt>
                <c:pt idx="703">
                  <c:v>-57.881471294905914</c:v>
                </c:pt>
                <c:pt idx="704">
                  <c:v>-55.077035159924876</c:v>
                </c:pt>
                <c:pt idx="705">
                  <c:v>-53.14664966400457</c:v>
                </c:pt>
                <c:pt idx="706">
                  <c:v>-52.216895930380034</c:v>
                </c:pt>
                <c:pt idx="707">
                  <c:v>-52.489955379294692</c:v>
                </c:pt>
                <c:pt idx="708">
                  <c:v>-53.147126260717286</c:v>
                </c:pt>
                <c:pt idx="709">
                  <c:v>-52.539610988553186</c:v>
                </c:pt>
                <c:pt idx="710">
                  <c:v>-51.626531626909347</c:v>
                </c:pt>
                <c:pt idx="711">
                  <c:v>-51.511748742699318</c:v>
                </c:pt>
                <c:pt idx="712">
                  <c:v>-53.466674183252074</c:v>
                </c:pt>
                <c:pt idx="713">
                  <c:v>-56.540670502851697</c:v>
                </c:pt>
                <c:pt idx="714">
                  <c:v>-60.324060010817831</c:v>
                </c:pt>
                <c:pt idx="715">
                  <c:v>-63.209099883238821</c:v>
                </c:pt>
                <c:pt idx="716">
                  <c:v>-64.918721473193287</c:v>
                </c:pt>
                <c:pt idx="717">
                  <c:v>-65.476222121364515</c:v>
                </c:pt>
                <c:pt idx="718">
                  <c:v>-64.846961103013072</c:v>
                </c:pt>
                <c:pt idx="719">
                  <c:v>-64.932602953445752</c:v>
                </c:pt>
                <c:pt idx="720">
                  <c:v>-65.478001530082437</c:v>
                </c:pt>
                <c:pt idx="721">
                  <c:v>-67.800920612895681</c:v>
                </c:pt>
                <c:pt idx="722">
                  <c:v>-71.305583866435043</c:v>
                </c:pt>
                <c:pt idx="723">
                  <c:v>-76.519919452415309</c:v>
                </c:pt>
                <c:pt idx="724">
                  <c:v>-81.901948977449166</c:v>
                </c:pt>
                <c:pt idx="725">
                  <c:v>-83.66899294023149</c:v>
                </c:pt>
                <c:pt idx="726">
                  <c:v>-82.178878471843717</c:v>
                </c:pt>
                <c:pt idx="727">
                  <c:v>-82.079350557117564</c:v>
                </c:pt>
                <c:pt idx="728">
                  <c:v>-84.314792928670599</c:v>
                </c:pt>
                <c:pt idx="729">
                  <c:v>-80.144587180741922</c:v>
                </c:pt>
                <c:pt idx="730">
                  <c:v>-66.069170018761952</c:v>
                </c:pt>
                <c:pt idx="731">
                  <c:v>-47.141307707656281</c:v>
                </c:pt>
                <c:pt idx="732">
                  <c:v>-32.51046533782953</c:v>
                </c:pt>
                <c:pt idx="733">
                  <c:v>-30.217913067678438</c:v>
                </c:pt>
                <c:pt idx="734">
                  <c:v>-24.992900791590028</c:v>
                </c:pt>
                <c:pt idx="735">
                  <c:v>-21.612047881154346</c:v>
                </c:pt>
                <c:pt idx="736">
                  <c:v>-18.56644663374054</c:v>
                </c:pt>
                <c:pt idx="737">
                  <c:v>-7.7124904552674769</c:v>
                </c:pt>
                <c:pt idx="738">
                  <c:v>7.9684447351433629</c:v>
                </c:pt>
                <c:pt idx="739">
                  <c:v>25.5294347821618</c:v>
                </c:pt>
                <c:pt idx="740">
                  <c:v>34.013728383388425</c:v>
                </c:pt>
                <c:pt idx="741">
                  <c:v>38.1420073985513</c:v>
                </c:pt>
                <c:pt idx="742">
                  <c:v>39.359004461607491</c:v>
                </c:pt>
                <c:pt idx="743">
                  <c:v>41.458091274818145</c:v>
                </c:pt>
                <c:pt idx="744">
                  <c:v>42.048345001434583</c:v>
                </c:pt>
                <c:pt idx="745">
                  <c:v>41.688516573473571</c:v>
                </c:pt>
                <c:pt idx="746">
                  <c:v>44.131062016425176</c:v>
                </c:pt>
                <c:pt idx="747">
                  <c:v>48.529261422340213</c:v>
                </c:pt>
                <c:pt idx="748">
                  <c:v>52.384871062996545</c:v>
                </c:pt>
                <c:pt idx="749">
                  <c:v>56.821735850766942</c:v>
                </c:pt>
                <c:pt idx="750">
                  <c:v>58.658441482253963</c:v>
                </c:pt>
                <c:pt idx="751">
                  <c:v>60.550842034028257</c:v>
                </c:pt>
                <c:pt idx="752">
                  <c:v>62.209139368770323</c:v>
                </c:pt>
                <c:pt idx="753">
                  <c:v>63.246566167747481</c:v>
                </c:pt>
                <c:pt idx="754">
                  <c:v>63.361490554517232</c:v>
                </c:pt>
                <c:pt idx="755">
                  <c:v>63.48383049904384</c:v>
                </c:pt>
                <c:pt idx="756">
                  <c:v>62.980777725947036</c:v>
                </c:pt>
                <c:pt idx="757">
                  <c:v>61.953059380322969</c:v>
                </c:pt>
                <c:pt idx="758">
                  <c:v>60.219765027204367</c:v>
                </c:pt>
                <c:pt idx="759">
                  <c:v>57.825978567803247</c:v>
                </c:pt>
                <c:pt idx="760">
                  <c:v>56.110431461775008</c:v>
                </c:pt>
                <c:pt idx="761">
                  <c:v>55.052192532654473</c:v>
                </c:pt>
                <c:pt idx="762">
                  <c:v>54.784142229536258</c:v>
                </c:pt>
                <c:pt idx="763">
                  <c:v>54.290466326427811</c:v>
                </c:pt>
                <c:pt idx="764">
                  <c:v>54.142195021014125</c:v>
                </c:pt>
                <c:pt idx="765">
                  <c:v>53.724340218792449</c:v>
                </c:pt>
                <c:pt idx="766">
                  <c:v>52.470235926391879</c:v>
                </c:pt>
                <c:pt idx="767">
                  <c:v>50.215665222773168</c:v>
                </c:pt>
                <c:pt idx="768">
                  <c:v>47.220032087723467</c:v>
                </c:pt>
                <c:pt idx="769">
                  <c:v>44.33685962045346</c:v>
                </c:pt>
                <c:pt idx="770">
                  <c:v>40.759626901769145</c:v>
                </c:pt>
                <c:pt idx="771">
                  <c:v>37.479048126603246</c:v>
                </c:pt>
                <c:pt idx="772">
                  <c:v>34.9913774375784</c:v>
                </c:pt>
                <c:pt idx="773">
                  <c:v>31.787920906828187</c:v>
                </c:pt>
                <c:pt idx="774">
                  <c:v>27.265015529443723</c:v>
                </c:pt>
                <c:pt idx="775">
                  <c:v>22.801922016562131</c:v>
                </c:pt>
                <c:pt idx="776">
                  <c:v>17.814336671546343</c:v>
                </c:pt>
                <c:pt idx="777">
                  <c:v>12.697858341707212</c:v>
                </c:pt>
                <c:pt idx="778">
                  <c:v>8.6961239702263384</c:v>
                </c:pt>
                <c:pt idx="779">
                  <c:v>6.6670854961646766</c:v>
                </c:pt>
                <c:pt idx="780">
                  <c:v>3.7281726043414607</c:v>
                </c:pt>
                <c:pt idx="781">
                  <c:v>-0.6991018666339972</c:v>
                </c:pt>
                <c:pt idx="782">
                  <c:v>-7.7845041082338238</c:v>
                </c:pt>
                <c:pt idx="783">
                  <c:v>-17.552352626124257</c:v>
                </c:pt>
                <c:pt idx="784">
                  <c:v>-30.573532755780935</c:v>
                </c:pt>
                <c:pt idx="785">
                  <c:v>-45.763178835877717</c:v>
                </c:pt>
                <c:pt idx="786">
                  <c:v>-55.715543452757387</c:v>
                </c:pt>
                <c:pt idx="787">
                  <c:v>-62.595362117288857</c:v>
                </c:pt>
                <c:pt idx="788">
                  <c:v>-66.528818925471512</c:v>
                </c:pt>
                <c:pt idx="789">
                  <c:v>-68.622942057596603</c:v>
                </c:pt>
                <c:pt idx="790">
                  <c:v>-68.870952664619296</c:v>
                </c:pt>
                <c:pt idx="791">
                  <c:v>-63.976245155717017</c:v>
                </c:pt>
                <c:pt idx="792">
                  <c:v>-57.038720750776527</c:v>
                </c:pt>
                <c:pt idx="793">
                  <c:v>-53.530336540276608</c:v>
                </c:pt>
                <c:pt idx="794">
                  <c:v>-52.759944606164304</c:v>
                </c:pt>
                <c:pt idx="795">
                  <c:v>-52.198435307034565</c:v>
                </c:pt>
                <c:pt idx="796">
                  <c:v>-50.603886866609649</c:v>
                </c:pt>
                <c:pt idx="797">
                  <c:v>-48.065807370369519</c:v>
                </c:pt>
                <c:pt idx="798">
                  <c:v>-45.746531636286122</c:v>
                </c:pt>
                <c:pt idx="799">
                  <c:v>-43.977080831692035</c:v>
                </c:pt>
                <c:pt idx="800">
                  <c:v>-43.673640955569589</c:v>
                </c:pt>
                <c:pt idx="801">
                  <c:v>-43.422843061783155</c:v>
                </c:pt>
                <c:pt idx="802">
                  <c:v>-42.302692218963109</c:v>
                </c:pt>
                <c:pt idx="803">
                  <c:v>-41.378126718059107</c:v>
                </c:pt>
                <c:pt idx="804">
                  <c:v>-41.330118990083427</c:v>
                </c:pt>
                <c:pt idx="805">
                  <c:v>-42.511690119833609</c:v>
                </c:pt>
                <c:pt idx="806">
                  <c:v>-45.523742176674197</c:v>
                </c:pt>
                <c:pt idx="807">
                  <c:v>-49.466159506595908</c:v>
                </c:pt>
                <c:pt idx="808">
                  <c:v>-52.900065109715655</c:v>
                </c:pt>
                <c:pt idx="809">
                  <c:v>-56.033303136951275</c:v>
                </c:pt>
                <c:pt idx="810">
                  <c:v>-58.597832709725978</c:v>
                </c:pt>
                <c:pt idx="811">
                  <c:v>-58.988182752124253</c:v>
                </c:pt>
                <c:pt idx="812">
                  <c:v>-58.818039400940606</c:v>
                </c:pt>
                <c:pt idx="813">
                  <c:v>-59.431755046700921</c:v>
                </c:pt>
                <c:pt idx="814">
                  <c:v>-57.812317708961857</c:v>
                </c:pt>
                <c:pt idx="815">
                  <c:v>-58.145328353549949</c:v>
                </c:pt>
                <c:pt idx="816">
                  <c:v>-61.854265748337539</c:v>
                </c:pt>
                <c:pt idx="817">
                  <c:v>-68.777913567964546</c:v>
                </c:pt>
                <c:pt idx="818">
                  <c:v>-73.706509416451269</c:v>
                </c:pt>
                <c:pt idx="819">
                  <c:v>-76.687096972962081</c:v>
                </c:pt>
                <c:pt idx="820">
                  <c:v>-73.642460407073528</c:v>
                </c:pt>
                <c:pt idx="821">
                  <c:v>-64.18294983320466</c:v>
                </c:pt>
                <c:pt idx="822">
                  <c:v>-50.768863029227212</c:v>
                </c:pt>
                <c:pt idx="823">
                  <c:v>-29.899827705623665</c:v>
                </c:pt>
                <c:pt idx="824">
                  <c:v>-7.4149777766211136</c:v>
                </c:pt>
                <c:pt idx="825">
                  <c:v>4.7221261273005091</c:v>
                </c:pt>
                <c:pt idx="826">
                  <c:v>0.95128168527440959</c:v>
                </c:pt>
                <c:pt idx="827">
                  <c:v>-1.0923391037562791</c:v>
                </c:pt>
                <c:pt idx="828">
                  <c:v>0.98517726881875978</c:v>
                </c:pt>
                <c:pt idx="829">
                  <c:v>6.3613530125881335</c:v>
                </c:pt>
                <c:pt idx="830">
                  <c:v>15.529352215581222</c:v>
                </c:pt>
                <c:pt idx="831">
                  <c:v>25.070075045204963</c:v>
                </c:pt>
                <c:pt idx="832">
                  <c:v>35.288188575998632</c:v>
                </c:pt>
                <c:pt idx="833">
                  <c:v>39.170058810278555</c:v>
                </c:pt>
                <c:pt idx="834">
                  <c:v>39.170225424235369</c:v>
                </c:pt>
                <c:pt idx="835">
                  <c:v>41.936656871361393</c:v>
                </c:pt>
                <c:pt idx="836">
                  <c:v>42.992746085313925</c:v>
                </c:pt>
                <c:pt idx="837">
                  <c:v>44.73107339737868</c:v>
                </c:pt>
                <c:pt idx="838">
                  <c:v>45.98124773411093</c:v>
                </c:pt>
                <c:pt idx="839">
                  <c:v>47.466037176340123</c:v>
                </c:pt>
                <c:pt idx="840">
                  <c:v>48.993994267408866</c:v>
                </c:pt>
                <c:pt idx="841">
                  <c:v>49.768486333345585</c:v>
                </c:pt>
                <c:pt idx="842">
                  <c:v>51.909226453840652</c:v>
                </c:pt>
                <c:pt idx="843">
                  <c:v>54.961624243144129</c:v>
                </c:pt>
                <c:pt idx="844">
                  <c:v>57.205338804317712</c:v>
                </c:pt>
                <c:pt idx="845">
                  <c:v>59.105961354823428</c:v>
                </c:pt>
                <c:pt idx="846">
                  <c:v>59.942587963498646</c:v>
                </c:pt>
                <c:pt idx="847">
                  <c:v>60.505777077006414</c:v>
                </c:pt>
                <c:pt idx="848">
                  <c:v>61.534493707519438</c:v>
                </c:pt>
                <c:pt idx="849">
                  <c:v>62.785174440546726</c:v>
                </c:pt>
                <c:pt idx="850">
                  <c:v>64.036843936017874</c:v>
                </c:pt>
                <c:pt idx="851">
                  <c:v>64.768554953249463</c:v>
                </c:pt>
                <c:pt idx="852">
                  <c:v>65.004982050308655</c:v>
                </c:pt>
                <c:pt idx="853">
                  <c:v>65.238145316978205</c:v>
                </c:pt>
                <c:pt idx="854">
                  <c:v>64.778313956814813</c:v>
                </c:pt>
                <c:pt idx="855">
                  <c:v>63.445896492781387</c:v>
                </c:pt>
                <c:pt idx="856">
                  <c:v>61.445367768193613</c:v>
                </c:pt>
                <c:pt idx="857">
                  <c:v>59.080541055560147</c:v>
                </c:pt>
                <c:pt idx="858">
                  <c:v>56.361595595433108</c:v>
                </c:pt>
                <c:pt idx="859">
                  <c:v>53.906636610206213</c:v>
                </c:pt>
                <c:pt idx="860">
                  <c:v>51.833809736799886</c:v>
                </c:pt>
                <c:pt idx="861">
                  <c:v>49.522544751096049</c:v>
                </c:pt>
                <c:pt idx="862">
                  <c:v>47.693128500506553</c:v>
                </c:pt>
                <c:pt idx="863">
                  <c:v>45.75792424434637</c:v>
                </c:pt>
                <c:pt idx="864">
                  <c:v>42.38355859193414</c:v>
                </c:pt>
                <c:pt idx="865">
                  <c:v>39.197176081537293</c:v>
                </c:pt>
                <c:pt idx="866">
                  <c:v>36.468683008150144</c:v>
                </c:pt>
                <c:pt idx="867">
                  <c:v>32.675283651943893</c:v>
                </c:pt>
                <c:pt idx="868">
                  <c:v>30.517795385089265</c:v>
                </c:pt>
                <c:pt idx="869">
                  <c:v>29.013731422137273</c:v>
                </c:pt>
                <c:pt idx="870">
                  <c:v>24.384338398085706</c:v>
                </c:pt>
                <c:pt idx="871">
                  <c:v>15.569249780452653</c:v>
                </c:pt>
                <c:pt idx="872">
                  <c:v>4.044022407521279</c:v>
                </c:pt>
                <c:pt idx="873">
                  <c:v>-4.8917188928485507</c:v>
                </c:pt>
                <c:pt idx="874">
                  <c:v>-10.913858188795819</c:v>
                </c:pt>
                <c:pt idx="875">
                  <c:v>-16.764549331955941</c:v>
                </c:pt>
                <c:pt idx="876">
                  <c:v>-22.539154834223869</c:v>
                </c:pt>
                <c:pt idx="877">
                  <c:v>-28.400081210190791</c:v>
                </c:pt>
                <c:pt idx="878">
                  <c:v>-37.277819008915962</c:v>
                </c:pt>
                <c:pt idx="879">
                  <c:v>-45.498002933499357</c:v>
                </c:pt>
                <c:pt idx="880">
                  <c:v>-51.058384374761367</c:v>
                </c:pt>
                <c:pt idx="881">
                  <c:v>-57.211370782527595</c:v>
                </c:pt>
                <c:pt idx="882">
                  <c:v>-63.831658261615011</c:v>
                </c:pt>
                <c:pt idx="883">
                  <c:v>-70.131722465968608</c:v>
                </c:pt>
                <c:pt idx="884">
                  <c:v>-75.152123204768813</c:v>
                </c:pt>
                <c:pt idx="885">
                  <c:v>-76.67539319928774</c:v>
                </c:pt>
                <c:pt idx="886">
                  <c:v>-72.652694201028268</c:v>
                </c:pt>
                <c:pt idx="887">
                  <c:v>-67.076186755576771</c:v>
                </c:pt>
                <c:pt idx="888">
                  <c:v>-61.590275431502825</c:v>
                </c:pt>
                <c:pt idx="889">
                  <c:v>-57.861804729440763</c:v>
                </c:pt>
                <c:pt idx="890">
                  <c:v>-55.244250673127361</c:v>
                </c:pt>
                <c:pt idx="891">
                  <c:v>-53.19775261274971</c:v>
                </c:pt>
                <c:pt idx="892">
                  <c:v>-52.351866619652327</c:v>
                </c:pt>
                <c:pt idx="893">
                  <c:v>-50.907061505697399</c:v>
                </c:pt>
                <c:pt idx="894">
                  <c:v>-50.164845120545692</c:v>
                </c:pt>
                <c:pt idx="895">
                  <c:v>-48.898353266555652</c:v>
                </c:pt>
                <c:pt idx="896">
                  <c:v>-47.888101448364608</c:v>
                </c:pt>
                <c:pt idx="897">
                  <c:v>-48.267273596011925</c:v>
                </c:pt>
                <c:pt idx="898">
                  <c:v>-49.626821037662552</c:v>
                </c:pt>
                <c:pt idx="899">
                  <c:v>-51.57339788257736</c:v>
                </c:pt>
                <c:pt idx="900">
                  <c:v>-53.188851584462881</c:v>
                </c:pt>
                <c:pt idx="901">
                  <c:v>-54.125280229150192</c:v>
                </c:pt>
                <c:pt idx="902">
                  <c:v>-56.069673865327708</c:v>
                </c:pt>
                <c:pt idx="903">
                  <c:v>-59.254081274480093</c:v>
                </c:pt>
                <c:pt idx="904">
                  <c:v>-62.657239105268985</c:v>
                </c:pt>
                <c:pt idx="905">
                  <c:v>-66.064850747355976</c:v>
                </c:pt>
                <c:pt idx="906">
                  <c:v>-69.144503792375886</c:v>
                </c:pt>
                <c:pt idx="907">
                  <c:v>-68.830354545001612</c:v>
                </c:pt>
                <c:pt idx="908">
                  <c:v>-65.92459111246157</c:v>
                </c:pt>
                <c:pt idx="909">
                  <c:v>-63.783483715903103</c:v>
                </c:pt>
                <c:pt idx="910">
                  <c:v>-63.186221980200798</c:v>
                </c:pt>
                <c:pt idx="911">
                  <c:v>-62.754004748407922</c:v>
                </c:pt>
                <c:pt idx="912">
                  <c:v>-68.802054598129359</c:v>
                </c:pt>
                <c:pt idx="913">
                  <c:v>-80.481896049996422</c:v>
                </c:pt>
                <c:pt idx="914">
                  <c:v>-79.823995467109455</c:v>
                </c:pt>
                <c:pt idx="915">
                  <c:v>-66.098674954340353</c:v>
                </c:pt>
                <c:pt idx="916">
                  <c:v>-50.044096303506507</c:v>
                </c:pt>
                <c:pt idx="917">
                  <c:v>-34.381231918763625</c:v>
                </c:pt>
                <c:pt idx="918">
                  <c:v>-19.997199132879857</c:v>
                </c:pt>
                <c:pt idx="919">
                  <c:v>-4.4545825829868066</c:v>
                </c:pt>
                <c:pt idx="920">
                  <c:v>2.2048191034748448</c:v>
                </c:pt>
                <c:pt idx="921">
                  <c:v>8.3115238102008835</c:v>
                </c:pt>
                <c:pt idx="922">
                  <c:v>18.267388663830062</c:v>
                </c:pt>
                <c:pt idx="923">
                  <c:v>26.446939864561198</c:v>
                </c:pt>
                <c:pt idx="924">
                  <c:v>33.434785546614101</c:v>
                </c:pt>
                <c:pt idx="925">
                  <c:v>39.957752072060302</c:v>
                </c:pt>
                <c:pt idx="926">
                  <c:v>46.855257457628788</c:v>
                </c:pt>
                <c:pt idx="927">
                  <c:v>46.090972864016479</c:v>
                </c:pt>
                <c:pt idx="928">
                  <c:v>44.31722739217193</c:v>
                </c:pt>
                <c:pt idx="929">
                  <c:v>46.33917680100911</c:v>
                </c:pt>
                <c:pt idx="930">
                  <c:v>51.329856384006504</c:v>
                </c:pt>
                <c:pt idx="931">
                  <c:v>53.611840142349578</c:v>
                </c:pt>
                <c:pt idx="932">
                  <c:v>55.437996584904894</c:v>
                </c:pt>
                <c:pt idx="933">
                  <c:v>57.33756278897107</c:v>
                </c:pt>
                <c:pt idx="934">
                  <c:v>58.826113243968472</c:v>
                </c:pt>
                <c:pt idx="935">
                  <c:v>58.820024987186798</c:v>
                </c:pt>
                <c:pt idx="936">
                  <c:v>58.51959317448069</c:v>
                </c:pt>
                <c:pt idx="937">
                  <c:v>58.17130813544231</c:v>
                </c:pt>
                <c:pt idx="938">
                  <c:v>59.099495408996958</c:v>
                </c:pt>
                <c:pt idx="939">
                  <c:v>62.423808691370319</c:v>
                </c:pt>
                <c:pt idx="940">
                  <c:v>65.111828717252891</c:v>
                </c:pt>
                <c:pt idx="941">
                  <c:v>66.903539165179609</c:v>
                </c:pt>
                <c:pt idx="942">
                  <c:v>67.395171346995213</c:v>
                </c:pt>
                <c:pt idx="943">
                  <c:v>67.275498633497946</c:v>
                </c:pt>
                <c:pt idx="944">
                  <c:v>66.089916752664465</c:v>
                </c:pt>
                <c:pt idx="945">
                  <c:v>64.159003036118435</c:v>
                </c:pt>
                <c:pt idx="946">
                  <c:v>61.880852892868511</c:v>
                </c:pt>
                <c:pt idx="947">
                  <c:v>59.79057450456731</c:v>
                </c:pt>
                <c:pt idx="948">
                  <c:v>57.750355331880307</c:v>
                </c:pt>
                <c:pt idx="949">
                  <c:v>56.227552739104574</c:v>
                </c:pt>
                <c:pt idx="950">
                  <c:v>54.858514738718348</c:v>
                </c:pt>
                <c:pt idx="951">
                  <c:v>54.051730624183357</c:v>
                </c:pt>
                <c:pt idx="952">
                  <c:v>52.551593797118308</c:v>
                </c:pt>
                <c:pt idx="953">
                  <c:v>51.486682959589288</c:v>
                </c:pt>
                <c:pt idx="954">
                  <c:v>49.934823159493554</c:v>
                </c:pt>
                <c:pt idx="955">
                  <c:v>47.624193680142824</c:v>
                </c:pt>
                <c:pt idx="956">
                  <c:v>45.482172764850205</c:v>
                </c:pt>
                <c:pt idx="957">
                  <c:v>43.622673573944446</c:v>
                </c:pt>
                <c:pt idx="958">
                  <c:v>41.813626078770056</c:v>
                </c:pt>
                <c:pt idx="959">
                  <c:v>41.502694837521751</c:v>
                </c:pt>
                <c:pt idx="960">
                  <c:v>38.577439382499449</c:v>
                </c:pt>
                <c:pt idx="961">
                  <c:v>33.821068671572625</c:v>
                </c:pt>
                <c:pt idx="962">
                  <c:v>26.700387331803825</c:v>
                </c:pt>
                <c:pt idx="963">
                  <c:v>20.177353768930494</c:v>
                </c:pt>
                <c:pt idx="964">
                  <c:v>14.708759892016065</c:v>
                </c:pt>
                <c:pt idx="965">
                  <c:v>9.1479400263296675</c:v>
                </c:pt>
                <c:pt idx="966">
                  <c:v>0.38788226087713912</c:v>
                </c:pt>
                <c:pt idx="967">
                  <c:v>-11.968845040300312</c:v>
                </c:pt>
                <c:pt idx="968">
                  <c:v>-26.03925856532701</c:v>
                </c:pt>
                <c:pt idx="969">
                  <c:v>-38.227772243657036</c:v>
                </c:pt>
                <c:pt idx="970">
                  <c:v>-47.387211298183274</c:v>
                </c:pt>
                <c:pt idx="971">
                  <c:v>-52.898162192771416</c:v>
                </c:pt>
                <c:pt idx="972">
                  <c:v>-57.428288008370174</c:v>
                </c:pt>
                <c:pt idx="973">
                  <c:v>-63.904432713668285</c:v>
                </c:pt>
                <c:pt idx="974">
                  <c:v>-68.857129861851931</c:v>
                </c:pt>
                <c:pt idx="975">
                  <c:v>-68.029173706200552</c:v>
                </c:pt>
                <c:pt idx="976">
                  <c:v>-63.633318006107963</c:v>
                </c:pt>
                <c:pt idx="977">
                  <c:v>-58.949483427444811</c:v>
                </c:pt>
                <c:pt idx="978">
                  <c:v>-54.434805225638875</c:v>
                </c:pt>
                <c:pt idx="979">
                  <c:v>-50.191842556461253</c:v>
                </c:pt>
                <c:pt idx="980">
                  <c:v>-48.06218574958131</c:v>
                </c:pt>
                <c:pt idx="981">
                  <c:v>-47.359523283388683</c:v>
                </c:pt>
                <c:pt idx="982">
                  <c:v>-47.836249185365759</c:v>
                </c:pt>
                <c:pt idx="983">
                  <c:v>-48.695025720360455</c:v>
                </c:pt>
                <c:pt idx="984">
                  <c:v>-48.461288997677087</c:v>
                </c:pt>
                <c:pt idx="985">
                  <c:v>-46.533942844070253</c:v>
                </c:pt>
                <c:pt idx="986">
                  <c:v>-43.9286853721743</c:v>
                </c:pt>
                <c:pt idx="987">
                  <c:v>-40.5746642290135</c:v>
                </c:pt>
                <c:pt idx="988">
                  <c:v>-37.502115262846381</c:v>
                </c:pt>
                <c:pt idx="989">
                  <c:v>-36.462846563199896</c:v>
                </c:pt>
                <c:pt idx="990">
                  <c:v>-37.337299788975287</c:v>
                </c:pt>
                <c:pt idx="991">
                  <c:v>-39.309201883601055</c:v>
                </c:pt>
                <c:pt idx="992">
                  <c:v>-43.10299459236213</c:v>
                </c:pt>
                <c:pt idx="993">
                  <c:v>-48.380379822400378</c:v>
                </c:pt>
                <c:pt idx="994">
                  <c:v>-53.364219138357797</c:v>
                </c:pt>
                <c:pt idx="995">
                  <c:v>-56.670151163071203</c:v>
                </c:pt>
                <c:pt idx="996">
                  <c:v>-56.89452440769589</c:v>
                </c:pt>
                <c:pt idx="997">
                  <c:v>-54.224895505978736</c:v>
                </c:pt>
                <c:pt idx="998">
                  <c:v>-51.247990446943255</c:v>
                </c:pt>
                <c:pt idx="999">
                  <c:v>-49.976010990546975</c:v>
                </c:pt>
                <c:pt idx="1000">
                  <c:v>-50.778449336723561</c:v>
                </c:pt>
              </c:numCache>
            </c:numRef>
          </c:val>
          <c:smooth val="0"/>
          <c:extLst>
            <c:ext xmlns:c16="http://schemas.microsoft.com/office/drawing/2014/chart" uri="{C3380CC4-5D6E-409C-BE32-E72D297353CC}">
              <c16:uniqueId val="{00000000-2EB6-403B-8828-E2E8D88F62B3}"/>
            </c:ext>
          </c:extLst>
        </c:ser>
        <c:ser>
          <c:idx val="1"/>
          <c:order val="1"/>
          <c:tx>
            <c:strRef>
              <c:f>Sheet1!$M$1</c:f>
              <c:strCache>
                <c:ptCount val="1"/>
                <c:pt idx="0">
                  <c:v>Accel_Y</c:v>
                </c:pt>
              </c:strCache>
            </c:strRef>
          </c:tx>
          <c:spPr>
            <a:ln w="28575" cap="rnd">
              <a:solidFill>
                <a:schemeClr val="accent2"/>
              </a:solidFill>
              <a:round/>
            </a:ln>
            <a:effectLst/>
          </c:spPr>
          <c:marker>
            <c:symbol val="none"/>
          </c:marker>
          <c:val>
            <c:numRef>
              <c:f>Sheet1!$M$2:$M$1002</c:f>
              <c:numCache>
                <c:formatCode>General</c:formatCode>
                <c:ptCount val="1001"/>
                <c:pt idx="0">
                  <c:v>21.933863640640578</c:v>
                </c:pt>
                <c:pt idx="1">
                  <c:v>21.827268282095893</c:v>
                </c:pt>
                <c:pt idx="2">
                  <c:v>21.947798115627911</c:v>
                </c:pt>
                <c:pt idx="3">
                  <c:v>22.260035693856373</c:v>
                </c:pt>
                <c:pt idx="4">
                  <c:v>22.625000319285537</c:v>
                </c:pt>
                <c:pt idx="5">
                  <c:v>22.90010196915296</c:v>
                </c:pt>
                <c:pt idx="6">
                  <c:v>23.06571809213083</c:v>
                </c:pt>
                <c:pt idx="7">
                  <c:v>23.506652964536613</c:v>
                </c:pt>
                <c:pt idx="8">
                  <c:v>24.453485980333017</c:v>
                </c:pt>
                <c:pt idx="9">
                  <c:v>25.571821492626949</c:v>
                </c:pt>
                <c:pt idx="10">
                  <c:v>26.692115628581757</c:v>
                </c:pt>
                <c:pt idx="11">
                  <c:v>26.894618053466981</c:v>
                </c:pt>
                <c:pt idx="12">
                  <c:v>26.529140717915833</c:v>
                </c:pt>
                <c:pt idx="13">
                  <c:v>26.549001019516595</c:v>
                </c:pt>
                <c:pt idx="14">
                  <c:v>25.241663024251618</c:v>
                </c:pt>
                <c:pt idx="15">
                  <c:v>24.180929885685661</c:v>
                </c:pt>
                <c:pt idx="16">
                  <c:v>22.852873416412692</c:v>
                </c:pt>
                <c:pt idx="17">
                  <c:v>21.196674315116979</c:v>
                </c:pt>
                <c:pt idx="18">
                  <c:v>20.960654199447347</c:v>
                </c:pt>
                <c:pt idx="19">
                  <c:v>20.371724405126844</c:v>
                </c:pt>
                <c:pt idx="20">
                  <c:v>18.732786594199698</c:v>
                </c:pt>
                <c:pt idx="21">
                  <c:v>17.632191114176507</c:v>
                </c:pt>
                <c:pt idx="22">
                  <c:v>16.437032016579703</c:v>
                </c:pt>
                <c:pt idx="23">
                  <c:v>16.361031310394313</c:v>
                </c:pt>
                <c:pt idx="24">
                  <c:v>17.269675461821961</c:v>
                </c:pt>
                <c:pt idx="25">
                  <c:v>20.038807040058781</c:v>
                </c:pt>
                <c:pt idx="26">
                  <c:v>19.865726254482148</c:v>
                </c:pt>
                <c:pt idx="27">
                  <c:v>18.655544209519746</c:v>
                </c:pt>
                <c:pt idx="28">
                  <c:v>21.702873323316105</c:v>
                </c:pt>
                <c:pt idx="29">
                  <c:v>24.509332587821199</c:v>
                </c:pt>
                <c:pt idx="30">
                  <c:v>20.487403302577416</c:v>
                </c:pt>
                <c:pt idx="31">
                  <c:v>14.648153535846113</c:v>
                </c:pt>
                <c:pt idx="32">
                  <c:v>10.006431246842705</c:v>
                </c:pt>
                <c:pt idx="33">
                  <c:v>12.019326616027476</c:v>
                </c:pt>
                <c:pt idx="34">
                  <c:v>15.618046903366517</c:v>
                </c:pt>
                <c:pt idx="35">
                  <c:v>18.797286097123692</c:v>
                </c:pt>
                <c:pt idx="36">
                  <c:v>20.685358799254406</c:v>
                </c:pt>
                <c:pt idx="37">
                  <c:v>24.083581758476576</c:v>
                </c:pt>
                <c:pt idx="38">
                  <c:v>22.086683864502312</c:v>
                </c:pt>
                <c:pt idx="39">
                  <c:v>15.368270181371985</c:v>
                </c:pt>
                <c:pt idx="40">
                  <c:v>11.54583774514451</c:v>
                </c:pt>
                <c:pt idx="41">
                  <c:v>9.5989548955731809</c:v>
                </c:pt>
                <c:pt idx="42">
                  <c:v>9.4181144418342981</c:v>
                </c:pt>
                <c:pt idx="43">
                  <c:v>9.9274932286398343</c:v>
                </c:pt>
                <c:pt idx="44">
                  <c:v>9.6524531225624006</c:v>
                </c:pt>
                <c:pt idx="45">
                  <c:v>8.9336289940216123</c:v>
                </c:pt>
                <c:pt idx="46">
                  <c:v>7.8413380565788335</c:v>
                </c:pt>
                <c:pt idx="47">
                  <c:v>6.5245756913728252</c:v>
                </c:pt>
                <c:pt idx="48">
                  <c:v>6.4658082615850638</c:v>
                </c:pt>
                <c:pt idx="49">
                  <c:v>5.5302484783215302</c:v>
                </c:pt>
                <c:pt idx="50">
                  <c:v>4.9450952894019657</c:v>
                </c:pt>
                <c:pt idx="51">
                  <c:v>4.6283105371496607</c:v>
                </c:pt>
                <c:pt idx="52">
                  <c:v>4.0815074101775632</c:v>
                </c:pt>
                <c:pt idx="53">
                  <c:v>3.2707476658936421</c:v>
                </c:pt>
                <c:pt idx="54">
                  <c:v>2.5590904854386358</c:v>
                </c:pt>
                <c:pt idx="55">
                  <c:v>1.9377529030641594</c:v>
                </c:pt>
                <c:pt idx="56">
                  <c:v>2.4244789248362828</c:v>
                </c:pt>
                <c:pt idx="57">
                  <c:v>3.7524012973297793</c:v>
                </c:pt>
                <c:pt idx="58">
                  <c:v>3.9117933619999934</c:v>
                </c:pt>
                <c:pt idx="59">
                  <c:v>3.594809935689891</c:v>
                </c:pt>
                <c:pt idx="60">
                  <c:v>2.6665570191302113</c:v>
                </c:pt>
                <c:pt idx="61">
                  <c:v>2.2506484076921196</c:v>
                </c:pt>
                <c:pt idx="62">
                  <c:v>2.8469072781728513</c:v>
                </c:pt>
                <c:pt idx="63">
                  <c:v>4.2756834903283298</c:v>
                </c:pt>
                <c:pt idx="64">
                  <c:v>6.587666570727821</c:v>
                </c:pt>
                <c:pt idx="65">
                  <c:v>8.8413490506137951</c:v>
                </c:pt>
                <c:pt idx="66">
                  <c:v>11.153069393201584</c:v>
                </c:pt>
                <c:pt idx="67">
                  <c:v>13.491331801133645</c:v>
                </c:pt>
                <c:pt idx="68">
                  <c:v>17.667980653822703</c:v>
                </c:pt>
                <c:pt idx="69">
                  <c:v>23.425233313307213</c:v>
                </c:pt>
                <c:pt idx="70">
                  <c:v>32.145846599363075</c:v>
                </c:pt>
                <c:pt idx="71">
                  <c:v>37.599063436872427</c:v>
                </c:pt>
                <c:pt idx="72">
                  <c:v>40.317334664588728</c:v>
                </c:pt>
                <c:pt idx="73">
                  <c:v>43.847319366994405</c:v>
                </c:pt>
                <c:pt idx="74">
                  <c:v>48.457589910216747</c:v>
                </c:pt>
                <c:pt idx="75">
                  <c:v>52.504754648439601</c:v>
                </c:pt>
                <c:pt idx="76">
                  <c:v>54.476196925449415</c:v>
                </c:pt>
                <c:pt idx="77">
                  <c:v>52.306860331789331</c:v>
                </c:pt>
                <c:pt idx="78">
                  <c:v>45.663235054202303</c:v>
                </c:pt>
                <c:pt idx="79">
                  <c:v>37.424650107248596</c:v>
                </c:pt>
                <c:pt idx="80">
                  <c:v>29.187026069073688</c:v>
                </c:pt>
                <c:pt idx="81">
                  <c:v>23.270955924007641</c:v>
                </c:pt>
                <c:pt idx="82">
                  <c:v>19.50222380170575</c:v>
                </c:pt>
                <c:pt idx="83">
                  <c:v>17.543619244671422</c:v>
                </c:pt>
                <c:pt idx="84">
                  <c:v>18.191425637966184</c:v>
                </c:pt>
                <c:pt idx="85">
                  <c:v>20.590774783587477</c:v>
                </c:pt>
                <c:pt idx="86">
                  <c:v>21.949068998749986</c:v>
                </c:pt>
                <c:pt idx="87">
                  <c:v>22.438883943028863</c:v>
                </c:pt>
                <c:pt idx="88">
                  <c:v>20.983739987641474</c:v>
                </c:pt>
                <c:pt idx="89">
                  <c:v>20.118805287860518</c:v>
                </c:pt>
                <c:pt idx="90">
                  <c:v>19.496233731284946</c:v>
                </c:pt>
                <c:pt idx="91">
                  <c:v>19.280784411453794</c:v>
                </c:pt>
                <c:pt idx="92">
                  <c:v>19.876026313948486</c:v>
                </c:pt>
                <c:pt idx="93">
                  <c:v>21.084080145064405</c:v>
                </c:pt>
                <c:pt idx="94">
                  <c:v>22.433638392273341</c:v>
                </c:pt>
                <c:pt idx="95">
                  <c:v>23.160965986830274</c:v>
                </c:pt>
                <c:pt idx="96">
                  <c:v>24.359762759364013</c:v>
                </c:pt>
                <c:pt idx="97">
                  <c:v>24.970096538360629</c:v>
                </c:pt>
                <c:pt idx="98">
                  <c:v>24.725036663207064</c:v>
                </c:pt>
                <c:pt idx="99">
                  <c:v>24.188710304271673</c:v>
                </c:pt>
                <c:pt idx="100">
                  <c:v>23.372103091158376</c:v>
                </c:pt>
                <c:pt idx="101">
                  <c:v>22.763692170781123</c:v>
                </c:pt>
                <c:pt idx="102">
                  <c:v>22.433366119391518</c:v>
                </c:pt>
                <c:pt idx="103">
                  <c:v>21.999914487861322</c:v>
                </c:pt>
                <c:pt idx="104">
                  <c:v>22.147681811638865</c:v>
                </c:pt>
                <c:pt idx="105">
                  <c:v>23.250489082712903</c:v>
                </c:pt>
                <c:pt idx="106">
                  <c:v>24.834173358190483</c:v>
                </c:pt>
                <c:pt idx="107">
                  <c:v>26.385451293159974</c:v>
                </c:pt>
                <c:pt idx="108">
                  <c:v>28.069573970274249</c:v>
                </c:pt>
                <c:pt idx="109">
                  <c:v>28.535212349255353</c:v>
                </c:pt>
                <c:pt idx="110">
                  <c:v>29.655335817546497</c:v>
                </c:pt>
                <c:pt idx="111">
                  <c:v>29.217676798768377</c:v>
                </c:pt>
                <c:pt idx="112">
                  <c:v>28.108468231345537</c:v>
                </c:pt>
                <c:pt idx="113">
                  <c:v>27.347249204636547</c:v>
                </c:pt>
                <c:pt idx="114">
                  <c:v>27.342143881269649</c:v>
                </c:pt>
                <c:pt idx="115">
                  <c:v>28.209788362072434</c:v>
                </c:pt>
                <c:pt idx="116">
                  <c:v>29.46222778674526</c:v>
                </c:pt>
                <c:pt idx="117">
                  <c:v>30.952360082741503</c:v>
                </c:pt>
                <c:pt idx="118">
                  <c:v>32.971061586269172</c:v>
                </c:pt>
                <c:pt idx="119">
                  <c:v>35.543702346254996</c:v>
                </c:pt>
                <c:pt idx="120">
                  <c:v>39.310645666896832</c:v>
                </c:pt>
                <c:pt idx="121">
                  <c:v>43.981041606927555</c:v>
                </c:pt>
                <c:pt idx="122">
                  <c:v>43.001527722113217</c:v>
                </c:pt>
                <c:pt idx="123">
                  <c:v>40.133367076833807</c:v>
                </c:pt>
                <c:pt idx="124">
                  <c:v>38.727847238215489</c:v>
                </c:pt>
                <c:pt idx="125">
                  <c:v>44.207146125252684</c:v>
                </c:pt>
                <c:pt idx="126">
                  <c:v>44.920648092125042</c:v>
                </c:pt>
                <c:pt idx="127">
                  <c:v>39.417221348705162</c:v>
                </c:pt>
                <c:pt idx="128">
                  <c:v>33.326697994386336</c:v>
                </c:pt>
                <c:pt idx="129">
                  <c:v>27.349519998653065</c:v>
                </c:pt>
                <c:pt idx="130">
                  <c:v>20.949587745489588</c:v>
                </c:pt>
                <c:pt idx="131">
                  <c:v>19.314163676611567</c:v>
                </c:pt>
                <c:pt idx="132">
                  <c:v>24.423699439320057</c:v>
                </c:pt>
                <c:pt idx="133">
                  <c:v>29.22786980447313</c:v>
                </c:pt>
                <c:pt idx="134">
                  <c:v>27.938719594854554</c:v>
                </c:pt>
                <c:pt idx="135">
                  <c:v>22.745654905469507</c:v>
                </c:pt>
                <c:pt idx="136">
                  <c:v>17.575784315664869</c:v>
                </c:pt>
                <c:pt idx="137">
                  <c:v>13.767753747327095</c:v>
                </c:pt>
                <c:pt idx="138">
                  <c:v>10.595714383978679</c:v>
                </c:pt>
                <c:pt idx="139">
                  <c:v>8.8353906275531777</c:v>
                </c:pt>
                <c:pt idx="140">
                  <c:v>8.0955886836591446</c:v>
                </c:pt>
                <c:pt idx="141">
                  <c:v>7.5489904350889896</c:v>
                </c:pt>
                <c:pt idx="142">
                  <c:v>6.8293749772880252</c:v>
                </c:pt>
                <c:pt idx="143">
                  <c:v>4.9290551058297511</c:v>
                </c:pt>
                <c:pt idx="144">
                  <c:v>4.3192629895356918</c:v>
                </c:pt>
                <c:pt idx="145">
                  <c:v>3.4085949373136821</c:v>
                </c:pt>
                <c:pt idx="146">
                  <c:v>1.8560795792651696</c:v>
                </c:pt>
                <c:pt idx="147">
                  <c:v>0.86682257042456168</c:v>
                </c:pt>
                <c:pt idx="148">
                  <c:v>0.18859804994792551</c:v>
                </c:pt>
                <c:pt idx="149">
                  <c:v>8.3437728763514366E-2</c:v>
                </c:pt>
                <c:pt idx="150">
                  <c:v>0.34394576491707429</c:v>
                </c:pt>
                <c:pt idx="151">
                  <c:v>0.80432014736625512</c:v>
                </c:pt>
                <c:pt idx="152">
                  <c:v>1.6308949835073621</c:v>
                </c:pt>
                <c:pt idx="153">
                  <c:v>2.3018390348720605</c:v>
                </c:pt>
                <c:pt idx="154">
                  <c:v>1.6219240463256317</c:v>
                </c:pt>
                <c:pt idx="155">
                  <c:v>-0.83234581367278659</c:v>
                </c:pt>
                <c:pt idx="156">
                  <c:v>-0.69663006875898981</c:v>
                </c:pt>
                <c:pt idx="157">
                  <c:v>1.3235796391247237</c:v>
                </c:pt>
                <c:pt idx="158">
                  <c:v>3.4707335826417061</c:v>
                </c:pt>
                <c:pt idx="159">
                  <c:v>4.9979736581450833</c:v>
                </c:pt>
                <c:pt idx="160">
                  <c:v>6.1847898847063671</c:v>
                </c:pt>
                <c:pt idx="161">
                  <c:v>6.7499840791217007</c:v>
                </c:pt>
                <c:pt idx="162">
                  <c:v>8.0659383825408835</c:v>
                </c:pt>
                <c:pt idx="163">
                  <c:v>10.41562415164773</c:v>
                </c:pt>
                <c:pt idx="164">
                  <c:v>13.934143943437279</c:v>
                </c:pt>
                <c:pt idx="165">
                  <c:v>18.144124579980303</c:v>
                </c:pt>
                <c:pt idx="166">
                  <c:v>23.62458785918394</c:v>
                </c:pt>
                <c:pt idx="167">
                  <c:v>24.27974453556963</c:v>
                </c:pt>
                <c:pt idx="168">
                  <c:v>31.535275306529339</c:v>
                </c:pt>
                <c:pt idx="169">
                  <c:v>43.778942750817052</c:v>
                </c:pt>
                <c:pt idx="170">
                  <c:v>51.295713489900407</c:v>
                </c:pt>
                <c:pt idx="171">
                  <c:v>49.477462350426165</c:v>
                </c:pt>
                <c:pt idx="172">
                  <c:v>38.7207100848794</c:v>
                </c:pt>
                <c:pt idx="173">
                  <c:v>31.692007855804775</c:v>
                </c:pt>
                <c:pt idx="174">
                  <c:v>27.975874332319151</c:v>
                </c:pt>
                <c:pt idx="175">
                  <c:v>25.532433148761825</c:v>
                </c:pt>
                <c:pt idx="176">
                  <c:v>23.358245810589782</c:v>
                </c:pt>
                <c:pt idx="177">
                  <c:v>22.757181332872637</c:v>
                </c:pt>
                <c:pt idx="178">
                  <c:v>23.049727011471976</c:v>
                </c:pt>
                <c:pt idx="179">
                  <c:v>23.052345545426991</c:v>
                </c:pt>
                <c:pt idx="180">
                  <c:v>21.815646281187465</c:v>
                </c:pt>
                <c:pt idx="181">
                  <c:v>20.588134616714882</c:v>
                </c:pt>
                <c:pt idx="182">
                  <c:v>19.993579962199927</c:v>
                </c:pt>
                <c:pt idx="183">
                  <c:v>19.152259865968432</c:v>
                </c:pt>
                <c:pt idx="184">
                  <c:v>19.082374874174342</c:v>
                </c:pt>
                <c:pt idx="185">
                  <c:v>20.4361874431149</c:v>
                </c:pt>
                <c:pt idx="186">
                  <c:v>21.97851424385491</c:v>
                </c:pt>
                <c:pt idx="187">
                  <c:v>21.649662457867233</c:v>
                </c:pt>
                <c:pt idx="188">
                  <c:v>20.828807668745132</c:v>
                </c:pt>
                <c:pt idx="189">
                  <c:v>20.092206185406191</c:v>
                </c:pt>
                <c:pt idx="190">
                  <c:v>20.826317652912525</c:v>
                </c:pt>
                <c:pt idx="191">
                  <c:v>21.550279239402208</c:v>
                </c:pt>
                <c:pt idx="192">
                  <c:v>21.552239829890205</c:v>
                </c:pt>
                <c:pt idx="193">
                  <c:v>21.535157623746972</c:v>
                </c:pt>
                <c:pt idx="194">
                  <c:v>21.876906859495854</c:v>
                </c:pt>
                <c:pt idx="195">
                  <c:v>22.333110076123688</c:v>
                </c:pt>
                <c:pt idx="196">
                  <c:v>23.235098183526517</c:v>
                </c:pt>
                <c:pt idx="197">
                  <c:v>24.190303532615587</c:v>
                </c:pt>
                <c:pt idx="198">
                  <c:v>25.280020111973414</c:v>
                </c:pt>
                <c:pt idx="199">
                  <c:v>26.433622270724992</c:v>
                </c:pt>
                <c:pt idx="200">
                  <c:v>26.831319412343326</c:v>
                </c:pt>
                <c:pt idx="201">
                  <c:v>27.137208505518949</c:v>
                </c:pt>
                <c:pt idx="202">
                  <c:v>26.743749204882622</c:v>
                </c:pt>
                <c:pt idx="203">
                  <c:v>26.078498466551341</c:v>
                </c:pt>
                <c:pt idx="204">
                  <c:v>25.638305254163541</c:v>
                </c:pt>
                <c:pt idx="205">
                  <c:v>24.685701415184205</c:v>
                </c:pt>
                <c:pt idx="206">
                  <c:v>23.034039078682877</c:v>
                </c:pt>
                <c:pt idx="207">
                  <c:v>20.726339908840025</c:v>
                </c:pt>
                <c:pt idx="208">
                  <c:v>17.788386251829266</c:v>
                </c:pt>
                <c:pt idx="209">
                  <c:v>15.456173692001677</c:v>
                </c:pt>
                <c:pt idx="210">
                  <c:v>14.728012625404821</c:v>
                </c:pt>
                <c:pt idx="211">
                  <c:v>14.110348598522409</c:v>
                </c:pt>
                <c:pt idx="212">
                  <c:v>14.326298799408375</c:v>
                </c:pt>
                <c:pt idx="213">
                  <c:v>16.620805087866685</c:v>
                </c:pt>
                <c:pt idx="214">
                  <c:v>25.032096341183411</c:v>
                </c:pt>
                <c:pt idx="215">
                  <c:v>38.683225306067889</c:v>
                </c:pt>
                <c:pt idx="216">
                  <c:v>48.461302718124593</c:v>
                </c:pt>
                <c:pt idx="217">
                  <c:v>47.299443839577208</c:v>
                </c:pt>
                <c:pt idx="218">
                  <c:v>32.502329891344083</c:v>
                </c:pt>
                <c:pt idx="219">
                  <c:v>18.947847985108492</c:v>
                </c:pt>
                <c:pt idx="220">
                  <c:v>14.488149692553533</c:v>
                </c:pt>
                <c:pt idx="221">
                  <c:v>18.420640670455306</c:v>
                </c:pt>
                <c:pt idx="222">
                  <c:v>27.234838764456907</c:v>
                </c:pt>
                <c:pt idx="223">
                  <c:v>46.677926003468109</c:v>
                </c:pt>
                <c:pt idx="224">
                  <c:v>56.234328161424713</c:v>
                </c:pt>
                <c:pt idx="225">
                  <c:v>48.008527346733082</c:v>
                </c:pt>
                <c:pt idx="226">
                  <c:v>36.995522563065137</c:v>
                </c:pt>
                <c:pt idx="227">
                  <c:v>30.106929580389199</c:v>
                </c:pt>
                <c:pt idx="228">
                  <c:v>27.468820047176088</c:v>
                </c:pt>
                <c:pt idx="229">
                  <c:v>28.450186627454578</c:v>
                </c:pt>
                <c:pt idx="230">
                  <c:v>31.500709965312705</c:v>
                </c:pt>
                <c:pt idx="231">
                  <c:v>28.776402782264373</c:v>
                </c:pt>
                <c:pt idx="232">
                  <c:v>22.336348517275589</c:v>
                </c:pt>
                <c:pt idx="233">
                  <c:v>15.971696279931566</c:v>
                </c:pt>
                <c:pt idx="234">
                  <c:v>10.695581715011997</c:v>
                </c:pt>
                <c:pt idx="235">
                  <c:v>8.3658604240997754</c:v>
                </c:pt>
                <c:pt idx="236">
                  <c:v>6.718444801839091</c:v>
                </c:pt>
                <c:pt idx="237">
                  <c:v>6.9863466527933298</c:v>
                </c:pt>
                <c:pt idx="238">
                  <c:v>6.8359400451008128</c:v>
                </c:pt>
                <c:pt idx="239">
                  <c:v>5.7547270509739077</c:v>
                </c:pt>
                <c:pt idx="240">
                  <c:v>4.8107617144526937</c:v>
                </c:pt>
                <c:pt idx="241">
                  <c:v>4.6293134594236935</c:v>
                </c:pt>
                <c:pt idx="242">
                  <c:v>3.6046681784314849</c:v>
                </c:pt>
                <c:pt idx="243">
                  <c:v>2.5931645573935573</c:v>
                </c:pt>
                <c:pt idx="244">
                  <c:v>2.0781547970029957</c:v>
                </c:pt>
                <c:pt idx="245">
                  <c:v>1.5018701531269649</c:v>
                </c:pt>
                <c:pt idx="246">
                  <c:v>2.6517191109430667</c:v>
                </c:pt>
                <c:pt idx="247">
                  <c:v>5.0602532717781559</c:v>
                </c:pt>
                <c:pt idx="248">
                  <c:v>5.3238719648856749</c:v>
                </c:pt>
                <c:pt idx="249">
                  <c:v>5.5160895077356109</c:v>
                </c:pt>
                <c:pt idx="250">
                  <c:v>4.762140896398102</c:v>
                </c:pt>
                <c:pt idx="251">
                  <c:v>3.8670379974193914</c:v>
                </c:pt>
                <c:pt idx="252">
                  <c:v>2.7763466248466111</c:v>
                </c:pt>
                <c:pt idx="253">
                  <c:v>3.8615957656576168</c:v>
                </c:pt>
                <c:pt idx="254">
                  <c:v>6.0864369362144748</c:v>
                </c:pt>
                <c:pt idx="255">
                  <c:v>9.3002748288509398</c:v>
                </c:pt>
                <c:pt idx="256">
                  <c:v>12.081478577229362</c:v>
                </c:pt>
                <c:pt idx="257">
                  <c:v>12.885298360252381</c:v>
                </c:pt>
                <c:pt idx="258">
                  <c:v>15.443110186001963</c:v>
                </c:pt>
                <c:pt idx="259">
                  <c:v>18.297133016128893</c:v>
                </c:pt>
                <c:pt idx="260">
                  <c:v>21.861435184112175</c:v>
                </c:pt>
                <c:pt idx="261">
                  <c:v>28.747288875704463</c:v>
                </c:pt>
                <c:pt idx="262">
                  <c:v>27.1656443409438</c:v>
                </c:pt>
                <c:pt idx="263">
                  <c:v>23.349301330182744</c:v>
                </c:pt>
                <c:pt idx="264">
                  <c:v>21.589451085525358</c:v>
                </c:pt>
                <c:pt idx="265">
                  <c:v>20.417978787853439</c:v>
                </c:pt>
                <c:pt idx="266">
                  <c:v>21.26998624013477</c:v>
                </c:pt>
                <c:pt idx="267">
                  <c:v>21.783870459691059</c:v>
                </c:pt>
                <c:pt idx="268">
                  <c:v>22.46524784105387</c:v>
                </c:pt>
                <c:pt idx="269">
                  <c:v>24.293433430276195</c:v>
                </c:pt>
                <c:pt idx="270">
                  <c:v>23.622727636018318</c:v>
                </c:pt>
                <c:pt idx="271">
                  <c:v>21.07857426249592</c:v>
                </c:pt>
                <c:pt idx="272">
                  <c:v>19.833163416632747</c:v>
                </c:pt>
                <c:pt idx="273">
                  <c:v>18.344128079114768</c:v>
                </c:pt>
                <c:pt idx="274">
                  <c:v>16.711219594522152</c:v>
                </c:pt>
                <c:pt idx="275">
                  <c:v>15.429495939121303</c:v>
                </c:pt>
                <c:pt idx="276">
                  <c:v>15.953505276113098</c:v>
                </c:pt>
                <c:pt idx="277">
                  <c:v>15.98929812909622</c:v>
                </c:pt>
                <c:pt idx="278">
                  <c:v>16.401597830293241</c:v>
                </c:pt>
                <c:pt idx="279">
                  <c:v>16.179095001910291</c:v>
                </c:pt>
                <c:pt idx="280">
                  <c:v>15.851493125653855</c:v>
                </c:pt>
                <c:pt idx="281">
                  <c:v>16.09652894992854</c:v>
                </c:pt>
                <c:pt idx="282">
                  <c:v>16.774230774178712</c:v>
                </c:pt>
                <c:pt idx="283">
                  <c:v>17.071262979979625</c:v>
                </c:pt>
                <c:pt idx="284">
                  <c:v>16.908067616777782</c:v>
                </c:pt>
                <c:pt idx="285">
                  <c:v>16.720299466077947</c:v>
                </c:pt>
                <c:pt idx="286">
                  <c:v>16.414585222194955</c:v>
                </c:pt>
                <c:pt idx="287">
                  <c:v>16.315482955425789</c:v>
                </c:pt>
                <c:pt idx="288">
                  <c:v>16.438387997786101</c:v>
                </c:pt>
                <c:pt idx="289">
                  <c:v>17.177011968194087</c:v>
                </c:pt>
                <c:pt idx="290">
                  <c:v>18.28958887513966</c:v>
                </c:pt>
                <c:pt idx="291">
                  <c:v>19.072368070949818</c:v>
                </c:pt>
                <c:pt idx="292">
                  <c:v>19.560795950661678</c:v>
                </c:pt>
                <c:pt idx="293">
                  <c:v>19.928185498368737</c:v>
                </c:pt>
                <c:pt idx="294">
                  <c:v>19.437729104782942</c:v>
                </c:pt>
                <c:pt idx="295">
                  <c:v>18.903063021865311</c:v>
                </c:pt>
                <c:pt idx="296">
                  <c:v>18.525284995288175</c:v>
                </c:pt>
                <c:pt idx="297">
                  <c:v>18.000099564372075</c:v>
                </c:pt>
                <c:pt idx="298">
                  <c:v>17.500600620656151</c:v>
                </c:pt>
                <c:pt idx="299">
                  <c:v>16.131187271765739</c:v>
                </c:pt>
                <c:pt idx="300">
                  <c:v>15.387740160665379</c:v>
                </c:pt>
                <c:pt idx="301">
                  <c:v>14.929959759755715</c:v>
                </c:pt>
                <c:pt idx="302">
                  <c:v>13.592250923285356</c:v>
                </c:pt>
                <c:pt idx="303">
                  <c:v>12.177892186483509</c:v>
                </c:pt>
                <c:pt idx="304">
                  <c:v>11.479807054949852</c:v>
                </c:pt>
                <c:pt idx="305">
                  <c:v>10.873656340558373</c:v>
                </c:pt>
                <c:pt idx="306">
                  <c:v>12.455355518448878</c:v>
                </c:pt>
                <c:pt idx="307">
                  <c:v>13.362134805778222</c:v>
                </c:pt>
                <c:pt idx="308">
                  <c:v>15.311756833316977</c:v>
                </c:pt>
                <c:pt idx="309">
                  <c:v>20.999919336179502</c:v>
                </c:pt>
                <c:pt idx="310">
                  <c:v>29.448283285532959</c:v>
                </c:pt>
                <c:pt idx="311">
                  <c:v>47.447918111902538</c:v>
                </c:pt>
                <c:pt idx="312">
                  <c:v>65.471549996588266</c:v>
                </c:pt>
                <c:pt idx="313">
                  <c:v>50.040177837181382</c:v>
                </c:pt>
                <c:pt idx="314">
                  <c:v>32.533056557134891</c:v>
                </c:pt>
                <c:pt idx="315">
                  <c:v>23.319712805880574</c:v>
                </c:pt>
                <c:pt idx="316">
                  <c:v>16.965704035612536</c:v>
                </c:pt>
                <c:pt idx="317">
                  <c:v>16.231051484247558</c:v>
                </c:pt>
                <c:pt idx="318">
                  <c:v>27.223756682917436</c:v>
                </c:pt>
                <c:pt idx="319">
                  <c:v>47.011507337437344</c:v>
                </c:pt>
                <c:pt idx="320">
                  <c:v>42.74503612635268</c:v>
                </c:pt>
                <c:pt idx="321">
                  <c:v>31.022631833461212</c:v>
                </c:pt>
                <c:pt idx="322">
                  <c:v>21.010665594182242</c:v>
                </c:pt>
                <c:pt idx="323">
                  <c:v>14.941531435665111</c:v>
                </c:pt>
                <c:pt idx="324">
                  <c:v>11.33417950705228</c:v>
                </c:pt>
                <c:pt idx="325">
                  <c:v>11.1957619694219</c:v>
                </c:pt>
                <c:pt idx="326">
                  <c:v>12.448954776868565</c:v>
                </c:pt>
                <c:pt idx="327">
                  <c:v>13.096683718797397</c:v>
                </c:pt>
                <c:pt idx="328">
                  <c:v>13.084200099586862</c:v>
                </c:pt>
                <c:pt idx="329">
                  <c:v>12.14542732727422</c:v>
                </c:pt>
                <c:pt idx="330">
                  <c:v>10.156457929019778</c:v>
                </c:pt>
                <c:pt idx="331">
                  <c:v>8.6384045073575848</c:v>
                </c:pt>
                <c:pt idx="332">
                  <c:v>8.5571317270436271</c:v>
                </c:pt>
                <c:pt idx="333">
                  <c:v>9.083653795391557</c:v>
                </c:pt>
                <c:pt idx="334">
                  <c:v>9.0547102336934486</c:v>
                </c:pt>
                <c:pt idx="335">
                  <c:v>9.2995616348219379</c:v>
                </c:pt>
                <c:pt idx="336">
                  <c:v>9.6717506380685307</c:v>
                </c:pt>
                <c:pt idx="337">
                  <c:v>10.592865283432101</c:v>
                </c:pt>
                <c:pt idx="338">
                  <c:v>12.093541357811514</c:v>
                </c:pt>
                <c:pt idx="339">
                  <c:v>13.965890916082135</c:v>
                </c:pt>
                <c:pt idx="340">
                  <c:v>15.201897944464122</c:v>
                </c:pt>
                <c:pt idx="341">
                  <c:v>15.902770262782481</c:v>
                </c:pt>
                <c:pt idx="342">
                  <c:v>16.838172922823588</c:v>
                </c:pt>
                <c:pt idx="343">
                  <c:v>17.562712260136742</c:v>
                </c:pt>
                <c:pt idx="344">
                  <c:v>18.102402438708339</c:v>
                </c:pt>
                <c:pt idx="345">
                  <c:v>19.039499633092522</c:v>
                </c:pt>
                <c:pt idx="346">
                  <c:v>19.048822045800044</c:v>
                </c:pt>
                <c:pt idx="347">
                  <c:v>21.012491696196488</c:v>
                </c:pt>
                <c:pt idx="348">
                  <c:v>23.527773395053696</c:v>
                </c:pt>
                <c:pt idx="349">
                  <c:v>26.322725271865398</c:v>
                </c:pt>
                <c:pt idx="350">
                  <c:v>26.704981585182548</c:v>
                </c:pt>
                <c:pt idx="351">
                  <c:v>29.042190340835436</c:v>
                </c:pt>
                <c:pt idx="352">
                  <c:v>32.735272741680987</c:v>
                </c:pt>
                <c:pt idx="353">
                  <c:v>40.608241749480975</c:v>
                </c:pt>
                <c:pt idx="354">
                  <c:v>43.495987776374648</c:v>
                </c:pt>
                <c:pt idx="355">
                  <c:v>53.306139919657561</c:v>
                </c:pt>
                <c:pt idx="356">
                  <c:v>57.927105995073106</c:v>
                </c:pt>
                <c:pt idx="357">
                  <c:v>48.316318260949423</c:v>
                </c:pt>
                <c:pt idx="358">
                  <c:v>39.759404817164054</c:v>
                </c:pt>
                <c:pt idx="359">
                  <c:v>30.931891383868315</c:v>
                </c:pt>
                <c:pt idx="360">
                  <c:v>25.004834916708312</c:v>
                </c:pt>
                <c:pt idx="361">
                  <c:v>19.275239547692788</c:v>
                </c:pt>
                <c:pt idx="362">
                  <c:v>16.669501106158116</c:v>
                </c:pt>
                <c:pt idx="363">
                  <c:v>16.788810785266001</c:v>
                </c:pt>
                <c:pt idx="364">
                  <c:v>17.870284410406313</c:v>
                </c:pt>
                <c:pt idx="365">
                  <c:v>20.27196116712755</c:v>
                </c:pt>
                <c:pt idx="366">
                  <c:v>20.64883846028285</c:v>
                </c:pt>
                <c:pt idx="367">
                  <c:v>21.235783658751799</c:v>
                </c:pt>
                <c:pt idx="368">
                  <c:v>20.965919930929921</c:v>
                </c:pt>
                <c:pt idx="369">
                  <c:v>19.866636533829791</c:v>
                </c:pt>
                <c:pt idx="370">
                  <c:v>18.15648499100498</c:v>
                </c:pt>
                <c:pt idx="371">
                  <c:v>16.93198510482387</c:v>
                </c:pt>
                <c:pt idx="372">
                  <c:v>16.4552907652775</c:v>
                </c:pt>
                <c:pt idx="373">
                  <c:v>16.000353859706749</c:v>
                </c:pt>
                <c:pt idx="374">
                  <c:v>16.207947800858673</c:v>
                </c:pt>
                <c:pt idx="375">
                  <c:v>16.472688712762277</c:v>
                </c:pt>
                <c:pt idx="376">
                  <c:v>16.994893749756191</c:v>
                </c:pt>
                <c:pt idx="377">
                  <c:v>17.56140325509222</c:v>
                </c:pt>
                <c:pt idx="378">
                  <c:v>18.195553036629484</c:v>
                </c:pt>
                <c:pt idx="379">
                  <c:v>18.703296255528919</c:v>
                </c:pt>
                <c:pt idx="380">
                  <c:v>19.012768101117764</c:v>
                </c:pt>
                <c:pt idx="381">
                  <c:v>19.560596517067456</c:v>
                </c:pt>
                <c:pt idx="382">
                  <c:v>20.30946918844538</c:v>
                </c:pt>
                <c:pt idx="383">
                  <c:v>21.066892934199227</c:v>
                </c:pt>
                <c:pt idx="384">
                  <c:v>21.704037821906866</c:v>
                </c:pt>
                <c:pt idx="385">
                  <c:v>22.336779754507969</c:v>
                </c:pt>
                <c:pt idx="386">
                  <c:v>22.8979611206207</c:v>
                </c:pt>
                <c:pt idx="387">
                  <c:v>23.217059985597604</c:v>
                </c:pt>
                <c:pt idx="388">
                  <c:v>22.992248048246072</c:v>
                </c:pt>
                <c:pt idx="389">
                  <c:v>21.604595201258391</c:v>
                </c:pt>
                <c:pt idx="390">
                  <c:v>20.309624847049101</c:v>
                </c:pt>
                <c:pt idx="391">
                  <c:v>19.630594792108674</c:v>
                </c:pt>
                <c:pt idx="392">
                  <c:v>18.58023832793846</c:v>
                </c:pt>
                <c:pt idx="393">
                  <c:v>17.608323463207569</c:v>
                </c:pt>
                <c:pt idx="394">
                  <c:v>17.065750956702043</c:v>
                </c:pt>
                <c:pt idx="395">
                  <c:v>17.259695002058987</c:v>
                </c:pt>
                <c:pt idx="396">
                  <c:v>17.530319924300311</c:v>
                </c:pt>
                <c:pt idx="397">
                  <c:v>17.26880322310728</c:v>
                </c:pt>
                <c:pt idx="398">
                  <c:v>18.081899091915741</c:v>
                </c:pt>
                <c:pt idx="399">
                  <c:v>18.285479722360328</c:v>
                </c:pt>
                <c:pt idx="400">
                  <c:v>17.336516153937517</c:v>
                </c:pt>
                <c:pt idx="401">
                  <c:v>16.867226205235028</c:v>
                </c:pt>
                <c:pt idx="402">
                  <c:v>15.959361241919797</c:v>
                </c:pt>
                <c:pt idx="403">
                  <c:v>16.289890018971388</c:v>
                </c:pt>
                <c:pt idx="404">
                  <c:v>21.60582254952363</c:v>
                </c:pt>
                <c:pt idx="405">
                  <c:v>25.182390330577935</c:v>
                </c:pt>
                <c:pt idx="406">
                  <c:v>29.801646428798506</c:v>
                </c:pt>
                <c:pt idx="407">
                  <c:v>30.496917537070534</c:v>
                </c:pt>
                <c:pt idx="408">
                  <c:v>27.578345513251364</c:v>
                </c:pt>
                <c:pt idx="409">
                  <c:v>25.262557716637232</c:v>
                </c:pt>
                <c:pt idx="410">
                  <c:v>22.195170662931186</c:v>
                </c:pt>
                <c:pt idx="411">
                  <c:v>19.28873590647575</c:v>
                </c:pt>
                <c:pt idx="412">
                  <c:v>19.228767118366139</c:v>
                </c:pt>
                <c:pt idx="413">
                  <c:v>22.140793387211215</c:v>
                </c:pt>
                <c:pt idx="414">
                  <c:v>21.877441002021982</c:v>
                </c:pt>
                <c:pt idx="415">
                  <c:v>17.733286720635046</c:v>
                </c:pt>
                <c:pt idx="416">
                  <c:v>13.271279861991525</c:v>
                </c:pt>
                <c:pt idx="417">
                  <c:v>10.268068192502653</c:v>
                </c:pt>
                <c:pt idx="418">
                  <c:v>8.5785615150715202</c:v>
                </c:pt>
                <c:pt idx="419">
                  <c:v>7.6985601371206203</c:v>
                </c:pt>
                <c:pt idx="420">
                  <c:v>7.4150006597227343</c:v>
                </c:pt>
                <c:pt idx="421">
                  <c:v>6.6332769728306884</c:v>
                </c:pt>
                <c:pt idx="422">
                  <c:v>5.1489082538032385</c:v>
                </c:pt>
                <c:pt idx="423">
                  <c:v>4.3971069602743684</c:v>
                </c:pt>
                <c:pt idx="424">
                  <c:v>3.6149589792042489</c:v>
                </c:pt>
                <c:pt idx="425">
                  <c:v>2.4004222156684141</c:v>
                </c:pt>
                <c:pt idx="426">
                  <c:v>0.83860131773689295</c:v>
                </c:pt>
                <c:pt idx="427">
                  <c:v>6.0383440460690989E-2</c:v>
                </c:pt>
                <c:pt idx="428">
                  <c:v>-0.19107074377294556</c:v>
                </c:pt>
                <c:pt idx="429">
                  <c:v>-0.16291444378207587</c:v>
                </c:pt>
                <c:pt idx="430">
                  <c:v>-0.1790446657084688</c:v>
                </c:pt>
                <c:pt idx="431">
                  <c:v>-1.0479021811895208</c:v>
                </c:pt>
                <c:pt idx="432">
                  <c:v>-1.3927876087068887</c:v>
                </c:pt>
                <c:pt idx="433">
                  <c:v>-0.84619675607533196</c:v>
                </c:pt>
                <c:pt idx="434">
                  <c:v>-0.85938394886231539</c:v>
                </c:pt>
                <c:pt idx="435">
                  <c:v>-0.1995174325981022</c:v>
                </c:pt>
                <c:pt idx="436">
                  <c:v>1.3231915977909274</c:v>
                </c:pt>
                <c:pt idx="437">
                  <c:v>2.16772949949452</c:v>
                </c:pt>
                <c:pt idx="438">
                  <c:v>2.9514110317553639</c:v>
                </c:pt>
                <c:pt idx="439">
                  <c:v>4.7128597095577156</c:v>
                </c:pt>
                <c:pt idx="440">
                  <c:v>6.0710710086562294</c:v>
                </c:pt>
                <c:pt idx="441">
                  <c:v>9.4143102860288383</c:v>
                </c:pt>
                <c:pt idx="442">
                  <c:v>12.239925930834518</c:v>
                </c:pt>
                <c:pt idx="443">
                  <c:v>18.584730187719362</c:v>
                </c:pt>
                <c:pt idx="444">
                  <c:v>30.946084122820341</c:v>
                </c:pt>
                <c:pt idx="445">
                  <c:v>45.306668386070044</c:v>
                </c:pt>
                <c:pt idx="446">
                  <c:v>47.687776719881974</c:v>
                </c:pt>
                <c:pt idx="447">
                  <c:v>45.648371438031141</c:v>
                </c:pt>
                <c:pt idx="448">
                  <c:v>38.029248992359285</c:v>
                </c:pt>
                <c:pt idx="449">
                  <c:v>31.524500890970245</c:v>
                </c:pt>
                <c:pt idx="450">
                  <c:v>28.644827436852378</c:v>
                </c:pt>
                <c:pt idx="451">
                  <c:v>26.816997180880872</c:v>
                </c:pt>
                <c:pt idx="452">
                  <c:v>25.052408737172652</c:v>
                </c:pt>
                <c:pt idx="453">
                  <c:v>23.243519872389999</c:v>
                </c:pt>
                <c:pt idx="454">
                  <c:v>20.395853210197515</c:v>
                </c:pt>
                <c:pt idx="455">
                  <c:v>18.885300174356406</c:v>
                </c:pt>
                <c:pt idx="456">
                  <c:v>18.664827424193248</c:v>
                </c:pt>
                <c:pt idx="457">
                  <c:v>19.476938313870729</c:v>
                </c:pt>
                <c:pt idx="458">
                  <c:v>21.228842273246066</c:v>
                </c:pt>
                <c:pt idx="459">
                  <c:v>22.366774116746839</c:v>
                </c:pt>
                <c:pt idx="460">
                  <c:v>22.323985127740666</c:v>
                </c:pt>
                <c:pt idx="461">
                  <c:v>21.766631456110002</c:v>
                </c:pt>
                <c:pt idx="462">
                  <c:v>20.427626279254632</c:v>
                </c:pt>
                <c:pt idx="463">
                  <c:v>20.035629199421621</c:v>
                </c:pt>
                <c:pt idx="464">
                  <c:v>20.35235049039871</c:v>
                </c:pt>
                <c:pt idx="465">
                  <c:v>20.755268296840033</c:v>
                </c:pt>
                <c:pt idx="466">
                  <c:v>21.968088539856733</c:v>
                </c:pt>
                <c:pt idx="467">
                  <c:v>23.065450018627956</c:v>
                </c:pt>
                <c:pt idx="468">
                  <c:v>23.122248069454002</c:v>
                </c:pt>
                <c:pt idx="469">
                  <c:v>21.859631675339781</c:v>
                </c:pt>
                <c:pt idx="470">
                  <c:v>20.825872074165151</c:v>
                </c:pt>
                <c:pt idx="471">
                  <c:v>20.351530833893076</c:v>
                </c:pt>
                <c:pt idx="472">
                  <c:v>20.450437083135263</c:v>
                </c:pt>
                <c:pt idx="473">
                  <c:v>21.0046036503111</c:v>
                </c:pt>
                <c:pt idx="474">
                  <c:v>21.624303173305535</c:v>
                </c:pt>
                <c:pt idx="475">
                  <c:v>22.40970834727413</c:v>
                </c:pt>
                <c:pt idx="476">
                  <c:v>23.205789014908216</c:v>
                </c:pt>
                <c:pt idx="477">
                  <c:v>24.134118512678967</c:v>
                </c:pt>
                <c:pt idx="478">
                  <c:v>25.139675096093065</c:v>
                </c:pt>
                <c:pt idx="479">
                  <c:v>25.844561474087655</c:v>
                </c:pt>
                <c:pt idx="480">
                  <c:v>26.330329899513472</c:v>
                </c:pt>
                <c:pt idx="481">
                  <c:v>27.056811126500101</c:v>
                </c:pt>
                <c:pt idx="482">
                  <c:v>26.147255057694924</c:v>
                </c:pt>
                <c:pt idx="483">
                  <c:v>25.706230924181405</c:v>
                </c:pt>
                <c:pt idx="484">
                  <c:v>25.830888656706009</c:v>
                </c:pt>
                <c:pt idx="485">
                  <c:v>26.333391304626947</c:v>
                </c:pt>
                <c:pt idx="486">
                  <c:v>26.652200489206589</c:v>
                </c:pt>
                <c:pt idx="487">
                  <c:v>26.706681539878474</c:v>
                </c:pt>
                <c:pt idx="488">
                  <c:v>26.558335248727019</c:v>
                </c:pt>
                <c:pt idx="489">
                  <c:v>26.265696920742975</c:v>
                </c:pt>
                <c:pt idx="490">
                  <c:v>26.039534812693759</c:v>
                </c:pt>
                <c:pt idx="491">
                  <c:v>27.114371519609087</c:v>
                </c:pt>
                <c:pt idx="492">
                  <c:v>23.993811510561549</c:v>
                </c:pt>
                <c:pt idx="493">
                  <c:v>22.743537261754462</c:v>
                </c:pt>
                <c:pt idx="494">
                  <c:v>26.404034196078321</c:v>
                </c:pt>
                <c:pt idx="495">
                  <c:v>32.768976204017711</c:v>
                </c:pt>
                <c:pt idx="496">
                  <c:v>38.714426145423467</c:v>
                </c:pt>
                <c:pt idx="497">
                  <c:v>44.099030706992281</c:v>
                </c:pt>
                <c:pt idx="498">
                  <c:v>47.503283931676044</c:v>
                </c:pt>
                <c:pt idx="499">
                  <c:v>47.830166029593045</c:v>
                </c:pt>
                <c:pt idx="500">
                  <c:v>39.292144641579547</c:v>
                </c:pt>
                <c:pt idx="501">
                  <c:v>29.861411799066854</c:v>
                </c:pt>
                <c:pt idx="502">
                  <c:v>25.022259863731605</c:v>
                </c:pt>
                <c:pt idx="503">
                  <c:v>25.948841094966991</c:v>
                </c:pt>
                <c:pt idx="504">
                  <c:v>27.021850352876047</c:v>
                </c:pt>
                <c:pt idx="505">
                  <c:v>26.243724593526419</c:v>
                </c:pt>
                <c:pt idx="506">
                  <c:v>22.53698557360832</c:v>
                </c:pt>
                <c:pt idx="507">
                  <c:v>19.295124404780747</c:v>
                </c:pt>
                <c:pt idx="508">
                  <c:v>17.742389322101332</c:v>
                </c:pt>
                <c:pt idx="509">
                  <c:v>15.173605625236878</c:v>
                </c:pt>
                <c:pt idx="510">
                  <c:v>13.500786453864768</c:v>
                </c:pt>
                <c:pt idx="511">
                  <c:v>10.120221490347904</c:v>
                </c:pt>
                <c:pt idx="512">
                  <c:v>8.9778361473184773</c:v>
                </c:pt>
                <c:pt idx="513">
                  <c:v>7.9300271266229778</c:v>
                </c:pt>
                <c:pt idx="514">
                  <c:v>7.7311635199234097</c:v>
                </c:pt>
                <c:pt idx="515">
                  <c:v>7.628714445013796</c:v>
                </c:pt>
                <c:pt idx="516">
                  <c:v>7.0663247894811629</c:v>
                </c:pt>
                <c:pt idx="517">
                  <c:v>6.3552096936384084</c:v>
                </c:pt>
                <c:pt idx="518">
                  <c:v>5.07966609247186</c:v>
                </c:pt>
                <c:pt idx="519">
                  <c:v>4.4923980519921773</c:v>
                </c:pt>
                <c:pt idx="520">
                  <c:v>2.1090419182975855</c:v>
                </c:pt>
                <c:pt idx="521">
                  <c:v>1.9768211736340187</c:v>
                </c:pt>
                <c:pt idx="522">
                  <c:v>1.091858447328802</c:v>
                </c:pt>
                <c:pt idx="523">
                  <c:v>0.39595165296377682</c:v>
                </c:pt>
                <c:pt idx="524">
                  <c:v>0.41991499571669888</c:v>
                </c:pt>
                <c:pt idx="525">
                  <c:v>1.1718456798761885</c:v>
                </c:pt>
                <c:pt idx="526">
                  <c:v>2.6443964324162277</c:v>
                </c:pt>
                <c:pt idx="527">
                  <c:v>4.683831890072887</c:v>
                </c:pt>
                <c:pt idx="528">
                  <c:v>7.5703043803181025</c:v>
                </c:pt>
                <c:pt idx="529">
                  <c:v>8.4119521466994449</c:v>
                </c:pt>
                <c:pt idx="530">
                  <c:v>7.2524932911699223</c:v>
                </c:pt>
                <c:pt idx="531">
                  <c:v>5.0011017982680555</c:v>
                </c:pt>
                <c:pt idx="532">
                  <c:v>1.887204870412132</c:v>
                </c:pt>
                <c:pt idx="533">
                  <c:v>1.4079967973140932</c:v>
                </c:pt>
                <c:pt idx="534">
                  <c:v>1.9228153450598986</c:v>
                </c:pt>
                <c:pt idx="535">
                  <c:v>3.1017504541986609</c:v>
                </c:pt>
                <c:pt idx="536">
                  <c:v>4.9013297020362163</c:v>
                </c:pt>
                <c:pt idx="537">
                  <c:v>7.0975910148674703</c:v>
                </c:pt>
                <c:pt idx="538">
                  <c:v>8.3177095380032942</c:v>
                </c:pt>
                <c:pt idx="539">
                  <c:v>10.257914367483822</c:v>
                </c:pt>
                <c:pt idx="540">
                  <c:v>8.7535156703304153</c:v>
                </c:pt>
                <c:pt idx="541">
                  <c:v>9.604854061608906</c:v>
                </c:pt>
                <c:pt idx="542">
                  <c:v>12.714753200965561</c:v>
                </c:pt>
                <c:pt idx="543">
                  <c:v>20.550462041674351</c:v>
                </c:pt>
                <c:pt idx="544">
                  <c:v>34.032883560306871</c:v>
                </c:pt>
                <c:pt idx="545">
                  <c:v>54.134364705232052</c:v>
                </c:pt>
                <c:pt idx="546">
                  <c:v>75.533383009146277</c:v>
                </c:pt>
                <c:pt idx="547">
                  <c:v>63.460385135073601</c:v>
                </c:pt>
                <c:pt idx="548">
                  <c:v>46.547829883317256</c:v>
                </c:pt>
                <c:pt idx="549">
                  <c:v>37.220719173105934</c:v>
                </c:pt>
                <c:pt idx="550">
                  <c:v>31.701376983634688</c:v>
                </c:pt>
                <c:pt idx="551">
                  <c:v>31.558816539412316</c:v>
                </c:pt>
                <c:pt idx="552">
                  <c:v>29.723495527875919</c:v>
                </c:pt>
                <c:pt idx="553">
                  <c:v>31.808771249028663</c:v>
                </c:pt>
                <c:pt idx="554">
                  <c:v>29.858717344084766</c:v>
                </c:pt>
                <c:pt idx="555">
                  <c:v>27.316490314265494</c:v>
                </c:pt>
                <c:pt idx="556">
                  <c:v>25.308415848696779</c:v>
                </c:pt>
                <c:pt idx="557">
                  <c:v>22.794502677038878</c:v>
                </c:pt>
                <c:pt idx="558">
                  <c:v>21.734717098272135</c:v>
                </c:pt>
                <c:pt idx="559">
                  <c:v>22.289451594871231</c:v>
                </c:pt>
                <c:pt idx="560">
                  <c:v>22.993697282854985</c:v>
                </c:pt>
                <c:pt idx="561">
                  <c:v>22.565391864110623</c:v>
                </c:pt>
                <c:pt idx="562">
                  <c:v>22.132707598333866</c:v>
                </c:pt>
                <c:pt idx="563">
                  <c:v>21.613014196330102</c:v>
                </c:pt>
                <c:pt idx="564">
                  <c:v>20.554929119665779</c:v>
                </c:pt>
                <c:pt idx="565">
                  <c:v>19.939986144685594</c:v>
                </c:pt>
                <c:pt idx="566">
                  <c:v>19.653458436696756</c:v>
                </c:pt>
                <c:pt idx="567">
                  <c:v>19.939012839241176</c:v>
                </c:pt>
                <c:pt idx="568">
                  <c:v>20.723035279592224</c:v>
                </c:pt>
                <c:pt idx="569">
                  <c:v>21.188732685696369</c:v>
                </c:pt>
                <c:pt idx="570">
                  <c:v>21.397716753064437</c:v>
                </c:pt>
                <c:pt idx="571">
                  <c:v>22.185972408490759</c:v>
                </c:pt>
                <c:pt idx="572">
                  <c:v>23.115724805505952</c:v>
                </c:pt>
                <c:pt idx="573">
                  <c:v>23.714649746979369</c:v>
                </c:pt>
                <c:pt idx="574">
                  <c:v>24.33395467053224</c:v>
                </c:pt>
                <c:pt idx="575">
                  <c:v>24.993104309120316</c:v>
                </c:pt>
                <c:pt idx="576">
                  <c:v>25.564622518258687</c:v>
                </c:pt>
                <c:pt idx="577">
                  <c:v>26.713415047435731</c:v>
                </c:pt>
                <c:pt idx="578">
                  <c:v>27.640263374736683</c:v>
                </c:pt>
                <c:pt idx="579">
                  <c:v>28.252039605886722</c:v>
                </c:pt>
                <c:pt idx="580">
                  <c:v>28.405283605886972</c:v>
                </c:pt>
                <c:pt idx="581">
                  <c:v>27.325458538679104</c:v>
                </c:pt>
                <c:pt idx="582">
                  <c:v>25.104016006948164</c:v>
                </c:pt>
                <c:pt idx="583">
                  <c:v>23.194715716737601</c:v>
                </c:pt>
                <c:pt idx="584">
                  <c:v>22.597146955900456</c:v>
                </c:pt>
                <c:pt idx="585">
                  <c:v>22.101552782759036</c:v>
                </c:pt>
                <c:pt idx="586">
                  <c:v>21.956051943580874</c:v>
                </c:pt>
                <c:pt idx="587">
                  <c:v>20.947486748419365</c:v>
                </c:pt>
                <c:pt idx="588">
                  <c:v>20.005990003486573</c:v>
                </c:pt>
                <c:pt idx="589">
                  <c:v>19.596603088239693</c:v>
                </c:pt>
                <c:pt idx="590">
                  <c:v>18.660556674995597</c:v>
                </c:pt>
                <c:pt idx="591">
                  <c:v>18.225926285247414</c:v>
                </c:pt>
                <c:pt idx="592">
                  <c:v>20.381849766206692</c:v>
                </c:pt>
                <c:pt idx="593">
                  <c:v>25.160322080999467</c:v>
                </c:pt>
                <c:pt idx="594">
                  <c:v>33.495830558836474</c:v>
                </c:pt>
                <c:pt idx="595">
                  <c:v>42.950487264024119</c:v>
                </c:pt>
                <c:pt idx="596">
                  <c:v>45.432714757750425</c:v>
                </c:pt>
                <c:pt idx="597">
                  <c:v>36.695909449003281</c:v>
                </c:pt>
                <c:pt idx="598">
                  <c:v>25.52621577822968</c:v>
                </c:pt>
                <c:pt idx="599">
                  <c:v>23.687026126652839</c:v>
                </c:pt>
                <c:pt idx="600">
                  <c:v>36.21953532562376</c:v>
                </c:pt>
                <c:pt idx="601">
                  <c:v>49.472940757745725</c:v>
                </c:pt>
                <c:pt idx="602">
                  <c:v>48.461753252784817</c:v>
                </c:pt>
                <c:pt idx="603">
                  <c:v>40.144983515097607</c:v>
                </c:pt>
                <c:pt idx="604">
                  <c:v>33.848218723312669</c:v>
                </c:pt>
                <c:pt idx="605">
                  <c:v>31.148402501910436</c:v>
                </c:pt>
                <c:pt idx="606">
                  <c:v>31.423763013961434</c:v>
                </c:pt>
                <c:pt idx="607">
                  <c:v>31.109419368691348</c:v>
                </c:pt>
                <c:pt idx="608">
                  <c:v>28.565525727014123</c:v>
                </c:pt>
                <c:pt idx="609">
                  <c:v>21.733017752505479</c:v>
                </c:pt>
                <c:pt idx="610">
                  <c:v>16.050211772286485</c:v>
                </c:pt>
                <c:pt idx="611">
                  <c:v>11.162331014302209</c:v>
                </c:pt>
                <c:pt idx="612">
                  <c:v>10.011617651103681</c:v>
                </c:pt>
                <c:pt idx="613">
                  <c:v>9.6999872384379451</c:v>
                </c:pt>
                <c:pt idx="614">
                  <c:v>9.3533941867059003</c:v>
                </c:pt>
                <c:pt idx="615">
                  <c:v>8.5540085975311015</c:v>
                </c:pt>
                <c:pt idx="616">
                  <c:v>6.5025827633768234</c:v>
                </c:pt>
                <c:pt idx="617">
                  <c:v>5.6327596238720643</c:v>
                </c:pt>
                <c:pt idx="618">
                  <c:v>3.8204596437007941</c:v>
                </c:pt>
                <c:pt idx="619">
                  <c:v>2.0634902683345793</c:v>
                </c:pt>
                <c:pt idx="620">
                  <c:v>0.48430770358757308</c:v>
                </c:pt>
                <c:pt idx="621">
                  <c:v>-0.59070700623290684</c:v>
                </c:pt>
                <c:pt idx="622">
                  <c:v>-0.82818483701004753</c:v>
                </c:pt>
                <c:pt idx="623">
                  <c:v>0.14245233947553076</c:v>
                </c:pt>
                <c:pt idx="624">
                  <c:v>0.66856074687351918</c:v>
                </c:pt>
                <c:pt idx="625">
                  <c:v>0.46486559960700352</c:v>
                </c:pt>
                <c:pt idx="626">
                  <c:v>-1.2305623932719474</c:v>
                </c:pt>
                <c:pt idx="627">
                  <c:v>-2.2066330645493926</c:v>
                </c:pt>
                <c:pt idx="628">
                  <c:v>-2.5037838638668366</c:v>
                </c:pt>
                <c:pt idx="629">
                  <c:v>-2.44468488466199</c:v>
                </c:pt>
                <c:pt idx="630">
                  <c:v>-2.8603696725204379</c:v>
                </c:pt>
                <c:pt idx="631">
                  <c:v>-3.3593650726220177</c:v>
                </c:pt>
                <c:pt idx="632">
                  <c:v>-2.3110311263944099</c:v>
                </c:pt>
                <c:pt idx="633">
                  <c:v>-1.1100326284981075</c:v>
                </c:pt>
                <c:pt idx="634">
                  <c:v>-0.78728291320535682</c:v>
                </c:pt>
                <c:pt idx="635">
                  <c:v>1.1083924741681268</c:v>
                </c:pt>
                <c:pt idx="636">
                  <c:v>1.2726315486715136</c:v>
                </c:pt>
                <c:pt idx="637">
                  <c:v>3.2077680783037064</c:v>
                </c:pt>
                <c:pt idx="638">
                  <c:v>9.248866439523475</c:v>
                </c:pt>
                <c:pt idx="639">
                  <c:v>12.489769126956338</c:v>
                </c:pt>
                <c:pt idx="640">
                  <c:v>20.695995590738313</c:v>
                </c:pt>
                <c:pt idx="641">
                  <c:v>31.091590856186905</c:v>
                </c:pt>
                <c:pt idx="642">
                  <c:v>51.358702329990386</c:v>
                </c:pt>
                <c:pt idx="643">
                  <c:v>66.024679292098739</c:v>
                </c:pt>
                <c:pt idx="644">
                  <c:v>68.833073277002185</c:v>
                </c:pt>
                <c:pt idx="645">
                  <c:v>60.378122593829517</c:v>
                </c:pt>
                <c:pt idx="646">
                  <c:v>52.53334375298823</c:v>
                </c:pt>
                <c:pt idx="647">
                  <c:v>48.285588270822132</c:v>
                </c:pt>
                <c:pt idx="648">
                  <c:v>45.729310459784372</c:v>
                </c:pt>
                <c:pt idx="649">
                  <c:v>40.63173934967466</c:v>
                </c:pt>
                <c:pt idx="650">
                  <c:v>37.489171803007153</c:v>
                </c:pt>
                <c:pt idx="651">
                  <c:v>34.048108774622847</c:v>
                </c:pt>
                <c:pt idx="652">
                  <c:v>31.474385726293967</c:v>
                </c:pt>
                <c:pt idx="653">
                  <c:v>29.611051824236529</c:v>
                </c:pt>
                <c:pt idx="654">
                  <c:v>28.437572110089835</c:v>
                </c:pt>
                <c:pt idx="655">
                  <c:v>27.975494637615874</c:v>
                </c:pt>
                <c:pt idx="656">
                  <c:v>28.476771149561237</c:v>
                </c:pt>
                <c:pt idx="657">
                  <c:v>28.42988379917109</c:v>
                </c:pt>
                <c:pt idx="658">
                  <c:v>26.658869909718224</c:v>
                </c:pt>
                <c:pt idx="659">
                  <c:v>24.756293109258085</c:v>
                </c:pt>
                <c:pt idx="660">
                  <c:v>23.61293270273984</c:v>
                </c:pt>
                <c:pt idx="661">
                  <c:v>22.962994046504232</c:v>
                </c:pt>
                <c:pt idx="662">
                  <c:v>23.012590643185874</c:v>
                </c:pt>
                <c:pt idx="663">
                  <c:v>22.735314966094968</c:v>
                </c:pt>
                <c:pt idx="664">
                  <c:v>22.834091415090086</c:v>
                </c:pt>
                <c:pt idx="665">
                  <c:v>22.889206176499528</c:v>
                </c:pt>
                <c:pt idx="666">
                  <c:v>23.152983148280406</c:v>
                </c:pt>
                <c:pt idx="667">
                  <c:v>23.754477478438186</c:v>
                </c:pt>
                <c:pt idx="668">
                  <c:v>24.396677331895599</c:v>
                </c:pt>
                <c:pt idx="669">
                  <c:v>25.166768870399043</c:v>
                </c:pt>
                <c:pt idx="670">
                  <c:v>26.524531145741499</c:v>
                </c:pt>
                <c:pt idx="671">
                  <c:v>28.109422857590221</c:v>
                </c:pt>
                <c:pt idx="672">
                  <c:v>29.653313344592512</c:v>
                </c:pt>
                <c:pt idx="673">
                  <c:v>31.014160691995496</c:v>
                </c:pt>
                <c:pt idx="674">
                  <c:v>31.446025295293392</c:v>
                </c:pt>
                <c:pt idx="675">
                  <c:v>31.806873424676088</c:v>
                </c:pt>
                <c:pt idx="676">
                  <c:v>31.737495184829701</c:v>
                </c:pt>
                <c:pt idx="677">
                  <c:v>31.73125249411056</c:v>
                </c:pt>
                <c:pt idx="678">
                  <c:v>31.960606277031069</c:v>
                </c:pt>
                <c:pt idx="679">
                  <c:v>32.997696365597371</c:v>
                </c:pt>
                <c:pt idx="680">
                  <c:v>33.561076565490495</c:v>
                </c:pt>
                <c:pt idx="681">
                  <c:v>34.346054603876105</c:v>
                </c:pt>
                <c:pt idx="682">
                  <c:v>33.393840325027327</c:v>
                </c:pt>
                <c:pt idx="683">
                  <c:v>31.333828780947652</c:v>
                </c:pt>
                <c:pt idx="684">
                  <c:v>29.329404702283615</c:v>
                </c:pt>
                <c:pt idx="685">
                  <c:v>29.461320970660758</c:v>
                </c:pt>
                <c:pt idx="686">
                  <c:v>32.087457600802651</c:v>
                </c:pt>
                <c:pt idx="687">
                  <c:v>37.857052604887137</c:v>
                </c:pt>
                <c:pt idx="688">
                  <c:v>46.989289722550481</c:v>
                </c:pt>
                <c:pt idx="689">
                  <c:v>53.131564969695901</c:v>
                </c:pt>
                <c:pt idx="690">
                  <c:v>54.333113766880963</c:v>
                </c:pt>
                <c:pt idx="691">
                  <c:v>51.827445915104114</c:v>
                </c:pt>
                <c:pt idx="692">
                  <c:v>41.19805142049151</c:v>
                </c:pt>
                <c:pt idx="693">
                  <c:v>35.545178120776285</c:v>
                </c:pt>
                <c:pt idx="694">
                  <c:v>30.753102357863273</c:v>
                </c:pt>
                <c:pt idx="695">
                  <c:v>28.131684159108499</c:v>
                </c:pt>
                <c:pt idx="696">
                  <c:v>24.380678599716962</c:v>
                </c:pt>
                <c:pt idx="697">
                  <c:v>20.674709194454319</c:v>
                </c:pt>
                <c:pt idx="698">
                  <c:v>18.455483263736593</c:v>
                </c:pt>
                <c:pt idx="699">
                  <c:v>16.490114915018101</c:v>
                </c:pt>
                <c:pt idx="700">
                  <c:v>14.338238816126488</c:v>
                </c:pt>
                <c:pt idx="701">
                  <c:v>11.524730019783895</c:v>
                </c:pt>
                <c:pt idx="702">
                  <c:v>9.0394081607797236</c:v>
                </c:pt>
                <c:pt idx="703">
                  <c:v>6.6411315941840909</c:v>
                </c:pt>
                <c:pt idx="704">
                  <c:v>4.0935807802058717</c:v>
                </c:pt>
                <c:pt idx="705">
                  <c:v>2.7483171328038773</c:v>
                </c:pt>
                <c:pt idx="706">
                  <c:v>2.1218978035267564</c:v>
                </c:pt>
                <c:pt idx="707">
                  <c:v>1.6042836716868483</c:v>
                </c:pt>
                <c:pt idx="708">
                  <c:v>0.49302224720151888</c:v>
                </c:pt>
                <c:pt idx="709">
                  <c:v>-0.43366667499533357</c:v>
                </c:pt>
                <c:pt idx="710">
                  <c:v>-0.92237527093997207</c:v>
                </c:pt>
                <c:pt idx="711">
                  <c:v>-1.8912513265752249</c:v>
                </c:pt>
                <c:pt idx="712">
                  <c:v>-3.4038931952688247</c:v>
                </c:pt>
                <c:pt idx="713">
                  <c:v>-4.48814140877887</c:v>
                </c:pt>
                <c:pt idx="714">
                  <c:v>-5.2993779565958778</c:v>
                </c:pt>
                <c:pt idx="715">
                  <c:v>-6.1607503154716126</c:v>
                </c:pt>
                <c:pt idx="716">
                  <c:v>-6.3719423015387147</c:v>
                </c:pt>
                <c:pt idx="717">
                  <c:v>-6.222407694342575</c:v>
                </c:pt>
                <c:pt idx="718">
                  <c:v>-7.061064445211259</c:v>
                </c:pt>
                <c:pt idx="719">
                  <c:v>-8.3587166299363513</c:v>
                </c:pt>
                <c:pt idx="720">
                  <c:v>-9.8250435864279186</c:v>
                </c:pt>
                <c:pt idx="721">
                  <c:v>-10.955374230490136</c:v>
                </c:pt>
                <c:pt idx="722">
                  <c:v>-10.839129653149273</c:v>
                </c:pt>
                <c:pt idx="723">
                  <c:v>-8.6801381428991373</c:v>
                </c:pt>
                <c:pt idx="724">
                  <c:v>-7.091038257615681</c:v>
                </c:pt>
                <c:pt idx="725">
                  <c:v>-5.8926494701325929</c:v>
                </c:pt>
                <c:pt idx="726">
                  <c:v>-5.4919645139717783</c:v>
                </c:pt>
                <c:pt idx="727">
                  <c:v>-3.6050825227730274</c:v>
                </c:pt>
                <c:pt idx="728">
                  <c:v>1.2449337696188443</c:v>
                </c:pt>
                <c:pt idx="729">
                  <c:v>9.263038797504608</c:v>
                </c:pt>
                <c:pt idx="730">
                  <c:v>23.924126482957714</c:v>
                </c:pt>
                <c:pt idx="731">
                  <c:v>42.728278395982436</c:v>
                </c:pt>
                <c:pt idx="732">
                  <c:v>57.489536197404981</c:v>
                </c:pt>
                <c:pt idx="733">
                  <c:v>55.710238918448063</c:v>
                </c:pt>
                <c:pt idx="734">
                  <c:v>55.084722050683254</c:v>
                </c:pt>
                <c:pt idx="735">
                  <c:v>55.344746677022918</c:v>
                </c:pt>
                <c:pt idx="736">
                  <c:v>58.507834822939564</c:v>
                </c:pt>
                <c:pt idx="737">
                  <c:v>68.523862891883439</c:v>
                </c:pt>
                <c:pt idx="738">
                  <c:v>73.671123804263715</c:v>
                </c:pt>
                <c:pt idx="739">
                  <c:v>61.122335926231145</c:v>
                </c:pt>
                <c:pt idx="740">
                  <c:v>50.808970111615928</c:v>
                </c:pt>
                <c:pt idx="741">
                  <c:v>43.207596719258831</c:v>
                </c:pt>
                <c:pt idx="742">
                  <c:v>38.746324514289334</c:v>
                </c:pt>
                <c:pt idx="743">
                  <c:v>35.86969422864604</c:v>
                </c:pt>
                <c:pt idx="744">
                  <c:v>35.806153530963101</c:v>
                </c:pt>
                <c:pt idx="745">
                  <c:v>37.699901188492028</c:v>
                </c:pt>
                <c:pt idx="746">
                  <c:v>38.387804539656784</c:v>
                </c:pt>
                <c:pt idx="747">
                  <c:v>36.428452146237447</c:v>
                </c:pt>
                <c:pt idx="748">
                  <c:v>33.131221519978908</c:v>
                </c:pt>
                <c:pt idx="749">
                  <c:v>28.733583278574951</c:v>
                </c:pt>
                <c:pt idx="750">
                  <c:v>26.320481650031937</c:v>
                </c:pt>
                <c:pt idx="751">
                  <c:v>24.764256330424871</c:v>
                </c:pt>
                <c:pt idx="752">
                  <c:v>24.087691965543044</c:v>
                </c:pt>
                <c:pt idx="753">
                  <c:v>24.262849442524203</c:v>
                </c:pt>
                <c:pt idx="754">
                  <c:v>25.003824768650478</c:v>
                </c:pt>
                <c:pt idx="755">
                  <c:v>25.087979557383644</c:v>
                </c:pt>
                <c:pt idx="756">
                  <c:v>25.182747371464096</c:v>
                </c:pt>
                <c:pt idx="757">
                  <c:v>25.19950801220665</c:v>
                </c:pt>
                <c:pt idx="758">
                  <c:v>25.258154760637073</c:v>
                </c:pt>
                <c:pt idx="759">
                  <c:v>25.389880022543213</c:v>
                </c:pt>
                <c:pt idx="760">
                  <c:v>25.675028200828727</c:v>
                </c:pt>
                <c:pt idx="761">
                  <c:v>26.536606371359099</c:v>
                </c:pt>
                <c:pt idx="762">
                  <c:v>27.777953818632472</c:v>
                </c:pt>
                <c:pt idx="763">
                  <c:v>29.371061686837908</c:v>
                </c:pt>
                <c:pt idx="764">
                  <c:v>30.369756557749437</c:v>
                </c:pt>
                <c:pt idx="765">
                  <c:v>30.863825445305366</c:v>
                </c:pt>
                <c:pt idx="766">
                  <c:v>30.854658996385947</c:v>
                </c:pt>
                <c:pt idx="767">
                  <c:v>31.069479046211558</c:v>
                </c:pt>
                <c:pt idx="768">
                  <c:v>30.852045232795309</c:v>
                </c:pt>
                <c:pt idx="769">
                  <c:v>29.825770654017518</c:v>
                </c:pt>
                <c:pt idx="770">
                  <c:v>29.874281728069121</c:v>
                </c:pt>
                <c:pt idx="771">
                  <c:v>29.667527192474047</c:v>
                </c:pt>
                <c:pt idx="772">
                  <c:v>29.25332105002909</c:v>
                </c:pt>
                <c:pt idx="773">
                  <c:v>28.965833531921792</c:v>
                </c:pt>
                <c:pt idx="774">
                  <c:v>28.12088417973218</c:v>
                </c:pt>
                <c:pt idx="775">
                  <c:v>27.309665236197596</c:v>
                </c:pt>
                <c:pt idx="776">
                  <c:v>26.484252325378378</c:v>
                </c:pt>
                <c:pt idx="777">
                  <c:v>25.055963235392753</c:v>
                </c:pt>
                <c:pt idx="778">
                  <c:v>24.553799717899537</c:v>
                </c:pt>
                <c:pt idx="779">
                  <c:v>23.410716500509626</c:v>
                </c:pt>
                <c:pt idx="780">
                  <c:v>22.988473384117757</c:v>
                </c:pt>
                <c:pt idx="781">
                  <c:v>23.227193828175054</c:v>
                </c:pt>
                <c:pt idx="782">
                  <c:v>25.378697860348979</c:v>
                </c:pt>
                <c:pt idx="783">
                  <c:v>28.037835965077573</c:v>
                </c:pt>
                <c:pt idx="784">
                  <c:v>31.838790599287719</c:v>
                </c:pt>
                <c:pt idx="785">
                  <c:v>31.73349739136161</c:v>
                </c:pt>
                <c:pt idx="786">
                  <c:v>29.499057652500479</c:v>
                </c:pt>
                <c:pt idx="787">
                  <c:v>26.651702200547668</c:v>
                </c:pt>
                <c:pt idx="788">
                  <c:v>23.295783298067402</c:v>
                </c:pt>
                <c:pt idx="789">
                  <c:v>21.344543441513629</c:v>
                </c:pt>
                <c:pt idx="790">
                  <c:v>20.669901838241415</c:v>
                </c:pt>
                <c:pt idx="791">
                  <c:v>21.94373491848232</c:v>
                </c:pt>
                <c:pt idx="792">
                  <c:v>21.638028366865864</c:v>
                </c:pt>
                <c:pt idx="793">
                  <c:v>18.395592145805733</c:v>
                </c:pt>
                <c:pt idx="794">
                  <c:v>14.735739839927813</c:v>
                </c:pt>
                <c:pt idx="795">
                  <c:v>12.16593580769992</c:v>
                </c:pt>
                <c:pt idx="796">
                  <c:v>9.8888185623792193</c:v>
                </c:pt>
                <c:pt idx="797">
                  <c:v>9.0558518673573012</c:v>
                </c:pt>
                <c:pt idx="798">
                  <c:v>7.6339375118037243</c:v>
                </c:pt>
                <c:pt idx="799">
                  <c:v>6.8158745155038876</c:v>
                </c:pt>
                <c:pt idx="800">
                  <c:v>5.7618608412254257</c:v>
                </c:pt>
                <c:pt idx="801">
                  <c:v>5.0312592566754528</c:v>
                </c:pt>
                <c:pt idx="802">
                  <c:v>4.5444700765745791</c:v>
                </c:pt>
                <c:pt idx="803">
                  <c:v>4.0641292212601376</c:v>
                </c:pt>
                <c:pt idx="804">
                  <c:v>3.2301634538118451</c:v>
                </c:pt>
                <c:pt idx="805">
                  <c:v>1.2915238753890828</c:v>
                </c:pt>
                <c:pt idx="806">
                  <c:v>-0.36912432059480516</c:v>
                </c:pt>
                <c:pt idx="807">
                  <c:v>-1.7629346480575627</c:v>
                </c:pt>
                <c:pt idx="808">
                  <c:v>-2.5850426370130637</c:v>
                </c:pt>
                <c:pt idx="809">
                  <c:v>-2.4810007104152305</c:v>
                </c:pt>
                <c:pt idx="810">
                  <c:v>-1.1389440797964387</c:v>
                </c:pt>
                <c:pt idx="811">
                  <c:v>-0.7794776658754321</c:v>
                </c:pt>
                <c:pt idx="812">
                  <c:v>-0.72336483955466491</c:v>
                </c:pt>
                <c:pt idx="813">
                  <c:v>-0.97333241723173125</c:v>
                </c:pt>
                <c:pt idx="814">
                  <c:v>-2.5484740484400152</c:v>
                </c:pt>
                <c:pt idx="815">
                  <c:v>-3.4540601488617537</c:v>
                </c:pt>
                <c:pt idx="816">
                  <c:v>-1.9555265700803128</c:v>
                </c:pt>
                <c:pt idx="817">
                  <c:v>0.70330661192564448</c:v>
                </c:pt>
                <c:pt idx="818">
                  <c:v>4.2353203290802144</c:v>
                </c:pt>
                <c:pt idx="819">
                  <c:v>7.7322722275636586</c:v>
                </c:pt>
                <c:pt idx="820">
                  <c:v>14.246342386289319</c:v>
                </c:pt>
                <c:pt idx="821">
                  <c:v>25.114867626406703</c:v>
                </c:pt>
                <c:pt idx="822">
                  <c:v>39.053826447662267</c:v>
                </c:pt>
                <c:pt idx="823">
                  <c:v>59.970462943299765</c:v>
                </c:pt>
                <c:pt idx="824">
                  <c:v>75.877847486811376</c:v>
                </c:pt>
                <c:pt idx="825">
                  <c:v>68.376550029413579</c:v>
                </c:pt>
                <c:pt idx="826">
                  <c:v>56.916040666913943</c:v>
                </c:pt>
                <c:pt idx="827">
                  <c:v>45.936403897111646</c:v>
                </c:pt>
                <c:pt idx="828">
                  <c:v>39.928439394453186</c:v>
                </c:pt>
                <c:pt idx="829">
                  <c:v>35.799408588393909</c:v>
                </c:pt>
                <c:pt idx="830">
                  <c:v>32.668853166051058</c:v>
                </c:pt>
                <c:pt idx="831">
                  <c:v>28.512226295002034</c:v>
                </c:pt>
                <c:pt idx="832">
                  <c:v>25.358004391880701</c:v>
                </c:pt>
                <c:pt idx="833">
                  <c:v>20.045230764603044</c:v>
                </c:pt>
                <c:pt idx="834">
                  <c:v>18.257564877815163</c:v>
                </c:pt>
                <c:pt idx="835">
                  <c:v>16.035609089942618</c:v>
                </c:pt>
                <c:pt idx="836">
                  <c:v>14.950707491613155</c:v>
                </c:pt>
                <c:pt idx="837">
                  <c:v>14.401798653764681</c:v>
                </c:pt>
                <c:pt idx="838">
                  <c:v>14.023338786291497</c:v>
                </c:pt>
                <c:pt idx="839">
                  <c:v>13.448871083909484</c:v>
                </c:pt>
                <c:pt idx="840">
                  <c:v>13.157542979224674</c:v>
                </c:pt>
                <c:pt idx="841">
                  <c:v>13.587760458742837</c:v>
                </c:pt>
                <c:pt idx="842">
                  <c:v>14.85955828338351</c:v>
                </c:pt>
                <c:pt idx="843">
                  <c:v>15.778873707541855</c:v>
                </c:pt>
                <c:pt idx="844">
                  <c:v>16.53314937402406</c:v>
                </c:pt>
                <c:pt idx="845">
                  <c:v>16.997002969972041</c:v>
                </c:pt>
                <c:pt idx="846">
                  <c:v>17.883325928041799</c:v>
                </c:pt>
                <c:pt idx="847">
                  <c:v>18.905314720783572</c:v>
                </c:pt>
                <c:pt idx="848">
                  <c:v>19.616057488487037</c:v>
                </c:pt>
                <c:pt idx="849">
                  <c:v>20.295009634637566</c:v>
                </c:pt>
                <c:pt idx="850">
                  <c:v>20.691806933398915</c:v>
                </c:pt>
                <c:pt idx="851">
                  <c:v>21.136503976062652</c:v>
                </c:pt>
                <c:pt idx="852">
                  <c:v>21.859585500435252</c:v>
                </c:pt>
                <c:pt idx="853">
                  <c:v>22.156455599095491</c:v>
                </c:pt>
                <c:pt idx="854">
                  <c:v>22.624002832320226</c:v>
                </c:pt>
                <c:pt idx="855">
                  <c:v>23.286318156254339</c:v>
                </c:pt>
                <c:pt idx="856">
                  <c:v>23.977344735585511</c:v>
                </c:pt>
                <c:pt idx="857">
                  <c:v>24.652783275514938</c:v>
                </c:pt>
                <c:pt idx="858">
                  <c:v>25.367160465580174</c:v>
                </c:pt>
                <c:pt idx="859">
                  <c:v>25.72050700488845</c:v>
                </c:pt>
                <c:pt idx="860">
                  <c:v>26.071410899948614</c:v>
                </c:pt>
                <c:pt idx="861">
                  <c:v>26.808925828771343</c:v>
                </c:pt>
                <c:pt idx="862">
                  <c:v>27.134965692255093</c:v>
                </c:pt>
                <c:pt idx="863">
                  <c:v>27.3759214152672</c:v>
                </c:pt>
                <c:pt idx="864">
                  <c:v>27.807579082592273</c:v>
                </c:pt>
                <c:pt idx="865">
                  <c:v>27.275810626975929</c:v>
                </c:pt>
                <c:pt idx="866">
                  <c:v>26.28696722079734</c:v>
                </c:pt>
                <c:pt idx="867">
                  <c:v>26.548473619464296</c:v>
                </c:pt>
                <c:pt idx="868">
                  <c:v>27.612785262314663</c:v>
                </c:pt>
                <c:pt idx="869">
                  <c:v>32.168301759769598</c:v>
                </c:pt>
                <c:pt idx="870">
                  <c:v>42.645899757250469</c:v>
                </c:pt>
                <c:pt idx="871">
                  <c:v>49.840454485329488</c:v>
                </c:pt>
                <c:pt idx="872">
                  <c:v>46.417103530195199</c:v>
                </c:pt>
                <c:pt idx="873">
                  <c:v>35.790269265820896</c:v>
                </c:pt>
                <c:pt idx="874">
                  <c:v>27.11231823117506</c:v>
                </c:pt>
                <c:pt idx="875">
                  <c:v>24.310965312779043</c:v>
                </c:pt>
                <c:pt idx="876">
                  <c:v>25.276609935834284</c:v>
                </c:pt>
                <c:pt idx="877">
                  <c:v>33.22233663645828</c:v>
                </c:pt>
                <c:pt idx="878">
                  <c:v>41.525929404419102</c:v>
                </c:pt>
                <c:pt idx="879">
                  <c:v>43.707562415877177</c:v>
                </c:pt>
                <c:pt idx="880">
                  <c:v>38.690131407667302</c:v>
                </c:pt>
                <c:pt idx="881">
                  <c:v>32.167257373586338</c:v>
                </c:pt>
                <c:pt idx="882">
                  <c:v>25.831251585215039</c:v>
                </c:pt>
                <c:pt idx="883">
                  <c:v>19.867013110733904</c:v>
                </c:pt>
                <c:pt idx="884">
                  <c:v>14.847323237573795</c:v>
                </c:pt>
                <c:pt idx="885">
                  <c:v>11.917803954677453</c:v>
                </c:pt>
                <c:pt idx="886">
                  <c:v>10.583356462928533</c:v>
                </c:pt>
                <c:pt idx="887">
                  <c:v>9.4960821526969248</c:v>
                </c:pt>
                <c:pt idx="888">
                  <c:v>9.0501239563864146</c:v>
                </c:pt>
                <c:pt idx="889">
                  <c:v>8.4949462976129499</c:v>
                </c:pt>
                <c:pt idx="890">
                  <c:v>6.690885537636488</c:v>
                </c:pt>
                <c:pt idx="891">
                  <c:v>4.9811946271189775</c:v>
                </c:pt>
                <c:pt idx="892">
                  <c:v>4.0430853920070531</c:v>
                </c:pt>
                <c:pt idx="893">
                  <c:v>2.9568834029178066</c:v>
                </c:pt>
                <c:pt idx="894">
                  <c:v>0.92778586086027359</c:v>
                </c:pt>
                <c:pt idx="895">
                  <c:v>-0.86886647355651014</c:v>
                </c:pt>
                <c:pt idx="896">
                  <c:v>-1.8865596662537951</c:v>
                </c:pt>
                <c:pt idx="897">
                  <c:v>-2.6379978245062476</c:v>
                </c:pt>
                <c:pt idx="898">
                  <c:v>-3.3906826009680135</c:v>
                </c:pt>
                <c:pt idx="899">
                  <c:v>-3.554500539596158</c:v>
                </c:pt>
                <c:pt idx="900">
                  <c:v>-3.2076886725772962</c:v>
                </c:pt>
                <c:pt idx="901">
                  <c:v>-2.7611096861094899</c:v>
                </c:pt>
                <c:pt idx="902">
                  <c:v>-1.5313633886951026</c:v>
                </c:pt>
                <c:pt idx="903">
                  <c:v>0.15722052090523772</c:v>
                </c:pt>
                <c:pt idx="904">
                  <c:v>1.0326362942233285</c:v>
                </c:pt>
                <c:pt idx="905">
                  <c:v>1.5103106959527839</c:v>
                </c:pt>
                <c:pt idx="906">
                  <c:v>2.6235979396158</c:v>
                </c:pt>
                <c:pt idx="907">
                  <c:v>1.3059983244893845</c:v>
                </c:pt>
                <c:pt idx="908">
                  <c:v>2.0414572582124944</c:v>
                </c:pt>
                <c:pt idx="909">
                  <c:v>4.6518934371340714</c:v>
                </c:pt>
                <c:pt idx="910">
                  <c:v>6.1741864417893293</c:v>
                </c:pt>
                <c:pt idx="911">
                  <c:v>7.5421705493976257</c:v>
                </c:pt>
                <c:pt idx="912">
                  <c:v>8.1007796801758953</c:v>
                </c:pt>
                <c:pt idx="913">
                  <c:v>7.3408478779407798</c:v>
                </c:pt>
                <c:pt idx="914">
                  <c:v>6.8476651953661429</c:v>
                </c:pt>
                <c:pt idx="915">
                  <c:v>8.3836166449110987</c:v>
                </c:pt>
                <c:pt idx="916">
                  <c:v>12.862985890050318</c:v>
                </c:pt>
                <c:pt idx="917">
                  <c:v>19.623667062880692</c:v>
                </c:pt>
                <c:pt idx="918">
                  <c:v>27.693682261977383</c:v>
                </c:pt>
                <c:pt idx="919">
                  <c:v>40.699733520020565</c:v>
                </c:pt>
                <c:pt idx="920">
                  <c:v>42.891214680070675</c:v>
                </c:pt>
                <c:pt idx="921">
                  <c:v>39.217062538254133</c:v>
                </c:pt>
                <c:pt idx="922">
                  <c:v>34.635315311550201</c:v>
                </c:pt>
                <c:pt idx="923">
                  <c:v>31.567877128950798</c:v>
                </c:pt>
                <c:pt idx="924">
                  <c:v>30.633614654438379</c:v>
                </c:pt>
                <c:pt idx="925">
                  <c:v>27.622921511171402</c:v>
                </c:pt>
                <c:pt idx="926">
                  <c:v>24.352939519285243</c:v>
                </c:pt>
                <c:pt idx="927">
                  <c:v>22.712634277444977</c:v>
                </c:pt>
                <c:pt idx="928">
                  <c:v>23.507464260127335</c:v>
                </c:pt>
                <c:pt idx="929">
                  <c:v>23.031574531348014</c:v>
                </c:pt>
                <c:pt idx="930">
                  <c:v>24.102391696470939</c:v>
                </c:pt>
                <c:pt idx="931">
                  <c:v>25.45137461567586</c:v>
                </c:pt>
                <c:pt idx="932">
                  <c:v>25.005232231175981</c:v>
                </c:pt>
                <c:pt idx="933">
                  <c:v>23.550503130849918</c:v>
                </c:pt>
                <c:pt idx="934">
                  <c:v>21.048955933496323</c:v>
                </c:pt>
                <c:pt idx="935">
                  <c:v>18.906575868160999</c:v>
                </c:pt>
                <c:pt idx="936">
                  <c:v>17.797249161243943</c:v>
                </c:pt>
                <c:pt idx="937">
                  <c:v>17.843851486112516</c:v>
                </c:pt>
                <c:pt idx="938">
                  <c:v>19.205830200514526</c:v>
                </c:pt>
                <c:pt idx="939">
                  <c:v>19.841979824269764</c:v>
                </c:pt>
                <c:pt idx="940">
                  <c:v>20.001300800004699</c:v>
                </c:pt>
                <c:pt idx="941">
                  <c:v>19.868115746263989</c:v>
                </c:pt>
                <c:pt idx="942">
                  <c:v>20.09191780293709</c:v>
                </c:pt>
                <c:pt idx="943">
                  <c:v>20.080448659069045</c:v>
                </c:pt>
                <c:pt idx="944">
                  <c:v>20.345588598663518</c:v>
                </c:pt>
                <c:pt idx="945">
                  <c:v>20.979722503517745</c:v>
                </c:pt>
                <c:pt idx="946">
                  <c:v>21.896383108951557</c:v>
                </c:pt>
                <c:pt idx="947">
                  <c:v>22.986507696475915</c:v>
                </c:pt>
                <c:pt idx="948">
                  <c:v>24.335934745459568</c:v>
                </c:pt>
                <c:pt idx="949">
                  <c:v>25.651804067270813</c:v>
                </c:pt>
                <c:pt idx="950">
                  <c:v>27.003743002567173</c:v>
                </c:pt>
                <c:pt idx="951">
                  <c:v>28.001765471330756</c:v>
                </c:pt>
                <c:pt idx="952">
                  <c:v>29.137117117164163</c:v>
                </c:pt>
                <c:pt idx="953">
                  <c:v>30.160644645507567</c:v>
                </c:pt>
                <c:pt idx="954">
                  <c:v>30.682678335663351</c:v>
                </c:pt>
                <c:pt idx="955">
                  <c:v>30.667817363865296</c:v>
                </c:pt>
                <c:pt idx="956">
                  <c:v>29.744066745474047</c:v>
                </c:pt>
                <c:pt idx="957">
                  <c:v>27.827658248824964</c:v>
                </c:pt>
                <c:pt idx="958">
                  <c:v>24.508805428729058</c:v>
                </c:pt>
                <c:pt idx="959">
                  <c:v>20.212918037497204</c:v>
                </c:pt>
                <c:pt idx="960">
                  <c:v>17.859933318099031</c:v>
                </c:pt>
                <c:pt idx="961">
                  <c:v>15.84719404699201</c:v>
                </c:pt>
                <c:pt idx="962">
                  <c:v>16.134658423062021</c:v>
                </c:pt>
                <c:pt idx="963">
                  <c:v>16.198076332289229</c:v>
                </c:pt>
                <c:pt idx="964">
                  <c:v>17.482120665953186</c:v>
                </c:pt>
                <c:pt idx="965">
                  <c:v>20.812862014494332</c:v>
                </c:pt>
                <c:pt idx="966">
                  <c:v>29.49906310249202</c:v>
                </c:pt>
                <c:pt idx="967">
                  <c:v>40.55501983511531</c:v>
                </c:pt>
                <c:pt idx="968">
                  <c:v>49.383636483262194</c:v>
                </c:pt>
                <c:pt idx="969">
                  <c:v>47.592675045820229</c:v>
                </c:pt>
                <c:pt idx="970">
                  <c:v>39.548895739756311</c:v>
                </c:pt>
                <c:pt idx="971">
                  <c:v>32.762535680729272</c:v>
                </c:pt>
                <c:pt idx="972">
                  <c:v>28.36524367162388</c:v>
                </c:pt>
                <c:pt idx="973">
                  <c:v>24.272879496218657</c:v>
                </c:pt>
                <c:pt idx="974">
                  <c:v>21.141979007057465</c:v>
                </c:pt>
                <c:pt idx="975">
                  <c:v>19.795573154994987</c:v>
                </c:pt>
                <c:pt idx="976">
                  <c:v>19.213943280453663</c:v>
                </c:pt>
                <c:pt idx="977">
                  <c:v>18.620989555762058</c:v>
                </c:pt>
                <c:pt idx="978">
                  <c:v>18.096907369992266</c:v>
                </c:pt>
                <c:pt idx="979">
                  <c:v>18.646405707572448</c:v>
                </c:pt>
                <c:pt idx="980">
                  <c:v>17.804988953149323</c:v>
                </c:pt>
                <c:pt idx="981">
                  <c:v>15.561044919806635</c:v>
                </c:pt>
                <c:pt idx="982">
                  <c:v>11.764113303027999</c:v>
                </c:pt>
                <c:pt idx="983">
                  <c:v>8.9500525334503553</c:v>
                </c:pt>
                <c:pt idx="984">
                  <c:v>7.9338502454393742</c:v>
                </c:pt>
                <c:pt idx="985">
                  <c:v>6.8523389990007724</c:v>
                </c:pt>
                <c:pt idx="986">
                  <c:v>5.8815198947881271</c:v>
                </c:pt>
                <c:pt idx="987">
                  <c:v>4.6190912664781001</c:v>
                </c:pt>
                <c:pt idx="988">
                  <c:v>3.6902521564717956</c:v>
                </c:pt>
                <c:pt idx="989">
                  <c:v>2.7027187707716789</c:v>
                </c:pt>
                <c:pt idx="990">
                  <c:v>1.1075806500575553</c:v>
                </c:pt>
                <c:pt idx="991">
                  <c:v>-0.53047409305896953</c:v>
                </c:pt>
                <c:pt idx="992">
                  <c:v>-1.350056082810235</c:v>
                </c:pt>
                <c:pt idx="993">
                  <c:v>-2.0772203233864523</c:v>
                </c:pt>
                <c:pt idx="994">
                  <c:v>-2.7869503952692818</c:v>
                </c:pt>
                <c:pt idx="995">
                  <c:v>-3.1535897126681305</c:v>
                </c:pt>
                <c:pt idx="996">
                  <c:v>-3.2935809370287306</c:v>
                </c:pt>
                <c:pt idx="997">
                  <c:v>-4.2319522840839783</c:v>
                </c:pt>
                <c:pt idx="998">
                  <c:v>-5.998155001793168</c:v>
                </c:pt>
                <c:pt idx="999">
                  <c:v>-6.9170801624620371</c:v>
                </c:pt>
                <c:pt idx="1000">
                  <c:v>-7.2712968886754279</c:v>
                </c:pt>
              </c:numCache>
            </c:numRef>
          </c:val>
          <c:smooth val="0"/>
          <c:extLst>
            <c:ext xmlns:c16="http://schemas.microsoft.com/office/drawing/2014/chart" uri="{C3380CC4-5D6E-409C-BE32-E72D297353CC}">
              <c16:uniqueId val="{00000001-2EB6-403B-8828-E2E8D88F62B3}"/>
            </c:ext>
          </c:extLst>
        </c:ser>
        <c:ser>
          <c:idx val="2"/>
          <c:order val="2"/>
          <c:tx>
            <c:strRef>
              <c:f>Sheet1!$N$1</c:f>
              <c:strCache>
                <c:ptCount val="1"/>
                <c:pt idx="0">
                  <c:v>Accel_Z</c:v>
                </c:pt>
              </c:strCache>
            </c:strRef>
          </c:tx>
          <c:spPr>
            <a:ln w="28575" cap="rnd">
              <a:solidFill>
                <a:schemeClr val="accent3"/>
              </a:solidFill>
              <a:round/>
            </a:ln>
            <a:effectLst/>
          </c:spPr>
          <c:marker>
            <c:symbol val="none"/>
          </c:marker>
          <c:val>
            <c:numRef>
              <c:f>Sheet1!$N$2:$N$1002</c:f>
              <c:numCache>
                <c:formatCode>General</c:formatCode>
                <c:ptCount val="1001"/>
                <c:pt idx="0">
                  <c:v>18.760082754815848</c:v>
                </c:pt>
                <c:pt idx="1">
                  <c:v>18.654144270896403</c:v>
                </c:pt>
                <c:pt idx="2">
                  <c:v>18.22685236177934</c:v>
                </c:pt>
                <c:pt idx="3">
                  <c:v>16.950330134249246</c:v>
                </c:pt>
                <c:pt idx="4">
                  <c:v>14.979405307518082</c:v>
                </c:pt>
                <c:pt idx="5">
                  <c:v>13.487835795199924</c:v>
                </c:pt>
                <c:pt idx="6">
                  <c:v>12.897272701175286</c:v>
                </c:pt>
                <c:pt idx="7">
                  <c:v>13.046379284729969</c:v>
                </c:pt>
                <c:pt idx="8">
                  <c:v>14.307704114374758</c:v>
                </c:pt>
                <c:pt idx="9">
                  <c:v>16.562526345387909</c:v>
                </c:pt>
                <c:pt idx="10">
                  <c:v>20.28902954559118</c:v>
                </c:pt>
                <c:pt idx="11">
                  <c:v>24.435897496726859</c:v>
                </c:pt>
                <c:pt idx="12">
                  <c:v>27.77589891641319</c:v>
                </c:pt>
                <c:pt idx="13">
                  <c:v>32.177899076225849</c:v>
                </c:pt>
                <c:pt idx="14">
                  <c:v>36.82076198954433</c:v>
                </c:pt>
                <c:pt idx="15">
                  <c:v>40.460887927097495</c:v>
                </c:pt>
                <c:pt idx="16">
                  <c:v>43.662010907273306</c:v>
                </c:pt>
                <c:pt idx="17">
                  <c:v>45.808385636424696</c:v>
                </c:pt>
                <c:pt idx="18">
                  <c:v>46.791297733366576</c:v>
                </c:pt>
                <c:pt idx="19">
                  <c:v>49.95245514224171</c:v>
                </c:pt>
                <c:pt idx="20">
                  <c:v>56.136491213252491</c:v>
                </c:pt>
                <c:pt idx="21">
                  <c:v>62.54244365468606</c:v>
                </c:pt>
                <c:pt idx="22">
                  <c:v>68.166460341108433</c:v>
                </c:pt>
                <c:pt idx="23">
                  <c:v>71.72677887707782</c:v>
                </c:pt>
                <c:pt idx="24">
                  <c:v>72.539146465513909</c:v>
                </c:pt>
                <c:pt idx="25">
                  <c:v>68.960924297654174</c:v>
                </c:pt>
                <c:pt idx="26">
                  <c:v>64.820936963807554</c:v>
                </c:pt>
                <c:pt idx="27">
                  <c:v>60.067222858600658</c:v>
                </c:pt>
                <c:pt idx="28">
                  <c:v>49.316248295434782</c:v>
                </c:pt>
                <c:pt idx="29">
                  <c:v>31.856901236609609</c:v>
                </c:pt>
                <c:pt idx="30">
                  <c:v>13.296097279753964</c:v>
                </c:pt>
                <c:pt idx="31">
                  <c:v>0.41439619738643496</c:v>
                </c:pt>
                <c:pt idx="32">
                  <c:v>-6.1228296648030263</c:v>
                </c:pt>
                <c:pt idx="33">
                  <c:v>-11.632007622553106</c:v>
                </c:pt>
                <c:pt idx="34">
                  <c:v>-16.600136269379117</c:v>
                </c:pt>
                <c:pt idx="35">
                  <c:v>-19.769075646987126</c:v>
                </c:pt>
                <c:pt idx="36">
                  <c:v>-24.21594406570437</c:v>
                </c:pt>
                <c:pt idx="37">
                  <c:v>-30.968946674911948</c:v>
                </c:pt>
                <c:pt idx="38">
                  <c:v>-35.779689773875077</c:v>
                </c:pt>
                <c:pt idx="39">
                  <c:v>-39.560043163986528</c:v>
                </c:pt>
                <c:pt idx="40">
                  <c:v>-40.466489581038672</c:v>
                </c:pt>
                <c:pt idx="41">
                  <c:v>-40.564179810781944</c:v>
                </c:pt>
                <c:pt idx="42">
                  <c:v>-40.755970988215424</c:v>
                </c:pt>
                <c:pt idx="43">
                  <c:v>-42.483824739500783</c:v>
                </c:pt>
                <c:pt idx="44">
                  <c:v>-47.1245151246044</c:v>
                </c:pt>
                <c:pt idx="45">
                  <c:v>-51.534918160851518</c:v>
                </c:pt>
                <c:pt idx="46">
                  <c:v>-53.191064721621487</c:v>
                </c:pt>
                <c:pt idx="47">
                  <c:v>-52.717317461555496</c:v>
                </c:pt>
                <c:pt idx="48">
                  <c:v>-50.434047164503298</c:v>
                </c:pt>
                <c:pt idx="49">
                  <c:v>-47.240905344306867</c:v>
                </c:pt>
                <c:pt idx="50">
                  <c:v>-42.854674017317357</c:v>
                </c:pt>
                <c:pt idx="51">
                  <c:v>-39.650281268682434</c:v>
                </c:pt>
                <c:pt idx="52">
                  <c:v>-39.732224291920652</c:v>
                </c:pt>
                <c:pt idx="53">
                  <c:v>-41.383687035963412</c:v>
                </c:pt>
                <c:pt idx="54">
                  <c:v>-42.719746194579209</c:v>
                </c:pt>
                <c:pt idx="55">
                  <c:v>-42.860809174525137</c:v>
                </c:pt>
                <c:pt idx="56">
                  <c:v>-42.200520313452401</c:v>
                </c:pt>
                <c:pt idx="57">
                  <c:v>-42.219892801865207</c:v>
                </c:pt>
                <c:pt idx="58">
                  <c:v>-44.592789643805517</c:v>
                </c:pt>
                <c:pt idx="59">
                  <c:v>-46.309092812083733</c:v>
                </c:pt>
                <c:pt idx="60">
                  <c:v>-47.676629395644774</c:v>
                </c:pt>
                <c:pt idx="61">
                  <c:v>-48.210782897786437</c:v>
                </c:pt>
                <c:pt idx="62">
                  <c:v>-45.891588068862831</c:v>
                </c:pt>
                <c:pt idx="63">
                  <c:v>-41.683809533547738</c:v>
                </c:pt>
                <c:pt idx="64">
                  <c:v>-37.060841928738093</c:v>
                </c:pt>
                <c:pt idx="65">
                  <c:v>-34.364300142486194</c:v>
                </c:pt>
                <c:pt idx="66">
                  <c:v>-29.949054024080027</c:v>
                </c:pt>
                <c:pt idx="67">
                  <c:v>-27.177483171375645</c:v>
                </c:pt>
                <c:pt idx="68">
                  <c:v>-23.359411277964313</c:v>
                </c:pt>
                <c:pt idx="69">
                  <c:v>-16.60538895315424</c:v>
                </c:pt>
                <c:pt idx="70">
                  <c:v>-1.9413687292301798</c:v>
                </c:pt>
                <c:pt idx="71">
                  <c:v>16.249993852670908</c:v>
                </c:pt>
                <c:pt idx="72">
                  <c:v>28.88223823762177</c:v>
                </c:pt>
                <c:pt idx="73">
                  <c:v>33.321093917392538</c:v>
                </c:pt>
                <c:pt idx="74">
                  <c:v>35.176596805590393</c:v>
                </c:pt>
                <c:pt idx="75">
                  <c:v>34.592553144487738</c:v>
                </c:pt>
                <c:pt idx="76">
                  <c:v>35.497985863926843</c:v>
                </c:pt>
                <c:pt idx="77">
                  <c:v>36.660763139683887</c:v>
                </c:pt>
                <c:pt idx="78">
                  <c:v>40.451492188462296</c:v>
                </c:pt>
                <c:pt idx="79">
                  <c:v>44.601244326217731</c:v>
                </c:pt>
                <c:pt idx="80">
                  <c:v>48.514255981395948</c:v>
                </c:pt>
                <c:pt idx="81">
                  <c:v>50.6398534716106</c:v>
                </c:pt>
                <c:pt idx="82">
                  <c:v>52.662693263060596</c:v>
                </c:pt>
                <c:pt idx="83">
                  <c:v>53.572457878056127</c:v>
                </c:pt>
                <c:pt idx="84">
                  <c:v>50.847750062045684</c:v>
                </c:pt>
                <c:pt idx="85">
                  <c:v>45.11505342038091</c:v>
                </c:pt>
                <c:pt idx="86">
                  <c:v>36.75965565702284</c:v>
                </c:pt>
                <c:pt idx="87">
                  <c:v>27.458802210604496</c:v>
                </c:pt>
                <c:pt idx="88">
                  <c:v>24.011987817055541</c:v>
                </c:pt>
                <c:pt idx="89">
                  <c:v>25.654589705596546</c:v>
                </c:pt>
                <c:pt idx="90">
                  <c:v>27.572837288192826</c:v>
                </c:pt>
                <c:pt idx="91">
                  <c:v>28.040920896172846</c:v>
                </c:pt>
                <c:pt idx="92">
                  <c:v>27.182012082405407</c:v>
                </c:pt>
                <c:pt idx="93">
                  <c:v>24.364819725974229</c:v>
                </c:pt>
                <c:pt idx="94">
                  <c:v>21.380202684677339</c:v>
                </c:pt>
                <c:pt idx="95">
                  <c:v>19.510709200655608</c:v>
                </c:pt>
                <c:pt idx="96">
                  <c:v>17.769678819453656</c:v>
                </c:pt>
                <c:pt idx="97">
                  <c:v>16.915517982585573</c:v>
                </c:pt>
                <c:pt idx="98">
                  <c:v>16.088593009353623</c:v>
                </c:pt>
                <c:pt idx="99">
                  <c:v>15.349155816820961</c:v>
                </c:pt>
                <c:pt idx="100">
                  <c:v>16.88653182416304</c:v>
                </c:pt>
                <c:pt idx="101">
                  <c:v>19.555717299690812</c:v>
                </c:pt>
                <c:pt idx="102">
                  <c:v>22.216383661978206</c:v>
                </c:pt>
                <c:pt idx="103">
                  <c:v>23.122571778249338</c:v>
                </c:pt>
                <c:pt idx="104">
                  <c:v>22.551004528887699</c:v>
                </c:pt>
                <c:pt idx="105">
                  <c:v>22.447258870045893</c:v>
                </c:pt>
                <c:pt idx="106">
                  <c:v>21.643925246208131</c:v>
                </c:pt>
                <c:pt idx="107">
                  <c:v>21.072076354179941</c:v>
                </c:pt>
                <c:pt idx="108">
                  <c:v>21.394406931896928</c:v>
                </c:pt>
                <c:pt idx="109">
                  <c:v>22.897680400281402</c:v>
                </c:pt>
                <c:pt idx="110">
                  <c:v>26.226316775970268</c:v>
                </c:pt>
                <c:pt idx="111">
                  <c:v>30.757529842303043</c:v>
                </c:pt>
                <c:pt idx="112">
                  <c:v>33.970614788570657</c:v>
                </c:pt>
                <c:pt idx="113">
                  <c:v>35.822234370974634</c:v>
                </c:pt>
                <c:pt idx="114">
                  <c:v>36.611372157173356</c:v>
                </c:pt>
                <c:pt idx="115">
                  <c:v>37.974325191388971</c:v>
                </c:pt>
                <c:pt idx="116">
                  <c:v>40.966460764601564</c:v>
                </c:pt>
                <c:pt idx="117">
                  <c:v>44.393230497196171</c:v>
                </c:pt>
                <c:pt idx="118">
                  <c:v>46.665977182237626</c:v>
                </c:pt>
                <c:pt idx="119">
                  <c:v>46.382649339979373</c:v>
                </c:pt>
                <c:pt idx="120">
                  <c:v>43.026109297395173</c:v>
                </c:pt>
                <c:pt idx="121">
                  <c:v>42.963774486166493</c:v>
                </c:pt>
                <c:pt idx="122">
                  <c:v>46.985542024439461</c:v>
                </c:pt>
                <c:pt idx="123">
                  <c:v>46.827844642237565</c:v>
                </c:pt>
                <c:pt idx="124">
                  <c:v>41.969496861407492</c:v>
                </c:pt>
                <c:pt idx="125">
                  <c:v>26.931253127862249</c:v>
                </c:pt>
                <c:pt idx="126">
                  <c:v>8.2976968728814491</c:v>
                </c:pt>
                <c:pt idx="127">
                  <c:v>-6.6563810125103755</c:v>
                </c:pt>
                <c:pt idx="128">
                  <c:v>-10.56195747270872</c:v>
                </c:pt>
                <c:pt idx="129">
                  <c:v>-1.1468833051249128</c:v>
                </c:pt>
                <c:pt idx="130">
                  <c:v>7.915223138798849</c:v>
                </c:pt>
                <c:pt idx="131">
                  <c:v>9.6131454950337414</c:v>
                </c:pt>
                <c:pt idx="132">
                  <c:v>4.4451306201234999</c:v>
                </c:pt>
                <c:pt idx="133">
                  <c:v>-12.14364081177024</c:v>
                </c:pt>
                <c:pt idx="134">
                  <c:v>-27.690428639599347</c:v>
                </c:pt>
                <c:pt idx="135">
                  <c:v>-38.183740795418238</c:v>
                </c:pt>
                <c:pt idx="136">
                  <c:v>-41.849328661789372</c:v>
                </c:pt>
                <c:pt idx="137">
                  <c:v>-41.961366271090611</c:v>
                </c:pt>
                <c:pt idx="138">
                  <c:v>-42.28996193514844</c:v>
                </c:pt>
                <c:pt idx="139">
                  <c:v>-44.104824904157198</c:v>
                </c:pt>
                <c:pt idx="140">
                  <c:v>-47.1156812759099</c:v>
                </c:pt>
                <c:pt idx="141">
                  <c:v>-49.901876441208117</c:v>
                </c:pt>
                <c:pt idx="142">
                  <c:v>-50.330255857109158</c:v>
                </c:pt>
                <c:pt idx="143">
                  <c:v>-49.130145020455693</c:v>
                </c:pt>
                <c:pt idx="144">
                  <c:v>-46.848784092254789</c:v>
                </c:pt>
                <c:pt idx="145">
                  <c:v>-44.576278401780804</c:v>
                </c:pt>
                <c:pt idx="146">
                  <c:v>-43.850950261753177</c:v>
                </c:pt>
                <c:pt idx="147">
                  <c:v>-44.466354027677852</c:v>
                </c:pt>
                <c:pt idx="148">
                  <c:v>-46.055843598215041</c:v>
                </c:pt>
                <c:pt idx="149">
                  <c:v>-47.692328594439097</c:v>
                </c:pt>
                <c:pt idx="150">
                  <c:v>-47.913559827705676</c:v>
                </c:pt>
                <c:pt idx="151">
                  <c:v>-46.724113409880118</c:v>
                </c:pt>
                <c:pt idx="152">
                  <c:v>-43.876583445726219</c:v>
                </c:pt>
                <c:pt idx="153">
                  <c:v>-40.21050919040173</c:v>
                </c:pt>
                <c:pt idx="154">
                  <c:v>-36.728597354043728</c:v>
                </c:pt>
                <c:pt idx="155">
                  <c:v>-34.451997903137553</c:v>
                </c:pt>
                <c:pt idx="156">
                  <c:v>-33.063940196262834</c:v>
                </c:pt>
                <c:pt idx="157">
                  <c:v>-31.563141218082336</c:v>
                </c:pt>
                <c:pt idx="158">
                  <c:v>-31.343139123939604</c:v>
                </c:pt>
                <c:pt idx="159">
                  <c:v>-28.369026237535167</c:v>
                </c:pt>
                <c:pt idx="160">
                  <c:v>-24.171086637653559</c:v>
                </c:pt>
                <c:pt idx="161">
                  <c:v>-20.03979461435712</c:v>
                </c:pt>
                <c:pt idx="162">
                  <c:v>-14.988792685735381</c:v>
                </c:pt>
                <c:pt idx="163">
                  <c:v>-10.013984573529918</c:v>
                </c:pt>
                <c:pt idx="164">
                  <c:v>-4.2037959818248485</c:v>
                </c:pt>
                <c:pt idx="165">
                  <c:v>1.6445339052068191</c:v>
                </c:pt>
                <c:pt idx="166">
                  <c:v>3.5897423485839628</c:v>
                </c:pt>
                <c:pt idx="167">
                  <c:v>11.437207032250642</c:v>
                </c:pt>
                <c:pt idx="168">
                  <c:v>14.909227446875486</c:v>
                </c:pt>
                <c:pt idx="169">
                  <c:v>24.059926821215491</c:v>
                </c:pt>
                <c:pt idx="170">
                  <c:v>34.275434335510923</c:v>
                </c:pt>
                <c:pt idx="171">
                  <c:v>40.263296840619667</c:v>
                </c:pt>
                <c:pt idx="172">
                  <c:v>48.437388016266397</c:v>
                </c:pt>
                <c:pt idx="173">
                  <c:v>51.450061536449311</c:v>
                </c:pt>
                <c:pt idx="174">
                  <c:v>50.001020548926341</c:v>
                </c:pt>
                <c:pt idx="175">
                  <c:v>47.289831271528257</c:v>
                </c:pt>
                <c:pt idx="176">
                  <c:v>43.935583925893781</c:v>
                </c:pt>
                <c:pt idx="177">
                  <c:v>39.621343500019975</c:v>
                </c:pt>
                <c:pt idx="178">
                  <c:v>38.364283704234815</c:v>
                </c:pt>
                <c:pt idx="179">
                  <c:v>35.30172636449754</c:v>
                </c:pt>
                <c:pt idx="180">
                  <c:v>33.034186671578077</c:v>
                </c:pt>
                <c:pt idx="181">
                  <c:v>31.408589572375519</c:v>
                </c:pt>
                <c:pt idx="182">
                  <c:v>31.128332067070851</c:v>
                </c:pt>
                <c:pt idx="183">
                  <c:v>30.730611176982563</c:v>
                </c:pt>
                <c:pt idx="184">
                  <c:v>30.824388921716302</c:v>
                </c:pt>
                <c:pt idx="185">
                  <c:v>31.514540028401161</c:v>
                </c:pt>
                <c:pt idx="186">
                  <c:v>31.306249542960376</c:v>
                </c:pt>
                <c:pt idx="187">
                  <c:v>28.516028150379686</c:v>
                </c:pt>
                <c:pt idx="188">
                  <c:v>23.624895497345403</c:v>
                </c:pt>
                <c:pt idx="189">
                  <c:v>20.810048059558916</c:v>
                </c:pt>
                <c:pt idx="190">
                  <c:v>18.891785617771376</c:v>
                </c:pt>
                <c:pt idx="191">
                  <c:v>16.773182428571577</c:v>
                </c:pt>
                <c:pt idx="192">
                  <c:v>14.512202796852291</c:v>
                </c:pt>
                <c:pt idx="193">
                  <c:v>13.102295289434066</c:v>
                </c:pt>
                <c:pt idx="194">
                  <c:v>13.339350626434999</c:v>
                </c:pt>
                <c:pt idx="195">
                  <c:v>14.73064370318939</c:v>
                </c:pt>
                <c:pt idx="196">
                  <c:v>15.953611661604306</c:v>
                </c:pt>
                <c:pt idx="197">
                  <c:v>16.769879139916331</c:v>
                </c:pt>
                <c:pt idx="198">
                  <c:v>17.037822680421879</c:v>
                </c:pt>
                <c:pt idx="199">
                  <c:v>17.658291161841682</c:v>
                </c:pt>
                <c:pt idx="200">
                  <c:v>17.930754944328065</c:v>
                </c:pt>
                <c:pt idx="201">
                  <c:v>18.564035255312628</c:v>
                </c:pt>
                <c:pt idx="202">
                  <c:v>19.501037475647081</c:v>
                </c:pt>
                <c:pt idx="203">
                  <c:v>20.789118435496949</c:v>
                </c:pt>
                <c:pt idx="204">
                  <c:v>23.679776474258382</c:v>
                </c:pt>
                <c:pt idx="205">
                  <c:v>27.243674389285065</c:v>
                </c:pt>
                <c:pt idx="206">
                  <c:v>30.77932876512557</c:v>
                </c:pt>
                <c:pt idx="207">
                  <c:v>34.844884189800752</c:v>
                </c:pt>
                <c:pt idx="208">
                  <c:v>37.713729602119948</c:v>
                </c:pt>
                <c:pt idx="209">
                  <c:v>40.197961054607049</c:v>
                </c:pt>
                <c:pt idx="210">
                  <c:v>42.929583830801114</c:v>
                </c:pt>
                <c:pt idx="211">
                  <c:v>44.451810652152233</c:v>
                </c:pt>
                <c:pt idx="212">
                  <c:v>47.2272119557746</c:v>
                </c:pt>
                <c:pt idx="213">
                  <c:v>49.694227714015206</c:v>
                </c:pt>
                <c:pt idx="214">
                  <c:v>49.946634381663415</c:v>
                </c:pt>
                <c:pt idx="215">
                  <c:v>46.961433783335544</c:v>
                </c:pt>
                <c:pt idx="216">
                  <c:v>41.068817212293247</c:v>
                </c:pt>
                <c:pt idx="217">
                  <c:v>27.92149428947204</c:v>
                </c:pt>
                <c:pt idx="218">
                  <c:v>22.985496685359333</c:v>
                </c:pt>
                <c:pt idx="219">
                  <c:v>25.425453377293035</c:v>
                </c:pt>
                <c:pt idx="220">
                  <c:v>29.363656412952363</c:v>
                </c:pt>
                <c:pt idx="221">
                  <c:v>34.04137400130363</c:v>
                </c:pt>
                <c:pt idx="222">
                  <c:v>33.672547485831281</c:v>
                </c:pt>
                <c:pt idx="223">
                  <c:v>19.670072793183149</c:v>
                </c:pt>
                <c:pt idx="224">
                  <c:v>-4.7096976565125175</c:v>
                </c:pt>
                <c:pt idx="225">
                  <c:v>-18.834466596410717</c:v>
                </c:pt>
                <c:pt idx="226">
                  <c:v>-25.861198808579921</c:v>
                </c:pt>
                <c:pt idx="227">
                  <c:v>-26.260244726073509</c:v>
                </c:pt>
                <c:pt idx="228">
                  <c:v>-27.806730660523662</c:v>
                </c:pt>
                <c:pt idx="229">
                  <c:v>-31.238337564104793</c:v>
                </c:pt>
                <c:pt idx="230">
                  <c:v>-35.416928869873018</c:v>
                </c:pt>
                <c:pt idx="231">
                  <c:v>-42.891548863083521</c:v>
                </c:pt>
                <c:pt idx="232">
                  <c:v>-48.38197852323016</c:v>
                </c:pt>
                <c:pt idx="233">
                  <c:v>-49.618335734822878</c:v>
                </c:pt>
                <c:pt idx="234">
                  <c:v>-47.899642098291324</c:v>
                </c:pt>
                <c:pt idx="235">
                  <c:v>-44.568947637764765</c:v>
                </c:pt>
                <c:pt idx="236">
                  <c:v>-43.252396006601572</c:v>
                </c:pt>
                <c:pt idx="237">
                  <c:v>-42.470084428527478</c:v>
                </c:pt>
                <c:pt idx="238">
                  <c:v>-42.55356515121283</c:v>
                </c:pt>
                <c:pt idx="239">
                  <c:v>-43.824440783365603</c:v>
                </c:pt>
                <c:pt idx="240">
                  <c:v>-46.787047550558619</c:v>
                </c:pt>
                <c:pt idx="241">
                  <c:v>-49.104130734736657</c:v>
                </c:pt>
                <c:pt idx="242">
                  <c:v>-49.590076199069685</c:v>
                </c:pt>
                <c:pt idx="243">
                  <c:v>-47.697255952509551</c:v>
                </c:pt>
                <c:pt idx="244">
                  <c:v>-44.917461481413106</c:v>
                </c:pt>
                <c:pt idx="245">
                  <c:v>-41.976073570436903</c:v>
                </c:pt>
                <c:pt idx="246">
                  <c:v>-38.963505909125971</c:v>
                </c:pt>
                <c:pt idx="247">
                  <c:v>-35.360788786696325</c:v>
                </c:pt>
                <c:pt idx="248">
                  <c:v>-32.020348716043998</c:v>
                </c:pt>
                <c:pt idx="249">
                  <c:v>-29.548207029782869</c:v>
                </c:pt>
                <c:pt idx="250">
                  <c:v>-27.437215990996709</c:v>
                </c:pt>
                <c:pt idx="251">
                  <c:v>-23.507614730786589</c:v>
                </c:pt>
                <c:pt idx="252">
                  <c:v>-20.234160284866512</c:v>
                </c:pt>
                <c:pt idx="253">
                  <c:v>-14.965527063498261</c:v>
                </c:pt>
                <c:pt idx="254">
                  <c:v>-5.6788873707132836</c:v>
                </c:pt>
                <c:pt idx="255">
                  <c:v>3.313076121112458</c:v>
                </c:pt>
                <c:pt idx="256">
                  <c:v>11.597351482319251</c:v>
                </c:pt>
                <c:pt idx="257">
                  <c:v>15.395835748629555</c:v>
                </c:pt>
                <c:pt idx="258">
                  <c:v>16.082013204107866</c:v>
                </c:pt>
                <c:pt idx="259">
                  <c:v>20.244295415269974</c:v>
                </c:pt>
                <c:pt idx="260">
                  <c:v>28.514968945485819</c:v>
                </c:pt>
                <c:pt idx="261">
                  <c:v>41.231641741249433</c:v>
                </c:pt>
                <c:pt idx="262">
                  <c:v>58.949225046124276</c:v>
                </c:pt>
                <c:pt idx="263">
                  <c:v>66.628051147326687</c:v>
                </c:pt>
                <c:pt idx="264">
                  <c:v>66.661533263781919</c:v>
                </c:pt>
                <c:pt idx="265">
                  <c:v>66.435912186140072</c:v>
                </c:pt>
                <c:pt idx="266">
                  <c:v>61.622034287997266</c:v>
                </c:pt>
                <c:pt idx="267">
                  <c:v>53.986500869289678</c:v>
                </c:pt>
                <c:pt idx="268">
                  <c:v>45.013032599984854</c:v>
                </c:pt>
                <c:pt idx="269">
                  <c:v>37.817550361827095</c:v>
                </c:pt>
                <c:pt idx="270">
                  <c:v>34.37231511558852</c:v>
                </c:pt>
                <c:pt idx="271">
                  <c:v>33.427699098868793</c:v>
                </c:pt>
                <c:pt idx="272">
                  <c:v>35.073191458897249</c:v>
                </c:pt>
                <c:pt idx="273">
                  <c:v>37.859427653727053</c:v>
                </c:pt>
                <c:pt idx="274">
                  <c:v>37.146071792178795</c:v>
                </c:pt>
                <c:pt idx="275">
                  <c:v>36.940636210774194</c:v>
                </c:pt>
                <c:pt idx="276">
                  <c:v>34.178151038301181</c:v>
                </c:pt>
                <c:pt idx="277">
                  <c:v>28.29200392363677</c:v>
                </c:pt>
                <c:pt idx="278">
                  <c:v>22.308589610274019</c:v>
                </c:pt>
                <c:pt idx="279">
                  <c:v>16.661612372334023</c:v>
                </c:pt>
                <c:pt idx="280">
                  <c:v>12.496071765900821</c:v>
                </c:pt>
                <c:pt idx="281">
                  <c:v>10.49090252090315</c:v>
                </c:pt>
                <c:pt idx="282">
                  <c:v>10.803843870116902</c:v>
                </c:pt>
                <c:pt idx="283">
                  <c:v>13.404901410746968</c:v>
                </c:pt>
                <c:pt idx="284">
                  <c:v>17.167738345415618</c:v>
                </c:pt>
                <c:pt idx="285">
                  <c:v>21.043191648462187</c:v>
                </c:pt>
                <c:pt idx="286">
                  <c:v>22.887812124897433</c:v>
                </c:pt>
                <c:pt idx="287">
                  <c:v>23.167814492862966</c:v>
                </c:pt>
                <c:pt idx="288">
                  <c:v>22.751911765051865</c:v>
                </c:pt>
                <c:pt idx="289">
                  <c:v>22.583045798477407</c:v>
                </c:pt>
                <c:pt idx="290">
                  <c:v>22.960647042423336</c:v>
                </c:pt>
                <c:pt idx="291">
                  <c:v>24.252105484296909</c:v>
                </c:pt>
                <c:pt idx="292">
                  <c:v>24.834878309843024</c:v>
                </c:pt>
                <c:pt idx="293">
                  <c:v>26.911115623342987</c:v>
                </c:pt>
                <c:pt idx="294">
                  <c:v>29.96901331692159</c:v>
                </c:pt>
                <c:pt idx="295">
                  <c:v>32.942244059036781</c:v>
                </c:pt>
                <c:pt idx="296">
                  <c:v>36.172076821310633</c:v>
                </c:pt>
                <c:pt idx="297">
                  <c:v>39.008016276456182</c:v>
                </c:pt>
                <c:pt idx="298">
                  <c:v>40.757218039671152</c:v>
                </c:pt>
                <c:pt idx="299">
                  <c:v>43.069937627748942</c:v>
                </c:pt>
                <c:pt idx="300">
                  <c:v>45.032704704308038</c:v>
                </c:pt>
                <c:pt idx="301">
                  <c:v>46.010022674430516</c:v>
                </c:pt>
                <c:pt idx="302">
                  <c:v>47.666784399447998</c:v>
                </c:pt>
                <c:pt idx="303">
                  <c:v>50.072966687808432</c:v>
                </c:pt>
                <c:pt idx="304">
                  <c:v>54.973370886475493</c:v>
                </c:pt>
                <c:pt idx="305">
                  <c:v>62.432075882336903</c:v>
                </c:pt>
                <c:pt idx="306">
                  <c:v>70.560430633452199</c:v>
                </c:pt>
                <c:pt idx="307">
                  <c:v>74.756042620943148</c:v>
                </c:pt>
                <c:pt idx="308">
                  <c:v>74.387979775469674</c:v>
                </c:pt>
                <c:pt idx="309">
                  <c:v>68.986207615925125</c:v>
                </c:pt>
                <c:pt idx="310">
                  <c:v>60.49888173217257</c:v>
                </c:pt>
                <c:pt idx="311">
                  <c:v>41.181681743173613</c:v>
                </c:pt>
                <c:pt idx="312">
                  <c:v>6.7409873259367554</c:v>
                </c:pt>
                <c:pt idx="313">
                  <c:v>-19.42951400174357</c:v>
                </c:pt>
                <c:pt idx="314">
                  <c:v>-31.036171992019227</c:v>
                </c:pt>
                <c:pt idx="315">
                  <c:v>-29.554228420543254</c:v>
                </c:pt>
                <c:pt idx="316">
                  <c:v>-24.276034832326648</c:v>
                </c:pt>
                <c:pt idx="317">
                  <c:v>-19.258774195563849</c:v>
                </c:pt>
                <c:pt idx="318">
                  <c:v>-16.558819803066882</c:v>
                </c:pt>
                <c:pt idx="319">
                  <c:v>-18.724503946797281</c:v>
                </c:pt>
                <c:pt idx="320">
                  <c:v>-30.590154688823443</c:v>
                </c:pt>
                <c:pt idx="321">
                  <c:v>-36.602473463302822</c:v>
                </c:pt>
                <c:pt idx="322">
                  <c:v>-38.298292582933897</c:v>
                </c:pt>
                <c:pt idx="323">
                  <c:v>-35.499820914942482</c:v>
                </c:pt>
                <c:pt idx="324">
                  <c:v>-34.281927885110235</c:v>
                </c:pt>
                <c:pt idx="325">
                  <c:v>-36.530550698041182</c:v>
                </c:pt>
                <c:pt idx="326">
                  <c:v>-42.387645187353911</c:v>
                </c:pt>
                <c:pt idx="327">
                  <c:v>-49.793540630099095</c:v>
                </c:pt>
                <c:pt idx="328">
                  <c:v>-54.606612214777307</c:v>
                </c:pt>
                <c:pt idx="329">
                  <c:v>-56.532048868264262</c:v>
                </c:pt>
                <c:pt idx="330">
                  <c:v>-56.707307629977308</c:v>
                </c:pt>
                <c:pt idx="331">
                  <c:v>-55.710273937279901</c:v>
                </c:pt>
                <c:pt idx="332">
                  <c:v>-54.630869090697821</c:v>
                </c:pt>
                <c:pt idx="333">
                  <c:v>-53.674453638162667</c:v>
                </c:pt>
                <c:pt idx="334">
                  <c:v>-52.88055101664952</c:v>
                </c:pt>
                <c:pt idx="335">
                  <c:v>-52.006773071541829</c:v>
                </c:pt>
                <c:pt idx="336">
                  <c:v>-51.715829200604851</c:v>
                </c:pt>
                <c:pt idx="337">
                  <c:v>-50.885950321964351</c:v>
                </c:pt>
                <c:pt idx="338">
                  <c:v>-49.261706751785226</c:v>
                </c:pt>
                <c:pt idx="339">
                  <c:v>-46.342390750760877</c:v>
                </c:pt>
                <c:pt idx="340">
                  <c:v>-43.352195493105363</c:v>
                </c:pt>
                <c:pt idx="341">
                  <c:v>-40.994762240694484</c:v>
                </c:pt>
                <c:pt idx="342">
                  <c:v>-40.842108808467472</c:v>
                </c:pt>
                <c:pt idx="343">
                  <c:v>-41.533334297862467</c:v>
                </c:pt>
                <c:pt idx="344">
                  <c:v>-42.549941521754533</c:v>
                </c:pt>
                <c:pt idx="345">
                  <c:v>-43.978072376224141</c:v>
                </c:pt>
                <c:pt idx="346">
                  <c:v>-43.43649632912696</c:v>
                </c:pt>
                <c:pt idx="347">
                  <c:v>-38.524576295971151</c:v>
                </c:pt>
                <c:pt idx="348">
                  <c:v>-32.321191338191504</c:v>
                </c:pt>
                <c:pt idx="349">
                  <c:v>-21.792140093729639</c:v>
                </c:pt>
                <c:pt idx="350">
                  <c:v>-19.249257702439063</c:v>
                </c:pt>
                <c:pt idx="351">
                  <c:v>-17.346719636430841</c:v>
                </c:pt>
                <c:pt idx="352">
                  <c:v>-15.388377326799711</c:v>
                </c:pt>
                <c:pt idx="353">
                  <c:v>-16.892309311090877</c:v>
                </c:pt>
                <c:pt idx="354">
                  <c:v>-15.769247849863708</c:v>
                </c:pt>
                <c:pt idx="355">
                  <c:v>-1.4795935418364055</c:v>
                </c:pt>
                <c:pt idx="356">
                  <c:v>14.427176677886015</c:v>
                </c:pt>
                <c:pt idx="357">
                  <c:v>37.564939705234117</c:v>
                </c:pt>
                <c:pt idx="358">
                  <c:v>50.207971345329931</c:v>
                </c:pt>
                <c:pt idx="359">
                  <c:v>57.911573025432062</c:v>
                </c:pt>
                <c:pt idx="360">
                  <c:v>58.779201079775113</c:v>
                </c:pt>
                <c:pt idx="361">
                  <c:v>59.006832803874168</c:v>
                </c:pt>
                <c:pt idx="362">
                  <c:v>59.564977777685201</c:v>
                </c:pt>
                <c:pt idx="363">
                  <c:v>57.159174737601674</c:v>
                </c:pt>
                <c:pt idx="364">
                  <c:v>54.212931283130771</c:v>
                </c:pt>
                <c:pt idx="365">
                  <c:v>49.431055117942599</c:v>
                </c:pt>
                <c:pt idx="366">
                  <c:v>44.076671055214902</c:v>
                </c:pt>
                <c:pt idx="367">
                  <c:v>39.052790639743321</c:v>
                </c:pt>
                <c:pt idx="368">
                  <c:v>34.862674957546076</c:v>
                </c:pt>
                <c:pt idx="369">
                  <c:v>32.625518247651677</c:v>
                </c:pt>
                <c:pt idx="370">
                  <c:v>30.936120724662469</c:v>
                </c:pt>
                <c:pt idx="371">
                  <c:v>28.858003567467982</c:v>
                </c:pt>
                <c:pt idx="372">
                  <c:v>27.480945460926758</c:v>
                </c:pt>
                <c:pt idx="373">
                  <c:v>25.958927362473244</c:v>
                </c:pt>
                <c:pt idx="374">
                  <c:v>23.736381619766561</c:v>
                </c:pt>
                <c:pt idx="375">
                  <c:v>20.784007205242027</c:v>
                </c:pt>
                <c:pt idx="376">
                  <c:v>18.847879388841825</c:v>
                </c:pt>
                <c:pt idx="377">
                  <c:v>17.670776303899206</c:v>
                </c:pt>
                <c:pt idx="378">
                  <c:v>17.131602665722141</c:v>
                </c:pt>
                <c:pt idx="379">
                  <c:v>17.639358941696607</c:v>
                </c:pt>
                <c:pt idx="380">
                  <c:v>17.984099903354725</c:v>
                </c:pt>
                <c:pt idx="381">
                  <c:v>19.579455448584284</c:v>
                </c:pt>
                <c:pt idx="382">
                  <c:v>21.398362256145855</c:v>
                </c:pt>
                <c:pt idx="383">
                  <c:v>22.674426022993398</c:v>
                </c:pt>
                <c:pt idx="384">
                  <c:v>23.222702372580724</c:v>
                </c:pt>
                <c:pt idx="385">
                  <c:v>23.127891967117449</c:v>
                </c:pt>
                <c:pt idx="386">
                  <c:v>24.461059025142358</c:v>
                </c:pt>
                <c:pt idx="387">
                  <c:v>27.641574992128181</c:v>
                </c:pt>
                <c:pt idx="388">
                  <c:v>32.496676712156749</c:v>
                </c:pt>
                <c:pt idx="389">
                  <c:v>37.529696305351983</c:v>
                </c:pt>
                <c:pt idx="390">
                  <c:v>41.34305244222945</c:v>
                </c:pt>
                <c:pt idx="391">
                  <c:v>44.834977077462021</c:v>
                </c:pt>
                <c:pt idx="392">
                  <c:v>47.550164034782483</c:v>
                </c:pt>
                <c:pt idx="393">
                  <c:v>50.905094880013309</c:v>
                </c:pt>
                <c:pt idx="394">
                  <c:v>55.688479234546975</c:v>
                </c:pt>
                <c:pt idx="395">
                  <c:v>59.158056797816784</c:v>
                </c:pt>
                <c:pt idx="396">
                  <c:v>62.006247155515304</c:v>
                </c:pt>
                <c:pt idx="397">
                  <c:v>65.91157612680388</c:v>
                </c:pt>
                <c:pt idx="398">
                  <c:v>68.398539093639926</c:v>
                </c:pt>
                <c:pt idx="399">
                  <c:v>70.968498389402299</c:v>
                </c:pt>
                <c:pt idx="400">
                  <c:v>72.457477769113311</c:v>
                </c:pt>
                <c:pt idx="401">
                  <c:v>69.568015722396098</c:v>
                </c:pt>
                <c:pt idx="402">
                  <c:v>62.600865168820448</c:v>
                </c:pt>
                <c:pt idx="403">
                  <c:v>52.8560841411403</c:v>
                </c:pt>
                <c:pt idx="404">
                  <c:v>42.307622002180914</c:v>
                </c:pt>
                <c:pt idx="405">
                  <c:v>35.231739523381002</c:v>
                </c:pt>
                <c:pt idx="406">
                  <c:v>26.548899042154957</c:v>
                </c:pt>
                <c:pt idx="407">
                  <c:v>18.113309960012653</c:v>
                </c:pt>
                <c:pt idx="408">
                  <c:v>15.267579297194622</c:v>
                </c:pt>
                <c:pt idx="409">
                  <c:v>8.7399826900995041</c:v>
                </c:pt>
                <c:pt idx="410">
                  <c:v>3.6931993278879878</c:v>
                </c:pt>
                <c:pt idx="411">
                  <c:v>0.66171291925634257</c:v>
                </c:pt>
                <c:pt idx="412">
                  <c:v>-6.1414086044203264</c:v>
                </c:pt>
                <c:pt idx="413">
                  <c:v>-15.72280944937013</c:v>
                </c:pt>
                <c:pt idx="414">
                  <c:v>-26.001922794241821</c:v>
                </c:pt>
                <c:pt idx="415">
                  <c:v>-34.007491999895535</c:v>
                </c:pt>
                <c:pt idx="416">
                  <c:v>-36.692360607272697</c:v>
                </c:pt>
                <c:pt idx="417">
                  <c:v>-37.50030349578136</c:v>
                </c:pt>
                <c:pt idx="418">
                  <c:v>-37.87638905768803</c:v>
                </c:pt>
                <c:pt idx="419">
                  <c:v>-39.497431811237767</c:v>
                </c:pt>
                <c:pt idx="420">
                  <c:v>-41.641026664854266</c:v>
                </c:pt>
                <c:pt idx="421">
                  <c:v>-44.590224376544768</c:v>
                </c:pt>
                <c:pt idx="422">
                  <c:v>-48.016794473737953</c:v>
                </c:pt>
                <c:pt idx="423">
                  <c:v>-51.307263257824225</c:v>
                </c:pt>
                <c:pt idx="424">
                  <c:v>-53.164738283607527</c:v>
                </c:pt>
                <c:pt idx="425">
                  <c:v>-51.408526499855022</c:v>
                </c:pt>
                <c:pt idx="426">
                  <c:v>-47.22369801060956</c:v>
                </c:pt>
                <c:pt idx="427">
                  <c:v>-42.765894093761112</c:v>
                </c:pt>
                <c:pt idx="428">
                  <c:v>-39.24204590357985</c:v>
                </c:pt>
                <c:pt idx="429">
                  <c:v>-36.508194103233265</c:v>
                </c:pt>
                <c:pt idx="430">
                  <c:v>-34.16322909482507</c:v>
                </c:pt>
                <c:pt idx="431">
                  <c:v>-33.170962184378382</c:v>
                </c:pt>
                <c:pt idx="432">
                  <c:v>-33.500996369679484</c:v>
                </c:pt>
                <c:pt idx="433">
                  <c:v>-34.239358618632011</c:v>
                </c:pt>
                <c:pt idx="434">
                  <c:v>-35.178952588337459</c:v>
                </c:pt>
                <c:pt idx="435">
                  <c:v>-34.779324204443554</c:v>
                </c:pt>
                <c:pt idx="436">
                  <c:v>-32.569780096993121</c:v>
                </c:pt>
                <c:pt idx="437">
                  <c:v>-28.11538166986638</c:v>
                </c:pt>
                <c:pt idx="438">
                  <c:v>-21.259398583603069</c:v>
                </c:pt>
                <c:pt idx="439">
                  <c:v>-12.971650701512859</c:v>
                </c:pt>
                <c:pt idx="440">
                  <c:v>-6.1106695674478928</c:v>
                </c:pt>
                <c:pt idx="441">
                  <c:v>-3.1168229213303698</c:v>
                </c:pt>
                <c:pt idx="442">
                  <c:v>-1.4078301311200074</c:v>
                </c:pt>
                <c:pt idx="443">
                  <c:v>-1.9527133061964399</c:v>
                </c:pt>
                <c:pt idx="444">
                  <c:v>-0.32547658280432773</c:v>
                </c:pt>
                <c:pt idx="445">
                  <c:v>8.7374673094004898</c:v>
                </c:pt>
                <c:pt idx="446">
                  <c:v>28.176033386687589</c:v>
                </c:pt>
                <c:pt idx="447">
                  <c:v>39.298841758370983</c:v>
                </c:pt>
                <c:pt idx="448">
                  <c:v>49.822335397788109</c:v>
                </c:pt>
                <c:pt idx="449">
                  <c:v>57.821907760118215</c:v>
                </c:pt>
                <c:pt idx="450">
                  <c:v>61.317997700945227</c:v>
                </c:pt>
                <c:pt idx="451">
                  <c:v>61.293399305817921</c:v>
                </c:pt>
                <c:pt idx="452">
                  <c:v>56.970408302056207</c:v>
                </c:pt>
                <c:pt idx="453">
                  <c:v>52.404283341469316</c:v>
                </c:pt>
                <c:pt idx="454">
                  <c:v>53.345310869246731</c:v>
                </c:pt>
                <c:pt idx="455">
                  <c:v>54.266746052493026</c:v>
                </c:pt>
                <c:pt idx="456">
                  <c:v>52.466091914376101</c:v>
                </c:pt>
                <c:pt idx="457">
                  <c:v>49.485562507012659</c:v>
                </c:pt>
                <c:pt idx="458">
                  <c:v>44.333213629955942</c:v>
                </c:pt>
                <c:pt idx="459">
                  <c:v>40.482480462309326</c:v>
                </c:pt>
                <c:pt idx="460">
                  <c:v>36.773602404161139</c:v>
                </c:pt>
                <c:pt idx="461">
                  <c:v>31.804211343748428</c:v>
                </c:pt>
                <c:pt idx="462">
                  <c:v>29.653208271857299</c:v>
                </c:pt>
                <c:pt idx="463">
                  <c:v>29.317342249972207</c:v>
                </c:pt>
                <c:pt idx="464">
                  <c:v>28.53772029716912</c:v>
                </c:pt>
                <c:pt idx="465">
                  <c:v>26.623473997088436</c:v>
                </c:pt>
                <c:pt idx="466">
                  <c:v>23.629901224210869</c:v>
                </c:pt>
                <c:pt idx="467">
                  <c:v>20.270277605760867</c:v>
                </c:pt>
                <c:pt idx="468">
                  <c:v>17.929035347773819</c:v>
                </c:pt>
                <c:pt idx="469">
                  <c:v>14.817350341620108</c:v>
                </c:pt>
                <c:pt idx="470">
                  <c:v>13.355909233978652</c:v>
                </c:pt>
                <c:pt idx="471">
                  <c:v>12.510422836518824</c:v>
                </c:pt>
                <c:pt idx="472">
                  <c:v>11.595726460612131</c:v>
                </c:pt>
                <c:pt idx="473">
                  <c:v>10.283558602310226</c:v>
                </c:pt>
                <c:pt idx="474">
                  <c:v>9.215535179667004</c:v>
                </c:pt>
                <c:pt idx="475">
                  <c:v>8.8396297707239739</c:v>
                </c:pt>
                <c:pt idx="476">
                  <c:v>9.7260434278624679</c:v>
                </c:pt>
                <c:pt idx="477">
                  <c:v>11.448689650433488</c:v>
                </c:pt>
                <c:pt idx="478">
                  <c:v>14.770996559947816</c:v>
                </c:pt>
                <c:pt idx="479">
                  <c:v>19.001478156357294</c:v>
                </c:pt>
                <c:pt idx="480">
                  <c:v>23.741634892159158</c:v>
                </c:pt>
                <c:pt idx="481">
                  <c:v>29.706814429651885</c:v>
                </c:pt>
                <c:pt idx="482">
                  <c:v>35.396501108007577</c:v>
                </c:pt>
                <c:pt idx="483">
                  <c:v>38.935435403629342</c:v>
                </c:pt>
                <c:pt idx="484">
                  <c:v>40.011436703941804</c:v>
                </c:pt>
                <c:pt idx="485">
                  <c:v>39.067358681899194</c:v>
                </c:pt>
                <c:pt idx="486">
                  <c:v>37.472083952012838</c:v>
                </c:pt>
                <c:pt idx="487">
                  <c:v>36.039796875140979</c:v>
                </c:pt>
                <c:pt idx="488">
                  <c:v>37.245829810063789</c:v>
                </c:pt>
                <c:pt idx="489">
                  <c:v>39.991281611940117</c:v>
                </c:pt>
                <c:pt idx="490">
                  <c:v>42.577609766641523</c:v>
                </c:pt>
                <c:pt idx="491">
                  <c:v>49.185039671703713</c:v>
                </c:pt>
                <c:pt idx="492">
                  <c:v>61.277119439582727</c:v>
                </c:pt>
                <c:pt idx="493">
                  <c:v>65.27616448012202</c:v>
                </c:pt>
                <c:pt idx="494">
                  <c:v>62.926048489985106</c:v>
                </c:pt>
                <c:pt idx="495">
                  <c:v>57.223350649849735</c:v>
                </c:pt>
                <c:pt idx="496">
                  <c:v>49.519445528398002</c:v>
                </c:pt>
                <c:pt idx="497">
                  <c:v>36.331793648414248</c:v>
                </c:pt>
                <c:pt idx="498">
                  <c:v>19.984852506043044</c:v>
                </c:pt>
                <c:pt idx="499">
                  <c:v>4.4405483567455795</c:v>
                </c:pt>
                <c:pt idx="500">
                  <c:v>3.1800523151545428</c:v>
                </c:pt>
                <c:pt idx="501">
                  <c:v>9.8706379207543247</c:v>
                </c:pt>
                <c:pt idx="502">
                  <c:v>13.807613950209292</c:v>
                </c:pt>
                <c:pt idx="503">
                  <c:v>6.2120819804807734</c:v>
                </c:pt>
                <c:pt idx="504">
                  <c:v>-7.5061094229827834</c:v>
                </c:pt>
                <c:pt idx="505">
                  <c:v>-22.981436776732266</c:v>
                </c:pt>
                <c:pt idx="506">
                  <c:v>-33.578960028993841</c:v>
                </c:pt>
                <c:pt idx="507">
                  <c:v>-39.158513048372114</c:v>
                </c:pt>
                <c:pt idx="508">
                  <c:v>-40.726682705353376</c:v>
                </c:pt>
                <c:pt idx="509">
                  <c:v>-42.181425052823087</c:v>
                </c:pt>
                <c:pt idx="510">
                  <c:v>-44.830765476829562</c:v>
                </c:pt>
                <c:pt idx="511">
                  <c:v>-46.883082637474907</c:v>
                </c:pt>
                <c:pt idx="512">
                  <c:v>-48.021988424485919</c:v>
                </c:pt>
                <c:pt idx="513">
                  <c:v>-48.388077044330885</c:v>
                </c:pt>
                <c:pt idx="514">
                  <c:v>-48.323988840176696</c:v>
                </c:pt>
                <c:pt idx="515">
                  <c:v>-47.666816841532224</c:v>
                </c:pt>
                <c:pt idx="516">
                  <c:v>-47.197748163120913</c:v>
                </c:pt>
                <c:pt idx="517">
                  <c:v>-47.565774456938968</c:v>
                </c:pt>
                <c:pt idx="518">
                  <c:v>-49.779194853517566</c:v>
                </c:pt>
                <c:pt idx="519">
                  <c:v>-51.299141439266052</c:v>
                </c:pt>
                <c:pt idx="520">
                  <c:v>-52.607627727621498</c:v>
                </c:pt>
                <c:pt idx="521">
                  <c:v>-53.567247134978864</c:v>
                </c:pt>
                <c:pt idx="522">
                  <c:v>-53.172728650233019</c:v>
                </c:pt>
                <c:pt idx="523">
                  <c:v>-50.836368265178507</c:v>
                </c:pt>
                <c:pt idx="524">
                  <c:v>-47.680183147342156</c:v>
                </c:pt>
                <c:pt idx="525">
                  <c:v>-44.539868250844513</c:v>
                </c:pt>
                <c:pt idx="526">
                  <c:v>-42.229986497960162</c:v>
                </c:pt>
                <c:pt idx="527">
                  <c:v>-41.074681735021059</c:v>
                </c:pt>
                <c:pt idx="528">
                  <c:v>-42.352043330442612</c:v>
                </c:pt>
                <c:pt idx="529">
                  <c:v>-45.995807822610224</c:v>
                </c:pt>
                <c:pt idx="530">
                  <c:v>-46.127459513783428</c:v>
                </c:pt>
                <c:pt idx="531">
                  <c:v>-44.234320356659367</c:v>
                </c:pt>
                <c:pt idx="532">
                  <c:v>-42.37036826254095</c:v>
                </c:pt>
                <c:pt idx="533">
                  <c:v>-40.267064318613784</c:v>
                </c:pt>
                <c:pt idx="534">
                  <c:v>-39.307731063666608</c:v>
                </c:pt>
                <c:pt idx="535">
                  <c:v>-37.25999802252727</c:v>
                </c:pt>
                <c:pt idx="536">
                  <c:v>-34.064754849471363</c:v>
                </c:pt>
                <c:pt idx="537">
                  <c:v>-29.896515420129148</c:v>
                </c:pt>
                <c:pt idx="538">
                  <c:v>-27.763453622015675</c:v>
                </c:pt>
                <c:pt idx="539">
                  <c:v>-25.598669690983535</c:v>
                </c:pt>
                <c:pt idx="540">
                  <c:v>-22.601866964415642</c:v>
                </c:pt>
                <c:pt idx="541">
                  <c:v>-15.845354739367549</c:v>
                </c:pt>
                <c:pt idx="542">
                  <c:v>-12.972464654010455</c:v>
                </c:pt>
                <c:pt idx="543">
                  <c:v>-9.981805786362381</c:v>
                </c:pt>
                <c:pt idx="544">
                  <c:v>-7.9577569453200105</c:v>
                </c:pt>
                <c:pt idx="545">
                  <c:v>-9.4210651849030462</c:v>
                </c:pt>
                <c:pt idx="546">
                  <c:v>5.7234275962939121</c:v>
                </c:pt>
                <c:pt idx="547">
                  <c:v>25.164555656458308</c:v>
                </c:pt>
                <c:pt idx="548">
                  <c:v>35.647143590796652</c:v>
                </c:pt>
                <c:pt idx="549">
                  <c:v>45.898385150923971</c:v>
                </c:pt>
                <c:pt idx="550">
                  <c:v>50.228576589875424</c:v>
                </c:pt>
                <c:pt idx="551">
                  <c:v>49.636383205796605</c:v>
                </c:pt>
                <c:pt idx="552">
                  <c:v>50.768911713500252</c:v>
                </c:pt>
                <c:pt idx="553">
                  <c:v>44.085976710331494</c:v>
                </c:pt>
                <c:pt idx="554">
                  <c:v>41.621415336410948</c:v>
                </c:pt>
                <c:pt idx="555">
                  <c:v>41.276395298788358</c:v>
                </c:pt>
                <c:pt idx="556">
                  <c:v>39.035182829955886</c:v>
                </c:pt>
                <c:pt idx="557">
                  <c:v>39.913028616901187</c:v>
                </c:pt>
                <c:pt idx="558">
                  <c:v>41.628127768573172</c:v>
                </c:pt>
                <c:pt idx="559">
                  <c:v>39.36833232645963</c:v>
                </c:pt>
                <c:pt idx="560">
                  <c:v>34.881167455252701</c:v>
                </c:pt>
                <c:pt idx="561">
                  <c:v>30.293589165120782</c:v>
                </c:pt>
                <c:pt idx="562">
                  <c:v>25.308625114460106</c:v>
                </c:pt>
                <c:pt idx="563">
                  <c:v>22.024753952904025</c:v>
                </c:pt>
                <c:pt idx="564">
                  <c:v>20.359428139049072</c:v>
                </c:pt>
                <c:pt idx="565">
                  <c:v>19.277169531653364</c:v>
                </c:pt>
                <c:pt idx="566">
                  <c:v>19.318685956652889</c:v>
                </c:pt>
                <c:pt idx="567">
                  <c:v>18.632336052054317</c:v>
                </c:pt>
                <c:pt idx="568">
                  <c:v>16.242351929148828</c:v>
                </c:pt>
                <c:pt idx="569">
                  <c:v>12.372625999592673</c:v>
                </c:pt>
                <c:pt idx="570">
                  <c:v>9.09419853731006</c:v>
                </c:pt>
                <c:pt idx="571">
                  <c:v>8.248521464500616</c:v>
                </c:pt>
                <c:pt idx="572">
                  <c:v>9.3245217647805312</c:v>
                </c:pt>
                <c:pt idx="573">
                  <c:v>11.630225495680492</c:v>
                </c:pt>
                <c:pt idx="574">
                  <c:v>14.492347250442332</c:v>
                </c:pt>
                <c:pt idx="575">
                  <c:v>16.239382853081793</c:v>
                </c:pt>
                <c:pt idx="576">
                  <c:v>16.605931892480733</c:v>
                </c:pt>
                <c:pt idx="577">
                  <c:v>16.453311071543851</c:v>
                </c:pt>
                <c:pt idx="578">
                  <c:v>16.046457456377727</c:v>
                </c:pt>
                <c:pt idx="579">
                  <c:v>15.817769385064471</c:v>
                </c:pt>
                <c:pt idx="580">
                  <c:v>18.346975758234812</c:v>
                </c:pt>
                <c:pt idx="581">
                  <c:v>23.013121285888495</c:v>
                </c:pt>
                <c:pt idx="582">
                  <c:v>27.089337079979234</c:v>
                </c:pt>
                <c:pt idx="583">
                  <c:v>29.750547417758877</c:v>
                </c:pt>
                <c:pt idx="584">
                  <c:v>29.670077771686771</c:v>
                </c:pt>
                <c:pt idx="585">
                  <c:v>29.200090706125962</c:v>
                </c:pt>
                <c:pt idx="586">
                  <c:v>29.948631189466351</c:v>
                </c:pt>
                <c:pt idx="587">
                  <c:v>32.66904660374724</c:v>
                </c:pt>
                <c:pt idx="588">
                  <c:v>35.016427903693646</c:v>
                </c:pt>
                <c:pt idx="589">
                  <c:v>39.713852545331932</c:v>
                </c:pt>
                <c:pt idx="590">
                  <c:v>46.837257935074668</c:v>
                </c:pt>
                <c:pt idx="591">
                  <c:v>52.631572484906307</c:v>
                </c:pt>
                <c:pt idx="592">
                  <c:v>54.978840166206943</c:v>
                </c:pt>
                <c:pt idx="593">
                  <c:v>53.96537325464864</c:v>
                </c:pt>
                <c:pt idx="594">
                  <c:v>50.429844304985664</c:v>
                </c:pt>
                <c:pt idx="595">
                  <c:v>46.206352471933101</c:v>
                </c:pt>
                <c:pt idx="596">
                  <c:v>42.21593742804351</c:v>
                </c:pt>
                <c:pt idx="597">
                  <c:v>40.640160739160159</c:v>
                </c:pt>
                <c:pt idx="598">
                  <c:v>44.059184068208218</c:v>
                </c:pt>
                <c:pt idx="599">
                  <c:v>46.966854435384121</c:v>
                </c:pt>
                <c:pt idx="600">
                  <c:v>40.6053272777201</c:v>
                </c:pt>
                <c:pt idx="601">
                  <c:v>24.496966266460984</c:v>
                </c:pt>
                <c:pt idx="602">
                  <c:v>10.705146609378032</c:v>
                </c:pt>
                <c:pt idx="603">
                  <c:v>4.3323896185510735</c:v>
                </c:pt>
                <c:pt idx="604">
                  <c:v>4.680700972654896</c:v>
                </c:pt>
                <c:pt idx="605">
                  <c:v>2.8347002640967554</c:v>
                </c:pt>
                <c:pt idx="606">
                  <c:v>-1.8805793280737253</c:v>
                </c:pt>
                <c:pt idx="607">
                  <c:v>-10.276161694877977</c:v>
                </c:pt>
                <c:pt idx="608">
                  <c:v>-22.286543967153069</c:v>
                </c:pt>
                <c:pt idx="609">
                  <c:v>-32.403354844892021</c:v>
                </c:pt>
                <c:pt idx="610">
                  <c:v>-37.80246843846335</c:v>
                </c:pt>
                <c:pt idx="611">
                  <c:v>-41.177213260032282</c:v>
                </c:pt>
                <c:pt idx="612">
                  <c:v>-42.482886715579319</c:v>
                </c:pt>
                <c:pt idx="613">
                  <c:v>-43.8808096769964</c:v>
                </c:pt>
                <c:pt idx="614">
                  <c:v>-46.061921888690421</c:v>
                </c:pt>
                <c:pt idx="615">
                  <c:v>-49.045207985867975</c:v>
                </c:pt>
                <c:pt idx="616">
                  <c:v>-51.948429728580074</c:v>
                </c:pt>
                <c:pt idx="617">
                  <c:v>-53.376256528540459</c:v>
                </c:pt>
                <c:pt idx="618">
                  <c:v>-53.495473938056058</c:v>
                </c:pt>
                <c:pt idx="619">
                  <c:v>-51.041882801617696</c:v>
                </c:pt>
                <c:pt idx="620">
                  <c:v>-46.661757578746084</c:v>
                </c:pt>
                <c:pt idx="621">
                  <c:v>-41.682071012194967</c:v>
                </c:pt>
                <c:pt idx="622">
                  <c:v>-38.231089013789251</c:v>
                </c:pt>
                <c:pt idx="623">
                  <c:v>-36.434750604390949</c:v>
                </c:pt>
                <c:pt idx="624">
                  <c:v>-35.95913541461487</c:v>
                </c:pt>
                <c:pt idx="625">
                  <c:v>-34.845192636128466</c:v>
                </c:pt>
                <c:pt idx="626">
                  <c:v>-33.114751216190392</c:v>
                </c:pt>
                <c:pt idx="627">
                  <c:v>-31.211059855610191</c:v>
                </c:pt>
                <c:pt idx="628">
                  <c:v>-28.923939919770994</c:v>
                </c:pt>
                <c:pt idx="629">
                  <c:v>-27.976434483164311</c:v>
                </c:pt>
                <c:pt idx="630">
                  <c:v>-27.066683729576528</c:v>
                </c:pt>
                <c:pt idx="631">
                  <c:v>-27.278667350456285</c:v>
                </c:pt>
                <c:pt idx="632">
                  <c:v>-28.944132731813184</c:v>
                </c:pt>
                <c:pt idx="633">
                  <c:v>-28.632127572132113</c:v>
                </c:pt>
                <c:pt idx="634">
                  <c:v>-26.602308375261988</c:v>
                </c:pt>
                <c:pt idx="635">
                  <c:v>-20.128172764479697</c:v>
                </c:pt>
                <c:pt idx="636">
                  <c:v>-13.828145425728362</c:v>
                </c:pt>
                <c:pt idx="637">
                  <c:v>-10.439637118754897</c:v>
                </c:pt>
                <c:pt idx="638">
                  <c:v>-8.0459963338952019</c:v>
                </c:pt>
                <c:pt idx="639">
                  <c:v>-10.272080125036684</c:v>
                </c:pt>
                <c:pt idx="640">
                  <c:v>-16.347296486494852</c:v>
                </c:pt>
                <c:pt idx="641">
                  <c:v>-19.221703876339294</c:v>
                </c:pt>
                <c:pt idx="642">
                  <c:v>-16.820455697418279</c:v>
                </c:pt>
                <c:pt idx="643">
                  <c:v>-0.89094280132825321</c:v>
                </c:pt>
                <c:pt idx="644">
                  <c:v>16.254008556057393</c:v>
                </c:pt>
                <c:pt idx="645">
                  <c:v>29.232767132818907</c:v>
                </c:pt>
                <c:pt idx="646">
                  <c:v>37.356017821370422</c:v>
                </c:pt>
                <c:pt idx="647">
                  <c:v>38.321432240519037</c:v>
                </c:pt>
                <c:pt idx="648">
                  <c:v>37.371530039541604</c:v>
                </c:pt>
                <c:pt idx="649">
                  <c:v>38.810680531639882</c:v>
                </c:pt>
                <c:pt idx="650">
                  <c:v>35.328783490004888</c:v>
                </c:pt>
                <c:pt idx="651">
                  <c:v>33.728788436719796</c:v>
                </c:pt>
                <c:pt idx="652">
                  <c:v>32.113114915255295</c:v>
                </c:pt>
                <c:pt idx="653">
                  <c:v>29.135958384597803</c:v>
                </c:pt>
                <c:pt idx="654">
                  <c:v>26.870604831766567</c:v>
                </c:pt>
                <c:pt idx="655">
                  <c:v>25.189537215027869</c:v>
                </c:pt>
                <c:pt idx="656">
                  <c:v>24.289046086111988</c:v>
                </c:pt>
                <c:pt idx="657">
                  <c:v>22.38929572465932</c:v>
                </c:pt>
                <c:pt idx="658">
                  <c:v>19.516277122325715</c:v>
                </c:pt>
                <c:pt idx="659">
                  <c:v>17.18802899919028</c:v>
                </c:pt>
                <c:pt idx="660">
                  <c:v>16.533033105902927</c:v>
                </c:pt>
                <c:pt idx="661">
                  <c:v>15.733488011919253</c:v>
                </c:pt>
                <c:pt idx="662">
                  <c:v>13.812646893109552</c:v>
                </c:pt>
                <c:pt idx="663">
                  <c:v>11.206365983719982</c:v>
                </c:pt>
                <c:pt idx="664">
                  <c:v>9.8157141593537567</c:v>
                </c:pt>
                <c:pt idx="665">
                  <c:v>9.3501261050440245</c:v>
                </c:pt>
                <c:pt idx="666">
                  <c:v>9.9666823474947623</c:v>
                </c:pt>
                <c:pt idx="667">
                  <c:v>11.104230040262967</c:v>
                </c:pt>
                <c:pt idx="668">
                  <c:v>11.913717570941188</c:v>
                </c:pt>
                <c:pt idx="669">
                  <c:v>12.815037218934659</c:v>
                </c:pt>
                <c:pt idx="670">
                  <c:v>14.077133662023746</c:v>
                </c:pt>
                <c:pt idx="671">
                  <c:v>15.627851464125619</c:v>
                </c:pt>
                <c:pt idx="672">
                  <c:v>17.783691390693505</c:v>
                </c:pt>
                <c:pt idx="673">
                  <c:v>20.341987556929485</c:v>
                </c:pt>
                <c:pt idx="674">
                  <c:v>23.693708715080305</c:v>
                </c:pt>
                <c:pt idx="675">
                  <c:v>27.664660549531987</c:v>
                </c:pt>
                <c:pt idx="676">
                  <c:v>31.482271440066835</c:v>
                </c:pt>
                <c:pt idx="677">
                  <c:v>34.786473841396976</c:v>
                </c:pt>
                <c:pt idx="678">
                  <c:v>37.47962121227016</c:v>
                </c:pt>
                <c:pt idx="679">
                  <c:v>39.199349648810035</c:v>
                </c:pt>
                <c:pt idx="680">
                  <c:v>41.148137993876709</c:v>
                </c:pt>
                <c:pt idx="681">
                  <c:v>42.764052917090744</c:v>
                </c:pt>
                <c:pt idx="682">
                  <c:v>46.623336386010266</c:v>
                </c:pt>
                <c:pt idx="683">
                  <c:v>51.896346298730322</c:v>
                </c:pt>
                <c:pt idx="684">
                  <c:v>56.57280863230136</c:v>
                </c:pt>
                <c:pt idx="685">
                  <c:v>58.2176624895868</c:v>
                </c:pt>
                <c:pt idx="686">
                  <c:v>57.043087872196523</c:v>
                </c:pt>
                <c:pt idx="687">
                  <c:v>52.135382424011887</c:v>
                </c:pt>
                <c:pt idx="688">
                  <c:v>41.395515886023475</c:v>
                </c:pt>
                <c:pt idx="689">
                  <c:v>28.294155931022832</c:v>
                </c:pt>
                <c:pt idx="690">
                  <c:v>18.577780812304194</c:v>
                </c:pt>
                <c:pt idx="691">
                  <c:v>15.505091563654565</c:v>
                </c:pt>
                <c:pt idx="692">
                  <c:v>24.10457327201199</c:v>
                </c:pt>
                <c:pt idx="693">
                  <c:v>25.532714381627446</c:v>
                </c:pt>
                <c:pt idx="694">
                  <c:v>21.252673713978897</c:v>
                </c:pt>
                <c:pt idx="695">
                  <c:v>10.674701168942676</c:v>
                </c:pt>
                <c:pt idx="696">
                  <c:v>-0.1953064390712192</c:v>
                </c:pt>
                <c:pt idx="697">
                  <c:v>-7.7760902942241339</c:v>
                </c:pt>
                <c:pt idx="698">
                  <c:v>-9.6238197171120436</c:v>
                </c:pt>
                <c:pt idx="699">
                  <c:v>-10.352396485437161</c:v>
                </c:pt>
                <c:pt idx="700">
                  <c:v>-12.793625102271045</c:v>
                </c:pt>
                <c:pt idx="701">
                  <c:v>-19.040721534533077</c:v>
                </c:pt>
                <c:pt idx="702">
                  <c:v>-25.744257425187794</c:v>
                </c:pt>
                <c:pt idx="703">
                  <c:v>-31.261302751725971</c:v>
                </c:pt>
                <c:pt idx="704">
                  <c:v>-34.61131974239175</c:v>
                </c:pt>
                <c:pt idx="705">
                  <c:v>-36.716015364697583</c:v>
                </c:pt>
                <c:pt idx="706">
                  <c:v>-37.701969237647624</c:v>
                </c:pt>
                <c:pt idx="707">
                  <c:v>-37.463547956020037</c:v>
                </c:pt>
                <c:pt idx="708">
                  <c:v>-36.848455362861436</c:v>
                </c:pt>
                <c:pt idx="709">
                  <c:v>-37.45699112002594</c:v>
                </c:pt>
                <c:pt idx="710">
                  <c:v>-38.358215134379449</c:v>
                </c:pt>
                <c:pt idx="711">
                  <c:v>-38.424183778439257</c:v>
                </c:pt>
                <c:pt idx="712">
                  <c:v>-36.321949354426323</c:v>
                </c:pt>
                <c:pt idx="713">
                  <c:v>-33.076851451061309</c:v>
                </c:pt>
                <c:pt idx="714">
                  <c:v>-29.104417247398775</c:v>
                </c:pt>
                <c:pt idx="715">
                  <c:v>-25.961900662845171</c:v>
                </c:pt>
                <c:pt idx="716">
                  <c:v>-24.149410207526582</c:v>
                </c:pt>
                <c:pt idx="717">
                  <c:v>-23.620022134206291</c:v>
                </c:pt>
                <c:pt idx="718">
                  <c:v>-24.008568534639398</c:v>
                </c:pt>
                <c:pt idx="719">
                  <c:v>-23.450988514642052</c:v>
                </c:pt>
                <c:pt idx="720">
                  <c:v>-22.23098931505104</c:v>
                </c:pt>
                <c:pt idx="721">
                  <c:v>-19.059569743680324</c:v>
                </c:pt>
                <c:pt idx="722">
                  <c:v>-15.043787590250613</c:v>
                </c:pt>
                <c:pt idx="723">
                  <c:v>-10.233435498287667</c:v>
                </c:pt>
                <c:pt idx="724">
                  <c:v>-3.8909618044982643</c:v>
                </c:pt>
                <c:pt idx="725">
                  <c:v>2.3066466181212819</c:v>
                </c:pt>
                <c:pt idx="726">
                  <c:v>5.5513848655308742</c:v>
                </c:pt>
                <c:pt idx="727">
                  <c:v>7.0432935221273452</c:v>
                </c:pt>
                <c:pt idx="728">
                  <c:v>5.5463510542945871</c:v>
                </c:pt>
                <c:pt idx="729">
                  <c:v>3.3359674209891672</c:v>
                </c:pt>
                <c:pt idx="730">
                  <c:v>-0.53371399292206212</c:v>
                </c:pt>
                <c:pt idx="731">
                  <c:v>-2.7305195512479736</c:v>
                </c:pt>
                <c:pt idx="732">
                  <c:v>0</c:v>
                </c:pt>
                <c:pt idx="733">
                  <c:v>14.665089291921038</c:v>
                </c:pt>
                <c:pt idx="734">
                  <c:v>22.713389995068585</c:v>
                </c:pt>
                <c:pt idx="735">
                  <c:v>25.672754689695584</c:v>
                </c:pt>
                <c:pt idx="736">
                  <c:v>24.464391108877145</c:v>
                </c:pt>
                <c:pt idx="737">
                  <c:v>19.915281382445393</c:v>
                </c:pt>
                <c:pt idx="738">
                  <c:v>14.158046906500799</c:v>
                </c:pt>
                <c:pt idx="739">
                  <c:v>12.587398560690874</c:v>
                </c:pt>
                <c:pt idx="740">
                  <c:v>17.09277303078645</c:v>
                </c:pt>
                <c:pt idx="741">
                  <c:v>22.771856989205553</c:v>
                </c:pt>
                <c:pt idx="742">
                  <c:v>26.999578365378117</c:v>
                </c:pt>
                <c:pt idx="743">
                  <c:v>27.856484306572376</c:v>
                </c:pt>
                <c:pt idx="744">
                  <c:v>27.214733152280374</c:v>
                </c:pt>
                <c:pt idx="745">
                  <c:v>25.379195411010492</c:v>
                </c:pt>
                <c:pt idx="746">
                  <c:v>21.095605292647832</c:v>
                </c:pt>
                <c:pt idx="747">
                  <c:v>17.046752940069037</c:v>
                </c:pt>
                <c:pt idx="748">
                  <c:v>15.76386477202959</c:v>
                </c:pt>
                <c:pt idx="749">
                  <c:v>15.157620833943165</c:v>
                </c:pt>
                <c:pt idx="750">
                  <c:v>15.779394119290837</c:v>
                </c:pt>
                <c:pt idx="751">
                  <c:v>14.915934641331907</c:v>
                </c:pt>
                <c:pt idx="752">
                  <c:v>13.027196952045495</c:v>
                </c:pt>
                <c:pt idx="753">
                  <c:v>10.590605882631579</c:v>
                </c:pt>
                <c:pt idx="754">
                  <c:v>8.6016513451079497</c:v>
                </c:pt>
                <c:pt idx="755">
                  <c:v>8.0341840728870455</c:v>
                </c:pt>
                <c:pt idx="756">
                  <c:v>9.1564883454002786</c:v>
                </c:pt>
                <c:pt idx="757">
                  <c:v>11.507943358404845</c:v>
                </c:pt>
                <c:pt idx="758">
                  <c:v>14.725871795130745</c:v>
                </c:pt>
                <c:pt idx="759">
                  <c:v>18.40626703483689</c:v>
                </c:pt>
                <c:pt idx="760">
                  <c:v>20.547652835527124</c:v>
                </c:pt>
                <c:pt idx="761">
                  <c:v>21.008875622114406</c:v>
                </c:pt>
                <c:pt idx="762">
                  <c:v>19.853200343590068</c:v>
                </c:pt>
                <c:pt idx="763">
                  <c:v>18.44673644515531</c:v>
                </c:pt>
                <c:pt idx="764">
                  <c:v>17.208146921025516</c:v>
                </c:pt>
                <c:pt idx="765">
                  <c:v>17.145431473557622</c:v>
                </c:pt>
                <c:pt idx="766">
                  <c:v>19.191843283413299</c:v>
                </c:pt>
                <c:pt idx="767">
                  <c:v>22.230470177483479</c:v>
                </c:pt>
                <c:pt idx="768">
                  <c:v>26.443433307290579</c:v>
                </c:pt>
                <c:pt idx="769">
                  <c:v>30.931014783080524</c:v>
                </c:pt>
                <c:pt idx="770">
                  <c:v>34.795255977336907</c:v>
                </c:pt>
                <c:pt idx="771">
                  <c:v>38.33798781956768</c:v>
                </c:pt>
                <c:pt idx="772">
                  <c:v>41.112095236442563</c:v>
                </c:pt>
                <c:pt idx="773">
                  <c:v>44.310755926046106</c:v>
                </c:pt>
                <c:pt idx="774">
                  <c:v>48.907238586128024</c:v>
                </c:pt>
                <c:pt idx="775">
                  <c:v>53.088977020152292</c:v>
                </c:pt>
                <c:pt idx="776">
                  <c:v>57.261652341313749</c:v>
                </c:pt>
                <c:pt idx="777">
                  <c:v>61.500624922414801</c:v>
                </c:pt>
                <c:pt idx="778">
                  <c:v>63.755776170642392</c:v>
                </c:pt>
                <c:pt idx="779">
                  <c:v>65.547744237253795</c:v>
                </c:pt>
                <c:pt idx="780">
                  <c:v>66.676521277996827</c:v>
                </c:pt>
                <c:pt idx="781">
                  <c:v>66.761041997145981</c:v>
                </c:pt>
                <c:pt idx="782">
                  <c:v>63.288883127081931</c:v>
                </c:pt>
                <c:pt idx="783">
                  <c:v>56.049250749209079</c:v>
                </c:pt>
                <c:pt idx="784">
                  <c:v>42.877687562320659</c:v>
                </c:pt>
                <c:pt idx="785">
                  <c:v>27.277419140189949</c:v>
                </c:pt>
                <c:pt idx="786">
                  <c:v>15.876995377658341</c:v>
                </c:pt>
                <c:pt idx="787">
                  <c:v>5.9202675273882051</c:v>
                </c:pt>
                <c:pt idx="788">
                  <c:v>2.706906629404322</c:v>
                </c:pt>
                <c:pt idx="789">
                  <c:v>1.1243270206022713</c:v>
                </c:pt>
                <c:pt idx="790">
                  <c:v>-4.1911041939902107</c:v>
                </c:pt>
                <c:pt idx="791">
                  <c:v>-13.290346619594644</c:v>
                </c:pt>
                <c:pt idx="792">
                  <c:v>-23.581628809225521</c:v>
                </c:pt>
                <c:pt idx="793">
                  <c:v>-30.245488025667854</c:v>
                </c:pt>
                <c:pt idx="794">
                  <c:v>-33.305486771897755</c:v>
                </c:pt>
                <c:pt idx="795">
                  <c:v>-35.138818168724292</c:v>
                </c:pt>
                <c:pt idx="796">
                  <c:v>-37.661948866835424</c:v>
                </c:pt>
                <c:pt idx="797">
                  <c:v>-40.502148012228893</c:v>
                </c:pt>
                <c:pt idx="798">
                  <c:v>-43.241328924250766</c:v>
                </c:pt>
                <c:pt idx="799">
                  <c:v>-45.215710198804928</c:v>
                </c:pt>
                <c:pt idx="800">
                  <c:v>-45.748490010812525</c:v>
                </c:pt>
                <c:pt idx="801">
                  <c:v>-46.135988869356375</c:v>
                </c:pt>
                <c:pt idx="802">
                  <c:v>-47.336220610398271</c:v>
                </c:pt>
                <c:pt idx="803">
                  <c:v>-48.33194546229835</c:v>
                </c:pt>
                <c:pt idx="804">
                  <c:v>-48.486539918743873</c:v>
                </c:pt>
                <c:pt idx="805">
                  <c:v>-47.459094808409553</c:v>
                </c:pt>
                <c:pt idx="806">
                  <c:v>-44.473880932883404</c:v>
                </c:pt>
                <c:pt idx="807">
                  <c:v>-40.478941372589702</c:v>
                </c:pt>
                <c:pt idx="808">
                  <c:v>-36.978735420912386</c:v>
                </c:pt>
                <c:pt idx="809">
                  <c:v>-33.850752406877845</c:v>
                </c:pt>
                <c:pt idx="810">
                  <c:v>-31.376712122006101</c:v>
                </c:pt>
                <c:pt idx="811">
                  <c:v>-30.999810632096903</c:v>
                </c:pt>
                <c:pt idx="812">
                  <c:v>-31.171653062328019</c:v>
                </c:pt>
                <c:pt idx="813">
                  <c:v>-30.549364585908702</c:v>
                </c:pt>
                <c:pt idx="814">
                  <c:v>-32.061914748778769</c:v>
                </c:pt>
                <c:pt idx="815">
                  <c:v>-31.622234553712861</c:v>
                </c:pt>
                <c:pt idx="816">
                  <c:v>-28.065459624076585</c:v>
                </c:pt>
                <c:pt idx="817">
                  <c:v>-21.209293273162082</c:v>
                </c:pt>
                <c:pt idx="818">
                  <c:v>-15.703711346740542</c:v>
                </c:pt>
                <c:pt idx="819">
                  <c:v>-10.770363921080978</c:v>
                </c:pt>
                <c:pt idx="820">
                  <c:v>-7.8712757394765118</c:v>
                </c:pt>
                <c:pt idx="821">
                  <c:v>-5.5977641195793391</c:v>
                </c:pt>
                <c:pt idx="822">
                  <c:v>-3.1555759588700663</c:v>
                </c:pt>
                <c:pt idx="823">
                  <c:v>2.5368909464423095</c:v>
                </c:pt>
                <c:pt idx="824">
                  <c:v>11.950417485351368</c:v>
                </c:pt>
                <c:pt idx="825">
                  <c:v>21.050579389758528</c:v>
                </c:pt>
                <c:pt idx="826">
                  <c:v>33.066693786585176</c:v>
                </c:pt>
                <c:pt idx="827">
                  <c:v>44.042763432289981</c:v>
                </c:pt>
                <c:pt idx="828">
                  <c:v>50.054356088189827</c:v>
                </c:pt>
                <c:pt idx="829">
                  <c:v>53.462391179141314</c:v>
                </c:pt>
                <c:pt idx="830">
                  <c:v>52.948483195229095</c:v>
                </c:pt>
                <c:pt idx="831">
                  <c:v>50.336192357189795</c:v>
                </c:pt>
                <c:pt idx="832">
                  <c:v>44.017605433248626</c:v>
                </c:pt>
                <c:pt idx="833">
                  <c:v>44.058182478321605</c:v>
                </c:pt>
                <c:pt idx="834">
                  <c:v>45.166036380064689</c:v>
                </c:pt>
                <c:pt idx="835">
                  <c:v>43.685058478771538</c:v>
                </c:pt>
                <c:pt idx="836">
                  <c:v>43.190931494136379</c:v>
                </c:pt>
                <c:pt idx="837">
                  <c:v>41.717326129405784</c:v>
                </c:pt>
                <c:pt idx="838">
                  <c:v>40.637838943702597</c:v>
                </c:pt>
                <c:pt idx="839">
                  <c:v>39.402193121238142</c:v>
                </c:pt>
                <c:pt idx="840">
                  <c:v>37.980104106195462</c:v>
                </c:pt>
                <c:pt idx="841">
                  <c:v>36.987034418412939</c:v>
                </c:pt>
                <c:pt idx="842">
                  <c:v>34.130472567187233</c:v>
                </c:pt>
                <c:pt idx="843">
                  <c:v>30.374124994822182</c:v>
                </c:pt>
                <c:pt idx="844">
                  <c:v>27.441979000758955</c:v>
                </c:pt>
                <c:pt idx="845">
                  <c:v>24.968181899773963</c:v>
                </c:pt>
                <c:pt idx="846">
                  <c:v>23.308999193050784</c:v>
                </c:pt>
                <c:pt idx="847">
                  <c:v>21.758521667559577</c:v>
                </c:pt>
                <c:pt idx="848">
                  <c:v>19.775490915787351</c:v>
                </c:pt>
                <c:pt idx="849">
                  <c:v>17.341274020127795</c:v>
                </c:pt>
                <c:pt idx="850">
                  <c:v>14.980002677144933</c:v>
                </c:pt>
                <c:pt idx="851">
                  <c:v>13.14073030111002</c:v>
                </c:pt>
                <c:pt idx="852">
                  <c:v>11.5234403418445</c:v>
                </c:pt>
                <c:pt idx="853">
                  <c:v>10.498598428289847</c:v>
                </c:pt>
                <c:pt idx="854">
                  <c:v>10.562127484119959</c:v>
                </c:pt>
                <c:pt idx="855">
                  <c:v>12.047402626627935</c:v>
                </c:pt>
                <c:pt idx="856">
                  <c:v>14.576584200700147</c:v>
                </c:pt>
                <c:pt idx="857">
                  <c:v>17.461244464411468</c:v>
                </c:pt>
                <c:pt idx="858">
                  <c:v>20.558768420591601</c:v>
                </c:pt>
                <c:pt idx="859">
                  <c:v>23.476588175410107</c:v>
                </c:pt>
                <c:pt idx="860">
                  <c:v>25.747105558425183</c:v>
                </c:pt>
                <c:pt idx="861">
                  <c:v>27.832049787457208</c:v>
                </c:pt>
                <c:pt idx="862">
                  <c:v>29.671343937895301</c:v>
                </c:pt>
                <c:pt idx="863">
                  <c:v>31.649503562674774</c:v>
                </c:pt>
                <c:pt idx="864">
                  <c:v>34.938179951163072</c:v>
                </c:pt>
                <c:pt idx="865">
                  <c:v>38.679068693964247</c:v>
                </c:pt>
                <c:pt idx="866">
                  <c:v>42.16364395977515</c:v>
                </c:pt>
                <c:pt idx="867">
                  <c:v>45.502165424628487</c:v>
                </c:pt>
                <c:pt idx="868">
                  <c:v>46.565335484321253</c:v>
                </c:pt>
                <c:pt idx="869">
                  <c:v>43.928207722066986</c:v>
                </c:pt>
                <c:pt idx="870">
                  <c:v>37.500028369625269</c:v>
                </c:pt>
                <c:pt idx="871">
                  <c:v>35.902830151686302</c:v>
                </c:pt>
                <c:pt idx="872">
                  <c:v>43.297514406967537</c:v>
                </c:pt>
                <c:pt idx="873">
                  <c:v>53.771709091774923</c:v>
                </c:pt>
                <c:pt idx="874">
                  <c:v>60.42909585839093</c:v>
                </c:pt>
                <c:pt idx="875">
                  <c:v>59.822682621711166</c:v>
                </c:pt>
                <c:pt idx="876">
                  <c:v>54.984172919740487</c:v>
                </c:pt>
                <c:pt idx="877">
                  <c:v>43.486553931882668</c:v>
                </c:pt>
                <c:pt idx="878">
                  <c:v>26.106545300249532</c:v>
                </c:pt>
                <c:pt idx="879">
                  <c:v>6.7606128333427691</c:v>
                </c:pt>
                <c:pt idx="880">
                  <c:v>-3.7543000975618175</c:v>
                </c:pt>
                <c:pt idx="881">
                  <c:v>-5.6886203393856487</c:v>
                </c:pt>
                <c:pt idx="882">
                  <c:v>-3.9042273823158746</c:v>
                </c:pt>
                <c:pt idx="883">
                  <c:v>-0.21533002988298527</c:v>
                </c:pt>
                <c:pt idx="884">
                  <c:v>-0.12552098148364341</c:v>
                </c:pt>
                <c:pt idx="885">
                  <c:v>-5.8728732979994147</c:v>
                </c:pt>
                <c:pt idx="886">
                  <c:v>-13.584484222240958</c:v>
                </c:pt>
                <c:pt idx="887">
                  <c:v>-20.661210310020799</c:v>
                </c:pt>
                <c:pt idx="888">
                  <c:v>-26.680731304306086</c:v>
                </c:pt>
                <c:pt idx="889">
                  <c:v>-30.733202009240141</c:v>
                </c:pt>
                <c:pt idx="890">
                  <c:v>-33.920758846006301</c:v>
                </c:pt>
                <c:pt idx="891">
                  <c:v>-36.350907819730367</c:v>
                </c:pt>
                <c:pt idx="892">
                  <c:v>-37.353260204175918</c:v>
                </c:pt>
                <c:pt idx="893">
                  <c:v>-38.937089603425918</c:v>
                </c:pt>
                <c:pt idx="894">
                  <c:v>-39.819885937158141</c:v>
                </c:pt>
                <c:pt idx="895">
                  <c:v>-41.088349929327251</c:v>
                </c:pt>
                <c:pt idx="896">
                  <c:v>-42.049480569397254</c:v>
                </c:pt>
                <c:pt idx="897">
                  <c:v>-41.610531827891776</c:v>
                </c:pt>
                <c:pt idx="898">
                  <c:v>-40.16999712127496</c:v>
                </c:pt>
                <c:pt idx="899">
                  <c:v>-38.200234507975161</c:v>
                </c:pt>
                <c:pt idx="900">
                  <c:v>-36.623987921709841</c:v>
                </c:pt>
                <c:pt idx="901">
                  <c:v>-35.73460911933136</c:v>
                </c:pt>
                <c:pt idx="902">
                  <c:v>-33.886137129223073</c:v>
                </c:pt>
                <c:pt idx="903">
                  <c:v>-30.745429316887943</c:v>
                </c:pt>
                <c:pt idx="904">
                  <c:v>-27.319950501864337</c:v>
                </c:pt>
                <c:pt idx="905">
                  <c:v>-23.881436255866028</c:v>
                </c:pt>
                <c:pt idx="906">
                  <c:v>-20.674427002996577</c:v>
                </c:pt>
                <c:pt idx="907">
                  <c:v>-21.125418164896782</c:v>
                </c:pt>
                <c:pt idx="908">
                  <c:v>-23.977655400399691</c:v>
                </c:pt>
                <c:pt idx="909">
                  <c:v>-25.73797033591433</c:v>
                </c:pt>
                <c:pt idx="910">
                  <c:v>-25.98164286533456</c:v>
                </c:pt>
                <c:pt idx="911">
                  <c:v>-26.014122995913283</c:v>
                </c:pt>
                <c:pt idx="912">
                  <c:v>-19.451166850055206</c:v>
                </c:pt>
                <c:pt idx="913">
                  <c:v>-6.0252655168664138</c:v>
                </c:pt>
                <c:pt idx="914">
                  <c:v>7.4912107942063049</c:v>
                </c:pt>
                <c:pt idx="915">
                  <c:v>22.211095184005003</c:v>
                </c:pt>
                <c:pt idx="916">
                  <c:v>37.040342082713373</c:v>
                </c:pt>
                <c:pt idx="917">
                  <c:v>48.92723577187823</c:v>
                </c:pt>
                <c:pt idx="918">
                  <c:v>54.75990003548857</c:v>
                </c:pt>
                <c:pt idx="919">
                  <c:v>48.951016718377872</c:v>
                </c:pt>
                <c:pt idx="920">
                  <c:v>47.023763214160006</c:v>
                </c:pt>
                <c:pt idx="921">
                  <c:v>49.565784334030013</c:v>
                </c:pt>
                <c:pt idx="922">
                  <c:v>49.529458603563334</c:v>
                </c:pt>
                <c:pt idx="923">
                  <c:v>46.581345729015695</c:v>
                </c:pt>
                <c:pt idx="924">
                  <c:v>41.367771538906879</c:v>
                </c:pt>
                <c:pt idx="925">
                  <c:v>37.617851331410208</c:v>
                </c:pt>
                <c:pt idx="926">
                  <c:v>33.060990574581545</c:v>
                </c:pt>
                <c:pt idx="927">
                  <c:v>35.176205612118984</c:v>
                </c:pt>
                <c:pt idx="928">
                  <c:v>36.440383231635522</c:v>
                </c:pt>
                <c:pt idx="929">
                  <c:v>34.668708181373432</c:v>
                </c:pt>
                <c:pt idx="930">
                  <c:v>28.224125344804111</c:v>
                </c:pt>
                <c:pt idx="931">
                  <c:v>24.141025613322576</c:v>
                </c:pt>
                <c:pt idx="932">
                  <c:v>22.231668934740242</c:v>
                </c:pt>
                <c:pt idx="933">
                  <c:v>21.271734881148909</c:v>
                </c:pt>
                <c:pt idx="934">
                  <c:v>21.885795876321176</c:v>
                </c:pt>
                <c:pt idx="935">
                  <c:v>23.815566579455687</c:v>
                </c:pt>
                <c:pt idx="936">
                  <c:v>25.050244743013142</c:v>
                </c:pt>
                <c:pt idx="937">
                  <c:v>25.418487542622067</c:v>
                </c:pt>
                <c:pt idx="938">
                  <c:v>23.225757247378517</c:v>
                </c:pt>
                <c:pt idx="939">
                  <c:v>18.347997606187299</c:v>
                </c:pt>
                <c:pt idx="940">
                  <c:v>14.193425198737865</c:v>
                </c:pt>
                <c:pt idx="941">
                  <c:v>11.298016286022357</c:v>
                </c:pt>
                <c:pt idx="942">
                  <c:v>9.9290775252355683</c:v>
                </c:pt>
                <c:pt idx="943">
                  <c:v>10.197908552233246</c:v>
                </c:pt>
                <c:pt idx="944">
                  <c:v>12.02254936365278</c:v>
                </c:pt>
                <c:pt idx="945">
                  <c:v>14.394013948549112</c:v>
                </c:pt>
                <c:pt idx="946">
                  <c:v>16.749656418295277</c:v>
                </c:pt>
                <c:pt idx="947">
                  <c:v>18.498899060180996</c:v>
                </c:pt>
                <c:pt idx="948">
                  <c:v>19.816238575423871</c:v>
                </c:pt>
                <c:pt idx="949">
                  <c:v>20.410047307042657</c:v>
                </c:pt>
                <c:pt idx="950">
                  <c:v>20.717997229190438</c:v>
                </c:pt>
                <c:pt idx="951">
                  <c:v>20.63576529197206</c:v>
                </c:pt>
                <c:pt idx="952">
                  <c:v>21.358896390019005</c:v>
                </c:pt>
                <c:pt idx="953">
                  <c:v>21.583525885864823</c:v>
                </c:pt>
                <c:pt idx="954">
                  <c:v>23.098359502105186</c:v>
                </c:pt>
                <c:pt idx="955">
                  <c:v>26.14027260977026</c:v>
                </c:pt>
                <c:pt idx="956">
                  <c:v>29.697605814491205</c:v>
                </c:pt>
                <c:pt idx="957">
                  <c:v>33.592075675064748</c:v>
                </c:pt>
                <c:pt idx="958">
                  <c:v>38.257915879276766</c:v>
                </c:pt>
                <c:pt idx="959">
                  <c:v>41.641137175300621</c:v>
                </c:pt>
                <c:pt idx="960">
                  <c:v>45.979879290012029</c:v>
                </c:pt>
                <c:pt idx="961">
                  <c:v>51.685424871936647</c:v>
                </c:pt>
                <c:pt idx="962">
                  <c:v>58.108176955120229</c:v>
                </c:pt>
                <c:pt idx="963">
                  <c:v>63.665343371180541</c:v>
                </c:pt>
                <c:pt idx="964">
                  <c:v>66.837764114933989</c:v>
                </c:pt>
                <c:pt idx="965">
                  <c:v>67.091326793526477</c:v>
                </c:pt>
                <c:pt idx="966">
                  <c:v>60.497875062042972</c:v>
                </c:pt>
                <c:pt idx="967">
                  <c:v>46.964623950290637</c:v>
                </c:pt>
                <c:pt idx="968">
                  <c:v>28.731631546776498</c:v>
                </c:pt>
                <c:pt idx="969">
                  <c:v>15.554932619001809</c:v>
                </c:pt>
                <c:pt idx="970">
                  <c:v>13.303492549667828</c:v>
                </c:pt>
                <c:pt idx="971">
                  <c:v>15.457889748571725</c:v>
                </c:pt>
                <c:pt idx="972">
                  <c:v>14.667497911414044</c:v>
                </c:pt>
                <c:pt idx="973">
                  <c:v>9.004535793930124</c:v>
                </c:pt>
                <c:pt idx="974">
                  <c:v>-0.18550478061149545</c:v>
                </c:pt>
                <c:pt idx="975">
                  <c:v>-9.1491251274704855</c:v>
                </c:pt>
                <c:pt idx="976">
                  <c:v>-17.350505447417479</c:v>
                </c:pt>
                <c:pt idx="977">
                  <c:v>-23.895880836768598</c:v>
                </c:pt>
                <c:pt idx="978">
                  <c:v>-29.45474643286375</c:v>
                </c:pt>
                <c:pt idx="979">
                  <c:v>-33.68776704652818</c:v>
                </c:pt>
                <c:pt idx="980">
                  <c:v>-36.460571981161998</c:v>
                </c:pt>
                <c:pt idx="981">
                  <c:v>-38.46321845753728</c:v>
                </c:pt>
                <c:pt idx="982">
                  <c:v>-39.757487209690808</c:v>
                </c:pt>
                <c:pt idx="983">
                  <c:v>-39.901607583276586</c:v>
                </c:pt>
                <c:pt idx="984">
                  <c:v>-40.436238046841567</c:v>
                </c:pt>
                <c:pt idx="985">
                  <c:v>-42.648540294211735</c:v>
                </c:pt>
                <c:pt idx="986">
                  <c:v>-45.469456059832631</c:v>
                </c:pt>
                <c:pt idx="987">
                  <c:v>-49.049654831816923</c:v>
                </c:pt>
                <c:pt idx="988">
                  <c:v>-52.252447187008109</c:v>
                </c:pt>
                <c:pt idx="989">
                  <c:v>-53.40397931834049</c:v>
                </c:pt>
                <c:pt idx="990">
                  <c:v>-52.640506878667416</c:v>
                </c:pt>
                <c:pt idx="991">
                  <c:v>-50.68578995609618</c:v>
                </c:pt>
                <c:pt idx="992">
                  <c:v>-46.865132872967784</c:v>
                </c:pt>
                <c:pt idx="993">
                  <c:v>-41.543807381035101</c:v>
                </c:pt>
                <c:pt idx="994">
                  <c:v>-36.49423648063064</c:v>
                </c:pt>
                <c:pt idx="995">
                  <c:v>-33.140725264198984</c:v>
                </c:pt>
                <c:pt idx="996">
                  <c:v>-32.898466277895579</c:v>
                </c:pt>
                <c:pt idx="997">
                  <c:v>-35.445550197078141</c:v>
                </c:pt>
                <c:pt idx="998">
                  <c:v>-38.109538816574087</c:v>
                </c:pt>
                <c:pt idx="999">
                  <c:v>-39.177959105133731</c:v>
                </c:pt>
                <c:pt idx="1000">
                  <c:v>-38.281393088419179</c:v>
                </c:pt>
              </c:numCache>
            </c:numRef>
          </c:val>
          <c:smooth val="0"/>
          <c:extLst>
            <c:ext xmlns:c16="http://schemas.microsoft.com/office/drawing/2014/chart" uri="{C3380CC4-5D6E-409C-BE32-E72D297353CC}">
              <c16:uniqueId val="{00000002-2EB6-403B-8828-E2E8D88F62B3}"/>
            </c:ext>
          </c:extLst>
        </c:ser>
        <c:dLbls>
          <c:showLegendKey val="0"/>
          <c:showVal val="0"/>
          <c:showCatName val="0"/>
          <c:showSerName val="0"/>
          <c:showPercent val="0"/>
          <c:showBubbleSize val="0"/>
        </c:dLbls>
        <c:smooth val="0"/>
        <c:axId val="669190264"/>
        <c:axId val="669189608"/>
      </c:lineChart>
      <c:catAx>
        <c:axId val="669190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89608"/>
        <c:crosses val="autoZero"/>
        <c:auto val="1"/>
        <c:lblAlgn val="ctr"/>
        <c:lblOffset val="100"/>
        <c:noMultiLvlLbl val="0"/>
      </c:catAx>
      <c:valAx>
        <c:axId val="669189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902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val>
            <c:numRef>
              <c:f>'[action2 5 times accele.csv]action2 5 times accele'!$J$2:$J$450</c:f>
              <c:numCache>
                <c:formatCode>General</c:formatCode>
                <c:ptCount val="449"/>
                <c:pt idx="0">
                  <c:v>-14.859693568243699</c:v>
                </c:pt>
                <c:pt idx="1">
                  <c:v>-14.3201590066679</c:v>
                </c:pt>
                <c:pt idx="2">
                  <c:v>-11.7124063834362</c:v>
                </c:pt>
                <c:pt idx="3">
                  <c:v>-16.9072104541012</c:v>
                </c:pt>
                <c:pt idx="4">
                  <c:v>-21.3630481528361</c:v>
                </c:pt>
                <c:pt idx="5">
                  <c:v>-15.1311937218839</c:v>
                </c:pt>
                <c:pt idx="6">
                  <c:v>-14.9996973344835</c:v>
                </c:pt>
                <c:pt idx="7">
                  <c:v>-15.631463672834499</c:v>
                </c:pt>
                <c:pt idx="8">
                  <c:v>-16.240095073792698</c:v>
                </c:pt>
                <c:pt idx="9">
                  <c:v>-12.853780416041101</c:v>
                </c:pt>
                <c:pt idx="10">
                  <c:v>-12.6723153576757</c:v>
                </c:pt>
                <c:pt idx="11">
                  <c:v>-16.457545146662302</c:v>
                </c:pt>
                <c:pt idx="12">
                  <c:v>-17.700397498315201</c:v>
                </c:pt>
                <c:pt idx="13">
                  <c:v>-16.089540767057098</c:v>
                </c:pt>
                <c:pt idx="14">
                  <c:v>-12.5188633888783</c:v>
                </c:pt>
                <c:pt idx="15">
                  <c:v>-11.09490761666</c:v>
                </c:pt>
                <c:pt idx="16">
                  <c:v>-15.224403203842</c:v>
                </c:pt>
                <c:pt idx="17">
                  <c:v>-23.807678157051299</c:v>
                </c:pt>
                <c:pt idx="18">
                  <c:v>-32.529268548066099</c:v>
                </c:pt>
                <c:pt idx="19">
                  <c:v>-25.926637918346401</c:v>
                </c:pt>
                <c:pt idx="20">
                  <c:v>-8.5134235059454095</c:v>
                </c:pt>
                <c:pt idx="21">
                  <c:v>-3.22602366037066</c:v>
                </c:pt>
                <c:pt idx="22">
                  <c:v>-12.4372516075871</c:v>
                </c:pt>
                <c:pt idx="23">
                  <c:v>-22.607284021288901</c:v>
                </c:pt>
                <c:pt idx="24">
                  <c:v>-22.834085154444399</c:v>
                </c:pt>
                <c:pt idx="25">
                  <c:v>-14.176558147613999</c:v>
                </c:pt>
                <c:pt idx="26">
                  <c:v>-10.482193711036899</c:v>
                </c:pt>
                <c:pt idx="27">
                  <c:v>-8.9672989474956406</c:v>
                </c:pt>
                <c:pt idx="28">
                  <c:v>-13.116682142963599</c:v>
                </c:pt>
                <c:pt idx="29">
                  <c:v>-11.3491216807104</c:v>
                </c:pt>
                <c:pt idx="30">
                  <c:v>-8.2951200135593304</c:v>
                </c:pt>
                <c:pt idx="31">
                  <c:v>-5.2069069206841903</c:v>
                </c:pt>
                <c:pt idx="32">
                  <c:v>-11.6015112201961</c:v>
                </c:pt>
                <c:pt idx="33">
                  <c:v>-19.767026498831601</c:v>
                </c:pt>
                <c:pt idx="34">
                  <c:v>-19.1711134870813</c:v>
                </c:pt>
                <c:pt idx="35">
                  <c:v>-13.704645961085401</c:v>
                </c:pt>
                <c:pt idx="36">
                  <c:v>-6.9215728371098999</c:v>
                </c:pt>
                <c:pt idx="37">
                  <c:v>-11.136338390975</c:v>
                </c:pt>
                <c:pt idx="38">
                  <c:v>-13.5942463599434</c:v>
                </c:pt>
                <c:pt idx="39">
                  <c:v>-15.1769970962462</c:v>
                </c:pt>
                <c:pt idx="40">
                  <c:v>-15.2826014512558</c:v>
                </c:pt>
                <c:pt idx="41">
                  <c:v>-8.8523681639489205</c:v>
                </c:pt>
                <c:pt idx="42">
                  <c:v>-9.1902682498303605</c:v>
                </c:pt>
                <c:pt idx="43">
                  <c:v>-11.792560483271799</c:v>
                </c:pt>
                <c:pt idx="44">
                  <c:v>-13.1783967969453</c:v>
                </c:pt>
                <c:pt idx="45">
                  <c:v>-16.125967412877099</c:v>
                </c:pt>
                <c:pt idx="46">
                  <c:v>-23.392646730084</c:v>
                </c:pt>
                <c:pt idx="47">
                  <c:v>-30.443470069756099</c:v>
                </c:pt>
                <c:pt idx="48">
                  <c:v>-24.4662274736685</c:v>
                </c:pt>
                <c:pt idx="49">
                  <c:v>-24.255138491314899</c:v>
                </c:pt>
                <c:pt idx="50">
                  <c:v>-31.806903759441301</c:v>
                </c:pt>
                <c:pt idx="51">
                  <c:v>-35.305058763902302</c:v>
                </c:pt>
                <c:pt idx="52">
                  <c:v>-35.4827754182636</c:v>
                </c:pt>
                <c:pt idx="53">
                  <c:v>-34.703682558998899</c:v>
                </c:pt>
                <c:pt idx="54">
                  <c:v>-32.811982856254701</c:v>
                </c:pt>
                <c:pt idx="55">
                  <c:v>-39.332617728347003</c:v>
                </c:pt>
                <c:pt idx="56">
                  <c:v>-47.9456847658629</c:v>
                </c:pt>
                <c:pt idx="57">
                  <c:v>-51.106787472380802</c:v>
                </c:pt>
                <c:pt idx="58">
                  <c:v>-51.543175485661799</c:v>
                </c:pt>
                <c:pt idx="59">
                  <c:v>-49.889007284856604</c:v>
                </c:pt>
                <c:pt idx="60">
                  <c:v>-51.530766129494801</c:v>
                </c:pt>
                <c:pt idx="61">
                  <c:v>-52.552292650115398</c:v>
                </c:pt>
                <c:pt idx="62">
                  <c:v>-50.771624379851303</c:v>
                </c:pt>
                <c:pt idx="63">
                  <c:v>-47.7269225235463</c:v>
                </c:pt>
                <c:pt idx="64">
                  <c:v>-46.642995064740099</c:v>
                </c:pt>
                <c:pt idx="65">
                  <c:v>-44.843087850814399</c:v>
                </c:pt>
                <c:pt idx="66">
                  <c:v>-42.914789569567901</c:v>
                </c:pt>
                <c:pt idx="67">
                  <c:v>-42.857174618850003</c:v>
                </c:pt>
                <c:pt idx="68">
                  <c:v>-42.887525064205498</c:v>
                </c:pt>
                <c:pt idx="69">
                  <c:v>-42.858322679720096</c:v>
                </c:pt>
                <c:pt idx="70">
                  <c:v>-42.868429157403803</c:v>
                </c:pt>
                <c:pt idx="71">
                  <c:v>-43.100151955534898</c:v>
                </c:pt>
                <c:pt idx="72">
                  <c:v>-42.726929317428002</c:v>
                </c:pt>
                <c:pt idx="73">
                  <c:v>-42.474213633507297</c:v>
                </c:pt>
                <c:pt idx="74">
                  <c:v>-40.146927028510802</c:v>
                </c:pt>
                <c:pt idx="75">
                  <c:v>-39.682074351761798</c:v>
                </c:pt>
                <c:pt idx="76">
                  <c:v>-42.7321756427745</c:v>
                </c:pt>
                <c:pt idx="77">
                  <c:v>-47.586767120452897</c:v>
                </c:pt>
                <c:pt idx="78">
                  <c:v>-50.534891797990397</c:v>
                </c:pt>
                <c:pt idx="79">
                  <c:v>-49.435226030206799</c:v>
                </c:pt>
                <c:pt idx="80">
                  <c:v>-46.166885179240602</c:v>
                </c:pt>
                <c:pt idx="81">
                  <c:v>-43.968798773916603</c:v>
                </c:pt>
                <c:pt idx="82">
                  <c:v>-45.458472665465699</c:v>
                </c:pt>
                <c:pt idx="83">
                  <c:v>-48.9778878875983</c:v>
                </c:pt>
                <c:pt idx="84">
                  <c:v>-48.947779359161103</c:v>
                </c:pt>
                <c:pt idx="85">
                  <c:v>-44.2996384234049</c:v>
                </c:pt>
                <c:pt idx="86">
                  <c:v>-44.148929005052999</c:v>
                </c:pt>
                <c:pt idx="87">
                  <c:v>-53.607758770238597</c:v>
                </c:pt>
                <c:pt idx="88">
                  <c:v>-62.854164299329398</c:v>
                </c:pt>
                <c:pt idx="89">
                  <c:v>-62.865251888619298</c:v>
                </c:pt>
                <c:pt idx="90">
                  <c:v>-63.964625328586401</c:v>
                </c:pt>
                <c:pt idx="91">
                  <c:v>-67.017852258649796</c:v>
                </c:pt>
                <c:pt idx="92">
                  <c:v>-70.490324899018105</c:v>
                </c:pt>
                <c:pt idx="93">
                  <c:v>-64.970837749855804</c:v>
                </c:pt>
                <c:pt idx="94">
                  <c:v>-61.566477058046999</c:v>
                </c:pt>
                <c:pt idx="95">
                  <c:v>-75.321435900125906</c:v>
                </c:pt>
                <c:pt idx="96">
                  <c:v>-84.793998830571596</c:v>
                </c:pt>
                <c:pt idx="97">
                  <c:v>-72.806196937238198</c:v>
                </c:pt>
                <c:pt idx="98">
                  <c:v>38.947648413558198</c:v>
                </c:pt>
                <c:pt idx="99">
                  <c:v>51.2024497657899</c:v>
                </c:pt>
                <c:pt idx="100">
                  <c:v>55.557230230738099</c:v>
                </c:pt>
                <c:pt idx="101">
                  <c:v>60.604973467009899</c:v>
                </c:pt>
                <c:pt idx="102">
                  <c:v>64.670232354850697</c:v>
                </c:pt>
                <c:pt idx="103">
                  <c:v>71.7226061707171</c:v>
                </c:pt>
                <c:pt idx="104">
                  <c:v>74.361506355217998</c:v>
                </c:pt>
                <c:pt idx="105">
                  <c:v>77.936237654193107</c:v>
                </c:pt>
                <c:pt idx="106">
                  <c:v>84.6011131015578</c:v>
                </c:pt>
                <c:pt idx="107">
                  <c:v>88.509699768866497</c:v>
                </c:pt>
                <c:pt idx="108">
                  <c:v>81.809607170087006</c:v>
                </c:pt>
                <c:pt idx="109">
                  <c:v>76.708388773613393</c:v>
                </c:pt>
                <c:pt idx="110">
                  <c:v>75.833770574146499</c:v>
                </c:pt>
                <c:pt idx="111">
                  <c:v>76.487965716680804</c:v>
                </c:pt>
                <c:pt idx="112">
                  <c:v>76.705718600437507</c:v>
                </c:pt>
                <c:pt idx="113">
                  <c:v>76.170478119560897</c:v>
                </c:pt>
                <c:pt idx="114">
                  <c:v>73.528004511549895</c:v>
                </c:pt>
                <c:pt idx="115">
                  <c:v>72.965511623960197</c:v>
                </c:pt>
                <c:pt idx="116">
                  <c:v>75.776386091888398</c:v>
                </c:pt>
                <c:pt idx="117">
                  <c:v>81.126413715416106</c:v>
                </c:pt>
                <c:pt idx="118">
                  <c:v>85.830535838547405</c:v>
                </c:pt>
                <c:pt idx="119">
                  <c:v>88.558016826567197</c:v>
                </c:pt>
                <c:pt idx="120">
                  <c:v>88.8364586412374</c:v>
                </c:pt>
                <c:pt idx="121">
                  <c:v>87.483449004839898</c:v>
                </c:pt>
                <c:pt idx="122">
                  <c:v>84.981234627671697</c:v>
                </c:pt>
                <c:pt idx="123">
                  <c:v>81.931878894598995</c:v>
                </c:pt>
                <c:pt idx="124">
                  <c:v>77.3992827858917</c:v>
                </c:pt>
                <c:pt idx="125">
                  <c:v>72.382958237987907</c:v>
                </c:pt>
                <c:pt idx="126">
                  <c:v>70.065971623444199</c:v>
                </c:pt>
                <c:pt idx="127">
                  <c:v>66.252374659935001</c:v>
                </c:pt>
                <c:pt idx="128">
                  <c:v>59.850613921936699</c:v>
                </c:pt>
                <c:pt idx="129">
                  <c:v>49.7814516776712</c:v>
                </c:pt>
                <c:pt idx="130">
                  <c:v>33.888368454978</c:v>
                </c:pt>
                <c:pt idx="131">
                  <c:v>22.293784597163999</c:v>
                </c:pt>
                <c:pt idx="132">
                  <c:v>-0.46090816207381602</c:v>
                </c:pt>
                <c:pt idx="133">
                  <c:v>-40.940334332284401</c:v>
                </c:pt>
                <c:pt idx="134">
                  <c:v>-60.692796841195701</c:v>
                </c:pt>
                <c:pt idx="135">
                  <c:v>-66.230713357156404</c:v>
                </c:pt>
                <c:pt idx="136">
                  <c:v>-64.254005973950498</c:v>
                </c:pt>
                <c:pt idx="137">
                  <c:v>-62.066327494677701</c:v>
                </c:pt>
                <c:pt idx="138">
                  <c:v>-65.446504328333205</c:v>
                </c:pt>
                <c:pt idx="139">
                  <c:v>-70.957674805014904</c:v>
                </c:pt>
                <c:pt idx="140">
                  <c:v>-73.877670394540402</c:v>
                </c:pt>
                <c:pt idx="141">
                  <c:v>-68.011809989487602</c:v>
                </c:pt>
                <c:pt idx="142">
                  <c:v>-63.689200903538001</c:v>
                </c:pt>
                <c:pt idx="143">
                  <c:v>-64.421370297505604</c:v>
                </c:pt>
                <c:pt idx="144">
                  <c:v>-66.451163985171704</c:v>
                </c:pt>
                <c:pt idx="145">
                  <c:v>-64.545276818949006</c:v>
                </c:pt>
                <c:pt idx="146">
                  <c:v>-61.855632386555598</c:v>
                </c:pt>
                <c:pt idx="147">
                  <c:v>-58.954102227880902</c:v>
                </c:pt>
                <c:pt idx="148">
                  <c:v>-56.3609233404459</c:v>
                </c:pt>
                <c:pt idx="149">
                  <c:v>-57.5612865071136</c:v>
                </c:pt>
                <c:pt idx="150">
                  <c:v>-56.258983710998699</c:v>
                </c:pt>
                <c:pt idx="151">
                  <c:v>-53.609609004621603</c:v>
                </c:pt>
                <c:pt idx="152">
                  <c:v>-57.5094707066444</c:v>
                </c:pt>
                <c:pt idx="153">
                  <c:v>-63.817723412085101</c:v>
                </c:pt>
                <c:pt idx="154">
                  <c:v>-75.898891756582501</c:v>
                </c:pt>
                <c:pt idx="155">
                  <c:v>-82.953108076460694</c:v>
                </c:pt>
                <c:pt idx="156">
                  <c:v>-66.626725144828896</c:v>
                </c:pt>
                <c:pt idx="157">
                  <c:v>-43.724214265961599</c:v>
                </c:pt>
                <c:pt idx="158">
                  <c:v>-45.085839549669601</c:v>
                </c:pt>
                <c:pt idx="159">
                  <c:v>-67.3344730782418</c:v>
                </c:pt>
                <c:pt idx="160">
                  <c:v>-83.726496949023598</c:v>
                </c:pt>
                <c:pt idx="161">
                  <c:v>-81.140390995181207</c:v>
                </c:pt>
                <c:pt idx="162">
                  <c:v>-23.140822625664001</c:v>
                </c:pt>
                <c:pt idx="163">
                  <c:v>10.7371812702537</c:v>
                </c:pt>
                <c:pt idx="164">
                  <c:v>31.1315234577491</c:v>
                </c:pt>
                <c:pt idx="165">
                  <c:v>56.1373128041038</c:v>
                </c:pt>
                <c:pt idx="166">
                  <c:v>63.656712936644396</c:v>
                </c:pt>
                <c:pt idx="167">
                  <c:v>66.334993999134895</c:v>
                </c:pt>
                <c:pt idx="168">
                  <c:v>70.722581303360698</c:v>
                </c:pt>
                <c:pt idx="169">
                  <c:v>74.954211142702306</c:v>
                </c:pt>
                <c:pt idx="170">
                  <c:v>80.686127423892799</c:v>
                </c:pt>
                <c:pt idx="171">
                  <c:v>85.752588675654593</c:v>
                </c:pt>
                <c:pt idx="172">
                  <c:v>87.858496638567701</c:v>
                </c:pt>
                <c:pt idx="173">
                  <c:v>83.245723809189101</c:v>
                </c:pt>
                <c:pt idx="174">
                  <c:v>81.257574238418201</c:v>
                </c:pt>
                <c:pt idx="175">
                  <c:v>80.2969769535773</c:v>
                </c:pt>
                <c:pt idx="176">
                  <c:v>78.451555717125601</c:v>
                </c:pt>
                <c:pt idx="177">
                  <c:v>78.8938899396463</c:v>
                </c:pt>
                <c:pt idx="178">
                  <c:v>79.894776641471907</c:v>
                </c:pt>
                <c:pt idx="179">
                  <c:v>80.348246866069303</c:v>
                </c:pt>
                <c:pt idx="180">
                  <c:v>80.205900155004798</c:v>
                </c:pt>
                <c:pt idx="181">
                  <c:v>81.738389672268994</c:v>
                </c:pt>
                <c:pt idx="182">
                  <c:v>82.9347671336064</c:v>
                </c:pt>
                <c:pt idx="183">
                  <c:v>82.555039492658807</c:v>
                </c:pt>
                <c:pt idx="184">
                  <c:v>87.538621766653506</c:v>
                </c:pt>
                <c:pt idx="185">
                  <c:v>89.189934637623594</c:v>
                </c:pt>
                <c:pt idx="186">
                  <c:v>80.919348483054094</c:v>
                </c:pt>
                <c:pt idx="187">
                  <c:v>76.483419908628093</c:v>
                </c:pt>
                <c:pt idx="188">
                  <c:v>76.722281567306098</c:v>
                </c:pt>
                <c:pt idx="189">
                  <c:v>74.502004767130202</c:v>
                </c:pt>
                <c:pt idx="190">
                  <c:v>70.324887319452003</c:v>
                </c:pt>
                <c:pt idx="191">
                  <c:v>67.989694703342394</c:v>
                </c:pt>
                <c:pt idx="192">
                  <c:v>65.912500435020206</c:v>
                </c:pt>
                <c:pt idx="193">
                  <c:v>51.860698738112198</c:v>
                </c:pt>
                <c:pt idx="194">
                  <c:v>29.5772633640929</c:v>
                </c:pt>
                <c:pt idx="195">
                  <c:v>24.9782853747597</c:v>
                </c:pt>
                <c:pt idx="196">
                  <c:v>-0.67123848268449704</c:v>
                </c:pt>
                <c:pt idx="197">
                  <c:v>-44.106976105885103</c:v>
                </c:pt>
                <c:pt idx="198">
                  <c:v>-53.632049256175499</c:v>
                </c:pt>
                <c:pt idx="199">
                  <c:v>-55.532475834588098</c:v>
                </c:pt>
                <c:pt idx="200">
                  <c:v>-56.156061635763301</c:v>
                </c:pt>
                <c:pt idx="201">
                  <c:v>-59.952120397903002</c:v>
                </c:pt>
                <c:pt idx="202">
                  <c:v>-65.318499828272195</c:v>
                </c:pt>
                <c:pt idx="203">
                  <c:v>-70.195815642610398</c:v>
                </c:pt>
                <c:pt idx="204">
                  <c:v>-71.092518287691206</c:v>
                </c:pt>
                <c:pt idx="205">
                  <c:v>-66.732587001513707</c:v>
                </c:pt>
                <c:pt idx="206">
                  <c:v>-63.366388582978402</c:v>
                </c:pt>
                <c:pt idx="207">
                  <c:v>-64.131213192792302</c:v>
                </c:pt>
                <c:pt idx="208">
                  <c:v>-64.073291247253493</c:v>
                </c:pt>
                <c:pt idx="209">
                  <c:v>-61.562686582840698</c:v>
                </c:pt>
                <c:pt idx="210">
                  <c:v>-59.753725972288898</c:v>
                </c:pt>
                <c:pt idx="211">
                  <c:v>-56.7994415320887</c:v>
                </c:pt>
                <c:pt idx="212">
                  <c:v>-55.321829295499803</c:v>
                </c:pt>
                <c:pt idx="213">
                  <c:v>-59.129400163808803</c:v>
                </c:pt>
                <c:pt idx="214">
                  <c:v>-61.751665629548903</c:v>
                </c:pt>
                <c:pt idx="215">
                  <c:v>-61.840395468653902</c:v>
                </c:pt>
                <c:pt idx="216">
                  <c:v>-58.724228725960998</c:v>
                </c:pt>
                <c:pt idx="217">
                  <c:v>-61.067545568223501</c:v>
                </c:pt>
                <c:pt idx="218">
                  <c:v>-65.478485123661898</c:v>
                </c:pt>
                <c:pt idx="219">
                  <c:v>-65.899570687794096</c:v>
                </c:pt>
                <c:pt idx="220">
                  <c:v>-74.168435076190505</c:v>
                </c:pt>
                <c:pt idx="221">
                  <c:v>-73.777767382885301</c:v>
                </c:pt>
                <c:pt idx="222">
                  <c:v>-65.040072873882195</c:v>
                </c:pt>
                <c:pt idx="223">
                  <c:v>-59.587430694128201</c:v>
                </c:pt>
                <c:pt idx="224">
                  <c:v>-63.301885601564997</c:v>
                </c:pt>
                <c:pt idx="225">
                  <c:v>-66.999011820556106</c:v>
                </c:pt>
                <c:pt idx="226">
                  <c:v>-39.896652698310803</c:v>
                </c:pt>
                <c:pt idx="227">
                  <c:v>-11.880160782423999</c:v>
                </c:pt>
                <c:pt idx="228">
                  <c:v>0.73371804030034204</c:v>
                </c:pt>
                <c:pt idx="229">
                  <c:v>15.234309640097701</c:v>
                </c:pt>
                <c:pt idx="230">
                  <c:v>25.673236205717799</c:v>
                </c:pt>
                <c:pt idx="231">
                  <c:v>32.065857411908702</c:v>
                </c:pt>
                <c:pt idx="232">
                  <c:v>41.201950139836299</c:v>
                </c:pt>
                <c:pt idx="233">
                  <c:v>55.412204324618401</c:v>
                </c:pt>
                <c:pt idx="234">
                  <c:v>66.403464231156505</c:v>
                </c:pt>
                <c:pt idx="235">
                  <c:v>72.972579175297298</c:v>
                </c:pt>
                <c:pt idx="236">
                  <c:v>79.165191984758806</c:v>
                </c:pt>
                <c:pt idx="237">
                  <c:v>85.076402754789996</c:v>
                </c:pt>
                <c:pt idx="238">
                  <c:v>86.543318322021904</c:v>
                </c:pt>
                <c:pt idx="239">
                  <c:v>85.506436061434201</c:v>
                </c:pt>
                <c:pt idx="240">
                  <c:v>83.797769828620901</c:v>
                </c:pt>
                <c:pt idx="241">
                  <c:v>84.487508931913993</c:v>
                </c:pt>
                <c:pt idx="242">
                  <c:v>84.749722055399403</c:v>
                </c:pt>
                <c:pt idx="243">
                  <c:v>83.837596204986198</c:v>
                </c:pt>
                <c:pt idx="244">
                  <c:v>82.621000422981496</c:v>
                </c:pt>
                <c:pt idx="245">
                  <c:v>81.124064320726006</c:v>
                </c:pt>
                <c:pt idx="246">
                  <c:v>76.973700958919096</c:v>
                </c:pt>
                <c:pt idx="247">
                  <c:v>77.732348826141205</c:v>
                </c:pt>
                <c:pt idx="248">
                  <c:v>81.435869154054302</c:v>
                </c:pt>
                <c:pt idx="249">
                  <c:v>78.4082402733479</c:v>
                </c:pt>
                <c:pt idx="250">
                  <c:v>75.614642521812897</c:v>
                </c:pt>
                <c:pt idx="251">
                  <c:v>71.659585762597004</c:v>
                </c:pt>
                <c:pt idx="252">
                  <c:v>66.655700443280395</c:v>
                </c:pt>
                <c:pt idx="253">
                  <c:v>61.390121257017199</c:v>
                </c:pt>
                <c:pt idx="254">
                  <c:v>65.432548370006003</c:v>
                </c:pt>
                <c:pt idx="255">
                  <c:v>54.140620620200004</c:v>
                </c:pt>
                <c:pt idx="256">
                  <c:v>36.082513598848003</c:v>
                </c:pt>
                <c:pt idx="257">
                  <c:v>7.4709924219985897</c:v>
                </c:pt>
                <c:pt idx="258">
                  <c:v>-6.4303758014580303</c:v>
                </c:pt>
                <c:pt idx="259">
                  <c:v>-16.410306130432598</c:v>
                </c:pt>
                <c:pt idx="260">
                  <c:v>-32.198082893209701</c:v>
                </c:pt>
                <c:pt idx="261">
                  <c:v>-45.646848831798202</c:v>
                </c:pt>
                <c:pt idx="262">
                  <c:v>-54.922168523033299</c:v>
                </c:pt>
                <c:pt idx="263">
                  <c:v>-56.133145850554101</c:v>
                </c:pt>
                <c:pt idx="264">
                  <c:v>-53.959789865885803</c:v>
                </c:pt>
                <c:pt idx="265">
                  <c:v>-53.839678981694902</c:v>
                </c:pt>
                <c:pt idx="266">
                  <c:v>-53.595798184375198</c:v>
                </c:pt>
                <c:pt idx="267">
                  <c:v>-53.978045038787698</c:v>
                </c:pt>
                <c:pt idx="268">
                  <c:v>-52.860544633073701</c:v>
                </c:pt>
                <c:pt idx="269">
                  <c:v>-53.1665304131242</c:v>
                </c:pt>
                <c:pt idx="270">
                  <c:v>-53.660130923912803</c:v>
                </c:pt>
                <c:pt idx="271">
                  <c:v>-51.3351450026693</c:v>
                </c:pt>
                <c:pt idx="272">
                  <c:v>-47.443029903594898</c:v>
                </c:pt>
                <c:pt idx="273">
                  <c:v>-43.802105411481897</c:v>
                </c:pt>
                <c:pt idx="274">
                  <c:v>-42.926574714568602</c:v>
                </c:pt>
                <c:pt idx="275">
                  <c:v>-46.240337993163998</c:v>
                </c:pt>
                <c:pt idx="276">
                  <c:v>-50.583056647225199</c:v>
                </c:pt>
                <c:pt idx="277">
                  <c:v>-51.953426032690601</c:v>
                </c:pt>
                <c:pt idx="278">
                  <c:v>-48.346236371180296</c:v>
                </c:pt>
                <c:pt idx="279">
                  <c:v>-45.754784642415203</c:v>
                </c:pt>
                <c:pt idx="280">
                  <c:v>-56.017364791508399</c:v>
                </c:pt>
                <c:pt idx="281">
                  <c:v>-69.582259010654596</c:v>
                </c:pt>
                <c:pt idx="282">
                  <c:v>-77.377007369993393</c:v>
                </c:pt>
                <c:pt idx="283">
                  <c:v>-81.502291881786704</c:v>
                </c:pt>
                <c:pt idx="284">
                  <c:v>-70.608504181663307</c:v>
                </c:pt>
                <c:pt idx="285">
                  <c:v>-57.349805240989802</c:v>
                </c:pt>
                <c:pt idx="286">
                  <c:v>-49.739731263013297</c:v>
                </c:pt>
                <c:pt idx="287">
                  <c:v>-19.9767709405705</c:v>
                </c:pt>
                <c:pt idx="288">
                  <c:v>15.990236205898601</c:v>
                </c:pt>
                <c:pt idx="289">
                  <c:v>25.0007037718463</c:v>
                </c:pt>
                <c:pt idx="290">
                  <c:v>33.672803086173502</c:v>
                </c:pt>
                <c:pt idx="291">
                  <c:v>46.036953653453899</c:v>
                </c:pt>
                <c:pt idx="292">
                  <c:v>51.416636000177299</c:v>
                </c:pt>
                <c:pt idx="293">
                  <c:v>53.588252037717098</c:v>
                </c:pt>
                <c:pt idx="294">
                  <c:v>56.349688933835502</c:v>
                </c:pt>
                <c:pt idx="295">
                  <c:v>59.662513616719103</c:v>
                </c:pt>
                <c:pt idx="296">
                  <c:v>64.906284145914597</c:v>
                </c:pt>
                <c:pt idx="297">
                  <c:v>69.215656944382701</c:v>
                </c:pt>
                <c:pt idx="298">
                  <c:v>72.637645790224397</c:v>
                </c:pt>
                <c:pt idx="299">
                  <c:v>75.484886799303098</c:v>
                </c:pt>
                <c:pt idx="300">
                  <c:v>78.051162145662303</c:v>
                </c:pt>
                <c:pt idx="301">
                  <c:v>80.794414375782196</c:v>
                </c:pt>
                <c:pt idx="302">
                  <c:v>82.370124915142497</c:v>
                </c:pt>
                <c:pt idx="303">
                  <c:v>82.387459364551304</c:v>
                </c:pt>
                <c:pt idx="304">
                  <c:v>82.6643749591681</c:v>
                </c:pt>
                <c:pt idx="305">
                  <c:v>82.942084301706302</c:v>
                </c:pt>
                <c:pt idx="306">
                  <c:v>82.523264077885301</c:v>
                </c:pt>
                <c:pt idx="307">
                  <c:v>82.000353444975204</c:v>
                </c:pt>
                <c:pt idx="308">
                  <c:v>81.219262961079295</c:v>
                </c:pt>
                <c:pt idx="309">
                  <c:v>80.214232360748596</c:v>
                </c:pt>
                <c:pt idx="310">
                  <c:v>80.051591326737594</c:v>
                </c:pt>
                <c:pt idx="311">
                  <c:v>77.405495209957706</c:v>
                </c:pt>
                <c:pt idx="312">
                  <c:v>75.842945626908104</c:v>
                </c:pt>
                <c:pt idx="313">
                  <c:v>73.377726891516204</c:v>
                </c:pt>
                <c:pt idx="314">
                  <c:v>69.686122894157506</c:v>
                </c:pt>
                <c:pt idx="315">
                  <c:v>64.825464950349399</c:v>
                </c:pt>
                <c:pt idx="316">
                  <c:v>57.633832770545297</c:v>
                </c:pt>
                <c:pt idx="317">
                  <c:v>56.1572268541751</c:v>
                </c:pt>
                <c:pt idx="318">
                  <c:v>49.493016080483201</c:v>
                </c:pt>
                <c:pt idx="319">
                  <c:v>24.774541419602802</c:v>
                </c:pt>
                <c:pt idx="320">
                  <c:v>-16.4645736494817</c:v>
                </c:pt>
                <c:pt idx="321">
                  <c:v>-30.685911040992298</c:v>
                </c:pt>
                <c:pt idx="322">
                  <c:v>-35.941013011217898</c:v>
                </c:pt>
                <c:pt idx="323">
                  <c:v>-46.755839211305698</c:v>
                </c:pt>
                <c:pt idx="324">
                  <c:v>-57.270455207009903</c:v>
                </c:pt>
                <c:pt idx="325">
                  <c:v>-64.723259922295995</c:v>
                </c:pt>
                <c:pt idx="326">
                  <c:v>-65.1139462916192</c:v>
                </c:pt>
                <c:pt idx="327">
                  <c:v>-63.467961205502696</c:v>
                </c:pt>
                <c:pt idx="328">
                  <c:v>-62.934733497198401</c:v>
                </c:pt>
                <c:pt idx="329">
                  <c:v>-63.676921802390702</c:v>
                </c:pt>
                <c:pt idx="330">
                  <c:v>-61.721468037163802</c:v>
                </c:pt>
                <c:pt idx="331">
                  <c:v>-58.020057119062997</c:v>
                </c:pt>
                <c:pt idx="332">
                  <c:v>-57.696578210272399</c:v>
                </c:pt>
                <c:pt idx="333">
                  <c:v>-56.5020228820715</c:v>
                </c:pt>
                <c:pt idx="334">
                  <c:v>-50.874244287435999</c:v>
                </c:pt>
                <c:pt idx="335">
                  <c:v>-44.499465162304197</c:v>
                </c:pt>
                <c:pt idx="336">
                  <c:v>-44.304689297071803</c:v>
                </c:pt>
                <c:pt idx="337">
                  <c:v>-50.886489757048501</c:v>
                </c:pt>
                <c:pt idx="338">
                  <c:v>-56.746166909500801</c:v>
                </c:pt>
                <c:pt idx="339">
                  <c:v>-53.3094267136414</c:v>
                </c:pt>
                <c:pt idx="340">
                  <c:v>-54.379120628079697</c:v>
                </c:pt>
                <c:pt idx="341">
                  <c:v>-62.781411563747803</c:v>
                </c:pt>
                <c:pt idx="342">
                  <c:v>-75.069068809051203</c:v>
                </c:pt>
                <c:pt idx="343">
                  <c:v>-77.487289755709099</c:v>
                </c:pt>
                <c:pt idx="344">
                  <c:v>-50.452405032702003</c:v>
                </c:pt>
                <c:pt idx="345">
                  <c:v>-48.897081354116601</c:v>
                </c:pt>
                <c:pt idx="346">
                  <c:v>-74.447026183926397</c:v>
                </c:pt>
                <c:pt idx="347">
                  <c:v>-54.153074575815999</c:v>
                </c:pt>
                <c:pt idx="348">
                  <c:v>-41.915888559868499</c:v>
                </c:pt>
                <c:pt idx="349">
                  <c:v>4.4865556812585101</c:v>
                </c:pt>
                <c:pt idx="350">
                  <c:v>16.6692089641734</c:v>
                </c:pt>
                <c:pt idx="351">
                  <c:v>23.014805450745001</c:v>
                </c:pt>
                <c:pt idx="352">
                  <c:v>42.995163563979403</c:v>
                </c:pt>
                <c:pt idx="353">
                  <c:v>58.5462837556951</c:v>
                </c:pt>
                <c:pt idx="354">
                  <c:v>62.778881788021003</c:v>
                </c:pt>
                <c:pt idx="355">
                  <c:v>66.317994180553896</c:v>
                </c:pt>
                <c:pt idx="356">
                  <c:v>73.009069949938393</c:v>
                </c:pt>
                <c:pt idx="357">
                  <c:v>78.3377446167503</c:v>
                </c:pt>
                <c:pt idx="358">
                  <c:v>81.508791142344293</c:v>
                </c:pt>
                <c:pt idx="359">
                  <c:v>80.849912243998702</c:v>
                </c:pt>
                <c:pt idx="360">
                  <c:v>80.564037871556394</c:v>
                </c:pt>
                <c:pt idx="361">
                  <c:v>79.925991471741398</c:v>
                </c:pt>
                <c:pt idx="362">
                  <c:v>77.417830484631097</c:v>
                </c:pt>
                <c:pt idx="363">
                  <c:v>74.761580408729799</c:v>
                </c:pt>
                <c:pt idx="364">
                  <c:v>72.046172824578505</c:v>
                </c:pt>
                <c:pt idx="365">
                  <c:v>72.056395142868894</c:v>
                </c:pt>
                <c:pt idx="366">
                  <c:v>74.152974964530401</c:v>
                </c:pt>
                <c:pt idx="367">
                  <c:v>77.117922921449804</c:v>
                </c:pt>
                <c:pt idx="368">
                  <c:v>79.030108628168605</c:v>
                </c:pt>
                <c:pt idx="369">
                  <c:v>78.872859452925596</c:v>
                </c:pt>
                <c:pt idx="370">
                  <c:v>79.991000070342196</c:v>
                </c:pt>
                <c:pt idx="371">
                  <c:v>78.206860702576407</c:v>
                </c:pt>
                <c:pt idx="372">
                  <c:v>76.528913635235597</c:v>
                </c:pt>
                <c:pt idx="373">
                  <c:v>72.267239865713805</c:v>
                </c:pt>
                <c:pt idx="374">
                  <c:v>67.229703286617394</c:v>
                </c:pt>
                <c:pt idx="375">
                  <c:v>58.906984386039497</c:v>
                </c:pt>
                <c:pt idx="376">
                  <c:v>51.7679861368308</c:v>
                </c:pt>
                <c:pt idx="377">
                  <c:v>47.319739809418103</c:v>
                </c:pt>
                <c:pt idx="378">
                  <c:v>40.506570630986801</c:v>
                </c:pt>
                <c:pt idx="379">
                  <c:v>29.751871917133499</c:v>
                </c:pt>
                <c:pt idx="380">
                  <c:v>-0.31521336192142602</c:v>
                </c:pt>
                <c:pt idx="381">
                  <c:v>-25.072915679464</c:v>
                </c:pt>
                <c:pt idx="382">
                  <c:v>-31.907698061022</c:v>
                </c:pt>
                <c:pt idx="383">
                  <c:v>-40.625976550127497</c:v>
                </c:pt>
                <c:pt idx="384">
                  <c:v>-51.967288090167798</c:v>
                </c:pt>
                <c:pt idx="385">
                  <c:v>-60.1227553247641</c:v>
                </c:pt>
                <c:pt idx="386">
                  <c:v>-51.219483539027401</c:v>
                </c:pt>
                <c:pt idx="387">
                  <c:v>-49.763811122344698</c:v>
                </c:pt>
                <c:pt idx="388">
                  <c:v>-53.981663269895897</c:v>
                </c:pt>
                <c:pt idx="389">
                  <c:v>-53.544214397205899</c:v>
                </c:pt>
                <c:pt idx="390">
                  <c:v>-45.721984752768499</c:v>
                </c:pt>
                <c:pt idx="391">
                  <c:v>-34.847099611363703</c:v>
                </c:pt>
                <c:pt idx="392">
                  <c:v>-28.819463996653798</c:v>
                </c:pt>
                <c:pt idx="393">
                  <c:v>-25.000029791129201</c:v>
                </c:pt>
                <c:pt idx="394">
                  <c:v>-17.172337019908198</c:v>
                </c:pt>
                <c:pt idx="395">
                  <c:v>-16.0933671877285</c:v>
                </c:pt>
                <c:pt idx="396">
                  <c:v>-19.871113711818801</c:v>
                </c:pt>
                <c:pt idx="397">
                  <c:v>-26.857085154393801</c:v>
                </c:pt>
                <c:pt idx="398">
                  <c:v>-31.821524061227802</c:v>
                </c:pt>
                <c:pt idx="399">
                  <c:v>-27.543006481287101</c:v>
                </c:pt>
                <c:pt idx="400">
                  <c:v>-23.153463766913799</c:v>
                </c:pt>
                <c:pt idx="401">
                  <c:v>-20.331418473734999</c:v>
                </c:pt>
                <c:pt idx="402">
                  <c:v>-19.352901713350501</c:v>
                </c:pt>
                <c:pt idx="403">
                  <c:v>-17.547723145838301</c:v>
                </c:pt>
                <c:pt idx="404">
                  <c:v>-24.845023618523399</c:v>
                </c:pt>
                <c:pt idx="405">
                  <c:v>-23.738225327118599</c:v>
                </c:pt>
                <c:pt idx="406">
                  <c:v>-11.947066776078399</c:v>
                </c:pt>
                <c:pt idx="407">
                  <c:v>-6.9403224336460401</c:v>
                </c:pt>
                <c:pt idx="408">
                  <c:v>-5.1242607099923498</c:v>
                </c:pt>
                <c:pt idx="409">
                  <c:v>-2.4803581300788302</c:v>
                </c:pt>
                <c:pt idx="410">
                  <c:v>5.1352258549566097</c:v>
                </c:pt>
                <c:pt idx="411">
                  <c:v>-2.64579303237339</c:v>
                </c:pt>
                <c:pt idx="412">
                  <c:v>-9.9098904192234993</c:v>
                </c:pt>
                <c:pt idx="413">
                  <c:v>-8.1123623733747205</c:v>
                </c:pt>
                <c:pt idx="414">
                  <c:v>-3.4954654694148801</c:v>
                </c:pt>
                <c:pt idx="415">
                  <c:v>-6.8154484826215596</c:v>
                </c:pt>
                <c:pt idx="416">
                  <c:v>-6.0237264384072002</c:v>
                </c:pt>
                <c:pt idx="417">
                  <c:v>-16.081059237127398</c:v>
                </c:pt>
                <c:pt idx="418">
                  <c:v>-19.3260027763606</c:v>
                </c:pt>
                <c:pt idx="419">
                  <c:v>-12.2643630427789</c:v>
                </c:pt>
                <c:pt idx="420">
                  <c:v>-11.910998197737801</c:v>
                </c:pt>
                <c:pt idx="421">
                  <c:v>-12.8349801928765</c:v>
                </c:pt>
                <c:pt idx="422">
                  <c:v>-13.8922194752653</c:v>
                </c:pt>
                <c:pt idx="423">
                  <c:v>-16.928282245584299</c:v>
                </c:pt>
                <c:pt idx="424">
                  <c:v>-13.844650410663499</c:v>
                </c:pt>
                <c:pt idx="425">
                  <c:v>-11.197822076534401</c:v>
                </c:pt>
                <c:pt idx="426">
                  <c:v>-15.250955492963399</c:v>
                </c:pt>
                <c:pt idx="427">
                  <c:v>-24.464041782733599</c:v>
                </c:pt>
                <c:pt idx="428">
                  <c:v>-27.999096695163601</c:v>
                </c:pt>
                <c:pt idx="429">
                  <c:v>-17.232380111242598</c:v>
                </c:pt>
                <c:pt idx="430">
                  <c:v>-13.2904758805619</c:v>
                </c:pt>
                <c:pt idx="431">
                  <c:v>-17.942198678466202</c:v>
                </c:pt>
                <c:pt idx="432">
                  <c:v>-21.254987439152</c:v>
                </c:pt>
                <c:pt idx="433">
                  <c:v>-21.061427674031499</c:v>
                </c:pt>
                <c:pt idx="434">
                  <c:v>-18.3163777733992</c:v>
                </c:pt>
                <c:pt idx="435">
                  <c:v>-16.020706055293399</c:v>
                </c:pt>
                <c:pt idx="436">
                  <c:v>-17.1911866617458</c:v>
                </c:pt>
                <c:pt idx="437">
                  <c:v>-19.800761409469899</c:v>
                </c:pt>
                <c:pt idx="438">
                  <c:v>-19.591405296244599</c:v>
                </c:pt>
                <c:pt idx="439">
                  <c:v>-16.046931306396001</c:v>
                </c:pt>
                <c:pt idx="440">
                  <c:v>-12.9290755518943</c:v>
                </c:pt>
                <c:pt idx="441">
                  <c:v>-13.737889465688699</c:v>
                </c:pt>
                <c:pt idx="442">
                  <c:v>-16.5228541403878</c:v>
                </c:pt>
                <c:pt idx="443">
                  <c:v>-15.358280956526899</c:v>
                </c:pt>
                <c:pt idx="444">
                  <c:v>-10.7322215975438</c:v>
                </c:pt>
                <c:pt idx="445">
                  <c:v>-8.8282384864280008</c:v>
                </c:pt>
                <c:pt idx="446">
                  <c:v>-9.3129496227338606</c:v>
                </c:pt>
                <c:pt idx="447">
                  <c:v>-12.353383534376499</c:v>
                </c:pt>
                <c:pt idx="448">
                  <c:v>-12.659703374210601</c:v>
                </c:pt>
              </c:numCache>
            </c:numRef>
          </c:val>
          <c:smooth val="0"/>
          <c:extLst>
            <c:ext xmlns:c16="http://schemas.microsoft.com/office/drawing/2014/chart" uri="{C3380CC4-5D6E-409C-BE32-E72D297353CC}">
              <c16:uniqueId val="{00000000-CF45-4C32-94EC-75A940D29D9A}"/>
            </c:ext>
          </c:extLst>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val>
            <c:numRef>
              <c:f>'[action2 5 times accele.csv]action2 5 times accele'!$K$2:$K$450</c:f>
              <c:numCache>
                <c:formatCode>General</c:formatCode>
                <c:ptCount val="449"/>
                <c:pt idx="0">
                  <c:v>-23.070223715513599</c:v>
                </c:pt>
                <c:pt idx="1">
                  <c:v>-17.229534184001398</c:v>
                </c:pt>
                <c:pt idx="2">
                  <c:v>-19.5505434928596</c:v>
                </c:pt>
                <c:pt idx="3">
                  <c:v>-30.349599561308601</c:v>
                </c:pt>
                <c:pt idx="4">
                  <c:v>-33.673597554479201</c:v>
                </c:pt>
                <c:pt idx="5">
                  <c:v>-23.067234342067099</c:v>
                </c:pt>
                <c:pt idx="6">
                  <c:v>-20.475877132375899</c:v>
                </c:pt>
                <c:pt idx="7">
                  <c:v>-21.469010887248299</c:v>
                </c:pt>
                <c:pt idx="8">
                  <c:v>-25.276752212552001</c:v>
                </c:pt>
                <c:pt idx="9">
                  <c:v>-26.4878653900921</c:v>
                </c:pt>
                <c:pt idx="10">
                  <c:v>-26.5758106850597</c:v>
                </c:pt>
                <c:pt idx="11">
                  <c:v>-25.184854385048599</c:v>
                </c:pt>
                <c:pt idx="12">
                  <c:v>-23.730102125263901</c:v>
                </c:pt>
                <c:pt idx="13">
                  <c:v>-24.573432166660599</c:v>
                </c:pt>
                <c:pt idx="14">
                  <c:v>-27.457473480274299</c:v>
                </c:pt>
                <c:pt idx="15">
                  <c:v>-26.340880003325498</c:v>
                </c:pt>
                <c:pt idx="16">
                  <c:v>-24.567668977737402</c:v>
                </c:pt>
                <c:pt idx="17">
                  <c:v>-25.275164874699499</c:v>
                </c:pt>
                <c:pt idx="18">
                  <c:v>-24.036582672272299</c:v>
                </c:pt>
                <c:pt idx="19">
                  <c:v>-23.474115749983401</c:v>
                </c:pt>
                <c:pt idx="20">
                  <c:v>-24.395571553030798</c:v>
                </c:pt>
                <c:pt idx="21">
                  <c:v>-25.935667613367201</c:v>
                </c:pt>
                <c:pt idx="22">
                  <c:v>-24.636733405999699</c:v>
                </c:pt>
                <c:pt idx="23">
                  <c:v>-25.669126244529899</c:v>
                </c:pt>
                <c:pt idx="24">
                  <c:v>-27.0954704937723</c:v>
                </c:pt>
                <c:pt idx="25">
                  <c:v>-29.078022641131898</c:v>
                </c:pt>
                <c:pt idx="26">
                  <c:v>-28.887906718230699</c:v>
                </c:pt>
                <c:pt idx="27">
                  <c:v>-28.0323618561263</c:v>
                </c:pt>
                <c:pt idx="28">
                  <c:v>-27.983304183509599</c:v>
                </c:pt>
                <c:pt idx="29">
                  <c:v>-34.030182330714801</c:v>
                </c:pt>
                <c:pt idx="30">
                  <c:v>-33.491683576568498</c:v>
                </c:pt>
                <c:pt idx="31">
                  <c:v>-29.7865287204936</c:v>
                </c:pt>
                <c:pt idx="32">
                  <c:v>-31.459352050952699</c:v>
                </c:pt>
                <c:pt idx="33">
                  <c:v>-37.4467614069303</c:v>
                </c:pt>
                <c:pt idx="34">
                  <c:v>-39.545078318779503</c:v>
                </c:pt>
                <c:pt idx="35">
                  <c:v>-36.8540262840502</c:v>
                </c:pt>
                <c:pt idx="36">
                  <c:v>-35.196090683758598</c:v>
                </c:pt>
                <c:pt idx="37">
                  <c:v>-29.726839096383198</c:v>
                </c:pt>
                <c:pt idx="38">
                  <c:v>-27.4372800476024</c:v>
                </c:pt>
                <c:pt idx="39">
                  <c:v>-29.892177265424898</c:v>
                </c:pt>
                <c:pt idx="40">
                  <c:v>-31.905098976469301</c:v>
                </c:pt>
                <c:pt idx="41">
                  <c:v>-31.578955596346098</c:v>
                </c:pt>
                <c:pt idx="42">
                  <c:v>-38.587448881034298</c:v>
                </c:pt>
                <c:pt idx="43">
                  <c:v>-40.089715101779603</c:v>
                </c:pt>
                <c:pt idx="44">
                  <c:v>-33.349203513880099</c:v>
                </c:pt>
                <c:pt idx="45">
                  <c:v>-30.5893312161114</c:v>
                </c:pt>
                <c:pt idx="46">
                  <c:v>-36.280044968408298</c:v>
                </c:pt>
                <c:pt idx="47">
                  <c:v>-39.089965295472098</c:v>
                </c:pt>
                <c:pt idx="48">
                  <c:v>-37.915808187761797</c:v>
                </c:pt>
                <c:pt idx="49">
                  <c:v>-35.409031906750599</c:v>
                </c:pt>
                <c:pt idx="50">
                  <c:v>-42.804880711239498</c:v>
                </c:pt>
                <c:pt idx="51">
                  <c:v>-45.517631309562503</c:v>
                </c:pt>
                <c:pt idx="52">
                  <c:v>-46.194908222918002</c:v>
                </c:pt>
                <c:pt idx="53">
                  <c:v>-45.3915427552719</c:v>
                </c:pt>
                <c:pt idx="54">
                  <c:v>-47.987422821498001</c:v>
                </c:pt>
                <c:pt idx="55">
                  <c:v>-42.234630782094698</c:v>
                </c:pt>
                <c:pt idx="56">
                  <c:v>-34.464942487073102</c:v>
                </c:pt>
                <c:pt idx="57">
                  <c:v>-32.094289638170103</c:v>
                </c:pt>
                <c:pt idx="58">
                  <c:v>-31.9820277527065</c:v>
                </c:pt>
                <c:pt idx="59">
                  <c:v>-31.196637489742301</c:v>
                </c:pt>
                <c:pt idx="60">
                  <c:v>-31.3409568070836</c:v>
                </c:pt>
                <c:pt idx="61">
                  <c:v>-34.079740848770598</c:v>
                </c:pt>
                <c:pt idx="62">
                  <c:v>-37.072410754664297</c:v>
                </c:pt>
                <c:pt idx="63">
                  <c:v>-40.179549213846897</c:v>
                </c:pt>
                <c:pt idx="64">
                  <c:v>-41.261717955982498</c:v>
                </c:pt>
                <c:pt idx="65">
                  <c:v>-43.393944564752402</c:v>
                </c:pt>
                <c:pt idx="66">
                  <c:v>-46.228873906963003</c:v>
                </c:pt>
                <c:pt idx="67">
                  <c:v>-46.266110629280298</c:v>
                </c:pt>
                <c:pt idx="68">
                  <c:v>-45.834005501586297</c:v>
                </c:pt>
                <c:pt idx="69">
                  <c:v>-45.130056367853697</c:v>
                </c:pt>
                <c:pt idx="70">
                  <c:v>-45.273333061856803</c:v>
                </c:pt>
                <c:pt idx="71">
                  <c:v>-45.867431551388499</c:v>
                </c:pt>
                <c:pt idx="72">
                  <c:v>-46.196944686983301</c:v>
                </c:pt>
                <c:pt idx="73">
                  <c:v>-46.512880381666797</c:v>
                </c:pt>
                <c:pt idx="74">
                  <c:v>-48.061599952015897</c:v>
                </c:pt>
                <c:pt idx="75">
                  <c:v>-48.149129071814997</c:v>
                </c:pt>
                <c:pt idx="76">
                  <c:v>-46.203642168857897</c:v>
                </c:pt>
                <c:pt idx="77">
                  <c:v>-42.043424694636897</c:v>
                </c:pt>
                <c:pt idx="78">
                  <c:v>-39.309371399895397</c:v>
                </c:pt>
                <c:pt idx="79">
                  <c:v>-40.052258550002897</c:v>
                </c:pt>
                <c:pt idx="80">
                  <c:v>-42.465922273727301</c:v>
                </c:pt>
                <c:pt idx="81">
                  <c:v>-44.079789860819098</c:v>
                </c:pt>
                <c:pt idx="82">
                  <c:v>-43.295848338722202</c:v>
                </c:pt>
                <c:pt idx="83">
                  <c:v>-39.925630002283199</c:v>
                </c:pt>
                <c:pt idx="84">
                  <c:v>-38.162611177796698</c:v>
                </c:pt>
                <c:pt idx="85">
                  <c:v>-40.7708235253344</c:v>
                </c:pt>
                <c:pt idx="86">
                  <c:v>-40.617425151354503</c:v>
                </c:pt>
                <c:pt idx="87">
                  <c:v>-35.852214404366698</c:v>
                </c:pt>
                <c:pt idx="88">
                  <c:v>-26.912078029256101</c:v>
                </c:pt>
                <c:pt idx="89">
                  <c:v>-20.009026051877999</c:v>
                </c:pt>
                <c:pt idx="90">
                  <c:v>-21.120673848555199</c:v>
                </c:pt>
                <c:pt idx="91">
                  <c:v>-22.7170081314319</c:v>
                </c:pt>
                <c:pt idx="92">
                  <c:v>-19.4851990036512</c:v>
                </c:pt>
                <c:pt idx="93">
                  <c:v>-13.5897852445969</c:v>
                </c:pt>
                <c:pt idx="94">
                  <c:v>-10.2536028894105</c:v>
                </c:pt>
                <c:pt idx="95">
                  <c:v>-7.5424027215827101</c:v>
                </c:pt>
                <c:pt idx="96">
                  <c:v>3.5658237314148802</c:v>
                </c:pt>
                <c:pt idx="97">
                  <c:v>-16.5538760717433</c:v>
                </c:pt>
                <c:pt idx="98">
                  <c:v>-51.0520531123802</c:v>
                </c:pt>
                <c:pt idx="99">
                  <c:v>-32.904410932035198</c:v>
                </c:pt>
                <c:pt idx="100">
                  <c:v>-30.045660988080201</c:v>
                </c:pt>
                <c:pt idx="101">
                  <c:v>-23.761148884926399</c:v>
                </c:pt>
                <c:pt idx="102">
                  <c:v>-20.891827368946</c:v>
                </c:pt>
                <c:pt idx="103">
                  <c:v>-16.900302618882002</c:v>
                </c:pt>
                <c:pt idx="104">
                  <c:v>-14.7576166188495</c:v>
                </c:pt>
                <c:pt idx="105">
                  <c:v>-9.7202255718439297</c:v>
                </c:pt>
                <c:pt idx="106">
                  <c:v>-1.88335980013976</c:v>
                </c:pt>
                <c:pt idx="107">
                  <c:v>1.07839373603134</c:v>
                </c:pt>
                <c:pt idx="108">
                  <c:v>5.1774903201855196</c:v>
                </c:pt>
                <c:pt idx="109">
                  <c:v>6.9091070562322301</c:v>
                </c:pt>
                <c:pt idx="110">
                  <c:v>7.5567363417505096</c:v>
                </c:pt>
                <c:pt idx="111">
                  <c:v>9.2438531458419408</c:v>
                </c:pt>
                <c:pt idx="112">
                  <c:v>10.354099803814901</c:v>
                </c:pt>
                <c:pt idx="113">
                  <c:v>10.018647277164799</c:v>
                </c:pt>
                <c:pt idx="114">
                  <c:v>9.6504091920758697</c:v>
                </c:pt>
                <c:pt idx="115">
                  <c:v>9.4044631665016905</c:v>
                </c:pt>
                <c:pt idx="116">
                  <c:v>9.2561756632318204</c:v>
                </c:pt>
                <c:pt idx="117">
                  <c:v>7.3991825919308098</c:v>
                </c:pt>
                <c:pt idx="118">
                  <c:v>3.7240051654293098</c:v>
                </c:pt>
                <c:pt idx="119">
                  <c:v>0.76496732016472302</c:v>
                </c:pt>
                <c:pt idx="120">
                  <c:v>-1.13640506270577</c:v>
                </c:pt>
                <c:pt idx="121">
                  <c:v>-2.51512834774578</c:v>
                </c:pt>
                <c:pt idx="122">
                  <c:v>-4.8244960748868104</c:v>
                </c:pt>
                <c:pt idx="123">
                  <c:v>-7.4189298534375903</c:v>
                </c:pt>
                <c:pt idx="124">
                  <c:v>-12.490109825150499</c:v>
                </c:pt>
                <c:pt idx="125">
                  <c:v>-17.533673076959499</c:v>
                </c:pt>
                <c:pt idx="126">
                  <c:v>-17.9459906015516</c:v>
                </c:pt>
                <c:pt idx="127">
                  <c:v>-19.467944989263199</c:v>
                </c:pt>
                <c:pt idx="128">
                  <c:v>-27.686756988294</c:v>
                </c:pt>
                <c:pt idx="129">
                  <c:v>-38.266729387734301</c:v>
                </c:pt>
                <c:pt idx="130">
                  <c:v>-55.376485721646297</c:v>
                </c:pt>
                <c:pt idx="131">
                  <c:v>-59.422155984407098</c:v>
                </c:pt>
                <c:pt idx="132">
                  <c:v>-64.389705505120304</c:v>
                </c:pt>
                <c:pt idx="133">
                  <c:v>-43.102553240505003</c:v>
                </c:pt>
                <c:pt idx="134">
                  <c:v>-26.954122796735</c:v>
                </c:pt>
                <c:pt idx="135">
                  <c:v>-22.665009143151298</c:v>
                </c:pt>
                <c:pt idx="136">
                  <c:v>-22.798470354819901</c:v>
                </c:pt>
                <c:pt idx="137">
                  <c:v>-23.2096108858223</c:v>
                </c:pt>
                <c:pt idx="138">
                  <c:v>-18.533044033319001</c:v>
                </c:pt>
                <c:pt idx="139">
                  <c:v>-13.0808399069762</c:v>
                </c:pt>
                <c:pt idx="140">
                  <c:v>-12.737649458985601</c:v>
                </c:pt>
                <c:pt idx="141">
                  <c:v>-14.1149444941243</c:v>
                </c:pt>
                <c:pt idx="142">
                  <c:v>-15.150329609718</c:v>
                </c:pt>
                <c:pt idx="143">
                  <c:v>-16.0873419758369</c:v>
                </c:pt>
                <c:pt idx="144">
                  <c:v>-15.190532316214201</c:v>
                </c:pt>
                <c:pt idx="145">
                  <c:v>-14.9591430813031</c:v>
                </c:pt>
                <c:pt idx="146">
                  <c:v>-15.255423857008299</c:v>
                </c:pt>
                <c:pt idx="147">
                  <c:v>-18.009259164024702</c:v>
                </c:pt>
                <c:pt idx="148">
                  <c:v>-24.963830436848902</c:v>
                </c:pt>
                <c:pt idx="149">
                  <c:v>-25.405859358083799</c:v>
                </c:pt>
                <c:pt idx="150">
                  <c:v>-22.6517429329053</c:v>
                </c:pt>
                <c:pt idx="151">
                  <c:v>-21.3664616206303</c:v>
                </c:pt>
                <c:pt idx="152">
                  <c:v>-21.221918134031601</c:v>
                </c:pt>
                <c:pt idx="153">
                  <c:v>-16.107126136630601</c:v>
                </c:pt>
                <c:pt idx="154">
                  <c:v>-7.4886159114188002</c:v>
                </c:pt>
                <c:pt idx="155">
                  <c:v>-0.59520434089266705</c:v>
                </c:pt>
                <c:pt idx="156">
                  <c:v>6.97236312726577</c:v>
                </c:pt>
                <c:pt idx="157">
                  <c:v>13.528041013887201</c:v>
                </c:pt>
                <c:pt idx="158">
                  <c:v>10.6376396926537</c:v>
                </c:pt>
                <c:pt idx="159">
                  <c:v>9.7207181376449299</c:v>
                </c:pt>
                <c:pt idx="160">
                  <c:v>4.6774297425864004</c:v>
                </c:pt>
                <c:pt idx="161">
                  <c:v>-1.6626024726774999</c:v>
                </c:pt>
                <c:pt idx="162">
                  <c:v>-54.773223152164398</c:v>
                </c:pt>
                <c:pt idx="163">
                  <c:v>-23.762544156800001</c:v>
                </c:pt>
                <c:pt idx="164">
                  <c:v>-33.022858754894401</c:v>
                </c:pt>
                <c:pt idx="165">
                  <c:v>-28.637765374340301</c:v>
                </c:pt>
                <c:pt idx="166">
                  <c:v>-24.1513405869538</c:v>
                </c:pt>
                <c:pt idx="167">
                  <c:v>-20.9527447983405</c:v>
                </c:pt>
                <c:pt idx="168">
                  <c:v>-16.540987294582401</c:v>
                </c:pt>
                <c:pt idx="169">
                  <c:v>-12.393768874612499</c:v>
                </c:pt>
                <c:pt idx="170">
                  <c:v>-8.2503209876548702</c:v>
                </c:pt>
                <c:pt idx="171">
                  <c:v>-4.2048563493208997</c:v>
                </c:pt>
                <c:pt idx="172">
                  <c:v>1.3827362854029499</c:v>
                </c:pt>
                <c:pt idx="173">
                  <c:v>6.60900488057574</c:v>
                </c:pt>
                <c:pt idx="174">
                  <c:v>8.1669076092870601</c:v>
                </c:pt>
                <c:pt idx="175">
                  <c:v>6.6839713492441701</c:v>
                </c:pt>
                <c:pt idx="176">
                  <c:v>7.2299061571739003</c:v>
                </c:pt>
                <c:pt idx="177">
                  <c:v>7.2951136789536699</c:v>
                </c:pt>
                <c:pt idx="178">
                  <c:v>7.9377143447217504</c:v>
                </c:pt>
                <c:pt idx="179">
                  <c:v>8.4051905939289995</c:v>
                </c:pt>
                <c:pt idx="180">
                  <c:v>8.7787492986579796</c:v>
                </c:pt>
                <c:pt idx="181">
                  <c:v>7.9803264254047397</c:v>
                </c:pt>
                <c:pt idx="182">
                  <c:v>6.67557676446825</c:v>
                </c:pt>
                <c:pt idx="183">
                  <c:v>4.7434780025464898</c:v>
                </c:pt>
                <c:pt idx="184">
                  <c:v>2.40133508140892</c:v>
                </c:pt>
                <c:pt idx="185">
                  <c:v>-0.63938220344934804</c:v>
                </c:pt>
                <c:pt idx="186">
                  <c:v>-5.80272289705134</c:v>
                </c:pt>
                <c:pt idx="187">
                  <c:v>-9.4193188557399701</c:v>
                </c:pt>
                <c:pt idx="188">
                  <c:v>-10.6678955208579</c:v>
                </c:pt>
                <c:pt idx="189">
                  <c:v>-15.0271579748495</c:v>
                </c:pt>
                <c:pt idx="190">
                  <c:v>-18.6187658926669</c:v>
                </c:pt>
                <c:pt idx="191">
                  <c:v>-20.122980694292199</c:v>
                </c:pt>
                <c:pt idx="192">
                  <c:v>-23.447990161855099</c:v>
                </c:pt>
                <c:pt idx="193">
                  <c:v>-35.629054218358803</c:v>
                </c:pt>
                <c:pt idx="194">
                  <c:v>-46.957757620959804</c:v>
                </c:pt>
                <c:pt idx="195">
                  <c:v>-63.753532631870698</c:v>
                </c:pt>
                <c:pt idx="196">
                  <c:v>-71.118198695019203</c:v>
                </c:pt>
                <c:pt idx="197">
                  <c:v>-45.830190079568297</c:v>
                </c:pt>
                <c:pt idx="198">
                  <c:v>-36.322019338194998</c:v>
                </c:pt>
                <c:pt idx="199">
                  <c:v>-34.178924587127398</c:v>
                </c:pt>
                <c:pt idx="200">
                  <c:v>-31.0196784834508</c:v>
                </c:pt>
                <c:pt idx="201">
                  <c:v>-24.263830977422</c:v>
                </c:pt>
                <c:pt idx="202">
                  <c:v>-18.9138888270903</c:v>
                </c:pt>
                <c:pt idx="203">
                  <c:v>-15.106924551643701</c:v>
                </c:pt>
                <c:pt idx="204">
                  <c:v>-14.7699819340682</c:v>
                </c:pt>
                <c:pt idx="205">
                  <c:v>-18.6805678008425</c:v>
                </c:pt>
                <c:pt idx="206">
                  <c:v>-21.032837404689399</c:v>
                </c:pt>
                <c:pt idx="207">
                  <c:v>-19.6083862721642</c:v>
                </c:pt>
                <c:pt idx="208">
                  <c:v>-20.079648031870001</c:v>
                </c:pt>
                <c:pt idx="209">
                  <c:v>-21.5257303223711</c:v>
                </c:pt>
                <c:pt idx="210">
                  <c:v>-23.045776304250701</c:v>
                </c:pt>
                <c:pt idx="211">
                  <c:v>-25.1363571548256</c:v>
                </c:pt>
                <c:pt idx="212">
                  <c:v>-26.1877145133118</c:v>
                </c:pt>
                <c:pt idx="213">
                  <c:v>-24.179134256599198</c:v>
                </c:pt>
                <c:pt idx="214">
                  <c:v>-19.144568291967701</c:v>
                </c:pt>
                <c:pt idx="215">
                  <c:v>-13.6798090562597</c:v>
                </c:pt>
                <c:pt idx="216">
                  <c:v>-11.097555294604801</c:v>
                </c:pt>
                <c:pt idx="217">
                  <c:v>-12.727757814523599</c:v>
                </c:pt>
                <c:pt idx="218">
                  <c:v>-10.335496037773501</c:v>
                </c:pt>
                <c:pt idx="219">
                  <c:v>-4.7877586360257096</c:v>
                </c:pt>
                <c:pt idx="220">
                  <c:v>-1.2623562960358801</c:v>
                </c:pt>
                <c:pt idx="221">
                  <c:v>3.54773861686223</c:v>
                </c:pt>
                <c:pt idx="222">
                  <c:v>10.548232261908</c:v>
                </c:pt>
                <c:pt idx="223">
                  <c:v>-0.186456372737208</c:v>
                </c:pt>
                <c:pt idx="224">
                  <c:v>-12.330363444774999</c:v>
                </c:pt>
                <c:pt idx="225">
                  <c:v>-22.503241603896399</c:v>
                </c:pt>
                <c:pt idx="226">
                  <c:v>-44.655535218489597</c:v>
                </c:pt>
                <c:pt idx="227">
                  <c:v>-70.461121609921705</c:v>
                </c:pt>
                <c:pt idx="228">
                  <c:v>-60.161259242826901</c:v>
                </c:pt>
                <c:pt idx="229">
                  <c:v>-53.080445650430804</c:v>
                </c:pt>
                <c:pt idx="230">
                  <c:v>-45.022908580999399</c:v>
                </c:pt>
                <c:pt idx="231">
                  <c:v>-35.699104166916896</c:v>
                </c:pt>
                <c:pt idx="232">
                  <c:v>-26.3555874015508</c:v>
                </c:pt>
                <c:pt idx="233">
                  <c:v>-17.142069436277598</c:v>
                </c:pt>
                <c:pt idx="234">
                  <c:v>-11.737112742571</c:v>
                </c:pt>
                <c:pt idx="235">
                  <c:v>-8.4297759827263992</c:v>
                </c:pt>
                <c:pt idx="236">
                  <c:v>-5.1285857641897996</c:v>
                </c:pt>
                <c:pt idx="237">
                  <c:v>-2.7448633779121998</c:v>
                </c:pt>
                <c:pt idx="238">
                  <c:v>1.7114805329529199E-3</c:v>
                </c:pt>
                <c:pt idx="239">
                  <c:v>3.32685228550281</c:v>
                </c:pt>
                <c:pt idx="240">
                  <c:v>6.04188642528357</c:v>
                </c:pt>
                <c:pt idx="241">
                  <c:v>5.5001646264843398</c:v>
                </c:pt>
                <c:pt idx="242">
                  <c:v>5.0521982642198999</c:v>
                </c:pt>
                <c:pt idx="243">
                  <c:v>4.9270501729802696</c:v>
                </c:pt>
                <c:pt idx="244">
                  <c:v>5.3093564345220301</c:v>
                </c:pt>
                <c:pt idx="245">
                  <c:v>4.0036676892578997</c:v>
                </c:pt>
                <c:pt idx="246">
                  <c:v>1.2329682010702501</c:v>
                </c:pt>
                <c:pt idx="247">
                  <c:v>-0.97111323647421399</c:v>
                </c:pt>
                <c:pt idx="248">
                  <c:v>-1.6515168915971199</c:v>
                </c:pt>
                <c:pt idx="249">
                  <c:v>-3.2622801681726301</c:v>
                </c:pt>
                <c:pt idx="250">
                  <c:v>-5.5695421803236904</c:v>
                </c:pt>
                <c:pt idx="251">
                  <c:v>-6.8682087297671899</c:v>
                </c:pt>
                <c:pt idx="252">
                  <c:v>-12.006197912511301</c:v>
                </c:pt>
                <c:pt idx="253">
                  <c:v>-17.9820045609485</c:v>
                </c:pt>
                <c:pt idx="254">
                  <c:v>-24.002217182292199</c:v>
                </c:pt>
                <c:pt idx="255">
                  <c:v>-34.193477228729201</c:v>
                </c:pt>
                <c:pt idx="256">
                  <c:v>-53.470399490104697</c:v>
                </c:pt>
                <c:pt idx="257">
                  <c:v>-79.898835602784999</c:v>
                </c:pt>
                <c:pt idx="258">
                  <c:v>-73.228612354736299</c:v>
                </c:pt>
                <c:pt idx="259">
                  <c:v>-69.325357301683098</c:v>
                </c:pt>
                <c:pt idx="260">
                  <c:v>-57.545628217232199</c:v>
                </c:pt>
                <c:pt idx="261">
                  <c:v>-44.352605068108701</c:v>
                </c:pt>
                <c:pt idx="262">
                  <c:v>-34.331416760633502</c:v>
                </c:pt>
                <c:pt idx="263">
                  <c:v>-31.5600301800376</c:v>
                </c:pt>
                <c:pt idx="264">
                  <c:v>-35.509475242380397</c:v>
                </c:pt>
                <c:pt idx="265">
                  <c:v>-36.146916505176002</c:v>
                </c:pt>
                <c:pt idx="266">
                  <c:v>-36.105517377810003</c:v>
                </c:pt>
                <c:pt idx="267">
                  <c:v>-35.667921522061398</c:v>
                </c:pt>
                <c:pt idx="268">
                  <c:v>-37.132095533806201</c:v>
                </c:pt>
                <c:pt idx="269">
                  <c:v>-36.831580929874697</c:v>
                </c:pt>
                <c:pt idx="270">
                  <c:v>-35.898806079783697</c:v>
                </c:pt>
                <c:pt idx="271">
                  <c:v>-37.9295805988694</c:v>
                </c:pt>
                <c:pt idx="272">
                  <c:v>-42.517647873707503</c:v>
                </c:pt>
                <c:pt idx="273">
                  <c:v>-46.166432711396503</c:v>
                </c:pt>
                <c:pt idx="274">
                  <c:v>-46.134148456223002</c:v>
                </c:pt>
                <c:pt idx="275">
                  <c:v>-41.562118612396901</c:v>
                </c:pt>
                <c:pt idx="276">
                  <c:v>-37.944389281318401</c:v>
                </c:pt>
                <c:pt idx="277">
                  <c:v>-37.543464979605901</c:v>
                </c:pt>
                <c:pt idx="278">
                  <c:v>-40.744035188345201</c:v>
                </c:pt>
                <c:pt idx="279">
                  <c:v>-42.268109609238202</c:v>
                </c:pt>
                <c:pt idx="280">
                  <c:v>-32.2007084331592</c:v>
                </c:pt>
                <c:pt idx="281">
                  <c:v>-19.608928576035002</c:v>
                </c:pt>
                <c:pt idx="282">
                  <c:v>-12.6135620206965</c:v>
                </c:pt>
                <c:pt idx="283">
                  <c:v>-8.1790267731557798</c:v>
                </c:pt>
                <c:pt idx="284">
                  <c:v>-19.020719911140102</c:v>
                </c:pt>
                <c:pt idx="285">
                  <c:v>-32.308478652551202</c:v>
                </c:pt>
                <c:pt idx="286">
                  <c:v>-37.660372476616097</c:v>
                </c:pt>
                <c:pt idx="287">
                  <c:v>-58.050573374136498</c:v>
                </c:pt>
                <c:pt idx="288">
                  <c:v>-64.021663056077699</c:v>
                </c:pt>
                <c:pt idx="289">
                  <c:v>-55.614027029945703</c:v>
                </c:pt>
                <c:pt idx="290">
                  <c:v>-49.139524136280102</c:v>
                </c:pt>
                <c:pt idx="291">
                  <c:v>-41.310189536746897</c:v>
                </c:pt>
                <c:pt idx="292">
                  <c:v>-34.6112852227456</c:v>
                </c:pt>
                <c:pt idx="293">
                  <c:v>-30.615018845514101</c:v>
                </c:pt>
                <c:pt idx="294">
                  <c:v>-27.847027721357399</c:v>
                </c:pt>
                <c:pt idx="295">
                  <c:v>-25.1201170605746</c:v>
                </c:pt>
                <c:pt idx="296">
                  <c:v>-21.715945790972501</c:v>
                </c:pt>
                <c:pt idx="297">
                  <c:v>-18.7804495917194</c:v>
                </c:pt>
                <c:pt idx="298">
                  <c:v>-16.114505446772199</c:v>
                </c:pt>
                <c:pt idx="299">
                  <c:v>-13.619282778785999</c:v>
                </c:pt>
                <c:pt idx="300">
                  <c:v>-11.7782753701945</c:v>
                </c:pt>
                <c:pt idx="301">
                  <c:v>-9.1932730362861008</c:v>
                </c:pt>
                <c:pt idx="302">
                  <c:v>-7.5208367159130702</c:v>
                </c:pt>
                <c:pt idx="303">
                  <c:v>-7.5930934801468899</c:v>
                </c:pt>
                <c:pt idx="304">
                  <c:v>-7.2275922544192603</c:v>
                </c:pt>
                <c:pt idx="305">
                  <c:v>-6.8679042375763704</c:v>
                </c:pt>
                <c:pt idx="306">
                  <c:v>-6.7987481814048101</c:v>
                </c:pt>
                <c:pt idx="307">
                  <c:v>-6.6374355508014</c:v>
                </c:pt>
                <c:pt idx="308">
                  <c:v>-5.96334810757656</c:v>
                </c:pt>
                <c:pt idx="309">
                  <c:v>-5.7086082658892998</c:v>
                </c:pt>
                <c:pt idx="310">
                  <c:v>-7.4108127592672197</c:v>
                </c:pt>
                <c:pt idx="311">
                  <c:v>-9.7918611182064197</c:v>
                </c:pt>
                <c:pt idx="312">
                  <c:v>-11.0141561269681</c:v>
                </c:pt>
                <c:pt idx="313">
                  <c:v>-12.9766402366152</c:v>
                </c:pt>
                <c:pt idx="314">
                  <c:v>-17.126417949120501</c:v>
                </c:pt>
                <c:pt idx="315">
                  <c:v>-19.2826952308464</c:v>
                </c:pt>
                <c:pt idx="316">
                  <c:v>-23.620780626260402</c:v>
                </c:pt>
                <c:pt idx="317">
                  <c:v>-30.940389858790599</c:v>
                </c:pt>
                <c:pt idx="318">
                  <c:v>-39.605404469187398</c:v>
                </c:pt>
                <c:pt idx="319">
                  <c:v>-62.668567740449298</c:v>
                </c:pt>
                <c:pt idx="320">
                  <c:v>-64.951567051233198</c:v>
                </c:pt>
                <c:pt idx="321">
                  <c:v>-54.923335324145903</c:v>
                </c:pt>
                <c:pt idx="322">
                  <c:v>-52.841616487153601</c:v>
                </c:pt>
                <c:pt idx="323">
                  <c:v>-43.030652191126201</c:v>
                </c:pt>
                <c:pt idx="324">
                  <c:v>-30.338541735224801</c:v>
                </c:pt>
                <c:pt idx="325">
                  <c:v>-23.528608415599901</c:v>
                </c:pt>
                <c:pt idx="326">
                  <c:v>-23.3996394481956</c:v>
                </c:pt>
                <c:pt idx="327">
                  <c:v>-23.165605777604</c:v>
                </c:pt>
                <c:pt idx="328">
                  <c:v>-22.648573524817198</c:v>
                </c:pt>
                <c:pt idx="329">
                  <c:v>-20.9982643840683</c:v>
                </c:pt>
                <c:pt idx="330">
                  <c:v>-19.4919017123561</c:v>
                </c:pt>
                <c:pt idx="331">
                  <c:v>-23.126937015133699</c:v>
                </c:pt>
                <c:pt idx="332">
                  <c:v>-25.905158548353501</c:v>
                </c:pt>
                <c:pt idx="333">
                  <c:v>-26.922484465325802</c:v>
                </c:pt>
                <c:pt idx="334">
                  <c:v>-28.8494402835952</c:v>
                </c:pt>
                <c:pt idx="335">
                  <c:v>-33.987978954139599</c:v>
                </c:pt>
                <c:pt idx="336">
                  <c:v>-36.271743401163199</c:v>
                </c:pt>
                <c:pt idx="337">
                  <c:v>-33.191196682772201</c:v>
                </c:pt>
                <c:pt idx="338">
                  <c:v>-23.0649957131896</c:v>
                </c:pt>
                <c:pt idx="339">
                  <c:v>-16.624233251913999</c:v>
                </c:pt>
                <c:pt idx="340">
                  <c:v>-15.2394650246632</c:v>
                </c:pt>
                <c:pt idx="341">
                  <c:v>-17.0691894918352</c:v>
                </c:pt>
                <c:pt idx="342">
                  <c:v>-14.7297451810089</c:v>
                </c:pt>
                <c:pt idx="343">
                  <c:v>-11.640481415022901</c:v>
                </c:pt>
                <c:pt idx="344">
                  <c:v>-10.5356672785533</c:v>
                </c:pt>
                <c:pt idx="345">
                  <c:v>-7.7857397638283103</c:v>
                </c:pt>
                <c:pt idx="346">
                  <c:v>-15.4990295707863</c:v>
                </c:pt>
                <c:pt idx="347">
                  <c:v>-21.4895224153023</c:v>
                </c:pt>
                <c:pt idx="348">
                  <c:v>-30.5811781707501</c:v>
                </c:pt>
                <c:pt idx="349">
                  <c:v>-48.6935809895812</c:v>
                </c:pt>
                <c:pt idx="350">
                  <c:v>-69.487453228756195</c:v>
                </c:pt>
                <c:pt idx="351">
                  <c:v>-47.377216635328899</c:v>
                </c:pt>
                <c:pt idx="352">
                  <c:v>-34.437002103184597</c:v>
                </c:pt>
                <c:pt idx="353">
                  <c:v>-26.6524079383247</c:v>
                </c:pt>
                <c:pt idx="354">
                  <c:v>-22.390247365663701</c:v>
                </c:pt>
                <c:pt idx="355">
                  <c:v>-18.740316886493002</c:v>
                </c:pt>
                <c:pt idx="356">
                  <c:v>-14.204915679088</c:v>
                </c:pt>
                <c:pt idx="357">
                  <c:v>-9.7033876145334599</c:v>
                </c:pt>
                <c:pt idx="358">
                  <c:v>-8.20122818469412</c:v>
                </c:pt>
                <c:pt idx="359">
                  <c:v>-8.8461845635718994</c:v>
                </c:pt>
                <c:pt idx="360">
                  <c:v>-8.08255882388689</c:v>
                </c:pt>
                <c:pt idx="361">
                  <c:v>-9.5496161936164299</c:v>
                </c:pt>
                <c:pt idx="362">
                  <c:v>-12.1826170696365</c:v>
                </c:pt>
                <c:pt idx="363">
                  <c:v>-14.427788230550799</c:v>
                </c:pt>
                <c:pt idx="364">
                  <c:v>-15.3035680800084</c:v>
                </c:pt>
                <c:pt idx="365">
                  <c:v>-14.090874205197499</c:v>
                </c:pt>
                <c:pt idx="366">
                  <c:v>-11.987889561801801</c:v>
                </c:pt>
                <c:pt idx="367">
                  <c:v>-11.7161934600046</c:v>
                </c:pt>
                <c:pt idx="368">
                  <c:v>-10.969677908055701</c:v>
                </c:pt>
                <c:pt idx="369">
                  <c:v>-10.442332512315399</c:v>
                </c:pt>
                <c:pt idx="370">
                  <c:v>-9.8094120266707403</c:v>
                </c:pt>
                <c:pt idx="371">
                  <c:v>-10.613371621228699</c:v>
                </c:pt>
                <c:pt idx="372">
                  <c:v>-12.802689330537801</c:v>
                </c:pt>
                <c:pt idx="373">
                  <c:v>-17.725576979711899</c:v>
                </c:pt>
                <c:pt idx="374">
                  <c:v>-22.448684958236399</c:v>
                </c:pt>
                <c:pt idx="375">
                  <c:v>-28.951881854270699</c:v>
                </c:pt>
                <c:pt idx="376">
                  <c:v>-34.506035992219402</c:v>
                </c:pt>
                <c:pt idx="377">
                  <c:v>-42.647835105361899</c:v>
                </c:pt>
                <c:pt idx="378">
                  <c:v>-49.354419382442103</c:v>
                </c:pt>
                <c:pt idx="379">
                  <c:v>-60.245758553511401</c:v>
                </c:pt>
                <c:pt idx="380">
                  <c:v>-82.140699381984902</c:v>
                </c:pt>
                <c:pt idx="381">
                  <c:v>-63.600994827806701</c:v>
                </c:pt>
                <c:pt idx="382">
                  <c:v>-44.307086444016399</c:v>
                </c:pt>
                <c:pt idx="383">
                  <c:v>-37.736407475500599</c:v>
                </c:pt>
                <c:pt idx="384">
                  <c:v>-33.990285315669503</c:v>
                </c:pt>
                <c:pt idx="385">
                  <c:v>-24.4645709335601</c:v>
                </c:pt>
                <c:pt idx="386">
                  <c:v>-19.2311386663959</c:v>
                </c:pt>
                <c:pt idx="387">
                  <c:v>-21.927135992342802</c:v>
                </c:pt>
                <c:pt idx="388">
                  <c:v>-23.195790891459801</c:v>
                </c:pt>
                <c:pt idx="389">
                  <c:v>-16.709338788987299</c:v>
                </c:pt>
                <c:pt idx="390">
                  <c:v>-16.597836910579002</c:v>
                </c:pt>
                <c:pt idx="391">
                  <c:v>-29.9337225551375</c:v>
                </c:pt>
                <c:pt idx="392">
                  <c:v>-34.668143615143101</c:v>
                </c:pt>
                <c:pt idx="393">
                  <c:v>-31.839074934794802</c:v>
                </c:pt>
                <c:pt idx="394">
                  <c:v>-27.224634010799299</c:v>
                </c:pt>
                <c:pt idx="395">
                  <c:v>-23.531030510551702</c:v>
                </c:pt>
                <c:pt idx="396">
                  <c:v>-27.965692366519701</c:v>
                </c:pt>
                <c:pt idx="397">
                  <c:v>-26.410459822655401</c:v>
                </c:pt>
                <c:pt idx="398">
                  <c:v>-22.236424656605401</c:v>
                </c:pt>
                <c:pt idx="399">
                  <c:v>-23.4780030302556</c:v>
                </c:pt>
                <c:pt idx="400">
                  <c:v>-22.818189638300399</c:v>
                </c:pt>
                <c:pt idx="401">
                  <c:v>-27.2847240226574</c:v>
                </c:pt>
                <c:pt idx="402">
                  <c:v>-33.259658697815802</c:v>
                </c:pt>
                <c:pt idx="403">
                  <c:v>-41.388040507406899</c:v>
                </c:pt>
                <c:pt idx="404">
                  <c:v>-45.605406928802303</c:v>
                </c:pt>
                <c:pt idx="405">
                  <c:v>-37.176679264548198</c:v>
                </c:pt>
                <c:pt idx="406">
                  <c:v>-36.607110193626603</c:v>
                </c:pt>
                <c:pt idx="407">
                  <c:v>-46.286917554145603</c:v>
                </c:pt>
                <c:pt idx="408">
                  <c:v>-45.865974038527199</c:v>
                </c:pt>
                <c:pt idx="409">
                  <c:v>-33.222461308285503</c:v>
                </c:pt>
                <c:pt idx="410">
                  <c:v>-33.6875872360446</c:v>
                </c:pt>
                <c:pt idx="411">
                  <c:v>-52.371364378177098</c:v>
                </c:pt>
                <c:pt idx="412">
                  <c:v>-40.216579914262702</c:v>
                </c:pt>
                <c:pt idx="413">
                  <c:v>-31.772630201796101</c:v>
                </c:pt>
                <c:pt idx="414">
                  <c:v>-28.848326674298701</c:v>
                </c:pt>
                <c:pt idx="415">
                  <c:v>-49.8863629286936</c:v>
                </c:pt>
                <c:pt idx="416">
                  <c:v>-52.864281436465298</c:v>
                </c:pt>
                <c:pt idx="417">
                  <c:v>-46.317637344212201</c:v>
                </c:pt>
                <c:pt idx="418">
                  <c:v>-41.509980655177998</c:v>
                </c:pt>
                <c:pt idx="419">
                  <c:v>-46.8982391671505</c:v>
                </c:pt>
                <c:pt idx="420">
                  <c:v>-36.925712499653201</c:v>
                </c:pt>
                <c:pt idx="421">
                  <c:v>-28.9021512596881</c:v>
                </c:pt>
                <c:pt idx="422">
                  <c:v>-28.978862188837098</c:v>
                </c:pt>
                <c:pt idx="423">
                  <c:v>-27.944230901307499</c:v>
                </c:pt>
                <c:pt idx="424">
                  <c:v>-25.594297359632002</c:v>
                </c:pt>
                <c:pt idx="425">
                  <c:v>-19.242856917554299</c:v>
                </c:pt>
                <c:pt idx="426">
                  <c:v>-16.492057911138101</c:v>
                </c:pt>
                <c:pt idx="427">
                  <c:v>-20.7022027854435</c:v>
                </c:pt>
                <c:pt idx="428">
                  <c:v>-14.492274582939499</c:v>
                </c:pt>
                <c:pt idx="429">
                  <c:v>-16.8342017755641</c:v>
                </c:pt>
                <c:pt idx="430">
                  <c:v>-15.5895729302643</c:v>
                </c:pt>
                <c:pt idx="431">
                  <c:v>-14.6932732079049</c:v>
                </c:pt>
                <c:pt idx="432">
                  <c:v>-16.3380537899261</c:v>
                </c:pt>
                <c:pt idx="433">
                  <c:v>-15.167546446276701</c:v>
                </c:pt>
                <c:pt idx="434">
                  <c:v>-12.495867419237801</c:v>
                </c:pt>
                <c:pt idx="435">
                  <c:v>-13.919325305315599</c:v>
                </c:pt>
                <c:pt idx="436">
                  <c:v>-15.997464825663499</c:v>
                </c:pt>
                <c:pt idx="437">
                  <c:v>-15.9009504527559</c:v>
                </c:pt>
                <c:pt idx="438">
                  <c:v>-15.5498710774775</c:v>
                </c:pt>
                <c:pt idx="439">
                  <c:v>-16.738337057160699</c:v>
                </c:pt>
                <c:pt idx="440">
                  <c:v>-16.045774438090699</c:v>
                </c:pt>
                <c:pt idx="441">
                  <c:v>-16.500113189406999</c:v>
                </c:pt>
                <c:pt idx="442">
                  <c:v>-18.392819353586798</c:v>
                </c:pt>
                <c:pt idx="443">
                  <c:v>-18.3374010533526</c:v>
                </c:pt>
                <c:pt idx="444">
                  <c:v>-16.807113031091401</c:v>
                </c:pt>
                <c:pt idx="445">
                  <c:v>-15.6818012822678</c:v>
                </c:pt>
                <c:pt idx="446">
                  <c:v>-15.677874528198</c:v>
                </c:pt>
                <c:pt idx="447">
                  <c:v>-15.753952804274</c:v>
                </c:pt>
                <c:pt idx="448">
                  <c:v>-15.7565408131784</c:v>
                </c:pt>
              </c:numCache>
            </c:numRef>
          </c:val>
          <c:smooth val="0"/>
          <c:extLst>
            <c:ext xmlns:c16="http://schemas.microsoft.com/office/drawing/2014/chart" uri="{C3380CC4-5D6E-409C-BE32-E72D297353CC}">
              <c16:uniqueId val="{00000001-CF45-4C32-94EC-75A940D29D9A}"/>
            </c:ext>
          </c:extLst>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val>
            <c:numRef>
              <c:f>'[action2 5 times accele.csv]action2 5 times accele'!$L$2:$L$450</c:f>
              <c:numCache>
                <c:formatCode>General</c:formatCode>
                <c:ptCount val="449"/>
                <c:pt idx="0">
                  <c:v>-62.074842517186198</c:v>
                </c:pt>
                <c:pt idx="1">
                  <c:v>-67.300945958966906</c:v>
                </c:pt>
                <c:pt idx="2">
                  <c:v>-66.958557281240303</c:v>
                </c:pt>
                <c:pt idx="3">
                  <c:v>-54.3386932628677</c:v>
                </c:pt>
                <c:pt idx="4">
                  <c:v>-48.438886447357199</c:v>
                </c:pt>
                <c:pt idx="5">
                  <c:v>-61.9137652773532</c:v>
                </c:pt>
                <c:pt idx="6">
                  <c:v>-64.205289652313198</c:v>
                </c:pt>
                <c:pt idx="7">
                  <c:v>-62.968164429350502</c:v>
                </c:pt>
                <c:pt idx="8">
                  <c:v>-59.307920788940201</c:v>
                </c:pt>
                <c:pt idx="9">
                  <c:v>-60.1050763810142</c:v>
                </c:pt>
                <c:pt idx="10">
                  <c:v>-60.114221325305799</c:v>
                </c:pt>
                <c:pt idx="11">
                  <c:v>-59.2548678325049</c:v>
                </c:pt>
                <c:pt idx="12">
                  <c:v>-59.710463863392498</c:v>
                </c:pt>
                <c:pt idx="13">
                  <c:v>-60.016875592370504</c:v>
                </c:pt>
                <c:pt idx="14">
                  <c:v>-59.369523541626997</c:v>
                </c:pt>
                <c:pt idx="15">
                  <c:v>-61.076412914463099</c:v>
                </c:pt>
                <c:pt idx="16">
                  <c:v>-60.5440960663908</c:v>
                </c:pt>
                <c:pt idx="17">
                  <c:v>-54.014690808167899</c:v>
                </c:pt>
                <c:pt idx="18">
                  <c:v>-47.578157293359901</c:v>
                </c:pt>
                <c:pt idx="19">
                  <c:v>-53.738902887734</c:v>
                </c:pt>
                <c:pt idx="20">
                  <c:v>-63.974995906930801</c:v>
                </c:pt>
                <c:pt idx="21">
                  <c:v>-63.834389009652298</c:v>
                </c:pt>
                <c:pt idx="22">
                  <c:v>-62.016861207919703</c:v>
                </c:pt>
                <c:pt idx="23">
                  <c:v>-54.609363621406899</c:v>
                </c:pt>
                <c:pt idx="24">
                  <c:v>-53.246515706669399</c:v>
                </c:pt>
                <c:pt idx="25">
                  <c:v>-57.028496479391698</c:v>
                </c:pt>
                <c:pt idx="26">
                  <c:v>-58.921049561289998</c:v>
                </c:pt>
                <c:pt idx="27">
                  <c:v>-60.320749468802099</c:v>
                </c:pt>
                <c:pt idx="28">
                  <c:v>-58.586448073474997</c:v>
                </c:pt>
                <c:pt idx="29">
                  <c:v>-53.614139788163698</c:v>
                </c:pt>
                <c:pt idx="30">
                  <c:v>-55.224381220602503</c:v>
                </c:pt>
                <c:pt idx="31">
                  <c:v>-59.669214842347102</c:v>
                </c:pt>
                <c:pt idx="32">
                  <c:v>-55.992655630095797</c:v>
                </c:pt>
                <c:pt idx="33">
                  <c:v>-45.912879420558802</c:v>
                </c:pt>
                <c:pt idx="34">
                  <c:v>-44.243137176524499</c:v>
                </c:pt>
                <c:pt idx="35">
                  <c:v>-49.843699949648098</c:v>
                </c:pt>
                <c:pt idx="36">
                  <c:v>-53.925255056713603</c:v>
                </c:pt>
                <c:pt idx="37">
                  <c:v>-57.848929514136103</c:v>
                </c:pt>
                <c:pt idx="38">
                  <c:v>-58.8511202872334</c:v>
                </c:pt>
                <c:pt idx="39">
                  <c:v>-55.739977427997999</c:v>
                </c:pt>
                <c:pt idx="40">
                  <c:v>-53.800821322620997</c:v>
                </c:pt>
                <c:pt idx="41">
                  <c:v>-56.9195469978971</c:v>
                </c:pt>
                <c:pt idx="42">
                  <c:v>-49.921789335651397</c:v>
                </c:pt>
                <c:pt idx="43">
                  <c:v>-47.496383397362102</c:v>
                </c:pt>
                <c:pt idx="44">
                  <c:v>-53.477420856286699</c:v>
                </c:pt>
                <c:pt idx="45">
                  <c:v>-54.567341280937001</c:v>
                </c:pt>
                <c:pt idx="46">
                  <c:v>-44.554211040107198</c:v>
                </c:pt>
                <c:pt idx="47">
                  <c:v>-36.0117619540585</c:v>
                </c:pt>
                <c:pt idx="48">
                  <c:v>-42.179954523945703</c:v>
                </c:pt>
                <c:pt idx="49">
                  <c:v>-44.743731206185899</c:v>
                </c:pt>
                <c:pt idx="50">
                  <c:v>-30.688917567239201</c:v>
                </c:pt>
                <c:pt idx="51">
                  <c:v>-23.339969252471501</c:v>
                </c:pt>
                <c:pt idx="52">
                  <c:v>-22.155385520466002</c:v>
                </c:pt>
                <c:pt idx="53">
                  <c:v>-24.275786969557299</c:v>
                </c:pt>
                <c:pt idx="54">
                  <c:v>-23.130740118536099</c:v>
                </c:pt>
                <c:pt idx="55">
                  <c:v>-22.501122064425701</c:v>
                </c:pt>
                <c:pt idx="56">
                  <c:v>-21.000527319683599</c:v>
                </c:pt>
                <c:pt idx="57">
                  <c:v>-19.545486436700699</c:v>
                </c:pt>
                <c:pt idx="58">
                  <c:v>-19.024483154063901</c:v>
                </c:pt>
                <c:pt idx="59">
                  <c:v>-22.527355023358002</c:v>
                </c:pt>
                <c:pt idx="60">
                  <c:v>-19.9543721414103</c:v>
                </c:pt>
                <c:pt idx="61">
                  <c:v>-13.6537384288198</c:v>
                </c:pt>
                <c:pt idx="62">
                  <c:v>-11.0216321733787</c:v>
                </c:pt>
                <c:pt idx="63">
                  <c:v>-10.970336407264099</c:v>
                </c:pt>
                <c:pt idx="64">
                  <c:v>-10.9988255662215</c:v>
                </c:pt>
                <c:pt idx="65">
                  <c:v>-10.100237773150701</c:v>
                </c:pt>
                <c:pt idx="66">
                  <c:v>-7.0161414306225902</c:v>
                </c:pt>
                <c:pt idx="67">
                  <c:v>-7.0992034514895099</c:v>
                </c:pt>
                <c:pt idx="68">
                  <c:v>-8.5847500169166793</c:v>
                </c:pt>
                <c:pt idx="69">
                  <c:v>-10.794220896533201</c:v>
                </c:pt>
                <c:pt idx="70">
                  <c:v>-10.3694603782663</c:v>
                </c:pt>
                <c:pt idx="71">
                  <c:v>-7.7096621337957902</c:v>
                </c:pt>
                <c:pt idx="72">
                  <c:v>-7.8695206547916596</c:v>
                </c:pt>
                <c:pt idx="73">
                  <c:v>-7.6309693960880498</c:v>
                </c:pt>
                <c:pt idx="74">
                  <c:v>-10.134912557549001</c:v>
                </c:pt>
                <c:pt idx="75">
                  <c:v>-11.1554374944913</c:v>
                </c:pt>
                <c:pt idx="76">
                  <c:v>-7.8254513032721302</c:v>
                </c:pt>
                <c:pt idx="77">
                  <c:v>-4.5972400181625002</c:v>
                </c:pt>
                <c:pt idx="78">
                  <c:v>-2.9597661138153</c:v>
                </c:pt>
                <c:pt idx="79">
                  <c:v>-5.3904934460109297</c:v>
                </c:pt>
                <c:pt idx="80">
                  <c:v>-8.8764874672972507</c:v>
                </c:pt>
                <c:pt idx="81">
                  <c:v>-10.6338282468309</c:v>
                </c:pt>
                <c:pt idx="82">
                  <c:v>-8.4757462657475102</c:v>
                </c:pt>
                <c:pt idx="83">
                  <c:v>-7.9014189467503604</c:v>
                </c:pt>
                <c:pt idx="84">
                  <c:v>-12.857908105323901</c:v>
                </c:pt>
                <c:pt idx="85">
                  <c:v>-17.0293279928743</c:v>
                </c:pt>
                <c:pt idx="86">
                  <c:v>-17.5618591974252</c:v>
                </c:pt>
                <c:pt idx="87">
                  <c:v>-5.4365109133684602</c:v>
                </c:pt>
                <c:pt idx="88">
                  <c:v>-3.29475085056673</c:v>
                </c:pt>
                <c:pt idx="89">
                  <c:v>-17.550905218843901</c:v>
                </c:pt>
                <c:pt idx="90">
                  <c:v>-14.514850918661001</c:v>
                </c:pt>
                <c:pt idx="91">
                  <c:v>3.2991290680482601</c:v>
                </c:pt>
                <c:pt idx="92">
                  <c:v>-0.93945805143306904</c:v>
                </c:pt>
                <c:pt idx="93">
                  <c:v>-20.599424703564701</c:v>
                </c:pt>
                <c:pt idx="94">
                  <c:v>-26.206857021594999</c:v>
                </c:pt>
                <c:pt idx="95">
                  <c:v>-12.5181955766669</c:v>
                </c:pt>
                <c:pt idx="96">
                  <c:v>-3.7881615127075698</c:v>
                </c:pt>
                <c:pt idx="97">
                  <c:v>4.5178207240735597</c:v>
                </c:pt>
                <c:pt idx="98">
                  <c:v>0.129642310020779</c:v>
                </c:pt>
                <c:pt idx="99">
                  <c:v>18.193124196863501</c:v>
                </c:pt>
                <c:pt idx="100">
                  <c:v>15.2509024015283</c:v>
                </c:pt>
                <c:pt idx="101">
                  <c:v>16.277663188157799</c:v>
                </c:pt>
                <c:pt idx="102">
                  <c:v>13.6722294099678</c:v>
                </c:pt>
                <c:pt idx="103">
                  <c:v>6.7574616678471804</c:v>
                </c:pt>
                <c:pt idx="104">
                  <c:v>5.0598782019089299</c:v>
                </c:pt>
                <c:pt idx="105">
                  <c:v>7.0760637071095998</c:v>
                </c:pt>
                <c:pt idx="106">
                  <c:v>5.0579094309772303</c:v>
                </c:pt>
                <c:pt idx="107">
                  <c:v>-1.0285020200776001</c:v>
                </c:pt>
                <c:pt idx="108">
                  <c:v>-6.3289810989942898</c:v>
                </c:pt>
                <c:pt idx="109">
                  <c:v>-11.298757260275799</c:v>
                </c:pt>
                <c:pt idx="110">
                  <c:v>-11.9115241070804</c:v>
                </c:pt>
                <c:pt idx="111">
                  <c:v>-9.7686487792303698</c:v>
                </c:pt>
                <c:pt idx="112">
                  <c:v>-8.2469325754790592</c:v>
                </c:pt>
                <c:pt idx="113">
                  <c:v>-9.4349091888093906</c:v>
                </c:pt>
                <c:pt idx="114">
                  <c:v>-13.2196662833842</c:v>
                </c:pt>
                <c:pt idx="115">
                  <c:v>-14.0720115932951</c:v>
                </c:pt>
                <c:pt idx="116">
                  <c:v>-10.704305400754899</c:v>
                </c:pt>
                <c:pt idx="117">
                  <c:v>-4.8709230260137399</c:v>
                </c:pt>
                <c:pt idx="118">
                  <c:v>-1.8725197664612501</c:v>
                </c:pt>
                <c:pt idx="119">
                  <c:v>-1.22227955436969</c:v>
                </c:pt>
                <c:pt idx="120">
                  <c:v>-0.249798382182671</c:v>
                </c:pt>
                <c:pt idx="121">
                  <c:v>-8.4598051499862201E-2</c:v>
                </c:pt>
                <c:pt idx="122">
                  <c:v>-1.3795761634322501</c:v>
                </c:pt>
                <c:pt idx="123">
                  <c:v>-3.1530810677349299</c:v>
                </c:pt>
                <c:pt idx="124">
                  <c:v>1.6395563837496101</c:v>
                </c:pt>
                <c:pt idx="125">
                  <c:v>-1.65858032315113</c:v>
                </c:pt>
                <c:pt idx="126">
                  <c:v>-8.3921245269577707</c:v>
                </c:pt>
                <c:pt idx="127">
                  <c:v>-13.064704845869599</c:v>
                </c:pt>
                <c:pt idx="128">
                  <c:v>-10.994707722544099</c:v>
                </c:pt>
                <c:pt idx="129">
                  <c:v>-10.526161444971599</c:v>
                </c:pt>
                <c:pt idx="130">
                  <c:v>-6.2728831896806101</c:v>
                </c:pt>
                <c:pt idx="131">
                  <c:v>-19.811700388164599</c:v>
                </c:pt>
                <c:pt idx="132">
                  <c:v>-25.605539672706001</c:v>
                </c:pt>
                <c:pt idx="133">
                  <c:v>-18.786375998854901</c:v>
                </c:pt>
                <c:pt idx="134">
                  <c:v>-10.648134237279301</c:v>
                </c:pt>
                <c:pt idx="135">
                  <c:v>-6.7865304433657601</c:v>
                </c:pt>
                <c:pt idx="136">
                  <c:v>-11.321426411703101</c:v>
                </c:pt>
                <c:pt idx="137">
                  <c:v>-14.669600266999099</c:v>
                </c:pt>
                <c:pt idx="138">
                  <c:v>-15.5255439933071</c:v>
                </c:pt>
                <c:pt idx="139">
                  <c:v>-13.591822740261399</c:v>
                </c:pt>
                <c:pt idx="140">
                  <c:v>-9.7186060126449192</c:v>
                </c:pt>
                <c:pt idx="141">
                  <c:v>-16.505328462486599</c:v>
                </c:pt>
                <c:pt idx="142">
                  <c:v>-20.976796570451601</c:v>
                </c:pt>
                <c:pt idx="143">
                  <c:v>-19.3350576654565</c:v>
                </c:pt>
                <c:pt idx="144">
                  <c:v>-17.553984528426302</c:v>
                </c:pt>
                <c:pt idx="145">
                  <c:v>-20.0993710371134</c:v>
                </c:pt>
                <c:pt idx="146">
                  <c:v>-23.047095195348099</c:v>
                </c:pt>
                <c:pt idx="147">
                  <c:v>-24.3794380112307</c:v>
                </c:pt>
                <c:pt idx="148">
                  <c:v>-21.027444866791999</c:v>
                </c:pt>
                <c:pt idx="149">
                  <c:v>-18.7814141132259</c:v>
                </c:pt>
                <c:pt idx="150">
                  <c:v>-23.592958677188999</c:v>
                </c:pt>
                <c:pt idx="151">
                  <c:v>-27.9200769468309</c:v>
                </c:pt>
                <c:pt idx="152">
                  <c:v>-23.383038661543001</c:v>
                </c:pt>
                <c:pt idx="153">
                  <c:v>-20.065420301474202</c:v>
                </c:pt>
                <c:pt idx="154">
                  <c:v>-11.8789068595214</c:v>
                </c:pt>
                <c:pt idx="155">
                  <c:v>-7.0214576195439102</c:v>
                </c:pt>
                <c:pt idx="156">
                  <c:v>-22.190766428064801</c:v>
                </c:pt>
                <c:pt idx="157">
                  <c:v>-43.138881145223401</c:v>
                </c:pt>
                <c:pt idx="158">
                  <c:v>-42.960023806553799</c:v>
                </c:pt>
                <c:pt idx="159">
                  <c:v>-20.266705555268601</c:v>
                </c:pt>
                <c:pt idx="160">
                  <c:v>4.17142235120739</c:v>
                </c:pt>
                <c:pt idx="161">
                  <c:v>-8.6997405957076008</c:v>
                </c:pt>
                <c:pt idx="162">
                  <c:v>24.974962660834201</c:v>
                </c:pt>
                <c:pt idx="163">
                  <c:v>63.6449735512725</c:v>
                </c:pt>
                <c:pt idx="164">
                  <c:v>41.306246128297801</c:v>
                </c:pt>
                <c:pt idx="165">
                  <c:v>16.511773110799702</c:v>
                </c:pt>
                <c:pt idx="166">
                  <c:v>9.8916614313593296</c:v>
                </c:pt>
                <c:pt idx="167">
                  <c:v>10.504267988399899</c:v>
                </c:pt>
                <c:pt idx="168">
                  <c:v>9.6221790647097993</c:v>
                </c:pt>
                <c:pt idx="169">
                  <c:v>8.39634021217576</c:v>
                </c:pt>
                <c:pt idx="170">
                  <c:v>4.2921584609656396</c:v>
                </c:pt>
                <c:pt idx="171">
                  <c:v>0.598672593461549</c:v>
                </c:pt>
                <c:pt idx="172">
                  <c:v>-1.6349449615712801</c:v>
                </c:pt>
                <c:pt idx="173">
                  <c:v>-1.3871348684740299</c:v>
                </c:pt>
                <c:pt idx="174">
                  <c:v>-3.0984180727469899</c:v>
                </c:pt>
                <c:pt idx="175">
                  <c:v>-7.0016023227196102</c:v>
                </c:pt>
                <c:pt idx="176">
                  <c:v>-8.95695473438027</c:v>
                </c:pt>
                <c:pt idx="177">
                  <c:v>-8.3285080161391996</c:v>
                </c:pt>
                <c:pt idx="178">
                  <c:v>-6.21345424451808</c:v>
                </c:pt>
                <c:pt idx="179">
                  <c:v>-4.7102620809172899</c:v>
                </c:pt>
                <c:pt idx="180">
                  <c:v>-4.3085319863597</c:v>
                </c:pt>
                <c:pt idx="181">
                  <c:v>-2.12361129963339</c:v>
                </c:pt>
                <c:pt idx="182">
                  <c:v>2.30344352215198</c:v>
                </c:pt>
                <c:pt idx="183">
                  <c:v>5.72502603886835</c:v>
                </c:pt>
                <c:pt idx="184">
                  <c:v>0.54003553546987404</c:v>
                </c:pt>
                <c:pt idx="185">
                  <c:v>0.49737132725354599</c:v>
                </c:pt>
                <c:pt idx="186">
                  <c:v>6.9607066744723101</c:v>
                </c:pt>
                <c:pt idx="187">
                  <c:v>9.6056163746981102</c:v>
                </c:pt>
                <c:pt idx="188">
                  <c:v>7.8132522025097302</c:v>
                </c:pt>
                <c:pt idx="189">
                  <c:v>3.7041944010750401</c:v>
                </c:pt>
                <c:pt idx="190">
                  <c:v>-6.1358124530689304</c:v>
                </c:pt>
                <c:pt idx="191">
                  <c:v>-8.5481675733110496</c:v>
                </c:pt>
                <c:pt idx="192">
                  <c:v>-5.2061562503513503</c:v>
                </c:pt>
                <c:pt idx="193">
                  <c:v>11.8333924102891</c:v>
                </c:pt>
                <c:pt idx="194">
                  <c:v>28.125319082577999</c:v>
                </c:pt>
                <c:pt idx="195">
                  <c:v>7.54796450792721</c:v>
                </c:pt>
                <c:pt idx="196">
                  <c:v>-18.868958903568899</c:v>
                </c:pt>
                <c:pt idx="197">
                  <c:v>-1.8973368702272699</c:v>
                </c:pt>
                <c:pt idx="198">
                  <c:v>1.5853103116079399</c:v>
                </c:pt>
                <c:pt idx="199">
                  <c:v>-3.9274106783454501</c:v>
                </c:pt>
                <c:pt idx="200">
                  <c:v>-12.1928372881648</c:v>
                </c:pt>
                <c:pt idx="201">
                  <c:v>-16.624617614988502</c:v>
                </c:pt>
                <c:pt idx="202">
                  <c:v>-15.262559008467001</c:v>
                </c:pt>
                <c:pt idx="203">
                  <c:v>-12.502770866700001</c:v>
                </c:pt>
                <c:pt idx="204">
                  <c:v>-11.538211352083</c:v>
                </c:pt>
                <c:pt idx="205">
                  <c:v>-13.3681157760125</c:v>
                </c:pt>
                <c:pt idx="206">
                  <c:v>-15.5810728299844</c:v>
                </c:pt>
                <c:pt idx="207">
                  <c:v>-16.1905423049263</c:v>
                </c:pt>
                <c:pt idx="208">
                  <c:v>-15.707133271250999</c:v>
                </c:pt>
                <c:pt idx="209">
                  <c:v>-17.670098729500101</c:v>
                </c:pt>
                <c:pt idx="210">
                  <c:v>-18.481277311609301</c:v>
                </c:pt>
                <c:pt idx="211">
                  <c:v>-20.215083155681501</c:v>
                </c:pt>
                <c:pt idx="212">
                  <c:v>-21.0459812246906</c:v>
                </c:pt>
                <c:pt idx="213">
                  <c:v>-18.001597462847101</c:v>
                </c:pt>
                <c:pt idx="214">
                  <c:v>-19.953286723262899</c:v>
                </c:pt>
                <c:pt idx="215">
                  <c:v>-24.104094468052701</c:v>
                </c:pt>
                <c:pt idx="216">
                  <c:v>-28.826429870507098</c:v>
                </c:pt>
                <c:pt idx="217">
                  <c:v>-25.5118823549745</c:v>
                </c:pt>
                <c:pt idx="218">
                  <c:v>-21.978161327274702</c:v>
                </c:pt>
                <c:pt idx="219">
                  <c:v>-23.5604328240988</c:v>
                </c:pt>
                <c:pt idx="220">
                  <c:v>-15.778511338201399</c:v>
                </c:pt>
                <c:pt idx="221">
                  <c:v>-15.8085717078563</c:v>
                </c:pt>
                <c:pt idx="222">
                  <c:v>-22.3466084985489</c:v>
                </c:pt>
                <c:pt idx="223">
                  <c:v>-30.411875894711699</c:v>
                </c:pt>
                <c:pt idx="224">
                  <c:v>-23.284391211569801</c:v>
                </c:pt>
                <c:pt idx="225">
                  <c:v>4.5149165714156103</c:v>
                </c:pt>
                <c:pt idx="226">
                  <c:v>17.914070911682899</c:v>
                </c:pt>
                <c:pt idx="227">
                  <c:v>15.282532644132701</c:v>
                </c:pt>
                <c:pt idx="228">
                  <c:v>29.827856745376401</c:v>
                </c:pt>
                <c:pt idx="229">
                  <c:v>32.695345681202603</c:v>
                </c:pt>
                <c:pt idx="230">
                  <c:v>33.951054556440702</c:v>
                </c:pt>
                <c:pt idx="231">
                  <c:v>37.917734484055302</c:v>
                </c:pt>
                <c:pt idx="232">
                  <c:v>37.406275346760303</c:v>
                </c:pt>
                <c:pt idx="233">
                  <c:v>29.022573719823001</c:v>
                </c:pt>
                <c:pt idx="234">
                  <c:v>20.166723627140399</c:v>
                </c:pt>
                <c:pt idx="235">
                  <c:v>14.6842624718482</c:v>
                </c:pt>
                <c:pt idx="236">
                  <c:v>9.5183291836154709</c:v>
                </c:pt>
                <c:pt idx="237">
                  <c:v>4.0843527793144396</c:v>
                </c:pt>
                <c:pt idx="238">
                  <c:v>3.4566827884867002</c:v>
                </c:pt>
                <c:pt idx="239">
                  <c:v>3.01722782280109</c:v>
                </c:pt>
                <c:pt idx="240">
                  <c:v>1.3959801350618599</c:v>
                </c:pt>
                <c:pt idx="241">
                  <c:v>-0.36732987936179901</c:v>
                </c:pt>
                <c:pt idx="242">
                  <c:v>1.4248377319632299</c:v>
                </c:pt>
                <c:pt idx="243">
                  <c:v>3.6921332780930598</c:v>
                </c:pt>
                <c:pt idx="244">
                  <c:v>5.1097709318500701</c:v>
                </c:pt>
                <c:pt idx="245">
                  <c:v>7.90866619734929</c:v>
                </c:pt>
                <c:pt idx="246">
                  <c:v>12.9657671164533</c:v>
                </c:pt>
                <c:pt idx="247">
                  <c:v>12.2279590076589</c:v>
                </c:pt>
                <c:pt idx="248">
                  <c:v>8.4010327565832608</c:v>
                </c:pt>
                <c:pt idx="249">
                  <c:v>11.111006170557699</c:v>
                </c:pt>
                <c:pt idx="250">
                  <c:v>13.220608694830499</c:v>
                </c:pt>
                <c:pt idx="251">
                  <c:v>16.920964609699599</c:v>
                </c:pt>
                <c:pt idx="252">
                  <c:v>19.710283715072499</c:v>
                </c:pt>
                <c:pt idx="253">
                  <c:v>21.471483082552702</c:v>
                </c:pt>
                <c:pt idx="254">
                  <c:v>4.9336793368408198</c:v>
                </c:pt>
                <c:pt idx="255">
                  <c:v>-9.5152351849160901</c:v>
                </c:pt>
                <c:pt idx="256">
                  <c:v>-4.9503918878656101</c:v>
                </c:pt>
                <c:pt idx="257">
                  <c:v>6.7596083891344598</c:v>
                </c:pt>
                <c:pt idx="258">
                  <c:v>-15.4223809165499</c:v>
                </c:pt>
                <c:pt idx="259">
                  <c:v>-12.2248885261923</c:v>
                </c:pt>
                <c:pt idx="260">
                  <c:v>-3.6453446868933801</c:v>
                </c:pt>
                <c:pt idx="261">
                  <c:v>-0.17711377303237399</c:v>
                </c:pt>
                <c:pt idx="262">
                  <c:v>-6.34011731681636</c:v>
                </c:pt>
                <c:pt idx="263">
                  <c:v>-11.0301358918373</c:v>
                </c:pt>
                <c:pt idx="264">
                  <c:v>-5.3786952870483198</c:v>
                </c:pt>
                <c:pt idx="265">
                  <c:v>-0.85547219889167503</c:v>
                </c:pt>
                <c:pt idx="266">
                  <c:v>-4.0434274654036697</c:v>
                </c:pt>
                <c:pt idx="267">
                  <c:v>-4.39264691588878</c:v>
                </c:pt>
                <c:pt idx="268">
                  <c:v>-0.63718102598712101</c:v>
                </c:pt>
                <c:pt idx="269">
                  <c:v>0.32238096610702099</c:v>
                </c:pt>
                <c:pt idx="270">
                  <c:v>-4.9117618918450496</c:v>
                </c:pt>
                <c:pt idx="271">
                  <c:v>-6.4148960017937604</c:v>
                </c:pt>
                <c:pt idx="272">
                  <c:v>-1.4984249163559</c:v>
                </c:pt>
                <c:pt idx="273">
                  <c:v>-1.3422054810602999</c:v>
                </c:pt>
                <c:pt idx="274">
                  <c:v>-7.3502170147507702</c:v>
                </c:pt>
                <c:pt idx="275">
                  <c:v>-11.273484579233299</c:v>
                </c:pt>
                <c:pt idx="276">
                  <c:v>-9.1112673025593391</c:v>
                </c:pt>
                <c:pt idx="277">
                  <c:v>-5.2913501480602596</c:v>
                </c:pt>
                <c:pt idx="278">
                  <c:v>-7.2067115551959002</c:v>
                </c:pt>
                <c:pt idx="279">
                  <c:v>-10.694381971020601</c:v>
                </c:pt>
                <c:pt idx="280">
                  <c:v>-9.7101394798176095</c:v>
                </c:pt>
                <c:pt idx="281">
                  <c:v>-5.4675392310584296</c:v>
                </c:pt>
                <c:pt idx="282">
                  <c:v>-0.48001860217977899</c:v>
                </c:pt>
                <c:pt idx="283">
                  <c:v>2.2896791013948299</c:v>
                </c:pt>
                <c:pt idx="284">
                  <c:v>3.6354969547431599</c:v>
                </c:pt>
                <c:pt idx="285">
                  <c:v>4.2155124622746296</c:v>
                </c:pt>
                <c:pt idx="286">
                  <c:v>12.1581409125079</c:v>
                </c:pt>
                <c:pt idx="287">
                  <c:v>23.835309647333901</c:v>
                </c:pt>
                <c:pt idx="288">
                  <c:v>19.911411535023099</c:v>
                </c:pt>
                <c:pt idx="289">
                  <c:v>22.0011388923519</c:v>
                </c:pt>
                <c:pt idx="290">
                  <c:v>20.319740788800001</c:v>
                </c:pt>
                <c:pt idx="291">
                  <c:v>12.402171366559299</c:v>
                </c:pt>
                <c:pt idx="292">
                  <c:v>14.922434484950999</c:v>
                </c:pt>
                <c:pt idx="293">
                  <c:v>17.7546114290943</c:v>
                </c:pt>
                <c:pt idx="294">
                  <c:v>17.342944546076801</c:v>
                </c:pt>
                <c:pt idx="295">
                  <c:v>15.8836530112955</c:v>
                </c:pt>
                <c:pt idx="296">
                  <c:v>11.961866795121001</c:v>
                </c:pt>
                <c:pt idx="297">
                  <c:v>8.5828754306128197</c:v>
                </c:pt>
                <c:pt idx="298">
                  <c:v>6.2923219260873404</c:v>
                </c:pt>
                <c:pt idx="299">
                  <c:v>4.9256179947457399</c:v>
                </c:pt>
                <c:pt idx="300">
                  <c:v>1.98339956549393</c:v>
                </c:pt>
                <c:pt idx="301">
                  <c:v>-0.471907869417937</c:v>
                </c:pt>
                <c:pt idx="302">
                  <c:v>-1.27793457993238</c:v>
                </c:pt>
                <c:pt idx="303">
                  <c:v>-0.54062847839971395</c:v>
                </c:pt>
                <c:pt idx="304">
                  <c:v>1.24767234980025</c:v>
                </c:pt>
                <c:pt idx="305">
                  <c:v>1.61888973298503</c:v>
                </c:pt>
                <c:pt idx="306">
                  <c:v>3.0964343405861898</c:v>
                </c:pt>
                <c:pt idx="307">
                  <c:v>4.4452680201754999</c:v>
                </c:pt>
                <c:pt idx="308">
                  <c:v>6.4217396228120096</c:v>
                </c:pt>
                <c:pt idx="309">
                  <c:v>7.9216200316260297</c:v>
                </c:pt>
                <c:pt idx="310">
                  <c:v>6.59984862614108</c:v>
                </c:pt>
                <c:pt idx="311">
                  <c:v>7.8431980420078604</c:v>
                </c:pt>
                <c:pt idx="312">
                  <c:v>8.7837595748084691</c:v>
                </c:pt>
                <c:pt idx="313">
                  <c:v>10.20779469046</c:v>
                </c:pt>
                <c:pt idx="314">
                  <c:v>10.594433102667301</c:v>
                </c:pt>
                <c:pt idx="315">
                  <c:v>15.5530871748379</c:v>
                </c:pt>
                <c:pt idx="316">
                  <c:v>20.7939346229184</c:v>
                </c:pt>
                <c:pt idx="317">
                  <c:v>12.358666443302999</c:v>
                </c:pt>
                <c:pt idx="318">
                  <c:v>7.1521000434708597</c:v>
                </c:pt>
                <c:pt idx="319">
                  <c:v>10.8145013755255</c:v>
                </c:pt>
                <c:pt idx="320">
                  <c:v>18.33213748903</c:v>
                </c:pt>
                <c:pt idx="321">
                  <c:v>15.3203300883035</c:v>
                </c:pt>
                <c:pt idx="322">
                  <c:v>8.1969463572436201</c:v>
                </c:pt>
                <c:pt idx="323">
                  <c:v>-3.49607149639355</c:v>
                </c:pt>
                <c:pt idx="324">
                  <c:v>-11.1196192926412</c:v>
                </c:pt>
                <c:pt idx="325">
                  <c:v>-8.7143908372038901</c:v>
                </c:pt>
                <c:pt idx="326">
                  <c:v>-7.9988126825992403</c:v>
                </c:pt>
                <c:pt idx="327">
                  <c:v>-12.2173738309085</c:v>
                </c:pt>
                <c:pt idx="328">
                  <c:v>-14.0266510871871</c:v>
                </c:pt>
                <c:pt idx="329">
                  <c:v>-15.141212405102401</c:v>
                </c:pt>
                <c:pt idx="330">
                  <c:v>-19.652617942207101</c:v>
                </c:pt>
                <c:pt idx="331">
                  <c:v>-20.8113044627721</c:v>
                </c:pt>
                <c:pt idx="332">
                  <c:v>-17.9246445155602</c:v>
                </c:pt>
                <c:pt idx="333">
                  <c:v>-18.3955726147204</c:v>
                </c:pt>
                <c:pt idx="334">
                  <c:v>-23.995512536438302</c:v>
                </c:pt>
                <c:pt idx="335">
                  <c:v>-26.294323100694101</c:v>
                </c:pt>
                <c:pt idx="336">
                  <c:v>-23.743807930435899</c:v>
                </c:pt>
                <c:pt idx="337">
                  <c:v>-18.271812083399901</c:v>
                </c:pt>
                <c:pt idx="338">
                  <c:v>-22.560910447198701</c:v>
                </c:pt>
                <c:pt idx="339">
                  <c:v>-31.637690953646199</c:v>
                </c:pt>
                <c:pt idx="340">
                  <c:v>-31.314193297933901</c:v>
                </c:pt>
                <c:pt idx="341">
                  <c:v>-20.534864152824799</c:v>
                </c:pt>
                <c:pt idx="342">
                  <c:v>2.38907346357017</c:v>
                </c:pt>
                <c:pt idx="343">
                  <c:v>4.5266448939197499</c:v>
                </c:pt>
                <c:pt idx="344">
                  <c:v>-37.582263209166904</c:v>
                </c:pt>
                <c:pt idx="345">
                  <c:v>-40.038682151679403</c:v>
                </c:pt>
                <c:pt idx="346">
                  <c:v>1.26276500287662</c:v>
                </c:pt>
                <c:pt idx="347">
                  <c:v>27.187023661646801</c:v>
                </c:pt>
                <c:pt idx="348">
                  <c:v>-32.890588482366503</c:v>
                </c:pt>
                <c:pt idx="349">
                  <c:v>-40.9525908831775</c:v>
                </c:pt>
                <c:pt idx="350">
                  <c:v>11.6110661239663</c:v>
                </c:pt>
                <c:pt idx="351">
                  <c:v>33.5663314212849</c:v>
                </c:pt>
                <c:pt idx="352">
                  <c:v>27.636914551082601</c:v>
                </c:pt>
                <c:pt idx="353">
                  <c:v>15.4607789429964</c:v>
                </c:pt>
                <c:pt idx="354">
                  <c:v>14.670853733776999</c:v>
                </c:pt>
                <c:pt idx="355">
                  <c:v>13.9491758476837</c:v>
                </c:pt>
                <c:pt idx="356">
                  <c:v>9.1297129136890103</c:v>
                </c:pt>
                <c:pt idx="357">
                  <c:v>6.40719371382494</c:v>
                </c:pt>
                <c:pt idx="358">
                  <c:v>2.1850901216724199</c:v>
                </c:pt>
                <c:pt idx="359">
                  <c:v>-2.3200397596610598</c:v>
                </c:pt>
                <c:pt idx="360">
                  <c:v>-4.8368694850342902</c:v>
                </c:pt>
                <c:pt idx="361">
                  <c:v>-3.1781620251149301</c:v>
                </c:pt>
                <c:pt idx="362">
                  <c:v>-3.09821166276449</c:v>
                </c:pt>
                <c:pt idx="363">
                  <c:v>-4.8001342051529097</c:v>
                </c:pt>
                <c:pt idx="364">
                  <c:v>-9.1628403715677909</c:v>
                </c:pt>
                <c:pt idx="365">
                  <c:v>-10.882033475124199</c:v>
                </c:pt>
                <c:pt idx="366">
                  <c:v>-10.2109795657076</c:v>
                </c:pt>
                <c:pt idx="367">
                  <c:v>-5.2804150340229699</c:v>
                </c:pt>
                <c:pt idx="368">
                  <c:v>6.7842156376286697E-2</c:v>
                </c:pt>
                <c:pt idx="369">
                  <c:v>3.8007086190972199</c:v>
                </c:pt>
                <c:pt idx="370">
                  <c:v>1.96943126147393</c:v>
                </c:pt>
                <c:pt idx="371">
                  <c:v>-5.0824917187590897</c:v>
                </c:pt>
                <c:pt idx="372">
                  <c:v>-4.1208251181627604</c:v>
                </c:pt>
                <c:pt idx="373">
                  <c:v>-0.488681706728537</c:v>
                </c:pt>
                <c:pt idx="374">
                  <c:v>3.6189722417538102</c:v>
                </c:pt>
                <c:pt idx="375">
                  <c:v>10.364960735057</c:v>
                </c:pt>
                <c:pt idx="376">
                  <c:v>14.4250846088957</c:v>
                </c:pt>
                <c:pt idx="377">
                  <c:v>1.3609128195089999</c:v>
                </c:pt>
                <c:pt idx="378">
                  <c:v>-2.80647187092731</c:v>
                </c:pt>
                <c:pt idx="379">
                  <c:v>0.34214439893098098</c:v>
                </c:pt>
                <c:pt idx="380">
                  <c:v>7.8528985436915404</c:v>
                </c:pt>
                <c:pt idx="381">
                  <c:v>-7.7327742646659496</c:v>
                </c:pt>
                <c:pt idx="382">
                  <c:v>-28.843289733000098</c:v>
                </c:pt>
                <c:pt idx="383">
                  <c:v>-26.669797909479399</c:v>
                </c:pt>
                <c:pt idx="384">
                  <c:v>-15.007598410076699</c:v>
                </c:pt>
                <c:pt idx="385">
                  <c:v>-16.0719582949684</c:v>
                </c:pt>
                <c:pt idx="386">
                  <c:v>-32.190600510802099</c:v>
                </c:pt>
                <c:pt idx="387">
                  <c:v>-31.8069223730216</c:v>
                </c:pt>
                <c:pt idx="388">
                  <c:v>-25.890017356268601</c:v>
                </c:pt>
                <c:pt idx="389">
                  <c:v>-31.3329329607229</c:v>
                </c:pt>
                <c:pt idx="390">
                  <c:v>-39.570473060051199</c:v>
                </c:pt>
                <c:pt idx="391">
                  <c:v>-40.658511913835298</c:v>
                </c:pt>
                <c:pt idx="392">
                  <c:v>-41.788593666548103</c:v>
                </c:pt>
                <c:pt idx="393">
                  <c:v>-47.472513942438702</c:v>
                </c:pt>
                <c:pt idx="394">
                  <c:v>-57.010839920395597</c:v>
                </c:pt>
                <c:pt idx="395">
                  <c:v>-60.919101045663801</c:v>
                </c:pt>
                <c:pt idx="396">
                  <c:v>-54.607502283248401</c:v>
                </c:pt>
                <c:pt idx="397">
                  <c:v>-50.6551417548351</c:v>
                </c:pt>
                <c:pt idx="398">
                  <c:v>-49.532203510797601</c:v>
                </c:pt>
                <c:pt idx="399">
                  <c:v>-52.384003093831197</c:v>
                </c:pt>
                <c:pt idx="400">
                  <c:v>-56.477392736060899</c:v>
                </c:pt>
                <c:pt idx="401">
                  <c:v>-54.885843364415699</c:v>
                </c:pt>
                <c:pt idx="402">
                  <c:v>-50.1501388977616</c:v>
                </c:pt>
                <c:pt idx="403">
                  <c:v>-43.3932391611485</c:v>
                </c:pt>
                <c:pt idx="404">
                  <c:v>-34.012289650254402</c:v>
                </c:pt>
                <c:pt idx="405">
                  <c:v>-43.440699905604397</c:v>
                </c:pt>
                <c:pt idx="406">
                  <c:v>-50.858846602381199</c:v>
                </c:pt>
                <c:pt idx="407">
                  <c:v>-42.874980810009298</c:v>
                </c:pt>
                <c:pt idx="408">
                  <c:v>-43.676619964564999</c:v>
                </c:pt>
                <c:pt idx="409">
                  <c:v>-56.660581213074302</c:v>
                </c:pt>
                <c:pt idx="410">
                  <c:v>-55.816884166147702</c:v>
                </c:pt>
                <c:pt idx="411">
                  <c:v>-37.502317132625301</c:v>
                </c:pt>
                <c:pt idx="412">
                  <c:v>-48.0701058018807</c:v>
                </c:pt>
                <c:pt idx="413">
                  <c:v>-56.966371111564598</c:v>
                </c:pt>
                <c:pt idx="414">
                  <c:v>-60.900384258183401</c:v>
                </c:pt>
                <c:pt idx="415">
                  <c:v>-39.292724357804303</c:v>
                </c:pt>
                <c:pt idx="416">
                  <c:v>-36.4780239953229</c:v>
                </c:pt>
                <c:pt idx="417">
                  <c:v>-39.248107941571099</c:v>
                </c:pt>
                <c:pt idx="418">
                  <c:v>-42.201737868342597</c:v>
                </c:pt>
                <c:pt idx="419">
                  <c:v>-40.499280470143702</c:v>
                </c:pt>
                <c:pt idx="420">
                  <c:v>-50.562024308674502</c:v>
                </c:pt>
                <c:pt idx="421">
                  <c:v>-57.864561558828001</c:v>
                </c:pt>
                <c:pt idx="422">
                  <c:v>-57.267609621476097</c:v>
                </c:pt>
                <c:pt idx="423">
                  <c:v>-56.515859375144402</c:v>
                </c:pt>
                <c:pt idx="424">
                  <c:v>-60.406555032452097</c:v>
                </c:pt>
                <c:pt idx="425">
                  <c:v>-67.509384998300305</c:v>
                </c:pt>
                <c:pt idx="426">
                  <c:v>-67.230908990446807</c:v>
                </c:pt>
                <c:pt idx="427">
                  <c:v>-57.010331503696001</c:v>
                </c:pt>
                <c:pt idx="428">
                  <c:v>-57.859870022111103</c:v>
                </c:pt>
                <c:pt idx="429">
                  <c:v>-65.525646767556495</c:v>
                </c:pt>
                <c:pt idx="430">
                  <c:v>-69.288945671178993</c:v>
                </c:pt>
                <c:pt idx="431">
                  <c:v>-66.481674402259102</c:v>
                </c:pt>
                <c:pt idx="432">
                  <c:v>-62.686456258392802</c:v>
                </c:pt>
                <c:pt idx="433">
                  <c:v>-63.607037329097899</c:v>
                </c:pt>
                <c:pt idx="434">
                  <c:v>-67.570520292768094</c:v>
                </c:pt>
                <c:pt idx="435">
                  <c:v>-68.524263267965097</c:v>
                </c:pt>
                <c:pt idx="436">
                  <c:v>-66.164325896965295</c:v>
                </c:pt>
                <c:pt idx="437">
                  <c:v>-64.171636163016601</c:v>
                </c:pt>
                <c:pt idx="438">
                  <c:v>-64.576873927233095</c:v>
                </c:pt>
                <c:pt idx="439">
                  <c:v>-66.472239174306296</c:v>
                </c:pt>
                <c:pt idx="440">
                  <c:v>-69.168900583201605</c:v>
                </c:pt>
                <c:pt idx="441">
                  <c:v>-68.270818369059697</c:v>
                </c:pt>
                <c:pt idx="442">
                  <c:v>-64.863016742915093</c:v>
                </c:pt>
                <c:pt idx="443">
                  <c:v>-65.716473410321996</c:v>
                </c:pt>
                <c:pt idx="444">
                  <c:v>-69.883701172382004</c:v>
                </c:pt>
                <c:pt idx="445">
                  <c:v>-71.890954362052099</c:v>
                </c:pt>
                <c:pt idx="446">
                  <c:v>-71.6404845793124</c:v>
                </c:pt>
                <c:pt idx="447">
                  <c:v>-69.777406147930094</c:v>
                </c:pt>
                <c:pt idx="448">
                  <c:v>-69.576492620823004</c:v>
                </c:pt>
              </c:numCache>
            </c:numRef>
          </c:val>
          <c:smooth val="0"/>
          <c:extLst>
            <c:ext xmlns:c16="http://schemas.microsoft.com/office/drawing/2014/chart" uri="{C3380CC4-5D6E-409C-BE32-E72D297353CC}">
              <c16:uniqueId val="{00000002-CF45-4C32-94EC-75A940D29D9A}"/>
            </c:ext>
          </c:extLst>
        </c:ser>
        <c:dLbls>
          <c:showLegendKey val="0"/>
          <c:showVal val="0"/>
          <c:showCatName val="0"/>
          <c:showSerName val="0"/>
          <c:showPercent val="0"/>
          <c:showBubbleSize val="0"/>
        </c:dLbls>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8495245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val>
            <c:numRef>
              <c:f>[action3_5times_gyro.csv]action3_5times_gyro!$J$2:$J$650</c:f>
              <c:numCache>
                <c:formatCode>General</c:formatCode>
                <c:ptCount val="649"/>
                <c:pt idx="0">
                  <c:v>-4.0204999999999998E-2</c:v>
                </c:pt>
                <c:pt idx="1">
                  <c:v>-0.31285499999999999</c:v>
                </c:pt>
                <c:pt idx="2">
                  <c:v>-0.349636</c:v>
                </c:pt>
                <c:pt idx="3">
                  <c:v>-0.44308399999999998</c:v>
                </c:pt>
                <c:pt idx="4">
                  <c:v>-9.0522000000000005E-2</c:v>
                </c:pt>
                <c:pt idx="5">
                  <c:v>-8.8069999999999996E-2</c:v>
                </c:pt>
                <c:pt idx="6">
                  <c:v>6.1176000000000001E-2</c:v>
                </c:pt>
                <c:pt idx="7">
                  <c:v>9.3232999999999996E-2</c:v>
                </c:pt>
                <c:pt idx="8">
                  <c:v>-9.8560000000000002E-3</c:v>
                </c:pt>
                <c:pt idx="9">
                  <c:v>-3.1474000000000002E-2</c:v>
                </c:pt>
                <c:pt idx="10">
                  <c:v>-1.3958999999999999E-2</c:v>
                </c:pt>
                <c:pt idx="11">
                  <c:v>-1.5029000000000001E-2</c:v>
                </c:pt>
                <c:pt idx="12">
                  <c:v>3.5999999999999997E-2</c:v>
                </c:pt>
                <c:pt idx="13">
                  <c:v>9.4928999999999999E-2</c:v>
                </c:pt>
                <c:pt idx="14">
                  <c:v>4.8008000000000002E-2</c:v>
                </c:pt>
                <c:pt idx="15">
                  <c:v>8.3548999999999998E-2</c:v>
                </c:pt>
                <c:pt idx="16">
                  <c:v>1.0019999999999999E-2</c:v>
                </c:pt>
                <c:pt idx="17">
                  <c:v>-1.5499000000000001E-2</c:v>
                </c:pt>
                <c:pt idx="18">
                  <c:v>1.2666E-2</c:v>
                </c:pt>
                <c:pt idx="19">
                  <c:v>6.5082000000000001E-2</c:v>
                </c:pt>
                <c:pt idx="20">
                  <c:v>8.8090000000000009E-3</c:v>
                </c:pt>
                <c:pt idx="21">
                  <c:v>-3.1344999999999998E-2</c:v>
                </c:pt>
                <c:pt idx="22">
                  <c:v>-4.0851999999999999E-2</c:v>
                </c:pt>
                <c:pt idx="23">
                  <c:v>-0.10620499999999999</c:v>
                </c:pt>
                <c:pt idx="24">
                  <c:v>-9.5242999999999994E-2</c:v>
                </c:pt>
                <c:pt idx="25">
                  <c:v>-0.151451</c:v>
                </c:pt>
                <c:pt idx="26">
                  <c:v>-6.3594999999999999E-2</c:v>
                </c:pt>
                <c:pt idx="27">
                  <c:v>-0.26195000000000002</c:v>
                </c:pt>
                <c:pt idx="28">
                  <c:v>-0.322131</c:v>
                </c:pt>
                <c:pt idx="29">
                  <c:v>-0.45092300000000002</c:v>
                </c:pt>
                <c:pt idx="30">
                  <c:v>0.161353</c:v>
                </c:pt>
                <c:pt idx="31">
                  <c:v>0.14108299999999999</c:v>
                </c:pt>
                <c:pt idx="32">
                  <c:v>6.5050000000000004E-3</c:v>
                </c:pt>
                <c:pt idx="33">
                  <c:v>-4.3305999999999997E-2</c:v>
                </c:pt>
                <c:pt idx="34">
                  <c:v>-7.5581999999999996E-2</c:v>
                </c:pt>
                <c:pt idx="35">
                  <c:v>-7.0294999999999996E-2</c:v>
                </c:pt>
                <c:pt idx="36">
                  <c:v>5.0438999999999998E-2</c:v>
                </c:pt>
                <c:pt idx="37">
                  <c:v>2.0278999999999998E-2</c:v>
                </c:pt>
                <c:pt idx="38">
                  <c:v>-0.137901</c:v>
                </c:pt>
                <c:pt idx="39">
                  <c:v>-0.293325</c:v>
                </c:pt>
                <c:pt idx="40">
                  <c:v>-5.4814000000000002E-2</c:v>
                </c:pt>
                <c:pt idx="41">
                  <c:v>-8.4932999999999995E-2</c:v>
                </c:pt>
                <c:pt idx="42">
                  <c:v>-0.24421300000000001</c:v>
                </c:pt>
                <c:pt idx="43">
                  <c:v>-0.66382099999999999</c:v>
                </c:pt>
                <c:pt idx="44">
                  <c:v>-0.37947999999999998</c:v>
                </c:pt>
                <c:pt idx="45">
                  <c:v>-0.64262699999999995</c:v>
                </c:pt>
                <c:pt idx="46">
                  <c:v>-0.18263499999999999</c:v>
                </c:pt>
                <c:pt idx="47">
                  <c:v>-0.43538199999999999</c:v>
                </c:pt>
                <c:pt idx="48">
                  <c:v>-0.51429999999999998</c:v>
                </c:pt>
                <c:pt idx="49">
                  <c:v>-1.157262</c:v>
                </c:pt>
                <c:pt idx="50">
                  <c:v>-0.49438300000000002</c:v>
                </c:pt>
                <c:pt idx="51">
                  <c:v>-0.86352899999999999</c:v>
                </c:pt>
                <c:pt idx="52">
                  <c:v>-0.24133199999999999</c:v>
                </c:pt>
                <c:pt idx="53">
                  <c:v>-0.364064</c:v>
                </c:pt>
                <c:pt idx="54">
                  <c:v>-0.187749</c:v>
                </c:pt>
                <c:pt idx="55">
                  <c:v>-0.51446700000000001</c:v>
                </c:pt>
                <c:pt idx="56">
                  <c:v>-0.33102700000000002</c:v>
                </c:pt>
                <c:pt idx="57">
                  <c:v>-0.61485400000000001</c:v>
                </c:pt>
                <c:pt idx="58">
                  <c:v>-0.20164199999999999</c:v>
                </c:pt>
                <c:pt idx="59">
                  <c:v>-0.28285399999999999</c:v>
                </c:pt>
                <c:pt idx="60">
                  <c:v>-0.18082999999999999</c:v>
                </c:pt>
                <c:pt idx="61">
                  <c:v>-0.54259500000000005</c:v>
                </c:pt>
                <c:pt idx="62">
                  <c:v>-0.20850199999999999</c:v>
                </c:pt>
                <c:pt idx="63">
                  <c:v>-7.2759000000000004E-2</c:v>
                </c:pt>
                <c:pt idx="64">
                  <c:v>3.3766999999999998E-2</c:v>
                </c:pt>
                <c:pt idx="65">
                  <c:v>-0.32840599999999998</c:v>
                </c:pt>
                <c:pt idx="66">
                  <c:v>-0.61751599999999995</c:v>
                </c:pt>
                <c:pt idx="67">
                  <c:v>-1.0589999999999999</c:v>
                </c:pt>
                <c:pt idx="68">
                  <c:v>-7.5132000000000004E-2</c:v>
                </c:pt>
                <c:pt idx="69">
                  <c:v>-4.1154999999999997E-2</c:v>
                </c:pt>
                <c:pt idx="70">
                  <c:v>8.9047000000000001E-2</c:v>
                </c:pt>
                <c:pt idx="71">
                  <c:v>5.8748000000000002E-2</c:v>
                </c:pt>
                <c:pt idx="72">
                  <c:v>-0.15018000000000001</c:v>
                </c:pt>
                <c:pt idx="73">
                  <c:v>-0.21632100000000001</c:v>
                </c:pt>
                <c:pt idx="74">
                  <c:v>3.4220000000000001E-3</c:v>
                </c:pt>
                <c:pt idx="75">
                  <c:v>-0.12107999999999999</c:v>
                </c:pt>
                <c:pt idx="76">
                  <c:v>-0.19692799999999999</c:v>
                </c:pt>
                <c:pt idx="77">
                  <c:v>-0.324486</c:v>
                </c:pt>
                <c:pt idx="78">
                  <c:v>-8.9653999999999998E-2</c:v>
                </c:pt>
                <c:pt idx="79">
                  <c:v>-0.195553</c:v>
                </c:pt>
                <c:pt idx="80">
                  <c:v>-7.1124000000000007E-2</c:v>
                </c:pt>
                <c:pt idx="81">
                  <c:v>-0.188916</c:v>
                </c:pt>
                <c:pt idx="82">
                  <c:v>-0.30543300000000001</c:v>
                </c:pt>
                <c:pt idx="83">
                  <c:v>-0.77751800000000004</c:v>
                </c:pt>
                <c:pt idx="84">
                  <c:v>-0.46256399999999998</c:v>
                </c:pt>
                <c:pt idx="85">
                  <c:v>-0.67718100000000003</c:v>
                </c:pt>
                <c:pt idx="86">
                  <c:v>-0.18732599999999999</c:v>
                </c:pt>
                <c:pt idx="87">
                  <c:v>-0.64170799999999995</c:v>
                </c:pt>
                <c:pt idx="88">
                  <c:v>-0.57581800000000005</c:v>
                </c:pt>
                <c:pt idx="89">
                  <c:v>-1.090824</c:v>
                </c:pt>
                <c:pt idx="90">
                  <c:v>-0.525621</c:v>
                </c:pt>
                <c:pt idx="91">
                  <c:v>-1.148757</c:v>
                </c:pt>
                <c:pt idx="92">
                  <c:v>-0.62091799999999997</c:v>
                </c:pt>
                <c:pt idx="93">
                  <c:v>-1.158868</c:v>
                </c:pt>
                <c:pt idx="94">
                  <c:v>-0.43536799999999998</c:v>
                </c:pt>
                <c:pt idx="95">
                  <c:v>-0.95223899999999995</c:v>
                </c:pt>
                <c:pt idx="96">
                  <c:v>-0.63034599999999996</c:v>
                </c:pt>
                <c:pt idx="97">
                  <c:v>-1.108468</c:v>
                </c:pt>
                <c:pt idx="98">
                  <c:v>-0.29410999999999998</c:v>
                </c:pt>
                <c:pt idx="99">
                  <c:v>-0.488228</c:v>
                </c:pt>
                <c:pt idx="100">
                  <c:v>3.8405000000000002E-2</c:v>
                </c:pt>
                <c:pt idx="101">
                  <c:v>0.306921</c:v>
                </c:pt>
                <c:pt idx="102">
                  <c:v>0.301205</c:v>
                </c:pt>
                <c:pt idx="103">
                  <c:v>0.629359</c:v>
                </c:pt>
                <c:pt idx="104">
                  <c:v>0.419711</c:v>
                </c:pt>
                <c:pt idx="105">
                  <c:v>0.86180299999999999</c:v>
                </c:pt>
                <c:pt idx="106">
                  <c:v>0.241982</c:v>
                </c:pt>
                <c:pt idx="107">
                  <c:v>0.504274</c:v>
                </c:pt>
                <c:pt idx="108">
                  <c:v>0.151033</c:v>
                </c:pt>
                <c:pt idx="109">
                  <c:v>0.23966899999999999</c:v>
                </c:pt>
                <c:pt idx="110">
                  <c:v>0.71626299999999998</c:v>
                </c:pt>
                <c:pt idx="111">
                  <c:v>2.1388660000000002</c:v>
                </c:pt>
                <c:pt idx="112">
                  <c:v>1.37355</c:v>
                </c:pt>
                <c:pt idx="113">
                  <c:v>2.8427690000000001</c:v>
                </c:pt>
                <c:pt idx="114">
                  <c:v>1.803871</c:v>
                </c:pt>
                <c:pt idx="115">
                  <c:v>3.5282689999999999</c:v>
                </c:pt>
                <c:pt idx="116">
                  <c:v>0.54459999999999997</c:v>
                </c:pt>
                <c:pt idx="117">
                  <c:v>0.18234600000000001</c:v>
                </c:pt>
                <c:pt idx="118">
                  <c:v>-0.42579299999999998</c:v>
                </c:pt>
                <c:pt idx="119">
                  <c:v>-0.78609899999999999</c:v>
                </c:pt>
                <c:pt idx="120">
                  <c:v>-0.42277399999999998</c:v>
                </c:pt>
                <c:pt idx="121">
                  <c:v>-0.80473099999999997</c:v>
                </c:pt>
                <c:pt idx="122">
                  <c:v>-0.31531500000000001</c:v>
                </c:pt>
                <c:pt idx="123">
                  <c:v>-0.71370699999999998</c:v>
                </c:pt>
                <c:pt idx="124">
                  <c:v>-0.40678199999999998</c:v>
                </c:pt>
                <c:pt idx="125">
                  <c:v>-0.76024199999999997</c:v>
                </c:pt>
                <c:pt idx="126">
                  <c:v>-0.44336300000000001</c:v>
                </c:pt>
                <c:pt idx="127">
                  <c:v>-1.086679</c:v>
                </c:pt>
                <c:pt idx="128">
                  <c:v>-0.64865200000000001</c:v>
                </c:pt>
                <c:pt idx="129">
                  <c:v>-1.0711090000000001</c:v>
                </c:pt>
                <c:pt idx="130">
                  <c:v>-0.30716300000000002</c:v>
                </c:pt>
                <c:pt idx="131">
                  <c:v>-0.67514799999999997</c:v>
                </c:pt>
                <c:pt idx="132">
                  <c:v>-0.40936800000000001</c:v>
                </c:pt>
                <c:pt idx="133">
                  <c:v>-0.72085999999999995</c:v>
                </c:pt>
                <c:pt idx="134">
                  <c:v>-0.33096199999999998</c:v>
                </c:pt>
                <c:pt idx="135">
                  <c:v>-0.82826699999999998</c:v>
                </c:pt>
                <c:pt idx="136">
                  <c:v>-0.50495100000000004</c:v>
                </c:pt>
                <c:pt idx="137">
                  <c:v>-0.65667600000000004</c:v>
                </c:pt>
                <c:pt idx="138">
                  <c:v>-4.1624000000000001E-2</c:v>
                </c:pt>
                <c:pt idx="139">
                  <c:v>-0.27521699999999999</c:v>
                </c:pt>
                <c:pt idx="140">
                  <c:v>-0.25978600000000002</c:v>
                </c:pt>
                <c:pt idx="141">
                  <c:v>-0.54620599999999997</c:v>
                </c:pt>
                <c:pt idx="142">
                  <c:v>-0.27181300000000003</c:v>
                </c:pt>
                <c:pt idx="143">
                  <c:v>-0.49983</c:v>
                </c:pt>
                <c:pt idx="144">
                  <c:v>-0.20070099999999999</c:v>
                </c:pt>
                <c:pt idx="145">
                  <c:v>-0.46030100000000002</c:v>
                </c:pt>
                <c:pt idx="146">
                  <c:v>-0.63649800000000001</c:v>
                </c:pt>
                <c:pt idx="147">
                  <c:v>-1.536114</c:v>
                </c:pt>
                <c:pt idx="148">
                  <c:v>-0.965418</c:v>
                </c:pt>
                <c:pt idx="149">
                  <c:v>-1.864179</c:v>
                </c:pt>
                <c:pt idx="150">
                  <c:v>-0.801145</c:v>
                </c:pt>
                <c:pt idx="151">
                  <c:v>-1.436358</c:v>
                </c:pt>
                <c:pt idx="152">
                  <c:v>-0.64021899999999998</c:v>
                </c:pt>
                <c:pt idx="153">
                  <c:v>-1.4207799999999999</c:v>
                </c:pt>
                <c:pt idx="154">
                  <c:v>-0.66706900000000002</c:v>
                </c:pt>
                <c:pt idx="155">
                  <c:v>-0.90122999999999998</c:v>
                </c:pt>
                <c:pt idx="156">
                  <c:v>0.33244899999999999</c:v>
                </c:pt>
                <c:pt idx="157">
                  <c:v>0.79939499999999997</c:v>
                </c:pt>
                <c:pt idx="158">
                  <c:v>0.58714699999999997</c:v>
                </c:pt>
                <c:pt idx="159">
                  <c:v>1.569787</c:v>
                </c:pt>
                <c:pt idx="160">
                  <c:v>1.4372119999999999</c:v>
                </c:pt>
                <c:pt idx="161">
                  <c:v>2.9091450000000001</c:v>
                </c:pt>
                <c:pt idx="162">
                  <c:v>0.98283500000000001</c:v>
                </c:pt>
                <c:pt idx="163">
                  <c:v>1.866268</c:v>
                </c:pt>
                <c:pt idx="164">
                  <c:v>1.8374470000000001</c:v>
                </c:pt>
                <c:pt idx="165">
                  <c:v>4.492464</c:v>
                </c:pt>
                <c:pt idx="166">
                  <c:v>2.2358799999999999</c:v>
                </c:pt>
                <c:pt idx="167">
                  <c:v>3.6358199999999998</c:v>
                </c:pt>
                <c:pt idx="168">
                  <c:v>1.099488</c:v>
                </c:pt>
                <c:pt idx="169">
                  <c:v>2.8206690000000001</c:v>
                </c:pt>
                <c:pt idx="170">
                  <c:v>2.6488909999999999</c:v>
                </c:pt>
                <c:pt idx="171">
                  <c:v>5.6822340000000002</c:v>
                </c:pt>
                <c:pt idx="172">
                  <c:v>2.766969</c:v>
                </c:pt>
                <c:pt idx="173">
                  <c:v>5.2208860000000001</c:v>
                </c:pt>
                <c:pt idx="174">
                  <c:v>2.0463290000000001</c:v>
                </c:pt>
                <c:pt idx="175">
                  <c:v>3.5784560000000001</c:v>
                </c:pt>
                <c:pt idx="176">
                  <c:v>1.3931480000000001</c:v>
                </c:pt>
                <c:pt idx="177">
                  <c:v>2.3727179999999999</c:v>
                </c:pt>
                <c:pt idx="178">
                  <c:v>0.58708499999999997</c:v>
                </c:pt>
                <c:pt idx="179">
                  <c:v>1.6888000000000001</c:v>
                </c:pt>
                <c:pt idx="180">
                  <c:v>1.9190389999999999</c:v>
                </c:pt>
                <c:pt idx="181">
                  <c:v>3.4465080000000001</c:v>
                </c:pt>
                <c:pt idx="182">
                  <c:v>0.36679400000000001</c:v>
                </c:pt>
                <c:pt idx="183">
                  <c:v>-4.8830999999999999E-2</c:v>
                </c:pt>
                <c:pt idx="184">
                  <c:v>-0.81558799999999998</c:v>
                </c:pt>
                <c:pt idx="185">
                  <c:v>-1.796017</c:v>
                </c:pt>
                <c:pt idx="186">
                  <c:v>-0.91323399999999999</c:v>
                </c:pt>
                <c:pt idx="187">
                  <c:v>-1.612493</c:v>
                </c:pt>
                <c:pt idx="188">
                  <c:v>-0.55305800000000005</c:v>
                </c:pt>
                <c:pt idx="189">
                  <c:v>-0.88086799999999998</c:v>
                </c:pt>
                <c:pt idx="190">
                  <c:v>0.18607899999999999</c:v>
                </c:pt>
                <c:pt idx="191">
                  <c:v>0.58534600000000003</c:v>
                </c:pt>
                <c:pt idx="192">
                  <c:v>-6.6407999999999995E-2</c:v>
                </c:pt>
                <c:pt idx="193">
                  <c:v>-0.84392900000000004</c:v>
                </c:pt>
                <c:pt idx="194">
                  <c:v>-1.3538250000000001</c:v>
                </c:pt>
                <c:pt idx="195">
                  <c:v>-2.8476210000000002</c:v>
                </c:pt>
                <c:pt idx="196">
                  <c:v>-1.4174720000000001</c:v>
                </c:pt>
                <c:pt idx="197">
                  <c:v>-3.0061529999999999</c:v>
                </c:pt>
                <c:pt idx="198">
                  <c:v>-1.952434</c:v>
                </c:pt>
                <c:pt idx="199">
                  <c:v>-4.314851</c:v>
                </c:pt>
                <c:pt idx="200">
                  <c:v>-2.7702040000000001</c:v>
                </c:pt>
                <c:pt idx="201">
                  <c:v>-5.4839570000000002</c:v>
                </c:pt>
                <c:pt idx="202">
                  <c:v>-2.0172680000000001</c:v>
                </c:pt>
                <c:pt idx="203">
                  <c:v>-3.1721599999999999</c:v>
                </c:pt>
                <c:pt idx="204">
                  <c:v>-0.64271699999999998</c:v>
                </c:pt>
                <c:pt idx="205">
                  <c:v>-1.1127549999999999</c:v>
                </c:pt>
                <c:pt idx="206">
                  <c:v>-5.5059999999999998E-2</c:v>
                </c:pt>
                <c:pt idx="207">
                  <c:v>0.93685499999999999</c:v>
                </c:pt>
                <c:pt idx="208">
                  <c:v>2.1470760000000002</c:v>
                </c:pt>
                <c:pt idx="209">
                  <c:v>4.2379530000000001</c:v>
                </c:pt>
                <c:pt idx="210">
                  <c:v>1.8003640000000001</c:v>
                </c:pt>
                <c:pt idx="211">
                  <c:v>4.7075529999999999</c:v>
                </c:pt>
                <c:pt idx="212">
                  <c:v>4.385942</c:v>
                </c:pt>
                <c:pt idx="213">
                  <c:v>9.0263290000000005</c:v>
                </c:pt>
                <c:pt idx="214">
                  <c:v>4.1336950000000003</c:v>
                </c:pt>
                <c:pt idx="215">
                  <c:v>8.678464</c:v>
                </c:pt>
                <c:pt idx="216">
                  <c:v>5.3220700000000001</c:v>
                </c:pt>
                <c:pt idx="217">
                  <c:v>11.138496999999999</c:v>
                </c:pt>
                <c:pt idx="218">
                  <c:v>5.0833000000000004</c:v>
                </c:pt>
                <c:pt idx="219">
                  <c:v>8.8522459999999992</c:v>
                </c:pt>
                <c:pt idx="220">
                  <c:v>3.481411</c:v>
                </c:pt>
                <c:pt idx="221">
                  <c:v>8.5378380000000007</c:v>
                </c:pt>
                <c:pt idx="222">
                  <c:v>5.8888569999999998</c:v>
                </c:pt>
                <c:pt idx="223">
                  <c:v>11.155383</c:v>
                </c:pt>
                <c:pt idx="224">
                  <c:v>4.3280649999999996</c:v>
                </c:pt>
                <c:pt idx="225">
                  <c:v>7.9772020000000001</c:v>
                </c:pt>
                <c:pt idx="226">
                  <c:v>3.9280360000000001</c:v>
                </c:pt>
                <c:pt idx="227">
                  <c:v>8.5784559999999992</c:v>
                </c:pt>
                <c:pt idx="228">
                  <c:v>4.479031</c:v>
                </c:pt>
                <c:pt idx="229">
                  <c:v>8.2797079999999994</c:v>
                </c:pt>
                <c:pt idx="230">
                  <c:v>3.1081319999999999</c:v>
                </c:pt>
                <c:pt idx="231">
                  <c:v>5.6806200000000002</c:v>
                </c:pt>
                <c:pt idx="232">
                  <c:v>2.5438540000000001</c:v>
                </c:pt>
                <c:pt idx="233">
                  <c:v>4.9869719999999997</c:v>
                </c:pt>
                <c:pt idx="234">
                  <c:v>1.535806</c:v>
                </c:pt>
                <c:pt idx="235">
                  <c:v>1.9432210000000001</c:v>
                </c:pt>
                <c:pt idx="236">
                  <c:v>-0.323158</c:v>
                </c:pt>
                <c:pt idx="237">
                  <c:v>-0.97465599999999997</c:v>
                </c:pt>
                <c:pt idx="238">
                  <c:v>-1.0559430000000001</c:v>
                </c:pt>
                <c:pt idx="239">
                  <c:v>-2.7364459999999999</c:v>
                </c:pt>
                <c:pt idx="240">
                  <c:v>-1.988899</c:v>
                </c:pt>
                <c:pt idx="241">
                  <c:v>-4.0399010000000004</c:v>
                </c:pt>
                <c:pt idx="242">
                  <c:v>-2.2065670000000002</c:v>
                </c:pt>
                <c:pt idx="243">
                  <c:v>-4.44095</c:v>
                </c:pt>
                <c:pt idx="244">
                  <c:v>-1.836741</c:v>
                </c:pt>
                <c:pt idx="245">
                  <c:v>-3.6494620000000002</c:v>
                </c:pt>
                <c:pt idx="246">
                  <c:v>-1.8669</c:v>
                </c:pt>
                <c:pt idx="247">
                  <c:v>-3.465309</c:v>
                </c:pt>
                <c:pt idx="248">
                  <c:v>-1.3137620000000001</c:v>
                </c:pt>
                <c:pt idx="249">
                  <c:v>-2.5228449999999998</c:v>
                </c:pt>
                <c:pt idx="250">
                  <c:v>-1.153257</c:v>
                </c:pt>
                <c:pt idx="251">
                  <c:v>-2.36538</c:v>
                </c:pt>
                <c:pt idx="252">
                  <c:v>-1.1021810000000001</c:v>
                </c:pt>
                <c:pt idx="253">
                  <c:v>-1.933635</c:v>
                </c:pt>
                <c:pt idx="254">
                  <c:v>-0.77168099999999995</c:v>
                </c:pt>
                <c:pt idx="255">
                  <c:v>-1.684628</c:v>
                </c:pt>
                <c:pt idx="256">
                  <c:v>-1.0963020000000001</c:v>
                </c:pt>
                <c:pt idx="257">
                  <c:v>-2.1928890000000001</c:v>
                </c:pt>
                <c:pt idx="258">
                  <c:v>-0.94951700000000006</c:v>
                </c:pt>
                <c:pt idx="259">
                  <c:v>-1.4497100000000001</c:v>
                </c:pt>
                <c:pt idx="260">
                  <c:v>-0.225026</c:v>
                </c:pt>
                <c:pt idx="261">
                  <c:v>-0.73130600000000001</c:v>
                </c:pt>
                <c:pt idx="262">
                  <c:v>-1.1092029999999999</c:v>
                </c:pt>
                <c:pt idx="263">
                  <c:v>-2.5871379999999999</c:v>
                </c:pt>
                <c:pt idx="264">
                  <c:v>-1.182904</c:v>
                </c:pt>
                <c:pt idx="265">
                  <c:v>-1.9683090000000001</c:v>
                </c:pt>
                <c:pt idx="266">
                  <c:v>-1.0211209999999999</c:v>
                </c:pt>
                <c:pt idx="267">
                  <c:v>-2.6337760000000001</c:v>
                </c:pt>
                <c:pt idx="268">
                  <c:v>-2.1066769999999999</c:v>
                </c:pt>
                <c:pt idx="269">
                  <c:v>-4.0528069999999996</c:v>
                </c:pt>
                <c:pt idx="270">
                  <c:v>-1.154339</c:v>
                </c:pt>
                <c:pt idx="271">
                  <c:v>-1.738826</c:v>
                </c:pt>
                <c:pt idx="272">
                  <c:v>-0.567411</c:v>
                </c:pt>
                <c:pt idx="273">
                  <c:v>-1.3437539999999999</c:v>
                </c:pt>
                <c:pt idx="274">
                  <c:v>-0.67736099999999999</c:v>
                </c:pt>
                <c:pt idx="275">
                  <c:v>-0.96496499999999996</c:v>
                </c:pt>
                <c:pt idx="276">
                  <c:v>0.415661</c:v>
                </c:pt>
                <c:pt idx="277">
                  <c:v>1.571785</c:v>
                </c:pt>
                <c:pt idx="278">
                  <c:v>1.5716650000000001</c:v>
                </c:pt>
                <c:pt idx="279">
                  <c:v>3.3812690000000001</c:v>
                </c:pt>
                <c:pt idx="280">
                  <c:v>2.2567409999999999</c:v>
                </c:pt>
                <c:pt idx="281">
                  <c:v>5.0019819999999999</c:v>
                </c:pt>
                <c:pt idx="282">
                  <c:v>2.4205220000000001</c:v>
                </c:pt>
                <c:pt idx="283">
                  <c:v>4.0869840000000002</c:v>
                </c:pt>
                <c:pt idx="284">
                  <c:v>1.4845630000000001</c:v>
                </c:pt>
                <c:pt idx="285">
                  <c:v>3.9647559999999999</c:v>
                </c:pt>
                <c:pt idx="286">
                  <c:v>3.5738699999999999</c:v>
                </c:pt>
                <c:pt idx="287">
                  <c:v>6.9911799999999999</c:v>
                </c:pt>
                <c:pt idx="288">
                  <c:v>3.3209469999999999</c:v>
                </c:pt>
                <c:pt idx="289">
                  <c:v>7.6316540000000002</c:v>
                </c:pt>
                <c:pt idx="290">
                  <c:v>5.1637560000000002</c:v>
                </c:pt>
                <c:pt idx="291">
                  <c:v>9.8528079999999996</c:v>
                </c:pt>
                <c:pt idx="292">
                  <c:v>3.795563</c:v>
                </c:pt>
                <c:pt idx="293">
                  <c:v>7.3043930000000001</c:v>
                </c:pt>
                <c:pt idx="294">
                  <c:v>4.4351779999999996</c:v>
                </c:pt>
                <c:pt idx="295">
                  <c:v>9.0591279999999994</c:v>
                </c:pt>
                <c:pt idx="296">
                  <c:v>3.807385</c:v>
                </c:pt>
                <c:pt idx="297">
                  <c:v>6.8077129999999997</c:v>
                </c:pt>
                <c:pt idx="298">
                  <c:v>2.9429430000000001</c:v>
                </c:pt>
                <c:pt idx="299">
                  <c:v>6.9231480000000003</c:v>
                </c:pt>
                <c:pt idx="300">
                  <c:v>4.0115280000000002</c:v>
                </c:pt>
                <c:pt idx="301">
                  <c:v>7.5417569999999996</c:v>
                </c:pt>
                <c:pt idx="302">
                  <c:v>3.4160490000000001</c:v>
                </c:pt>
                <c:pt idx="303">
                  <c:v>6.8448250000000002</c:v>
                </c:pt>
                <c:pt idx="304">
                  <c:v>3.0553029999999999</c:v>
                </c:pt>
                <c:pt idx="305">
                  <c:v>5.0063649999999997</c:v>
                </c:pt>
                <c:pt idx="306">
                  <c:v>0.92875600000000003</c:v>
                </c:pt>
                <c:pt idx="307">
                  <c:v>1.219484</c:v>
                </c:pt>
                <c:pt idx="308">
                  <c:v>0.15223600000000001</c:v>
                </c:pt>
                <c:pt idx="309">
                  <c:v>0.203678</c:v>
                </c:pt>
                <c:pt idx="310">
                  <c:v>-0.41501199999999999</c:v>
                </c:pt>
                <c:pt idx="311">
                  <c:v>-1.7372810000000001</c:v>
                </c:pt>
                <c:pt idx="312">
                  <c:v>-2.0202309999999999</c:v>
                </c:pt>
                <c:pt idx="313">
                  <c:v>-4.1352779999999996</c:v>
                </c:pt>
                <c:pt idx="314">
                  <c:v>-1.8090489999999999</c:v>
                </c:pt>
                <c:pt idx="315">
                  <c:v>-3.290664</c:v>
                </c:pt>
                <c:pt idx="316">
                  <c:v>-1.3650949999999999</c:v>
                </c:pt>
                <c:pt idx="317">
                  <c:v>-2.4754999999999998</c:v>
                </c:pt>
                <c:pt idx="318">
                  <c:v>-0.77925800000000001</c:v>
                </c:pt>
                <c:pt idx="319">
                  <c:v>-0.99395500000000003</c:v>
                </c:pt>
                <c:pt idx="320">
                  <c:v>0.408443</c:v>
                </c:pt>
                <c:pt idx="321">
                  <c:v>1.161297</c:v>
                </c:pt>
                <c:pt idx="322">
                  <c:v>0.87028899999999998</c:v>
                </c:pt>
                <c:pt idx="323">
                  <c:v>1.6992069999999999</c:v>
                </c:pt>
                <c:pt idx="324">
                  <c:v>0.598553</c:v>
                </c:pt>
                <c:pt idx="325">
                  <c:v>1.1902950000000001</c:v>
                </c:pt>
                <c:pt idx="326">
                  <c:v>0.93588499999999997</c:v>
                </c:pt>
                <c:pt idx="327">
                  <c:v>1.932372</c:v>
                </c:pt>
                <c:pt idx="328">
                  <c:v>0.80962500000000004</c:v>
                </c:pt>
                <c:pt idx="329">
                  <c:v>1.304994</c:v>
                </c:pt>
                <c:pt idx="330">
                  <c:v>0.34834599999999999</c:v>
                </c:pt>
                <c:pt idx="331">
                  <c:v>0.68914600000000004</c:v>
                </c:pt>
                <c:pt idx="332">
                  <c:v>8.4488999999999995E-2</c:v>
                </c:pt>
                <c:pt idx="333">
                  <c:v>-0.16298199999999999</c:v>
                </c:pt>
                <c:pt idx="334">
                  <c:v>-0.32611400000000001</c:v>
                </c:pt>
                <c:pt idx="335">
                  <c:v>-0.78533500000000001</c:v>
                </c:pt>
                <c:pt idx="336">
                  <c:v>-0.61172800000000005</c:v>
                </c:pt>
                <c:pt idx="337">
                  <c:v>-1.265064</c:v>
                </c:pt>
                <c:pt idx="338">
                  <c:v>-0.57714299999999996</c:v>
                </c:pt>
                <c:pt idx="339">
                  <c:v>-1.0575619999999999</c:v>
                </c:pt>
                <c:pt idx="340">
                  <c:v>-0.51345700000000005</c:v>
                </c:pt>
                <c:pt idx="341">
                  <c:v>-0.87905100000000003</c:v>
                </c:pt>
                <c:pt idx="342">
                  <c:v>2.6595000000000001E-2</c:v>
                </c:pt>
                <c:pt idx="343">
                  <c:v>0.15079600000000001</c:v>
                </c:pt>
                <c:pt idx="344">
                  <c:v>0.31077900000000003</c:v>
                </c:pt>
                <c:pt idx="345">
                  <c:v>0.94117200000000001</c:v>
                </c:pt>
                <c:pt idx="346">
                  <c:v>0.89572799999999997</c:v>
                </c:pt>
                <c:pt idx="347">
                  <c:v>1.988</c:v>
                </c:pt>
                <c:pt idx="348">
                  <c:v>1.256329</c:v>
                </c:pt>
                <c:pt idx="349">
                  <c:v>2.8002980000000002</c:v>
                </c:pt>
                <c:pt idx="350">
                  <c:v>1.743614</c:v>
                </c:pt>
                <c:pt idx="351">
                  <c:v>3.5257679999999998</c:v>
                </c:pt>
                <c:pt idx="352">
                  <c:v>1.734988</c:v>
                </c:pt>
                <c:pt idx="353">
                  <c:v>3.7741099999999999</c:v>
                </c:pt>
                <c:pt idx="354">
                  <c:v>2.505198</c:v>
                </c:pt>
                <c:pt idx="355">
                  <c:v>5.1616200000000001</c:v>
                </c:pt>
                <c:pt idx="356">
                  <c:v>2.7231679999999998</c:v>
                </c:pt>
                <c:pt idx="357">
                  <c:v>5.6810780000000003</c:v>
                </c:pt>
                <c:pt idx="358">
                  <c:v>3.316614</c:v>
                </c:pt>
                <c:pt idx="359">
                  <c:v>6.9079940000000004</c:v>
                </c:pt>
                <c:pt idx="360">
                  <c:v>3.7474150000000002</c:v>
                </c:pt>
                <c:pt idx="361">
                  <c:v>7.4131929999999997</c:v>
                </c:pt>
                <c:pt idx="362">
                  <c:v>3.4729230000000002</c:v>
                </c:pt>
                <c:pt idx="363">
                  <c:v>6.9427019999999997</c:v>
                </c:pt>
                <c:pt idx="364">
                  <c:v>3.504143</c:v>
                </c:pt>
                <c:pt idx="365">
                  <c:v>7.1362180000000004</c:v>
                </c:pt>
                <c:pt idx="366">
                  <c:v>3.517109</c:v>
                </c:pt>
                <c:pt idx="367">
                  <c:v>6.6289990000000003</c:v>
                </c:pt>
                <c:pt idx="368">
                  <c:v>3.237895</c:v>
                </c:pt>
                <c:pt idx="369">
                  <c:v>6.7787420000000003</c:v>
                </c:pt>
                <c:pt idx="370">
                  <c:v>3.8469920000000002</c:v>
                </c:pt>
                <c:pt idx="371">
                  <c:v>7.6519380000000004</c:v>
                </c:pt>
                <c:pt idx="372">
                  <c:v>3.6422180000000002</c:v>
                </c:pt>
                <c:pt idx="373">
                  <c:v>6.4755130000000003</c:v>
                </c:pt>
                <c:pt idx="374">
                  <c:v>2.0658850000000002</c:v>
                </c:pt>
                <c:pt idx="375">
                  <c:v>3.9308070000000002</c:v>
                </c:pt>
                <c:pt idx="376">
                  <c:v>1.5846640000000001</c:v>
                </c:pt>
                <c:pt idx="377">
                  <c:v>2.4135499999999999</c:v>
                </c:pt>
                <c:pt idx="378">
                  <c:v>0.15326600000000001</c:v>
                </c:pt>
                <c:pt idx="379">
                  <c:v>0.64229400000000003</c:v>
                </c:pt>
                <c:pt idx="380">
                  <c:v>0.65572200000000003</c:v>
                </c:pt>
                <c:pt idx="381">
                  <c:v>0.64708200000000005</c:v>
                </c:pt>
                <c:pt idx="382">
                  <c:v>-0.66201200000000004</c:v>
                </c:pt>
                <c:pt idx="383">
                  <c:v>-1.214164</c:v>
                </c:pt>
                <c:pt idx="384">
                  <c:v>-0.39580500000000002</c:v>
                </c:pt>
                <c:pt idx="385">
                  <c:v>-0.62009499999999995</c:v>
                </c:pt>
                <c:pt idx="386">
                  <c:v>0.10788399999999999</c:v>
                </c:pt>
                <c:pt idx="387">
                  <c:v>0.48785000000000001</c:v>
                </c:pt>
                <c:pt idx="388">
                  <c:v>0.645208</c:v>
                </c:pt>
                <c:pt idx="389">
                  <c:v>1.3200149999999999</c:v>
                </c:pt>
                <c:pt idx="390">
                  <c:v>0.64900100000000005</c:v>
                </c:pt>
                <c:pt idx="391">
                  <c:v>1.1545559999999999</c:v>
                </c:pt>
                <c:pt idx="392">
                  <c:v>0.27545199999999997</c:v>
                </c:pt>
                <c:pt idx="393">
                  <c:v>0.53088199999999997</c:v>
                </c:pt>
                <c:pt idx="394">
                  <c:v>8.5986999999999994E-2</c:v>
                </c:pt>
                <c:pt idx="395">
                  <c:v>-0.34992600000000001</c:v>
                </c:pt>
                <c:pt idx="396">
                  <c:v>-0.61264700000000005</c:v>
                </c:pt>
                <c:pt idx="397">
                  <c:v>-1.0958270000000001</c:v>
                </c:pt>
                <c:pt idx="398">
                  <c:v>-0.53181800000000001</c:v>
                </c:pt>
                <c:pt idx="399">
                  <c:v>-1.4619599999999999</c:v>
                </c:pt>
                <c:pt idx="400">
                  <c:v>-1.43252</c:v>
                </c:pt>
                <c:pt idx="401">
                  <c:v>-3.3015150000000002</c:v>
                </c:pt>
                <c:pt idx="402">
                  <c:v>-2.0349010000000001</c:v>
                </c:pt>
                <c:pt idx="403">
                  <c:v>-3.748974</c:v>
                </c:pt>
                <c:pt idx="404">
                  <c:v>-1.3897999999999999</c:v>
                </c:pt>
                <c:pt idx="405">
                  <c:v>-2.9608979999999998</c:v>
                </c:pt>
                <c:pt idx="406">
                  <c:v>-2.1716820000000001</c:v>
                </c:pt>
                <c:pt idx="407">
                  <c:v>-4.3536390000000003</c:v>
                </c:pt>
                <c:pt idx="408">
                  <c:v>-1.3073060000000001</c:v>
                </c:pt>
                <c:pt idx="409">
                  <c:v>-1.6351739999999999</c:v>
                </c:pt>
                <c:pt idx="410">
                  <c:v>6.1934000000000003E-2</c:v>
                </c:pt>
                <c:pt idx="411">
                  <c:v>0.46533400000000003</c:v>
                </c:pt>
                <c:pt idx="412">
                  <c:v>0.80608800000000003</c:v>
                </c:pt>
                <c:pt idx="413">
                  <c:v>1.7880510000000001</c:v>
                </c:pt>
                <c:pt idx="414">
                  <c:v>0.96874499999999997</c:v>
                </c:pt>
                <c:pt idx="415">
                  <c:v>2.3305639999999999</c:v>
                </c:pt>
                <c:pt idx="416">
                  <c:v>2.0275370000000001</c:v>
                </c:pt>
                <c:pt idx="417">
                  <c:v>4.4391800000000003</c:v>
                </c:pt>
                <c:pt idx="418">
                  <c:v>2.3574549999999999</c:v>
                </c:pt>
                <c:pt idx="419">
                  <c:v>4.7587910000000004</c:v>
                </c:pt>
                <c:pt idx="420">
                  <c:v>3.135195</c:v>
                </c:pt>
                <c:pt idx="421">
                  <c:v>6.6444229999999997</c:v>
                </c:pt>
                <c:pt idx="422">
                  <c:v>3.0634980000000001</c:v>
                </c:pt>
                <c:pt idx="423">
                  <c:v>5.9933949999999996</c:v>
                </c:pt>
                <c:pt idx="424">
                  <c:v>3.482615</c:v>
                </c:pt>
                <c:pt idx="425">
                  <c:v>7.2404149999999996</c:v>
                </c:pt>
                <c:pt idx="426">
                  <c:v>3.0164110000000002</c:v>
                </c:pt>
                <c:pt idx="427">
                  <c:v>5.3996110000000002</c:v>
                </c:pt>
                <c:pt idx="428">
                  <c:v>2.7673399999999999</c:v>
                </c:pt>
                <c:pt idx="429">
                  <c:v>6.3739309999999998</c:v>
                </c:pt>
                <c:pt idx="430">
                  <c:v>3.6307170000000002</c:v>
                </c:pt>
                <c:pt idx="431">
                  <c:v>6.260929</c:v>
                </c:pt>
                <c:pt idx="432">
                  <c:v>1.8427210000000001</c:v>
                </c:pt>
                <c:pt idx="433">
                  <c:v>4.3704470000000004</c:v>
                </c:pt>
                <c:pt idx="434">
                  <c:v>3.095542</c:v>
                </c:pt>
                <c:pt idx="435">
                  <c:v>5.8657199999999996</c:v>
                </c:pt>
                <c:pt idx="436">
                  <c:v>1.8788020000000001</c:v>
                </c:pt>
                <c:pt idx="437">
                  <c:v>3.7256659999999999</c:v>
                </c:pt>
                <c:pt idx="438">
                  <c:v>3.5011359999999998</c:v>
                </c:pt>
                <c:pt idx="439">
                  <c:v>7.7011370000000001</c:v>
                </c:pt>
                <c:pt idx="440">
                  <c:v>3.5957759999999999</c:v>
                </c:pt>
                <c:pt idx="441">
                  <c:v>5.8643780000000003</c:v>
                </c:pt>
                <c:pt idx="442">
                  <c:v>1.6245130000000001</c:v>
                </c:pt>
                <c:pt idx="443">
                  <c:v>4.3773429999999998</c:v>
                </c:pt>
                <c:pt idx="444">
                  <c:v>2.976235</c:v>
                </c:pt>
                <c:pt idx="445">
                  <c:v>5.0443069999999999</c:v>
                </c:pt>
                <c:pt idx="446">
                  <c:v>1.0190140000000001</c:v>
                </c:pt>
                <c:pt idx="447">
                  <c:v>1.5513250000000001</c:v>
                </c:pt>
                <c:pt idx="448">
                  <c:v>0.88989300000000005</c:v>
                </c:pt>
                <c:pt idx="449">
                  <c:v>1.914283</c:v>
                </c:pt>
                <c:pt idx="450">
                  <c:v>0.42854799999999998</c:v>
                </c:pt>
                <c:pt idx="451">
                  <c:v>9.5387E-2</c:v>
                </c:pt>
                <c:pt idx="452">
                  <c:v>-0.72991799999999996</c:v>
                </c:pt>
                <c:pt idx="453">
                  <c:v>-1.2714890000000001</c:v>
                </c:pt>
                <c:pt idx="454">
                  <c:v>-0.61450499999999997</c:v>
                </c:pt>
                <c:pt idx="455">
                  <c:v>-1.5700430000000001</c:v>
                </c:pt>
                <c:pt idx="456">
                  <c:v>-0.972862</c:v>
                </c:pt>
                <c:pt idx="457">
                  <c:v>-1.788888</c:v>
                </c:pt>
                <c:pt idx="458">
                  <c:v>-0.70079899999999995</c:v>
                </c:pt>
                <c:pt idx="459">
                  <c:v>-1.110142</c:v>
                </c:pt>
                <c:pt idx="460">
                  <c:v>6.2923999999999994E-2</c:v>
                </c:pt>
                <c:pt idx="461">
                  <c:v>0.40164299999999997</c:v>
                </c:pt>
                <c:pt idx="462">
                  <c:v>0.12501399999999999</c:v>
                </c:pt>
                <c:pt idx="463">
                  <c:v>-0.11795899999999999</c:v>
                </c:pt>
                <c:pt idx="464">
                  <c:v>-0.254722</c:v>
                </c:pt>
                <c:pt idx="465">
                  <c:v>-0.53403199999999995</c:v>
                </c:pt>
                <c:pt idx="466">
                  <c:v>-0.458314</c:v>
                </c:pt>
                <c:pt idx="467">
                  <c:v>-1.092214</c:v>
                </c:pt>
                <c:pt idx="468">
                  <c:v>-0.58893399999999996</c:v>
                </c:pt>
                <c:pt idx="469">
                  <c:v>-0.955932</c:v>
                </c:pt>
                <c:pt idx="470">
                  <c:v>-0.24148</c:v>
                </c:pt>
                <c:pt idx="471">
                  <c:v>-0.72999700000000001</c:v>
                </c:pt>
                <c:pt idx="472">
                  <c:v>-0.83820499999999998</c:v>
                </c:pt>
                <c:pt idx="473">
                  <c:v>-1.721689</c:v>
                </c:pt>
                <c:pt idx="474">
                  <c:v>-0.51701699999999995</c:v>
                </c:pt>
                <c:pt idx="475">
                  <c:v>-0.79686800000000002</c:v>
                </c:pt>
                <c:pt idx="476">
                  <c:v>-0.48726799999999998</c:v>
                </c:pt>
                <c:pt idx="477">
                  <c:v>-1.3909480000000001</c:v>
                </c:pt>
                <c:pt idx="478">
                  <c:v>-1.281145</c:v>
                </c:pt>
                <c:pt idx="479">
                  <c:v>-2.4909759999999999</c:v>
                </c:pt>
                <c:pt idx="480">
                  <c:v>-0.65247999999999995</c:v>
                </c:pt>
                <c:pt idx="481">
                  <c:v>-0.38606800000000002</c:v>
                </c:pt>
                <c:pt idx="482">
                  <c:v>1.3348469999999999</c:v>
                </c:pt>
                <c:pt idx="483">
                  <c:v>3.447063</c:v>
                </c:pt>
                <c:pt idx="484">
                  <c:v>2.671675</c:v>
                </c:pt>
                <c:pt idx="485">
                  <c:v>5.2554460000000001</c:v>
                </c:pt>
                <c:pt idx="486">
                  <c:v>2.4815390000000002</c:v>
                </c:pt>
                <c:pt idx="487">
                  <c:v>5.6402650000000003</c:v>
                </c:pt>
                <c:pt idx="488">
                  <c:v>4.3041499999999999</c:v>
                </c:pt>
                <c:pt idx="489">
                  <c:v>9.132085</c:v>
                </c:pt>
                <c:pt idx="490">
                  <c:v>4.2230059999999998</c:v>
                </c:pt>
                <c:pt idx="491">
                  <c:v>7.7399380000000004</c:v>
                </c:pt>
                <c:pt idx="492">
                  <c:v>3.203881</c:v>
                </c:pt>
                <c:pt idx="493">
                  <c:v>6.0824660000000002</c:v>
                </c:pt>
                <c:pt idx="494">
                  <c:v>2.3128329999999999</c:v>
                </c:pt>
                <c:pt idx="495">
                  <c:v>3.935559</c:v>
                </c:pt>
                <c:pt idx="496">
                  <c:v>1.215592</c:v>
                </c:pt>
                <c:pt idx="497">
                  <c:v>2.1043120000000002</c:v>
                </c:pt>
                <c:pt idx="498">
                  <c:v>0.18671199999999999</c:v>
                </c:pt>
                <c:pt idx="499">
                  <c:v>-0.50256800000000001</c:v>
                </c:pt>
                <c:pt idx="500">
                  <c:v>-0.98657499999999998</c:v>
                </c:pt>
                <c:pt idx="501">
                  <c:v>-1.700863</c:v>
                </c:pt>
                <c:pt idx="502">
                  <c:v>-0.32431399999999999</c:v>
                </c:pt>
                <c:pt idx="503">
                  <c:v>-0.51194200000000001</c:v>
                </c:pt>
                <c:pt idx="504">
                  <c:v>-0.48871399999999998</c:v>
                </c:pt>
                <c:pt idx="505">
                  <c:v>-1.3535219999999999</c:v>
                </c:pt>
                <c:pt idx="506">
                  <c:v>-1.283352</c:v>
                </c:pt>
                <c:pt idx="507">
                  <c:v>-3.0614530000000002</c:v>
                </c:pt>
                <c:pt idx="508">
                  <c:v>-2.0077669999999999</c:v>
                </c:pt>
                <c:pt idx="509">
                  <c:v>-3.612412</c:v>
                </c:pt>
                <c:pt idx="510">
                  <c:v>-1.0640430000000001</c:v>
                </c:pt>
                <c:pt idx="511">
                  <c:v>-1.9787300000000001</c:v>
                </c:pt>
                <c:pt idx="512">
                  <c:v>-1.1633990000000001</c:v>
                </c:pt>
                <c:pt idx="513">
                  <c:v>-2.624171</c:v>
                </c:pt>
                <c:pt idx="514">
                  <c:v>-1.284629</c:v>
                </c:pt>
                <c:pt idx="515">
                  <c:v>-2.2308219999999999</c:v>
                </c:pt>
                <c:pt idx="516">
                  <c:v>-0.94636900000000002</c:v>
                </c:pt>
                <c:pt idx="517">
                  <c:v>-1.7943199999999999</c:v>
                </c:pt>
                <c:pt idx="518">
                  <c:v>-0.124679</c:v>
                </c:pt>
                <c:pt idx="519">
                  <c:v>1.0256940000000001</c:v>
                </c:pt>
                <c:pt idx="520">
                  <c:v>2.2358150000000001</c:v>
                </c:pt>
                <c:pt idx="521">
                  <c:v>4.6973779999999996</c:v>
                </c:pt>
                <c:pt idx="522">
                  <c:v>2.3324410000000002</c:v>
                </c:pt>
                <c:pt idx="523">
                  <c:v>4.492928</c:v>
                </c:pt>
                <c:pt idx="524">
                  <c:v>2.047301</c:v>
                </c:pt>
                <c:pt idx="525">
                  <c:v>4.0794759999999997</c:v>
                </c:pt>
                <c:pt idx="526">
                  <c:v>1.919891</c:v>
                </c:pt>
                <c:pt idx="527">
                  <c:v>3.6989429999999999</c:v>
                </c:pt>
                <c:pt idx="528">
                  <c:v>1.6118589999999999</c:v>
                </c:pt>
                <c:pt idx="529">
                  <c:v>3.1328130000000001</c:v>
                </c:pt>
                <c:pt idx="530">
                  <c:v>1.520178</c:v>
                </c:pt>
                <c:pt idx="531">
                  <c:v>2.9084050000000001</c:v>
                </c:pt>
                <c:pt idx="532">
                  <c:v>1.187171</c:v>
                </c:pt>
                <c:pt idx="533">
                  <c:v>2.0647259999999998</c:v>
                </c:pt>
                <c:pt idx="534">
                  <c:v>0.63561199999999995</c:v>
                </c:pt>
                <c:pt idx="535">
                  <c:v>1.209219</c:v>
                </c:pt>
                <c:pt idx="536">
                  <c:v>0.59268799999999999</c:v>
                </c:pt>
                <c:pt idx="537">
                  <c:v>1.082851</c:v>
                </c:pt>
                <c:pt idx="538">
                  <c:v>0.20347299999999999</c:v>
                </c:pt>
                <c:pt idx="539">
                  <c:v>8.856E-2</c:v>
                </c:pt>
                <c:pt idx="540">
                  <c:v>-0.21609800000000001</c:v>
                </c:pt>
                <c:pt idx="541">
                  <c:v>-0.29984899999999998</c:v>
                </c:pt>
                <c:pt idx="542">
                  <c:v>8.1251000000000004E-2</c:v>
                </c:pt>
                <c:pt idx="543">
                  <c:v>0.234984</c:v>
                </c:pt>
                <c:pt idx="544">
                  <c:v>0.101287</c:v>
                </c:pt>
                <c:pt idx="545">
                  <c:v>6.4092999999999997E-2</c:v>
                </c:pt>
                <c:pt idx="546">
                  <c:v>-0.105353</c:v>
                </c:pt>
                <c:pt idx="547">
                  <c:v>-0.17991699999999999</c:v>
                </c:pt>
                <c:pt idx="548">
                  <c:v>-1.3764999999999999E-2</c:v>
                </c:pt>
                <c:pt idx="549">
                  <c:v>-5.0472999999999997E-2</c:v>
                </c:pt>
                <c:pt idx="550">
                  <c:v>-8.7034E-2</c:v>
                </c:pt>
                <c:pt idx="551">
                  <c:v>-8.8308999999999999E-2</c:v>
                </c:pt>
                <c:pt idx="552">
                  <c:v>4.9775E-2</c:v>
                </c:pt>
                <c:pt idx="553">
                  <c:v>-4.4223999999999999E-2</c:v>
                </c:pt>
                <c:pt idx="554">
                  <c:v>3.2995999999999998E-2</c:v>
                </c:pt>
                <c:pt idx="555">
                  <c:v>7.1375999999999995E-2</c:v>
                </c:pt>
                <c:pt idx="556">
                  <c:v>3.3015999999999997E-2</c:v>
                </c:pt>
                <c:pt idx="557">
                  <c:v>5.6461999999999998E-2</c:v>
                </c:pt>
                <c:pt idx="558">
                  <c:v>1.9286999999999999E-2</c:v>
                </c:pt>
                <c:pt idx="559">
                  <c:v>2.8961000000000001E-2</c:v>
                </c:pt>
                <c:pt idx="560">
                  <c:v>-1.8218000000000002E-2</c:v>
                </c:pt>
                <c:pt idx="561">
                  <c:v>-4.0683999999999998E-2</c:v>
                </c:pt>
                <c:pt idx="562">
                  <c:v>2.3494000000000001E-2</c:v>
                </c:pt>
                <c:pt idx="563">
                  <c:v>5.6425999999999997E-2</c:v>
                </c:pt>
                <c:pt idx="564">
                  <c:v>9.1999999999999998E-3</c:v>
                </c:pt>
                <c:pt idx="565">
                  <c:v>2.7182000000000001E-2</c:v>
                </c:pt>
                <c:pt idx="566">
                  <c:v>3.1870000000000002E-2</c:v>
                </c:pt>
                <c:pt idx="567">
                  <c:v>3.4939999999999999E-2</c:v>
                </c:pt>
                <c:pt idx="568">
                  <c:v>1.4048E-2</c:v>
                </c:pt>
                <c:pt idx="569">
                  <c:v>5.2602000000000003E-2</c:v>
                </c:pt>
                <c:pt idx="570">
                  <c:v>-2.6749999999999999E-2</c:v>
                </c:pt>
                <c:pt idx="571">
                  <c:v>-8.4960999999999995E-2</c:v>
                </c:pt>
                <c:pt idx="572">
                  <c:v>4.9723000000000003E-2</c:v>
                </c:pt>
                <c:pt idx="573">
                  <c:v>0.12743299999999999</c:v>
                </c:pt>
                <c:pt idx="574">
                  <c:v>-0.15460399999999999</c:v>
                </c:pt>
                <c:pt idx="575">
                  <c:v>-0.41059499999999999</c:v>
                </c:pt>
                <c:pt idx="576">
                  <c:v>-2.0929999999999998E-3</c:v>
                </c:pt>
                <c:pt idx="577">
                  <c:v>1.1506000000000001E-2</c:v>
                </c:pt>
                <c:pt idx="578">
                  <c:v>1.5561E-2</c:v>
                </c:pt>
                <c:pt idx="579">
                  <c:v>3.5596000000000003E-2</c:v>
                </c:pt>
                <c:pt idx="580">
                  <c:v>7.2999999999999999E-5</c:v>
                </c:pt>
                <c:pt idx="581">
                  <c:v>-5.2285999999999999E-2</c:v>
                </c:pt>
                <c:pt idx="582">
                  <c:v>-7.4783000000000002E-2</c:v>
                </c:pt>
                <c:pt idx="583">
                  <c:v>-9.1449000000000003E-2</c:v>
                </c:pt>
                <c:pt idx="584">
                  <c:v>1.5453E-2</c:v>
                </c:pt>
                <c:pt idx="585">
                  <c:v>-3.2400000000000001E-4</c:v>
                </c:pt>
                <c:pt idx="586">
                  <c:v>-3.4009999999999999E-2</c:v>
                </c:pt>
                <c:pt idx="587">
                  <c:v>-4.5455000000000002E-2</c:v>
                </c:pt>
                <c:pt idx="588">
                  <c:v>-2.1010999999999998E-2</c:v>
                </c:pt>
                <c:pt idx="589">
                  <c:v>-6.3481999999999997E-2</c:v>
                </c:pt>
                <c:pt idx="590">
                  <c:v>4.2379999999999996E-3</c:v>
                </c:pt>
                <c:pt idx="591">
                  <c:v>3.2951000000000001E-2</c:v>
                </c:pt>
                <c:pt idx="592">
                  <c:v>6.2379999999999996E-3</c:v>
                </c:pt>
                <c:pt idx="593">
                  <c:v>1.7899999999999999E-3</c:v>
                </c:pt>
                <c:pt idx="594">
                  <c:v>-5.3829999999999998E-3</c:v>
                </c:pt>
              </c:numCache>
            </c:numRef>
          </c:val>
          <c:smooth val="0"/>
          <c:extLst>
            <c:ext xmlns:c16="http://schemas.microsoft.com/office/drawing/2014/chart" uri="{C3380CC4-5D6E-409C-BE32-E72D297353CC}">
              <c16:uniqueId val="{00000000-F530-4417-8677-CC5E2DD9E7D1}"/>
            </c:ext>
          </c:extLst>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val>
            <c:numRef>
              <c:f>[action3_5times_gyro.csv]action3_5times_gyro!$K$2:$K$650</c:f>
              <c:numCache>
                <c:formatCode>General</c:formatCode>
                <c:ptCount val="649"/>
                <c:pt idx="0">
                  <c:v>-0.34293400000000002</c:v>
                </c:pt>
                <c:pt idx="1">
                  <c:v>-0.433587</c:v>
                </c:pt>
                <c:pt idx="2">
                  <c:v>1.2518E-2</c:v>
                </c:pt>
                <c:pt idx="3">
                  <c:v>-4.6168000000000001E-2</c:v>
                </c:pt>
                <c:pt idx="4">
                  <c:v>-6.0697000000000001E-2</c:v>
                </c:pt>
                <c:pt idx="5">
                  <c:v>-0.19797600000000001</c:v>
                </c:pt>
                <c:pt idx="6">
                  <c:v>-0.16066800000000001</c:v>
                </c:pt>
                <c:pt idx="7">
                  <c:v>-0.24254200000000001</c:v>
                </c:pt>
                <c:pt idx="8">
                  <c:v>-9.6100000000000005E-4</c:v>
                </c:pt>
                <c:pt idx="9">
                  <c:v>-1.2546E-2</c:v>
                </c:pt>
                <c:pt idx="10">
                  <c:v>-9.7778000000000004E-2</c:v>
                </c:pt>
                <c:pt idx="11">
                  <c:v>-0.21366099999999999</c:v>
                </c:pt>
                <c:pt idx="12">
                  <c:v>-8.7053000000000005E-2</c:v>
                </c:pt>
                <c:pt idx="13">
                  <c:v>-0.118588</c:v>
                </c:pt>
                <c:pt idx="14">
                  <c:v>-2.1864999999999999E-2</c:v>
                </c:pt>
                <c:pt idx="15">
                  <c:v>-5.6632000000000002E-2</c:v>
                </c:pt>
                <c:pt idx="16">
                  <c:v>6.6530000000000001E-3</c:v>
                </c:pt>
                <c:pt idx="17">
                  <c:v>9.2105999999999993E-2</c:v>
                </c:pt>
                <c:pt idx="18">
                  <c:v>8.6622000000000005E-2</c:v>
                </c:pt>
                <c:pt idx="19">
                  <c:v>0.104036</c:v>
                </c:pt>
                <c:pt idx="20">
                  <c:v>4.3922999999999997E-2</c:v>
                </c:pt>
                <c:pt idx="21">
                  <c:v>0.117551</c:v>
                </c:pt>
                <c:pt idx="22">
                  <c:v>4.0516000000000003E-2</c:v>
                </c:pt>
                <c:pt idx="23">
                  <c:v>7.0376999999999995E-2</c:v>
                </c:pt>
                <c:pt idx="24">
                  <c:v>2.7732E-2</c:v>
                </c:pt>
                <c:pt idx="25">
                  <c:v>-4.0468999999999998E-2</c:v>
                </c:pt>
                <c:pt idx="26">
                  <c:v>-6.0795000000000002E-2</c:v>
                </c:pt>
                <c:pt idx="27">
                  <c:v>0.14899200000000001</c:v>
                </c:pt>
                <c:pt idx="28">
                  <c:v>5.1962000000000001E-2</c:v>
                </c:pt>
                <c:pt idx="29">
                  <c:v>-0.28079999999999999</c:v>
                </c:pt>
                <c:pt idx="30">
                  <c:v>-7.979E-2</c:v>
                </c:pt>
                <c:pt idx="31">
                  <c:v>-0.11062900000000001</c:v>
                </c:pt>
                <c:pt idx="32">
                  <c:v>-5.0008999999999998E-2</c:v>
                </c:pt>
                <c:pt idx="33">
                  <c:v>-0.10119499999999999</c:v>
                </c:pt>
                <c:pt idx="34">
                  <c:v>-5.6440999999999998E-2</c:v>
                </c:pt>
                <c:pt idx="35">
                  <c:v>-0.136156</c:v>
                </c:pt>
                <c:pt idx="36">
                  <c:v>-0.12662200000000001</c:v>
                </c:pt>
                <c:pt idx="37">
                  <c:v>-0.25453500000000001</c:v>
                </c:pt>
                <c:pt idx="38">
                  <c:v>-7.1607000000000004E-2</c:v>
                </c:pt>
                <c:pt idx="39">
                  <c:v>-9.9442000000000003E-2</c:v>
                </c:pt>
                <c:pt idx="40">
                  <c:v>-0.102358</c:v>
                </c:pt>
                <c:pt idx="41">
                  <c:v>-0.311533</c:v>
                </c:pt>
                <c:pt idx="42">
                  <c:v>-0.109454</c:v>
                </c:pt>
                <c:pt idx="43">
                  <c:v>-8.9081999999999995E-2</c:v>
                </c:pt>
                <c:pt idx="44">
                  <c:v>3.9694E-2</c:v>
                </c:pt>
                <c:pt idx="45">
                  <c:v>4.0071000000000002E-2</c:v>
                </c:pt>
                <c:pt idx="46">
                  <c:v>-6.4656000000000005E-2</c:v>
                </c:pt>
                <c:pt idx="47">
                  <c:v>-0.113514</c:v>
                </c:pt>
                <c:pt idx="48">
                  <c:v>6.4884999999999998E-2</c:v>
                </c:pt>
                <c:pt idx="49">
                  <c:v>0.226741</c:v>
                </c:pt>
                <c:pt idx="50">
                  <c:v>0.20901</c:v>
                </c:pt>
                <c:pt idx="51">
                  <c:v>0.47680699999999998</c:v>
                </c:pt>
                <c:pt idx="52">
                  <c:v>0.223275</c:v>
                </c:pt>
                <c:pt idx="53">
                  <c:v>0.32106200000000001</c:v>
                </c:pt>
                <c:pt idx="54">
                  <c:v>0.110498</c:v>
                </c:pt>
                <c:pt idx="55">
                  <c:v>0.35821199999999997</c:v>
                </c:pt>
                <c:pt idx="56">
                  <c:v>0.25198300000000001</c:v>
                </c:pt>
                <c:pt idx="57">
                  <c:v>0.40074799999999999</c:v>
                </c:pt>
                <c:pt idx="58">
                  <c:v>4.4587000000000002E-2</c:v>
                </c:pt>
                <c:pt idx="59">
                  <c:v>3.9298E-2</c:v>
                </c:pt>
                <c:pt idx="60">
                  <c:v>0.142624</c:v>
                </c:pt>
                <c:pt idx="61">
                  <c:v>0.41515800000000003</c:v>
                </c:pt>
                <c:pt idx="62">
                  <c:v>1.2400000000000001E-4</c:v>
                </c:pt>
                <c:pt idx="63">
                  <c:v>-0.37673800000000002</c:v>
                </c:pt>
                <c:pt idx="64">
                  <c:v>-0.38558599999999998</c:v>
                </c:pt>
                <c:pt idx="65">
                  <c:v>-0.43165599999999998</c:v>
                </c:pt>
                <c:pt idx="66">
                  <c:v>0.27338800000000002</c:v>
                </c:pt>
                <c:pt idx="67">
                  <c:v>0.38629799999999997</c:v>
                </c:pt>
                <c:pt idx="68">
                  <c:v>-0.108279</c:v>
                </c:pt>
                <c:pt idx="69">
                  <c:v>-0.26661000000000001</c:v>
                </c:pt>
                <c:pt idx="70">
                  <c:v>-0.22131400000000001</c:v>
                </c:pt>
                <c:pt idx="71">
                  <c:v>-0.414022</c:v>
                </c:pt>
                <c:pt idx="72">
                  <c:v>-0.17238500000000001</c:v>
                </c:pt>
                <c:pt idx="73">
                  <c:v>-0.33932400000000001</c:v>
                </c:pt>
                <c:pt idx="74">
                  <c:v>-0.14255399999999999</c:v>
                </c:pt>
                <c:pt idx="75">
                  <c:v>-0.15973999999999999</c:v>
                </c:pt>
                <c:pt idx="76">
                  <c:v>3.1645E-2</c:v>
                </c:pt>
                <c:pt idx="77">
                  <c:v>-1.537E-2</c:v>
                </c:pt>
                <c:pt idx="78">
                  <c:v>-4.267E-3</c:v>
                </c:pt>
                <c:pt idx="79">
                  <c:v>3.5151000000000002E-2</c:v>
                </c:pt>
                <c:pt idx="80">
                  <c:v>-0.109677</c:v>
                </c:pt>
                <c:pt idx="81">
                  <c:v>-0.31410500000000002</c:v>
                </c:pt>
                <c:pt idx="82">
                  <c:v>2.9796E-2</c:v>
                </c:pt>
                <c:pt idx="83">
                  <c:v>0.40453699999999998</c:v>
                </c:pt>
                <c:pt idx="84">
                  <c:v>0.36946099999999998</c:v>
                </c:pt>
                <c:pt idx="85">
                  <c:v>0.347138</c:v>
                </c:pt>
                <c:pt idx="86">
                  <c:v>-0.13420399999999999</c:v>
                </c:pt>
                <c:pt idx="87">
                  <c:v>0.16266800000000001</c:v>
                </c:pt>
                <c:pt idx="88">
                  <c:v>0.63102999999999998</c:v>
                </c:pt>
                <c:pt idx="89">
                  <c:v>1.196782</c:v>
                </c:pt>
                <c:pt idx="90">
                  <c:v>0.37922899999999998</c:v>
                </c:pt>
                <c:pt idx="91">
                  <c:v>0.817079</c:v>
                </c:pt>
                <c:pt idx="92">
                  <c:v>0.55414399999999997</c:v>
                </c:pt>
                <c:pt idx="93">
                  <c:v>1.085029</c:v>
                </c:pt>
                <c:pt idx="94">
                  <c:v>0.44686199999999998</c:v>
                </c:pt>
                <c:pt idx="95">
                  <c:v>0.98211499999999996</c:v>
                </c:pt>
                <c:pt idx="96">
                  <c:v>0.77077899999999999</c:v>
                </c:pt>
                <c:pt idx="97">
                  <c:v>1.541749</c:v>
                </c:pt>
                <c:pt idx="98">
                  <c:v>0.56031299999999995</c:v>
                </c:pt>
                <c:pt idx="99">
                  <c:v>0.99745600000000001</c:v>
                </c:pt>
                <c:pt idx="100">
                  <c:v>0.38771899999999998</c:v>
                </c:pt>
                <c:pt idx="101">
                  <c:v>0.80374000000000001</c:v>
                </c:pt>
                <c:pt idx="102">
                  <c:v>0.59737300000000004</c:v>
                </c:pt>
                <c:pt idx="103">
                  <c:v>1.0596179999999999</c:v>
                </c:pt>
                <c:pt idx="104">
                  <c:v>-9.5119999999999996E-3</c:v>
                </c:pt>
                <c:pt idx="105">
                  <c:v>-0.15570899999999999</c:v>
                </c:pt>
                <c:pt idx="106">
                  <c:v>0.234426</c:v>
                </c:pt>
                <c:pt idx="107">
                  <c:v>0.97216000000000002</c:v>
                </c:pt>
                <c:pt idx="108">
                  <c:v>1.249647</c:v>
                </c:pt>
                <c:pt idx="109">
                  <c:v>2.6928109999999998</c:v>
                </c:pt>
                <c:pt idx="110">
                  <c:v>0.576152</c:v>
                </c:pt>
                <c:pt idx="111">
                  <c:v>-0.200989</c:v>
                </c:pt>
                <c:pt idx="112">
                  <c:v>-1.1544129999999999</c:v>
                </c:pt>
                <c:pt idx="113">
                  <c:v>-1.816136</c:v>
                </c:pt>
                <c:pt idx="114">
                  <c:v>-0.149201</c:v>
                </c:pt>
                <c:pt idx="115">
                  <c:v>0.17534</c:v>
                </c:pt>
                <c:pt idx="116">
                  <c:v>0.59704400000000002</c:v>
                </c:pt>
                <c:pt idx="117">
                  <c:v>0.98133700000000001</c:v>
                </c:pt>
                <c:pt idx="118">
                  <c:v>0.58288499999999999</c:v>
                </c:pt>
                <c:pt idx="119">
                  <c:v>1.751247</c:v>
                </c:pt>
                <c:pt idx="120">
                  <c:v>1.4267609999999999</c:v>
                </c:pt>
                <c:pt idx="121">
                  <c:v>2.3005789999999999</c:v>
                </c:pt>
                <c:pt idx="122">
                  <c:v>0.42621799999999999</c:v>
                </c:pt>
                <c:pt idx="123">
                  <c:v>1.1347050000000001</c:v>
                </c:pt>
                <c:pt idx="124">
                  <c:v>1.2132499999999999</c:v>
                </c:pt>
                <c:pt idx="125">
                  <c:v>2.3164030000000002</c:v>
                </c:pt>
                <c:pt idx="126">
                  <c:v>0.87740899999999999</c:v>
                </c:pt>
                <c:pt idx="127">
                  <c:v>1.5095229999999999</c:v>
                </c:pt>
                <c:pt idx="128">
                  <c:v>0.80966000000000005</c:v>
                </c:pt>
                <c:pt idx="129">
                  <c:v>2.0833680000000001</c:v>
                </c:pt>
                <c:pt idx="130">
                  <c:v>1.259895</c:v>
                </c:pt>
                <c:pt idx="131">
                  <c:v>2.1450979999999999</c:v>
                </c:pt>
                <c:pt idx="132">
                  <c:v>0.81705399999999995</c:v>
                </c:pt>
                <c:pt idx="133">
                  <c:v>2.0142470000000001</c:v>
                </c:pt>
                <c:pt idx="134">
                  <c:v>1.419942</c:v>
                </c:pt>
                <c:pt idx="135">
                  <c:v>2.4640529999999998</c:v>
                </c:pt>
                <c:pt idx="136">
                  <c:v>0.59676799999999997</c:v>
                </c:pt>
                <c:pt idx="137">
                  <c:v>1.3398840000000001</c:v>
                </c:pt>
                <c:pt idx="138">
                  <c:v>1.421802</c:v>
                </c:pt>
                <c:pt idx="139">
                  <c:v>3.1735359999999999</c:v>
                </c:pt>
                <c:pt idx="140">
                  <c:v>1.3730420000000001</c:v>
                </c:pt>
                <c:pt idx="141">
                  <c:v>2.555755</c:v>
                </c:pt>
                <c:pt idx="142">
                  <c:v>1.8641639999999999</c:v>
                </c:pt>
                <c:pt idx="143">
                  <c:v>4.5434140000000003</c:v>
                </c:pt>
                <c:pt idx="144">
                  <c:v>2.820217</c:v>
                </c:pt>
                <c:pt idx="145">
                  <c:v>5.1564990000000002</c:v>
                </c:pt>
                <c:pt idx="146">
                  <c:v>2.172282</c:v>
                </c:pt>
                <c:pt idx="147">
                  <c:v>5.2472019999999997</c:v>
                </c:pt>
                <c:pt idx="148">
                  <c:v>4.1452780000000002</c:v>
                </c:pt>
                <c:pt idx="149">
                  <c:v>8.6747080000000008</c:v>
                </c:pt>
                <c:pt idx="150">
                  <c:v>4.186286</c:v>
                </c:pt>
                <c:pt idx="151">
                  <c:v>7.5934429999999997</c:v>
                </c:pt>
                <c:pt idx="152">
                  <c:v>2.9023659999999998</c:v>
                </c:pt>
                <c:pt idx="153">
                  <c:v>6.2778600000000004</c:v>
                </c:pt>
                <c:pt idx="154">
                  <c:v>3.7222230000000001</c:v>
                </c:pt>
                <c:pt idx="155">
                  <c:v>6.9723769999999998</c:v>
                </c:pt>
                <c:pt idx="156">
                  <c:v>1.828489</c:v>
                </c:pt>
                <c:pt idx="157">
                  <c:v>3.1485319999999999</c:v>
                </c:pt>
                <c:pt idx="158">
                  <c:v>2.2952430000000001</c:v>
                </c:pt>
                <c:pt idx="159">
                  <c:v>5.0800720000000004</c:v>
                </c:pt>
                <c:pt idx="160">
                  <c:v>1.9777359999999999</c:v>
                </c:pt>
                <c:pt idx="161">
                  <c:v>3.1097610000000002</c:v>
                </c:pt>
                <c:pt idx="162">
                  <c:v>1.318557</c:v>
                </c:pt>
                <c:pt idx="163">
                  <c:v>3.2353679999999998</c:v>
                </c:pt>
                <c:pt idx="164">
                  <c:v>1.738245</c:v>
                </c:pt>
                <c:pt idx="165">
                  <c:v>2.9609839999999998</c:v>
                </c:pt>
                <c:pt idx="166">
                  <c:v>1.7729090000000001</c:v>
                </c:pt>
                <c:pt idx="167">
                  <c:v>4.6413789999999997</c:v>
                </c:pt>
                <c:pt idx="168">
                  <c:v>2.94502</c:v>
                </c:pt>
                <c:pt idx="169">
                  <c:v>5.0761630000000002</c:v>
                </c:pt>
                <c:pt idx="170">
                  <c:v>1.083447</c:v>
                </c:pt>
                <c:pt idx="171">
                  <c:v>1.6549419999999999</c:v>
                </c:pt>
                <c:pt idx="172">
                  <c:v>0.50552200000000003</c:v>
                </c:pt>
                <c:pt idx="173">
                  <c:v>0.402561</c:v>
                </c:pt>
                <c:pt idx="174">
                  <c:v>-0.50804099999999996</c:v>
                </c:pt>
                <c:pt idx="175">
                  <c:v>-0.81495799999999996</c:v>
                </c:pt>
                <c:pt idx="176">
                  <c:v>-0.44567200000000001</c:v>
                </c:pt>
                <c:pt idx="177">
                  <c:v>-1.0939049999999999</c:v>
                </c:pt>
                <c:pt idx="178">
                  <c:v>2.9533E-2</c:v>
                </c:pt>
                <c:pt idx="179">
                  <c:v>0.32087700000000002</c:v>
                </c:pt>
                <c:pt idx="180">
                  <c:v>-0.93993300000000002</c:v>
                </c:pt>
                <c:pt idx="181">
                  <c:v>-3.0827819999999999</c:v>
                </c:pt>
                <c:pt idx="182">
                  <c:v>-2.4490090000000002</c:v>
                </c:pt>
                <c:pt idx="183">
                  <c:v>-4.2741110000000004</c:v>
                </c:pt>
                <c:pt idx="184">
                  <c:v>-1.5734859999999999</c:v>
                </c:pt>
                <c:pt idx="185">
                  <c:v>-3.3463270000000001</c:v>
                </c:pt>
                <c:pt idx="186">
                  <c:v>-2.1922380000000001</c:v>
                </c:pt>
                <c:pt idx="187">
                  <c:v>-4.5537960000000002</c:v>
                </c:pt>
                <c:pt idx="188">
                  <c:v>-2.1459769999999998</c:v>
                </c:pt>
                <c:pt idx="189">
                  <c:v>-4.3957800000000002</c:v>
                </c:pt>
                <c:pt idx="190">
                  <c:v>-2.9691719999999999</c:v>
                </c:pt>
                <c:pt idx="191">
                  <c:v>-6.4915799999999999</c:v>
                </c:pt>
                <c:pt idx="192">
                  <c:v>-3.2493850000000002</c:v>
                </c:pt>
                <c:pt idx="193">
                  <c:v>-6.2853409999999998</c:v>
                </c:pt>
                <c:pt idx="194">
                  <c:v>-3.1467320000000001</c:v>
                </c:pt>
                <c:pt idx="195">
                  <c:v>-6.4536119999999997</c:v>
                </c:pt>
                <c:pt idx="196">
                  <c:v>-3.4738370000000001</c:v>
                </c:pt>
                <c:pt idx="197">
                  <c:v>-6.960547</c:v>
                </c:pt>
                <c:pt idx="198">
                  <c:v>-3.423333</c:v>
                </c:pt>
                <c:pt idx="199">
                  <c:v>-6.8914249999999999</c:v>
                </c:pt>
                <c:pt idx="200">
                  <c:v>-3.2736649999999998</c:v>
                </c:pt>
                <c:pt idx="201">
                  <c:v>-6.0401470000000002</c:v>
                </c:pt>
                <c:pt idx="202">
                  <c:v>-2.7183350000000002</c:v>
                </c:pt>
                <c:pt idx="203">
                  <c:v>-5.8365479999999996</c:v>
                </c:pt>
                <c:pt idx="204">
                  <c:v>-3.1985290000000002</c:v>
                </c:pt>
                <c:pt idx="205">
                  <c:v>-6.0697559999999999</c:v>
                </c:pt>
                <c:pt idx="206">
                  <c:v>-2.7286130000000002</c:v>
                </c:pt>
                <c:pt idx="207">
                  <c:v>-5.395276</c:v>
                </c:pt>
                <c:pt idx="208">
                  <c:v>-2.5438130000000001</c:v>
                </c:pt>
                <c:pt idx="209">
                  <c:v>-4.5890700000000004</c:v>
                </c:pt>
                <c:pt idx="210">
                  <c:v>-1.0946579999999999</c:v>
                </c:pt>
                <c:pt idx="211">
                  <c:v>-1.4930330000000001</c:v>
                </c:pt>
                <c:pt idx="212">
                  <c:v>-0.24915100000000001</c:v>
                </c:pt>
                <c:pt idx="213">
                  <c:v>-0.92644599999999999</c:v>
                </c:pt>
                <c:pt idx="214">
                  <c:v>-1.3657980000000001</c:v>
                </c:pt>
                <c:pt idx="215">
                  <c:v>-2.3521260000000002</c:v>
                </c:pt>
                <c:pt idx="216">
                  <c:v>4.0701000000000001E-2</c:v>
                </c:pt>
                <c:pt idx="217">
                  <c:v>0.106124</c:v>
                </c:pt>
                <c:pt idx="218">
                  <c:v>-0.20399100000000001</c:v>
                </c:pt>
                <c:pt idx="219">
                  <c:v>-0.27659600000000001</c:v>
                </c:pt>
                <c:pt idx="220">
                  <c:v>-0.47177400000000003</c:v>
                </c:pt>
                <c:pt idx="221">
                  <c:v>-1.768961</c:v>
                </c:pt>
                <c:pt idx="222">
                  <c:v>-0.88459699999999997</c:v>
                </c:pt>
                <c:pt idx="223">
                  <c:v>-0.43914799999999998</c:v>
                </c:pt>
                <c:pt idx="224">
                  <c:v>0.77730200000000005</c:v>
                </c:pt>
                <c:pt idx="225">
                  <c:v>0.95270200000000005</c:v>
                </c:pt>
                <c:pt idx="226">
                  <c:v>-0.60186099999999998</c:v>
                </c:pt>
                <c:pt idx="227">
                  <c:v>-1.487914</c:v>
                </c:pt>
                <c:pt idx="228">
                  <c:v>-0.42901099999999998</c:v>
                </c:pt>
                <c:pt idx="229">
                  <c:v>-0.457955</c:v>
                </c:pt>
                <c:pt idx="230">
                  <c:v>-0.45429799999999998</c:v>
                </c:pt>
                <c:pt idx="231">
                  <c:v>-1.2864329999999999</c:v>
                </c:pt>
                <c:pt idx="232">
                  <c:v>-1.2204410000000001</c:v>
                </c:pt>
                <c:pt idx="233">
                  <c:v>-2.6284619999999999</c:v>
                </c:pt>
                <c:pt idx="234">
                  <c:v>-1.515155</c:v>
                </c:pt>
                <c:pt idx="235">
                  <c:v>-3.4870230000000002</c:v>
                </c:pt>
                <c:pt idx="236">
                  <c:v>-2.4498350000000002</c:v>
                </c:pt>
                <c:pt idx="237">
                  <c:v>-4.9487899999999998</c:v>
                </c:pt>
                <c:pt idx="238">
                  <c:v>-2.5148199999999998</c:v>
                </c:pt>
                <c:pt idx="239">
                  <c:v>-5.0858359999999996</c:v>
                </c:pt>
                <c:pt idx="240">
                  <c:v>-2.6790850000000002</c:v>
                </c:pt>
                <c:pt idx="241">
                  <c:v>-5.4267580000000004</c:v>
                </c:pt>
                <c:pt idx="242">
                  <c:v>-2.596393</c:v>
                </c:pt>
                <c:pt idx="243">
                  <c:v>-4.9988239999999999</c:v>
                </c:pt>
                <c:pt idx="244">
                  <c:v>-2.656714</c:v>
                </c:pt>
                <c:pt idx="245">
                  <c:v>-5.2902589999999998</c:v>
                </c:pt>
                <c:pt idx="246">
                  <c:v>-2.2759939999999999</c:v>
                </c:pt>
                <c:pt idx="247">
                  <c:v>-4.5638889999999996</c:v>
                </c:pt>
                <c:pt idx="248">
                  <c:v>-2.3030439999999999</c:v>
                </c:pt>
                <c:pt idx="249">
                  <c:v>-4.5565819999999997</c:v>
                </c:pt>
                <c:pt idx="250">
                  <c:v>-2.139907</c:v>
                </c:pt>
                <c:pt idx="251">
                  <c:v>-4.2791370000000004</c:v>
                </c:pt>
                <c:pt idx="252">
                  <c:v>-2.0892490000000001</c:v>
                </c:pt>
                <c:pt idx="253">
                  <c:v>-4.4152110000000002</c:v>
                </c:pt>
                <c:pt idx="254">
                  <c:v>-2.4480430000000002</c:v>
                </c:pt>
                <c:pt idx="255">
                  <c:v>-4.9153580000000003</c:v>
                </c:pt>
                <c:pt idx="256">
                  <c:v>-2.9570319999999999</c:v>
                </c:pt>
                <c:pt idx="257">
                  <c:v>-6.5022399999999996</c:v>
                </c:pt>
                <c:pt idx="258">
                  <c:v>-3.8188680000000002</c:v>
                </c:pt>
                <c:pt idx="259">
                  <c:v>-7.5875170000000001</c:v>
                </c:pt>
                <c:pt idx="260">
                  <c:v>-3.552257</c:v>
                </c:pt>
                <c:pt idx="261">
                  <c:v>-6.794505</c:v>
                </c:pt>
                <c:pt idx="262">
                  <c:v>-3.2762359999999999</c:v>
                </c:pt>
                <c:pt idx="263">
                  <c:v>-6.5238839999999998</c:v>
                </c:pt>
                <c:pt idx="264">
                  <c:v>-3.1956959999999999</c:v>
                </c:pt>
                <c:pt idx="265">
                  <c:v>-5.9814889999999998</c:v>
                </c:pt>
                <c:pt idx="266">
                  <c:v>-2.190258</c:v>
                </c:pt>
                <c:pt idx="267">
                  <c:v>-4.3669580000000003</c:v>
                </c:pt>
                <c:pt idx="268">
                  <c:v>-2.5611799999999998</c:v>
                </c:pt>
                <c:pt idx="269">
                  <c:v>-4.9290279999999997</c:v>
                </c:pt>
                <c:pt idx="270">
                  <c:v>-2.0001540000000002</c:v>
                </c:pt>
                <c:pt idx="271">
                  <c:v>-3.632056</c:v>
                </c:pt>
                <c:pt idx="272">
                  <c:v>-1.327836</c:v>
                </c:pt>
                <c:pt idx="273">
                  <c:v>-2.2279800000000001</c:v>
                </c:pt>
                <c:pt idx="274">
                  <c:v>-0.40749999999999997</c:v>
                </c:pt>
                <c:pt idx="275">
                  <c:v>-0.52450399999999997</c:v>
                </c:pt>
                <c:pt idx="276">
                  <c:v>-0.35544700000000001</c:v>
                </c:pt>
                <c:pt idx="277">
                  <c:v>-1.245711</c:v>
                </c:pt>
                <c:pt idx="278">
                  <c:v>-0.86332399999999998</c:v>
                </c:pt>
                <c:pt idx="279">
                  <c:v>-1.2112970000000001</c:v>
                </c:pt>
                <c:pt idx="280">
                  <c:v>0.53659599999999996</c:v>
                </c:pt>
                <c:pt idx="281">
                  <c:v>1.660811</c:v>
                </c:pt>
                <c:pt idx="282">
                  <c:v>1.1151470000000001</c:v>
                </c:pt>
                <c:pt idx="283">
                  <c:v>2.5238309999999999</c:v>
                </c:pt>
                <c:pt idx="284">
                  <c:v>1.6810130000000001</c:v>
                </c:pt>
                <c:pt idx="285">
                  <c:v>2.9535580000000001</c:v>
                </c:pt>
                <c:pt idx="286">
                  <c:v>0.75828200000000001</c:v>
                </c:pt>
                <c:pt idx="287">
                  <c:v>1.482205</c:v>
                </c:pt>
                <c:pt idx="288">
                  <c:v>0.80740599999999996</c:v>
                </c:pt>
                <c:pt idx="289">
                  <c:v>1.250599</c:v>
                </c:pt>
                <c:pt idx="290">
                  <c:v>-0.238094</c:v>
                </c:pt>
                <c:pt idx="291">
                  <c:v>-0.917848</c:v>
                </c:pt>
                <c:pt idx="292">
                  <c:v>-0.43973200000000001</c:v>
                </c:pt>
                <c:pt idx="293">
                  <c:v>-0.15315999999999999</c:v>
                </c:pt>
                <c:pt idx="294">
                  <c:v>9.1845999999999997E-2</c:v>
                </c:pt>
                <c:pt idx="295">
                  <c:v>-0.31679200000000002</c:v>
                </c:pt>
                <c:pt idx="296">
                  <c:v>-0.58442899999999998</c:v>
                </c:pt>
                <c:pt idx="297">
                  <c:v>-1.3453980000000001</c:v>
                </c:pt>
                <c:pt idx="298">
                  <c:v>-0.72864499999999999</c:v>
                </c:pt>
                <c:pt idx="299">
                  <c:v>-1.9806509999999999</c:v>
                </c:pt>
                <c:pt idx="300">
                  <c:v>-1.4974730000000001</c:v>
                </c:pt>
                <c:pt idx="301">
                  <c:v>-2.8261780000000001</c:v>
                </c:pt>
                <c:pt idx="302">
                  <c:v>-1.510087</c:v>
                </c:pt>
                <c:pt idx="303">
                  <c:v>-3.5819299999999998</c:v>
                </c:pt>
                <c:pt idx="304">
                  <c:v>-2.4353630000000002</c:v>
                </c:pt>
                <c:pt idx="305">
                  <c:v>-4.737565</c:v>
                </c:pt>
                <c:pt idx="306">
                  <c:v>-2.2110059999999998</c:v>
                </c:pt>
                <c:pt idx="307">
                  <c:v>-4.4319470000000001</c:v>
                </c:pt>
                <c:pt idx="308">
                  <c:v>-2.0683229999999999</c:v>
                </c:pt>
                <c:pt idx="309">
                  <c:v>-4.5460539999999998</c:v>
                </c:pt>
                <c:pt idx="310">
                  <c:v>-3.1262379999999999</c:v>
                </c:pt>
                <c:pt idx="311">
                  <c:v>-6.3324360000000004</c:v>
                </c:pt>
                <c:pt idx="312">
                  <c:v>-2.8484940000000001</c:v>
                </c:pt>
                <c:pt idx="313">
                  <c:v>-5.5174019999999997</c:v>
                </c:pt>
                <c:pt idx="314">
                  <c:v>-2.8365320000000001</c:v>
                </c:pt>
                <c:pt idx="315">
                  <c:v>-6.0006399999999998</c:v>
                </c:pt>
                <c:pt idx="316">
                  <c:v>-3.201203</c:v>
                </c:pt>
                <c:pt idx="317">
                  <c:v>-6.2740030000000004</c:v>
                </c:pt>
                <c:pt idx="318">
                  <c:v>-2.6956180000000001</c:v>
                </c:pt>
                <c:pt idx="319">
                  <c:v>-5.4383509999999999</c:v>
                </c:pt>
                <c:pt idx="320">
                  <c:v>-3.011196</c:v>
                </c:pt>
                <c:pt idx="321">
                  <c:v>-6.0841349999999998</c:v>
                </c:pt>
                <c:pt idx="322">
                  <c:v>-3.1318510000000002</c:v>
                </c:pt>
                <c:pt idx="323">
                  <c:v>-6.1464230000000004</c:v>
                </c:pt>
                <c:pt idx="324">
                  <c:v>-2.6963520000000001</c:v>
                </c:pt>
                <c:pt idx="325">
                  <c:v>-5.4049469999999999</c:v>
                </c:pt>
                <c:pt idx="326">
                  <c:v>-3.3561230000000002</c:v>
                </c:pt>
                <c:pt idx="327">
                  <c:v>-6.8425599999999998</c:v>
                </c:pt>
                <c:pt idx="328">
                  <c:v>-3.2379250000000002</c:v>
                </c:pt>
                <c:pt idx="329">
                  <c:v>-6.2038080000000004</c:v>
                </c:pt>
                <c:pt idx="330">
                  <c:v>-2.8440259999999999</c:v>
                </c:pt>
                <c:pt idx="331">
                  <c:v>-6.1729190000000003</c:v>
                </c:pt>
                <c:pt idx="332">
                  <c:v>-3.3918659999999998</c:v>
                </c:pt>
                <c:pt idx="333">
                  <c:v>-6.3314870000000001</c:v>
                </c:pt>
                <c:pt idx="334">
                  <c:v>-2.6082429999999999</c:v>
                </c:pt>
                <c:pt idx="335">
                  <c:v>-5.0252670000000004</c:v>
                </c:pt>
                <c:pt idx="336">
                  <c:v>-1.9478009999999999</c:v>
                </c:pt>
                <c:pt idx="337">
                  <c:v>-3.6261920000000001</c:v>
                </c:pt>
                <c:pt idx="338">
                  <c:v>-1.3014779999999999</c:v>
                </c:pt>
                <c:pt idx="339">
                  <c:v>-1.9196839999999999</c:v>
                </c:pt>
                <c:pt idx="340">
                  <c:v>8.0360000000000001E-2</c:v>
                </c:pt>
                <c:pt idx="341">
                  <c:v>0.36020400000000002</c:v>
                </c:pt>
                <c:pt idx="342">
                  <c:v>0.14557200000000001</c:v>
                </c:pt>
                <c:pt idx="343">
                  <c:v>0.86790599999999996</c:v>
                </c:pt>
                <c:pt idx="344">
                  <c:v>1.2600579999999999</c:v>
                </c:pt>
                <c:pt idx="345">
                  <c:v>2.4219789999999999</c:v>
                </c:pt>
                <c:pt idx="346">
                  <c:v>0.73855899999999997</c:v>
                </c:pt>
                <c:pt idx="347">
                  <c:v>1.459009</c:v>
                </c:pt>
                <c:pt idx="348">
                  <c:v>1.218607</c:v>
                </c:pt>
                <c:pt idx="349">
                  <c:v>2.7030970000000001</c:v>
                </c:pt>
                <c:pt idx="350">
                  <c:v>1.181943</c:v>
                </c:pt>
                <c:pt idx="351">
                  <c:v>2.117191</c:v>
                </c:pt>
                <c:pt idx="352">
                  <c:v>1.1600969999999999</c:v>
                </c:pt>
                <c:pt idx="353">
                  <c:v>2.6607440000000002</c:v>
                </c:pt>
                <c:pt idx="354">
                  <c:v>1.3418330000000001</c:v>
                </c:pt>
                <c:pt idx="355">
                  <c:v>2.2549320000000002</c:v>
                </c:pt>
                <c:pt idx="356">
                  <c:v>1.0253920000000001</c:v>
                </c:pt>
                <c:pt idx="357">
                  <c:v>2.633111</c:v>
                </c:pt>
                <c:pt idx="358">
                  <c:v>1.6719740000000001</c:v>
                </c:pt>
                <c:pt idx="359">
                  <c:v>2.540397</c:v>
                </c:pt>
                <c:pt idx="360">
                  <c:v>0.69506699999999999</c:v>
                </c:pt>
                <c:pt idx="361">
                  <c:v>2.4623689999999998</c:v>
                </c:pt>
                <c:pt idx="362">
                  <c:v>2.1388929999999999</c:v>
                </c:pt>
                <c:pt idx="363">
                  <c:v>3.3999410000000001</c:v>
                </c:pt>
                <c:pt idx="364">
                  <c:v>0.56432700000000002</c:v>
                </c:pt>
                <c:pt idx="365">
                  <c:v>1.4813559999999999</c:v>
                </c:pt>
                <c:pt idx="366">
                  <c:v>1.465571</c:v>
                </c:pt>
                <c:pt idx="367">
                  <c:v>2.9562710000000001</c:v>
                </c:pt>
                <c:pt idx="368">
                  <c:v>0.69075600000000004</c:v>
                </c:pt>
                <c:pt idx="369">
                  <c:v>1.1258520000000001</c:v>
                </c:pt>
                <c:pt idx="370">
                  <c:v>0.59132700000000005</c:v>
                </c:pt>
                <c:pt idx="371">
                  <c:v>0.53278899999999996</c:v>
                </c:pt>
                <c:pt idx="372">
                  <c:v>-1.0041199999999999</c:v>
                </c:pt>
                <c:pt idx="373">
                  <c:v>-1.3745719999999999</c:v>
                </c:pt>
                <c:pt idx="374">
                  <c:v>0.62066399999999999</c:v>
                </c:pt>
                <c:pt idx="375">
                  <c:v>0.53813599999999995</c:v>
                </c:pt>
                <c:pt idx="376">
                  <c:v>-1.595207</c:v>
                </c:pt>
                <c:pt idx="377">
                  <c:v>-3.6858369999999998</c:v>
                </c:pt>
                <c:pt idx="378">
                  <c:v>-1.569785</c:v>
                </c:pt>
                <c:pt idx="379">
                  <c:v>-3.3043939999999998</c:v>
                </c:pt>
                <c:pt idx="380">
                  <c:v>-2.3934739999999999</c:v>
                </c:pt>
                <c:pt idx="381">
                  <c:v>-4.8855459999999997</c:v>
                </c:pt>
                <c:pt idx="382">
                  <c:v>-2.1578249999999999</c:v>
                </c:pt>
                <c:pt idx="383">
                  <c:v>-4.3224260000000001</c:v>
                </c:pt>
                <c:pt idx="384">
                  <c:v>-2.4172060000000002</c:v>
                </c:pt>
                <c:pt idx="385">
                  <c:v>-4.9346319999999997</c:v>
                </c:pt>
                <c:pt idx="386">
                  <c:v>-2.367569</c:v>
                </c:pt>
                <c:pt idx="387">
                  <c:v>-4.773606</c:v>
                </c:pt>
                <c:pt idx="388">
                  <c:v>-2.5525929999999999</c:v>
                </c:pt>
                <c:pt idx="389">
                  <c:v>-5.6265510000000001</c:v>
                </c:pt>
                <c:pt idx="390">
                  <c:v>-3.5183810000000002</c:v>
                </c:pt>
                <c:pt idx="391">
                  <c:v>-6.9046019999999997</c:v>
                </c:pt>
                <c:pt idx="392">
                  <c:v>-3.224221</c:v>
                </c:pt>
                <c:pt idx="393">
                  <c:v>-6.7141679999999999</c:v>
                </c:pt>
                <c:pt idx="394">
                  <c:v>-3.560076</c:v>
                </c:pt>
                <c:pt idx="395">
                  <c:v>-6.989744</c:v>
                </c:pt>
                <c:pt idx="396">
                  <c:v>-3.7170299999999998</c:v>
                </c:pt>
                <c:pt idx="397">
                  <c:v>-7.6926180000000004</c:v>
                </c:pt>
                <c:pt idx="398">
                  <c:v>-3.6751860000000001</c:v>
                </c:pt>
                <c:pt idx="399">
                  <c:v>-7.1635</c:v>
                </c:pt>
                <c:pt idx="400">
                  <c:v>-3.2890999999999999</c:v>
                </c:pt>
                <c:pt idx="401">
                  <c:v>-6.3108219999999999</c:v>
                </c:pt>
                <c:pt idx="402">
                  <c:v>-2.2509359999999998</c:v>
                </c:pt>
                <c:pt idx="403">
                  <c:v>-4.6945170000000003</c:v>
                </c:pt>
                <c:pt idx="404">
                  <c:v>-2.8723480000000001</c:v>
                </c:pt>
                <c:pt idx="405">
                  <c:v>-5.1178699999999999</c:v>
                </c:pt>
                <c:pt idx="406">
                  <c:v>-0.89605800000000002</c:v>
                </c:pt>
                <c:pt idx="407">
                  <c:v>-1.0326470000000001</c:v>
                </c:pt>
                <c:pt idx="408">
                  <c:v>-0.52170499999999997</c:v>
                </c:pt>
                <c:pt idx="409">
                  <c:v>-2.1169950000000002</c:v>
                </c:pt>
                <c:pt idx="410">
                  <c:v>-1.5766340000000001</c:v>
                </c:pt>
                <c:pt idx="411">
                  <c:v>-2.0341999999999998</c:v>
                </c:pt>
                <c:pt idx="412">
                  <c:v>0.129773</c:v>
                </c:pt>
                <c:pt idx="413">
                  <c:v>0.44431199999999998</c:v>
                </c:pt>
                <c:pt idx="414">
                  <c:v>0.67220000000000002</c:v>
                </c:pt>
                <c:pt idx="415">
                  <c:v>1.823472</c:v>
                </c:pt>
                <c:pt idx="416">
                  <c:v>1.376711</c:v>
                </c:pt>
                <c:pt idx="417">
                  <c:v>2.3039930000000002</c:v>
                </c:pt>
                <c:pt idx="418">
                  <c:v>0.13015199999999999</c:v>
                </c:pt>
                <c:pt idx="419">
                  <c:v>-0.243058</c:v>
                </c:pt>
                <c:pt idx="420">
                  <c:v>9.9279999999999993E-3</c:v>
                </c:pt>
                <c:pt idx="421">
                  <c:v>0.44720399999999999</c:v>
                </c:pt>
                <c:pt idx="422">
                  <c:v>0.67288400000000004</c:v>
                </c:pt>
                <c:pt idx="423">
                  <c:v>1.3792279999999999</c:v>
                </c:pt>
                <c:pt idx="424">
                  <c:v>0.60274799999999995</c:v>
                </c:pt>
                <c:pt idx="425">
                  <c:v>1.211376</c:v>
                </c:pt>
                <c:pt idx="426">
                  <c:v>0.75125600000000003</c:v>
                </c:pt>
                <c:pt idx="427">
                  <c:v>1.5774010000000001</c:v>
                </c:pt>
                <c:pt idx="428">
                  <c:v>0.376529</c:v>
                </c:pt>
                <c:pt idx="429">
                  <c:v>8.6621000000000004E-2</c:v>
                </c:pt>
                <c:pt idx="430">
                  <c:v>-0.30505700000000002</c:v>
                </c:pt>
                <c:pt idx="431">
                  <c:v>0.101877</c:v>
                </c:pt>
                <c:pt idx="432">
                  <c:v>0.76724099999999995</c:v>
                </c:pt>
                <c:pt idx="433">
                  <c:v>0.40577800000000003</c:v>
                </c:pt>
                <c:pt idx="434">
                  <c:v>-1.0993040000000001</c:v>
                </c:pt>
                <c:pt idx="435">
                  <c:v>-1.882798</c:v>
                </c:pt>
                <c:pt idx="436">
                  <c:v>-0.12989500000000001</c:v>
                </c:pt>
                <c:pt idx="437">
                  <c:v>0.186003</c:v>
                </c:pt>
                <c:pt idx="438">
                  <c:v>-0.51829599999999998</c:v>
                </c:pt>
                <c:pt idx="439">
                  <c:v>-2.2591160000000001</c:v>
                </c:pt>
                <c:pt idx="440">
                  <c:v>-2.1215709999999999</c:v>
                </c:pt>
                <c:pt idx="441">
                  <c:v>-3.467209</c:v>
                </c:pt>
                <c:pt idx="442">
                  <c:v>-0.17205500000000001</c:v>
                </c:pt>
                <c:pt idx="443">
                  <c:v>-1.03372</c:v>
                </c:pt>
                <c:pt idx="444">
                  <c:v>-2.0308950000000001</c:v>
                </c:pt>
                <c:pt idx="445">
                  <c:v>-3.9922589999999998</c:v>
                </c:pt>
                <c:pt idx="446">
                  <c:v>-1.644754</c:v>
                </c:pt>
                <c:pt idx="447">
                  <c:v>-2.8991310000000001</c:v>
                </c:pt>
                <c:pt idx="448">
                  <c:v>-1.441624</c:v>
                </c:pt>
                <c:pt idx="449">
                  <c:v>-3.6817609999999998</c:v>
                </c:pt>
                <c:pt idx="450">
                  <c:v>-2.6823109999999999</c:v>
                </c:pt>
                <c:pt idx="451">
                  <c:v>-5.2063050000000004</c:v>
                </c:pt>
                <c:pt idx="452">
                  <c:v>-2.1171579999999999</c:v>
                </c:pt>
                <c:pt idx="453">
                  <c:v>-4.3350499999999998</c:v>
                </c:pt>
                <c:pt idx="454">
                  <c:v>-2.3925580000000002</c:v>
                </c:pt>
                <c:pt idx="455">
                  <c:v>-4.8411090000000003</c:v>
                </c:pt>
                <c:pt idx="456">
                  <c:v>-2.4265699999999999</c:v>
                </c:pt>
                <c:pt idx="457">
                  <c:v>-4.66066</c:v>
                </c:pt>
                <c:pt idx="458">
                  <c:v>-2.047383</c:v>
                </c:pt>
                <c:pt idx="459">
                  <c:v>-4.4850300000000001</c:v>
                </c:pt>
                <c:pt idx="460">
                  <c:v>-2.8121160000000001</c:v>
                </c:pt>
                <c:pt idx="461">
                  <c:v>-5.6597229999999996</c:v>
                </c:pt>
                <c:pt idx="462">
                  <c:v>-2.6162160000000001</c:v>
                </c:pt>
                <c:pt idx="463">
                  <c:v>-5.0501709999999997</c:v>
                </c:pt>
                <c:pt idx="464">
                  <c:v>-2.9879549999999999</c:v>
                </c:pt>
                <c:pt idx="465">
                  <c:v>-6.386374</c:v>
                </c:pt>
                <c:pt idx="466">
                  <c:v>-3.1581269999999999</c:v>
                </c:pt>
                <c:pt idx="467">
                  <c:v>-5.9129449999999997</c:v>
                </c:pt>
                <c:pt idx="468">
                  <c:v>-2.4333499999999999</c:v>
                </c:pt>
                <c:pt idx="469">
                  <c:v>-4.5765700000000002</c:v>
                </c:pt>
                <c:pt idx="470">
                  <c:v>-1.8937999999999999</c:v>
                </c:pt>
                <c:pt idx="471">
                  <c:v>-3.880201</c:v>
                </c:pt>
                <c:pt idx="472">
                  <c:v>-2.046427</c:v>
                </c:pt>
                <c:pt idx="473">
                  <c:v>-3.7535259999999999</c:v>
                </c:pt>
                <c:pt idx="474">
                  <c:v>-1.4203209999999999</c:v>
                </c:pt>
                <c:pt idx="475">
                  <c:v>-2.9984890000000002</c:v>
                </c:pt>
                <c:pt idx="476">
                  <c:v>-1.3080099999999999</c:v>
                </c:pt>
                <c:pt idx="477">
                  <c:v>-1.782678</c:v>
                </c:pt>
                <c:pt idx="478">
                  <c:v>0.28023399999999998</c:v>
                </c:pt>
                <c:pt idx="479">
                  <c:v>1.2348730000000001</c:v>
                </c:pt>
                <c:pt idx="480">
                  <c:v>0.87082199999999998</c:v>
                </c:pt>
                <c:pt idx="481">
                  <c:v>0.72674899999999998</c:v>
                </c:pt>
                <c:pt idx="482">
                  <c:v>-0.86848099999999995</c:v>
                </c:pt>
                <c:pt idx="483">
                  <c:v>-1.454366</c:v>
                </c:pt>
                <c:pt idx="484">
                  <c:v>-0.12543000000000001</c:v>
                </c:pt>
                <c:pt idx="485">
                  <c:v>0.38577</c:v>
                </c:pt>
                <c:pt idx="486">
                  <c:v>1.5775319999999999</c:v>
                </c:pt>
                <c:pt idx="487">
                  <c:v>3.1064970000000001</c:v>
                </c:pt>
                <c:pt idx="488">
                  <c:v>1.7156000000000001E-2</c:v>
                </c:pt>
                <c:pt idx="489">
                  <c:v>-1.0106759999999999</c:v>
                </c:pt>
                <c:pt idx="490">
                  <c:v>-0.394731</c:v>
                </c:pt>
                <c:pt idx="491">
                  <c:v>0.39309500000000003</c:v>
                </c:pt>
                <c:pt idx="492">
                  <c:v>0.47119100000000003</c:v>
                </c:pt>
                <c:pt idx="493">
                  <c:v>0.59697900000000004</c:v>
                </c:pt>
                <c:pt idx="494">
                  <c:v>0.53106500000000001</c:v>
                </c:pt>
                <c:pt idx="495">
                  <c:v>1.451668</c:v>
                </c:pt>
                <c:pt idx="496">
                  <c:v>0.77961400000000003</c:v>
                </c:pt>
                <c:pt idx="497">
                  <c:v>1.0377270000000001</c:v>
                </c:pt>
                <c:pt idx="498">
                  <c:v>0.24937899999999999</c:v>
                </c:pt>
                <c:pt idx="499">
                  <c:v>0.72283299999999995</c:v>
                </c:pt>
                <c:pt idx="500">
                  <c:v>0.41579500000000003</c:v>
                </c:pt>
                <c:pt idx="501">
                  <c:v>0.34589300000000001</c:v>
                </c:pt>
                <c:pt idx="502">
                  <c:v>-0.70285900000000001</c:v>
                </c:pt>
                <c:pt idx="503">
                  <c:v>-1.6883520000000001</c:v>
                </c:pt>
                <c:pt idx="504">
                  <c:v>-0.80263399999999996</c:v>
                </c:pt>
                <c:pt idx="505">
                  <c:v>-1.4760740000000001</c:v>
                </c:pt>
                <c:pt idx="506">
                  <c:v>-0.56774199999999997</c:v>
                </c:pt>
                <c:pt idx="507">
                  <c:v>-1.0709109999999999</c:v>
                </c:pt>
                <c:pt idx="508">
                  <c:v>-0.93973499999999999</c:v>
                </c:pt>
                <c:pt idx="509">
                  <c:v>-3.162871</c:v>
                </c:pt>
                <c:pt idx="510">
                  <c:v>-3.3425319999999998</c:v>
                </c:pt>
                <c:pt idx="511">
                  <c:v>-7.0814940000000002</c:v>
                </c:pt>
                <c:pt idx="512">
                  <c:v>-3.0825770000000001</c:v>
                </c:pt>
                <c:pt idx="513">
                  <c:v>-4.8047800000000001</c:v>
                </c:pt>
                <c:pt idx="514">
                  <c:v>-2.2146050000000002</c:v>
                </c:pt>
                <c:pt idx="515">
                  <c:v>-6.0176509999999999</c:v>
                </c:pt>
                <c:pt idx="516">
                  <c:v>-4.8384109999999998</c:v>
                </c:pt>
                <c:pt idx="517">
                  <c:v>-10.134156000000001</c:v>
                </c:pt>
                <c:pt idx="518">
                  <c:v>-5.6808839999999998</c:v>
                </c:pt>
                <c:pt idx="519">
                  <c:v>-11.941989</c:v>
                </c:pt>
                <c:pt idx="520">
                  <c:v>-6.4744489999999999</c:v>
                </c:pt>
                <c:pt idx="521">
                  <c:v>-12.080220000000001</c:v>
                </c:pt>
                <c:pt idx="522">
                  <c:v>-4.6157310000000003</c:v>
                </c:pt>
                <c:pt idx="523">
                  <c:v>-8.8142379999999996</c:v>
                </c:pt>
                <c:pt idx="524">
                  <c:v>-4.3367139999999997</c:v>
                </c:pt>
                <c:pt idx="525">
                  <c:v>-8.5442669999999996</c:v>
                </c:pt>
                <c:pt idx="526">
                  <c:v>-3.572505</c:v>
                </c:pt>
                <c:pt idx="527">
                  <c:v>-6.8007619999999998</c:v>
                </c:pt>
                <c:pt idx="528">
                  <c:v>-3.0706479999999998</c:v>
                </c:pt>
                <c:pt idx="529">
                  <c:v>-5.8941359999999996</c:v>
                </c:pt>
                <c:pt idx="530">
                  <c:v>-2.5526789999999999</c:v>
                </c:pt>
                <c:pt idx="531">
                  <c:v>-5.0440529999999999</c:v>
                </c:pt>
                <c:pt idx="532">
                  <c:v>-2.1469499999999999</c:v>
                </c:pt>
                <c:pt idx="533">
                  <c:v>-3.7259120000000001</c:v>
                </c:pt>
                <c:pt idx="534">
                  <c:v>-1.146164</c:v>
                </c:pt>
                <c:pt idx="535">
                  <c:v>-2.3949769999999999</c:v>
                </c:pt>
                <c:pt idx="536">
                  <c:v>-1.4779519999999999</c:v>
                </c:pt>
                <c:pt idx="537">
                  <c:v>-2.7802020000000001</c:v>
                </c:pt>
                <c:pt idx="538">
                  <c:v>-0.83396400000000004</c:v>
                </c:pt>
                <c:pt idx="539">
                  <c:v>-1.2072229999999999</c:v>
                </c:pt>
                <c:pt idx="540">
                  <c:v>-0.200241</c:v>
                </c:pt>
                <c:pt idx="541">
                  <c:v>-0.648177</c:v>
                </c:pt>
                <c:pt idx="542">
                  <c:v>-0.39563599999999999</c:v>
                </c:pt>
                <c:pt idx="543">
                  <c:v>-0.68127099999999996</c:v>
                </c:pt>
                <c:pt idx="544">
                  <c:v>-0.21071599999999999</c:v>
                </c:pt>
                <c:pt idx="545">
                  <c:v>-0.34138400000000002</c:v>
                </c:pt>
                <c:pt idx="546">
                  <c:v>5.0439999999999999E-2</c:v>
                </c:pt>
                <c:pt idx="547">
                  <c:v>6.1615999999999997E-2</c:v>
                </c:pt>
                <c:pt idx="548">
                  <c:v>-9.2987E-2</c:v>
                </c:pt>
                <c:pt idx="549">
                  <c:v>-0.133663</c:v>
                </c:pt>
                <c:pt idx="550">
                  <c:v>1.7857999999999999E-2</c:v>
                </c:pt>
                <c:pt idx="551">
                  <c:v>-4.8416000000000001E-2</c:v>
                </c:pt>
                <c:pt idx="552">
                  <c:v>-9.7021999999999997E-2</c:v>
                </c:pt>
                <c:pt idx="553">
                  <c:v>-5.9795000000000001E-2</c:v>
                </c:pt>
                <c:pt idx="554">
                  <c:v>1.0675E-2</c:v>
                </c:pt>
                <c:pt idx="555">
                  <c:v>1.4952E-2</c:v>
                </c:pt>
                <c:pt idx="556">
                  <c:v>-1.9102000000000001E-2</c:v>
                </c:pt>
                <c:pt idx="557">
                  <c:v>-5.0978000000000002E-2</c:v>
                </c:pt>
                <c:pt idx="558">
                  <c:v>-4.0427999999999999E-2</c:v>
                </c:pt>
                <c:pt idx="559">
                  <c:v>-8.1918000000000005E-2</c:v>
                </c:pt>
                <c:pt idx="560">
                  <c:v>-2.3362000000000001E-2</c:v>
                </c:pt>
                <c:pt idx="561">
                  <c:v>-4.9923000000000002E-2</c:v>
                </c:pt>
                <c:pt idx="562">
                  <c:v>-4.4653999999999999E-2</c:v>
                </c:pt>
                <c:pt idx="563">
                  <c:v>-6.9037000000000001E-2</c:v>
                </c:pt>
                <c:pt idx="564">
                  <c:v>8.6759999999999997E-3</c:v>
                </c:pt>
                <c:pt idx="565">
                  <c:v>-1.8894999999999999E-2</c:v>
                </c:pt>
                <c:pt idx="566">
                  <c:v>-1.6943E-2</c:v>
                </c:pt>
                <c:pt idx="567">
                  <c:v>8.6280000000000003E-3</c:v>
                </c:pt>
                <c:pt idx="568">
                  <c:v>-1.4954E-2</c:v>
                </c:pt>
                <c:pt idx="569">
                  <c:v>-4.5834E-2</c:v>
                </c:pt>
                <c:pt idx="570">
                  <c:v>2.8729000000000001E-2</c:v>
                </c:pt>
                <c:pt idx="571">
                  <c:v>-3.3790000000000001E-3</c:v>
                </c:pt>
                <c:pt idx="572">
                  <c:v>-0.10231700000000001</c:v>
                </c:pt>
                <c:pt idx="573">
                  <c:v>-0.100094</c:v>
                </c:pt>
                <c:pt idx="574">
                  <c:v>1.0541999999999999E-2</c:v>
                </c:pt>
                <c:pt idx="575">
                  <c:v>-0.110148</c:v>
                </c:pt>
                <c:pt idx="576">
                  <c:v>5.2979999999999998E-3</c:v>
                </c:pt>
                <c:pt idx="577">
                  <c:v>4.0499E-2</c:v>
                </c:pt>
                <c:pt idx="578">
                  <c:v>6.2916E-2</c:v>
                </c:pt>
                <c:pt idx="579">
                  <c:v>9.0662999999999994E-2</c:v>
                </c:pt>
                <c:pt idx="580">
                  <c:v>-2.342E-2</c:v>
                </c:pt>
                <c:pt idx="581">
                  <c:v>-3.2030000000000001E-3</c:v>
                </c:pt>
                <c:pt idx="582">
                  <c:v>5.2113E-2</c:v>
                </c:pt>
                <c:pt idx="583">
                  <c:v>2.4296999999999999E-2</c:v>
                </c:pt>
                <c:pt idx="584">
                  <c:v>-5.0179000000000001E-2</c:v>
                </c:pt>
                <c:pt idx="585">
                  <c:v>-5.1340999999999998E-2</c:v>
                </c:pt>
                <c:pt idx="586">
                  <c:v>1.4819000000000001E-2</c:v>
                </c:pt>
                <c:pt idx="587">
                  <c:v>-7.6319999999999999E-3</c:v>
                </c:pt>
                <c:pt idx="588">
                  <c:v>-3.7352999999999997E-2</c:v>
                </c:pt>
                <c:pt idx="589">
                  <c:v>-6.1905000000000002E-2</c:v>
                </c:pt>
                <c:pt idx="590">
                  <c:v>1.4E-5</c:v>
                </c:pt>
                <c:pt idx="591">
                  <c:v>6.2000000000000003E-5</c:v>
                </c:pt>
                <c:pt idx="592">
                  <c:v>7.5119999999999996E-3</c:v>
                </c:pt>
                <c:pt idx="593">
                  <c:v>1.2902E-2</c:v>
                </c:pt>
                <c:pt idx="594">
                  <c:v>-2.7623999999999999E-2</c:v>
                </c:pt>
              </c:numCache>
            </c:numRef>
          </c:val>
          <c:smooth val="0"/>
          <c:extLst>
            <c:ext xmlns:c16="http://schemas.microsoft.com/office/drawing/2014/chart" uri="{C3380CC4-5D6E-409C-BE32-E72D297353CC}">
              <c16:uniqueId val="{00000001-F530-4417-8677-CC5E2DD9E7D1}"/>
            </c:ext>
          </c:extLst>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val>
            <c:numRef>
              <c:f>[action3_5times_gyro.csv]action3_5times_gyro!$L$2:$L$650</c:f>
              <c:numCache>
                <c:formatCode>General</c:formatCode>
                <c:ptCount val="649"/>
                <c:pt idx="0">
                  <c:v>4.5538000000000002E-2</c:v>
                </c:pt>
                <c:pt idx="1">
                  <c:v>8.3478999999999998E-2</c:v>
                </c:pt>
                <c:pt idx="2">
                  <c:v>-3.4619999999999998E-3</c:v>
                </c:pt>
                <c:pt idx="3">
                  <c:v>-1.4618000000000001E-2</c:v>
                </c:pt>
                <c:pt idx="4">
                  <c:v>3.5882999999999998E-2</c:v>
                </c:pt>
                <c:pt idx="5">
                  <c:v>9.1835E-2</c:v>
                </c:pt>
                <c:pt idx="6">
                  <c:v>5.7480999999999997E-2</c:v>
                </c:pt>
                <c:pt idx="7">
                  <c:v>0.109208</c:v>
                </c:pt>
                <c:pt idx="8">
                  <c:v>4.4814E-2</c:v>
                </c:pt>
                <c:pt idx="9">
                  <c:v>0.104536</c:v>
                </c:pt>
                <c:pt idx="10">
                  <c:v>9.5269000000000006E-2</c:v>
                </c:pt>
                <c:pt idx="11">
                  <c:v>0.18853700000000001</c:v>
                </c:pt>
                <c:pt idx="12">
                  <c:v>0.109468</c:v>
                </c:pt>
                <c:pt idx="13">
                  <c:v>0.26168000000000002</c:v>
                </c:pt>
                <c:pt idx="14">
                  <c:v>0.188441</c:v>
                </c:pt>
                <c:pt idx="15">
                  <c:v>0.33302399999999999</c:v>
                </c:pt>
                <c:pt idx="16">
                  <c:v>0.101558</c:v>
                </c:pt>
                <c:pt idx="17">
                  <c:v>0.201594</c:v>
                </c:pt>
                <c:pt idx="18">
                  <c:v>0.13020799999999999</c:v>
                </c:pt>
                <c:pt idx="19">
                  <c:v>0.26301000000000002</c:v>
                </c:pt>
                <c:pt idx="20">
                  <c:v>9.6105999999999997E-2</c:v>
                </c:pt>
                <c:pt idx="21">
                  <c:v>0.157609</c:v>
                </c:pt>
                <c:pt idx="22">
                  <c:v>2.6327E-2</c:v>
                </c:pt>
                <c:pt idx="23">
                  <c:v>5.8929000000000002E-2</c:v>
                </c:pt>
                <c:pt idx="24">
                  <c:v>4.2021999999999997E-2</c:v>
                </c:pt>
                <c:pt idx="25">
                  <c:v>4.9307999999999998E-2</c:v>
                </c:pt>
                <c:pt idx="26">
                  <c:v>-1.0949E-2</c:v>
                </c:pt>
                <c:pt idx="27">
                  <c:v>1.8128999999999999E-2</c:v>
                </c:pt>
                <c:pt idx="28">
                  <c:v>-1.7799999999999999E-4</c:v>
                </c:pt>
                <c:pt idx="29">
                  <c:v>-0.12088400000000001</c:v>
                </c:pt>
                <c:pt idx="30">
                  <c:v>-5.1050000000000002E-3</c:v>
                </c:pt>
                <c:pt idx="31">
                  <c:v>2.2623000000000001E-2</c:v>
                </c:pt>
                <c:pt idx="32">
                  <c:v>2.155E-2</c:v>
                </c:pt>
                <c:pt idx="33">
                  <c:v>1.4942E-2</c:v>
                </c:pt>
                <c:pt idx="34">
                  <c:v>2.9562000000000001E-2</c:v>
                </c:pt>
                <c:pt idx="35">
                  <c:v>0.10033599999999999</c:v>
                </c:pt>
                <c:pt idx="36">
                  <c:v>4.3424999999999998E-2</c:v>
                </c:pt>
                <c:pt idx="37">
                  <c:v>2.0062E-2</c:v>
                </c:pt>
                <c:pt idx="38">
                  <c:v>-5.3093000000000001E-2</c:v>
                </c:pt>
                <c:pt idx="39">
                  <c:v>-6.2614000000000003E-2</c:v>
                </c:pt>
                <c:pt idx="40">
                  <c:v>-2.0393000000000001E-2</c:v>
                </c:pt>
                <c:pt idx="41">
                  <c:v>-0.16427700000000001</c:v>
                </c:pt>
                <c:pt idx="42">
                  <c:v>-0.24710799999999999</c:v>
                </c:pt>
                <c:pt idx="43">
                  <c:v>-0.49789</c:v>
                </c:pt>
                <c:pt idx="44">
                  <c:v>-0.20354900000000001</c:v>
                </c:pt>
                <c:pt idx="45">
                  <c:v>-0.40193200000000001</c:v>
                </c:pt>
                <c:pt idx="46">
                  <c:v>-0.24254000000000001</c:v>
                </c:pt>
                <c:pt idx="47">
                  <c:v>-0.53688499999999995</c:v>
                </c:pt>
                <c:pt idx="48">
                  <c:v>-0.31458399999999997</c:v>
                </c:pt>
                <c:pt idx="49">
                  <c:v>-0.57901100000000005</c:v>
                </c:pt>
                <c:pt idx="50">
                  <c:v>-0.19516800000000001</c:v>
                </c:pt>
                <c:pt idx="51">
                  <c:v>-0.34797899999999998</c:v>
                </c:pt>
                <c:pt idx="52">
                  <c:v>-0.102676</c:v>
                </c:pt>
                <c:pt idx="53">
                  <c:v>-0.15398999999999999</c:v>
                </c:pt>
                <c:pt idx="54">
                  <c:v>-6.1404E-2</c:v>
                </c:pt>
                <c:pt idx="55">
                  <c:v>-0.16365399999999999</c:v>
                </c:pt>
                <c:pt idx="56">
                  <c:v>-9.8016000000000006E-2</c:v>
                </c:pt>
                <c:pt idx="57">
                  <c:v>-0.16444600000000001</c:v>
                </c:pt>
                <c:pt idx="58">
                  <c:v>-2.5509999999999999E-3</c:v>
                </c:pt>
                <c:pt idx="59">
                  <c:v>3.6450000000000003E-2</c:v>
                </c:pt>
                <c:pt idx="60">
                  <c:v>3.735E-3</c:v>
                </c:pt>
                <c:pt idx="61">
                  <c:v>3.9018999999999998E-2</c:v>
                </c:pt>
                <c:pt idx="62">
                  <c:v>0.110786</c:v>
                </c:pt>
                <c:pt idx="63">
                  <c:v>0.16935700000000001</c:v>
                </c:pt>
                <c:pt idx="64">
                  <c:v>7.6870000000000003E-3</c:v>
                </c:pt>
                <c:pt idx="65">
                  <c:v>8.574E-3</c:v>
                </c:pt>
                <c:pt idx="66">
                  <c:v>2.6075999999999998E-2</c:v>
                </c:pt>
                <c:pt idx="67">
                  <c:v>0.15207899999999999</c:v>
                </c:pt>
                <c:pt idx="68">
                  <c:v>0.173954</c:v>
                </c:pt>
                <c:pt idx="69">
                  <c:v>0.32206800000000002</c:v>
                </c:pt>
                <c:pt idx="70">
                  <c:v>7.9203999999999997E-2</c:v>
                </c:pt>
                <c:pt idx="71">
                  <c:v>0.13081200000000001</c:v>
                </c:pt>
                <c:pt idx="72">
                  <c:v>0.120197</c:v>
                </c:pt>
                <c:pt idx="73">
                  <c:v>0.26338499999999998</c:v>
                </c:pt>
                <c:pt idx="74">
                  <c:v>7.6274999999999996E-2</c:v>
                </c:pt>
                <c:pt idx="75">
                  <c:v>5.6247999999999999E-2</c:v>
                </c:pt>
                <c:pt idx="76">
                  <c:v>-6.7663000000000001E-2</c:v>
                </c:pt>
                <c:pt idx="77">
                  <c:v>-8.7628999999999999E-2</c:v>
                </c:pt>
                <c:pt idx="78">
                  <c:v>2.3982E-2</c:v>
                </c:pt>
                <c:pt idx="79">
                  <c:v>5.6284000000000001E-2</c:v>
                </c:pt>
                <c:pt idx="80">
                  <c:v>3.9352999999999999E-2</c:v>
                </c:pt>
                <c:pt idx="81">
                  <c:v>0.116046</c:v>
                </c:pt>
                <c:pt idx="82">
                  <c:v>7.6927999999999996E-2</c:v>
                </c:pt>
                <c:pt idx="83">
                  <c:v>0.120807</c:v>
                </c:pt>
                <c:pt idx="84">
                  <c:v>5.9984999999999997E-2</c:v>
                </c:pt>
                <c:pt idx="85">
                  <c:v>0.14194100000000001</c:v>
                </c:pt>
                <c:pt idx="86">
                  <c:v>6.3211000000000003E-2</c:v>
                </c:pt>
                <c:pt idx="87">
                  <c:v>6.0406000000000001E-2</c:v>
                </c:pt>
                <c:pt idx="88">
                  <c:v>-0.102836</c:v>
                </c:pt>
                <c:pt idx="89">
                  <c:v>-0.34185300000000002</c:v>
                </c:pt>
                <c:pt idx="90">
                  <c:v>-0.27598</c:v>
                </c:pt>
                <c:pt idx="91">
                  <c:v>-0.51110500000000003</c:v>
                </c:pt>
                <c:pt idx="92">
                  <c:v>-0.16383600000000001</c:v>
                </c:pt>
                <c:pt idx="93">
                  <c:v>-0.28110299999999999</c:v>
                </c:pt>
                <c:pt idx="94">
                  <c:v>-9.3908000000000005E-2</c:v>
                </c:pt>
                <c:pt idx="95">
                  <c:v>-0.17471500000000001</c:v>
                </c:pt>
                <c:pt idx="96">
                  <c:v>-7.417E-3</c:v>
                </c:pt>
                <c:pt idx="97">
                  <c:v>1.7179E-2</c:v>
                </c:pt>
                <c:pt idx="98">
                  <c:v>7.7699000000000004E-2</c:v>
                </c:pt>
                <c:pt idx="99">
                  <c:v>0.28676600000000002</c:v>
                </c:pt>
                <c:pt idx="100">
                  <c:v>0.39882800000000002</c:v>
                </c:pt>
                <c:pt idx="101">
                  <c:v>0.97223099999999996</c:v>
                </c:pt>
                <c:pt idx="102">
                  <c:v>0.66609099999999999</c:v>
                </c:pt>
                <c:pt idx="103">
                  <c:v>1.389362</c:v>
                </c:pt>
                <c:pt idx="104">
                  <c:v>0.760432</c:v>
                </c:pt>
                <c:pt idx="105">
                  <c:v>1.808816</c:v>
                </c:pt>
                <c:pt idx="106">
                  <c:v>1.2351259999999999</c:v>
                </c:pt>
                <c:pt idx="107">
                  <c:v>2.2371539999999999</c:v>
                </c:pt>
                <c:pt idx="108">
                  <c:v>0.84067800000000004</c:v>
                </c:pt>
                <c:pt idx="109">
                  <c:v>1.9806600000000001</c:v>
                </c:pt>
                <c:pt idx="110">
                  <c:v>1.8582019999999999</c:v>
                </c:pt>
                <c:pt idx="111">
                  <c:v>3.7782749999999998</c:v>
                </c:pt>
                <c:pt idx="112">
                  <c:v>1.8684099999999999</c:v>
                </c:pt>
                <c:pt idx="113">
                  <c:v>3.9220480000000002</c:v>
                </c:pt>
                <c:pt idx="114">
                  <c:v>2.0053519999999998</c:v>
                </c:pt>
                <c:pt idx="115">
                  <c:v>3.911645</c:v>
                </c:pt>
                <c:pt idx="116">
                  <c:v>1.3163210000000001</c:v>
                </c:pt>
                <c:pt idx="117">
                  <c:v>2.5939760000000001</c:v>
                </c:pt>
                <c:pt idx="118">
                  <c:v>1.050162</c:v>
                </c:pt>
                <c:pt idx="119">
                  <c:v>1.911117</c:v>
                </c:pt>
                <c:pt idx="120">
                  <c:v>1.1205480000000001</c:v>
                </c:pt>
                <c:pt idx="121">
                  <c:v>2.6296750000000002</c:v>
                </c:pt>
                <c:pt idx="122">
                  <c:v>1.4156960000000001</c:v>
                </c:pt>
                <c:pt idx="123">
                  <c:v>2.4176190000000002</c:v>
                </c:pt>
                <c:pt idx="124">
                  <c:v>0.93317799999999995</c:v>
                </c:pt>
                <c:pt idx="125">
                  <c:v>2.127732</c:v>
                </c:pt>
                <c:pt idx="126">
                  <c:v>1.2586710000000001</c:v>
                </c:pt>
                <c:pt idx="127">
                  <c:v>2.4632339999999999</c:v>
                </c:pt>
                <c:pt idx="128">
                  <c:v>1.0640689999999999</c:v>
                </c:pt>
                <c:pt idx="129">
                  <c:v>1.8965369999999999</c:v>
                </c:pt>
                <c:pt idx="130">
                  <c:v>0.81298199999999998</c:v>
                </c:pt>
                <c:pt idx="131">
                  <c:v>1.7579990000000001</c:v>
                </c:pt>
                <c:pt idx="132">
                  <c:v>0.96843000000000001</c:v>
                </c:pt>
                <c:pt idx="133">
                  <c:v>1.8424579999999999</c:v>
                </c:pt>
                <c:pt idx="134">
                  <c:v>0.92244300000000001</c:v>
                </c:pt>
                <c:pt idx="135">
                  <c:v>1.9783489999999999</c:v>
                </c:pt>
                <c:pt idx="136">
                  <c:v>1.0869880000000001</c:v>
                </c:pt>
                <c:pt idx="137">
                  <c:v>1.806257</c:v>
                </c:pt>
                <c:pt idx="138">
                  <c:v>0.30251699999999998</c:v>
                </c:pt>
                <c:pt idx="139">
                  <c:v>0.53979999999999995</c:v>
                </c:pt>
                <c:pt idx="140">
                  <c:v>0.46359099999999998</c:v>
                </c:pt>
                <c:pt idx="141">
                  <c:v>1.0771109999999999</c:v>
                </c:pt>
                <c:pt idx="142">
                  <c:v>0.479271</c:v>
                </c:pt>
                <c:pt idx="143">
                  <c:v>1.0057739999999999</c:v>
                </c:pt>
                <c:pt idx="144">
                  <c:v>0.65879900000000002</c:v>
                </c:pt>
                <c:pt idx="145">
                  <c:v>1.214871</c:v>
                </c:pt>
                <c:pt idx="146">
                  <c:v>0.26120199999999999</c:v>
                </c:pt>
                <c:pt idx="147">
                  <c:v>0.31302099999999999</c:v>
                </c:pt>
                <c:pt idx="148">
                  <c:v>0.40000599999999997</c:v>
                </c:pt>
                <c:pt idx="149">
                  <c:v>1.468305</c:v>
                </c:pt>
                <c:pt idx="150">
                  <c:v>1.416088</c:v>
                </c:pt>
                <c:pt idx="151">
                  <c:v>2.618506</c:v>
                </c:pt>
                <c:pt idx="152">
                  <c:v>0.83725700000000003</c:v>
                </c:pt>
                <c:pt idx="153">
                  <c:v>1.7737890000000001</c:v>
                </c:pt>
                <c:pt idx="154">
                  <c:v>1.1094550000000001</c:v>
                </c:pt>
                <c:pt idx="155">
                  <c:v>2.0307819999999999</c:v>
                </c:pt>
                <c:pt idx="156">
                  <c:v>0.51977600000000002</c:v>
                </c:pt>
                <c:pt idx="157">
                  <c:v>0.87622199999999995</c:v>
                </c:pt>
                <c:pt idx="158">
                  <c:v>0.51060899999999998</c:v>
                </c:pt>
                <c:pt idx="159">
                  <c:v>1.155052</c:v>
                </c:pt>
                <c:pt idx="160">
                  <c:v>0.66573199999999999</c:v>
                </c:pt>
                <c:pt idx="161">
                  <c:v>1.3681890000000001</c:v>
                </c:pt>
                <c:pt idx="162">
                  <c:v>0.88991299999999995</c:v>
                </c:pt>
                <c:pt idx="163">
                  <c:v>2.062821</c:v>
                </c:pt>
                <c:pt idx="164">
                  <c:v>1.480083</c:v>
                </c:pt>
                <c:pt idx="165">
                  <c:v>3.1818559999999998</c:v>
                </c:pt>
                <c:pt idx="166">
                  <c:v>2.0201389999999999</c:v>
                </c:pt>
                <c:pt idx="167">
                  <c:v>4.46868</c:v>
                </c:pt>
                <c:pt idx="168">
                  <c:v>2.9036270000000002</c:v>
                </c:pt>
                <c:pt idx="169">
                  <c:v>6.0487339999999996</c:v>
                </c:pt>
                <c:pt idx="170">
                  <c:v>2.6605639999999999</c:v>
                </c:pt>
                <c:pt idx="171">
                  <c:v>4.5333480000000002</c:v>
                </c:pt>
                <c:pt idx="172">
                  <c:v>1.5538179999999999</c:v>
                </c:pt>
                <c:pt idx="173">
                  <c:v>3.5420609999999999</c:v>
                </c:pt>
                <c:pt idx="174">
                  <c:v>3.2773539999999999</c:v>
                </c:pt>
                <c:pt idx="175">
                  <c:v>7.90022</c:v>
                </c:pt>
                <c:pt idx="176">
                  <c:v>4.9823930000000001</c:v>
                </c:pt>
                <c:pt idx="177">
                  <c:v>9.5960459999999994</c:v>
                </c:pt>
                <c:pt idx="178">
                  <c:v>4.8292760000000001</c:v>
                </c:pt>
                <c:pt idx="179">
                  <c:v>9.8354800000000004</c:v>
                </c:pt>
                <c:pt idx="180">
                  <c:v>4.4124270000000001</c:v>
                </c:pt>
                <c:pt idx="181">
                  <c:v>8.4247890000000005</c:v>
                </c:pt>
                <c:pt idx="182">
                  <c:v>4.60907</c:v>
                </c:pt>
                <c:pt idx="183">
                  <c:v>10.163206000000001</c:v>
                </c:pt>
                <c:pt idx="184">
                  <c:v>5.7559079999999998</c:v>
                </c:pt>
                <c:pt idx="185">
                  <c:v>11.074223999999999</c:v>
                </c:pt>
                <c:pt idx="186">
                  <c:v>4.5740889999999998</c:v>
                </c:pt>
                <c:pt idx="187">
                  <c:v>8.2557390000000002</c:v>
                </c:pt>
                <c:pt idx="188">
                  <c:v>2.9437099999999998</c:v>
                </c:pt>
                <c:pt idx="189">
                  <c:v>5.1968269999999999</c:v>
                </c:pt>
                <c:pt idx="190">
                  <c:v>1.5522549999999999</c:v>
                </c:pt>
                <c:pt idx="191">
                  <c:v>2.471689</c:v>
                </c:pt>
                <c:pt idx="192">
                  <c:v>0.32786799999999999</c:v>
                </c:pt>
                <c:pt idx="193">
                  <c:v>0.16097900000000001</c:v>
                </c:pt>
                <c:pt idx="194">
                  <c:v>-0.84577599999999997</c:v>
                </c:pt>
                <c:pt idx="195">
                  <c:v>-2.2199049999999998</c:v>
                </c:pt>
                <c:pt idx="196">
                  <c:v>-1.7065360000000001</c:v>
                </c:pt>
                <c:pt idx="197">
                  <c:v>-3.8255690000000002</c:v>
                </c:pt>
                <c:pt idx="198">
                  <c:v>-2.6548470000000002</c:v>
                </c:pt>
                <c:pt idx="199">
                  <c:v>-6.0496109999999996</c:v>
                </c:pt>
                <c:pt idx="200">
                  <c:v>-4.3361970000000003</c:v>
                </c:pt>
                <c:pt idx="201">
                  <c:v>-9.0708780000000004</c:v>
                </c:pt>
                <c:pt idx="202">
                  <c:v>-4.8551270000000004</c:v>
                </c:pt>
                <c:pt idx="203">
                  <c:v>-10.123272</c:v>
                </c:pt>
                <c:pt idx="204">
                  <c:v>-6.013496</c:v>
                </c:pt>
                <c:pt idx="205">
                  <c:v>-12.825962000000001</c:v>
                </c:pt>
                <c:pt idx="206">
                  <c:v>-6.9874260000000001</c:v>
                </c:pt>
                <c:pt idx="207">
                  <c:v>-13.363177</c:v>
                </c:pt>
                <c:pt idx="208">
                  <c:v>-5.7239779999999998</c:v>
                </c:pt>
                <c:pt idx="209">
                  <c:v>-11.001984</c:v>
                </c:pt>
                <c:pt idx="210">
                  <c:v>-5.0432040000000002</c:v>
                </c:pt>
                <c:pt idx="211">
                  <c:v>-9.2944069999999996</c:v>
                </c:pt>
                <c:pt idx="212">
                  <c:v>-3.3707929999999999</c:v>
                </c:pt>
                <c:pt idx="213">
                  <c:v>-6.3508360000000001</c:v>
                </c:pt>
                <c:pt idx="214">
                  <c:v>-2.5392269999999999</c:v>
                </c:pt>
                <c:pt idx="215">
                  <c:v>-4.2528899999999998</c:v>
                </c:pt>
                <c:pt idx="216">
                  <c:v>-0.620259</c:v>
                </c:pt>
                <c:pt idx="217">
                  <c:v>-0.87075000000000002</c:v>
                </c:pt>
                <c:pt idx="218">
                  <c:v>-0.42139399999999999</c:v>
                </c:pt>
                <c:pt idx="219">
                  <c:v>-0.74089000000000005</c:v>
                </c:pt>
                <c:pt idx="220">
                  <c:v>0.31541200000000003</c:v>
                </c:pt>
                <c:pt idx="221">
                  <c:v>1.518807</c:v>
                </c:pt>
                <c:pt idx="222">
                  <c:v>1.9440949999999999</c:v>
                </c:pt>
                <c:pt idx="223">
                  <c:v>3.87717</c:v>
                </c:pt>
                <c:pt idx="224">
                  <c:v>1.5764359999999999</c:v>
                </c:pt>
                <c:pt idx="225">
                  <c:v>2.9169909999999999</c:v>
                </c:pt>
                <c:pt idx="226">
                  <c:v>1.841407</c:v>
                </c:pt>
                <c:pt idx="227">
                  <c:v>4.8456590000000004</c:v>
                </c:pt>
                <c:pt idx="228">
                  <c:v>3.4965730000000002</c:v>
                </c:pt>
                <c:pt idx="229">
                  <c:v>6.5750359999999999</c:v>
                </c:pt>
                <c:pt idx="230">
                  <c:v>2.3045490000000002</c:v>
                </c:pt>
                <c:pt idx="231">
                  <c:v>4.4740149999999996</c:v>
                </c:pt>
                <c:pt idx="232">
                  <c:v>2.812503</c:v>
                </c:pt>
                <c:pt idx="233">
                  <c:v>6.0447610000000003</c:v>
                </c:pt>
                <c:pt idx="234">
                  <c:v>2.8289399999999998</c:v>
                </c:pt>
                <c:pt idx="235">
                  <c:v>5.2518830000000003</c:v>
                </c:pt>
                <c:pt idx="236">
                  <c:v>2.3477209999999999</c:v>
                </c:pt>
                <c:pt idx="237">
                  <c:v>4.7446489999999999</c:v>
                </c:pt>
                <c:pt idx="238">
                  <c:v>2.1345930000000002</c:v>
                </c:pt>
                <c:pt idx="239">
                  <c:v>4.1315600000000003</c:v>
                </c:pt>
                <c:pt idx="240">
                  <c:v>2.3232119999999998</c:v>
                </c:pt>
                <c:pt idx="241">
                  <c:v>4.9272099999999996</c:v>
                </c:pt>
                <c:pt idx="242">
                  <c:v>2.6538249999999999</c:v>
                </c:pt>
                <c:pt idx="243">
                  <c:v>5.3486070000000003</c:v>
                </c:pt>
                <c:pt idx="244">
                  <c:v>2.7056369999999998</c:v>
                </c:pt>
                <c:pt idx="245">
                  <c:v>5.2970420000000003</c:v>
                </c:pt>
                <c:pt idx="246">
                  <c:v>2.454367</c:v>
                </c:pt>
                <c:pt idx="247">
                  <c:v>4.7567130000000004</c:v>
                </c:pt>
                <c:pt idx="248">
                  <c:v>2.1247980000000002</c:v>
                </c:pt>
                <c:pt idx="249">
                  <c:v>3.993725</c:v>
                </c:pt>
                <c:pt idx="250">
                  <c:v>1.7108559999999999</c:v>
                </c:pt>
                <c:pt idx="251">
                  <c:v>3.2834750000000001</c:v>
                </c:pt>
                <c:pt idx="252">
                  <c:v>1.5059089999999999</c:v>
                </c:pt>
                <c:pt idx="253">
                  <c:v>2.8433259999999998</c:v>
                </c:pt>
                <c:pt idx="254">
                  <c:v>1.063545</c:v>
                </c:pt>
                <c:pt idx="255">
                  <c:v>1.7030590000000001</c:v>
                </c:pt>
                <c:pt idx="256">
                  <c:v>-3.5691000000000001E-2</c:v>
                </c:pt>
                <c:pt idx="257">
                  <c:v>-0.98229299999999997</c:v>
                </c:pt>
                <c:pt idx="258">
                  <c:v>-1.7964690000000001</c:v>
                </c:pt>
                <c:pt idx="259">
                  <c:v>-4.0911730000000004</c:v>
                </c:pt>
                <c:pt idx="260">
                  <c:v>-2.31908</c:v>
                </c:pt>
                <c:pt idx="261">
                  <c:v>-4.5500769999999999</c:v>
                </c:pt>
                <c:pt idx="262">
                  <c:v>-2.4401280000000001</c:v>
                </c:pt>
                <c:pt idx="263">
                  <c:v>-5.268554</c:v>
                </c:pt>
                <c:pt idx="264">
                  <c:v>-3.013566</c:v>
                </c:pt>
                <c:pt idx="265">
                  <c:v>-5.808656</c:v>
                </c:pt>
                <c:pt idx="266">
                  <c:v>-2.7074760000000002</c:v>
                </c:pt>
                <c:pt idx="267">
                  <c:v>-5.7844110000000004</c:v>
                </c:pt>
                <c:pt idx="268">
                  <c:v>-3.7513169999999998</c:v>
                </c:pt>
                <c:pt idx="269">
                  <c:v>-7.7692040000000002</c:v>
                </c:pt>
                <c:pt idx="270">
                  <c:v>-3.753895</c:v>
                </c:pt>
                <c:pt idx="271">
                  <c:v>-7.382066</c:v>
                </c:pt>
                <c:pt idx="272">
                  <c:v>-3.8746399999999999</c:v>
                </c:pt>
                <c:pt idx="273">
                  <c:v>-7.9078549999999996</c:v>
                </c:pt>
                <c:pt idx="274">
                  <c:v>-3.8671980000000001</c:v>
                </c:pt>
                <c:pt idx="275">
                  <c:v>-7.5519769999999999</c:v>
                </c:pt>
                <c:pt idx="276">
                  <c:v>-3.8193600000000001</c:v>
                </c:pt>
                <c:pt idx="277">
                  <c:v>-7.8758889999999999</c:v>
                </c:pt>
                <c:pt idx="278">
                  <c:v>-4.0548669999999998</c:v>
                </c:pt>
                <c:pt idx="279">
                  <c:v>-7.8498809999999999</c:v>
                </c:pt>
                <c:pt idx="280">
                  <c:v>-3.3434889999999999</c:v>
                </c:pt>
                <c:pt idx="281">
                  <c:v>-6.1424750000000001</c:v>
                </c:pt>
                <c:pt idx="282">
                  <c:v>-2.4955590000000001</c:v>
                </c:pt>
                <c:pt idx="283">
                  <c:v>-4.9617430000000002</c:v>
                </c:pt>
                <c:pt idx="284">
                  <c:v>-2.5653869999999999</c:v>
                </c:pt>
                <c:pt idx="285">
                  <c:v>-5.1838490000000004</c:v>
                </c:pt>
                <c:pt idx="286">
                  <c:v>-2.4066670000000001</c:v>
                </c:pt>
                <c:pt idx="287">
                  <c:v>-4.4488659999999998</c:v>
                </c:pt>
                <c:pt idx="288">
                  <c:v>-1.857156</c:v>
                </c:pt>
                <c:pt idx="289">
                  <c:v>-3.5335429999999999</c:v>
                </c:pt>
                <c:pt idx="290">
                  <c:v>-1.7307520000000001</c:v>
                </c:pt>
                <c:pt idx="291">
                  <c:v>-3.5767699999999998</c:v>
                </c:pt>
                <c:pt idx="292">
                  <c:v>-1.449872</c:v>
                </c:pt>
                <c:pt idx="293">
                  <c:v>-2.0477759999999998</c:v>
                </c:pt>
                <c:pt idx="294">
                  <c:v>7.1354000000000001E-2</c:v>
                </c:pt>
                <c:pt idx="295">
                  <c:v>0.16564400000000001</c:v>
                </c:pt>
                <c:pt idx="296">
                  <c:v>-0.100938</c:v>
                </c:pt>
                <c:pt idx="297">
                  <c:v>0.15324499999999999</c:v>
                </c:pt>
                <c:pt idx="298">
                  <c:v>1.2709299999999999</c:v>
                </c:pt>
                <c:pt idx="299">
                  <c:v>3.8196729999999999</c:v>
                </c:pt>
                <c:pt idx="300">
                  <c:v>3.2110300000000001</c:v>
                </c:pt>
                <c:pt idx="301">
                  <c:v>6.745317</c:v>
                </c:pt>
                <c:pt idx="302">
                  <c:v>3.880207</c:v>
                </c:pt>
                <c:pt idx="303">
                  <c:v>8.0409079999999999</c:v>
                </c:pt>
                <c:pt idx="304">
                  <c:v>4.1655800000000003</c:v>
                </c:pt>
                <c:pt idx="305">
                  <c:v>8.229317</c:v>
                </c:pt>
                <c:pt idx="306">
                  <c:v>4.1965649999999997</c:v>
                </c:pt>
                <c:pt idx="307">
                  <c:v>8.8675440000000005</c:v>
                </c:pt>
                <c:pt idx="308">
                  <c:v>5.2519679999999997</c:v>
                </c:pt>
                <c:pt idx="309">
                  <c:v>10.396447999999999</c:v>
                </c:pt>
                <c:pt idx="310">
                  <c:v>4.5265639999999996</c:v>
                </c:pt>
                <c:pt idx="311">
                  <c:v>8.4403089999999992</c:v>
                </c:pt>
                <c:pt idx="312">
                  <c:v>3.6003310000000002</c:v>
                </c:pt>
                <c:pt idx="313">
                  <c:v>7.0499429999999998</c:v>
                </c:pt>
                <c:pt idx="314">
                  <c:v>3.209581</c:v>
                </c:pt>
                <c:pt idx="315">
                  <c:v>6.1081200000000004</c:v>
                </c:pt>
                <c:pt idx="316">
                  <c:v>2.5136940000000001</c:v>
                </c:pt>
                <c:pt idx="317">
                  <c:v>4.7541500000000001</c:v>
                </c:pt>
                <c:pt idx="318">
                  <c:v>2.1732809999999998</c:v>
                </c:pt>
                <c:pt idx="319">
                  <c:v>4.0833729999999999</c:v>
                </c:pt>
                <c:pt idx="320">
                  <c:v>1.2952900000000001</c:v>
                </c:pt>
                <c:pt idx="321">
                  <c:v>2.080187</c:v>
                </c:pt>
                <c:pt idx="322">
                  <c:v>0.62129999999999996</c:v>
                </c:pt>
                <c:pt idx="323">
                  <c:v>1.294359</c:v>
                </c:pt>
                <c:pt idx="324">
                  <c:v>0.62148800000000004</c:v>
                </c:pt>
                <c:pt idx="325">
                  <c:v>0.60826800000000003</c:v>
                </c:pt>
                <c:pt idx="326">
                  <c:v>-0.90348099999999998</c:v>
                </c:pt>
                <c:pt idx="327">
                  <c:v>-2.391743</c:v>
                </c:pt>
                <c:pt idx="328">
                  <c:v>-2.1654969999999998</c:v>
                </c:pt>
                <c:pt idx="329">
                  <c:v>-4.9332890000000003</c:v>
                </c:pt>
                <c:pt idx="330">
                  <c:v>-3.4112900000000002</c:v>
                </c:pt>
                <c:pt idx="331">
                  <c:v>-7.3138969999999999</c:v>
                </c:pt>
                <c:pt idx="332">
                  <c:v>-4.3027199999999999</c:v>
                </c:pt>
                <c:pt idx="333">
                  <c:v>-8.7072120000000002</c:v>
                </c:pt>
                <c:pt idx="334">
                  <c:v>-4.3503610000000004</c:v>
                </c:pt>
                <c:pt idx="335">
                  <c:v>-8.8741699999999994</c:v>
                </c:pt>
                <c:pt idx="336">
                  <c:v>-4.704555</c:v>
                </c:pt>
                <c:pt idx="337">
                  <c:v>-9.4389730000000007</c:v>
                </c:pt>
                <c:pt idx="338">
                  <c:v>-4.4079639999999998</c:v>
                </c:pt>
                <c:pt idx="339">
                  <c:v>-8.2454789999999996</c:v>
                </c:pt>
                <c:pt idx="340">
                  <c:v>-3.5030559999999999</c:v>
                </c:pt>
                <c:pt idx="341">
                  <c:v>-6.9383400000000002</c:v>
                </c:pt>
                <c:pt idx="342">
                  <c:v>-3.142706</c:v>
                </c:pt>
                <c:pt idx="343">
                  <c:v>-6.1345919999999996</c:v>
                </c:pt>
                <c:pt idx="344">
                  <c:v>-2.7164130000000002</c:v>
                </c:pt>
                <c:pt idx="345">
                  <c:v>-5.1525889999999999</c:v>
                </c:pt>
                <c:pt idx="346">
                  <c:v>-2.2665470000000001</c:v>
                </c:pt>
                <c:pt idx="347">
                  <c:v>-4.5904870000000004</c:v>
                </c:pt>
                <c:pt idx="348">
                  <c:v>-2.5293410000000001</c:v>
                </c:pt>
                <c:pt idx="349">
                  <c:v>-4.8907759999999998</c:v>
                </c:pt>
                <c:pt idx="350">
                  <c:v>-1.9970399999999999</c:v>
                </c:pt>
                <c:pt idx="351">
                  <c:v>-3.825393</c:v>
                </c:pt>
                <c:pt idx="352">
                  <c:v>-1.784405</c:v>
                </c:pt>
                <c:pt idx="353">
                  <c:v>-3.366803</c:v>
                </c:pt>
                <c:pt idx="354">
                  <c:v>-1.3277209999999999</c:v>
                </c:pt>
                <c:pt idx="355">
                  <c:v>-2.4705409999999999</c:v>
                </c:pt>
                <c:pt idx="356">
                  <c:v>-0.98667199999999999</c:v>
                </c:pt>
                <c:pt idx="357">
                  <c:v>-1.76712</c:v>
                </c:pt>
                <c:pt idx="358">
                  <c:v>-0.750421</c:v>
                </c:pt>
                <c:pt idx="359">
                  <c:v>-1.71478</c:v>
                </c:pt>
                <c:pt idx="360">
                  <c:v>-0.89658700000000002</c:v>
                </c:pt>
                <c:pt idx="361">
                  <c:v>-1.1149290000000001</c:v>
                </c:pt>
                <c:pt idx="362">
                  <c:v>0.188586</c:v>
                </c:pt>
                <c:pt idx="363">
                  <c:v>0.35496100000000003</c:v>
                </c:pt>
                <c:pt idx="364">
                  <c:v>0.143925</c:v>
                </c:pt>
                <c:pt idx="365">
                  <c:v>0.71515899999999999</c:v>
                </c:pt>
                <c:pt idx="366">
                  <c:v>1.001714</c:v>
                </c:pt>
                <c:pt idx="367">
                  <c:v>2.373535</c:v>
                </c:pt>
                <c:pt idx="368">
                  <c:v>1.7926329999999999</c:v>
                </c:pt>
                <c:pt idx="369">
                  <c:v>3.9256549999999999</c:v>
                </c:pt>
                <c:pt idx="370">
                  <c:v>2.3237899999999998</c:v>
                </c:pt>
                <c:pt idx="371">
                  <c:v>5.0679179999999997</c:v>
                </c:pt>
                <c:pt idx="372">
                  <c:v>3.7980830000000001</c:v>
                </c:pt>
                <c:pt idx="373">
                  <c:v>9.0453650000000003</c:v>
                </c:pt>
                <c:pt idx="374">
                  <c:v>6.063231</c:v>
                </c:pt>
                <c:pt idx="375">
                  <c:v>11.714572</c:v>
                </c:pt>
                <c:pt idx="376">
                  <c:v>4.8853020000000003</c:v>
                </c:pt>
                <c:pt idx="377">
                  <c:v>9.1107840000000007</c:v>
                </c:pt>
                <c:pt idx="378">
                  <c:v>3.9673379999999998</c:v>
                </c:pt>
                <c:pt idx="379">
                  <c:v>7.5270820000000001</c:v>
                </c:pt>
                <c:pt idx="380">
                  <c:v>3.300875</c:v>
                </c:pt>
                <c:pt idx="381">
                  <c:v>6.5590679999999999</c:v>
                </c:pt>
                <c:pt idx="382">
                  <c:v>3.3501089999999998</c:v>
                </c:pt>
                <c:pt idx="383">
                  <c:v>6.5139889999999996</c:v>
                </c:pt>
                <c:pt idx="384">
                  <c:v>3.0641129999999999</c:v>
                </c:pt>
                <c:pt idx="385">
                  <c:v>6.0441750000000001</c:v>
                </c:pt>
                <c:pt idx="386">
                  <c:v>2.7436189999999998</c:v>
                </c:pt>
                <c:pt idx="387">
                  <c:v>4.9335529999999999</c:v>
                </c:pt>
                <c:pt idx="388">
                  <c:v>1.439891</c:v>
                </c:pt>
                <c:pt idx="389">
                  <c:v>2.265936</c:v>
                </c:pt>
                <c:pt idx="390">
                  <c:v>0.32594800000000002</c:v>
                </c:pt>
                <c:pt idx="391">
                  <c:v>0.293686</c:v>
                </c:pt>
                <c:pt idx="392">
                  <c:v>-0.360151</c:v>
                </c:pt>
                <c:pt idx="393">
                  <c:v>-0.90349900000000005</c:v>
                </c:pt>
                <c:pt idx="394">
                  <c:v>-0.84882599999999997</c:v>
                </c:pt>
                <c:pt idx="395">
                  <c:v>-2.2197559999999998</c:v>
                </c:pt>
                <c:pt idx="396">
                  <c:v>-2.0669420000000001</c:v>
                </c:pt>
                <c:pt idx="397">
                  <c:v>-4.9037730000000002</c:v>
                </c:pt>
                <c:pt idx="398">
                  <c:v>-3.6778249999999999</c:v>
                </c:pt>
                <c:pt idx="399">
                  <c:v>-7.9123340000000004</c:v>
                </c:pt>
                <c:pt idx="400">
                  <c:v>-4.5109110000000001</c:v>
                </c:pt>
                <c:pt idx="401">
                  <c:v>-9.3225409999999993</c:v>
                </c:pt>
                <c:pt idx="402">
                  <c:v>-4.9526820000000003</c:v>
                </c:pt>
                <c:pt idx="403">
                  <c:v>-9.9315250000000006</c:v>
                </c:pt>
                <c:pt idx="404">
                  <c:v>-4.8579530000000002</c:v>
                </c:pt>
                <c:pt idx="405">
                  <c:v>-9.4848289999999995</c:v>
                </c:pt>
                <c:pt idx="406">
                  <c:v>-4.5469799999999996</c:v>
                </c:pt>
                <c:pt idx="407">
                  <c:v>-8.6932650000000002</c:v>
                </c:pt>
                <c:pt idx="408">
                  <c:v>-3.770699</c:v>
                </c:pt>
                <c:pt idx="409">
                  <c:v>-7.7434349999999998</c:v>
                </c:pt>
                <c:pt idx="410">
                  <c:v>-4.2949830000000002</c:v>
                </c:pt>
                <c:pt idx="411">
                  <c:v>-8.47851</c:v>
                </c:pt>
                <c:pt idx="412">
                  <c:v>-3.7261519999999999</c:v>
                </c:pt>
                <c:pt idx="413">
                  <c:v>-6.8874449999999996</c:v>
                </c:pt>
                <c:pt idx="414">
                  <c:v>-2.839664</c:v>
                </c:pt>
                <c:pt idx="415">
                  <c:v>-5.4888510000000004</c:v>
                </c:pt>
                <c:pt idx="416">
                  <c:v>-2.5779909999999999</c:v>
                </c:pt>
                <c:pt idx="417">
                  <c:v>-5.221622</c:v>
                </c:pt>
                <c:pt idx="418">
                  <c:v>-2.7497500000000001</c:v>
                </c:pt>
                <c:pt idx="419">
                  <c:v>-5.3065720000000001</c:v>
                </c:pt>
                <c:pt idx="420">
                  <c:v>-2.0635330000000001</c:v>
                </c:pt>
                <c:pt idx="421">
                  <c:v>-3.7410389999999998</c:v>
                </c:pt>
                <c:pt idx="422">
                  <c:v>-1.4738640000000001</c:v>
                </c:pt>
                <c:pt idx="423">
                  <c:v>-2.7339500000000001</c:v>
                </c:pt>
                <c:pt idx="424">
                  <c:v>-1.10114</c:v>
                </c:pt>
                <c:pt idx="425">
                  <c:v>-2.0615320000000001</c:v>
                </c:pt>
                <c:pt idx="426">
                  <c:v>-0.79054800000000003</c:v>
                </c:pt>
                <c:pt idx="427">
                  <c:v>-1.2671559999999999</c:v>
                </c:pt>
                <c:pt idx="428">
                  <c:v>-0.19070699999999999</c:v>
                </c:pt>
                <c:pt idx="429">
                  <c:v>-0.457283</c:v>
                </c:pt>
                <c:pt idx="430">
                  <c:v>-0.36787999999999998</c:v>
                </c:pt>
                <c:pt idx="431">
                  <c:v>-0.28712500000000002</c:v>
                </c:pt>
                <c:pt idx="432">
                  <c:v>0.83630899999999997</c:v>
                </c:pt>
                <c:pt idx="433">
                  <c:v>2.093823</c:v>
                </c:pt>
                <c:pt idx="434">
                  <c:v>0.82205600000000001</c:v>
                </c:pt>
                <c:pt idx="435">
                  <c:v>1.0822270000000001</c:v>
                </c:pt>
                <c:pt idx="436">
                  <c:v>0.32931199999999999</c:v>
                </c:pt>
                <c:pt idx="437">
                  <c:v>1.724639</c:v>
                </c:pt>
                <c:pt idx="438">
                  <c:v>2.5830510000000002</c:v>
                </c:pt>
                <c:pt idx="439">
                  <c:v>5.1260579999999996</c:v>
                </c:pt>
                <c:pt idx="440">
                  <c:v>2.114697</c:v>
                </c:pt>
                <c:pt idx="441">
                  <c:v>4.3572350000000002</c:v>
                </c:pt>
                <c:pt idx="442">
                  <c:v>3.144304</c:v>
                </c:pt>
                <c:pt idx="443">
                  <c:v>7.0866579999999999</c:v>
                </c:pt>
                <c:pt idx="444">
                  <c:v>4.05389</c:v>
                </c:pt>
                <c:pt idx="445">
                  <c:v>8.0629960000000001</c:v>
                </c:pt>
                <c:pt idx="446">
                  <c:v>3.9797959999999999</c:v>
                </c:pt>
                <c:pt idx="447">
                  <c:v>8.2971690000000002</c:v>
                </c:pt>
                <c:pt idx="448">
                  <c:v>4.7359460000000002</c:v>
                </c:pt>
                <c:pt idx="449">
                  <c:v>9.1832670000000007</c:v>
                </c:pt>
                <c:pt idx="450">
                  <c:v>3.7350099999999999</c:v>
                </c:pt>
                <c:pt idx="451">
                  <c:v>7.1032929999999999</c:v>
                </c:pt>
                <c:pt idx="452">
                  <c:v>3.4446379999999999</c:v>
                </c:pt>
                <c:pt idx="453">
                  <c:v>7.0211790000000001</c:v>
                </c:pt>
                <c:pt idx="454">
                  <c:v>3.6139220000000001</c:v>
                </c:pt>
                <c:pt idx="455">
                  <c:v>7.0878560000000004</c:v>
                </c:pt>
                <c:pt idx="456">
                  <c:v>3.3230979999999999</c:v>
                </c:pt>
                <c:pt idx="457">
                  <c:v>6.4661530000000003</c:v>
                </c:pt>
                <c:pt idx="458">
                  <c:v>2.7960590000000001</c:v>
                </c:pt>
                <c:pt idx="459">
                  <c:v>4.9305320000000004</c:v>
                </c:pt>
                <c:pt idx="460">
                  <c:v>1.3458429999999999</c:v>
                </c:pt>
                <c:pt idx="461">
                  <c:v>2.0493320000000002</c:v>
                </c:pt>
                <c:pt idx="462">
                  <c:v>0.43001600000000001</c:v>
                </c:pt>
                <c:pt idx="463">
                  <c:v>0.58137799999999995</c:v>
                </c:pt>
                <c:pt idx="464">
                  <c:v>-0.29491800000000001</c:v>
                </c:pt>
                <c:pt idx="465">
                  <c:v>-1.1423749999999999</c:v>
                </c:pt>
                <c:pt idx="466">
                  <c:v>-1.406012</c:v>
                </c:pt>
                <c:pt idx="467">
                  <c:v>-3.359245</c:v>
                </c:pt>
                <c:pt idx="468">
                  <c:v>-2.0649289999999998</c:v>
                </c:pt>
                <c:pt idx="469">
                  <c:v>-4.0447360000000003</c:v>
                </c:pt>
                <c:pt idx="470">
                  <c:v>-1.9582679999999999</c:v>
                </c:pt>
                <c:pt idx="471">
                  <c:v>-4.239573</c:v>
                </c:pt>
                <c:pt idx="472">
                  <c:v>-2.753647</c:v>
                </c:pt>
                <c:pt idx="473">
                  <c:v>-5.6923050000000002</c:v>
                </c:pt>
                <c:pt idx="474">
                  <c:v>-2.9583349999999999</c:v>
                </c:pt>
                <c:pt idx="475">
                  <c:v>-6.061026</c:v>
                </c:pt>
                <c:pt idx="476">
                  <c:v>-3.2106080000000001</c:v>
                </c:pt>
                <c:pt idx="477">
                  <c:v>-6.6068689999999997</c:v>
                </c:pt>
                <c:pt idx="478">
                  <c:v>-3.4371900000000002</c:v>
                </c:pt>
                <c:pt idx="479">
                  <c:v>-6.8607719999999999</c:v>
                </c:pt>
                <c:pt idx="480">
                  <c:v>-3.8779840000000001</c:v>
                </c:pt>
                <c:pt idx="481">
                  <c:v>-8.7535450000000008</c:v>
                </c:pt>
                <c:pt idx="482">
                  <c:v>-5.6239559999999997</c:v>
                </c:pt>
                <c:pt idx="483">
                  <c:v>-11.356695999999999</c:v>
                </c:pt>
                <c:pt idx="484">
                  <c:v>-5.367991</c:v>
                </c:pt>
                <c:pt idx="485">
                  <c:v>-10.445532999999999</c:v>
                </c:pt>
                <c:pt idx="486">
                  <c:v>-5.0512119999999996</c:v>
                </c:pt>
                <c:pt idx="487">
                  <c:v>-10.126571999999999</c:v>
                </c:pt>
                <c:pt idx="488">
                  <c:v>-5.0581779999999998</c:v>
                </c:pt>
                <c:pt idx="489">
                  <c:v>-10.251025</c:v>
                </c:pt>
                <c:pt idx="490">
                  <c:v>-4.8845080000000003</c:v>
                </c:pt>
                <c:pt idx="491">
                  <c:v>-8.6678809999999995</c:v>
                </c:pt>
                <c:pt idx="492">
                  <c:v>-2.5109599999999999</c:v>
                </c:pt>
                <c:pt idx="493">
                  <c:v>-4.174779</c:v>
                </c:pt>
                <c:pt idx="494">
                  <c:v>-1.308651</c:v>
                </c:pt>
                <c:pt idx="495">
                  <c:v>-2.1293660000000001</c:v>
                </c:pt>
                <c:pt idx="496">
                  <c:v>2.879E-3</c:v>
                </c:pt>
                <c:pt idx="497">
                  <c:v>0.72194000000000003</c:v>
                </c:pt>
                <c:pt idx="498">
                  <c:v>0.84043199999999996</c:v>
                </c:pt>
                <c:pt idx="499">
                  <c:v>1.658315</c:v>
                </c:pt>
                <c:pt idx="500">
                  <c:v>0.851294</c:v>
                </c:pt>
                <c:pt idx="501">
                  <c:v>1.650183</c:v>
                </c:pt>
                <c:pt idx="502">
                  <c:v>0.61090999999999995</c:v>
                </c:pt>
                <c:pt idx="503">
                  <c:v>1.0472060000000001</c:v>
                </c:pt>
                <c:pt idx="504">
                  <c:v>0.37713600000000003</c:v>
                </c:pt>
                <c:pt idx="505">
                  <c:v>0.98324999999999996</c:v>
                </c:pt>
                <c:pt idx="506">
                  <c:v>0.82311500000000004</c:v>
                </c:pt>
                <c:pt idx="507">
                  <c:v>1.627756</c:v>
                </c:pt>
                <c:pt idx="508">
                  <c:v>0.52432800000000002</c:v>
                </c:pt>
                <c:pt idx="509">
                  <c:v>0.60609100000000005</c:v>
                </c:pt>
                <c:pt idx="510">
                  <c:v>-0.84649300000000005</c:v>
                </c:pt>
                <c:pt idx="511">
                  <c:v>-2.6493549999999999</c:v>
                </c:pt>
                <c:pt idx="512">
                  <c:v>-2.086274</c:v>
                </c:pt>
                <c:pt idx="513">
                  <c:v>-3.6514769999999999</c:v>
                </c:pt>
                <c:pt idx="514">
                  <c:v>-0.86173299999999997</c:v>
                </c:pt>
                <c:pt idx="515">
                  <c:v>-1.4422569999999999</c:v>
                </c:pt>
                <c:pt idx="516">
                  <c:v>-0.97412900000000002</c:v>
                </c:pt>
                <c:pt idx="517">
                  <c:v>-2.5361690000000001</c:v>
                </c:pt>
                <c:pt idx="518">
                  <c:v>-2.431222</c:v>
                </c:pt>
                <c:pt idx="519">
                  <c:v>-5.5211499999999996</c:v>
                </c:pt>
                <c:pt idx="520">
                  <c:v>-3.5243859999999998</c:v>
                </c:pt>
                <c:pt idx="521">
                  <c:v>-7.3498609999999998</c:v>
                </c:pt>
                <c:pt idx="522">
                  <c:v>-4.0544929999999999</c:v>
                </c:pt>
                <c:pt idx="523">
                  <c:v>-8.2042409999999997</c:v>
                </c:pt>
                <c:pt idx="524">
                  <c:v>-4.0048190000000004</c:v>
                </c:pt>
                <c:pt idx="525">
                  <c:v>-7.9000339999999998</c:v>
                </c:pt>
                <c:pt idx="526">
                  <c:v>-3.804738</c:v>
                </c:pt>
                <c:pt idx="527">
                  <c:v>-7.5023739999999997</c:v>
                </c:pt>
                <c:pt idx="528">
                  <c:v>-3.6692749999999998</c:v>
                </c:pt>
                <c:pt idx="529">
                  <c:v>-7.3056429999999999</c:v>
                </c:pt>
                <c:pt idx="530">
                  <c:v>-3.544149</c:v>
                </c:pt>
                <c:pt idx="531">
                  <c:v>-6.8158159999999999</c:v>
                </c:pt>
                <c:pt idx="532">
                  <c:v>-3.0762860000000001</c:v>
                </c:pt>
                <c:pt idx="533">
                  <c:v>-5.9831060000000003</c:v>
                </c:pt>
                <c:pt idx="534">
                  <c:v>-2.7172969999999999</c:v>
                </c:pt>
                <c:pt idx="535">
                  <c:v>-5.1430300000000004</c:v>
                </c:pt>
                <c:pt idx="536">
                  <c:v>-2.046729</c:v>
                </c:pt>
                <c:pt idx="537">
                  <c:v>-3.664018</c:v>
                </c:pt>
                <c:pt idx="538">
                  <c:v>-1.28071</c:v>
                </c:pt>
                <c:pt idx="539">
                  <c:v>-2.265638</c:v>
                </c:pt>
                <c:pt idx="540">
                  <c:v>-0.777721</c:v>
                </c:pt>
                <c:pt idx="541">
                  <c:v>-1.3882570000000001</c:v>
                </c:pt>
                <c:pt idx="542">
                  <c:v>-0.61811199999999999</c:v>
                </c:pt>
                <c:pt idx="543">
                  <c:v>-1.146279</c:v>
                </c:pt>
                <c:pt idx="544">
                  <c:v>-0.372722</c:v>
                </c:pt>
                <c:pt idx="545">
                  <c:v>-0.64402000000000004</c:v>
                </c:pt>
                <c:pt idx="546">
                  <c:v>-0.24660599999999999</c:v>
                </c:pt>
                <c:pt idx="547">
                  <c:v>-0.44160899999999997</c:v>
                </c:pt>
                <c:pt idx="548">
                  <c:v>-0.11951299999999999</c:v>
                </c:pt>
                <c:pt idx="549">
                  <c:v>-0.18696599999999999</c:v>
                </c:pt>
                <c:pt idx="550">
                  <c:v>-7.5431999999999999E-2</c:v>
                </c:pt>
                <c:pt idx="551">
                  <c:v>-0.16608400000000001</c:v>
                </c:pt>
                <c:pt idx="552">
                  <c:v>-4.7482999999999997E-2</c:v>
                </c:pt>
                <c:pt idx="553">
                  <c:v>-4.2875999999999997E-2</c:v>
                </c:pt>
                <c:pt idx="554">
                  <c:v>-8.7500000000000002E-4</c:v>
                </c:pt>
                <c:pt idx="555">
                  <c:v>-5.9699999999999996E-3</c:v>
                </c:pt>
                <c:pt idx="556">
                  <c:v>1.9508000000000001E-2</c:v>
                </c:pt>
                <c:pt idx="557">
                  <c:v>4.5397E-2</c:v>
                </c:pt>
                <c:pt idx="558">
                  <c:v>1.5199000000000001E-2</c:v>
                </c:pt>
                <c:pt idx="559">
                  <c:v>3.4610000000000002E-2</c:v>
                </c:pt>
                <c:pt idx="560">
                  <c:v>3.5201000000000003E-2</c:v>
                </c:pt>
                <c:pt idx="561">
                  <c:v>7.0382E-2</c:v>
                </c:pt>
                <c:pt idx="562">
                  <c:v>2.8060999999999999E-2</c:v>
                </c:pt>
                <c:pt idx="563">
                  <c:v>6.5747E-2</c:v>
                </c:pt>
                <c:pt idx="564">
                  <c:v>5.8806999999999998E-2</c:v>
                </c:pt>
                <c:pt idx="565">
                  <c:v>0.103881</c:v>
                </c:pt>
                <c:pt idx="566">
                  <c:v>3.1248000000000001E-2</c:v>
                </c:pt>
                <c:pt idx="567">
                  <c:v>3.2267999999999998E-2</c:v>
                </c:pt>
                <c:pt idx="568">
                  <c:v>-2.0166E-2</c:v>
                </c:pt>
                <c:pt idx="569">
                  <c:v>-2.6232999999999999E-2</c:v>
                </c:pt>
                <c:pt idx="570">
                  <c:v>-5.6010000000000001E-3</c:v>
                </c:pt>
                <c:pt idx="571">
                  <c:v>-4.8647000000000003E-2</c:v>
                </c:pt>
                <c:pt idx="572">
                  <c:v>-3.4646999999999997E-2</c:v>
                </c:pt>
                <c:pt idx="573">
                  <c:v>-2.0237999999999999E-2</c:v>
                </c:pt>
                <c:pt idx="574">
                  <c:v>1.065E-3</c:v>
                </c:pt>
                <c:pt idx="575">
                  <c:v>-4.9486000000000002E-2</c:v>
                </c:pt>
                <c:pt idx="576">
                  <c:v>-1.0714E-2</c:v>
                </c:pt>
                <c:pt idx="577">
                  <c:v>4.241E-3</c:v>
                </c:pt>
                <c:pt idx="578">
                  <c:v>2.1304E-2</c:v>
                </c:pt>
                <c:pt idx="579">
                  <c:v>3.5254000000000001E-2</c:v>
                </c:pt>
                <c:pt idx="580">
                  <c:v>6.4749999999999999E-3</c:v>
                </c:pt>
                <c:pt idx="581">
                  <c:v>1.2478E-2</c:v>
                </c:pt>
                <c:pt idx="582">
                  <c:v>-1.24E-2</c:v>
                </c:pt>
                <c:pt idx="583">
                  <c:v>-5.5176999999999997E-2</c:v>
                </c:pt>
                <c:pt idx="584">
                  <c:v>-4.8911000000000003E-2</c:v>
                </c:pt>
                <c:pt idx="585">
                  <c:v>-8.3207000000000003E-2</c:v>
                </c:pt>
                <c:pt idx="586">
                  <c:v>-2.8051E-2</c:v>
                </c:pt>
                <c:pt idx="587">
                  <c:v>-5.6917000000000002E-2</c:v>
                </c:pt>
                <c:pt idx="588">
                  <c:v>-2.1409999999999998E-2</c:v>
                </c:pt>
                <c:pt idx="589">
                  <c:v>-2.9108999999999999E-2</c:v>
                </c:pt>
                <c:pt idx="590">
                  <c:v>4.3030000000000004E-3</c:v>
                </c:pt>
                <c:pt idx="591">
                  <c:v>1.5181999999999999E-2</c:v>
                </c:pt>
                <c:pt idx="592">
                  <c:v>2.0323000000000001E-2</c:v>
                </c:pt>
                <c:pt idx="593">
                  <c:v>4.6990999999999998E-2</c:v>
                </c:pt>
                <c:pt idx="594">
                  <c:v>3.1026000000000001E-2</c:v>
                </c:pt>
              </c:numCache>
            </c:numRef>
          </c:val>
          <c:smooth val="0"/>
          <c:extLst>
            <c:ext xmlns:c16="http://schemas.microsoft.com/office/drawing/2014/chart" uri="{C3380CC4-5D6E-409C-BE32-E72D297353CC}">
              <c16:uniqueId val="{00000002-F530-4417-8677-CC5E2DD9E7D1}"/>
            </c:ext>
          </c:extLst>
        </c:ser>
        <c:dLbls>
          <c:showLegendKey val="0"/>
          <c:showVal val="0"/>
          <c:showCatName val="0"/>
          <c:showSerName val="0"/>
          <c:showPercent val="0"/>
          <c:showBubbleSize val="0"/>
        </c:dLbls>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284604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val>
            <c:numRef>
              <c:f>'[action3 5 times accel.csv]action3 5 times accel'!$J$2:$J$500</c:f>
              <c:numCache>
                <c:formatCode>General</c:formatCode>
                <c:ptCount val="499"/>
                <c:pt idx="0">
                  <c:v>-9.5684387105445392</c:v>
                </c:pt>
                <c:pt idx="1">
                  <c:v>-7.9461693420044002</c:v>
                </c:pt>
                <c:pt idx="2">
                  <c:v>-9.0910793186135699</c:v>
                </c:pt>
                <c:pt idx="3">
                  <c:v>-12.248399536417301</c:v>
                </c:pt>
                <c:pt idx="4">
                  <c:v>-11.5950385565902</c:v>
                </c:pt>
                <c:pt idx="5">
                  <c:v>-8.9005236746981993</c:v>
                </c:pt>
                <c:pt idx="6">
                  <c:v>-8.6087878201689705</c:v>
                </c:pt>
                <c:pt idx="7">
                  <c:v>-8.3494779903101595</c:v>
                </c:pt>
                <c:pt idx="8">
                  <c:v>-9.4242216257870801</c:v>
                </c:pt>
                <c:pt idx="9">
                  <c:v>-9.2123292875593492</c:v>
                </c:pt>
                <c:pt idx="10">
                  <c:v>-7.5561948772603804</c:v>
                </c:pt>
                <c:pt idx="11">
                  <c:v>-6.1104350907564102</c:v>
                </c:pt>
                <c:pt idx="12">
                  <c:v>-6.5381616966149201</c:v>
                </c:pt>
                <c:pt idx="13">
                  <c:v>-8.9823647743978192</c:v>
                </c:pt>
                <c:pt idx="14">
                  <c:v>-10.3357209401789</c:v>
                </c:pt>
                <c:pt idx="15">
                  <c:v>-9.5802054661385601</c:v>
                </c:pt>
                <c:pt idx="16">
                  <c:v>-10.1065445769127</c:v>
                </c:pt>
                <c:pt idx="17">
                  <c:v>-11.120504875814101</c:v>
                </c:pt>
                <c:pt idx="18">
                  <c:v>-10.5937250258762</c:v>
                </c:pt>
                <c:pt idx="19">
                  <c:v>-7.6518599389717696</c:v>
                </c:pt>
                <c:pt idx="20">
                  <c:v>-7.4118183298636202</c:v>
                </c:pt>
                <c:pt idx="21">
                  <c:v>-9.9554857304918993</c:v>
                </c:pt>
                <c:pt idx="22">
                  <c:v>-10.692764218473799</c:v>
                </c:pt>
                <c:pt idx="23">
                  <c:v>-8.1172541739378197</c:v>
                </c:pt>
                <c:pt idx="24">
                  <c:v>-5.73086430023353</c:v>
                </c:pt>
                <c:pt idx="25">
                  <c:v>-5.3846333304925604</c:v>
                </c:pt>
                <c:pt idx="26">
                  <c:v>-7.5951841354091796</c:v>
                </c:pt>
                <c:pt idx="27">
                  <c:v>-10.0659086779066</c:v>
                </c:pt>
                <c:pt idx="28">
                  <c:v>-9.95583552462206</c:v>
                </c:pt>
                <c:pt idx="29">
                  <c:v>-10.8326069567897</c:v>
                </c:pt>
                <c:pt idx="30">
                  <c:v>-11.8470191991567</c:v>
                </c:pt>
                <c:pt idx="31">
                  <c:v>-12.3067190197999</c:v>
                </c:pt>
                <c:pt idx="32">
                  <c:v>-11.734456387188199</c:v>
                </c:pt>
                <c:pt idx="33">
                  <c:v>-11.5140502011963</c:v>
                </c:pt>
                <c:pt idx="34">
                  <c:v>-13.0819653445949</c:v>
                </c:pt>
                <c:pt idx="35">
                  <c:v>-16.1651678450148</c:v>
                </c:pt>
                <c:pt idx="36">
                  <c:v>-17.557279049527999</c:v>
                </c:pt>
                <c:pt idx="37">
                  <c:v>-18.036485637138199</c:v>
                </c:pt>
                <c:pt idx="38">
                  <c:v>-17.5885299666501</c:v>
                </c:pt>
                <c:pt idx="39">
                  <c:v>-16.180694086980601</c:v>
                </c:pt>
                <c:pt idx="40">
                  <c:v>-18.283701042668401</c:v>
                </c:pt>
                <c:pt idx="41">
                  <c:v>-21.1856423118241</c:v>
                </c:pt>
                <c:pt idx="42">
                  <c:v>-21.428614845023102</c:v>
                </c:pt>
                <c:pt idx="43">
                  <c:v>-18.3237865570756</c:v>
                </c:pt>
                <c:pt idx="44">
                  <c:v>-10.9853606286578</c:v>
                </c:pt>
                <c:pt idx="45">
                  <c:v>-10.29024044028</c:v>
                </c:pt>
                <c:pt idx="46">
                  <c:v>-20.4631120077023</c:v>
                </c:pt>
                <c:pt idx="47">
                  <c:v>-27.752137562676001</c:v>
                </c:pt>
                <c:pt idx="48">
                  <c:v>-25.449095844756101</c:v>
                </c:pt>
                <c:pt idx="49">
                  <c:v>-15.0011503002638</c:v>
                </c:pt>
                <c:pt idx="50">
                  <c:v>-10.806648417566</c:v>
                </c:pt>
                <c:pt idx="51">
                  <c:v>-3.5051448080865</c:v>
                </c:pt>
                <c:pt idx="52">
                  <c:v>2.1946820358743899</c:v>
                </c:pt>
                <c:pt idx="53">
                  <c:v>-1.69334140338198</c:v>
                </c:pt>
                <c:pt idx="54">
                  <c:v>-6.7118365432960196</c:v>
                </c:pt>
                <c:pt idx="55">
                  <c:v>0.57224590602386605</c:v>
                </c:pt>
                <c:pt idx="56">
                  <c:v>7.0722763501078196</c:v>
                </c:pt>
                <c:pt idx="57">
                  <c:v>1.1231251481685101</c:v>
                </c:pt>
                <c:pt idx="58">
                  <c:v>-8.5742490807061706</c:v>
                </c:pt>
                <c:pt idx="59">
                  <c:v>-6.53238091061605</c:v>
                </c:pt>
                <c:pt idx="60">
                  <c:v>4.2462898283808199</c:v>
                </c:pt>
                <c:pt idx="61">
                  <c:v>8.2420457448064202</c:v>
                </c:pt>
                <c:pt idx="62">
                  <c:v>1.97569959775777</c:v>
                </c:pt>
                <c:pt idx="63">
                  <c:v>-3.18902091381839</c:v>
                </c:pt>
                <c:pt idx="64">
                  <c:v>-1.5698963713335601</c:v>
                </c:pt>
                <c:pt idx="65">
                  <c:v>1.6845648854373101</c:v>
                </c:pt>
                <c:pt idx="66">
                  <c:v>9.4768279016676509</c:v>
                </c:pt>
                <c:pt idx="67">
                  <c:v>9.0217858697364903</c:v>
                </c:pt>
                <c:pt idx="68">
                  <c:v>1.9233017720022101</c:v>
                </c:pt>
                <c:pt idx="69">
                  <c:v>0.12208382373806299</c:v>
                </c:pt>
                <c:pt idx="70">
                  <c:v>7.1754072771609199</c:v>
                </c:pt>
                <c:pt idx="71">
                  <c:v>9.75435027770137</c:v>
                </c:pt>
                <c:pt idx="72">
                  <c:v>4.4393778508962098</c:v>
                </c:pt>
                <c:pt idx="73">
                  <c:v>-0.76352831457732895</c:v>
                </c:pt>
                <c:pt idx="74">
                  <c:v>2.9364147793688802</c:v>
                </c:pt>
                <c:pt idx="75">
                  <c:v>11.776273428483901</c:v>
                </c:pt>
                <c:pt idx="76">
                  <c:v>13.3917455002625</c:v>
                </c:pt>
                <c:pt idx="77">
                  <c:v>4.3855791419850103</c:v>
                </c:pt>
                <c:pt idx="78">
                  <c:v>-3.8891897369419199</c:v>
                </c:pt>
                <c:pt idx="79">
                  <c:v>-0.430452598266646</c:v>
                </c:pt>
                <c:pt idx="80">
                  <c:v>6.87201417646006</c:v>
                </c:pt>
                <c:pt idx="81">
                  <c:v>3.7249629243234299</c:v>
                </c:pt>
                <c:pt idx="82">
                  <c:v>-4.0626062871342397</c:v>
                </c:pt>
                <c:pt idx="83">
                  <c:v>-9.5235068313733908</c:v>
                </c:pt>
                <c:pt idx="84">
                  <c:v>-4.6543015174622901</c:v>
                </c:pt>
                <c:pt idx="85">
                  <c:v>0.17784415191636199</c:v>
                </c:pt>
                <c:pt idx="86">
                  <c:v>-5.1489097409489801</c:v>
                </c:pt>
                <c:pt idx="87">
                  <c:v>-21.958262957765701</c:v>
                </c:pt>
                <c:pt idx="88">
                  <c:v>-25.9389482310837</c:v>
                </c:pt>
                <c:pt idx="89">
                  <c:v>-18.711590523258099</c:v>
                </c:pt>
                <c:pt idx="90">
                  <c:v>-15.3064969624225</c:v>
                </c:pt>
                <c:pt idx="91">
                  <c:v>-16.189805487608901</c:v>
                </c:pt>
                <c:pt idx="92">
                  <c:v>-22.475738228342902</c:v>
                </c:pt>
                <c:pt idx="93">
                  <c:v>-23.221670111170901</c:v>
                </c:pt>
                <c:pt idx="94">
                  <c:v>-24.985928407498701</c:v>
                </c:pt>
                <c:pt idx="95">
                  <c:v>-21.862160210333801</c:v>
                </c:pt>
                <c:pt idx="96">
                  <c:v>-19.551480980747201</c:v>
                </c:pt>
                <c:pt idx="97">
                  <c:v>-22.6432651055704</c:v>
                </c:pt>
                <c:pt idx="98">
                  <c:v>-32.170607095103897</c:v>
                </c:pt>
                <c:pt idx="99">
                  <c:v>-36.061688603781597</c:v>
                </c:pt>
                <c:pt idx="100">
                  <c:v>-32.425477291403503</c:v>
                </c:pt>
                <c:pt idx="101">
                  <c:v>-33.007586809051297</c:v>
                </c:pt>
                <c:pt idx="102">
                  <c:v>-36.727801499346199</c:v>
                </c:pt>
                <c:pt idx="103">
                  <c:v>-42.262290099480303</c:v>
                </c:pt>
                <c:pt idx="104">
                  <c:v>-42.542628640032</c:v>
                </c:pt>
                <c:pt idx="105">
                  <c:v>-33.152402790108603</c:v>
                </c:pt>
                <c:pt idx="106">
                  <c:v>-32.5684886484648</c:v>
                </c:pt>
                <c:pt idx="107">
                  <c:v>-34.837167267555998</c:v>
                </c:pt>
                <c:pt idx="108">
                  <c:v>-34.369109028842502</c:v>
                </c:pt>
                <c:pt idx="109">
                  <c:v>-23.570774738232299</c:v>
                </c:pt>
                <c:pt idx="110">
                  <c:v>-15.974199439979801</c:v>
                </c:pt>
                <c:pt idx="111">
                  <c:v>-26.080532944770699</c:v>
                </c:pt>
                <c:pt idx="112">
                  <c:v>-36.154465723195003</c:v>
                </c:pt>
                <c:pt idx="113">
                  <c:v>-39.591695388728297</c:v>
                </c:pt>
                <c:pt idx="114">
                  <c:v>-36.219256605627201</c:v>
                </c:pt>
                <c:pt idx="115">
                  <c:v>-20.7115955176596</c:v>
                </c:pt>
                <c:pt idx="116">
                  <c:v>-10.147276510717999</c:v>
                </c:pt>
                <c:pt idx="117">
                  <c:v>-9.2187591075994497</c:v>
                </c:pt>
                <c:pt idx="118">
                  <c:v>-2.86579674800192</c:v>
                </c:pt>
                <c:pt idx="119">
                  <c:v>4.0737528734684796</c:v>
                </c:pt>
                <c:pt idx="120">
                  <c:v>8.0276733275273209</c:v>
                </c:pt>
                <c:pt idx="121">
                  <c:v>11.3321466343994</c:v>
                </c:pt>
                <c:pt idx="122">
                  <c:v>23.628000858414801</c:v>
                </c:pt>
                <c:pt idx="123">
                  <c:v>34.552111870305602</c:v>
                </c:pt>
                <c:pt idx="124">
                  <c:v>41.173697522887203</c:v>
                </c:pt>
                <c:pt idx="125">
                  <c:v>45.168224783079999</c:v>
                </c:pt>
                <c:pt idx="126">
                  <c:v>51.083663694928703</c:v>
                </c:pt>
                <c:pt idx="127">
                  <c:v>54.593768053629297</c:v>
                </c:pt>
                <c:pt idx="128">
                  <c:v>56.834160321068602</c:v>
                </c:pt>
                <c:pt idx="129">
                  <c:v>58.336799293140203</c:v>
                </c:pt>
                <c:pt idx="130">
                  <c:v>58.262451191659899</c:v>
                </c:pt>
                <c:pt idx="131">
                  <c:v>57.966265171347104</c:v>
                </c:pt>
                <c:pt idx="132">
                  <c:v>58.862814193934298</c:v>
                </c:pt>
                <c:pt idx="133">
                  <c:v>60.773931306258604</c:v>
                </c:pt>
                <c:pt idx="134">
                  <c:v>66.067490866256193</c:v>
                </c:pt>
                <c:pt idx="135">
                  <c:v>72.899968300318605</c:v>
                </c:pt>
                <c:pt idx="136">
                  <c:v>78.760315020922803</c:v>
                </c:pt>
                <c:pt idx="137">
                  <c:v>81.596114864360999</c:v>
                </c:pt>
                <c:pt idx="138">
                  <c:v>84.543604917792706</c:v>
                </c:pt>
                <c:pt idx="139">
                  <c:v>79.422339363273196</c:v>
                </c:pt>
                <c:pt idx="140">
                  <c:v>67.688783723267605</c:v>
                </c:pt>
                <c:pt idx="141">
                  <c:v>59.0598912326871</c:v>
                </c:pt>
                <c:pt idx="142">
                  <c:v>55.669739758609502</c:v>
                </c:pt>
                <c:pt idx="143">
                  <c:v>55.797331570018997</c:v>
                </c:pt>
                <c:pt idx="144">
                  <c:v>48.0389275619712</c:v>
                </c:pt>
                <c:pt idx="145">
                  <c:v>29.320269655888399</c:v>
                </c:pt>
                <c:pt idx="146">
                  <c:v>16.0738714097775</c:v>
                </c:pt>
                <c:pt idx="147">
                  <c:v>7.3777824906351501</c:v>
                </c:pt>
                <c:pt idx="148">
                  <c:v>2.0291290731860898</c:v>
                </c:pt>
                <c:pt idx="149">
                  <c:v>-4.2227818759239302</c:v>
                </c:pt>
                <c:pt idx="150">
                  <c:v>-14.4857928350131</c:v>
                </c:pt>
                <c:pt idx="151">
                  <c:v>-21.065494101959398</c:v>
                </c:pt>
                <c:pt idx="152">
                  <c:v>-27.575085201858101</c:v>
                </c:pt>
                <c:pt idx="153">
                  <c:v>-38.191768862261704</c:v>
                </c:pt>
                <c:pt idx="154">
                  <c:v>-42.673780473452098</c:v>
                </c:pt>
                <c:pt idx="155">
                  <c:v>-47.244405304429797</c:v>
                </c:pt>
                <c:pt idx="156">
                  <c:v>-53.908700338374601</c:v>
                </c:pt>
                <c:pt idx="157">
                  <c:v>-54.822432592661997</c:v>
                </c:pt>
                <c:pt idx="158">
                  <c:v>-45.411129917777401</c:v>
                </c:pt>
                <c:pt idx="159">
                  <c:v>-52.244511685555899</c:v>
                </c:pt>
                <c:pt idx="160">
                  <c:v>-61.907955798017198</c:v>
                </c:pt>
                <c:pt idx="161">
                  <c:v>-71.726228589500593</c:v>
                </c:pt>
                <c:pt idx="162">
                  <c:v>-44.483453689031698</c:v>
                </c:pt>
                <c:pt idx="163">
                  <c:v>-22.935225930126499</c:v>
                </c:pt>
                <c:pt idx="164">
                  <c:v>-27.315716195300201</c:v>
                </c:pt>
                <c:pt idx="165">
                  <c:v>-39.406602514523897</c:v>
                </c:pt>
                <c:pt idx="166">
                  <c:v>-53.735945955990097</c:v>
                </c:pt>
                <c:pt idx="167">
                  <c:v>-43.411129549220597</c:v>
                </c:pt>
                <c:pt idx="168">
                  <c:v>-16.1617929913612</c:v>
                </c:pt>
                <c:pt idx="169">
                  <c:v>-8.3632835890478905</c:v>
                </c:pt>
                <c:pt idx="170">
                  <c:v>-14.987066441611899</c:v>
                </c:pt>
                <c:pt idx="171">
                  <c:v>-24.142848492954201</c:v>
                </c:pt>
                <c:pt idx="172">
                  <c:v>-24.9733017694358</c:v>
                </c:pt>
                <c:pt idx="173">
                  <c:v>-13.4351401220759</c:v>
                </c:pt>
                <c:pt idx="174">
                  <c:v>-6.2703774229530902</c:v>
                </c:pt>
                <c:pt idx="175">
                  <c:v>-10.277146709206701</c:v>
                </c:pt>
                <c:pt idx="176">
                  <c:v>-12.803250516906701</c:v>
                </c:pt>
                <c:pt idx="177">
                  <c:v>-7.7579924287434503</c:v>
                </c:pt>
                <c:pt idx="178">
                  <c:v>3.0058406316822501</c:v>
                </c:pt>
                <c:pt idx="179">
                  <c:v>1.56041825696619</c:v>
                </c:pt>
                <c:pt idx="180">
                  <c:v>4.1788708942086297</c:v>
                </c:pt>
                <c:pt idx="181">
                  <c:v>15.9349184668069</c:v>
                </c:pt>
                <c:pt idx="182">
                  <c:v>22.438159809152499</c:v>
                </c:pt>
                <c:pt idx="183">
                  <c:v>26.805336250099899</c:v>
                </c:pt>
                <c:pt idx="184">
                  <c:v>32.960122666482</c:v>
                </c:pt>
                <c:pt idx="185">
                  <c:v>40.496995070332503</c:v>
                </c:pt>
                <c:pt idx="186">
                  <c:v>46.486054077469902</c:v>
                </c:pt>
                <c:pt idx="187">
                  <c:v>54.091346254385797</c:v>
                </c:pt>
                <c:pt idx="188">
                  <c:v>56.708766502150397</c:v>
                </c:pt>
                <c:pt idx="189">
                  <c:v>55.208072953033998</c:v>
                </c:pt>
                <c:pt idx="190">
                  <c:v>55.3188268845295</c:v>
                </c:pt>
                <c:pt idx="191">
                  <c:v>53.917814640405602</c:v>
                </c:pt>
                <c:pt idx="192">
                  <c:v>54.689802493949799</c:v>
                </c:pt>
                <c:pt idx="193">
                  <c:v>56.326297313978102</c:v>
                </c:pt>
                <c:pt idx="194">
                  <c:v>55.912114832938201</c:v>
                </c:pt>
                <c:pt idx="195">
                  <c:v>56.278181707871497</c:v>
                </c:pt>
                <c:pt idx="196">
                  <c:v>58.833292189458199</c:v>
                </c:pt>
                <c:pt idx="197">
                  <c:v>63.374684978404403</c:v>
                </c:pt>
                <c:pt idx="198">
                  <c:v>71.433410422551802</c:v>
                </c:pt>
                <c:pt idx="199">
                  <c:v>83.297941363011802</c:v>
                </c:pt>
                <c:pt idx="200">
                  <c:v>84.222170572402206</c:v>
                </c:pt>
                <c:pt idx="201">
                  <c:v>85.352649620882801</c:v>
                </c:pt>
                <c:pt idx="202">
                  <c:v>81.042533157805494</c:v>
                </c:pt>
                <c:pt idx="203">
                  <c:v>78.038217782776897</c:v>
                </c:pt>
                <c:pt idx="204">
                  <c:v>60.354177585186001</c:v>
                </c:pt>
                <c:pt idx="205">
                  <c:v>48.069360259499099</c:v>
                </c:pt>
                <c:pt idx="206">
                  <c:v>51.987433254222701</c:v>
                </c:pt>
                <c:pt idx="207">
                  <c:v>61.627504250725302</c:v>
                </c:pt>
                <c:pt idx="208">
                  <c:v>57.431962108593297</c:v>
                </c:pt>
                <c:pt idx="209">
                  <c:v>42.841079349096098</c:v>
                </c:pt>
                <c:pt idx="210">
                  <c:v>28.776669736162699</c:v>
                </c:pt>
                <c:pt idx="211">
                  <c:v>29.782720008378899</c:v>
                </c:pt>
                <c:pt idx="212">
                  <c:v>36.100605635803902</c:v>
                </c:pt>
                <c:pt idx="213">
                  <c:v>35.852338092200199</c:v>
                </c:pt>
                <c:pt idx="214">
                  <c:v>25.227489146222499</c:v>
                </c:pt>
                <c:pt idx="215">
                  <c:v>19.684804319567899</c:v>
                </c:pt>
                <c:pt idx="216">
                  <c:v>15.574459643107801</c:v>
                </c:pt>
                <c:pt idx="217">
                  <c:v>11.298215695926601</c:v>
                </c:pt>
                <c:pt idx="218">
                  <c:v>6.9188620187576397</c:v>
                </c:pt>
                <c:pt idx="219">
                  <c:v>-0.54051301056954804</c:v>
                </c:pt>
                <c:pt idx="220">
                  <c:v>-4.6145158814819398</c:v>
                </c:pt>
                <c:pt idx="221">
                  <c:v>-5.8706806395289401</c:v>
                </c:pt>
                <c:pt idx="222">
                  <c:v>-8.8919451325267804</c:v>
                </c:pt>
                <c:pt idx="223">
                  <c:v>-9.8762187028302808</c:v>
                </c:pt>
                <c:pt idx="224">
                  <c:v>-8.7253269928941695</c:v>
                </c:pt>
                <c:pt idx="225">
                  <c:v>-10.387523955390501</c:v>
                </c:pt>
                <c:pt idx="226">
                  <c:v>-16.146314576708701</c:v>
                </c:pt>
                <c:pt idx="227">
                  <c:v>-25.114537287242101</c:v>
                </c:pt>
                <c:pt idx="228">
                  <c:v>-35.474721980666502</c:v>
                </c:pt>
                <c:pt idx="229">
                  <c:v>-39.252470444237403</c:v>
                </c:pt>
                <c:pt idx="230">
                  <c:v>-41.851440894485499</c:v>
                </c:pt>
                <c:pt idx="231">
                  <c:v>-52.656279445804003</c:v>
                </c:pt>
                <c:pt idx="232">
                  <c:v>-58.948935886979797</c:v>
                </c:pt>
                <c:pt idx="233">
                  <c:v>-60.110711855274197</c:v>
                </c:pt>
                <c:pt idx="234">
                  <c:v>-65.772705999508403</c:v>
                </c:pt>
                <c:pt idx="235">
                  <c:v>-67.522219812694999</c:v>
                </c:pt>
                <c:pt idx="236">
                  <c:v>-61.287825007731698</c:v>
                </c:pt>
                <c:pt idx="237">
                  <c:v>-49.829511842676503</c:v>
                </c:pt>
                <c:pt idx="238">
                  <c:v>-56.448309721507002</c:v>
                </c:pt>
                <c:pt idx="239">
                  <c:v>-63.761931409003502</c:v>
                </c:pt>
                <c:pt idx="240">
                  <c:v>-69.222828205476901</c:v>
                </c:pt>
                <c:pt idx="241">
                  <c:v>-49.945839376270598</c:v>
                </c:pt>
                <c:pt idx="242">
                  <c:v>-38.724838086432698</c:v>
                </c:pt>
                <c:pt idx="243">
                  <c:v>-42.074842004503303</c:v>
                </c:pt>
                <c:pt idx="244">
                  <c:v>-37.895507423975197</c:v>
                </c:pt>
                <c:pt idx="245">
                  <c:v>-21.637405558011999</c:v>
                </c:pt>
                <c:pt idx="246">
                  <c:v>-9.8313192634571092</c:v>
                </c:pt>
                <c:pt idx="247">
                  <c:v>-8.9133165631737992</c:v>
                </c:pt>
                <c:pt idx="248">
                  <c:v>-11.350293525940399</c:v>
                </c:pt>
                <c:pt idx="249">
                  <c:v>-9.4663485772263307</c:v>
                </c:pt>
                <c:pt idx="250">
                  <c:v>5.8502927470922597</c:v>
                </c:pt>
                <c:pt idx="251">
                  <c:v>18.849888332627401</c:v>
                </c:pt>
                <c:pt idx="252">
                  <c:v>23.4302929632629</c:v>
                </c:pt>
                <c:pt idx="253">
                  <c:v>26.5623241439197</c:v>
                </c:pt>
                <c:pt idx="254">
                  <c:v>32.780255377143398</c:v>
                </c:pt>
                <c:pt idx="255">
                  <c:v>43.1575889855092</c:v>
                </c:pt>
                <c:pt idx="256">
                  <c:v>50.671023203485198</c:v>
                </c:pt>
                <c:pt idx="257">
                  <c:v>55.332623276126398</c:v>
                </c:pt>
                <c:pt idx="258">
                  <c:v>62.0898119108586</c:v>
                </c:pt>
                <c:pt idx="259">
                  <c:v>68.703516451792694</c:v>
                </c:pt>
                <c:pt idx="260">
                  <c:v>76.233990981682993</c:v>
                </c:pt>
                <c:pt idx="261">
                  <c:v>81.255480964583995</c:v>
                </c:pt>
                <c:pt idx="262">
                  <c:v>82.038130171543898</c:v>
                </c:pt>
                <c:pt idx="263">
                  <c:v>84.663504053145701</c:v>
                </c:pt>
                <c:pt idx="264">
                  <c:v>83.9381439096788</c:v>
                </c:pt>
                <c:pt idx="265">
                  <c:v>79.720038552423702</c:v>
                </c:pt>
                <c:pt idx="266">
                  <c:v>81.066598886778905</c:v>
                </c:pt>
                <c:pt idx="267">
                  <c:v>79.893752703042296</c:v>
                </c:pt>
                <c:pt idx="268">
                  <c:v>74.391883326661699</c:v>
                </c:pt>
                <c:pt idx="269">
                  <c:v>73.875898092160995</c:v>
                </c:pt>
                <c:pt idx="270">
                  <c:v>74.592336280735097</c:v>
                </c:pt>
                <c:pt idx="271">
                  <c:v>78.349405887253198</c:v>
                </c:pt>
                <c:pt idx="272">
                  <c:v>77.215643123632802</c:v>
                </c:pt>
                <c:pt idx="273">
                  <c:v>76.101690520334103</c:v>
                </c:pt>
                <c:pt idx="274">
                  <c:v>73.554651784439002</c:v>
                </c:pt>
                <c:pt idx="275">
                  <c:v>60.990394843016901</c:v>
                </c:pt>
                <c:pt idx="276">
                  <c:v>50.395647580115998</c:v>
                </c:pt>
                <c:pt idx="277">
                  <c:v>47.5022023942659</c:v>
                </c:pt>
                <c:pt idx="278">
                  <c:v>40.062831248823798</c:v>
                </c:pt>
                <c:pt idx="279">
                  <c:v>25.827316383343799</c:v>
                </c:pt>
                <c:pt idx="280">
                  <c:v>15.8878122008185</c:v>
                </c:pt>
                <c:pt idx="281">
                  <c:v>16.343406638044499</c:v>
                </c:pt>
                <c:pt idx="282">
                  <c:v>18.846687294697301</c:v>
                </c:pt>
                <c:pt idx="283">
                  <c:v>9.8490020879695592</c:v>
                </c:pt>
                <c:pt idx="284">
                  <c:v>3.7585846729093202</c:v>
                </c:pt>
                <c:pt idx="285">
                  <c:v>6.1773796411053601</c:v>
                </c:pt>
                <c:pt idx="286">
                  <c:v>0.40576458333851401</c:v>
                </c:pt>
                <c:pt idx="287">
                  <c:v>-5.4575382658942004</c:v>
                </c:pt>
                <c:pt idx="288">
                  <c:v>-8.4047807752023207</c:v>
                </c:pt>
                <c:pt idx="289">
                  <c:v>-6.2763777180907603</c:v>
                </c:pt>
                <c:pt idx="290">
                  <c:v>-7.3644796880516799</c:v>
                </c:pt>
                <c:pt idx="291">
                  <c:v>-14.161467588459001</c:v>
                </c:pt>
                <c:pt idx="292">
                  <c:v>-19.457102895584299</c:v>
                </c:pt>
                <c:pt idx="293">
                  <c:v>-18.406189817477401</c:v>
                </c:pt>
                <c:pt idx="294">
                  <c:v>-16.054975650911501</c:v>
                </c:pt>
                <c:pt idx="295">
                  <c:v>-18.713071168243602</c:v>
                </c:pt>
                <c:pt idx="296">
                  <c:v>-23.484202501670701</c:v>
                </c:pt>
                <c:pt idx="297">
                  <c:v>-24.3200423124723</c:v>
                </c:pt>
                <c:pt idx="298">
                  <c:v>-23.004330472029199</c:v>
                </c:pt>
                <c:pt idx="299">
                  <c:v>-21.6825190852303</c:v>
                </c:pt>
                <c:pt idx="300">
                  <c:v>-23.895059575377701</c:v>
                </c:pt>
                <c:pt idx="301">
                  <c:v>-27.512715808595601</c:v>
                </c:pt>
                <c:pt idx="302">
                  <c:v>-30.100925649497899</c:v>
                </c:pt>
                <c:pt idx="303">
                  <c:v>-35.560196751030503</c:v>
                </c:pt>
                <c:pt idx="304">
                  <c:v>-36.682344603786497</c:v>
                </c:pt>
                <c:pt idx="305">
                  <c:v>-36.540945673331997</c:v>
                </c:pt>
                <c:pt idx="306">
                  <c:v>-35.227971424746798</c:v>
                </c:pt>
                <c:pt idx="307">
                  <c:v>-35.684734451850602</c:v>
                </c:pt>
                <c:pt idx="308">
                  <c:v>-40.465709110162898</c:v>
                </c:pt>
                <c:pt idx="309">
                  <c:v>-41.7286798715595</c:v>
                </c:pt>
                <c:pt idx="310">
                  <c:v>-44.183843922569601</c:v>
                </c:pt>
                <c:pt idx="311">
                  <c:v>-42.7160767456961</c:v>
                </c:pt>
                <c:pt idx="312">
                  <c:v>-34.823986489807503</c:v>
                </c:pt>
                <c:pt idx="313">
                  <c:v>-41.521914521848501</c:v>
                </c:pt>
                <c:pt idx="314">
                  <c:v>-49.448250836735298</c:v>
                </c:pt>
                <c:pt idx="315">
                  <c:v>-46.0335636188941</c:v>
                </c:pt>
                <c:pt idx="316">
                  <c:v>-27.278097493389701</c:v>
                </c:pt>
                <c:pt idx="317">
                  <c:v>-12.493973580788399</c:v>
                </c:pt>
                <c:pt idx="318">
                  <c:v>-8.5302383184909907</c:v>
                </c:pt>
                <c:pt idx="319">
                  <c:v>-2.5137703607097999</c:v>
                </c:pt>
                <c:pt idx="320">
                  <c:v>8.5926973616848201</c:v>
                </c:pt>
                <c:pt idx="321">
                  <c:v>19.631259339051901</c:v>
                </c:pt>
                <c:pt idx="322">
                  <c:v>22.3314395771954</c:v>
                </c:pt>
                <c:pt idx="323">
                  <c:v>20.2542321288613</c:v>
                </c:pt>
                <c:pt idx="324">
                  <c:v>25.6753460555835</c:v>
                </c:pt>
                <c:pt idx="325">
                  <c:v>32.330687668685997</c:v>
                </c:pt>
                <c:pt idx="326">
                  <c:v>38.266427479799198</c:v>
                </c:pt>
                <c:pt idx="327">
                  <c:v>38.791680609967699</c:v>
                </c:pt>
                <c:pt idx="328">
                  <c:v>46.726661712068598</c:v>
                </c:pt>
                <c:pt idx="329">
                  <c:v>56.883381129093202</c:v>
                </c:pt>
                <c:pt idx="330">
                  <c:v>59.202248413796298</c:v>
                </c:pt>
                <c:pt idx="331">
                  <c:v>58.378694924080001</c:v>
                </c:pt>
                <c:pt idx="332">
                  <c:v>60.340326364495702</c:v>
                </c:pt>
                <c:pt idx="333">
                  <c:v>63.913616551648303</c:v>
                </c:pt>
                <c:pt idx="334">
                  <c:v>63.819510751745</c:v>
                </c:pt>
                <c:pt idx="335">
                  <c:v>67.549663402279094</c:v>
                </c:pt>
                <c:pt idx="336">
                  <c:v>72.241381724939203</c:v>
                </c:pt>
                <c:pt idx="337">
                  <c:v>74.904521324216105</c:v>
                </c:pt>
                <c:pt idx="338">
                  <c:v>77.5154566875879</c:v>
                </c:pt>
                <c:pt idx="339">
                  <c:v>81.191044086881803</c:v>
                </c:pt>
                <c:pt idx="340">
                  <c:v>83.558570118691307</c:v>
                </c:pt>
                <c:pt idx="341">
                  <c:v>85.503485807469602</c:v>
                </c:pt>
                <c:pt idx="342">
                  <c:v>82.076759964991396</c:v>
                </c:pt>
                <c:pt idx="343">
                  <c:v>76.719098901957196</c:v>
                </c:pt>
                <c:pt idx="344">
                  <c:v>69.149580735573196</c:v>
                </c:pt>
                <c:pt idx="345">
                  <c:v>56.842716867259902</c:v>
                </c:pt>
                <c:pt idx="346">
                  <c:v>42.241633285770099</c:v>
                </c:pt>
                <c:pt idx="347">
                  <c:v>41.7781417709216</c:v>
                </c:pt>
                <c:pt idx="348">
                  <c:v>42.509062484149901</c:v>
                </c:pt>
                <c:pt idx="349">
                  <c:v>44.797400161533197</c:v>
                </c:pt>
                <c:pt idx="350">
                  <c:v>29.117601695500301</c:v>
                </c:pt>
                <c:pt idx="351">
                  <c:v>22.2543931976492</c:v>
                </c:pt>
                <c:pt idx="352">
                  <c:v>21.983239214900902</c:v>
                </c:pt>
                <c:pt idx="353">
                  <c:v>19.803761143672599</c:v>
                </c:pt>
                <c:pt idx="354">
                  <c:v>11.251943377875399</c:v>
                </c:pt>
                <c:pt idx="355">
                  <c:v>1.0870953158513901</c:v>
                </c:pt>
                <c:pt idx="356">
                  <c:v>-4.0215076410948596</c:v>
                </c:pt>
                <c:pt idx="357">
                  <c:v>-5.1159818152422298</c:v>
                </c:pt>
                <c:pt idx="358">
                  <c:v>-5.0201863674426201</c:v>
                </c:pt>
                <c:pt idx="359">
                  <c:v>-5.6625149127221501</c:v>
                </c:pt>
                <c:pt idx="360">
                  <c:v>-8.8308586883563507</c:v>
                </c:pt>
                <c:pt idx="361">
                  <c:v>-14.0455608266788</c:v>
                </c:pt>
                <c:pt idx="362">
                  <c:v>-19.911222509198499</c:v>
                </c:pt>
                <c:pt idx="363">
                  <c:v>-23.9951093224416</c:v>
                </c:pt>
                <c:pt idx="364">
                  <c:v>-28.338515772314398</c:v>
                </c:pt>
                <c:pt idx="365">
                  <c:v>-33.226972621155497</c:v>
                </c:pt>
                <c:pt idx="366">
                  <c:v>-34.065850946907702</c:v>
                </c:pt>
                <c:pt idx="367">
                  <c:v>-36.162564416450202</c:v>
                </c:pt>
                <c:pt idx="368">
                  <c:v>-43.207044064459403</c:v>
                </c:pt>
                <c:pt idx="369">
                  <c:v>-47.955448046318203</c:v>
                </c:pt>
                <c:pt idx="370">
                  <c:v>-45.658511041957503</c:v>
                </c:pt>
                <c:pt idx="371">
                  <c:v>-43.1080746731324</c:v>
                </c:pt>
                <c:pt idx="372">
                  <c:v>-40.394771586583303</c:v>
                </c:pt>
                <c:pt idx="373">
                  <c:v>-43.417897146066998</c:v>
                </c:pt>
                <c:pt idx="374">
                  <c:v>-43.940906609948897</c:v>
                </c:pt>
                <c:pt idx="375">
                  <c:v>-42.860394360516402</c:v>
                </c:pt>
                <c:pt idx="376">
                  <c:v>-46.200616745645398</c:v>
                </c:pt>
                <c:pt idx="377">
                  <c:v>-48.430968700604403</c:v>
                </c:pt>
                <c:pt idx="378">
                  <c:v>-32.502741450923502</c:v>
                </c:pt>
                <c:pt idx="379">
                  <c:v>-29.444660305288799</c:v>
                </c:pt>
                <c:pt idx="380">
                  <c:v>-36.308375330946603</c:v>
                </c:pt>
                <c:pt idx="381">
                  <c:v>-50.225920497697302</c:v>
                </c:pt>
                <c:pt idx="382">
                  <c:v>-56.464406743362403</c:v>
                </c:pt>
                <c:pt idx="383">
                  <c:v>-30.688150076212398</c:v>
                </c:pt>
                <c:pt idx="384">
                  <c:v>-17.063744309148699</c:v>
                </c:pt>
                <c:pt idx="385">
                  <c:v>-20.6509191457003</c:v>
                </c:pt>
                <c:pt idx="386">
                  <c:v>-33.538586373684502</c:v>
                </c:pt>
                <c:pt idx="387">
                  <c:v>-39.953125181838899</c:v>
                </c:pt>
                <c:pt idx="388">
                  <c:v>-14.549531889042299</c:v>
                </c:pt>
                <c:pt idx="389">
                  <c:v>-2.7975802957224598</c:v>
                </c:pt>
                <c:pt idx="390">
                  <c:v>-1.75188700238295</c:v>
                </c:pt>
                <c:pt idx="391">
                  <c:v>-4.9381136019109002</c:v>
                </c:pt>
                <c:pt idx="392">
                  <c:v>-2.2725260089438999</c:v>
                </c:pt>
                <c:pt idx="393">
                  <c:v>14.104334165101699</c:v>
                </c:pt>
                <c:pt idx="394">
                  <c:v>28.2667325659101</c:v>
                </c:pt>
                <c:pt idx="395">
                  <c:v>33.430053111470897</c:v>
                </c:pt>
                <c:pt idx="396">
                  <c:v>38.651227739977401</c:v>
                </c:pt>
                <c:pt idx="397">
                  <c:v>45.238287190211203</c:v>
                </c:pt>
                <c:pt idx="398">
                  <c:v>46.506461293678697</c:v>
                </c:pt>
                <c:pt idx="399">
                  <c:v>49.026214524074597</c:v>
                </c:pt>
                <c:pt idx="400">
                  <c:v>56.258277990112198</c:v>
                </c:pt>
                <c:pt idx="401">
                  <c:v>62.074667578939597</c:v>
                </c:pt>
                <c:pt idx="402">
                  <c:v>65.401430691781997</c:v>
                </c:pt>
                <c:pt idx="403">
                  <c:v>66.833937425484194</c:v>
                </c:pt>
                <c:pt idx="404">
                  <c:v>68.636685647845397</c:v>
                </c:pt>
                <c:pt idx="405">
                  <c:v>68.431907335533495</c:v>
                </c:pt>
                <c:pt idx="406">
                  <c:v>65.102530059586599</c:v>
                </c:pt>
                <c:pt idx="407">
                  <c:v>65.262829499450405</c:v>
                </c:pt>
                <c:pt idx="408">
                  <c:v>69.822877838620002</c:v>
                </c:pt>
                <c:pt idx="409">
                  <c:v>73.185054756704702</c:v>
                </c:pt>
                <c:pt idx="410">
                  <c:v>75.337759664993698</c:v>
                </c:pt>
                <c:pt idx="411">
                  <c:v>75.8890204050753</c:v>
                </c:pt>
                <c:pt idx="412">
                  <c:v>74.522731402877696</c:v>
                </c:pt>
                <c:pt idx="413">
                  <c:v>71.737211399426101</c:v>
                </c:pt>
                <c:pt idx="414">
                  <c:v>74.767523082176297</c:v>
                </c:pt>
                <c:pt idx="415">
                  <c:v>78.822695863265693</c:v>
                </c:pt>
                <c:pt idx="416">
                  <c:v>80.053479643132604</c:v>
                </c:pt>
                <c:pt idx="417">
                  <c:v>74.219845154588498</c:v>
                </c:pt>
                <c:pt idx="418">
                  <c:v>63.535803519820199</c:v>
                </c:pt>
                <c:pt idx="419">
                  <c:v>62.387824404734403</c:v>
                </c:pt>
                <c:pt idx="420">
                  <c:v>62.6093558342451</c:v>
                </c:pt>
                <c:pt idx="421">
                  <c:v>62.124982329035099</c:v>
                </c:pt>
                <c:pt idx="422">
                  <c:v>57.217299657836897</c:v>
                </c:pt>
                <c:pt idx="423">
                  <c:v>52.2034648615629</c:v>
                </c:pt>
                <c:pt idx="424">
                  <c:v>49.258712230538698</c:v>
                </c:pt>
                <c:pt idx="425">
                  <c:v>45.8612569766211</c:v>
                </c:pt>
                <c:pt idx="426">
                  <c:v>39.734964278217703</c:v>
                </c:pt>
                <c:pt idx="427">
                  <c:v>29.960651863799999</c:v>
                </c:pt>
                <c:pt idx="428">
                  <c:v>18.6874642856259</c:v>
                </c:pt>
                <c:pt idx="429">
                  <c:v>12.1137388923716</c:v>
                </c:pt>
                <c:pt idx="430">
                  <c:v>14.1172812573146</c:v>
                </c:pt>
                <c:pt idx="431">
                  <c:v>6.05360056957179</c:v>
                </c:pt>
                <c:pt idx="432">
                  <c:v>-12.5078949930026</c:v>
                </c:pt>
                <c:pt idx="433">
                  <c:v>-35.5718743150235</c:v>
                </c:pt>
                <c:pt idx="434">
                  <c:v>-35.984163577702397</c:v>
                </c:pt>
                <c:pt idx="435">
                  <c:v>-45.903517572480702</c:v>
                </c:pt>
                <c:pt idx="436">
                  <c:v>-49.236653499197899</c:v>
                </c:pt>
                <c:pt idx="437">
                  <c:v>-54.546566493958103</c:v>
                </c:pt>
                <c:pt idx="438">
                  <c:v>-46.332847294374297</c:v>
                </c:pt>
                <c:pt idx="439">
                  <c:v>-42.2455050997863</c:v>
                </c:pt>
                <c:pt idx="440">
                  <c:v>-42.662766373850801</c:v>
                </c:pt>
                <c:pt idx="441">
                  <c:v>-44.469771384903098</c:v>
                </c:pt>
                <c:pt idx="442">
                  <c:v>-38.812338747185798</c:v>
                </c:pt>
                <c:pt idx="443">
                  <c:v>-28.547420984355799</c:v>
                </c:pt>
                <c:pt idx="444">
                  <c:v>-21.981657596623499</c:v>
                </c:pt>
                <c:pt idx="445">
                  <c:v>-21.194372565535801</c:v>
                </c:pt>
                <c:pt idx="446">
                  <c:v>-22.0128559527171</c:v>
                </c:pt>
                <c:pt idx="447">
                  <c:v>-19.311537744897301</c:v>
                </c:pt>
                <c:pt idx="448">
                  <c:v>-19.731019915315699</c:v>
                </c:pt>
              </c:numCache>
            </c:numRef>
          </c:val>
          <c:smooth val="0"/>
          <c:extLst>
            <c:ext xmlns:c16="http://schemas.microsoft.com/office/drawing/2014/chart" uri="{C3380CC4-5D6E-409C-BE32-E72D297353CC}">
              <c16:uniqueId val="{00000000-BCD9-45BF-A31D-6B3D7B1A3987}"/>
            </c:ext>
          </c:extLst>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val>
            <c:numRef>
              <c:f>'[action3 5 times accel.csv]action3 5 times accel'!$K$2:$K$500</c:f>
              <c:numCache>
                <c:formatCode>General</c:formatCode>
                <c:ptCount val="499"/>
                <c:pt idx="0">
                  <c:v>-34.1774756891541</c:v>
                </c:pt>
                <c:pt idx="1">
                  <c:v>-32.560585356500702</c:v>
                </c:pt>
                <c:pt idx="2">
                  <c:v>-36.289422104555896</c:v>
                </c:pt>
                <c:pt idx="3">
                  <c:v>-42.883260683826201</c:v>
                </c:pt>
                <c:pt idx="4">
                  <c:v>-47.044199204587201</c:v>
                </c:pt>
                <c:pt idx="5">
                  <c:v>-40.057391589386803</c:v>
                </c:pt>
                <c:pt idx="6">
                  <c:v>-39.332869846969501</c:v>
                </c:pt>
                <c:pt idx="7">
                  <c:v>-37.2238836453595</c:v>
                </c:pt>
                <c:pt idx="8">
                  <c:v>-36.359788384508803</c:v>
                </c:pt>
                <c:pt idx="9">
                  <c:v>-37.939135878904899</c:v>
                </c:pt>
                <c:pt idx="10">
                  <c:v>-39.285045490885501</c:v>
                </c:pt>
                <c:pt idx="11">
                  <c:v>-37.591491775911997</c:v>
                </c:pt>
                <c:pt idx="12">
                  <c:v>-37.211582039538101</c:v>
                </c:pt>
                <c:pt idx="13">
                  <c:v>-39.399016681471998</c:v>
                </c:pt>
                <c:pt idx="14">
                  <c:v>-39.833323684280899</c:v>
                </c:pt>
                <c:pt idx="15">
                  <c:v>-39.872142850322099</c:v>
                </c:pt>
                <c:pt idx="16">
                  <c:v>-40.8239674764433</c:v>
                </c:pt>
                <c:pt idx="17">
                  <c:v>-41.191440445867499</c:v>
                </c:pt>
                <c:pt idx="18">
                  <c:v>-39.442289432979202</c:v>
                </c:pt>
                <c:pt idx="19">
                  <c:v>-38.520174879564799</c:v>
                </c:pt>
                <c:pt idx="20">
                  <c:v>-39.942140845390398</c:v>
                </c:pt>
                <c:pt idx="21">
                  <c:v>-42.976591224646</c:v>
                </c:pt>
                <c:pt idx="22">
                  <c:v>-44.647320535087999</c:v>
                </c:pt>
                <c:pt idx="23">
                  <c:v>-40.7541093071044</c:v>
                </c:pt>
                <c:pt idx="24">
                  <c:v>-39.086691712016702</c:v>
                </c:pt>
                <c:pt idx="25">
                  <c:v>-41.920124748771002</c:v>
                </c:pt>
                <c:pt idx="26">
                  <c:v>-42.796629183307601</c:v>
                </c:pt>
                <c:pt idx="27">
                  <c:v>-41.682756128113603</c:v>
                </c:pt>
                <c:pt idx="28">
                  <c:v>-42.195885828985404</c:v>
                </c:pt>
                <c:pt idx="29">
                  <c:v>-44.524250232347903</c:v>
                </c:pt>
                <c:pt idx="30">
                  <c:v>-45.684335915445303</c:v>
                </c:pt>
                <c:pt idx="31">
                  <c:v>-45.810448679490797</c:v>
                </c:pt>
                <c:pt idx="32">
                  <c:v>-43.922394970845097</c:v>
                </c:pt>
                <c:pt idx="33">
                  <c:v>-45.376534807549</c:v>
                </c:pt>
                <c:pt idx="34">
                  <c:v>-49.167734922470103</c:v>
                </c:pt>
                <c:pt idx="35">
                  <c:v>-49.013656712118298</c:v>
                </c:pt>
                <c:pt idx="36">
                  <c:v>-49.498739534126997</c:v>
                </c:pt>
                <c:pt idx="37">
                  <c:v>-51.5413692955606</c:v>
                </c:pt>
                <c:pt idx="38">
                  <c:v>-51.396745574735597</c:v>
                </c:pt>
                <c:pt idx="39">
                  <c:v>-48.467107887910402</c:v>
                </c:pt>
                <c:pt idx="40">
                  <c:v>-48.3230877679309</c:v>
                </c:pt>
                <c:pt idx="41">
                  <c:v>-48.831853897474502</c:v>
                </c:pt>
                <c:pt idx="42">
                  <c:v>-47.358836711821901</c:v>
                </c:pt>
                <c:pt idx="43">
                  <c:v>-45.585412510744298</c:v>
                </c:pt>
                <c:pt idx="44">
                  <c:v>-49.8164904786383</c:v>
                </c:pt>
                <c:pt idx="45">
                  <c:v>-49.075223218933097</c:v>
                </c:pt>
                <c:pt idx="46">
                  <c:v>-46.032759790194902</c:v>
                </c:pt>
                <c:pt idx="47">
                  <c:v>-47.102188587544802</c:v>
                </c:pt>
                <c:pt idx="48">
                  <c:v>-52.457591629753502</c:v>
                </c:pt>
                <c:pt idx="49">
                  <c:v>-46.855919479601098</c:v>
                </c:pt>
                <c:pt idx="50">
                  <c:v>-47.018004394610699</c:v>
                </c:pt>
                <c:pt idx="51">
                  <c:v>-48.788548174589501</c:v>
                </c:pt>
                <c:pt idx="52">
                  <c:v>-38.133741896653</c:v>
                </c:pt>
                <c:pt idx="53">
                  <c:v>-27.790695877530201</c:v>
                </c:pt>
                <c:pt idx="54">
                  <c:v>-28.999352709229701</c:v>
                </c:pt>
                <c:pt idx="55">
                  <c:v>-38.7521845537103</c:v>
                </c:pt>
                <c:pt idx="56">
                  <c:v>-41.157034087036998</c:v>
                </c:pt>
                <c:pt idx="57">
                  <c:v>-38.698975297145999</c:v>
                </c:pt>
                <c:pt idx="58">
                  <c:v>-38.946698848344802</c:v>
                </c:pt>
                <c:pt idx="59">
                  <c:v>-42.283829122870998</c:v>
                </c:pt>
                <c:pt idx="60">
                  <c:v>-42.740154784950001</c:v>
                </c:pt>
                <c:pt idx="61">
                  <c:v>-40.9801957816913</c:v>
                </c:pt>
                <c:pt idx="62">
                  <c:v>-41.745836169606299</c:v>
                </c:pt>
                <c:pt idx="63">
                  <c:v>-41.0242752495883</c:v>
                </c:pt>
                <c:pt idx="64">
                  <c:v>-42.6236141990615</c:v>
                </c:pt>
                <c:pt idx="65">
                  <c:v>-43.125777411876399</c:v>
                </c:pt>
                <c:pt idx="66">
                  <c:v>-45.6785003585006</c:v>
                </c:pt>
                <c:pt idx="67">
                  <c:v>-45.795615211956097</c:v>
                </c:pt>
                <c:pt idx="68">
                  <c:v>-44.698363520174198</c:v>
                </c:pt>
                <c:pt idx="69">
                  <c:v>-43.754578925778802</c:v>
                </c:pt>
                <c:pt idx="70">
                  <c:v>-45.104217917765602</c:v>
                </c:pt>
                <c:pt idx="71">
                  <c:v>-45.161625408942598</c:v>
                </c:pt>
                <c:pt idx="72">
                  <c:v>-41.996734654522001</c:v>
                </c:pt>
                <c:pt idx="73">
                  <c:v>-42.469237741064198</c:v>
                </c:pt>
                <c:pt idx="74">
                  <c:v>-45.332252981497398</c:v>
                </c:pt>
                <c:pt idx="75">
                  <c:v>-46.816375567650901</c:v>
                </c:pt>
                <c:pt idx="76">
                  <c:v>-43.305814089390203</c:v>
                </c:pt>
                <c:pt idx="77">
                  <c:v>-43.840496304708701</c:v>
                </c:pt>
                <c:pt idx="78">
                  <c:v>-47.473478565298002</c:v>
                </c:pt>
                <c:pt idx="79">
                  <c:v>-45.936331334167498</c:v>
                </c:pt>
                <c:pt idx="80">
                  <c:v>-47.599846285387997</c:v>
                </c:pt>
                <c:pt idx="81">
                  <c:v>-49.249171997267901</c:v>
                </c:pt>
                <c:pt idx="82">
                  <c:v>-47.4823257705727</c:v>
                </c:pt>
                <c:pt idx="83">
                  <c:v>-43.380258034823598</c:v>
                </c:pt>
                <c:pt idx="84">
                  <c:v>-41.113187084169603</c:v>
                </c:pt>
                <c:pt idx="85">
                  <c:v>-44.422322867284102</c:v>
                </c:pt>
                <c:pt idx="86">
                  <c:v>-51.3125398405599</c:v>
                </c:pt>
                <c:pt idx="87">
                  <c:v>-48.948565018234802</c:v>
                </c:pt>
                <c:pt idx="88">
                  <c:v>-48.417807810468197</c:v>
                </c:pt>
                <c:pt idx="89">
                  <c:v>-54.141954897347901</c:v>
                </c:pt>
                <c:pt idx="90">
                  <c:v>-54.894559798391803</c:v>
                </c:pt>
                <c:pt idx="91">
                  <c:v>-54.358076034710898</c:v>
                </c:pt>
                <c:pt idx="92">
                  <c:v>-59.767393653381802</c:v>
                </c:pt>
                <c:pt idx="93">
                  <c:v>-64.636729055022897</c:v>
                </c:pt>
                <c:pt idx="94">
                  <c:v>-64.205375162110002</c:v>
                </c:pt>
                <c:pt idx="95">
                  <c:v>-66.366707460595407</c:v>
                </c:pt>
                <c:pt idx="96">
                  <c:v>-69.3626951687841</c:v>
                </c:pt>
                <c:pt idx="97">
                  <c:v>-67.339856470329806</c:v>
                </c:pt>
                <c:pt idx="98">
                  <c:v>-57.800156297933903</c:v>
                </c:pt>
                <c:pt idx="99">
                  <c:v>-53.557978232719996</c:v>
                </c:pt>
                <c:pt idx="100">
                  <c:v>-54.355018647304597</c:v>
                </c:pt>
                <c:pt idx="101">
                  <c:v>-55.444009261981101</c:v>
                </c:pt>
                <c:pt idx="102">
                  <c:v>-53.159654583871003</c:v>
                </c:pt>
                <c:pt idx="103">
                  <c:v>-47.6119980533499</c:v>
                </c:pt>
                <c:pt idx="104">
                  <c:v>-42.214643670030803</c:v>
                </c:pt>
                <c:pt idx="105">
                  <c:v>-38.378218769304702</c:v>
                </c:pt>
                <c:pt idx="106">
                  <c:v>-39.038393873870497</c:v>
                </c:pt>
                <c:pt idx="107">
                  <c:v>-43.597582027761902</c:v>
                </c:pt>
                <c:pt idx="108">
                  <c:v>-47.013342427675497</c:v>
                </c:pt>
                <c:pt idx="109">
                  <c:v>-42.653193989698501</c:v>
                </c:pt>
                <c:pt idx="110">
                  <c:v>-31.9836909757691</c:v>
                </c:pt>
                <c:pt idx="111">
                  <c:v>-24.111639470814701</c:v>
                </c:pt>
                <c:pt idx="112">
                  <c:v>-18.070282820638202</c:v>
                </c:pt>
                <c:pt idx="113">
                  <c:v>-14.5759186629209</c:v>
                </c:pt>
                <c:pt idx="114">
                  <c:v>-11.219069031366599</c:v>
                </c:pt>
                <c:pt idx="115">
                  <c:v>-12.6184488133934</c:v>
                </c:pt>
                <c:pt idx="116">
                  <c:v>-15.2220964877349</c:v>
                </c:pt>
                <c:pt idx="117">
                  <c:v>-16.356128640836701</c:v>
                </c:pt>
                <c:pt idx="118">
                  <c:v>-15.851406223040399</c:v>
                </c:pt>
                <c:pt idx="119">
                  <c:v>-8.4682639189327205</c:v>
                </c:pt>
                <c:pt idx="120">
                  <c:v>2.63284934711253</c:v>
                </c:pt>
                <c:pt idx="121">
                  <c:v>6.4144820824691804</c:v>
                </c:pt>
                <c:pt idx="122">
                  <c:v>9.0238810183701705</c:v>
                </c:pt>
                <c:pt idx="123">
                  <c:v>10.487385407494401</c:v>
                </c:pt>
                <c:pt idx="124">
                  <c:v>11.525661598559701</c:v>
                </c:pt>
                <c:pt idx="125">
                  <c:v>11.220716298493899</c:v>
                </c:pt>
                <c:pt idx="126">
                  <c:v>11.266900416340199</c:v>
                </c:pt>
                <c:pt idx="127">
                  <c:v>13.6268850951583</c:v>
                </c:pt>
                <c:pt idx="128">
                  <c:v>16.801101338359601</c:v>
                </c:pt>
                <c:pt idx="129">
                  <c:v>17.121492835927199</c:v>
                </c:pt>
                <c:pt idx="130">
                  <c:v>19.172247397601101</c:v>
                </c:pt>
                <c:pt idx="131">
                  <c:v>21.1831395214469</c:v>
                </c:pt>
                <c:pt idx="132">
                  <c:v>23.490207490717399</c:v>
                </c:pt>
                <c:pt idx="133">
                  <c:v>23.008829460666</c:v>
                </c:pt>
                <c:pt idx="134">
                  <c:v>22.009626238542801</c:v>
                </c:pt>
                <c:pt idx="135">
                  <c:v>17.022154002903001</c:v>
                </c:pt>
                <c:pt idx="136">
                  <c:v>11.1312724793702</c:v>
                </c:pt>
                <c:pt idx="137">
                  <c:v>8.4020557109513891</c:v>
                </c:pt>
                <c:pt idx="138">
                  <c:v>5.1382353100634397</c:v>
                </c:pt>
                <c:pt idx="139">
                  <c:v>5.6160541887078796</c:v>
                </c:pt>
                <c:pt idx="140">
                  <c:v>3.0929243786277101</c:v>
                </c:pt>
                <c:pt idx="141">
                  <c:v>-2.1827606551964598</c:v>
                </c:pt>
                <c:pt idx="142">
                  <c:v>-6.96522961405031</c:v>
                </c:pt>
                <c:pt idx="143">
                  <c:v>-10.149895498085</c:v>
                </c:pt>
                <c:pt idx="144">
                  <c:v>-12.943379314916299</c:v>
                </c:pt>
                <c:pt idx="145">
                  <c:v>-18.021086911625201</c:v>
                </c:pt>
                <c:pt idx="146">
                  <c:v>-25.581231209995799</c:v>
                </c:pt>
                <c:pt idx="147">
                  <c:v>-28.092980518969998</c:v>
                </c:pt>
                <c:pt idx="148">
                  <c:v>-35.557347877930198</c:v>
                </c:pt>
                <c:pt idx="149">
                  <c:v>-36.867187498313498</c:v>
                </c:pt>
                <c:pt idx="150">
                  <c:v>-30.509242263250599</c:v>
                </c:pt>
                <c:pt idx="151">
                  <c:v>-29.0132518187473</c:v>
                </c:pt>
                <c:pt idx="152">
                  <c:v>-33.162565399582597</c:v>
                </c:pt>
                <c:pt idx="153">
                  <c:v>-42.325466448853</c:v>
                </c:pt>
                <c:pt idx="154">
                  <c:v>-36.548050556415902</c:v>
                </c:pt>
                <c:pt idx="155">
                  <c:v>-27.7067636280185</c:v>
                </c:pt>
                <c:pt idx="156">
                  <c:v>-26.317877014484498</c:v>
                </c:pt>
                <c:pt idx="157">
                  <c:v>-35.143072910233499</c:v>
                </c:pt>
                <c:pt idx="158">
                  <c:v>-35.178954946870199</c:v>
                </c:pt>
                <c:pt idx="159">
                  <c:v>-31.322892043696001</c:v>
                </c:pt>
                <c:pt idx="160">
                  <c:v>-28.029659160157401</c:v>
                </c:pt>
                <c:pt idx="161">
                  <c:v>-18.148963537250498</c:v>
                </c:pt>
                <c:pt idx="162">
                  <c:v>-22.534040285377301</c:v>
                </c:pt>
                <c:pt idx="163">
                  <c:v>-22.018768170609999</c:v>
                </c:pt>
                <c:pt idx="164">
                  <c:v>-22.6151393704756</c:v>
                </c:pt>
                <c:pt idx="165">
                  <c:v>-20.996115290215201</c:v>
                </c:pt>
                <c:pt idx="166">
                  <c:v>-8.3150632227035501</c:v>
                </c:pt>
                <c:pt idx="167">
                  <c:v>-1.15840245006678</c:v>
                </c:pt>
                <c:pt idx="168">
                  <c:v>0.41464971011827301</c:v>
                </c:pt>
                <c:pt idx="169">
                  <c:v>-0.74690568894740605</c:v>
                </c:pt>
                <c:pt idx="170">
                  <c:v>2.56826026552138</c:v>
                </c:pt>
                <c:pt idx="171">
                  <c:v>6.3691375547643698</c:v>
                </c:pt>
                <c:pt idx="172">
                  <c:v>8.7345439630910597</c:v>
                </c:pt>
                <c:pt idx="173">
                  <c:v>11.8441341585744</c:v>
                </c:pt>
                <c:pt idx="174">
                  <c:v>13.3588033560365</c:v>
                </c:pt>
                <c:pt idx="175">
                  <c:v>17.215208973685399</c:v>
                </c:pt>
                <c:pt idx="176">
                  <c:v>19.3295201247231</c:v>
                </c:pt>
                <c:pt idx="177">
                  <c:v>18.7346036662064</c:v>
                </c:pt>
                <c:pt idx="178">
                  <c:v>14.180495373122101</c:v>
                </c:pt>
                <c:pt idx="179">
                  <c:v>11.801805349008401</c:v>
                </c:pt>
                <c:pt idx="180">
                  <c:v>11.0498695353907</c:v>
                </c:pt>
                <c:pt idx="181">
                  <c:v>6.6151791981569499</c:v>
                </c:pt>
                <c:pt idx="182">
                  <c:v>6.4006592847087598</c:v>
                </c:pt>
                <c:pt idx="183">
                  <c:v>9.3575824997205697</c:v>
                </c:pt>
                <c:pt idx="184">
                  <c:v>10.193490567367499</c:v>
                </c:pt>
                <c:pt idx="185">
                  <c:v>4.3307669170452696</c:v>
                </c:pt>
                <c:pt idx="186">
                  <c:v>2.0549066805395699</c:v>
                </c:pt>
                <c:pt idx="187">
                  <c:v>0.216100687858329</c:v>
                </c:pt>
                <c:pt idx="188">
                  <c:v>-0.47356825349832998</c:v>
                </c:pt>
                <c:pt idx="189">
                  <c:v>0.60512947328387501</c:v>
                </c:pt>
                <c:pt idx="190">
                  <c:v>2.6343948987807901</c:v>
                </c:pt>
                <c:pt idx="191">
                  <c:v>6.0848249432398802</c:v>
                </c:pt>
                <c:pt idx="192">
                  <c:v>10.9238949811627</c:v>
                </c:pt>
                <c:pt idx="193">
                  <c:v>11.4521305390268</c:v>
                </c:pt>
                <c:pt idx="194">
                  <c:v>11.231355076644601</c:v>
                </c:pt>
                <c:pt idx="195">
                  <c:v>12.113025850308</c:v>
                </c:pt>
                <c:pt idx="196">
                  <c:v>11.856734014811799</c:v>
                </c:pt>
                <c:pt idx="197">
                  <c:v>10.9823512333808</c:v>
                </c:pt>
                <c:pt idx="198">
                  <c:v>9.1431209152573398</c:v>
                </c:pt>
                <c:pt idx="199">
                  <c:v>6.0193387668026404</c:v>
                </c:pt>
                <c:pt idx="200">
                  <c:v>0.79560169353167098</c:v>
                </c:pt>
                <c:pt idx="201">
                  <c:v>-3.9383332953922601</c:v>
                </c:pt>
                <c:pt idx="202">
                  <c:v>-8.7434460778917202</c:v>
                </c:pt>
                <c:pt idx="203">
                  <c:v>-11.6075096899858</c:v>
                </c:pt>
                <c:pt idx="204">
                  <c:v>-17.1853607167936</c:v>
                </c:pt>
                <c:pt idx="205">
                  <c:v>-21.825527352617701</c:v>
                </c:pt>
                <c:pt idx="206">
                  <c:v>-22.077469140212301</c:v>
                </c:pt>
                <c:pt idx="207">
                  <c:v>-21.8547088767106</c:v>
                </c:pt>
                <c:pt idx="208">
                  <c:v>-24.992540668349601</c:v>
                </c:pt>
                <c:pt idx="209">
                  <c:v>-23.879278105744</c:v>
                </c:pt>
                <c:pt idx="210">
                  <c:v>-21.433209168979399</c:v>
                </c:pt>
                <c:pt idx="211">
                  <c:v>-22.979650906211301</c:v>
                </c:pt>
                <c:pt idx="212">
                  <c:v>-24.6780832200226</c:v>
                </c:pt>
                <c:pt idx="213">
                  <c:v>-27.212340236459902</c:v>
                </c:pt>
                <c:pt idx="214">
                  <c:v>-27.417099463030802</c:v>
                </c:pt>
                <c:pt idx="215">
                  <c:v>-29.743530775480099</c:v>
                </c:pt>
                <c:pt idx="216">
                  <c:v>-30.404274392224298</c:v>
                </c:pt>
                <c:pt idx="217">
                  <c:v>-30.028833862106499</c:v>
                </c:pt>
                <c:pt idx="218">
                  <c:v>-31.654937681540599</c:v>
                </c:pt>
                <c:pt idx="219">
                  <c:v>-30.665758710553899</c:v>
                </c:pt>
                <c:pt idx="220">
                  <c:v>-29.3611620451547</c:v>
                </c:pt>
                <c:pt idx="221">
                  <c:v>-29.135520300099799</c:v>
                </c:pt>
                <c:pt idx="222">
                  <c:v>-32.818334119865099</c:v>
                </c:pt>
                <c:pt idx="223">
                  <c:v>-42.856178371661599</c:v>
                </c:pt>
                <c:pt idx="224">
                  <c:v>-40.3869821174398</c:v>
                </c:pt>
                <c:pt idx="225">
                  <c:v>-34.447247287233402</c:v>
                </c:pt>
                <c:pt idx="226">
                  <c:v>-29.602821790411301</c:v>
                </c:pt>
                <c:pt idx="227">
                  <c:v>-31.0965415265429</c:v>
                </c:pt>
                <c:pt idx="228">
                  <c:v>-35.582599244959702</c:v>
                </c:pt>
                <c:pt idx="229">
                  <c:v>-31.126071118767101</c:v>
                </c:pt>
                <c:pt idx="230">
                  <c:v>-26.292418736757199</c:v>
                </c:pt>
                <c:pt idx="231">
                  <c:v>-28.769762635240401</c:v>
                </c:pt>
                <c:pt idx="232">
                  <c:v>-30.219149347174799</c:v>
                </c:pt>
                <c:pt idx="233">
                  <c:v>-25.753627868365299</c:v>
                </c:pt>
                <c:pt idx="234">
                  <c:v>-23.148483279550899</c:v>
                </c:pt>
                <c:pt idx="235">
                  <c:v>-22.476484308918401</c:v>
                </c:pt>
                <c:pt idx="236">
                  <c:v>-20.8192363136437</c:v>
                </c:pt>
                <c:pt idx="237">
                  <c:v>-19.824234503395498</c:v>
                </c:pt>
                <c:pt idx="238">
                  <c:v>-15.0729145207493</c:v>
                </c:pt>
                <c:pt idx="239">
                  <c:v>-15.0197382018645</c:v>
                </c:pt>
                <c:pt idx="240">
                  <c:v>-10.5346098642474</c:v>
                </c:pt>
                <c:pt idx="241">
                  <c:v>-4.0975957483374703</c:v>
                </c:pt>
                <c:pt idx="242">
                  <c:v>-8.0750417043497809</c:v>
                </c:pt>
                <c:pt idx="243">
                  <c:v>-8.0567626761001101</c:v>
                </c:pt>
                <c:pt idx="244">
                  <c:v>-2.4575238031977298</c:v>
                </c:pt>
                <c:pt idx="245">
                  <c:v>2.82701605364888</c:v>
                </c:pt>
                <c:pt idx="246">
                  <c:v>4.5862566182374502</c:v>
                </c:pt>
                <c:pt idx="247">
                  <c:v>7.3987275497070799</c:v>
                </c:pt>
                <c:pt idx="248">
                  <c:v>9.3198915056294993</c:v>
                </c:pt>
                <c:pt idx="249">
                  <c:v>11.873290682751501</c:v>
                </c:pt>
                <c:pt idx="250">
                  <c:v>13.0703871700407</c:v>
                </c:pt>
                <c:pt idx="251">
                  <c:v>12.6826771175215</c:v>
                </c:pt>
                <c:pt idx="252">
                  <c:v>13.799144237149401</c:v>
                </c:pt>
                <c:pt idx="253">
                  <c:v>10.852307146839699</c:v>
                </c:pt>
                <c:pt idx="254">
                  <c:v>4.5074263651749602</c:v>
                </c:pt>
                <c:pt idx="255">
                  <c:v>-2.5174198248464501</c:v>
                </c:pt>
                <c:pt idx="256">
                  <c:v>-5.0182559032485798</c:v>
                </c:pt>
                <c:pt idx="257">
                  <c:v>-6.1050387160764998</c:v>
                </c:pt>
                <c:pt idx="258">
                  <c:v>-8.9955659484580792</c:v>
                </c:pt>
                <c:pt idx="259">
                  <c:v>-8.6102537905253005</c:v>
                </c:pt>
                <c:pt idx="260">
                  <c:v>-6.0001133174904897</c:v>
                </c:pt>
                <c:pt idx="261">
                  <c:v>-3.11840879457595</c:v>
                </c:pt>
                <c:pt idx="262">
                  <c:v>-0.68326432582451702</c:v>
                </c:pt>
                <c:pt idx="263">
                  <c:v>2.2809160962669202</c:v>
                </c:pt>
                <c:pt idx="264">
                  <c:v>5.92589044909157</c:v>
                </c:pt>
                <c:pt idx="265">
                  <c:v>10.2511174349355</c:v>
                </c:pt>
                <c:pt idx="266">
                  <c:v>8.8810380397582591</c:v>
                </c:pt>
                <c:pt idx="267">
                  <c:v>9.43340956055677</c:v>
                </c:pt>
                <c:pt idx="268">
                  <c:v>13.0636718029963</c:v>
                </c:pt>
                <c:pt idx="269">
                  <c:v>14.4510857252981</c:v>
                </c:pt>
                <c:pt idx="270">
                  <c:v>14.3415076974724</c:v>
                </c:pt>
                <c:pt idx="271">
                  <c:v>9.7149810776571908</c:v>
                </c:pt>
                <c:pt idx="272">
                  <c:v>5.1449332894474997</c:v>
                </c:pt>
                <c:pt idx="273">
                  <c:v>-1.4426207995249001</c:v>
                </c:pt>
                <c:pt idx="274">
                  <c:v>-6.5857255633072098</c:v>
                </c:pt>
                <c:pt idx="275">
                  <c:v>-15.046069387046201</c:v>
                </c:pt>
                <c:pt idx="276">
                  <c:v>-22.479310872382701</c:v>
                </c:pt>
                <c:pt idx="277">
                  <c:v>-26.4281123871455</c:v>
                </c:pt>
                <c:pt idx="278">
                  <c:v>-30.257282639926402</c:v>
                </c:pt>
                <c:pt idx="279">
                  <c:v>-33.190668981475199</c:v>
                </c:pt>
                <c:pt idx="280">
                  <c:v>-32.611140861219802</c:v>
                </c:pt>
                <c:pt idx="281">
                  <c:v>-32.030405104526402</c:v>
                </c:pt>
                <c:pt idx="282">
                  <c:v>-34.7251808458781</c:v>
                </c:pt>
                <c:pt idx="283">
                  <c:v>-35.235419876700298</c:v>
                </c:pt>
                <c:pt idx="284">
                  <c:v>-33.302950429774803</c:v>
                </c:pt>
                <c:pt idx="285">
                  <c:v>-35.840214083298399</c:v>
                </c:pt>
                <c:pt idx="286">
                  <c:v>-36.997957863162704</c:v>
                </c:pt>
                <c:pt idx="287">
                  <c:v>-38.998645256280199</c:v>
                </c:pt>
                <c:pt idx="288">
                  <c:v>-40.510256489891198</c:v>
                </c:pt>
                <c:pt idx="289">
                  <c:v>-40.8271912532988</c:v>
                </c:pt>
                <c:pt idx="290">
                  <c:v>-39.791522192501297</c:v>
                </c:pt>
                <c:pt idx="291">
                  <c:v>-39.229001898120302</c:v>
                </c:pt>
                <c:pt idx="292">
                  <c:v>-39.482403478229401</c:v>
                </c:pt>
                <c:pt idx="293">
                  <c:v>-43.694494294703702</c:v>
                </c:pt>
                <c:pt idx="294">
                  <c:v>-46.779910617204202</c:v>
                </c:pt>
                <c:pt idx="295">
                  <c:v>-44.366005588049703</c:v>
                </c:pt>
                <c:pt idx="296">
                  <c:v>-41.872888077055698</c:v>
                </c:pt>
                <c:pt idx="297">
                  <c:v>-46.461603681322401</c:v>
                </c:pt>
                <c:pt idx="298">
                  <c:v>-50.8070420610144</c:v>
                </c:pt>
                <c:pt idx="299">
                  <c:v>-53.214632463720299</c:v>
                </c:pt>
                <c:pt idx="300">
                  <c:v>-53.185615085434797</c:v>
                </c:pt>
                <c:pt idx="301">
                  <c:v>-56.012086583996897</c:v>
                </c:pt>
                <c:pt idx="302">
                  <c:v>-57.208835344115101</c:v>
                </c:pt>
                <c:pt idx="303">
                  <c:v>-53.788953567225803</c:v>
                </c:pt>
                <c:pt idx="304">
                  <c:v>-53.252100043569399</c:v>
                </c:pt>
                <c:pt idx="305">
                  <c:v>-53.139337721833002</c:v>
                </c:pt>
                <c:pt idx="306">
                  <c:v>-52.351561109528902</c:v>
                </c:pt>
                <c:pt idx="307">
                  <c:v>-50.666917636900301</c:v>
                </c:pt>
                <c:pt idx="308">
                  <c:v>-44.761573160164502</c:v>
                </c:pt>
                <c:pt idx="309">
                  <c:v>-40.185009156934299</c:v>
                </c:pt>
                <c:pt idx="310">
                  <c:v>-36.234340301820403</c:v>
                </c:pt>
                <c:pt idx="311">
                  <c:v>-36.258916578804602</c:v>
                </c:pt>
                <c:pt idx="312">
                  <c:v>-38.138087456627503</c:v>
                </c:pt>
                <c:pt idx="313">
                  <c:v>-28.191175997851001</c:v>
                </c:pt>
                <c:pt idx="314">
                  <c:v>-17.6400730263254</c:v>
                </c:pt>
                <c:pt idx="315">
                  <c:v>-7.01334402854825</c:v>
                </c:pt>
                <c:pt idx="316">
                  <c:v>-1.77719797413103</c:v>
                </c:pt>
                <c:pt idx="317">
                  <c:v>-4.9710755928516601</c:v>
                </c:pt>
                <c:pt idx="318">
                  <c:v>-6.6290173795251199</c:v>
                </c:pt>
                <c:pt idx="319">
                  <c:v>-2.33472854696539</c:v>
                </c:pt>
                <c:pt idx="320">
                  <c:v>1.4216912526427901</c:v>
                </c:pt>
                <c:pt idx="321">
                  <c:v>-1.42067443603819</c:v>
                </c:pt>
                <c:pt idx="322">
                  <c:v>-3.7942734055873699</c:v>
                </c:pt>
                <c:pt idx="323">
                  <c:v>-0.102583107760985</c:v>
                </c:pt>
                <c:pt idx="324">
                  <c:v>1.75369156863954</c:v>
                </c:pt>
                <c:pt idx="325">
                  <c:v>1.91914529351546</c:v>
                </c:pt>
                <c:pt idx="326">
                  <c:v>1.3982095172206901</c:v>
                </c:pt>
                <c:pt idx="327">
                  <c:v>3.6376599343821199</c:v>
                </c:pt>
                <c:pt idx="328">
                  <c:v>5.4350193050859499</c:v>
                </c:pt>
                <c:pt idx="329">
                  <c:v>10.123286314216401</c:v>
                </c:pt>
                <c:pt idx="330">
                  <c:v>10.813212640319801</c:v>
                </c:pt>
                <c:pt idx="331">
                  <c:v>9.6543081242368896</c:v>
                </c:pt>
                <c:pt idx="332">
                  <c:v>8.7946728136580692</c:v>
                </c:pt>
                <c:pt idx="333">
                  <c:v>12.919417158253401</c:v>
                </c:pt>
                <c:pt idx="334">
                  <c:v>18.214732335238899</c:v>
                </c:pt>
                <c:pt idx="335">
                  <c:v>16.8741930493727</c:v>
                </c:pt>
                <c:pt idx="336">
                  <c:v>14.931593496224799</c:v>
                </c:pt>
                <c:pt idx="337">
                  <c:v>11.8806168670624</c:v>
                </c:pt>
                <c:pt idx="338">
                  <c:v>9.7422106491053206</c:v>
                </c:pt>
                <c:pt idx="339">
                  <c:v>8.5792296077455692</c:v>
                </c:pt>
                <c:pt idx="340">
                  <c:v>5.0148378291853399</c:v>
                </c:pt>
                <c:pt idx="341">
                  <c:v>1.32508592619896</c:v>
                </c:pt>
                <c:pt idx="342">
                  <c:v>-2.4237723614295699</c:v>
                </c:pt>
                <c:pt idx="343">
                  <c:v>-7.6826075680105399</c:v>
                </c:pt>
                <c:pt idx="344">
                  <c:v>-11.801526029142799</c:v>
                </c:pt>
                <c:pt idx="345">
                  <c:v>-14.738623805837101</c:v>
                </c:pt>
                <c:pt idx="346">
                  <c:v>-17.199465586679501</c:v>
                </c:pt>
                <c:pt idx="347">
                  <c:v>-19.091967272605199</c:v>
                </c:pt>
                <c:pt idx="348">
                  <c:v>-18.649414997972599</c:v>
                </c:pt>
                <c:pt idx="349">
                  <c:v>-16.7189705182121</c:v>
                </c:pt>
                <c:pt idx="350">
                  <c:v>-18.029528150152899</c:v>
                </c:pt>
                <c:pt idx="351">
                  <c:v>-18.788718536155301</c:v>
                </c:pt>
                <c:pt idx="352">
                  <c:v>-20.633911696609999</c:v>
                </c:pt>
                <c:pt idx="353">
                  <c:v>-21.378936143952998</c:v>
                </c:pt>
                <c:pt idx="354">
                  <c:v>-21.9069573420336</c:v>
                </c:pt>
                <c:pt idx="355">
                  <c:v>-22.966130595544801</c:v>
                </c:pt>
                <c:pt idx="356">
                  <c:v>-25.024033408401699</c:v>
                </c:pt>
                <c:pt idx="357">
                  <c:v>-24.261460775526299</c:v>
                </c:pt>
                <c:pt idx="358">
                  <c:v>-24.548993369522801</c:v>
                </c:pt>
                <c:pt idx="359">
                  <c:v>-26.1995344352232</c:v>
                </c:pt>
                <c:pt idx="360">
                  <c:v>-29.4285475050884</c:v>
                </c:pt>
                <c:pt idx="361">
                  <c:v>-34.828520522149802</c:v>
                </c:pt>
                <c:pt idx="362">
                  <c:v>-37.328890043554203</c:v>
                </c:pt>
                <c:pt idx="363">
                  <c:v>-34.127691425290998</c:v>
                </c:pt>
                <c:pt idx="364">
                  <c:v>-31.3390498782225</c:v>
                </c:pt>
                <c:pt idx="365">
                  <c:v>-37.361547850734198</c:v>
                </c:pt>
                <c:pt idx="366">
                  <c:v>-43.050019416089199</c:v>
                </c:pt>
                <c:pt idx="367">
                  <c:v>-40.448509520601696</c:v>
                </c:pt>
                <c:pt idx="368">
                  <c:v>-36.223676391621098</c:v>
                </c:pt>
                <c:pt idx="369">
                  <c:v>-41.404545480043303</c:v>
                </c:pt>
                <c:pt idx="370">
                  <c:v>-43.904442087742098</c:v>
                </c:pt>
                <c:pt idx="371">
                  <c:v>-46.739320314882598</c:v>
                </c:pt>
                <c:pt idx="372">
                  <c:v>-47.113505448276101</c:v>
                </c:pt>
                <c:pt idx="373">
                  <c:v>-45.882129256903802</c:v>
                </c:pt>
                <c:pt idx="374">
                  <c:v>-42.335558745005002</c:v>
                </c:pt>
                <c:pt idx="375">
                  <c:v>-38.343812734814797</c:v>
                </c:pt>
                <c:pt idx="376">
                  <c:v>-40.574847039098202</c:v>
                </c:pt>
                <c:pt idx="377">
                  <c:v>-40.767064656190499</c:v>
                </c:pt>
                <c:pt idx="378">
                  <c:v>-48.037346314761798</c:v>
                </c:pt>
                <c:pt idx="379">
                  <c:v>-44.726907133586103</c:v>
                </c:pt>
                <c:pt idx="380">
                  <c:v>-41.991023617062901</c:v>
                </c:pt>
                <c:pt idx="381">
                  <c:v>-37.879994077145902</c:v>
                </c:pt>
                <c:pt idx="382">
                  <c:v>-32.8547732164092</c:v>
                </c:pt>
                <c:pt idx="383">
                  <c:v>-31.389367748308601</c:v>
                </c:pt>
                <c:pt idx="384">
                  <c:v>-27.738503064311601</c:v>
                </c:pt>
                <c:pt idx="385">
                  <c:v>-24.569925037552402</c:v>
                </c:pt>
                <c:pt idx="386">
                  <c:v>-24.620424404339602</c:v>
                </c:pt>
                <c:pt idx="387">
                  <c:v>-22.767109459847902</c:v>
                </c:pt>
                <c:pt idx="388">
                  <c:v>-8.6362367569185992</c:v>
                </c:pt>
                <c:pt idx="389">
                  <c:v>-4.2221374614224798</c:v>
                </c:pt>
                <c:pt idx="390">
                  <c:v>-3.2949261917384201</c:v>
                </c:pt>
                <c:pt idx="391">
                  <c:v>-3.3234320385681202</c:v>
                </c:pt>
                <c:pt idx="392">
                  <c:v>0.62091046408098305</c:v>
                </c:pt>
                <c:pt idx="393">
                  <c:v>3.0295183900451299</c:v>
                </c:pt>
                <c:pt idx="394">
                  <c:v>1.4294700251202099</c:v>
                </c:pt>
                <c:pt idx="395">
                  <c:v>-0.58530845320968095</c:v>
                </c:pt>
                <c:pt idx="396">
                  <c:v>-1.8753398620203501</c:v>
                </c:pt>
                <c:pt idx="397">
                  <c:v>-0.364860918939797</c:v>
                </c:pt>
                <c:pt idx="398">
                  <c:v>4.5879689583604701</c:v>
                </c:pt>
                <c:pt idx="399">
                  <c:v>8.0601257317959707</c:v>
                </c:pt>
                <c:pt idx="400">
                  <c:v>7.8927285969003202</c:v>
                </c:pt>
                <c:pt idx="401">
                  <c:v>9.1870382780483801</c:v>
                </c:pt>
                <c:pt idx="402">
                  <c:v>11.9300707201132</c:v>
                </c:pt>
                <c:pt idx="403">
                  <c:v>14.5842724775538</c:v>
                </c:pt>
                <c:pt idx="404">
                  <c:v>15.2631538196426</c:v>
                </c:pt>
                <c:pt idx="405">
                  <c:v>17.651224876187001</c:v>
                </c:pt>
                <c:pt idx="406">
                  <c:v>22.454280520110299</c:v>
                </c:pt>
                <c:pt idx="407">
                  <c:v>21.3886766268641</c:v>
                </c:pt>
                <c:pt idx="408">
                  <c:v>17.8755329961547</c:v>
                </c:pt>
                <c:pt idx="409">
                  <c:v>15.399458162167001</c:v>
                </c:pt>
                <c:pt idx="410">
                  <c:v>14.327152283943899</c:v>
                </c:pt>
                <c:pt idx="411">
                  <c:v>14.064444156986699</c:v>
                </c:pt>
                <c:pt idx="412">
                  <c:v>13.2189738266849</c:v>
                </c:pt>
                <c:pt idx="413">
                  <c:v>10.683190296440101</c:v>
                </c:pt>
                <c:pt idx="414">
                  <c:v>5.6890205965954603</c:v>
                </c:pt>
                <c:pt idx="415">
                  <c:v>4.3990984763676202E-2</c:v>
                </c:pt>
                <c:pt idx="416">
                  <c:v>-1.6808343975995901</c:v>
                </c:pt>
                <c:pt idx="417">
                  <c:v>-2.49987334102341</c:v>
                </c:pt>
                <c:pt idx="418">
                  <c:v>-1.94981725998264</c:v>
                </c:pt>
                <c:pt idx="419">
                  <c:v>-2.3387575300708798</c:v>
                </c:pt>
                <c:pt idx="420">
                  <c:v>-3.1029844800939799</c:v>
                </c:pt>
                <c:pt idx="421">
                  <c:v>-2.5980120013894199</c:v>
                </c:pt>
                <c:pt idx="422">
                  <c:v>-3.9124680484625101</c:v>
                </c:pt>
                <c:pt idx="423">
                  <c:v>-5.5522703857131397</c:v>
                </c:pt>
                <c:pt idx="424">
                  <c:v>-6.3564014169471603</c:v>
                </c:pt>
                <c:pt idx="425">
                  <c:v>-7.2781544739935704</c:v>
                </c:pt>
                <c:pt idx="426">
                  <c:v>-9.0947699289797708</c:v>
                </c:pt>
                <c:pt idx="427">
                  <c:v>-11.08694918148</c:v>
                </c:pt>
                <c:pt idx="428">
                  <c:v>-15.492704234762099</c:v>
                </c:pt>
                <c:pt idx="429">
                  <c:v>-23.217601619477801</c:v>
                </c:pt>
                <c:pt idx="430">
                  <c:v>-30.6693367105355</c:v>
                </c:pt>
                <c:pt idx="431">
                  <c:v>-32.768289721162901</c:v>
                </c:pt>
                <c:pt idx="432">
                  <c:v>-40.843576590678197</c:v>
                </c:pt>
                <c:pt idx="433">
                  <c:v>-41.941348334240097</c:v>
                </c:pt>
                <c:pt idx="434">
                  <c:v>-51.8738222417361</c:v>
                </c:pt>
                <c:pt idx="435">
                  <c:v>-30.098995752286001</c:v>
                </c:pt>
                <c:pt idx="436">
                  <c:v>-27.130578354449501</c:v>
                </c:pt>
                <c:pt idx="437">
                  <c:v>-22.043001040101899</c:v>
                </c:pt>
                <c:pt idx="438">
                  <c:v>-22.8537542897115</c:v>
                </c:pt>
                <c:pt idx="439">
                  <c:v>-24.084676553956399</c:v>
                </c:pt>
                <c:pt idx="440">
                  <c:v>-22.846308776638899</c:v>
                </c:pt>
                <c:pt idx="441">
                  <c:v>-22.6159152881804</c:v>
                </c:pt>
                <c:pt idx="442">
                  <c:v>-24.855761083853299</c:v>
                </c:pt>
                <c:pt idx="443">
                  <c:v>-27.348935691575299</c:v>
                </c:pt>
                <c:pt idx="444">
                  <c:v>-29.9803201504238</c:v>
                </c:pt>
                <c:pt idx="445">
                  <c:v>-35.804412434802103</c:v>
                </c:pt>
                <c:pt idx="446">
                  <c:v>-46.877005876550399</c:v>
                </c:pt>
                <c:pt idx="447">
                  <c:v>-55.501043669444798</c:v>
                </c:pt>
                <c:pt idx="448">
                  <c:v>-51.860627267786803</c:v>
                </c:pt>
              </c:numCache>
            </c:numRef>
          </c:val>
          <c:smooth val="0"/>
          <c:extLst>
            <c:ext xmlns:c16="http://schemas.microsoft.com/office/drawing/2014/chart" uri="{C3380CC4-5D6E-409C-BE32-E72D297353CC}">
              <c16:uniqueId val="{00000001-BCD9-45BF-A31D-6B3D7B1A3987}"/>
            </c:ext>
          </c:extLst>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val>
            <c:numRef>
              <c:f>'[action3 5 times accel.csv]action3 5 times accel'!$L$2:$L$500</c:f>
              <c:numCache>
                <c:formatCode>General</c:formatCode>
                <c:ptCount val="499"/>
                <c:pt idx="0">
                  <c:v>-54.137966763713997</c:v>
                </c:pt>
                <c:pt idx="1">
                  <c:v>-56.243649305909898</c:v>
                </c:pt>
                <c:pt idx="2">
                  <c:v>-52.222851922386504</c:v>
                </c:pt>
                <c:pt idx="3">
                  <c:v>-44.536039169694597</c:v>
                </c:pt>
                <c:pt idx="4">
                  <c:v>-40.625913518118203</c:v>
                </c:pt>
                <c:pt idx="5">
                  <c:v>-48.555696064357399</c:v>
                </c:pt>
                <c:pt idx="6">
                  <c:v>-49.363312013296301</c:v>
                </c:pt>
                <c:pt idx="7">
                  <c:v>-51.529212933571998</c:v>
                </c:pt>
                <c:pt idx="8">
                  <c:v>-52.0443916086545</c:v>
                </c:pt>
                <c:pt idx="9">
                  <c:v>-50.555867000609098</c:v>
                </c:pt>
                <c:pt idx="10">
                  <c:v>-49.707532366008799</c:v>
                </c:pt>
                <c:pt idx="11">
                  <c:v>-51.738994376921298</c:v>
                </c:pt>
                <c:pt idx="12">
                  <c:v>-52.020022678381302</c:v>
                </c:pt>
                <c:pt idx="13">
                  <c:v>-49.183540926406998</c:v>
                </c:pt>
                <c:pt idx="14">
                  <c:v>-48.301670335304301</c:v>
                </c:pt>
                <c:pt idx="15">
                  <c:v>-48.522392297133997</c:v>
                </c:pt>
                <c:pt idx="16">
                  <c:v>-47.399760121189203</c:v>
                </c:pt>
                <c:pt idx="17">
                  <c:v>-46.666886949238403</c:v>
                </c:pt>
                <c:pt idx="18">
                  <c:v>-48.595838571618401</c:v>
                </c:pt>
                <c:pt idx="19">
                  <c:v>-50.441531158934801</c:v>
                </c:pt>
                <c:pt idx="20">
                  <c:v>-49.092065201009</c:v>
                </c:pt>
                <c:pt idx="21">
                  <c:v>-45.3092475416246</c:v>
                </c:pt>
                <c:pt idx="22">
                  <c:v>-43.379341747113202</c:v>
                </c:pt>
                <c:pt idx="23">
                  <c:v>-48.094055840573802</c:v>
                </c:pt>
                <c:pt idx="24">
                  <c:v>-50.3308130696525</c:v>
                </c:pt>
                <c:pt idx="25">
                  <c:v>-47.572847107965998</c:v>
                </c:pt>
                <c:pt idx="26">
                  <c:v>-46.200610767869897</c:v>
                </c:pt>
                <c:pt idx="27">
                  <c:v>-46.560316223211402</c:v>
                </c:pt>
                <c:pt idx="28">
                  <c:v>-46.0872952349511</c:v>
                </c:pt>
                <c:pt idx="29">
                  <c:v>-43.451198930957403</c:v>
                </c:pt>
                <c:pt idx="30">
                  <c:v>-41.894762945523901</c:v>
                </c:pt>
                <c:pt idx="31">
                  <c:v>-41.578541261216799</c:v>
                </c:pt>
                <c:pt idx="32">
                  <c:v>-43.7070538918124</c:v>
                </c:pt>
                <c:pt idx="33">
                  <c:v>-42.336781999554297</c:v>
                </c:pt>
                <c:pt idx="34">
                  <c:v>-37.837181676391097</c:v>
                </c:pt>
                <c:pt idx="35">
                  <c:v>-36.431235755498399</c:v>
                </c:pt>
                <c:pt idx="36">
                  <c:v>-35.1106730204394</c:v>
                </c:pt>
                <c:pt idx="37">
                  <c:v>-32.642967778946399</c:v>
                </c:pt>
                <c:pt idx="38">
                  <c:v>-33.083818460856698</c:v>
                </c:pt>
                <c:pt idx="39">
                  <c:v>-36.9879760982652</c:v>
                </c:pt>
                <c:pt idx="40">
                  <c:v>-35.892576605080798</c:v>
                </c:pt>
                <c:pt idx="41">
                  <c:v>-33.380570187292797</c:v>
                </c:pt>
                <c:pt idx="42">
                  <c:v>-34.780956276618099</c:v>
                </c:pt>
                <c:pt idx="43">
                  <c:v>-38.700942775816202</c:v>
                </c:pt>
                <c:pt idx="44">
                  <c:v>-38.057878675545702</c:v>
                </c:pt>
                <c:pt idx="45">
                  <c:v>-39.067879326157502</c:v>
                </c:pt>
                <c:pt idx="46">
                  <c:v>-36.855317925129697</c:v>
                </c:pt>
                <c:pt idx="47">
                  <c:v>-29.768907254196101</c:v>
                </c:pt>
                <c:pt idx="48">
                  <c:v>-25.5968861100189</c:v>
                </c:pt>
                <c:pt idx="49">
                  <c:v>-39.268557348547503</c:v>
                </c:pt>
                <c:pt idx="50">
                  <c:v>-40.956045173445702</c:v>
                </c:pt>
                <c:pt idx="51">
                  <c:v>-40.995291868152698</c:v>
                </c:pt>
                <c:pt idx="52">
                  <c:v>-51.779793893887003</c:v>
                </c:pt>
                <c:pt idx="53">
                  <c:v>-62.148700642461598</c:v>
                </c:pt>
                <c:pt idx="54">
                  <c:v>-60.086695653208103</c:v>
                </c:pt>
                <c:pt idx="55">
                  <c:v>-51.241963292771501</c:v>
                </c:pt>
                <c:pt idx="56">
                  <c:v>-47.9682216513269</c:v>
                </c:pt>
                <c:pt idx="57">
                  <c:v>-51.278471875332201</c:v>
                </c:pt>
                <c:pt idx="58">
                  <c:v>-49.756607047457699</c:v>
                </c:pt>
                <c:pt idx="59">
                  <c:v>-46.972116549345202</c:v>
                </c:pt>
                <c:pt idx="60">
                  <c:v>-46.944873229325403</c:v>
                </c:pt>
                <c:pt idx="61">
                  <c:v>-47.833777105334001</c:v>
                </c:pt>
                <c:pt idx="62">
                  <c:v>-48.185632937739101</c:v>
                </c:pt>
                <c:pt idx="63">
                  <c:v>-48.796767658005002</c:v>
                </c:pt>
                <c:pt idx="64">
                  <c:v>-47.3332374637953</c:v>
                </c:pt>
                <c:pt idx="65">
                  <c:v>-46.824606796207597</c:v>
                </c:pt>
                <c:pt idx="66">
                  <c:v>-42.7660587029536</c:v>
                </c:pt>
                <c:pt idx="67">
                  <c:v>-42.793439877112299</c:v>
                </c:pt>
                <c:pt idx="68">
                  <c:v>-45.237098100560402</c:v>
                </c:pt>
                <c:pt idx="69">
                  <c:v>-46.245162231994797</c:v>
                </c:pt>
                <c:pt idx="70">
                  <c:v>-44.001661406537899</c:v>
                </c:pt>
                <c:pt idx="71">
                  <c:v>-43.1925253765001</c:v>
                </c:pt>
                <c:pt idx="72">
                  <c:v>-47.658299023013797</c:v>
                </c:pt>
                <c:pt idx="73">
                  <c:v>-47.520549886549801</c:v>
                </c:pt>
                <c:pt idx="74">
                  <c:v>-44.517373319284502</c:v>
                </c:pt>
                <c:pt idx="75">
                  <c:v>-40.783089686293799</c:v>
                </c:pt>
                <c:pt idx="76">
                  <c:v>-43.619196645972899</c:v>
                </c:pt>
                <c:pt idx="77">
                  <c:v>-45.824272979016598</c:v>
                </c:pt>
                <c:pt idx="78">
                  <c:v>-42.261838074280298</c:v>
                </c:pt>
                <c:pt idx="79">
                  <c:v>-44.060434617147997</c:v>
                </c:pt>
                <c:pt idx="80">
                  <c:v>-41.575291523650399</c:v>
                </c:pt>
                <c:pt idx="81">
                  <c:v>-40.506156192727801</c:v>
                </c:pt>
                <c:pt idx="82">
                  <c:v>-42.228881307881103</c:v>
                </c:pt>
                <c:pt idx="83">
                  <c:v>-45.050440675353201</c:v>
                </c:pt>
                <c:pt idx="84">
                  <c:v>-48.5063976113886</c:v>
                </c:pt>
                <c:pt idx="85">
                  <c:v>-45.577126535388302</c:v>
                </c:pt>
                <c:pt idx="86">
                  <c:v>-38.213663678376697</c:v>
                </c:pt>
                <c:pt idx="87">
                  <c:v>-32.675955031524303</c:v>
                </c:pt>
                <c:pt idx="88">
                  <c:v>-29.9443381033912</c:v>
                </c:pt>
                <c:pt idx="89">
                  <c:v>-29.3487314684191</c:v>
                </c:pt>
                <c:pt idx="90">
                  <c:v>-30.724767190014902</c:v>
                </c:pt>
                <c:pt idx="91">
                  <c:v>-30.775986081912599</c:v>
                </c:pt>
                <c:pt idx="92">
                  <c:v>-19.1282594410727</c:v>
                </c:pt>
                <c:pt idx="93">
                  <c:v>-9.6370097142286006</c:v>
                </c:pt>
                <c:pt idx="94">
                  <c:v>-6.0022919133358901</c:v>
                </c:pt>
                <c:pt idx="95">
                  <c:v>-8.5381757782478704</c:v>
                </c:pt>
                <c:pt idx="96">
                  <c:v>-6.3489373526595303</c:v>
                </c:pt>
                <c:pt idx="97">
                  <c:v>-0.82917940998635098</c:v>
                </c:pt>
                <c:pt idx="98">
                  <c:v>1.2290760671340399</c:v>
                </c:pt>
                <c:pt idx="99">
                  <c:v>-4.5636906752725599</c:v>
                </c:pt>
                <c:pt idx="100">
                  <c:v>-13.1940278813615</c:v>
                </c:pt>
                <c:pt idx="101">
                  <c:v>-9.0930415063410006</c:v>
                </c:pt>
                <c:pt idx="102">
                  <c:v>2.4877483188979501</c:v>
                </c:pt>
                <c:pt idx="103">
                  <c:v>2.67893534685602</c:v>
                </c:pt>
                <c:pt idx="104">
                  <c:v>-17.594652199899699</c:v>
                </c:pt>
                <c:pt idx="105">
                  <c:v>-34.171851581056501</c:v>
                </c:pt>
                <c:pt idx="106">
                  <c:v>-34.051197220810003</c:v>
                </c:pt>
                <c:pt idx="107">
                  <c:v>-26.431959626675901</c:v>
                </c:pt>
                <c:pt idx="108">
                  <c:v>-22.4803621052667</c:v>
                </c:pt>
                <c:pt idx="109">
                  <c:v>-38.116234611706901</c:v>
                </c:pt>
                <c:pt idx="110">
                  <c:v>-53.351414350164703</c:v>
                </c:pt>
                <c:pt idx="111">
                  <c:v>-53.120357509087903</c:v>
                </c:pt>
                <c:pt idx="112">
                  <c:v>-48.199659967110598</c:v>
                </c:pt>
                <c:pt idx="113">
                  <c:v>-46.748548731679897</c:v>
                </c:pt>
                <c:pt idx="114">
                  <c:v>-51.531471728933298</c:v>
                </c:pt>
                <c:pt idx="115">
                  <c:v>-65.436935401268499</c:v>
                </c:pt>
                <c:pt idx="116">
                  <c:v>-71.567202135008898</c:v>
                </c:pt>
                <c:pt idx="117">
                  <c:v>-71.095762199314194</c:v>
                </c:pt>
                <c:pt idx="118">
                  <c:v>-73.878123454185896</c:v>
                </c:pt>
                <c:pt idx="119">
                  <c:v>-80.589809650171105</c:v>
                </c:pt>
                <c:pt idx="120">
                  <c:v>-81.546180929836297</c:v>
                </c:pt>
                <c:pt idx="121">
                  <c:v>-76.936207479882</c:v>
                </c:pt>
                <c:pt idx="122">
                  <c:v>-64.5074493244108</c:v>
                </c:pt>
                <c:pt idx="123">
                  <c:v>-53.4411716046652</c:v>
                </c:pt>
                <c:pt idx="124">
                  <c:v>-46.528257073147302</c:v>
                </c:pt>
                <c:pt idx="125">
                  <c:v>-42.659677318993303</c:v>
                </c:pt>
                <c:pt idx="126">
                  <c:v>-36.6573810596092</c:v>
                </c:pt>
                <c:pt idx="127">
                  <c:v>-31.958454042546599</c:v>
                </c:pt>
                <c:pt idx="128">
                  <c:v>-27.675711429908301</c:v>
                </c:pt>
                <c:pt idx="129">
                  <c:v>-25.759737100135698</c:v>
                </c:pt>
                <c:pt idx="130">
                  <c:v>-24.262550892832</c:v>
                </c:pt>
                <c:pt idx="131">
                  <c:v>-22.848196683108199</c:v>
                </c:pt>
                <c:pt idx="132">
                  <c:v>-19.232435981333801</c:v>
                </c:pt>
                <c:pt idx="133">
                  <c:v>-17.013500095455299</c:v>
                </c:pt>
                <c:pt idx="134">
                  <c:v>-8.9333269982764492</c:v>
                </c:pt>
                <c:pt idx="135">
                  <c:v>-1.58231549980108</c:v>
                </c:pt>
                <c:pt idx="136">
                  <c:v>-1.53777023432016</c:v>
                </c:pt>
                <c:pt idx="137">
                  <c:v>-0.17416015219842501</c:v>
                </c:pt>
                <c:pt idx="138">
                  <c:v>1.8310515037364501</c:v>
                </c:pt>
                <c:pt idx="139">
                  <c:v>8.9346142389250307</c:v>
                </c:pt>
                <c:pt idx="140">
                  <c:v>22.072749682030199</c:v>
                </c:pt>
                <c:pt idx="141">
                  <c:v>30.8457886200754</c:v>
                </c:pt>
                <c:pt idx="142">
                  <c:v>33.419865966500602</c:v>
                </c:pt>
                <c:pt idx="143">
                  <c:v>32.261533172308397</c:v>
                </c:pt>
                <c:pt idx="144">
                  <c:v>39.049507891965597</c:v>
                </c:pt>
                <c:pt idx="145">
                  <c:v>54.603734488911201</c:v>
                </c:pt>
                <c:pt idx="146">
                  <c:v>59.140400293206604</c:v>
                </c:pt>
                <c:pt idx="147">
                  <c:v>60.784347429719197</c:v>
                </c:pt>
                <c:pt idx="148">
                  <c:v>54.366769611569403</c:v>
                </c:pt>
                <c:pt idx="149">
                  <c:v>52.809723550655598</c:v>
                </c:pt>
                <c:pt idx="150">
                  <c:v>55.531292778566502</c:v>
                </c:pt>
                <c:pt idx="151">
                  <c:v>52.866060626668101</c:v>
                </c:pt>
                <c:pt idx="152">
                  <c:v>44.225658386609602</c:v>
                </c:pt>
                <c:pt idx="153">
                  <c:v>23.914123083676799</c:v>
                </c:pt>
                <c:pt idx="154">
                  <c:v>25.544168473752698</c:v>
                </c:pt>
                <c:pt idx="155">
                  <c:v>29.647599797578501</c:v>
                </c:pt>
                <c:pt idx="156">
                  <c:v>22.822402510733401</c:v>
                </c:pt>
                <c:pt idx="157">
                  <c:v>-1.36432640403811</c:v>
                </c:pt>
                <c:pt idx="158">
                  <c:v>-23.6481523521078</c:v>
                </c:pt>
                <c:pt idx="159">
                  <c:v>-18.874312292368799</c:v>
                </c:pt>
                <c:pt idx="160">
                  <c:v>1.7229386852802899</c:v>
                </c:pt>
                <c:pt idx="161">
                  <c:v>2.0609904522887801</c:v>
                </c:pt>
                <c:pt idx="162">
                  <c:v>-36.998014555779299</c:v>
                </c:pt>
                <c:pt idx="163">
                  <c:v>-57.264937420304904</c:v>
                </c:pt>
                <c:pt idx="164">
                  <c:v>-53.222448517434501</c:v>
                </c:pt>
                <c:pt idx="165">
                  <c:v>-43.200987284517701</c:v>
                </c:pt>
                <c:pt idx="166">
                  <c:v>-34.998613773550701</c:v>
                </c:pt>
                <c:pt idx="167">
                  <c:v>-46.565419137685197</c:v>
                </c:pt>
                <c:pt idx="168">
                  <c:v>-73.832597354669105</c:v>
                </c:pt>
                <c:pt idx="169">
                  <c:v>-81.6029553447989</c:v>
                </c:pt>
                <c:pt idx="170">
                  <c:v>-74.7842468953706</c:v>
                </c:pt>
                <c:pt idx="171">
                  <c:v>-64.925907356328096</c:v>
                </c:pt>
                <c:pt idx="172">
                  <c:v>-63.341253625872199</c:v>
                </c:pt>
                <c:pt idx="173">
                  <c:v>-71.939651640211594</c:v>
                </c:pt>
                <c:pt idx="174">
                  <c:v>-75.193051808422595</c:v>
                </c:pt>
                <c:pt idx="175">
                  <c:v>-69.782992090443699</c:v>
                </c:pt>
                <c:pt idx="176">
                  <c:v>-66.525956166458499</c:v>
                </c:pt>
                <c:pt idx="177">
                  <c:v>-69.610578638836998</c:v>
                </c:pt>
                <c:pt idx="178">
                  <c:v>-75.491320459395098</c:v>
                </c:pt>
                <c:pt idx="179">
                  <c:v>-78.092533279044702</c:v>
                </c:pt>
                <c:pt idx="180">
                  <c:v>-78.167658019322701</c:v>
                </c:pt>
                <c:pt idx="181">
                  <c:v>-72.678378693045303</c:v>
                </c:pt>
                <c:pt idx="182">
                  <c:v>-66.569703681243297</c:v>
                </c:pt>
                <c:pt idx="183">
                  <c:v>-61.355244980741901</c:v>
                </c:pt>
                <c:pt idx="184">
                  <c:v>-55.102164508070601</c:v>
                </c:pt>
                <c:pt idx="185">
                  <c:v>-49.172500125734601</c:v>
                </c:pt>
                <c:pt idx="186">
                  <c:v>-43.440175819356803</c:v>
                </c:pt>
                <c:pt idx="187">
                  <c:v>-35.907797382579602</c:v>
                </c:pt>
                <c:pt idx="188">
                  <c:v>-33.286969458075902</c:v>
                </c:pt>
                <c:pt idx="189">
                  <c:v>-34.785109085464597</c:v>
                </c:pt>
                <c:pt idx="190">
                  <c:v>-34.551722833574502</c:v>
                </c:pt>
                <c:pt idx="191">
                  <c:v>-35.4032479317273</c:v>
                </c:pt>
                <c:pt idx="192">
                  <c:v>-33.096735331213701</c:v>
                </c:pt>
                <c:pt idx="193">
                  <c:v>-31.177687825534999</c:v>
                </c:pt>
                <c:pt idx="194">
                  <c:v>-31.704071695715399</c:v>
                </c:pt>
                <c:pt idx="195">
                  <c:v>-30.928999346654699</c:v>
                </c:pt>
                <c:pt idx="196">
                  <c:v>-28.359094372468999</c:v>
                </c:pt>
                <c:pt idx="197">
                  <c:v>-23.931667582962898</c:v>
                </c:pt>
                <c:pt idx="198">
                  <c:v>-16.016993550423098</c:v>
                </c:pt>
                <c:pt idx="199">
                  <c:v>-2.93620984033396</c:v>
                </c:pt>
                <c:pt idx="200">
                  <c:v>5.7224224916126003</c:v>
                </c:pt>
                <c:pt idx="201">
                  <c:v>2.4633793587242101</c:v>
                </c:pt>
                <c:pt idx="202">
                  <c:v>-1.9312737216101299</c:v>
                </c:pt>
                <c:pt idx="203">
                  <c:v>2.8501095655473501</c:v>
                </c:pt>
                <c:pt idx="204">
                  <c:v>23.3717286013379</c:v>
                </c:pt>
                <c:pt idx="205">
                  <c:v>33.728431637700098</c:v>
                </c:pt>
                <c:pt idx="206">
                  <c:v>29.198264692132</c:v>
                </c:pt>
                <c:pt idx="207">
                  <c:v>17.179746609494199</c:v>
                </c:pt>
                <c:pt idx="208">
                  <c:v>19.4849020067258</c:v>
                </c:pt>
                <c:pt idx="209">
                  <c:v>37.688599338374303</c:v>
                </c:pt>
                <c:pt idx="210">
                  <c:v>52.815949868988497</c:v>
                </c:pt>
                <c:pt idx="211">
                  <c:v>50.818870761839896</c:v>
                </c:pt>
                <c:pt idx="212">
                  <c:v>43.768624867021899</c:v>
                </c:pt>
                <c:pt idx="213">
                  <c:v>42.006226505165102</c:v>
                </c:pt>
                <c:pt idx="214">
                  <c:v>51.138227879621802</c:v>
                </c:pt>
                <c:pt idx="215">
                  <c:v>53.154071609831497</c:v>
                </c:pt>
                <c:pt idx="216">
                  <c:v>55.046812863427697</c:v>
                </c:pt>
                <c:pt idx="217">
                  <c:v>57.491909704385797</c:v>
                </c:pt>
                <c:pt idx="218">
                  <c:v>57.421778907493099</c:v>
                </c:pt>
                <c:pt idx="219">
                  <c:v>59.328431835990003</c:v>
                </c:pt>
                <c:pt idx="220">
                  <c:v>60.206894450771102</c:v>
                </c:pt>
                <c:pt idx="221">
                  <c:v>60.164940237156003</c:v>
                </c:pt>
                <c:pt idx="222">
                  <c:v>55.695695426538798</c:v>
                </c:pt>
                <c:pt idx="223">
                  <c:v>45.456247243471303</c:v>
                </c:pt>
                <c:pt idx="224">
                  <c:v>48.281780727438402</c:v>
                </c:pt>
                <c:pt idx="225">
                  <c:v>53.580769693187797</c:v>
                </c:pt>
                <c:pt idx="226">
                  <c:v>55.466894807712499</c:v>
                </c:pt>
                <c:pt idx="227">
                  <c:v>48.048535410556298</c:v>
                </c:pt>
                <c:pt idx="228">
                  <c:v>34.733188658322497</c:v>
                </c:pt>
                <c:pt idx="229">
                  <c:v>35.209623859836</c:v>
                </c:pt>
                <c:pt idx="230">
                  <c:v>36.788408990074302</c:v>
                </c:pt>
                <c:pt idx="231">
                  <c:v>21.666954568109102</c:v>
                </c:pt>
                <c:pt idx="232">
                  <c:v>-6.4787845911856197</c:v>
                </c:pt>
                <c:pt idx="233">
                  <c:v>-14.1227745511758</c:v>
                </c:pt>
                <c:pt idx="234">
                  <c:v>-6.7594664536498597</c:v>
                </c:pt>
                <c:pt idx="235">
                  <c:v>-0.22917684456166901</c:v>
                </c:pt>
                <c:pt idx="236">
                  <c:v>-18.857634045169998</c:v>
                </c:pt>
                <c:pt idx="237">
                  <c:v>-33.279310408331803</c:v>
                </c:pt>
                <c:pt idx="238">
                  <c:v>-29.188776646292599</c:v>
                </c:pt>
                <c:pt idx="239">
                  <c:v>-20.988599400063901</c:v>
                </c:pt>
                <c:pt idx="240">
                  <c:v>-17.6974144841328</c:v>
                </c:pt>
                <c:pt idx="241">
                  <c:v>-39.7569268143329</c:v>
                </c:pt>
                <c:pt idx="242">
                  <c:v>-50.1217952023649</c:v>
                </c:pt>
                <c:pt idx="243">
                  <c:v>-46.795784490524902</c:v>
                </c:pt>
                <c:pt idx="244">
                  <c:v>-51.9958783071949</c:v>
                </c:pt>
                <c:pt idx="245">
                  <c:v>-68.160037237206396</c:v>
                </c:pt>
                <c:pt idx="246">
                  <c:v>-79.132229012196206</c:v>
                </c:pt>
                <c:pt idx="247">
                  <c:v>-78.377230857467495</c:v>
                </c:pt>
                <c:pt idx="248">
                  <c:v>-75.234019573570805</c:v>
                </c:pt>
                <c:pt idx="249">
                  <c:v>-74.727816465293799</c:v>
                </c:pt>
                <c:pt idx="250">
                  <c:v>-75.637409882055394</c:v>
                </c:pt>
                <c:pt idx="251">
                  <c:v>-67.006455672096493</c:v>
                </c:pt>
                <c:pt idx="252">
                  <c:v>-62.374881270351999</c:v>
                </c:pt>
                <c:pt idx="253">
                  <c:v>-60.974999540672798</c:v>
                </c:pt>
                <c:pt idx="254">
                  <c:v>-56.832232248267701</c:v>
                </c:pt>
                <c:pt idx="255">
                  <c:v>-46.7316596898469</c:v>
                </c:pt>
                <c:pt idx="256">
                  <c:v>-38.881124033909302</c:v>
                </c:pt>
                <c:pt idx="257">
                  <c:v>-33.971505940873897</c:v>
                </c:pt>
                <c:pt idx="258">
                  <c:v>-26.180481508665</c:v>
                </c:pt>
                <c:pt idx="259">
                  <c:v>-19.323535226167799</c:v>
                </c:pt>
                <c:pt idx="260">
                  <c:v>-12.343301634851599</c:v>
                </c:pt>
                <c:pt idx="261">
                  <c:v>-8.1614448224616591</c:v>
                </c:pt>
                <c:pt idx="262">
                  <c:v>-7.9321199029675196</c:v>
                </c:pt>
                <c:pt idx="263">
                  <c:v>-4.8219251341451903</c:v>
                </c:pt>
                <c:pt idx="264">
                  <c:v>-1.2721394499977501</c:v>
                </c:pt>
                <c:pt idx="265">
                  <c:v>0.76136151924721196</c:v>
                </c:pt>
                <c:pt idx="266">
                  <c:v>-0.95810968484667902</c:v>
                </c:pt>
                <c:pt idx="267">
                  <c:v>3.5930916181182901</c:v>
                </c:pt>
                <c:pt idx="268">
                  <c:v>8.3920261910074405</c:v>
                </c:pt>
                <c:pt idx="269">
                  <c:v>6.9996939587966098</c:v>
                </c:pt>
                <c:pt idx="270">
                  <c:v>5.5139162424696098</c:v>
                </c:pt>
                <c:pt idx="271">
                  <c:v>6.3688953004739703</c:v>
                </c:pt>
                <c:pt idx="272">
                  <c:v>11.671326952724501</c:v>
                </c:pt>
                <c:pt idx="273">
                  <c:v>13.820235106594501</c:v>
                </c:pt>
                <c:pt idx="274">
                  <c:v>15.0005696678045</c:v>
                </c:pt>
                <c:pt idx="275">
                  <c:v>24.181283458875001</c:v>
                </c:pt>
                <c:pt idx="276">
                  <c:v>30.669877780337199</c:v>
                </c:pt>
                <c:pt idx="277">
                  <c:v>30.545657304313899</c:v>
                </c:pt>
                <c:pt idx="278">
                  <c:v>35.173897220566502</c:v>
                </c:pt>
                <c:pt idx="279">
                  <c:v>45.603018727536003</c:v>
                </c:pt>
                <c:pt idx="280">
                  <c:v>52.8088062338132</c:v>
                </c:pt>
                <c:pt idx="281">
                  <c:v>53.101820364730202</c:v>
                </c:pt>
                <c:pt idx="282">
                  <c:v>49.090856881708497</c:v>
                </c:pt>
                <c:pt idx="283">
                  <c:v>53.003920547998497</c:v>
                </c:pt>
                <c:pt idx="284">
                  <c:v>56.429327702339897</c:v>
                </c:pt>
                <c:pt idx="285">
                  <c:v>53.463658286154804</c:v>
                </c:pt>
                <c:pt idx="286">
                  <c:v>52.999054305867098</c:v>
                </c:pt>
                <c:pt idx="287">
                  <c:v>50.472508969540002</c:v>
                </c:pt>
                <c:pt idx="288">
                  <c:v>48.254294293262497</c:v>
                </c:pt>
                <c:pt idx="289">
                  <c:v>48.481846050576898</c:v>
                </c:pt>
                <c:pt idx="290">
                  <c:v>49.254061661777001</c:v>
                </c:pt>
                <c:pt idx="291">
                  <c:v>47.305023207107197</c:v>
                </c:pt>
                <c:pt idx="292">
                  <c:v>44.126086468675901</c:v>
                </c:pt>
                <c:pt idx="293">
                  <c:v>40.5751485926952</c:v>
                </c:pt>
                <c:pt idx="294">
                  <c:v>38.790447935828503</c:v>
                </c:pt>
                <c:pt idx="295">
                  <c:v>39.706341612853301</c:v>
                </c:pt>
                <c:pt idx="296">
                  <c:v>38.978133534100301</c:v>
                </c:pt>
                <c:pt idx="297">
                  <c:v>33.516201459478097</c:v>
                </c:pt>
                <c:pt idx="298">
                  <c:v>29.7755725178082</c:v>
                </c:pt>
                <c:pt idx="299">
                  <c:v>28.1157884151133</c:v>
                </c:pt>
                <c:pt idx="300">
                  <c:v>26.204838690308801</c:v>
                </c:pt>
                <c:pt idx="301">
                  <c:v>18.349556176822201</c:v>
                </c:pt>
                <c:pt idx="302">
                  <c:v>11.7945193333533</c:v>
                </c:pt>
                <c:pt idx="303">
                  <c:v>5.9621255536415898</c:v>
                </c:pt>
                <c:pt idx="304">
                  <c:v>1.89775369695964</c:v>
                </c:pt>
                <c:pt idx="305">
                  <c:v>-4.1936225654346897</c:v>
                </c:pt>
                <c:pt idx="306">
                  <c:v>-11.5895481312687</c:v>
                </c:pt>
                <c:pt idx="307">
                  <c:v>-14.3550888421594</c:v>
                </c:pt>
                <c:pt idx="308">
                  <c:v>-16.7409167799131</c:v>
                </c:pt>
                <c:pt idx="309">
                  <c:v>-22.023379290968101</c:v>
                </c:pt>
                <c:pt idx="310">
                  <c:v>-23.9553712331372</c:v>
                </c:pt>
                <c:pt idx="311">
                  <c:v>-25.843704905241498</c:v>
                </c:pt>
                <c:pt idx="312">
                  <c:v>-32.741265343313501</c:v>
                </c:pt>
                <c:pt idx="313">
                  <c:v>-35.509886980920797</c:v>
                </c:pt>
                <c:pt idx="314">
                  <c:v>-35.112960322306499</c:v>
                </c:pt>
                <c:pt idx="315">
                  <c:v>-43.111097796531197</c:v>
                </c:pt>
                <c:pt idx="316">
                  <c:v>-62.654318149446702</c:v>
                </c:pt>
                <c:pt idx="317">
                  <c:v>-76.523540094681806</c:v>
                </c:pt>
                <c:pt idx="318">
                  <c:v>-79.166296023003198</c:v>
                </c:pt>
                <c:pt idx="319">
                  <c:v>-86.568237333494906</c:v>
                </c:pt>
                <c:pt idx="320">
                  <c:v>-81.2887277830241</c:v>
                </c:pt>
                <c:pt idx="321">
                  <c:v>-70.313158806108007</c:v>
                </c:pt>
                <c:pt idx="322">
                  <c:v>-67.313843257493502</c:v>
                </c:pt>
                <c:pt idx="323">
                  <c:v>-69.745486653795197</c:v>
                </c:pt>
                <c:pt idx="324">
                  <c:v>-64.256013316053</c:v>
                </c:pt>
                <c:pt idx="325">
                  <c:v>-57.598256917537398</c:v>
                </c:pt>
                <c:pt idx="326">
                  <c:v>-51.698500412388697</c:v>
                </c:pt>
                <c:pt idx="327">
                  <c:v>-50.972366487212803</c:v>
                </c:pt>
                <c:pt idx="328">
                  <c:v>-42.758081518105598</c:v>
                </c:pt>
                <c:pt idx="329">
                  <c:v>-31.1512839008825</c:v>
                </c:pt>
                <c:pt idx="330">
                  <c:v>-28.4505255171205</c:v>
                </c:pt>
                <c:pt idx="331">
                  <c:v>-29.785763509125101</c:v>
                </c:pt>
                <c:pt idx="332">
                  <c:v>-28.075516020416298</c:v>
                </c:pt>
                <c:pt idx="333">
                  <c:v>-22.249653062830799</c:v>
                </c:pt>
                <c:pt idx="334">
                  <c:v>-18.141880083609699</c:v>
                </c:pt>
                <c:pt idx="335">
                  <c:v>-14.367881571000099</c:v>
                </c:pt>
                <c:pt idx="336">
                  <c:v>-9.3933624006277796</c:v>
                </c:pt>
                <c:pt idx="337">
                  <c:v>-9.1776794952745995</c:v>
                </c:pt>
                <c:pt idx="338">
                  <c:v>-7.7314348309256999</c:v>
                </c:pt>
                <c:pt idx="339">
                  <c:v>1.9837028668210399</c:v>
                </c:pt>
                <c:pt idx="340">
                  <c:v>4.0323574504607604</c:v>
                </c:pt>
                <c:pt idx="341">
                  <c:v>4.2960680844366399</c:v>
                </c:pt>
                <c:pt idx="342">
                  <c:v>7.5388772313829699</c:v>
                </c:pt>
                <c:pt idx="343">
                  <c:v>10.767299810904699</c:v>
                </c:pt>
                <c:pt idx="344">
                  <c:v>16.935884000629599</c:v>
                </c:pt>
                <c:pt idx="345">
                  <c:v>28.957940591009201</c:v>
                </c:pt>
                <c:pt idx="346">
                  <c:v>42.741943540960797</c:v>
                </c:pt>
                <c:pt idx="347">
                  <c:v>42.080238691124698</c:v>
                </c:pt>
                <c:pt idx="348">
                  <c:v>41.621074094010801</c:v>
                </c:pt>
                <c:pt idx="349">
                  <c:v>40.441681381855602</c:v>
                </c:pt>
                <c:pt idx="350">
                  <c:v>54.781534475619402</c:v>
                </c:pt>
                <c:pt idx="351">
                  <c:v>60.188014176329297</c:v>
                </c:pt>
                <c:pt idx="352">
                  <c:v>59.061982556384997</c:v>
                </c:pt>
                <c:pt idx="353">
                  <c:v>60.154353803582602</c:v>
                </c:pt>
                <c:pt idx="354">
                  <c:v>65.099551373252197</c:v>
                </c:pt>
                <c:pt idx="355">
                  <c:v>67.005182134500103</c:v>
                </c:pt>
                <c:pt idx="356">
                  <c:v>64.610307120043899</c:v>
                </c:pt>
                <c:pt idx="357">
                  <c:v>65.136003144362306</c:v>
                </c:pt>
                <c:pt idx="358">
                  <c:v>64.875505315789397</c:v>
                </c:pt>
                <c:pt idx="359">
                  <c:v>63.102889198609503</c:v>
                </c:pt>
                <c:pt idx="360">
                  <c:v>59.018408992762303</c:v>
                </c:pt>
                <c:pt idx="361">
                  <c:v>51.643786438311601</c:v>
                </c:pt>
                <c:pt idx="362">
                  <c:v>45.934559727361503</c:v>
                </c:pt>
                <c:pt idx="363">
                  <c:v>46.1384142626544</c:v>
                </c:pt>
                <c:pt idx="364">
                  <c:v>45.2391285533092</c:v>
                </c:pt>
                <c:pt idx="365">
                  <c:v>35.1519966106707</c:v>
                </c:pt>
                <c:pt idx="366">
                  <c:v>27.9890073958329</c:v>
                </c:pt>
                <c:pt idx="367">
                  <c:v>28.720245479798798</c:v>
                </c:pt>
                <c:pt idx="368">
                  <c:v>25.257625305604201</c:v>
                </c:pt>
                <c:pt idx="369">
                  <c:v>6.0469113849534502</c:v>
                </c:pt>
                <c:pt idx="370">
                  <c:v>-5.00928363393587</c:v>
                </c:pt>
                <c:pt idx="371">
                  <c:v>2.95531542105509</c:v>
                </c:pt>
                <c:pt idx="372">
                  <c:v>11.992849249389501</c:v>
                </c:pt>
                <c:pt idx="373">
                  <c:v>6.3428399510555504</c:v>
                </c:pt>
                <c:pt idx="374">
                  <c:v>-14.761002243064601</c:v>
                </c:pt>
                <c:pt idx="375">
                  <c:v>-22.981485631896799</c:v>
                </c:pt>
                <c:pt idx="376">
                  <c:v>-13.685782698497301</c:v>
                </c:pt>
                <c:pt idx="377">
                  <c:v>-6.7638441934758404</c:v>
                </c:pt>
                <c:pt idx="378">
                  <c:v>-23.4492347464275</c:v>
                </c:pt>
                <c:pt idx="379">
                  <c:v>-30.860208467619699</c:v>
                </c:pt>
                <c:pt idx="380">
                  <c:v>-26.693819469368101</c:v>
                </c:pt>
                <c:pt idx="381">
                  <c:v>-10.351572870085899</c:v>
                </c:pt>
                <c:pt idx="382">
                  <c:v>-5.9893799215935797</c:v>
                </c:pt>
                <c:pt idx="383">
                  <c:v>-43.179147219324399</c:v>
                </c:pt>
                <c:pt idx="384">
                  <c:v>-56.618277493167803</c:v>
                </c:pt>
                <c:pt idx="385">
                  <c:v>-56.959914088390498</c:v>
                </c:pt>
                <c:pt idx="386">
                  <c:v>-46.214224094812799</c:v>
                </c:pt>
                <c:pt idx="387">
                  <c:v>-41.431061654212698</c:v>
                </c:pt>
                <c:pt idx="388">
                  <c:v>-72.9818822066282</c:v>
                </c:pt>
                <c:pt idx="389">
                  <c:v>-84.932325830767695</c:v>
                </c:pt>
                <c:pt idx="390">
                  <c:v>-86.267384939948499</c:v>
                </c:pt>
                <c:pt idx="391">
                  <c:v>-84.043061048962201</c:v>
                </c:pt>
                <c:pt idx="392">
                  <c:v>-87.644092174089494</c:v>
                </c:pt>
                <c:pt idx="393">
                  <c:v>-75.560739498376407</c:v>
                </c:pt>
                <c:pt idx="394">
                  <c:v>-61.690547209688802</c:v>
                </c:pt>
                <c:pt idx="395">
                  <c:v>-56.563446582818599</c:v>
                </c:pt>
                <c:pt idx="396">
                  <c:v>-51.285891503582903</c:v>
                </c:pt>
                <c:pt idx="397">
                  <c:v>-44.759390852092601</c:v>
                </c:pt>
                <c:pt idx="398">
                  <c:v>-43.126301036451203</c:v>
                </c:pt>
                <c:pt idx="399">
                  <c:v>-39.832649551689897</c:v>
                </c:pt>
                <c:pt idx="400">
                  <c:v>-32.5617656918931</c:v>
                </c:pt>
                <c:pt idx="401">
                  <c:v>-26.120806229257902</c:v>
                </c:pt>
                <c:pt idx="402">
                  <c:v>-21.180132716957399</c:v>
                </c:pt>
                <c:pt idx="403">
                  <c:v>-17.5929302704535</c:v>
                </c:pt>
                <c:pt idx="404">
                  <c:v>-14.583479523145501</c:v>
                </c:pt>
                <c:pt idx="405">
                  <c:v>-11.994911533761901</c:v>
                </c:pt>
                <c:pt idx="406">
                  <c:v>-10.199280835948001</c:v>
                </c:pt>
                <c:pt idx="407">
                  <c:v>-11.840907941108</c:v>
                </c:pt>
                <c:pt idx="408">
                  <c:v>-9.0521421322374191</c:v>
                </c:pt>
                <c:pt idx="409">
                  <c:v>-6.5894640125619501</c:v>
                </c:pt>
                <c:pt idx="410">
                  <c:v>-3.0518206206585501</c:v>
                </c:pt>
                <c:pt idx="411">
                  <c:v>1.1221181036105199</c:v>
                </c:pt>
                <c:pt idx="412">
                  <c:v>7.9062470280268604</c:v>
                </c:pt>
                <c:pt idx="413">
                  <c:v>14.635230339402399</c:v>
                </c:pt>
                <c:pt idx="414">
                  <c:v>14.0824629423223</c:v>
                </c:pt>
                <c:pt idx="415">
                  <c:v>11.177216867107299</c:v>
                </c:pt>
                <c:pt idx="416">
                  <c:v>9.8006224213742996</c:v>
                </c:pt>
                <c:pt idx="417">
                  <c:v>15.5706465032211</c:v>
                </c:pt>
                <c:pt idx="418">
                  <c:v>26.380976447555199</c:v>
                </c:pt>
                <c:pt idx="419">
                  <c:v>27.4958529225202</c:v>
                </c:pt>
                <c:pt idx="420">
                  <c:v>27.184620445127599</c:v>
                </c:pt>
                <c:pt idx="421">
                  <c:v>27.7323564906381</c:v>
                </c:pt>
                <c:pt idx="422">
                  <c:v>32.4890210796137</c:v>
                </c:pt>
                <c:pt idx="423">
                  <c:v>37.241342497795301</c:v>
                </c:pt>
                <c:pt idx="424">
                  <c:v>40.029769191931003</c:v>
                </c:pt>
                <c:pt idx="425">
                  <c:v>43.218160061384303</c:v>
                </c:pt>
                <c:pt idx="426">
                  <c:v>48.815153094058303</c:v>
                </c:pt>
                <c:pt idx="427">
                  <c:v>57.646001993170202</c:v>
                </c:pt>
                <c:pt idx="428">
                  <c:v>65.345480724808695</c:v>
                </c:pt>
                <c:pt idx="429">
                  <c:v>63.474286095293103</c:v>
                </c:pt>
                <c:pt idx="430">
                  <c:v>55.570048358903797</c:v>
                </c:pt>
                <c:pt idx="431">
                  <c:v>56.535426516450102</c:v>
                </c:pt>
                <c:pt idx="432">
                  <c:v>46.455061921391497</c:v>
                </c:pt>
                <c:pt idx="433">
                  <c:v>27.616495579204098</c:v>
                </c:pt>
                <c:pt idx="434">
                  <c:v>-10.929477041964001</c:v>
                </c:pt>
                <c:pt idx="435">
                  <c:v>-28.844010904630501</c:v>
                </c:pt>
                <c:pt idx="436">
                  <c:v>-27.859330854667</c:v>
                </c:pt>
                <c:pt idx="437">
                  <c:v>-26.2483076084666</c:v>
                </c:pt>
                <c:pt idx="438">
                  <c:v>-34.811773531789797</c:v>
                </c:pt>
                <c:pt idx="439">
                  <c:v>-38.143254885669499</c:v>
                </c:pt>
                <c:pt idx="440">
                  <c:v>-38.645539923148696</c:v>
                </c:pt>
                <c:pt idx="441">
                  <c:v>-36.951849386288501</c:v>
                </c:pt>
                <c:pt idx="442">
                  <c:v>-41.003593121464</c:v>
                </c:pt>
                <c:pt idx="443">
                  <c:v>-48.478893177437499</c:v>
                </c:pt>
                <c:pt idx="444">
                  <c:v>-51.365655458130497</c:v>
                </c:pt>
                <c:pt idx="445">
                  <c:v>-46.550341711385698</c:v>
                </c:pt>
                <c:pt idx="446">
                  <c:v>-34.864987184245798</c:v>
                </c:pt>
                <c:pt idx="447">
                  <c:v>-27.375435924184199</c:v>
                </c:pt>
                <c:pt idx="448">
                  <c:v>-31.1399491794452</c:v>
                </c:pt>
              </c:numCache>
            </c:numRef>
          </c:val>
          <c:smooth val="0"/>
          <c:extLst>
            <c:ext xmlns:c16="http://schemas.microsoft.com/office/drawing/2014/chart" uri="{C3380CC4-5D6E-409C-BE32-E72D297353CC}">
              <c16:uniqueId val="{00000002-BCD9-45BF-A31D-6B3D7B1A3987}"/>
            </c:ext>
          </c:extLst>
        </c:ser>
        <c:dLbls>
          <c:showLegendKey val="0"/>
          <c:showVal val="0"/>
          <c:showCatName val="0"/>
          <c:showSerName val="0"/>
          <c:showPercent val="0"/>
          <c:showBubbleSize val="0"/>
        </c:dLbls>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21571606"/>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Action3</a:t>
            </a:r>
            <a:r>
              <a:rPr lang="en-US" baseline="0"/>
              <a:t> 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Sheet1!$K$1</c:f>
              <c:strCache>
                <c:ptCount val="1"/>
                <c:pt idx="0">
                  <c:v>X-accel</c:v>
                </c:pt>
              </c:strCache>
            </c:strRef>
          </c:tx>
          <c:spPr>
            <a:ln w="28575" cap="rnd">
              <a:solidFill>
                <a:schemeClr val="accent1"/>
              </a:solidFill>
              <a:round/>
            </a:ln>
            <a:effectLst/>
          </c:spPr>
          <c:marker>
            <c:symbol val="none"/>
          </c:marker>
          <c:val>
            <c:numRef>
              <c:f>Sheet1!$K$2:$K$800</c:f>
              <c:numCache>
                <c:formatCode>General</c:formatCode>
                <c:ptCount val="799"/>
                <c:pt idx="0">
                  <c:v>-31.383038109136255</c:v>
                </c:pt>
                <c:pt idx="1">
                  <c:v>-30.45061673742665</c:v>
                </c:pt>
                <c:pt idx="2">
                  <c:v>-28.159877038922247</c:v>
                </c:pt>
                <c:pt idx="3">
                  <c:v>-26.94427589353436</c:v>
                </c:pt>
                <c:pt idx="4">
                  <c:v>-25.266761523298499</c:v>
                </c:pt>
                <c:pt idx="5">
                  <c:v>-24.26428076068439</c:v>
                </c:pt>
                <c:pt idx="6">
                  <c:v>-23.880881078088958</c:v>
                </c:pt>
                <c:pt idx="7">
                  <c:v>-21.967601585349957</c:v>
                </c:pt>
                <c:pt idx="8">
                  <c:v>-20.356817227051277</c:v>
                </c:pt>
                <c:pt idx="9">
                  <c:v>-15.988676813293941</c:v>
                </c:pt>
                <c:pt idx="10">
                  <c:v>-9.9636963185274414</c:v>
                </c:pt>
                <c:pt idx="11">
                  <c:v>-2.451476178564806</c:v>
                </c:pt>
                <c:pt idx="12">
                  <c:v>4.6540774777761467</c:v>
                </c:pt>
                <c:pt idx="13">
                  <c:v>12.539621028470869</c:v>
                </c:pt>
                <c:pt idx="14">
                  <c:v>20.04771136931128</c:v>
                </c:pt>
                <c:pt idx="15">
                  <c:v>24.45089389466521</c:v>
                </c:pt>
                <c:pt idx="16">
                  <c:v>28.000051327692031</c:v>
                </c:pt>
                <c:pt idx="17">
                  <c:v>30.176407849112081</c:v>
                </c:pt>
                <c:pt idx="18">
                  <c:v>31.447721519003736</c:v>
                </c:pt>
                <c:pt idx="19">
                  <c:v>34.69870959144454</c:v>
                </c:pt>
                <c:pt idx="20">
                  <c:v>38.784623884858398</c:v>
                </c:pt>
                <c:pt idx="21">
                  <c:v>43.926105428579646</c:v>
                </c:pt>
                <c:pt idx="22">
                  <c:v>50.595164272415637</c:v>
                </c:pt>
                <c:pt idx="23">
                  <c:v>56.003131573825591</c:v>
                </c:pt>
                <c:pt idx="24">
                  <c:v>61.042207465878626</c:v>
                </c:pt>
                <c:pt idx="25">
                  <c:v>62.417536318652225</c:v>
                </c:pt>
                <c:pt idx="26">
                  <c:v>62.453097705570762</c:v>
                </c:pt>
                <c:pt idx="27">
                  <c:v>61.532346571140941</c:v>
                </c:pt>
                <c:pt idx="28">
                  <c:v>61.581064328445471</c:v>
                </c:pt>
                <c:pt idx="29">
                  <c:v>61.469908892097692</c:v>
                </c:pt>
                <c:pt idx="30">
                  <c:v>62.362762066443274</c:v>
                </c:pt>
                <c:pt idx="31">
                  <c:v>65.631892201921204</c:v>
                </c:pt>
                <c:pt idx="32">
                  <c:v>69.288417945997693</c:v>
                </c:pt>
                <c:pt idx="33">
                  <c:v>73.079803106342183</c:v>
                </c:pt>
                <c:pt idx="34">
                  <c:v>75.594842530286783</c:v>
                </c:pt>
                <c:pt idx="35">
                  <c:v>75.969375714448049</c:v>
                </c:pt>
                <c:pt idx="36">
                  <c:v>75.578783120925564</c:v>
                </c:pt>
                <c:pt idx="37">
                  <c:v>74.129774969037342</c:v>
                </c:pt>
                <c:pt idx="38">
                  <c:v>72.669488905876079</c:v>
                </c:pt>
                <c:pt idx="39">
                  <c:v>70.125323987577303</c:v>
                </c:pt>
                <c:pt idx="40">
                  <c:v>68.002419931901898</c:v>
                </c:pt>
                <c:pt idx="41">
                  <c:v>67.559077553780227</c:v>
                </c:pt>
                <c:pt idx="42">
                  <c:v>67.484341476722378</c:v>
                </c:pt>
                <c:pt idx="43">
                  <c:v>67.352768385238846</c:v>
                </c:pt>
                <c:pt idx="44">
                  <c:v>66.922915511267988</c:v>
                </c:pt>
                <c:pt idx="45">
                  <c:v>66.376426910431434</c:v>
                </c:pt>
                <c:pt idx="46">
                  <c:v>64.584033686997159</c:v>
                </c:pt>
                <c:pt idx="47">
                  <c:v>63.213155274144107</c:v>
                </c:pt>
                <c:pt idx="48">
                  <c:v>62.038919941541842</c:v>
                </c:pt>
                <c:pt idx="49">
                  <c:v>60.828055313925226</c:v>
                </c:pt>
                <c:pt idx="50">
                  <c:v>59.902119452308533</c:v>
                </c:pt>
                <c:pt idx="51">
                  <c:v>58.944600470077539</c:v>
                </c:pt>
                <c:pt idx="52">
                  <c:v>57.330515805119987</c:v>
                </c:pt>
                <c:pt idx="53">
                  <c:v>54.98609119420346</c:v>
                </c:pt>
                <c:pt idx="54">
                  <c:v>53.287651923139421</c:v>
                </c:pt>
                <c:pt idx="55">
                  <c:v>52.830417038473946</c:v>
                </c:pt>
                <c:pt idx="56">
                  <c:v>53.152573898230102</c:v>
                </c:pt>
                <c:pt idx="57">
                  <c:v>54.001020547456122</c:v>
                </c:pt>
                <c:pt idx="58">
                  <c:v>52.962917910835998</c:v>
                </c:pt>
                <c:pt idx="59">
                  <c:v>49.892134885116981</c:v>
                </c:pt>
                <c:pt idx="60">
                  <c:v>46.039061640131152</c:v>
                </c:pt>
                <c:pt idx="61">
                  <c:v>40.737284906165712</c:v>
                </c:pt>
                <c:pt idx="62">
                  <c:v>35.178435064039277</c:v>
                </c:pt>
                <c:pt idx="63">
                  <c:v>30.236460663063941</c:v>
                </c:pt>
                <c:pt idx="64">
                  <c:v>26.922996086049015</c:v>
                </c:pt>
                <c:pt idx="65">
                  <c:v>22.901130152191289</c:v>
                </c:pt>
                <c:pt idx="66">
                  <c:v>18.655699339813665</c:v>
                </c:pt>
                <c:pt idx="67">
                  <c:v>14.793552686152717</c:v>
                </c:pt>
                <c:pt idx="68">
                  <c:v>9.5864828657202228</c:v>
                </c:pt>
                <c:pt idx="69">
                  <c:v>5.3266068438586256</c:v>
                </c:pt>
                <c:pt idx="70">
                  <c:v>1.2642774049958143</c:v>
                </c:pt>
                <c:pt idx="71">
                  <c:v>-3.2536822059128951</c:v>
                </c:pt>
                <c:pt idx="72">
                  <c:v>-8.6267090998865967</c:v>
                </c:pt>
                <c:pt idx="73">
                  <c:v>-14.446947934659478</c:v>
                </c:pt>
                <c:pt idx="74">
                  <c:v>-22.652476661146061</c:v>
                </c:pt>
                <c:pt idx="75">
                  <c:v>-31.852343518663101</c:v>
                </c:pt>
                <c:pt idx="76">
                  <c:v>-38.946068405528564</c:v>
                </c:pt>
                <c:pt idx="77">
                  <c:v>-44.762649961053889</c:v>
                </c:pt>
                <c:pt idx="78">
                  <c:v>-48.917029036000173</c:v>
                </c:pt>
                <c:pt idx="79">
                  <c:v>-51.227141589949802</c:v>
                </c:pt>
                <c:pt idx="80">
                  <c:v>-57.97750286484893</c:v>
                </c:pt>
                <c:pt idx="81">
                  <c:v>-67.164455723303178</c:v>
                </c:pt>
                <c:pt idx="82">
                  <c:v>-65.769600866626647</c:v>
                </c:pt>
                <c:pt idx="83">
                  <c:v>-65.484423154762425</c:v>
                </c:pt>
                <c:pt idx="84">
                  <c:v>-62.395483638532873</c:v>
                </c:pt>
                <c:pt idx="85">
                  <c:v>-58.097164281020092</c:v>
                </c:pt>
                <c:pt idx="86">
                  <c:v>-55.074974313740526</c:v>
                </c:pt>
                <c:pt idx="87">
                  <c:v>-55.070944640904472</c:v>
                </c:pt>
                <c:pt idx="88">
                  <c:v>-56.856009186605029</c:v>
                </c:pt>
                <c:pt idx="89">
                  <c:v>-60.516392082003954</c:v>
                </c:pt>
                <c:pt idx="90">
                  <c:v>-63.68177042631563</c:v>
                </c:pt>
                <c:pt idx="91">
                  <c:v>-63.490617198573368</c:v>
                </c:pt>
                <c:pt idx="92">
                  <c:v>-63.634510356764444</c:v>
                </c:pt>
                <c:pt idx="93">
                  <c:v>-63.613534926486501</c:v>
                </c:pt>
                <c:pt idx="94">
                  <c:v>-63.018671405267284</c:v>
                </c:pt>
                <c:pt idx="95">
                  <c:v>-63.528319286118418</c:v>
                </c:pt>
                <c:pt idx="96">
                  <c:v>-63.948281595139349</c:v>
                </c:pt>
                <c:pt idx="97">
                  <c:v>-62.529531622131643</c:v>
                </c:pt>
                <c:pt idx="98">
                  <c:v>-59.587711617292506</c:v>
                </c:pt>
                <c:pt idx="99">
                  <c:v>-55.137216040114602</c:v>
                </c:pt>
                <c:pt idx="100">
                  <c:v>-49.893377272152328</c:v>
                </c:pt>
                <c:pt idx="101">
                  <c:v>-46.719442041207422</c:v>
                </c:pt>
                <c:pt idx="102">
                  <c:v>-45.422479123640521</c:v>
                </c:pt>
                <c:pt idx="103">
                  <c:v>-46.56846886283536</c:v>
                </c:pt>
                <c:pt idx="104">
                  <c:v>-47.569429985979639</c:v>
                </c:pt>
                <c:pt idx="105">
                  <c:v>-47.28088177106001</c:v>
                </c:pt>
                <c:pt idx="106">
                  <c:v>-45.147989240567085</c:v>
                </c:pt>
                <c:pt idx="107">
                  <c:v>-41.938100818273526</c:v>
                </c:pt>
                <c:pt idx="108">
                  <c:v>-38.466010617267969</c:v>
                </c:pt>
                <c:pt idx="109">
                  <c:v>-34.63799065286004</c:v>
                </c:pt>
                <c:pt idx="110">
                  <c:v>-31.565588902576131</c:v>
                </c:pt>
                <c:pt idx="111">
                  <c:v>-29.514066427709704</c:v>
                </c:pt>
                <c:pt idx="112">
                  <c:v>-29.128442810417955</c:v>
                </c:pt>
                <c:pt idx="113">
                  <c:v>-29.821657286018421</c:v>
                </c:pt>
                <c:pt idx="114">
                  <c:v>-29.545154697260287</c:v>
                </c:pt>
                <c:pt idx="115">
                  <c:v>-27.802426139894717</c:v>
                </c:pt>
                <c:pt idx="116">
                  <c:v>-26.094720858203608</c:v>
                </c:pt>
                <c:pt idx="117">
                  <c:v>-23.206684800437881</c:v>
                </c:pt>
                <c:pt idx="118">
                  <c:v>-20.412408027777719</c:v>
                </c:pt>
                <c:pt idx="119">
                  <c:v>-18.186362831064617</c:v>
                </c:pt>
                <c:pt idx="120">
                  <c:v>-15.384080991887005</c:v>
                </c:pt>
                <c:pt idx="121">
                  <c:v>-14.653889125641802</c:v>
                </c:pt>
                <c:pt idx="122">
                  <c:v>-12.976973448878624</c:v>
                </c:pt>
                <c:pt idx="123">
                  <c:v>-10.326397937444991</c:v>
                </c:pt>
                <c:pt idx="124">
                  <c:v>-8.0703389689781897</c:v>
                </c:pt>
                <c:pt idx="125">
                  <c:v>-4.4789650662541396</c:v>
                </c:pt>
                <c:pt idx="126">
                  <c:v>-0.9059603017658876</c:v>
                </c:pt>
                <c:pt idx="127">
                  <c:v>4.2604133607039092</c:v>
                </c:pt>
                <c:pt idx="128">
                  <c:v>9.7029001179347212</c:v>
                </c:pt>
                <c:pt idx="129">
                  <c:v>14.944411663362835</c:v>
                </c:pt>
                <c:pt idx="130">
                  <c:v>18.076878001389595</c:v>
                </c:pt>
                <c:pt idx="131">
                  <c:v>17.900993463934363</c:v>
                </c:pt>
                <c:pt idx="132">
                  <c:v>21.090622076961111</c:v>
                </c:pt>
                <c:pt idx="133">
                  <c:v>25.06347802829745</c:v>
                </c:pt>
                <c:pt idx="134">
                  <c:v>28.630727856160924</c:v>
                </c:pt>
                <c:pt idx="135">
                  <c:v>33.176933975024177</c:v>
                </c:pt>
                <c:pt idx="136">
                  <c:v>38.431189188303307</c:v>
                </c:pt>
                <c:pt idx="137">
                  <c:v>43.681170692745191</c:v>
                </c:pt>
                <c:pt idx="138">
                  <c:v>50.81434417929156</c:v>
                </c:pt>
                <c:pt idx="139">
                  <c:v>55.502498261662012</c:v>
                </c:pt>
                <c:pt idx="140">
                  <c:v>59.032002881780727</c:v>
                </c:pt>
                <c:pt idx="141">
                  <c:v>64.852823507364263</c:v>
                </c:pt>
                <c:pt idx="142">
                  <c:v>69.586557258507042</c:v>
                </c:pt>
                <c:pt idx="143">
                  <c:v>72.254593662807792</c:v>
                </c:pt>
                <c:pt idx="144">
                  <c:v>75.203420646616067</c:v>
                </c:pt>
                <c:pt idx="145">
                  <c:v>75.896884153174383</c:v>
                </c:pt>
                <c:pt idx="146">
                  <c:v>75.669260625625924</c:v>
                </c:pt>
                <c:pt idx="147">
                  <c:v>77.191535594990881</c:v>
                </c:pt>
                <c:pt idx="148">
                  <c:v>77.371352361148368</c:v>
                </c:pt>
                <c:pt idx="149">
                  <c:v>78.288471148672485</c:v>
                </c:pt>
                <c:pt idx="150">
                  <c:v>78.961520218473765</c:v>
                </c:pt>
                <c:pt idx="151">
                  <c:v>78.332026259188879</c:v>
                </c:pt>
                <c:pt idx="152">
                  <c:v>78.391066194078348</c:v>
                </c:pt>
                <c:pt idx="153">
                  <c:v>77.511132764461777</c:v>
                </c:pt>
                <c:pt idx="154">
                  <c:v>77.510173997935752</c:v>
                </c:pt>
                <c:pt idx="155">
                  <c:v>76.852821921625946</c:v>
                </c:pt>
                <c:pt idx="156">
                  <c:v>74.037707160253632</c:v>
                </c:pt>
                <c:pt idx="157">
                  <c:v>70.225537755909343</c:v>
                </c:pt>
                <c:pt idx="158">
                  <c:v>65.155444967492826</c:v>
                </c:pt>
                <c:pt idx="159">
                  <c:v>58.714839806014368</c:v>
                </c:pt>
                <c:pt idx="160">
                  <c:v>52.819567781083286</c:v>
                </c:pt>
                <c:pt idx="161">
                  <c:v>49.186818174217024</c:v>
                </c:pt>
                <c:pt idx="162">
                  <c:v>46.903612239455832</c:v>
                </c:pt>
                <c:pt idx="163">
                  <c:v>45.90394913404522</c:v>
                </c:pt>
                <c:pt idx="164">
                  <c:v>44.993654743957698</c:v>
                </c:pt>
                <c:pt idx="165">
                  <c:v>43.748381309877814</c:v>
                </c:pt>
                <c:pt idx="166">
                  <c:v>40.496298503279974</c:v>
                </c:pt>
                <c:pt idx="167">
                  <c:v>34.942133622217199</c:v>
                </c:pt>
                <c:pt idx="168">
                  <c:v>28.118023199787149</c:v>
                </c:pt>
                <c:pt idx="169">
                  <c:v>21.868700932069533</c:v>
                </c:pt>
                <c:pt idx="170">
                  <c:v>17.570826714095578</c:v>
                </c:pt>
                <c:pt idx="171">
                  <c:v>14.379420269871844</c:v>
                </c:pt>
                <c:pt idx="172">
                  <c:v>11.970162319715106</c:v>
                </c:pt>
                <c:pt idx="173">
                  <c:v>10.438300645448798</c:v>
                </c:pt>
                <c:pt idx="174">
                  <c:v>9.1046495279150861</c:v>
                </c:pt>
                <c:pt idx="175">
                  <c:v>8.3054380545432807</c:v>
                </c:pt>
                <c:pt idx="176">
                  <c:v>8.0547820615984076</c:v>
                </c:pt>
                <c:pt idx="177">
                  <c:v>8.0627712997922654</c:v>
                </c:pt>
                <c:pt idx="178">
                  <c:v>7.8335266876311991</c:v>
                </c:pt>
                <c:pt idx="179">
                  <c:v>7.4125067918007606</c:v>
                </c:pt>
                <c:pt idx="180">
                  <c:v>6.1583658890083104</c:v>
                </c:pt>
                <c:pt idx="181">
                  <c:v>2.91142880189035</c:v>
                </c:pt>
                <c:pt idx="182">
                  <c:v>-2.9863995293864702</c:v>
                </c:pt>
                <c:pt idx="183">
                  <c:v>-8.943190109971713</c:v>
                </c:pt>
                <c:pt idx="184">
                  <c:v>-13.542402582420625</c:v>
                </c:pt>
                <c:pt idx="185">
                  <c:v>-17.779980605386612</c:v>
                </c:pt>
                <c:pt idx="186">
                  <c:v>-22.524279501523573</c:v>
                </c:pt>
                <c:pt idx="187">
                  <c:v>-27.595633322307087</c:v>
                </c:pt>
                <c:pt idx="188">
                  <c:v>-33.376642686400594</c:v>
                </c:pt>
                <c:pt idx="189">
                  <c:v>-38.586679639484494</c:v>
                </c:pt>
                <c:pt idx="190">
                  <c:v>-45.490178747894106</c:v>
                </c:pt>
                <c:pt idx="191">
                  <c:v>-53.128325493714001</c:v>
                </c:pt>
                <c:pt idx="192">
                  <c:v>-59.955589434927091</c:v>
                </c:pt>
                <c:pt idx="193">
                  <c:v>-67.230641756692151</c:v>
                </c:pt>
                <c:pt idx="194">
                  <c:v>-72.787532735343632</c:v>
                </c:pt>
                <c:pt idx="195">
                  <c:v>-76.870171898120319</c:v>
                </c:pt>
                <c:pt idx="196">
                  <c:v>-76.389149810018452</c:v>
                </c:pt>
                <c:pt idx="197">
                  <c:v>-72.327247370142445</c:v>
                </c:pt>
                <c:pt idx="198">
                  <c:v>-69.59256166358972</c:v>
                </c:pt>
                <c:pt idx="199">
                  <c:v>-66.49413437554378</c:v>
                </c:pt>
                <c:pt idx="200">
                  <c:v>-65.261025879129548</c:v>
                </c:pt>
                <c:pt idx="201">
                  <c:v>-68.484476375070756</c:v>
                </c:pt>
                <c:pt idx="202">
                  <c:v>-70.60136753070114</c:v>
                </c:pt>
                <c:pt idx="203">
                  <c:v>-68.139730627178864</c:v>
                </c:pt>
                <c:pt idx="204">
                  <c:v>-63.056592876600554</c:v>
                </c:pt>
                <c:pt idx="205">
                  <c:v>-57.951954459030503</c:v>
                </c:pt>
                <c:pt idx="206">
                  <c:v>-56.116286715259193</c:v>
                </c:pt>
                <c:pt idx="207">
                  <c:v>-57.086413741287835</c:v>
                </c:pt>
                <c:pt idx="208">
                  <c:v>-58.851562547163091</c:v>
                </c:pt>
                <c:pt idx="209">
                  <c:v>-57.937571862125104</c:v>
                </c:pt>
                <c:pt idx="210">
                  <c:v>-53.007776705227172</c:v>
                </c:pt>
                <c:pt idx="211">
                  <c:v>-43.676546765864238</c:v>
                </c:pt>
                <c:pt idx="212">
                  <c:v>-37.160774171522405</c:v>
                </c:pt>
                <c:pt idx="213">
                  <c:v>-31.502316864160942</c:v>
                </c:pt>
                <c:pt idx="214">
                  <c:v>-27.041974508213173</c:v>
                </c:pt>
                <c:pt idx="215">
                  <c:v>-24.293476635221158</c:v>
                </c:pt>
                <c:pt idx="216">
                  <c:v>-21.106849386584884</c:v>
                </c:pt>
                <c:pt idx="217">
                  <c:v>-17.433968280905837</c:v>
                </c:pt>
                <c:pt idx="218">
                  <c:v>-13.196182161496985</c:v>
                </c:pt>
                <c:pt idx="219">
                  <c:v>-7.6646023846744429</c:v>
                </c:pt>
                <c:pt idx="220">
                  <c:v>-3.7993497202631001</c:v>
                </c:pt>
                <c:pt idx="221">
                  <c:v>0.56408913499532631</c:v>
                </c:pt>
                <c:pt idx="222">
                  <c:v>2.9195036946877995</c:v>
                </c:pt>
                <c:pt idx="223">
                  <c:v>3.8787897177907813</c:v>
                </c:pt>
                <c:pt idx="224">
                  <c:v>6.4968217626723996</c:v>
                </c:pt>
                <c:pt idx="225">
                  <c:v>13.124302873322661</c:v>
                </c:pt>
                <c:pt idx="226">
                  <c:v>20.423010207249103</c:v>
                </c:pt>
                <c:pt idx="227">
                  <c:v>26.599392760533362</c:v>
                </c:pt>
                <c:pt idx="228">
                  <c:v>26.476647124382001</c:v>
                </c:pt>
                <c:pt idx="229">
                  <c:v>25.865934054659906</c:v>
                </c:pt>
                <c:pt idx="230">
                  <c:v>26.278845498532757</c:v>
                </c:pt>
                <c:pt idx="231">
                  <c:v>27.269389857649948</c:v>
                </c:pt>
                <c:pt idx="232">
                  <c:v>33.354904193132889</c:v>
                </c:pt>
                <c:pt idx="233">
                  <c:v>40.977949104818116</c:v>
                </c:pt>
                <c:pt idx="234">
                  <c:v>49.170766388672561</c:v>
                </c:pt>
                <c:pt idx="235">
                  <c:v>58.899094132432971</c:v>
                </c:pt>
                <c:pt idx="236">
                  <c:v>66.013418080638061</c:v>
                </c:pt>
                <c:pt idx="237">
                  <c:v>69.829196197691346</c:v>
                </c:pt>
                <c:pt idx="238">
                  <c:v>70.370760672471931</c:v>
                </c:pt>
                <c:pt idx="239">
                  <c:v>70.66672652931662</c:v>
                </c:pt>
                <c:pt idx="240">
                  <c:v>71.846189415157639</c:v>
                </c:pt>
                <c:pt idx="241">
                  <c:v>72.314574526887668</c:v>
                </c:pt>
                <c:pt idx="242">
                  <c:v>72.246026725376282</c:v>
                </c:pt>
                <c:pt idx="243">
                  <c:v>72.191791274274436</c:v>
                </c:pt>
                <c:pt idx="244">
                  <c:v>72.880784171300817</c:v>
                </c:pt>
                <c:pt idx="245">
                  <c:v>73.052922093945625</c:v>
                </c:pt>
                <c:pt idx="246">
                  <c:v>73.429283673287273</c:v>
                </c:pt>
                <c:pt idx="247">
                  <c:v>74.485577527601649</c:v>
                </c:pt>
                <c:pt idx="248">
                  <c:v>73.682846750869402</c:v>
                </c:pt>
                <c:pt idx="249">
                  <c:v>72.707742986812093</c:v>
                </c:pt>
                <c:pt idx="250">
                  <c:v>71.027831297756492</c:v>
                </c:pt>
                <c:pt idx="251">
                  <c:v>69.160927005548189</c:v>
                </c:pt>
                <c:pt idx="252">
                  <c:v>68.015353474879262</c:v>
                </c:pt>
                <c:pt idx="253">
                  <c:v>66.557126870633098</c:v>
                </c:pt>
                <c:pt idx="254">
                  <c:v>64.103420584456856</c:v>
                </c:pt>
                <c:pt idx="255">
                  <c:v>62.237824536712715</c:v>
                </c:pt>
                <c:pt idx="256">
                  <c:v>60.301202535327818</c:v>
                </c:pt>
                <c:pt idx="257">
                  <c:v>57.839700047189091</c:v>
                </c:pt>
                <c:pt idx="258">
                  <c:v>55.121804265908473</c:v>
                </c:pt>
                <c:pt idx="259">
                  <c:v>53.547903213484702</c:v>
                </c:pt>
                <c:pt idx="260">
                  <c:v>52.715630949620021</c:v>
                </c:pt>
                <c:pt idx="261">
                  <c:v>52.173045143234319</c:v>
                </c:pt>
                <c:pt idx="262">
                  <c:v>52.255215905444103</c:v>
                </c:pt>
                <c:pt idx="263">
                  <c:v>52.388391580381182</c:v>
                </c:pt>
                <c:pt idx="264">
                  <c:v>52.716395675882737</c:v>
                </c:pt>
                <c:pt idx="265">
                  <c:v>51.771858053764241</c:v>
                </c:pt>
                <c:pt idx="266">
                  <c:v>50.676523342545785</c:v>
                </c:pt>
                <c:pt idx="267">
                  <c:v>48.901959315161548</c:v>
                </c:pt>
                <c:pt idx="268">
                  <c:v>46.050965332224457</c:v>
                </c:pt>
                <c:pt idx="269">
                  <c:v>43.39847288823249</c:v>
                </c:pt>
                <c:pt idx="270">
                  <c:v>41.162636616005742</c:v>
                </c:pt>
                <c:pt idx="271">
                  <c:v>38.981348841630293</c:v>
                </c:pt>
                <c:pt idx="272">
                  <c:v>35.742652014831201</c:v>
                </c:pt>
                <c:pt idx="273">
                  <c:v>32.140759054631488</c:v>
                </c:pt>
                <c:pt idx="274">
                  <c:v>28.214192982818165</c:v>
                </c:pt>
                <c:pt idx="275">
                  <c:v>23.625219148180282</c:v>
                </c:pt>
                <c:pt idx="276">
                  <c:v>18.949776045362793</c:v>
                </c:pt>
                <c:pt idx="277">
                  <c:v>14.734797189872022</c:v>
                </c:pt>
                <c:pt idx="278">
                  <c:v>10.555040792690667</c:v>
                </c:pt>
                <c:pt idx="279">
                  <c:v>5.2675857033162208</c:v>
                </c:pt>
                <c:pt idx="280">
                  <c:v>-1.1151002727828336</c:v>
                </c:pt>
                <c:pt idx="281">
                  <c:v>-8.0081803428938017</c:v>
                </c:pt>
                <c:pt idx="282">
                  <c:v>-14.249000568758518</c:v>
                </c:pt>
                <c:pt idx="283">
                  <c:v>-19.582394573043871</c:v>
                </c:pt>
                <c:pt idx="284">
                  <c:v>-24.169824321742269</c:v>
                </c:pt>
                <c:pt idx="285">
                  <c:v>-26.832494914384114</c:v>
                </c:pt>
                <c:pt idx="286">
                  <c:v>-28.620722246912013</c:v>
                </c:pt>
                <c:pt idx="287">
                  <c:v>-30.403072926292804</c:v>
                </c:pt>
                <c:pt idx="288">
                  <c:v>-34.141607376740723</c:v>
                </c:pt>
                <c:pt idx="289">
                  <c:v>-44.224980441240405</c:v>
                </c:pt>
                <c:pt idx="290">
                  <c:v>-53.943917963587026</c:v>
                </c:pt>
                <c:pt idx="291">
                  <c:v>-59.974977800039156</c:v>
                </c:pt>
                <c:pt idx="292">
                  <c:v>-62.171798991198358</c:v>
                </c:pt>
                <c:pt idx="293">
                  <c:v>-60.699727333195391</c:v>
                </c:pt>
                <c:pt idx="294">
                  <c:v>-59.153972380365637</c:v>
                </c:pt>
                <c:pt idx="295">
                  <c:v>-57.842394364905452</c:v>
                </c:pt>
                <c:pt idx="296">
                  <c:v>-57.545786675540157</c:v>
                </c:pt>
                <c:pt idx="297">
                  <c:v>-58.451349286414519</c:v>
                </c:pt>
                <c:pt idx="298">
                  <c:v>-60.333384896031788</c:v>
                </c:pt>
                <c:pt idx="299">
                  <c:v>-61.92461366852465</c:v>
                </c:pt>
                <c:pt idx="300">
                  <c:v>-59.788750448012792</c:v>
                </c:pt>
                <c:pt idx="301">
                  <c:v>-57.487102819116863</c:v>
                </c:pt>
                <c:pt idx="302">
                  <c:v>-55.708715136956798</c:v>
                </c:pt>
                <c:pt idx="303">
                  <c:v>-54.924417000916641</c:v>
                </c:pt>
                <c:pt idx="304">
                  <c:v>-53.843114634991075</c:v>
                </c:pt>
                <c:pt idx="305">
                  <c:v>-53.27776642569426</c:v>
                </c:pt>
                <c:pt idx="306">
                  <c:v>-51.608850252887308</c:v>
                </c:pt>
                <c:pt idx="307">
                  <c:v>-46.915290249347102</c:v>
                </c:pt>
                <c:pt idx="308">
                  <c:v>-41.089662289293067</c:v>
                </c:pt>
                <c:pt idx="309">
                  <c:v>-33.829041449277952</c:v>
                </c:pt>
                <c:pt idx="310">
                  <c:v>-29.199034743512598</c:v>
                </c:pt>
                <c:pt idx="311">
                  <c:v>-27.038419549470188</c:v>
                </c:pt>
                <c:pt idx="312">
                  <c:v>-23.634733421936339</c:v>
                </c:pt>
                <c:pt idx="313">
                  <c:v>-20.38031023534748</c:v>
                </c:pt>
                <c:pt idx="314">
                  <c:v>-17.668887264717608</c:v>
                </c:pt>
                <c:pt idx="315">
                  <c:v>-15.383845378998737</c:v>
                </c:pt>
                <c:pt idx="316">
                  <c:v>-14.560447831487316</c:v>
                </c:pt>
                <c:pt idx="317">
                  <c:v>-13.934898356047491</c:v>
                </c:pt>
                <c:pt idx="318">
                  <c:v>-12.286700235663545</c:v>
                </c:pt>
                <c:pt idx="319">
                  <c:v>-9.1842389467225054</c:v>
                </c:pt>
                <c:pt idx="320">
                  <c:v>-7.8494439598310857</c:v>
                </c:pt>
                <c:pt idx="321">
                  <c:v>-7.4356438849831594</c:v>
                </c:pt>
                <c:pt idx="322">
                  <c:v>-3.9735830515477786</c:v>
                </c:pt>
                <c:pt idx="323">
                  <c:v>-1.462923912185266</c:v>
                </c:pt>
                <c:pt idx="324">
                  <c:v>4.1835291223136766</c:v>
                </c:pt>
                <c:pt idx="325">
                  <c:v>13.316127713872598</c:v>
                </c:pt>
                <c:pt idx="326">
                  <c:v>20.026752412265395</c:v>
                </c:pt>
                <c:pt idx="327">
                  <c:v>24.788226153238121</c:v>
                </c:pt>
                <c:pt idx="328">
                  <c:v>25.315655749467304</c:v>
                </c:pt>
                <c:pt idx="329">
                  <c:v>20.167477958092331</c:v>
                </c:pt>
                <c:pt idx="330">
                  <c:v>18.473057720671012</c:v>
                </c:pt>
                <c:pt idx="331">
                  <c:v>23.876058071199576</c:v>
                </c:pt>
                <c:pt idx="332">
                  <c:v>32.183529231389549</c:v>
                </c:pt>
                <c:pt idx="333">
                  <c:v>37.821164392208146</c:v>
                </c:pt>
                <c:pt idx="334">
                  <c:v>49.781371647197211</c:v>
                </c:pt>
                <c:pt idx="335">
                  <c:v>52.802455822278048</c:v>
                </c:pt>
                <c:pt idx="336">
                  <c:v>56.783000811635624</c:v>
                </c:pt>
                <c:pt idx="337">
                  <c:v>56.079987003726416</c:v>
                </c:pt>
                <c:pt idx="338">
                  <c:v>56.358839211216022</c:v>
                </c:pt>
                <c:pt idx="339">
                  <c:v>58.489967634910265</c:v>
                </c:pt>
                <c:pt idx="340">
                  <c:v>60.525531946632832</c:v>
                </c:pt>
                <c:pt idx="341">
                  <c:v>60.100180785914219</c:v>
                </c:pt>
                <c:pt idx="342">
                  <c:v>60.942304771231406</c:v>
                </c:pt>
                <c:pt idx="343">
                  <c:v>62.919868780420245</c:v>
                </c:pt>
                <c:pt idx="344">
                  <c:v>64.380865692239738</c:v>
                </c:pt>
                <c:pt idx="345">
                  <c:v>66.305498963796282</c:v>
                </c:pt>
                <c:pt idx="346">
                  <c:v>67.556014537230496</c:v>
                </c:pt>
                <c:pt idx="347">
                  <c:v>68.964229977435366</c:v>
                </c:pt>
                <c:pt idx="348">
                  <c:v>70.281113689092635</c:v>
                </c:pt>
                <c:pt idx="349">
                  <c:v>70.394783990273439</c:v>
                </c:pt>
                <c:pt idx="350">
                  <c:v>72.23379258679887</c:v>
                </c:pt>
                <c:pt idx="351">
                  <c:v>75.248431752205349</c:v>
                </c:pt>
                <c:pt idx="352">
                  <c:v>76.290309037236185</c:v>
                </c:pt>
                <c:pt idx="353">
                  <c:v>75.47041379066151</c:v>
                </c:pt>
                <c:pt idx="354">
                  <c:v>74.641063374050646</c:v>
                </c:pt>
                <c:pt idx="355">
                  <c:v>72.858024534980601</c:v>
                </c:pt>
                <c:pt idx="356">
                  <c:v>72.285796675533618</c:v>
                </c:pt>
                <c:pt idx="357">
                  <c:v>72.56357270693151</c:v>
                </c:pt>
                <c:pt idx="358">
                  <c:v>70.79121034026457</c:v>
                </c:pt>
                <c:pt idx="359">
                  <c:v>67.474136951672861</c:v>
                </c:pt>
                <c:pt idx="360">
                  <c:v>62.178086521278949</c:v>
                </c:pt>
                <c:pt idx="361">
                  <c:v>55.070829347297376</c:v>
                </c:pt>
                <c:pt idx="362">
                  <c:v>48.367901669398996</c:v>
                </c:pt>
                <c:pt idx="363">
                  <c:v>42.851107264510475</c:v>
                </c:pt>
                <c:pt idx="364">
                  <c:v>37.618122516176648</c:v>
                </c:pt>
                <c:pt idx="365">
                  <c:v>32.476162833624826</c:v>
                </c:pt>
                <c:pt idx="366">
                  <c:v>28.799274538825077</c:v>
                </c:pt>
                <c:pt idx="367">
                  <c:v>25.128010299577586</c:v>
                </c:pt>
                <c:pt idx="368">
                  <c:v>22.045155315471817</c:v>
                </c:pt>
                <c:pt idx="369">
                  <c:v>19.643232725785719</c:v>
                </c:pt>
                <c:pt idx="370">
                  <c:v>17.592472998203846</c:v>
                </c:pt>
                <c:pt idx="371">
                  <c:v>14.584814518128979</c:v>
                </c:pt>
                <c:pt idx="372">
                  <c:v>10.922871977245977</c:v>
                </c:pt>
                <c:pt idx="373">
                  <c:v>6.4142802455715078</c:v>
                </c:pt>
                <c:pt idx="374">
                  <c:v>2.0777027744009131</c:v>
                </c:pt>
                <c:pt idx="375">
                  <c:v>-0.41730432076721941</c:v>
                </c:pt>
                <c:pt idx="376">
                  <c:v>-2.0841406294101668</c:v>
                </c:pt>
                <c:pt idx="377">
                  <c:v>-6.4337231415223775</c:v>
                </c:pt>
                <c:pt idx="378">
                  <c:v>-13.488240293878913</c:v>
                </c:pt>
                <c:pt idx="379">
                  <c:v>-24.792359309624135</c:v>
                </c:pt>
                <c:pt idx="380">
                  <c:v>-38.216237130043858</c:v>
                </c:pt>
                <c:pt idx="381">
                  <c:v>-46.973326658550334</c:v>
                </c:pt>
                <c:pt idx="382">
                  <c:v>-49.308464535418672</c:v>
                </c:pt>
                <c:pt idx="383">
                  <c:v>-47.069550101448918</c:v>
                </c:pt>
                <c:pt idx="384">
                  <c:v>-47.491480883467069</c:v>
                </c:pt>
                <c:pt idx="385">
                  <c:v>-52.569398802032104</c:v>
                </c:pt>
                <c:pt idx="386">
                  <c:v>-61.39939800238102</c:v>
                </c:pt>
                <c:pt idx="387">
                  <c:v>-66.592532913943629</c:v>
                </c:pt>
                <c:pt idx="388">
                  <c:v>-68.596755461888336</c:v>
                </c:pt>
                <c:pt idx="389">
                  <c:v>-66.633244357808479</c:v>
                </c:pt>
                <c:pt idx="390">
                  <c:v>-62.86663752918232</c:v>
                </c:pt>
                <c:pt idx="391">
                  <c:v>-58.164948828145192</c:v>
                </c:pt>
                <c:pt idx="392">
                  <c:v>-54.53368194026919</c:v>
                </c:pt>
                <c:pt idx="393">
                  <c:v>-54.433395478398701</c:v>
                </c:pt>
                <c:pt idx="394">
                  <c:v>-52.384673102286904</c:v>
                </c:pt>
                <c:pt idx="395">
                  <c:v>-49.421843175202483</c:v>
                </c:pt>
                <c:pt idx="396">
                  <c:v>-45.865176129257662</c:v>
                </c:pt>
                <c:pt idx="397">
                  <c:v>-43.876366387500141</c:v>
                </c:pt>
                <c:pt idx="398">
                  <c:v>-40.68199855465177</c:v>
                </c:pt>
                <c:pt idx="399">
                  <c:v>-39.250537455412378</c:v>
                </c:pt>
                <c:pt idx="400">
                  <c:v>-37.913932191194121</c:v>
                </c:pt>
                <c:pt idx="401">
                  <c:v>-37.480178662764622</c:v>
                </c:pt>
                <c:pt idx="402">
                  <c:v>-36.965857285368017</c:v>
                </c:pt>
                <c:pt idx="403">
                  <c:v>-36.24169702288723</c:v>
                </c:pt>
                <c:pt idx="404">
                  <c:v>-35.920695673630476</c:v>
                </c:pt>
                <c:pt idx="405">
                  <c:v>-35.845465279235427</c:v>
                </c:pt>
                <c:pt idx="406">
                  <c:v>-34.458509211837708</c:v>
                </c:pt>
                <c:pt idx="407">
                  <c:v>-33.774014621753551</c:v>
                </c:pt>
                <c:pt idx="408">
                  <c:v>-31.097020334512976</c:v>
                </c:pt>
                <c:pt idx="409">
                  <c:v>-27.342392327058551</c:v>
                </c:pt>
                <c:pt idx="410">
                  <c:v>-24.407331251792165</c:v>
                </c:pt>
                <c:pt idx="411">
                  <c:v>-20.325967363227846</c:v>
                </c:pt>
                <c:pt idx="412">
                  <c:v>-15.317692556037496</c:v>
                </c:pt>
                <c:pt idx="413">
                  <c:v>-13.931844763733009</c:v>
                </c:pt>
                <c:pt idx="414">
                  <c:v>-16.489326813095538</c:v>
                </c:pt>
                <c:pt idx="415">
                  <c:v>-18.382214855748771</c:v>
                </c:pt>
                <c:pt idx="416">
                  <c:v>-14.059781185587164</c:v>
                </c:pt>
                <c:pt idx="417">
                  <c:v>-8.8226453184236018</c:v>
                </c:pt>
                <c:pt idx="418">
                  <c:v>-2.8232469548510979</c:v>
                </c:pt>
                <c:pt idx="419">
                  <c:v>4.9267544661428717</c:v>
                </c:pt>
                <c:pt idx="420">
                  <c:v>10.876564171592399</c:v>
                </c:pt>
                <c:pt idx="421">
                  <c:v>17.548858747089824</c:v>
                </c:pt>
                <c:pt idx="422">
                  <c:v>21.517821591501345</c:v>
                </c:pt>
                <c:pt idx="423">
                  <c:v>23.171662453145757</c:v>
                </c:pt>
                <c:pt idx="424">
                  <c:v>21.717000850565071</c:v>
                </c:pt>
                <c:pt idx="425">
                  <c:v>20.516108009533674</c:v>
                </c:pt>
                <c:pt idx="426">
                  <c:v>23.585121178005771</c:v>
                </c:pt>
                <c:pt idx="427">
                  <c:v>29.195240216298153</c:v>
                </c:pt>
                <c:pt idx="428">
                  <c:v>36.245185804766024</c:v>
                </c:pt>
                <c:pt idx="429">
                  <c:v>45.566475789317373</c:v>
                </c:pt>
                <c:pt idx="430">
                  <c:v>52.01134892097069</c:v>
                </c:pt>
                <c:pt idx="431">
                  <c:v>54.836878806149834</c:v>
                </c:pt>
                <c:pt idx="432">
                  <c:v>55.583562346080591</c:v>
                </c:pt>
                <c:pt idx="433">
                  <c:v>55.679170725010714</c:v>
                </c:pt>
                <c:pt idx="434">
                  <c:v>58.986658452576982</c:v>
                </c:pt>
                <c:pt idx="435">
                  <c:v>64.364072638903437</c:v>
                </c:pt>
                <c:pt idx="436">
                  <c:v>66.111450616654736</c:v>
                </c:pt>
                <c:pt idx="437">
                  <c:v>67.960874772297046</c:v>
                </c:pt>
                <c:pt idx="438">
                  <c:v>67.969354705844538</c:v>
                </c:pt>
                <c:pt idx="439">
                  <c:v>67.753173945468291</c:v>
                </c:pt>
                <c:pt idx="440">
                  <c:v>70.067412986477464</c:v>
                </c:pt>
                <c:pt idx="441">
                  <c:v>70.999573912796933</c:v>
                </c:pt>
                <c:pt idx="442">
                  <c:v>70.747747767329301</c:v>
                </c:pt>
                <c:pt idx="443">
                  <c:v>72.083774502789112</c:v>
                </c:pt>
                <c:pt idx="444">
                  <c:v>71.849564358817361</c:v>
                </c:pt>
                <c:pt idx="445">
                  <c:v>71.305217863757875</c:v>
                </c:pt>
                <c:pt idx="446">
                  <c:v>71.083606825289579</c:v>
                </c:pt>
                <c:pt idx="447">
                  <c:v>71.549867622762221</c:v>
                </c:pt>
                <c:pt idx="448">
                  <c:v>70.202302042110404</c:v>
                </c:pt>
                <c:pt idx="449">
                  <c:v>67.778920173101824</c:v>
                </c:pt>
                <c:pt idx="450">
                  <c:v>66.931366469086726</c:v>
                </c:pt>
                <c:pt idx="451">
                  <c:v>65.265628652065288</c:v>
                </c:pt>
                <c:pt idx="452">
                  <c:v>63.8841462053282</c:v>
                </c:pt>
                <c:pt idx="453">
                  <c:v>62.669435936404604</c:v>
                </c:pt>
                <c:pt idx="454">
                  <c:v>58.861072331022427</c:v>
                </c:pt>
                <c:pt idx="455">
                  <c:v>54.416542799056124</c:v>
                </c:pt>
                <c:pt idx="456">
                  <c:v>51.88540253505618</c:v>
                </c:pt>
                <c:pt idx="457">
                  <c:v>49.919329561306192</c:v>
                </c:pt>
                <c:pt idx="458">
                  <c:v>49.032156142947414</c:v>
                </c:pt>
                <c:pt idx="459">
                  <c:v>48.604238656375678</c:v>
                </c:pt>
                <c:pt idx="460">
                  <c:v>47.112606193135839</c:v>
                </c:pt>
                <c:pt idx="461">
                  <c:v>45.503185599462149</c:v>
                </c:pt>
                <c:pt idx="462">
                  <c:v>42.872946594566685</c:v>
                </c:pt>
                <c:pt idx="463">
                  <c:v>38.664668015791214</c:v>
                </c:pt>
                <c:pt idx="464">
                  <c:v>34.438234034839653</c:v>
                </c:pt>
                <c:pt idx="465">
                  <c:v>28.46550379655935</c:v>
                </c:pt>
                <c:pt idx="466">
                  <c:v>22.445772407988677</c:v>
                </c:pt>
                <c:pt idx="467">
                  <c:v>17.931400016026455</c:v>
                </c:pt>
                <c:pt idx="468">
                  <c:v>14.660902574331653</c:v>
                </c:pt>
                <c:pt idx="469">
                  <c:v>12.614417463414791</c:v>
                </c:pt>
                <c:pt idx="470">
                  <c:v>10.697517757762249</c:v>
                </c:pt>
                <c:pt idx="471">
                  <c:v>9.4373192239253498</c:v>
                </c:pt>
                <c:pt idx="472">
                  <c:v>7.158955731180753</c:v>
                </c:pt>
                <c:pt idx="473">
                  <c:v>6.3857254349313806</c:v>
                </c:pt>
                <c:pt idx="474">
                  <c:v>2.1773671275529352</c:v>
                </c:pt>
                <c:pt idx="475">
                  <c:v>-6.1118482649123846</c:v>
                </c:pt>
                <c:pt idx="476">
                  <c:v>-17.244240822505983</c:v>
                </c:pt>
                <c:pt idx="477">
                  <c:v>-27.696877004984252</c:v>
                </c:pt>
                <c:pt idx="478">
                  <c:v>-37.248158252274919</c:v>
                </c:pt>
                <c:pt idx="479">
                  <c:v>-48.514413699357704</c:v>
                </c:pt>
                <c:pt idx="480">
                  <c:v>-62.173685116688482</c:v>
                </c:pt>
                <c:pt idx="481">
                  <c:v>-71.120936161677463</c:v>
                </c:pt>
                <c:pt idx="482">
                  <c:v>-74.15460858322362</c:v>
                </c:pt>
                <c:pt idx="483">
                  <c:v>-73.388465777395126</c:v>
                </c:pt>
                <c:pt idx="484">
                  <c:v>-68.594950934014562</c:v>
                </c:pt>
                <c:pt idx="485">
                  <c:v>-61.852701404697648</c:v>
                </c:pt>
                <c:pt idx="486">
                  <c:v>-58.014915245225765</c:v>
                </c:pt>
                <c:pt idx="487">
                  <c:v>-61.026982171123706</c:v>
                </c:pt>
                <c:pt idx="488">
                  <c:v>-66.646798260803493</c:v>
                </c:pt>
                <c:pt idx="489">
                  <c:v>-73.45620208471189</c:v>
                </c:pt>
                <c:pt idx="490">
                  <c:v>-83.00195791301303</c:v>
                </c:pt>
                <c:pt idx="491">
                  <c:v>-79.380769862749915</c:v>
                </c:pt>
                <c:pt idx="492">
                  <c:v>-72.580057306672899</c:v>
                </c:pt>
                <c:pt idx="493">
                  <c:v>-71.437027084911904</c:v>
                </c:pt>
                <c:pt idx="494">
                  <c:v>-70.495975374638675</c:v>
                </c:pt>
                <c:pt idx="495">
                  <c:v>-72.437962067082907</c:v>
                </c:pt>
                <c:pt idx="496">
                  <c:v>-70.479474551489204</c:v>
                </c:pt>
                <c:pt idx="497">
                  <c:v>-58.919671458230269</c:v>
                </c:pt>
                <c:pt idx="498">
                  <c:v>-48.338399153703335</c:v>
                </c:pt>
                <c:pt idx="499">
                  <c:v>-41.154284691186874</c:v>
                </c:pt>
                <c:pt idx="500">
                  <c:v>-34.9979561733753</c:v>
                </c:pt>
                <c:pt idx="501">
                  <c:v>-32.405317342381828</c:v>
                </c:pt>
                <c:pt idx="502">
                  <c:v>-29.738040711163865</c:v>
                </c:pt>
                <c:pt idx="503">
                  <c:v>-26.651936099145381</c:v>
                </c:pt>
                <c:pt idx="504">
                  <c:v>-24.225090055708122</c:v>
                </c:pt>
                <c:pt idx="505">
                  <c:v>-20.594833466647504</c:v>
                </c:pt>
                <c:pt idx="506">
                  <c:v>-15.623874986962552</c:v>
                </c:pt>
                <c:pt idx="507">
                  <c:v>-11.393084665719096</c:v>
                </c:pt>
                <c:pt idx="508">
                  <c:v>-9.2380445317095319</c:v>
                </c:pt>
                <c:pt idx="509">
                  <c:v>-8.1666926223950451</c:v>
                </c:pt>
                <c:pt idx="510">
                  <c:v>-9.3452009943780432</c:v>
                </c:pt>
                <c:pt idx="511">
                  <c:v>-8.559897127144497</c:v>
                </c:pt>
                <c:pt idx="512">
                  <c:v>-5.6630860144772406</c:v>
                </c:pt>
                <c:pt idx="513">
                  <c:v>-1.9593997563369534</c:v>
                </c:pt>
                <c:pt idx="514">
                  <c:v>2.7055519332744447</c:v>
                </c:pt>
                <c:pt idx="515">
                  <c:v>7.9226118208092009</c:v>
                </c:pt>
                <c:pt idx="516">
                  <c:v>11.955812800307719</c:v>
                </c:pt>
                <c:pt idx="517">
                  <c:v>17.428302468132372</c:v>
                </c:pt>
                <c:pt idx="518">
                  <c:v>21.182191502113014</c:v>
                </c:pt>
                <c:pt idx="519">
                  <c:v>21.771087905139968</c:v>
                </c:pt>
                <c:pt idx="520">
                  <c:v>23.668356552228946</c:v>
                </c:pt>
                <c:pt idx="521">
                  <c:v>24.083931046625842</c:v>
                </c:pt>
                <c:pt idx="522">
                  <c:v>25.632993041930053</c:v>
                </c:pt>
                <c:pt idx="523">
                  <c:v>31.070930420947999</c:v>
                </c:pt>
                <c:pt idx="524">
                  <c:v>39.44142730235211</c:v>
                </c:pt>
                <c:pt idx="525">
                  <c:v>49.824317888649638</c:v>
                </c:pt>
                <c:pt idx="526">
                  <c:v>58.029004849883464</c:v>
                </c:pt>
                <c:pt idx="527">
                  <c:v>60.604360330761075</c:v>
                </c:pt>
                <c:pt idx="528">
                  <c:v>62.075030222125847</c:v>
                </c:pt>
                <c:pt idx="529">
                  <c:v>62.287834337103163</c:v>
                </c:pt>
                <c:pt idx="530">
                  <c:v>62.227383095458613</c:v>
                </c:pt>
                <c:pt idx="531">
                  <c:v>60.243235595361696</c:v>
                </c:pt>
                <c:pt idx="532">
                  <c:v>60.194828352117746</c:v>
                </c:pt>
                <c:pt idx="533">
                  <c:v>63.491255687251211</c:v>
                </c:pt>
                <c:pt idx="534">
                  <c:v>65.330870311614746</c:v>
                </c:pt>
                <c:pt idx="535">
                  <c:v>67.76532517126887</c:v>
                </c:pt>
                <c:pt idx="536">
                  <c:v>68.505146107125043</c:v>
                </c:pt>
                <c:pt idx="537">
                  <c:v>67.087579600910601</c:v>
                </c:pt>
                <c:pt idx="538">
                  <c:v>65.945567700788388</c:v>
                </c:pt>
                <c:pt idx="539">
                  <c:v>64.647745736130588</c:v>
                </c:pt>
                <c:pt idx="540">
                  <c:v>62.922294352338348</c:v>
                </c:pt>
                <c:pt idx="541">
                  <c:v>60.928159456464137</c:v>
                </c:pt>
                <c:pt idx="542">
                  <c:v>58.032803773325412</c:v>
                </c:pt>
                <c:pt idx="543">
                  <c:v>56.116230402417585</c:v>
                </c:pt>
                <c:pt idx="544">
                  <c:v>53.887687458579045</c:v>
                </c:pt>
                <c:pt idx="545">
                  <c:v>50.961260396439158</c:v>
                </c:pt>
                <c:pt idx="546">
                  <c:v>49.249199725090023</c:v>
                </c:pt>
                <c:pt idx="547">
                  <c:v>45.086986063463065</c:v>
                </c:pt>
                <c:pt idx="548">
                  <c:v>41.754560356328838</c:v>
                </c:pt>
                <c:pt idx="549">
                  <c:v>38.802731583874063</c:v>
                </c:pt>
                <c:pt idx="550">
                  <c:v>35.400949295133778</c:v>
                </c:pt>
                <c:pt idx="551">
                  <c:v>32.948923399060604</c:v>
                </c:pt>
                <c:pt idx="552">
                  <c:v>31.12101344393777</c:v>
                </c:pt>
                <c:pt idx="553">
                  <c:v>28.703078767792199</c:v>
                </c:pt>
                <c:pt idx="554">
                  <c:v>26.924331113611569</c:v>
                </c:pt>
                <c:pt idx="555">
                  <c:v>23.881524003033199</c:v>
                </c:pt>
                <c:pt idx="556">
                  <c:v>21.388351615744856</c:v>
                </c:pt>
                <c:pt idx="557">
                  <c:v>19.599898569487834</c:v>
                </c:pt>
                <c:pt idx="558">
                  <c:v>17.520492155793594</c:v>
                </c:pt>
                <c:pt idx="559">
                  <c:v>16.424637264748078</c:v>
                </c:pt>
                <c:pt idx="560">
                  <c:v>15.735447848484339</c:v>
                </c:pt>
                <c:pt idx="561">
                  <c:v>14.169442237184368</c:v>
                </c:pt>
                <c:pt idx="562">
                  <c:v>12.119093219245135</c:v>
                </c:pt>
                <c:pt idx="563">
                  <c:v>9.3892704772171633</c:v>
                </c:pt>
                <c:pt idx="564">
                  <c:v>6.972104300502254</c:v>
                </c:pt>
                <c:pt idx="565">
                  <c:v>5.1731345184879247</c:v>
                </c:pt>
                <c:pt idx="566">
                  <c:v>2.3207554916015014</c:v>
                </c:pt>
                <c:pt idx="567">
                  <c:v>-0.86229253102631442</c:v>
                </c:pt>
                <c:pt idx="568">
                  <c:v>-4.0572527846580915</c:v>
                </c:pt>
                <c:pt idx="569">
                  <c:v>-7.3986881719299875</c:v>
                </c:pt>
                <c:pt idx="570">
                  <c:v>-11.473274978653155</c:v>
                </c:pt>
                <c:pt idx="571">
                  <c:v>-15.871400745655629</c:v>
                </c:pt>
                <c:pt idx="572">
                  <c:v>-19.413001090367327</c:v>
                </c:pt>
                <c:pt idx="573">
                  <c:v>-21.523817675422102</c:v>
                </c:pt>
                <c:pt idx="574">
                  <c:v>-22.194278094604456</c:v>
                </c:pt>
                <c:pt idx="575">
                  <c:v>-22.633176660303231</c:v>
                </c:pt>
                <c:pt idx="576">
                  <c:v>-25.634227486113602</c:v>
                </c:pt>
                <c:pt idx="577">
                  <c:v>-31.126253042748512</c:v>
                </c:pt>
                <c:pt idx="578">
                  <c:v>-38.968442562019362</c:v>
                </c:pt>
                <c:pt idx="579">
                  <c:v>-50.89542997399866</c:v>
                </c:pt>
                <c:pt idx="580">
                  <c:v>-67.804752627432762</c:v>
                </c:pt>
                <c:pt idx="581">
                  <c:v>-76.922202681263784</c:v>
                </c:pt>
                <c:pt idx="582">
                  <c:v>-82.068985413834611</c:v>
                </c:pt>
                <c:pt idx="583">
                  <c:v>-81.368561479842896</c:v>
                </c:pt>
                <c:pt idx="584">
                  <c:v>-74.140644494224716</c:v>
                </c:pt>
                <c:pt idx="585">
                  <c:v>-65.769295539631983</c:v>
                </c:pt>
                <c:pt idx="586">
                  <c:v>-64.928077929060478</c:v>
                </c:pt>
                <c:pt idx="587">
                  <c:v>-71.590859081082939</c:v>
                </c:pt>
                <c:pt idx="588">
                  <c:v>-80.518546525819076</c:v>
                </c:pt>
                <c:pt idx="589">
                  <c:v>-72.362401410650463</c:v>
                </c:pt>
                <c:pt idx="590">
                  <c:v>-62.49182075004196</c:v>
                </c:pt>
                <c:pt idx="591">
                  <c:v>-58.198994931048738</c:v>
                </c:pt>
                <c:pt idx="592">
                  <c:v>-56.233459832358406</c:v>
                </c:pt>
                <c:pt idx="593">
                  <c:v>-55.37920025640215</c:v>
                </c:pt>
                <c:pt idx="594">
                  <c:v>-53.855141290657059</c:v>
                </c:pt>
                <c:pt idx="595">
                  <c:v>-50.589774521186953</c:v>
                </c:pt>
                <c:pt idx="596">
                  <c:v>-45.188902376455076</c:v>
                </c:pt>
                <c:pt idx="597">
                  <c:v>-38.847329115561315</c:v>
                </c:pt>
                <c:pt idx="598">
                  <c:v>-34.067796715275819</c:v>
                </c:pt>
                <c:pt idx="599">
                  <c:v>-30.902775169360243</c:v>
                </c:pt>
                <c:pt idx="600">
                  <c:v>-28.817067435694561</c:v>
                </c:pt>
                <c:pt idx="601">
                  <c:v>-27.710807084073334</c:v>
                </c:pt>
                <c:pt idx="602">
                  <c:v>-25.440271259577873</c:v>
                </c:pt>
                <c:pt idx="603">
                  <c:v>-21.864568914929993</c:v>
                </c:pt>
                <c:pt idx="604">
                  <c:v>-18.463162749033188</c:v>
                </c:pt>
                <c:pt idx="605">
                  <c:v>-14.57524885388357</c:v>
                </c:pt>
                <c:pt idx="606">
                  <c:v>-9.8729331770547883</c:v>
                </c:pt>
                <c:pt idx="607">
                  <c:v>-5.1112305359094528</c:v>
                </c:pt>
                <c:pt idx="608">
                  <c:v>-2.2334604028291647</c:v>
                </c:pt>
                <c:pt idx="609">
                  <c:v>0.55384871445345274</c:v>
                </c:pt>
                <c:pt idx="610">
                  <c:v>4.8061273342150477</c:v>
                </c:pt>
                <c:pt idx="611">
                  <c:v>5.3801355486441835</c:v>
                </c:pt>
                <c:pt idx="612">
                  <c:v>10.395263961786082</c:v>
                </c:pt>
                <c:pt idx="613">
                  <c:v>20.804594548785925</c:v>
                </c:pt>
                <c:pt idx="614">
                  <c:v>29.67575851831111</c:v>
                </c:pt>
                <c:pt idx="615">
                  <c:v>41.360375911449516</c:v>
                </c:pt>
                <c:pt idx="616">
                  <c:v>51.204604739065857</c:v>
                </c:pt>
                <c:pt idx="617">
                  <c:v>57.873710759832356</c:v>
                </c:pt>
                <c:pt idx="618">
                  <c:v>58.325229987354696</c:v>
                </c:pt>
                <c:pt idx="619">
                  <c:v>57.539874910619758</c:v>
                </c:pt>
                <c:pt idx="620">
                  <c:v>56.048901737499349</c:v>
                </c:pt>
                <c:pt idx="621">
                  <c:v>55.985802821751662</c:v>
                </c:pt>
                <c:pt idx="622">
                  <c:v>54.760916795298471</c:v>
                </c:pt>
                <c:pt idx="623">
                  <c:v>57.062943586782566</c:v>
                </c:pt>
                <c:pt idx="624">
                  <c:v>61.875839004472596</c:v>
                </c:pt>
                <c:pt idx="625">
                  <c:v>64.082389592087239</c:v>
                </c:pt>
                <c:pt idx="626">
                  <c:v>64.448434019052073</c:v>
                </c:pt>
                <c:pt idx="627">
                  <c:v>64.738724596528527</c:v>
                </c:pt>
                <c:pt idx="628">
                  <c:v>64.020952172900692</c:v>
                </c:pt>
                <c:pt idx="629">
                  <c:v>61.996422017345296</c:v>
                </c:pt>
                <c:pt idx="630">
                  <c:v>59.488581631321949</c:v>
                </c:pt>
                <c:pt idx="631">
                  <c:v>56.373097495707711</c:v>
                </c:pt>
                <c:pt idx="632">
                  <c:v>53.49773135087954</c:v>
                </c:pt>
                <c:pt idx="633">
                  <c:v>51.094430334888337</c:v>
                </c:pt>
                <c:pt idx="634">
                  <c:v>49.741481630434706</c:v>
                </c:pt>
                <c:pt idx="635">
                  <c:v>48.138776946341942</c:v>
                </c:pt>
                <c:pt idx="636">
                  <c:v>46.359146814281807</c:v>
                </c:pt>
                <c:pt idx="637">
                  <c:v>44.999091892611197</c:v>
                </c:pt>
                <c:pt idx="638">
                  <c:v>43.726856986318801</c:v>
                </c:pt>
                <c:pt idx="639">
                  <c:v>43.491480211710169</c:v>
                </c:pt>
                <c:pt idx="640">
                  <c:v>42.007461290557494</c:v>
                </c:pt>
                <c:pt idx="641">
                  <c:v>40.759168160119202</c:v>
                </c:pt>
                <c:pt idx="642">
                  <c:v>38.987172063393999</c:v>
                </c:pt>
                <c:pt idx="643">
                  <c:v>37.225875070939864</c:v>
                </c:pt>
                <c:pt idx="644">
                  <c:v>36.436052511542393</c:v>
                </c:pt>
                <c:pt idx="645">
                  <c:v>35.267181897283542</c:v>
                </c:pt>
                <c:pt idx="646">
                  <c:v>35.026787310698616</c:v>
                </c:pt>
                <c:pt idx="647">
                  <c:v>33.462666388444148</c:v>
                </c:pt>
                <c:pt idx="648">
                  <c:v>30.835495733423492</c:v>
                </c:pt>
                <c:pt idx="649">
                  <c:v>28.456602011110345</c:v>
                </c:pt>
                <c:pt idx="650">
                  <c:v>26.511412421301316</c:v>
                </c:pt>
                <c:pt idx="651">
                  <c:v>24.436293911316252</c:v>
                </c:pt>
                <c:pt idx="652">
                  <c:v>23.249805161736973</c:v>
                </c:pt>
                <c:pt idx="653">
                  <c:v>21.819824049007991</c:v>
                </c:pt>
                <c:pt idx="654">
                  <c:v>20.328034170749326</c:v>
                </c:pt>
                <c:pt idx="655">
                  <c:v>18.246041529310713</c:v>
                </c:pt>
                <c:pt idx="656">
                  <c:v>16.247911901271969</c:v>
                </c:pt>
                <c:pt idx="657">
                  <c:v>13.942441464343968</c:v>
                </c:pt>
                <c:pt idx="658">
                  <c:v>10.916847652054487</c:v>
                </c:pt>
                <c:pt idx="659">
                  <c:v>7.1617908871747868</c:v>
                </c:pt>
                <c:pt idx="660">
                  <c:v>2.3553494027076751</c:v>
                </c:pt>
                <c:pt idx="661">
                  <c:v>-2.4527789829845479</c:v>
                </c:pt>
                <c:pt idx="662">
                  <c:v>-6.9000231489477812</c:v>
                </c:pt>
                <c:pt idx="663">
                  <c:v>-11.69403449814499</c:v>
                </c:pt>
                <c:pt idx="664">
                  <c:v>-16.039320252327478</c:v>
                </c:pt>
                <c:pt idx="665">
                  <c:v>-19.509534174970053</c:v>
                </c:pt>
                <c:pt idx="666">
                  <c:v>-21.962372697642412</c:v>
                </c:pt>
                <c:pt idx="667">
                  <c:v>-24.149660425767507</c:v>
                </c:pt>
                <c:pt idx="668">
                  <c:v>-27.894506615072988</c:v>
                </c:pt>
                <c:pt idx="669">
                  <c:v>-32.192167968076035</c:v>
                </c:pt>
                <c:pt idx="670">
                  <c:v>-34.68218338355026</c:v>
                </c:pt>
                <c:pt idx="671">
                  <c:v>-39.201212475140437</c:v>
                </c:pt>
                <c:pt idx="672">
                  <c:v>-44.463092378900754</c:v>
                </c:pt>
                <c:pt idx="673">
                  <c:v>-50.683003149919038</c:v>
                </c:pt>
                <c:pt idx="674">
                  <c:v>-56.785308272612042</c:v>
                </c:pt>
                <c:pt idx="675">
                  <c:v>-64.67984183663792</c:v>
                </c:pt>
                <c:pt idx="676">
                  <c:v>-72.357895056297934</c:v>
                </c:pt>
                <c:pt idx="677">
                  <c:v>-78.494197283120329</c:v>
                </c:pt>
                <c:pt idx="678">
                  <c:v>-81.696135875710681</c:v>
                </c:pt>
                <c:pt idx="679">
                  <c:v>-80.873608908039131</c:v>
                </c:pt>
                <c:pt idx="680">
                  <c:v>-79.396633971066734</c:v>
                </c:pt>
                <c:pt idx="681">
                  <c:v>-76.244962859452684</c:v>
                </c:pt>
                <c:pt idx="682">
                  <c:v>-71.940123021571679</c:v>
                </c:pt>
                <c:pt idx="683">
                  <c:v>-69.125431061379061</c:v>
                </c:pt>
                <c:pt idx="684">
                  <c:v>-67.740782186652737</c:v>
                </c:pt>
                <c:pt idx="685">
                  <c:v>-65.770984976605419</c:v>
                </c:pt>
                <c:pt idx="686">
                  <c:v>-62.364443790548094</c:v>
                </c:pt>
                <c:pt idx="687">
                  <c:v>-56.953388277109113</c:v>
                </c:pt>
                <c:pt idx="688">
                  <c:v>-53.737131336478271</c:v>
                </c:pt>
                <c:pt idx="689">
                  <c:v>-50.853819803665516</c:v>
                </c:pt>
                <c:pt idx="690">
                  <c:v>-48.998137057665232</c:v>
                </c:pt>
                <c:pt idx="691">
                  <c:v>-47.319145569358689</c:v>
                </c:pt>
                <c:pt idx="692">
                  <c:v>-45.212592627759037</c:v>
                </c:pt>
                <c:pt idx="693">
                  <c:v>-40.451515304002072</c:v>
                </c:pt>
                <c:pt idx="694">
                  <c:v>-31.520422969206127</c:v>
                </c:pt>
                <c:pt idx="695">
                  <c:v>-27.243346902305309</c:v>
                </c:pt>
                <c:pt idx="696">
                  <c:v>-25.296757896375176</c:v>
                </c:pt>
                <c:pt idx="697">
                  <c:v>-24.933477573314764</c:v>
                </c:pt>
                <c:pt idx="698">
                  <c:v>-23.653968930170485</c:v>
                </c:pt>
                <c:pt idx="699">
                  <c:v>-23.299918184126717</c:v>
                </c:pt>
                <c:pt idx="700">
                  <c:v>-21.757815165623722</c:v>
                </c:pt>
                <c:pt idx="701">
                  <c:v>-20.690927935138035</c:v>
                </c:pt>
                <c:pt idx="702">
                  <c:v>-14.013715191469675</c:v>
                </c:pt>
                <c:pt idx="703">
                  <c:v>-6.0454325683243502</c:v>
                </c:pt>
                <c:pt idx="704">
                  <c:v>-0.48954912515449972</c:v>
                </c:pt>
                <c:pt idx="705">
                  <c:v>1.9373889564887736</c:v>
                </c:pt>
                <c:pt idx="706">
                  <c:v>3.1915413903572221</c:v>
                </c:pt>
                <c:pt idx="707">
                  <c:v>6.6541093287271895</c:v>
                </c:pt>
                <c:pt idx="708">
                  <c:v>10.294337335910949</c:v>
                </c:pt>
                <c:pt idx="709">
                  <c:v>15.876902804280812</c:v>
                </c:pt>
                <c:pt idx="710">
                  <c:v>24.292426103632547</c:v>
                </c:pt>
                <c:pt idx="711">
                  <c:v>32.621401177878752</c:v>
                </c:pt>
                <c:pt idx="712">
                  <c:v>38.310378204759353</c:v>
                </c:pt>
                <c:pt idx="713">
                  <c:v>41.15872844859603</c:v>
                </c:pt>
                <c:pt idx="714">
                  <c:v>42.035493928942827</c:v>
                </c:pt>
                <c:pt idx="715">
                  <c:v>43.88574035023867</c:v>
                </c:pt>
                <c:pt idx="716">
                  <c:v>46.097024274376388</c:v>
                </c:pt>
                <c:pt idx="717">
                  <c:v>49.05097717132098</c:v>
                </c:pt>
                <c:pt idx="718">
                  <c:v>53.783303894956831</c:v>
                </c:pt>
                <c:pt idx="719">
                  <c:v>59.462771311789417</c:v>
                </c:pt>
                <c:pt idx="720">
                  <c:v>63.690491690491598</c:v>
                </c:pt>
                <c:pt idx="721">
                  <c:v>66.663708202260651</c:v>
                </c:pt>
                <c:pt idx="722">
                  <c:v>68.859952387230976</c:v>
                </c:pt>
                <c:pt idx="723">
                  <c:v>69.296791671469862</c:v>
                </c:pt>
                <c:pt idx="724">
                  <c:v>70.828373385158628</c:v>
                </c:pt>
                <c:pt idx="725">
                  <c:v>72.632892745882685</c:v>
                </c:pt>
                <c:pt idx="726">
                  <c:v>74.741557266915009</c:v>
                </c:pt>
                <c:pt idx="727">
                  <c:v>76.839187804021222</c:v>
                </c:pt>
                <c:pt idx="728">
                  <c:v>77.989584924748158</c:v>
                </c:pt>
                <c:pt idx="729">
                  <c:v>78.346287466054406</c:v>
                </c:pt>
                <c:pt idx="730">
                  <c:v>77.228494192441147</c:v>
                </c:pt>
                <c:pt idx="731">
                  <c:v>76.795699686559203</c:v>
                </c:pt>
                <c:pt idx="732">
                  <c:v>76.359415287167465</c:v>
                </c:pt>
                <c:pt idx="733">
                  <c:v>75.459039601878175</c:v>
                </c:pt>
                <c:pt idx="734">
                  <c:v>73.821374360630543</c:v>
                </c:pt>
                <c:pt idx="735">
                  <c:v>72.518155487402311</c:v>
                </c:pt>
                <c:pt idx="736">
                  <c:v>71.467803789588444</c:v>
                </c:pt>
                <c:pt idx="737">
                  <c:v>68.537721106668343</c:v>
                </c:pt>
                <c:pt idx="738">
                  <c:v>67.101514569350044</c:v>
                </c:pt>
                <c:pt idx="739">
                  <c:v>65.38710048449407</c:v>
                </c:pt>
                <c:pt idx="740">
                  <c:v>63.117536632969475</c:v>
                </c:pt>
                <c:pt idx="741">
                  <c:v>62.158909121331718</c:v>
                </c:pt>
                <c:pt idx="742">
                  <c:v>61.085861007138192</c:v>
                </c:pt>
                <c:pt idx="743">
                  <c:v>59.832210261419476</c:v>
                </c:pt>
                <c:pt idx="744">
                  <c:v>55.677238842253836</c:v>
                </c:pt>
                <c:pt idx="745">
                  <c:v>49.265278055747103</c:v>
                </c:pt>
                <c:pt idx="746">
                  <c:v>41.729328963362249</c:v>
                </c:pt>
                <c:pt idx="747">
                  <c:v>34.296513630759264</c:v>
                </c:pt>
                <c:pt idx="748">
                  <c:v>26.719756015680623</c:v>
                </c:pt>
                <c:pt idx="749">
                  <c:v>19.965494777108017</c:v>
                </c:pt>
                <c:pt idx="750">
                  <c:v>13.754303384778884</c:v>
                </c:pt>
                <c:pt idx="751">
                  <c:v>8.8828828218840936</c:v>
                </c:pt>
                <c:pt idx="752">
                  <c:v>4.7093149196685893</c:v>
                </c:pt>
                <c:pt idx="753">
                  <c:v>1.2280951088070846</c:v>
                </c:pt>
                <c:pt idx="754">
                  <c:v>-1.6815161114530133</c:v>
                </c:pt>
                <c:pt idx="755">
                  <c:v>-3.8221816660113181</c:v>
                </c:pt>
                <c:pt idx="756">
                  <c:v>-5.8795233340815898</c:v>
                </c:pt>
                <c:pt idx="757">
                  <c:v>-7.3469445488197778</c:v>
                </c:pt>
                <c:pt idx="758">
                  <c:v>-9.117580922799382</c:v>
                </c:pt>
                <c:pt idx="759">
                  <c:v>-11.08059509719725</c:v>
                </c:pt>
                <c:pt idx="760">
                  <c:v>-14.852367260206627</c:v>
                </c:pt>
                <c:pt idx="761">
                  <c:v>-21.647672885581681</c:v>
                </c:pt>
                <c:pt idx="762">
                  <c:v>-38.24121420379533</c:v>
                </c:pt>
                <c:pt idx="763">
                  <c:v>-57.406752825689097</c:v>
                </c:pt>
                <c:pt idx="764">
                  <c:v>-67.044364520659116</c:v>
                </c:pt>
                <c:pt idx="765">
                  <c:v>-68.252201184661061</c:v>
                </c:pt>
                <c:pt idx="766">
                  <c:v>-63.63840343854163</c:v>
                </c:pt>
                <c:pt idx="767">
                  <c:v>-56.481732540720998</c:v>
                </c:pt>
                <c:pt idx="768">
                  <c:v>-52.661963946123301</c:v>
                </c:pt>
                <c:pt idx="769">
                  <c:v>-53.433937475480953</c:v>
                </c:pt>
                <c:pt idx="770">
                  <c:v>-58.678826031863267</c:v>
                </c:pt>
                <c:pt idx="771">
                  <c:v>-71.237458499528458</c:v>
                </c:pt>
                <c:pt idx="772">
                  <c:v>-86.584717416406818</c:v>
                </c:pt>
                <c:pt idx="773">
                  <c:v>-77.94158860706105</c:v>
                </c:pt>
                <c:pt idx="774">
                  <c:v>-69.458501392941699</c:v>
                </c:pt>
                <c:pt idx="775">
                  <c:v>-67.221309426740021</c:v>
                </c:pt>
                <c:pt idx="776">
                  <c:v>-68.006691488266227</c:v>
                </c:pt>
                <c:pt idx="777">
                  <c:v>-70.891628428338038</c:v>
                </c:pt>
                <c:pt idx="778">
                  <c:v>-73.512519964527783</c:v>
                </c:pt>
                <c:pt idx="779">
                  <c:v>-73.898405886816008</c:v>
                </c:pt>
                <c:pt idx="780">
                  <c:v>-71.329530075914988</c:v>
                </c:pt>
                <c:pt idx="781">
                  <c:v>-64.791116779151139</c:v>
                </c:pt>
                <c:pt idx="782">
                  <c:v>-57.382580266302746</c:v>
                </c:pt>
                <c:pt idx="783">
                  <c:v>-52.96441192603303</c:v>
                </c:pt>
                <c:pt idx="784">
                  <c:v>-51.279034512617031</c:v>
                </c:pt>
                <c:pt idx="785">
                  <c:v>-51.676511066420801</c:v>
                </c:pt>
                <c:pt idx="786">
                  <c:v>-54.702602137655049</c:v>
                </c:pt>
                <c:pt idx="787">
                  <c:v>-58.628984770561864</c:v>
                </c:pt>
                <c:pt idx="788">
                  <c:v>-60.590524732455201</c:v>
                </c:pt>
                <c:pt idx="789">
                  <c:v>-60.034689011964524</c:v>
                </c:pt>
                <c:pt idx="790">
                  <c:v>-55.469548729049521</c:v>
                </c:pt>
                <c:pt idx="791">
                  <c:v>-47.471453001900116</c:v>
                </c:pt>
                <c:pt idx="792">
                  <c:v>-39.420779220549946</c:v>
                </c:pt>
                <c:pt idx="793">
                  <c:v>-34.275856201965539</c:v>
                </c:pt>
                <c:pt idx="794">
                  <c:v>-32.91503914561698</c:v>
                </c:pt>
                <c:pt idx="795">
                  <c:v>-32.238479101003314</c:v>
                </c:pt>
                <c:pt idx="796">
                  <c:v>-32.357533367667308</c:v>
                </c:pt>
                <c:pt idx="797">
                  <c:v>-29.761672917715636</c:v>
                </c:pt>
                <c:pt idx="798">
                  <c:v>-25.778258911849058</c:v>
                </c:pt>
              </c:numCache>
            </c:numRef>
          </c:val>
          <c:smooth val="0"/>
          <c:extLst>
            <c:ext xmlns:c16="http://schemas.microsoft.com/office/drawing/2014/chart" uri="{C3380CC4-5D6E-409C-BE32-E72D297353CC}">
              <c16:uniqueId val="{00000000-BF15-47BF-9CA5-5E7D2AE66986}"/>
            </c:ext>
          </c:extLst>
        </c:ser>
        <c:ser>
          <c:idx val="1"/>
          <c:order val="1"/>
          <c:tx>
            <c:strRef>
              <c:f>Sheet1!$L$1</c:f>
              <c:strCache>
                <c:ptCount val="1"/>
                <c:pt idx="0">
                  <c:v>Y-accel</c:v>
                </c:pt>
              </c:strCache>
            </c:strRef>
          </c:tx>
          <c:spPr>
            <a:ln w="28575" cap="rnd">
              <a:solidFill>
                <a:schemeClr val="accent2"/>
              </a:solidFill>
              <a:round/>
            </a:ln>
            <a:effectLst/>
          </c:spPr>
          <c:marker>
            <c:symbol val="none"/>
          </c:marker>
          <c:val>
            <c:numRef>
              <c:f>Sheet1!$L$2:$L$800</c:f>
              <c:numCache>
                <c:formatCode>General</c:formatCode>
                <c:ptCount val="799"/>
                <c:pt idx="0">
                  <c:v>-27.331973819514118</c:v>
                </c:pt>
                <c:pt idx="1">
                  <c:v>-27.029351033325582</c:v>
                </c:pt>
                <c:pt idx="2">
                  <c:v>-27.599499204182173</c:v>
                </c:pt>
                <c:pt idx="3">
                  <c:v>-26.901805589120432</c:v>
                </c:pt>
                <c:pt idx="4">
                  <c:v>-29.482841342632359</c:v>
                </c:pt>
                <c:pt idx="5">
                  <c:v>-32.020465835978527</c:v>
                </c:pt>
                <c:pt idx="6">
                  <c:v>-32.991189680144998</c:v>
                </c:pt>
                <c:pt idx="7">
                  <c:v>-34.127990988135316</c:v>
                </c:pt>
                <c:pt idx="8">
                  <c:v>-32.577966496023173</c:v>
                </c:pt>
                <c:pt idx="9">
                  <c:v>-31.326695421907541</c:v>
                </c:pt>
                <c:pt idx="10">
                  <c:v>-30.599601258703764</c:v>
                </c:pt>
                <c:pt idx="11">
                  <c:v>-28.668156014251412</c:v>
                </c:pt>
                <c:pt idx="12">
                  <c:v>-26.141267602694906</c:v>
                </c:pt>
                <c:pt idx="13">
                  <c:v>-23.632748031982342</c:v>
                </c:pt>
                <c:pt idx="14">
                  <c:v>-21.224531436751448</c:v>
                </c:pt>
                <c:pt idx="15">
                  <c:v>-18.977652872813913</c:v>
                </c:pt>
                <c:pt idx="16">
                  <c:v>-17.403560944192407</c:v>
                </c:pt>
                <c:pt idx="17">
                  <c:v>-16.211725624032265</c:v>
                </c:pt>
                <c:pt idx="18">
                  <c:v>-16.074041661023912</c:v>
                </c:pt>
                <c:pt idx="19">
                  <c:v>-13.960849639124909</c:v>
                </c:pt>
                <c:pt idx="20">
                  <c:v>-11.337518854241333</c:v>
                </c:pt>
                <c:pt idx="21">
                  <c:v>-7.1192515705315271</c:v>
                </c:pt>
                <c:pt idx="22">
                  <c:v>-2.1682000049197137</c:v>
                </c:pt>
                <c:pt idx="23">
                  <c:v>1.8025662773305879</c:v>
                </c:pt>
                <c:pt idx="24">
                  <c:v>3.0449332635854263</c:v>
                </c:pt>
                <c:pt idx="25">
                  <c:v>4.0492222117990266</c:v>
                </c:pt>
                <c:pt idx="26">
                  <c:v>5.3394667046998094</c:v>
                </c:pt>
                <c:pt idx="27">
                  <c:v>7.1469952693267373</c:v>
                </c:pt>
                <c:pt idx="28">
                  <c:v>8.5725627141410481</c:v>
                </c:pt>
                <c:pt idx="29">
                  <c:v>10.313457393639069</c:v>
                </c:pt>
                <c:pt idx="30">
                  <c:v>12.346551592730227</c:v>
                </c:pt>
                <c:pt idx="31">
                  <c:v>14.242929813373269</c:v>
                </c:pt>
                <c:pt idx="32">
                  <c:v>14.594252826359986</c:v>
                </c:pt>
                <c:pt idx="33">
                  <c:v>13.530611956836227</c:v>
                </c:pt>
                <c:pt idx="34">
                  <c:v>12.938579548344601</c:v>
                </c:pt>
                <c:pt idx="35">
                  <c:v>13.150338287256842</c:v>
                </c:pt>
                <c:pt idx="36">
                  <c:v>13.865095052589798</c:v>
                </c:pt>
                <c:pt idx="37">
                  <c:v>15.512138357239731</c:v>
                </c:pt>
                <c:pt idx="38">
                  <c:v>17.235581848877857</c:v>
                </c:pt>
                <c:pt idx="39">
                  <c:v>19.871683583344304</c:v>
                </c:pt>
                <c:pt idx="40">
                  <c:v>21.957528681734985</c:v>
                </c:pt>
                <c:pt idx="41">
                  <c:v>21.973130180016746</c:v>
                </c:pt>
                <c:pt idx="42">
                  <c:v>21.162513686061455</c:v>
                </c:pt>
                <c:pt idx="43">
                  <c:v>20.2520977563061</c:v>
                </c:pt>
                <c:pt idx="44">
                  <c:v>20.283119230398086</c:v>
                </c:pt>
                <c:pt idx="45">
                  <c:v>20.346626668301919</c:v>
                </c:pt>
                <c:pt idx="46">
                  <c:v>21.771157043520361</c:v>
                </c:pt>
                <c:pt idx="47">
                  <c:v>22.833706597683413</c:v>
                </c:pt>
                <c:pt idx="48">
                  <c:v>23.04151874156717</c:v>
                </c:pt>
                <c:pt idx="49">
                  <c:v>22.871614032009646</c:v>
                </c:pt>
                <c:pt idx="50">
                  <c:v>20.983679169564734</c:v>
                </c:pt>
                <c:pt idx="51">
                  <c:v>20.121801548487205</c:v>
                </c:pt>
                <c:pt idx="52">
                  <c:v>19.653010910270691</c:v>
                </c:pt>
                <c:pt idx="53">
                  <c:v>19.779839914367766</c:v>
                </c:pt>
                <c:pt idx="54">
                  <c:v>20.167123681512759</c:v>
                </c:pt>
                <c:pt idx="55">
                  <c:v>18.454288324850623</c:v>
                </c:pt>
                <c:pt idx="56">
                  <c:v>17.208596487730006</c:v>
                </c:pt>
                <c:pt idx="57">
                  <c:v>15.34958738361566</c:v>
                </c:pt>
                <c:pt idx="58">
                  <c:v>12.340197756334941</c:v>
                </c:pt>
                <c:pt idx="59">
                  <c:v>10.402823850901404</c:v>
                </c:pt>
                <c:pt idx="60">
                  <c:v>10.966157919733273</c:v>
                </c:pt>
                <c:pt idx="61">
                  <c:v>12.369972076146558</c:v>
                </c:pt>
                <c:pt idx="62">
                  <c:v>13.159383152766942</c:v>
                </c:pt>
                <c:pt idx="63">
                  <c:v>14.608551499295899</c:v>
                </c:pt>
                <c:pt idx="64">
                  <c:v>13.53834780643583</c:v>
                </c:pt>
                <c:pt idx="65">
                  <c:v>12.237652807615596</c:v>
                </c:pt>
                <c:pt idx="66">
                  <c:v>12.165293640076095</c:v>
                </c:pt>
                <c:pt idx="67">
                  <c:v>12.563461245572441</c:v>
                </c:pt>
                <c:pt idx="68">
                  <c:v>13.379652894608737</c:v>
                </c:pt>
                <c:pt idx="69">
                  <c:v>14.025465607127684</c:v>
                </c:pt>
                <c:pt idx="70">
                  <c:v>14.297851348784988</c:v>
                </c:pt>
                <c:pt idx="71">
                  <c:v>15.047899026298479</c:v>
                </c:pt>
                <c:pt idx="72">
                  <c:v>16.137724111806207</c:v>
                </c:pt>
                <c:pt idx="73">
                  <c:v>17.766022351526612</c:v>
                </c:pt>
                <c:pt idx="74">
                  <c:v>18.930379419070057</c:v>
                </c:pt>
                <c:pt idx="75">
                  <c:v>18.145858806654513</c:v>
                </c:pt>
                <c:pt idx="76">
                  <c:v>14.509904258683227</c:v>
                </c:pt>
                <c:pt idx="77">
                  <c:v>9.7538992700501126</c:v>
                </c:pt>
                <c:pt idx="78">
                  <c:v>5.6804376859198227</c:v>
                </c:pt>
                <c:pt idx="79">
                  <c:v>-0.21260246681643144</c:v>
                </c:pt>
                <c:pt idx="80">
                  <c:v>8.2294145268188554</c:v>
                </c:pt>
                <c:pt idx="81">
                  <c:v>2.5111508872153334</c:v>
                </c:pt>
                <c:pt idx="82">
                  <c:v>-2.6328807141521318</c:v>
                </c:pt>
                <c:pt idx="83">
                  <c:v>-3.1935016781426286</c:v>
                </c:pt>
                <c:pt idx="84">
                  <c:v>-4.7383714915334965</c:v>
                </c:pt>
                <c:pt idx="85">
                  <c:v>-5.7155247186205589</c:v>
                </c:pt>
                <c:pt idx="86">
                  <c:v>-9.0051608205555898</c:v>
                </c:pt>
                <c:pt idx="87">
                  <c:v>-11.648935933309943</c:v>
                </c:pt>
                <c:pt idx="88">
                  <c:v>-14.795420344352232</c:v>
                </c:pt>
                <c:pt idx="89">
                  <c:v>-17.626928519547949</c:v>
                </c:pt>
                <c:pt idx="90">
                  <c:v>-21.722662376621376</c:v>
                </c:pt>
                <c:pt idx="91">
                  <c:v>-25.119160005247792</c:v>
                </c:pt>
                <c:pt idx="92">
                  <c:v>-25.735519471271456</c:v>
                </c:pt>
                <c:pt idx="93">
                  <c:v>-25.711601265368021</c:v>
                </c:pt>
                <c:pt idx="94">
                  <c:v>-26.332193854585586</c:v>
                </c:pt>
                <c:pt idx="95">
                  <c:v>-26.36132612178239</c:v>
                </c:pt>
                <c:pt idx="96">
                  <c:v>-25.816186495082469</c:v>
                </c:pt>
                <c:pt idx="97">
                  <c:v>-24.890116984867763</c:v>
                </c:pt>
                <c:pt idx="98">
                  <c:v>-23.656995040250912</c:v>
                </c:pt>
                <c:pt idx="99">
                  <c:v>-23.165829913412974</c:v>
                </c:pt>
                <c:pt idx="100">
                  <c:v>-23.53592261250428</c:v>
                </c:pt>
                <c:pt idx="101">
                  <c:v>-24.975899424463829</c:v>
                </c:pt>
                <c:pt idx="102">
                  <c:v>-27.762507391711676</c:v>
                </c:pt>
                <c:pt idx="103">
                  <c:v>-28.477914393756688</c:v>
                </c:pt>
                <c:pt idx="104">
                  <c:v>-28.718518887425592</c:v>
                </c:pt>
                <c:pt idx="105">
                  <c:v>-27.481527904343949</c:v>
                </c:pt>
                <c:pt idx="106">
                  <c:v>-25.997684240658526</c:v>
                </c:pt>
                <c:pt idx="107">
                  <c:v>-23.843376238416656</c:v>
                </c:pt>
                <c:pt idx="108">
                  <c:v>-22.111548453316018</c:v>
                </c:pt>
                <c:pt idx="109">
                  <c:v>-23.033774481745667</c:v>
                </c:pt>
                <c:pt idx="110">
                  <c:v>-23.729248845499846</c:v>
                </c:pt>
                <c:pt idx="111">
                  <c:v>-24.153888511856142</c:v>
                </c:pt>
                <c:pt idx="112">
                  <c:v>-23.527696536909648</c:v>
                </c:pt>
                <c:pt idx="113">
                  <c:v>-22.531157816780969</c:v>
                </c:pt>
                <c:pt idx="114">
                  <c:v>-22.001446011841178</c:v>
                </c:pt>
                <c:pt idx="115">
                  <c:v>-22.232416762207858</c:v>
                </c:pt>
                <c:pt idx="116">
                  <c:v>-21.17160407757639</c:v>
                </c:pt>
                <c:pt idx="117">
                  <c:v>-21.63886299644691</c:v>
                </c:pt>
                <c:pt idx="118">
                  <c:v>-22.202423170351658</c:v>
                </c:pt>
                <c:pt idx="119">
                  <c:v>-21.700530837608458</c:v>
                </c:pt>
                <c:pt idx="120">
                  <c:v>-21.981613703932521</c:v>
                </c:pt>
                <c:pt idx="121">
                  <c:v>-21.78317560306969</c:v>
                </c:pt>
                <c:pt idx="122">
                  <c:v>-22.06733084259924</c:v>
                </c:pt>
                <c:pt idx="123">
                  <c:v>-21.393866851701773</c:v>
                </c:pt>
                <c:pt idx="124">
                  <c:v>-20.430512362380277</c:v>
                </c:pt>
                <c:pt idx="125">
                  <c:v>-19.804522267509789</c:v>
                </c:pt>
                <c:pt idx="126">
                  <c:v>-18.622726823773473</c:v>
                </c:pt>
                <c:pt idx="127">
                  <c:v>-18.332608996561341</c:v>
                </c:pt>
                <c:pt idx="128">
                  <c:v>-18.604388275378966</c:v>
                </c:pt>
                <c:pt idx="129">
                  <c:v>-18.515887260409951</c:v>
                </c:pt>
                <c:pt idx="130">
                  <c:v>-17.990110037277294</c:v>
                </c:pt>
                <c:pt idx="131">
                  <c:v>-17.333727437348394</c:v>
                </c:pt>
                <c:pt idx="132">
                  <c:v>-16.019125118992566</c:v>
                </c:pt>
                <c:pt idx="133">
                  <c:v>-15.397888596928082</c:v>
                </c:pt>
                <c:pt idx="134">
                  <c:v>-14.53341688326778</c:v>
                </c:pt>
                <c:pt idx="135">
                  <c:v>-11.671153399880907</c:v>
                </c:pt>
                <c:pt idx="136">
                  <c:v>-10.796386296206451</c:v>
                </c:pt>
                <c:pt idx="137">
                  <c:v>-10.49770432330128</c:v>
                </c:pt>
                <c:pt idx="138">
                  <c:v>-8.757151832314177</c:v>
                </c:pt>
                <c:pt idx="139">
                  <c:v>-6.6463395442458877</c:v>
                </c:pt>
                <c:pt idx="140">
                  <c:v>-3.4057816595579347</c:v>
                </c:pt>
                <c:pt idx="141">
                  <c:v>-0.59087053198504536</c:v>
                </c:pt>
                <c:pt idx="142">
                  <c:v>0.31583575467976477</c:v>
                </c:pt>
                <c:pt idx="143">
                  <c:v>1.5866863524538575</c:v>
                </c:pt>
                <c:pt idx="144">
                  <c:v>2.6383526080575543</c:v>
                </c:pt>
                <c:pt idx="145">
                  <c:v>3.5169223958886091</c:v>
                </c:pt>
                <c:pt idx="146">
                  <c:v>4.5198277881081985</c:v>
                </c:pt>
                <c:pt idx="147">
                  <c:v>4.9797311391835102</c:v>
                </c:pt>
                <c:pt idx="148">
                  <c:v>5.4828746980691525</c:v>
                </c:pt>
                <c:pt idx="149">
                  <c:v>6.9522126498537924</c:v>
                </c:pt>
                <c:pt idx="150">
                  <c:v>8.6535290435562739</c:v>
                </c:pt>
                <c:pt idx="151">
                  <c:v>10.323798135530124</c:v>
                </c:pt>
                <c:pt idx="152">
                  <c:v>11.039672053979345</c:v>
                </c:pt>
                <c:pt idx="153">
                  <c:v>12.358020949677121</c:v>
                </c:pt>
                <c:pt idx="154">
                  <c:v>12.474594215423284</c:v>
                </c:pt>
                <c:pt idx="155">
                  <c:v>12.949655788133537</c:v>
                </c:pt>
                <c:pt idx="156">
                  <c:v>15.283181372179319</c:v>
                </c:pt>
                <c:pt idx="157">
                  <c:v>17.570654650480751</c:v>
                </c:pt>
                <c:pt idx="158">
                  <c:v>19.966309333161981</c:v>
                </c:pt>
                <c:pt idx="159">
                  <c:v>22.647658492226149</c:v>
                </c:pt>
                <c:pt idx="160">
                  <c:v>23.838830839656548</c:v>
                </c:pt>
                <c:pt idx="161">
                  <c:v>23.182730855783436</c:v>
                </c:pt>
                <c:pt idx="162">
                  <c:v>21.963721245250664</c:v>
                </c:pt>
                <c:pt idx="163">
                  <c:v>20.349509717685017</c:v>
                </c:pt>
                <c:pt idx="164">
                  <c:v>19.745750891220023</c:v>
                </c:pt>
                <c:pt idx="165">
                  <c:v>19.541287050631084</c:v>
                </c:pt>
                <c:pt idx="166">
                  <c:v>20.838868378680669</c:v>
                </c:pt>
                <c:pt idx="167">
                  <c:v>22.672531096927347</c:v>
                </c:pt>
                <c:pt idx="168">
                  <c:v>24.369585974362227</c:v>
                </c:pt>
                <c:pt idx="169">
                  <c:v>23.339893323714598</c:v>
                </c:pt>
                <c:pt idx="170">
                  <c:v>20.87759759605304</c:v>
                </c:pt>
                <c:pt idx="171">
                  <c:v>18.439263039712937</c:v>
                </c:pt>
                <c:pt idx="172">
                  <c:v>15.567992226949967</c:v>
                </c:pt>
                <c:pt idx="173">
                  <c:v>13.595736385571856</c:v>
                </c:pt>
                <c:pt idx="174">
                  <c:v>12.51180691681779</c:v>
                </c:pt>
                <c:pt idx="175">
                  <c:v>12.300271971681287</c:v>
                </c:pt>
                <c:pt idx="176">
                  <c:v>12.885805310491168</c:v>
                </c:pt>
                <c:pt idx="177">
                  <c:v>14.190274576040665</c:v>
                </c:pt>
                <c:pt idx="178">
                  <c:v>15.571764890962461</c:v>
                </c:pt>
                <c:pt idx="179">
                  <c:v>16.482387564079207</c:v>
                </c:pt>
                <c:pt idx="180">
                  <c:v>16.897429505363831</c:v>
                </c:pt>
                <c:pt idx="181">
                  <c:v>16.360695209740388</c:v>
                </c:pt>
                <c:pt idx="182">
                  <c:v>14.725467377809286</c:v>
                </c:pt>
                <c:pt idx="183">
                  <c:v>12.708252087906239</c:v>
                </c:pt>
                <c:pt idx="184">
                  <c:v>10.00561524154411</c:v>
                </c:pt>
                <c:pt idx="185">
                  <c:v>9.4135125598817027</c:v>
                </c:pt>
                <c:pt idx="186">
                  <c:v>8.9776685441196928</c:v>
                </c:pt>
                <c:pt idx="187">
                  <c:v>8.372933289612428</c:v>
                </c:pt>
                <c:pt idx="188">
                  <c:v>8.627840541910242</c:v>
                </c:pt>
                <c:pt idx="189">
                  <c:v>8.5774874939669665</c:v>
                </c:pt>
                <c:pt idx="190">
                  <c:v>8.4492419587388472</c:v>
                </c:pt>
                <c:pt idx="191">
                  <c:v>6.9258224654403806</c:v>
                </c:pt>
                <c:pt idx="192">
                  <c:v>4.3181646766883039</c:v>
                </c:pt>
                <c:pt idx="193">
                  <c:v>1.0420865622411344</c:v>
                </c:pt>
                <c:pt idx="194">
                  <c:v>-3.8745820132551403</c:v>
                </c:pt>
                <c:pt idx="195">
                  <c:v>-8.0923456692519569</c:v>
                </c:pt>
                <c:pt idx="196">
                  <c:v>-10.53538735474728</c:v>
                </c:pt>
                <c:pt idx="197">
                  <c:v>-11.938749794653509</c:v>
                </c:pt>
                <c:pt idx="198">
                  <c:v>-10.193011765318895</c:v>
                </c:pt>
                <c:pt idx="199">
                  <c:v>-9.3321170618321272</c:v>
                </c:pt>
                <c:pt idx="200">
                  <c:v>-11.834458007218855</c:v>
                </c:pt>
                <c:pt idx="201">
                  <c:v>-14.859702631170304</c:v>
                </c:pt>
                <c:pt idx="202">
                  <c:v>-18.383414852972749</c:v>
                </c:pt>
                <c:pt idx="203">
                  <c:v>-21.322937716533751</c:v>
                </c:pt>
                <c:pt idx="204">
                  <c:v>-22.507061928217322</c:v>
                </c:pt>
                <c:pt idx="205">
                  <c:v>-25.257154637382033</c:v>
                </c:pt>
                <c:pt idx="206">
                  <c:v>-26.858975840111665</c:v>
                </c:pt>
                <c:pt idx="207">
                  <c:v>-25.904072768042653</c:v>
                </c:pt>
                <c:pt idx="208">
                  <c:v>-23.946474476418221</c:v>
                </c:pt>
                <c:pt idx="209">
                  <c:v>-21.250269331217368</c:v>
                </c:pt>
                <c:pt idx="210">
                  <c:v>-18.197677138742112</c:v>
                </c:pt>
                <c:pt idx="211">
                  <c:v>-18.323064712918406</c:v>
                </c:pt>
                <c:pt idx="212">
                  <c:v>-18.714445549776201</c:v>
                </c:pt>
                <c:pt idx="213">
                  <c:v>-18.825709422423817</c:v>
                </c:pt>
                <c:pt idx="214">
                  <c:v>-19.428444916643702</c:v>
                </c:pt>
                <c:pt idx="215">
                  <c:v>-18.852550587451177</c:v>
                </c:pt>
                <c:pt idx="216">
                  <c:v>-17.694883507527745</c:v>
                </c:pt>
                <c:pt idx="217">
                  <c:v>-17.159663022502698</c:v>
                </c:pt>
                <c:pt idx="218">
                  <c:v>-15.906014943669835</c:v>
                </c:pt>
                <c:pt idx="219">
                  <c:v>-15.017666535275342</c:v>
                </c:pt>
                <c:pt idx="220">
                  <c:v>-13.486747900636601</c:v>
                </c:pt>
                <c:pt idx="221">
                  <c:v>-13.316390152127932</c:v>
                </c:pt>
                <c:pt idx="222">
                  <c:v>-13.505193771213749</c:v>
                </c:pt>
                <c:pt idx="223">
                  <c:v>-13.722663688045484</c:v>
                </c:pt>
                <c:pt idx="224">
                  <c:v>-14.337192678075938</c:v>
                </c:pt>
                <c:pt idx="225">
                  <c:v>-12.192833125872204</c:v>
                </c:pt>
                <c:pt idx="226">
                  <c:v>-11.267244065260607</c:v>
                </c:pt>
                <c:pt idx="227">
                  <c:v>-10.450537517717368</c:v>
                </c:pt>
                <c:pt idx="228">
                  <c:v>-8.4459057793380392</c:v>
                </c:pt>
                <c:pt idx="229">
                  <c:v>-8.2473311593757028</c:v>
                </c:pt>
                <c:pt idx="230">
                  <c:v>-7.4873697873585465</c:v>
                </c:pt>
                <c:pt idx="231">
                  <c:v>-5.9044558422268407</c:v>
                </c:pt>
                <c:pt idx="232">
                  <c:v>-5.2088864018260095</c:v>
                </c:pt>
                <c:pt idx="233">
                  <c:v>-2.232249806524532</c:v>
                </c:pt>
                <c:pt idx="234">
                  <c:v>0.7823061855044382</c:v>
                </c:pt>
                <c:pt idx="235">
                  <c:v>2.5032198599575759</c:v>
                </c:pt>
                <c:pt idx="236">
                  <c:v>3.3413788717290953</c:v>
                </c:pt>
                <c:pt idx="237">
                  <c:v>3.9809847587732059</c:v>
                </c:pt>
                <c:pt idx="238">
                  <c:v>6.1198438129324231</c:v>
                </c:pt>
                <c:pt idx="239">
                  <c:v>6.9677971054168353</c:v>
                </c:pt>
                <c:pt idx="240">
                  <c:v>7.8466525236905467</c:v>
                </c:pt>
                <c:pt idx="241">
                  <c:v>9.3396822007742557</c:v>
                </c:pt>
                <c:pt idx="242">
                  <c:v>11.194595826915808</c:v>
                </c:pt>
                <c:pt idx="243">
                  <c:v>13.829512977374295</c:v>
                </c:pt>
                <c:pt idx="244">
                  <c:v>15.749007338936943</c:v>
                </c:pt>
                <c:pt idx="245">
                  <c:v>16.829773203654501</c:v>
                </c:pt>
                <c:pt idx="246">
                  <c:v>16.163625081581571</c:v>
                </c:pt>
                <c:pt idx="247">
                  <c:v>14.071951574830088</c:v>
                </c:pt>
                <c:pt idx="248">
                  <c:v>14.145760541922595</c:v>
                </c:pt>
                <c:pt idx="249">
                  <c:v>14.747876890831634</c:v>
                </c:pt>
                <c:pt idx="250">
                  <c:v>16.390252811296712</c:v>
                </c:pt>
                <c:pt idx="251">
                  <c:v>18.236479262438653</c:v>
                </c:pt>
                <c:pt idx="252">
                  <c:v>18.744534181881214</c:v>
                </c:pt>
                <c:pt idx="253">
                  <c:v>19.215537133024618</c:v>
                </c:pt>
                <c:pt idx="254">
                  <c:v>21.004386027484394</c:v>
                </c:pt>
                <c:pt idx="255">
                  <c:v>21.501522592522463</c:v>
                </c:pt>
                <c:pt idx="256">
                  <c:v>21.290507085312967</c:v>
                </c:pt>
                <c:pt idx="257">
                  <c:v>21.597013090990554</c:v>
                </c:pt>
                <c:pt idx="258">
                  <c:v>22.707318432169831</c:v>
                </c:pt>
                <c:pt idx="259">
                  <c:v>23.015475442268848</c:v>
                </c:pt>
                <c:pt idx="260">
                  <c:v>22.960820092258512</c:v>
                </c:pt>
                <c:pt idx="261">
                  <c:v>22.724344848744682</c:v>
                </c:pt>
                <c:pt idx="262">
                  <c:v>21.739951968162242</c:v>
                </c:pt>
                <c:pt idx="263">
                  <c:v>20.997741414124583</c:v>
                </c:pt>
                <c:pt idx="264">
                  <c:v>19.843937054570546</c:v>
                </c:pt>
                <c:pt idx="265">
                  <c:v>17.942640564782973</c:v>
                </c:pt>
                <c:pt idx="266">
                  <c:v>16.620316368361223</c:v>
                </c:pt>
                <c:pt idx="267">
                  <c:v>16.796498394473637</c:v>
                </c:pt>
                <c:pt idx="268">
                  <c:v>14.593733799163614</c:v>
                </c:pt>
                <c:pt idx="269">
                  <c:v>12.602856277339983</c:v>
                </c:pt>
                <c:pt idx="270">
                  <c:v>11.079217137215123</c:v>
                </c:pt>
                <c:pt idx="271">
                  <c:v>9.9274706880761645</c:v>
                </c:pt>
                <c:pt idx="272">
                  <c:v>9.6353386657679625</c:v>
                </c:pt>
                <c:pt idx="273">
                  <c:v>9.5696424586492839</c:v>
                </c:pt>
                <c:pt idx="274">
                  <c:v>7.13945911286888</c:v>
                </c:pt>
                <c:pt idx="275">
                  <c:v>4.0111812748441995</c:v>
                </c:pt>
                <c:pt idx="276">
                  <c:v>1.7762110386291108</c:v>
                </c:pt>
                <c:pt idx="277">
                  <c:v>0.16158877966638288</c:v>
                </c:pt>
                <c:pt idx="278">
                  <c:v>-1.3134559327037527</c:v>
                </c:pt>
                <c:pt idx="279">
                  <c:v>-3.1759796062960213</c:v>
                </c:pt>
                <c:pt idx="280">
                  <c:v>-3.4085678702025684</c:v>
                </c:pt>
                <c:pt idx="281">
                  <c:v>-4.1220405310822379</c:v>
                </c:pt>
                <c:pt idx="282">
                  <c:v>-5.5234223520142356</c:v>
                </c:pt>
                <c:pt idx="283">
                  <c:v>-6.2171726051102638</c:v>
                </c:pt>
                <c:pt idx="284">
                  <c:v>-7.7089121657588517</c:v>
                </c:pt>
                <c:pt idx="285">
                  <c:v>-6.9904844194388724</c:v>
                </c:pt>
                <c:pt idx="286">
                  <c:v>-6.3578834823044339</c:v>
                </c:pt>
                <c:pt idx="287">
                  <c:v>-6.3224180606251039</c:v>
                </c:pt>
                <c:pt idx="288">
                  <c:v>-5.5014089337106213</c:v>
                </c:pt>
                <c:pt idx="289">
                  <c:v>-2.213253874954054</c:v>
                </c:pt>
                <c:pt idx="290">
                  <c:v>-3.7893678926638885</c:v>
                </c:pt>
                <c:pt idx="291">
                  <c:v>-5.7103087568307682</c:v>
                </c:pt>
                <c:pt idx="292">
                  <c:v>-7.6684467020940899</c:v>
                </c:pt>
                <c:pt idx="293">
                  <c:v>-9.7838993649397032</c:v>
                </c:pt>
                <c:pt idx="294">
                  <c:v>-10.811312010980698</c:v>
                </c:pt>
                <c:pt idx="295">
                  <c:v>-12.248600733901226</c:v>
                </c:pt>
                <c:pt idx="296">
                  <c:v>-13.616679355560983</c:v>
                </c:pt>
                <c:pt idx="297">
                  <c:v>-16.831271471005135</c:v>
                </c:pt>
                <c:pt idx="298">
                  <c:v>-21.760564277147122</c:v>
                </c:pt>
                <c:pt idx="299">
                  <c:v>-26.155524896446131</c:v>
                </c:pt>
                <c:pt idx="300">
                  <c:v>-30.162002699387145</c:v>
                </c:pt>
                <c:pt idx="301">
                  <c:v>-30.765874337739259</c:v>
                </c:pt>
                <c:pt idx="302">
                  <c:v>-30.199313555897842</c:v>
                </c:pt>
                <c:pt idx="303">
                  <c:v>-29.637573899427576</c:v>
                </c:pt>
                <c:pt idx="304">
                  <c:v>-30.997606108418804</c:v>
                </c:pt>
                <c:pt idx="305">
                  <c:v>-31.402356075641517</c:v>
                </c:pt>
                <c:pt idx="306">
                  <c:v>-32.518688366946591</c:v>
                </c:pt>
                <c:pt idx="307">
                  <c:v>-33.29247828551501</c:v>
                </c:pt>
                <c:pt idx="308">
                  <c:v>-31.990993361908668</c:v>
                </c:pt>
                <c:pt idx="309">
                  <c:v>-30.631711738823221</c:v>
                </c:pt>
                <c:pt idx="310">
                  <c:v>-28.077191506521096</c:v>
                </c:pt>
                <c:pt idx="311">
                  <c:v>-26.420329419710708</c:v>
                </c:pt>
                <c:pt idx="312">
                  <c:v>-25.847256546863463</c:v>
                </c:pt>
                <c:pt idx="313">
                  <c:v>-26.513845326847981</c:v>
                </c:pt>
                <c:pt idx="314">
                  <c:v>-27.610625850202492</c:v>
                </c:pt>
                <c:pt idx="315">
                  <c:v>-28.779327772804741</c:v>
                </c:pt>
                <c:pt idx="316">
                  <c:v>-29.057127205903249</c:v>
                </c:pt>
                <c:pt idx="317">
                  <c:v>-28.954685278968949</c:v>
                </c:pt>
                <c:pt idx="318">
                  <c:v>-28.3694619154846</c:v>
                </c:pt>
                <c:pt idx="319">
                  <c:v>-27.483300607713264</c:v>
                </c:pt>
                <c:pt idx="320">
                  <c:v>-25.968847898178819</c:v>
                </c:pt>
                <c:pt idx="321">
                  <c:v>-24.281311114040012</c:v>
                </c:pt>
                <c:pt idx="322">
                  <c:v>-24.774654260500444</c:v>
                </c:pt>
                <c:pt idx="323">
                  <c:v>-23.895614694957754</c:v>
                </c:pt>
                <c:pt idx="324">
                  <c:v>-23.234253187097899</c:v>
                </c:pt>
                <c:pt idx="325">
                  <c:v>-21.237829869154272</c:v>
                </c:pt>
                <c:pt idx="326">
                  <c:v>-18.228021432852398</c:v>
                </c:pt>
                <c:pt idx="327">
                  <c:v>-17.183444947000577</c:v>
                </c:pt>
                <c:pt idx="328">
                  <c:v>-16.282356623156968</c:v>
                </c:pt>
                <c:pt idx="329">
                  <c:v>-14.126216521321355</c:v>
                </c:pt>
                <c:pt idx="330">
                  <c:v>-15.129604857059238</c:v>
                </c:pt>
                <c:pt idx="331">
                  <c:v>-14.503371367860687</c:v>
                </c:pt>
                <c:pt idx="332">
                  <c:v>-12.706370907849557</c:v>
                </c:pt>
                <c:pt idx="333">
                  <c:v>-7.8061657419170594</c:v>
                </c:pt>
                <c:pt idx="334">
                  <c:v>-20.293429641919825</c:v>
                </c:pt>
                <c:pt idx="335">
                  <c:v>-2.220422363078784</c:v>
                </c:pt>
                <c:pt idx="336">
                  <c:v>-0.13726032033912203</c:v>
                </c:pt>
                <c:pt idx="337">
                  <c:v>2.9477157061172181</c:v>
                </c:pt>
                <c:pt idx="338">
                  <c:v>5.0825860682524944</c:v>
                </c:pt>
                <c:pt idx="339">
                  <c:v>8.0368509139826116</c:v>
                </c:pt>
                <c:pt idx="340">
                  <c:v>10.195755088826411</c:v>
                </c:pt>
                <c:pt idx="341">
                  <c:v>12.251102224484958</c:v>
                </c:pt>
                <c:pt idx="342">
                  <c:v>14.527465736355911</c:v>
                </c:pt>
                <c:pt idx="343">
                  <c:v>15.630490439221397</c:v>
                </c:pt>
                <c:pt idx="344">
                  <c:v>14.7099529957956</c:v>
                </c:pt>
                <c:pt idx="345">
                  <c:v>14.880554101138088</c:v>
                </c:pt>
                <c:pt idx="346">
                  <c:v>14.631152479709034</c:v>
                </c:pt>
                <c:pt idx="347">
                  <c:v>14.058505421517367</c:v>
                </c:pt>
                <c:pt idx="348">
                  <c:v>13.894852354535512</c:v>
                </c:pt>
                <c:pt idx="349">
                  <c:v>14.877991603052459</c:v>
                </c:pt>
                <c:pt idx="350">
                  <c:v>15.072694068016295</c:v>
                </c:pt>
                <c:pt idx="351">
                  <c:v>13.83396876264425</c:v>
                </c:pt>
                <c:pt idx="352">
                  <c:v>13.49814431078606</c:v>
                </c:pt>
                <c:pt idx="353">
                  <c:v>14.456481137716404</c:v>
                </c:pt>
                <c:pt idx="354">
                  <c:v>15.336619520558928</c:v>
                </c:pt>
                <c:pt idx="355">
                  <c:v>17.117597284925004</c:v>
                </c:pt>
                <c:pt idx="356">
                  <c:v>17.707261850266931</c:v>
                </c:pt>
                <c:pt idx="357">
                  <c:v>17.259871665554154</c:v>
                </c:pt>
                <c:pt idx="358">
                  <c:v>18.024060080906469</c:v>
                </c:pt>
                <c:pt idx="359">
                  <c:v>18.160621034287789</c:v>
                </c:pt>
                <c:pt idx="360">
                  <c:v>15.949665648506938</c:v>
                </c:pt>
                <c:pt idx="361">
                  <c:v>15.645417972092353</c:v>
                </c:pt>
                <c:pt idx="362">
                  <c:v>15.602898470590134</c:v>
                </c:pt>
                <c:pt idx="363">
                  <c:v>15.348706477916725</c:v>
                </c:pt>
                <c:pt idx="364">
                  <c:v>16.23179917493588</c:v>
                </c:pt>
                <c:pt idx="365">
                  <c:v>16.902619297081198</c:v>
                </c:pt>
                <c:pt idx="366">
                  <c:v>16.746918592041087</c:v>
                </c:pt>
                <c:pt idx="367">
                  <c:v>15.171021697624623</c:v>
                </c:pt>
                <c:pt idx="368">
                  <c:v>12.479165041608898</c:v>
                </c:pt>
                <c:pt idx="369">
                  <c:v>11.531211897797807</c:v>
                </c:pt>
                <c:pt idx="370">
                  <c:v>9.9833383206490325</c:v>
                </c:pt>
                <c:pt idx="371">
                  <c:v>8.6789100309387646</c:v>
                </c:pt>
                <c:pt idx="372">
                  <c:v>8.3174042812104538</c:v>
                </c:pt>
                <c:pt idx="373">
                  <c:v>7.1703652970771286</c:v>
                </c:pt>
                <c:pt idx="374">
                  <c:v>6.5236715230830571</c:v>
                </c:pt>
                <c:pt idx="375">
                  <c:v>6.2432008060763691</c:v>
                </c:pt>
                <c:pt idx="376">
                  <c:v>6.9616816374452277</c:v>
                </c:pt>
                <c:pt idx="377">
                  <c:v>7.5675723988862567</c:v>
                </c:pt>
                <c:pt idx="378">
                  <c:v>7.7807671496321795</c:v>
                </c:pt>
                <c:pt idx="379">
                  <c:v>6.8373111387095227</c:v>
                </c:pt>
                <c:pt idx="380">
                  <c:v>3.803391571211105</c:v>
                </c:pt>
                <c:pt idx="381">
                  <c:v>2.0730295210966179</c:v>
                </c:pt>
                <c:pt idx="382">
                  <c:v>0.62893471648338928</c:v>
                </c:pt>
                <c:pt idx="383">
                  <c:v>-0.14915242800573283</c:v>
                </c:pt>
                <c:pt idx="384">
                  <c:v>2.1878142321239757E-2</c:v>
                </c:pt>
                <c:pt idx="385">
                  <c:v>-0.81297516806117964</c:v>
                </c:pt>
                <c:pt idx="386">
                  <c:v>-4.3646203782011552</c:v>
                </c:pt>
                <c:pt idx="387">
                  <c:v>-8.44178012909709</c:v>
                </c:pt>
                <c:pt idx="388">
                  <c:v>-11.902108904216925</c:v>
                </c:pt>
                <c:pt idx="389">
                  <c:v>-15.625456786964209</c:v>
                </c:pt>
                <c:pt idx="390">
                  <c:v>-17.597832374145668</c:v>
                </c:pt>
                <c:pt idx="391">
                  <c:v>-21.044036304226509</c:v>
                </c:pt>
                <c:pt idx="392">
                  <c:v>-24.580796194486794</c:v>
                </c:pt>
                <c:pt idx="393">
                  <c:v>-28.530714421836741</c:v>
                </c:pt>
                <c:pt idx="394">
                  <c:v>-34.807685145172577</c:v>
                </c:pt>
                <c:pt idx="395">
                  <c:v>-39.905472672808415</c:v>
                </c:pt>
                <c:pt idx="396">
                  <c:v>-44.127519149886425</c:v>
                </c:pt>
                <c:pt idx="397">
                  <c:v>-45.491548697330209</c:v>
                </c:pt>
                <c:pt idx="398">
                  <c:v>-47.281751832407728</c:v>
                </c:pt>
                <c:pt idx="399">
                  <c:v>-47.73292159114812</c:v>
                </c:pt>
                <c:pt idx="400">
                  <c:v>-48.173954149972332</c:v>
                </c:pt>
                <c:pt idx="401">
                  <c:v>-47.331356855547327</c:v>
                </c:pt>
                <c:pt idx="402">
                  <c:v>-46.70471881271132</c:v>
                </c:pt>
                <c:pt idx="403">
                  <c:v>-46.009556665522958</c:v>
                </c:pt>
                <c:pt idx="404">
                  <c:v>-43.95333700667625</c:v>
                </c:pt>
                <c:pt idx="405">
                  <c:v>-40.038656845367939</c:v>
                </c:pt>
                <c:pt idx="406">
                  <c:v>-34.7129629851365</c:v>
                </c:pt>
                <c:pt idx="407">
                  <c:v>-31.514734839659923</c:v>
                </c:pt>
                <c:pt idx="408">
                  <c:v>-30.91827985047761</c:v>
                </c:pt>
                <c:pt idx="409">
                  <c:v>-32.70262909987661</c:v>
                </c:pt>
                <c:pt idx="410">
                  <c:v>-34.250564604869105</c:v>
                </c:pt>
                <c:pt idx="411">
                  <c:v>-34.982920534389756</c:v>
                </c:pt>
                <c:pt idx="412">
                  <c:v>-36.405134462952951</c:v>
                </c:pt>
                <c:pt idx="413">
                  <c:v>-32.08657534493782</c:v>
                </c:pt>
                <c:pt idx="414">
                  <c:v>-27.477979303725199</c:v>
                </c:pt>
                <c:pt idx="415">
                  <c:v>-24.631436540919381</c:v>
                </c:pt>
                <c:pt idx="416">
                  <c:v>-24.674766976516395</c:v>
                </c:pt>
                <c:pt idx="417">
                  <c:v>-25.436544529606117</c:v>
                </c:pt>
                <c:pt idx="418">
                  <c:v>-24.355877117190662</c:v>
                </c:pt>
                <c:pt idx="419">
                  <c:v>-24.380164949977722</c:v>
                </c:pt>
                <c:pt idx="420">
                  <c:v>-23.860574311150973</c:v>
                </c:pt>
                <c:pt idx="421">
                  <c:v>-21.990089545302418</c:v>
                </c:pt>
                <c:pt idx="422">
                  <c:v>-21.131692309267212</c:v>
                </c:pt>
                <c:pt idx="423">
                  <c:v>-19.723992102289831</c:v>
                </c:pt>
                <c:pt idx="424">
                  <c:v>-18.87994591742596</c:v>
                </c:pt>
                <c:pt idx="425">
                  <c:v>-18.144639050091307</c:v>
                </c:pt>
                <c:pt idx="426">
                  <c:v>-17.419594187231976</c:v>
                </c:pt>
                <c:pt idx="427">
                  <c:v>-15.989505665746975</c:v>
                </c:pt>
                <c:pt idx="428">
                  <c:v>-13.661967671604105</c:v>
                </c:pt>
                <c:pt idx="429">
                  <c:v>-9.2506667137102205</c:v>
                </c:pt>
                <c:pt idx="430">
                  <c:v>-5.9660079955800747</c:v>
                </c:pt>
                <c:pt idx="431">
                  <c:v>-3.4375866318810142</c:v>
                </c:pt>
                <c:pt idx="432">
                  <c:v>-2.170005747183978</c:v>
                </c:pt>
                <c:pt idx="433">
                  <c:v>0.40822590268001285</c:v>
                </c:pt>
                <c:pt idx="434">
                  <c:v>3.1521596890480166</c:v>
                </c:pt>
                <c:pt idx="435">
                  <c:v>5.2968649121671376</c:v>
                </c:pt>
                <c:pt idx="436">
                  <c:v>8.9543267881830246</c:v>
                </c:pt>
                <c:pt idx="437">
                  <c:v>9.887485588055533</c:v>
                </c:pt>
                <c:pt idx="438">
                  <c:v>10.3639548594824</c:v>
                </c:pt>
                <c:pt idx="439">
                  <c:v>12.053213870361491</c:v>
                </c:pt>
                <c:pt idx="440">
                  <c:v>11.593058003642883</c:v>
                </c:pt>
                <c:pt idx="441">
                  <c:v>10.976887109076099</c:v>
                </c:pt>
                <c:pt idx="442">
                  <c:v>12.462288683762431</c:v>
                </c:pt>
                <c:pt idx="443">
                  <c:v>13.980049778494616</c:v>
                </c:pt>
                <c:pt idx="444">
                  <c:v>16.01086468889082</c:v>
                </c:pt>
                <c:pt idx="445">
                  <c:v>18.06095869481792</c:v>
                </c:pt>
                <c:pt idx="446">
                  <c:v>18.851807836660196</c:v>
                </c:pt>
                <c:pt idx="447">
                  <c:v>18.417364573849802</c:v>
                </c:pt>
                <c:pt idx="448">
                  <c:v>19.619721016533877</c:v>
                </c:pt>
                <c:pt idx="449">
                  <c:v>22.077777155712116</c:v>
                </c:pt>
                <c:pt idx="450">
                  <c:v>22.937020910573544</c:v>
                </c:pt>
                <c:pt idx="451">
                  <c:v>24.503090123600387</c:v>
                </c:pt>
                <c:pt idx="452">
                  <c:v>25.057657413103982</c:v>
                </c:pt>
                <c:pt idx="453">
                  <c:v>23.158867483253069</c:v>
                </c:pt>
                <c:pt idx="454">
                  <c:v>23.249192346115628</c:v>
                </c:pt>
                <c:pt idx="455">
                  <c:v>24.665008785777278</c:v>
                </c:pt>
                <c:pt idx="456">
                  <c:v>23.543081276516137</c:v>
                </c:pt>
                <c:pt idx="457">
                  <c:v>22.583349503118551</c:v>
                </c:pt>
                <c:pt idx="458">
                  <c:v>22.232533400998594</c:v>
                </c:pt>
                <c:pt idx="459">
                  <c:v>22.241216096506289</c:v>
                </c:pt>
                <c:pt idx="460">
                  <c:v>21.609368738602704</c:v>
                </c:pt>
                <c:pt idx="461">
                  <c:v>22.054270500157738</c:v>
                </c:pt>
                <c:pt idx="462">
                  <c:v>22.209869457061991</c:v>
                </c:pt>
                <c:pt idx="463">
                  <c:v>22.994522443148952</c:v>
                </c:pt>
                <c:pt idx="464">
                  <c:v>24.679632433192268</c:v>
                </c:pt>
                <c:pt idx="465">
                  <c:v>23.433055776142492</c:v>
                </c:pt>
                <c:pt idx="466">
                  <c:v>20.823125647227425</c:v>
                </c:pt>
                <c:pt idx="467">
                  <c:v>18.315453202144603</c:v>
                </c:pt>
                <c:pt idx="468">
                  <c:v>15.422437539197571</c:v>
                </c:pt>
                <c:pt idx="469">
                  <c:v>13.003878450129157</c:v>
                </c:pt>
                <c:pt idx="470">
                  <c:v>11.765002967589155</c:v>
                </c:pt>
                <c:pt idx="471">
                  <c:v>12.070151538212615</c:v>
                </c:pt>
                <c:pt idx="472">
                  <c:v>12.688657741466162</c:v>
                </c:pt>
                <c:pt idx="473">
                  <c:v>14.066559050560436</c:v>
                </c:pt>
                <c:pt idx="474">
                  <c:v>15.237006811454485</c:v>
                </c:pt>
                <c:pt idx="475">
                  <c:v>17.139516060492817</c:v>
                </c:pt>
                <c:pt idx="476">
                  <c:v>17.768782719025765</c:v>
                </c:pt>
                <c:pt idx="477">
                  <c:v>17.152003755792208</c:v>
                </c:pt>
                <c:pt idx="478">
                  <c:v>16.391721077267864</c:v>
                </c:pt>
                <c:pt idx="479">
                  <c:v>13.665044333131688</c:v>
                </c:pt>
                <c:pt idx="480">
                  <c:v>8.775629340418007</c:v>
                </c:pt>
                <c:pt idx="481">
                  <c:v>0.51193470786881279</c:v>
                </c:pt>
                <c:pt idx="482">
                  <c:v>-2.9090394845833232</c:v>
                </c:pt>
                <c:pt idx="483">
                  <c:v>-6.4975393623386832</c:v>
                </c:pt>
                <c:pt idx="484">
                  <c:v>-5.9506338929888525</c:v>
                </c:pt>
                <c:pt idx="485">
                  <c:v>5.0330228481253299E-2</c:v>
                </c:pt>
                <c:pt idx="486">
                  <c:v>-8.589861168719827E-2</c:v>
                </c:pt>
                <c:pt idx="487">
                  <c:v>-2.2795847564724405</c:v>
                </c:pt>
                <c:pt idx="488">
                  <c:v>-2.6480321426279665</c:v>
                </c:pt>
                <c:pt idx="489">
                  <c:v>-3.8330515944273209</c:v>
                </c:pt>
                <c:pt idx="490">
                  <c:v>-4.6326344699933228</c:v>
                </c:pt>
                <c:pt idx="491">
                  <c:v>-8.2352531015728179</c:v>
                </c:pt>
                <c:pt idx="492">
                  <c:v>-12.359089731325817</c:v>
                </c:pt>
                <c:pt idx="493">
                  <c:v>-11.680635770955202</c:v>
                </c:pt>
                <c:pt idx="494">
                  <c:v>-13.231795824539878</c:v>
                </c:pt>
                <c:pt idx="495">
                  <c:v>-10.939456141110281</c:v>
                </c:pt>
                <c:pt idx="496">
                  <c:v>-8.5469215804421665</c:v>
                </c:pt>
                <c:pt idx="497">
                  <c:v>-11.009631517868293</c:v>
                </c:pt>
                <c:pt idx="498">
                  <c:v>-10.001727609414878</c:v>
                </c:pt>
                <c:pt idx="499">
                  <c:v>-9.949421260342092</c:v>
                </c:pt>
                <c:pt idx="500">
                  <c:v>-11.16233979608262</c:v>
                </c:pt>
                <c:pt idx="501">
                  <c:v>-9.3728457230183064</c:v>
                </c:pt>
                <c:pt idx="502">
                  <c:v>-10.410768080053899</c:v>
                </c:pt>
                <c:pt idx="503">
                  <c:v>-11.777040319139379</c:v>
                </c:pt>
                <c:pt idx="504">
                  <c:v>-11.905875537457792</c:v>
                </c:pt>
                <c:pt idx="505">
                  <c:v>-11.090410705996227</c:v>
                </c:pt>
                <c:pt idx="506">
                  <c:v>-10.065694377222396</c:v>
                </c:pt>
                <c:pt idx="507">
                  <c:v>-9.6776162080418189</c:v>
                </c:pt>
                <c:pt idx="508">
                  <c:v>-10.00749454836134</c:v>
                </c:pt>
                <c:pt idx="509">
                  <c:v>-11.282949165229246</c:v>
                </c:pt>
                <c:pt idx="510">
                  <c:v>-11.142278842324238</c:v>
                </c:pt>
                <c:pt idx="511">
                  <c:v>-12.169238961191548</c:v>
                </c:pt>
                <c:pt idx="512">
                  <c:v>-12.067046931916538</c:v>
                </c:pt>
                <c:pt idx="513">
                  <c:v>-11.129840134832071</c:v>
                </c:pt>
                <c:pt idx="514">
                  <c:v>-10.227314638430936</c:v>
                </c:pt>
                <c:pt idx="515">
                  <c:v>-7.5915836866265787</c:v>
                </c:pt>
                <c:pt idx="516">
                  <c:v>-5.6247485772702488</c:v>
                </c:pt>
                <c:pt idx="517">
                  <c:v>-4.9095763142278477</c:v>
                </c:pt>
                <c:pt idx="518">
                  <c:v>-4.6470530271099948</c:v>
                </c:pt>
                <c:pt idx="519">
                  <c:v>-5.1932520698701747</c:v>
                </c:pt>
                <c:pt idx="520">
                  <c:v>-5.1860390017854492</c:v>
                </c:pt>
                <c:pt idx="521">
                  <c:v>-3.7555220888796246</c:v>
                </c:pt>
                <c:pt idx="522">
                  <c:v>-2.5893859794100775</c:v>
                </c:pt>
                <c:pt idx="523">
                  <c:v>1.8279882630985558</c:v>
                </c:pt>
                <c:pt idx="524">
                  <c:v>6.5202784264122258</c:v>
                </c:pt>
                <c:pt idx="525">
                  <c:v>7.6910282762497246</c:v>
                </c:pt>
                <c:pt idx="526">
                  <c:v>7.3604623695223887</c:v>
                </c:pt>
                <c:pt idx="527">
                  <c:v>8.0336882105804257</c:v>
                </c:pt>
                <c:pt idx="528">
                  <c:v>9.1514380262229622</c:v>
                </c:pt>
                <c:pt idx="529">
                  <c:v>12.011736622417347</c:v>
                </c:pt>
                <c:pt idx="530">
                  <c:v>15.22245362923101</c:v>
                </c:pt>
                <c:pt idx="531">
                  <c:v>19.222574397445783</c:v>
                </c:pt>
                <c:pt idx="532">
                  <c:v>23.258306802593491</c:v>
                </c:pt>
                <c:pt idx="533">
                  <c:v>23.275193349338426</c:v>
                </c:pt>
                <c:pt idx="534">
                  <c:v>23.786180021804398</c:v>
                </c:pt>
                <c:pt idx="535">
                  <c:v>22.213301909086915</c:v>
                </c:pt>
                <c:pt idx="536">
                  <c:v>20.462398781476512</c:v>
                </c:pt>
                <c:pt idx="537">
                  <c:v>20.063834023274094</c:v>
                </c:pt>
                <c:pt idx="538">
                  <c:v>19.741720344890933</c:v>
                </c:pt>
                <c:pt idx="539">
                  <c:v>20.316468961070044</c:v>
                </c:pt>
                <c:pt idx="540">
                  <c:v>21.029014892429657</c:v>
                </c:pt>
                <c:pt idx="541">
                  <c:v>22.697060295301341</c:v>
                </c:pt>
                <c:pt idx="542">
                  <c:v>24.821589872142418</c:v>
                </c:pt>
                <c:pt idx="543">
                  <c:v>25.53396520054574</c:v>
                </c:pt>
                <c:pt idx="544">
                  <c:v>26.763067122753366</c:v>
                </c:pt>
                <c:pt idx="545">
                  <c:v>28.439781895858786</c:v>
                </c:pt>
                <c:pt idx="546">
                  <c:v>28.57360687033551</c:v>
                </c:pt>
                <c:pt idx="547">
                  <c:v>30.229900354033493</c:v>
                </c:pt>
                <c:pt idx="548">
                  <c:v>30.890933626752798</c:v>
                </c:pt>
                <c:pt idx="549">
                  <c:v>31.345368716391651</c:v>
                </c:pt>
                <c:pt idx="550">
                  <c:v>32.330751182125383</c:v>
                </c:pt>
                <c:pt idx="551">
                  <c:v>32.456703604802918</c:v>
                </c:pt>
                <c:pt idx="552">
                  <c:v>31.780246789629171</c:v>
                </c:pt>
                <c:pt idx="553">
                  <c:v>30.600517535923167</c:v>
                </c:pt>
                <c:pt idx="554">
                  <c:v>29.574203105822299</c:v>
                </c:pt>
                <c:pt idx="555">
                  <c:v>30.549758669636518</c:v>
                </c:pt>
                <c:pt idx="556">
                  <c:v>32.138212666708753</c:v>
                </c:pt>
                <c:pt idx="557">
                  <c:v>33.58559691299822</c:v>
                </c:pt>
                <c:pt idx="558">
                  <c:v>33.361809756446625</c:v>
                </c:pt>
                <c:pt idx="559">
                  <c:v>31.938810755355323</c:v>
                </c:pt>
                <c:pt idx="560">
                  <c:v>29.478616432962589</c:v>
                </c:pt>
                <c:pt idx="561">
                  <c:v>27.520826469553086</c:v>
                </c:pt>
                <c:pt idx="562">
                  <c:v>26.410451874779465</c:v>
                </c:pt>
                <c:pt idx="563">
                  <c:v>26.138682153583719</c:v>
                </c:pt>
                <c:pt idx="564">
                  <c:v>26.773099867445541</c:v>
                </c:pt>
                <c:pt idx="565">
                  <c:v>27.706997445184598</c:v>
                </c:pt>
                <c:pt idx="566">
                  <c:v>27.511625517058835</c:v>
                </c:pt>
                <c:pt idx="567">
                  <c:v>26.690645023876581</c:v>
                </c:pt>
                <c:pt idx="568">
                  <c:v>25.250510844027733</c:v>
                </c:pt>
                <c:pt idx="569">
                  <c:v>23.213543617738647</c:v>
                </c:pt>
                <c:pt idx="570">
                  <c:v>21.172826316705319</c:v>
                </c:pt>
                <c:pt idx="571">
                  <c:v>20.353864020985661</c:v>
                </c:pt>
                <c:pt idx="572">
                  <c:v>19.706252510119075</c:v>
                </c:pt>
                <c:pt idx="573">
                  <c:v>19.979950654149615</c:v>
                </c:pt>
                <c:pt idx="574">
                  <c:v>20.786741509390747</c:v>
                </c:pt>
                <c:pt idx="575">
                  <c:v>21.659943017916582</c:v>
                </c:pt>
                <c:pt idx="576">
                  <c:v>22.173163107164221</c:v>
                </c:pt>
                <c:pt idx="577">
                  <c:v>25.267839326232561</c:v>
                </c:pt>
                <c:pt idx="578">
                  <c:v>26.65523516580545</c:v>
                </c:pt>
                <c:pt idx="579">
                  <c:v>26.416467730846485</c:v>
                </c:pt>
                <c:pt idx="580">
                  <c:v>19.486912001885692</c:v>
                </c:pt>
                <c:pt idx="581">
                  <c:v>12.439773668752059</c:v>
                </c:pt>
                <c:pt idx="582">
                  <c:v>6.8725231423671644</c:v>
                </c:pt>
                <c:pt idx="583">
                  <c:v>3.6807557660173602</c:v>
                </c:pt>
                <c:pt idx="584">
                  <c:v>5.7589795490100002</c:v>
                </c:pt>
                <c:pt idx="585">
                  <c:v>6.8529901631566181</c:v>
                </c:pt>
                <c:pt idx="586">
                  <c:v>8.6176240180859978</c:v>
                </c:pt>
                <c:pt idx="587">
                  <c:v>10.609312204514872</c:v>
                </c:pt>
                <c:pt idx="588">
                  <c:v>9.4273691356454776</c:v>
                </c:pt>
                <c:pt idx="589">
                  <c:v>4.090644467910284</c:v>
                </c:pt>
                <c:pt idx="590">
                  <c:v>-0.75946969130370134</c:v>
                </c:pt>
                <c:pt idx="591">
                  <c:v>-4.6723277277547721</c:v>
                </c:pt>
                <c:pt idx="592">
                  <c:v>-7.5385186679905143</c:v>
                </c:pt>
                <c:pt idx="593">
                  <c:v>-8.8957090716334886</c:v>
                </c:pt>
                <c:pt idx="594">
                  <c:v>-9.1300384407454143</c:v>
                </c:pt>
                <c:pt idx="595">
                  <c:v>-9.2459133652468424</c:v>
                </c:pt>
                <c:pt idx="596">
                  <c:v>-9.9472363145146439</c:v>
                </c:pt>
                <c:pt idx="597">
                  <c:v>-10.493768232439399</c:v>
                </c:pt>
                <c:pt idx="598">
                  <c:v>-10.756993800159051</c:v>
                </c:pt>
                <c:pt idx="599">
                  <c:v>-11.780485085360434</c:v>
                </c:pt>
                <c:pt idx="600">
                  <c:v>-12.526258347870796</c:v>
                </c:pt>
                <c:pt idx="601">
                  <c:v>-11.717453086277406</c:v>
                </c:pt>
                <c:pt idx="602">
                  <c:v>-10.716219874267589</c:v>
                </c:pt>
                <c:pt idx="603">
                  <c:v>-10.320294813501523</c:v>
                </c:pt>
                <c:pt idx="604">
                  <c:v>-8.4569977231378086</c:v>
                </c:pt>
                <c:pt idx="605">
                  <c:v>-6.5558910380410103</c:v>
                </c:pt>
                <c:pt idx="606">
                  <c:v>-7.2304808617962273</c:v>
                </c:pt>
                <c:pt idx="607">
                  <c:v>-7.7439134359980608</c:v>
                </c:pt>
                <c:pt idx="608">
                  <c:v>-7.2647856615549609</c:v>
                </c:pt>
                <c:pt idx="609">
                  <c:v>-6.6852164935195875</c:v>
                </c:pt>
                <c:pt idx="610">
                  <c:v>-4.6977584057970736</c:v>
                </c:pt>
                <c:pt idx="611">
                  <c:v>-0.66031835165318431</c:v>
                </c:pt>
                <c:pt idx="612">
                  <c:v>1.5541897084452512</c:v>
                </c:pt>
                <c:pt idx="613">
                  <c:v>2.7126567682776925</c:v>
                </c:pt>
                <c:pt idx="614">
                  <c:v>7.5739148098392528</c:v>
                </c:pt>
                <c:pt idx="615">
                  <c:v>10.126419502048758</c:v>
                </c:pt>
                <c:pt idx="616">
                  <c:v>10.928282421185251</c:v>
                </c:pt>
                <c:pt idx="617">
                  <c:v>11.680794129502706</c:v>
                </c:pt>
                <c:pt idx="618">
                  <c:v>13.99620586206105</c:v>
                </c:pt>
                <c:pt idx="619">
                  <c:v>16.742080770873692</c:v>
                </c:pt>
                <c:pt idx="620">
                  <c:v>20.746474333360716</c:v>
                </c:pt>
                <c:pt idx="621">
                  <c:v>23.94920931474892</c:v>
                </c:pt>
                <c:pt idx="622">
                  <c:v>27.729826814356521</c:v>
                </c:pt>
                <c:pt idx="623">
                  <c:v>29.84787945772014</c:v>
                </c:pt>
                <c:pt idx="624">
                  <c:v>27.125730465244224</c:v>
                </c:pt>
                <c:pt idx="625">
                  <c:v>25.623050424463706</c:v>
                </c:pt>
                <c:pt idx="626">
                  <c:v>25.550534186097821</c:v>
                </c:pt>
                <c:pt idx="627">
                  <c:v>24.925118221560787</c:v>
                </c:pt>
                <c:pt idx="628">
                  <c:v>25.081743688645858</c:v>
                </c:pt>
                <c:pt idx="629">
                  <c:v>26.75009759870543</c:v>
                </c:pt>
                <c:pt idx="630">
                  <c:v>28.915351940141036</c:v>
                </c:pt>
                <c:pt idx="631">
                  <c:v>31.336818744256398</c:v>
                </c:pt>
                <c:pt idx="632">
                  <c:v>32.76803947948212</c:v>
                </c:pt>
                <c:pt idx="633">
                  <c:v>32.240814039142826</c:v>
                </c:pt>
                <c:pt idx="634">
                  <c:v>30.340806726957219</c:v>
                </c:pt>
                <c:pt idx="635">
                  <c:v>29.189537821058362</c:v>
                </c:pt>
                <c:pt idx="636">
                  <c:v>29.311796006893445</c:v>
                </c:pt>
                <c:pt idx="637">
                  <c:v>29.911710023793336</c:v>
                </c:pt>
                <c:pt idx="638">
                  <c:v>30.480884024879757</c:v>
                </c:pt>
                <c:pt idx="639">
                  <c:v>31.401308656302739</c:v>
                </c:pt>
                <c:pt idx="640">
                  <c:v>33.446981197486828</c:v>
                </c:pt>
                <c:pt idx="641">
                  <c:v>36.060525657163851</c:v>
                </c:pt>
                <c:pt idx="642">
                  <c:v>39.200827607393606</c:v>
                </c:pt>
                <c:pt idx="643">
                  <c:v>41.148399665723872</c:v>
                </c:pt>
                <c:pt idx="644">
                  <c:v>41.392798151778514</c:v>
                </c:pt>
                <c:pt idx="645">
                  <c:v>40.800096822773597</c:v>
                </c:pt>
                <c:pt idx="646">
                  <c:v>39.023345684395288</c:v>
                </c:pt>
                <c:pt idx="647">
                  <c:v>37.800840146079601</c:v>
                </c:pt>
                <c:pt idx="648">
                  <c:v>37.712009205244989</c:v>
                </c:pt>
                <c:pt idx="649">
                  <c:v>37.822683544866386</c:v>
                </c:pt>
                <c:pt idx="650">
                  <c:v>37.42150882727654</c:v>
                </c:pt>
                <c:pt idx="651">
                  <c:v>36.440782407068241</c:v>
                </c:pt>
                <c:pt idx="652">
                  <c:v>34.693570882353988</c:v>
                </c:pt>
                <c:pt idx="653">
                  <c:v>33.237640683983237</c:v>
                </c:pt>
                <c:pt idx="654">
                  <c:v>33.190575750134506</c:v>
                </c:pt>
                <c:pt idx="655">
                  <c:v>33.790631011112737</c:v>
                </c:pt>
                <c:pt idx="656">
                  <c:v>33.500536251020847</c:v>
                </c:pt>
                <c:pt idx="657">
                  <c:v>33.324358958230356</c:v>
                </c:pt>
                <c:pt idx="658">
                  <c:v>33.603028521516705</c:v>
                </c:pt>
                <c:pt idx="659">
                  <c:v>34.094057512918951</c:v>
                </c:pt>
                <c:pt idx="660">
                  <c:v>34.942824475068029</c:v>
                </c:pt>
                <c:pt idx="661">
                  <c:v>35.178346580288817</c:v>
                </c:pt>
                <c:pt idx="662">
                  <c:v>35.474616995026338</c:v>
                </c:pt>
                <c:pt idx="663">
                  <c:v>33.517620192223333</c:v>
                </c:pt>
                <c:pt idx="664">
                  <c:v>31.903184382363534</c:v>
                </c:pt>
                <c:pt idx="665">
                  <c:v>29.363663541265357</c:v>
                </c:pt>
                <c:pt idx="666">
                  <c:v>28.869560856359037</c:v>
                </c:pt>
                <c:pt idx="667">
                  <c:v>26.838660006594665</c:v>
                </c:pt>
                <c:pt idx="668">
                  <c:v>25.191772025603605</c:v>
                </c:pt>
                <c:pt idx="669">
                  <c:v>24.05570240594578</c:v>
                </c:pt>
                <c:pt idx="670">
                  <c:v>24.099264440672339</c:v>
                </c:pt>
                <c:pt idx="671">
                  <c:v>25.626258156709135</c:v>
                </c:pt>
                <c:pt idx="672">
                  <c:v>24.574610364967963</c:v>
                </c:pt>
                <c:pt idx="673">
                  <c:v>20.669469838137239</c:v>
                </c:pt>
                <c:pt idx="674">
                  <c:v>15.58299753901337</c:v>
                </c:pt>
                <c:pt idx="675">
                  <c:v>9.0119608708356065</c:v>
                </c:pt>
                <c:pt idx="676">
                  <c:v>2.4167068161185621</c:v>
                </c:pt>
                <c:pt idx="677">
                  <c:v>-3.1940701034255321</c:v>
                </c:pt>
                <c:pt idx="678">
                  <c:v>-6.1365790466469408</c:v>
                </c:pt>
                <c:pt idx="679">
                  <c:v>-9.1173573651109887</c:v>
                </c:pt>
                <c:pt idx="680">
                  <c:v>-10.123010093088938</c:v>
                </c:pt>
                <c:pt idx="681">
                  <c:v>-11.70467988699848</c:v>
                </c:pt>
                <c:pt idx="682">
                  <c:v>-13.807663444290638</c:v>
                </c:pt>
                <c:pt idx="683">
                  <c:v>-15.288365978582307</c:v>
                </c:pt>
                <c:pt idx="684">
                  <c:v>-15.65936870438758</c:v>
                </c:pt>
                <c:pt idx="685">
                  <c:v>-15.083016349233439</c:v>
                </c:pt>
                <c:pt idx="686">
                  <c:v>-15.217622538326152</c:v>
                </c:pt>
                <c:pt idx="687">
                  <c:v>-15.689978844780532</c:v>
                </c:pt>
                <c:pt idx="688">
                  <c:v>-16.54704607131611</c:v>
                </c:pt>
                <c:pt idx="689">
                  <c:v>-16.474827872546509</c:v>
                </c:pt>
                <c:pt idx="690">
                  <c:v>-16.719569790303737</c:v>
                </c:pt>
                <c:pt idx="691">
                  <c:v>-16.286749942340421</c:v>
                </c:pt>
                <c:pt idx="692">
                  <c:v>-15.080303031218055</c:v>
                </c:pt>
                <c:pt idx="693">
                  <c:v>-13.993558419001769</c:v>
                </c:pt>
                <c:pt idx="694">
                  <c:v>-13.871970969826245</c:v>
                </c:pt>
                <c:pt idx="695">
                  <c:v>-14.351962578834959</c:v>
                </c:pt>
                <c:pt idx="696">
                  <c:v>-15.786640229775719</c:v>
                </c:pt>
                <c:pt idx="697">
                  <c:v>-16.855624933965593</c:v>
                </c:pt>
                <c:pt idx="698">
                  <c:v>-18.377023254630295</c:v>
                </c:pt>
                <c:pt idx="699">
                  <c:v>-17.414334094594551</c:v>
                </c:pt>
                <c:pt idx="700">
                  <c:v>-16.690424685401151</c:v>
                </c:pt>
                <c:pt idx="701">
                  <c:v>-14.330876999018759</c:v>
                </c:pt>
                <c:pt idx="702">
                  <c:v>-13.851730988385517</c:v>
                </c:pt>
                <c:pt idx="703">
                  <c:v>-15.232842681546252</c:v>
                </c:pt>
                <c:pt idx="704">
                  <c:v>-15.593347492384311</c:v>
                </c:pt>
                <c:pt idx="705">
                  <c:v>-15.251188071886425</c:v>
                </c:pt>
                <c:pt idx="706">
                  <c:v>-15.730848394540908</c:v>
                </c:pt>
                <c:pt idx="707">
                  <c:v>-16.254665842559852</c:v>
                </c:pt>
                <c:pt idx="708">
                  <c:v>-13.77141988019476</c:v>
                </c:pt>
                <c:pt idx="709">
                  <c:v>-7.923342016318788</c:v>
                </c:pt>
                <c:pt idx="710">
                  <c:v>-3.7028641745015816</c:v>
                </c:pt>
                <c:pt idx="711">
                  <c:v>-0.94610557285831387</c:v>
                </c:pt>
                <c:pt idx="712">
                  <c:v>1.171200288791278</c:v>
                </c:pt>
                <c:pt idx="713">
                  <c:v>2.2514590271884387</c:v>
                </c:pt>
                <c:pt idx="714">
                  <c:v>2.1365481387123206</c:v>
                </c:pt>
                <c:pt idx="715">
                  <c:v>1.3983609608971725</c:v>
                </c:pt>
                <c:pt idx="716">
                  <c:v>2.4449615857564666</c:v>
                </c:pt>
                <c:pt idx="717">
                  <c:v>4.2949522869761534</c:v>
                </c:pt>
                <c:pt idx="718">
                  <c:v>6.7507971110522522</c:v>
                </c:pt>
                <c:pt idx="719">
                  <c:v>7.5731072139047697</c:v>
                </c:pt>
                <c:pt idx="720">
                  <c:v>7.6412116732822506</c:v>
                </c:pt>
                <c:pt idx="721">
                  <c:v>7.9664463065439302</c:v>
                </c:pt>
                <c:pt idx="722">
                  <c:v>8.8245661783553349</c:v>
                </c:pt>
                <c:pt idx="723">
                  <c:v>9.7097244060828256</c:v>
                </c:pt>
                <c:pt idx="724">
                  <c:v>9.8098104545808908</c:v>
                </c:pt>
                <c:pt idx="725">
                  <c:v>9.6789437689542286</c:v>
                </c:pt>
                <c:pt idx="726">
                  <c:v>9.6751312200392228</c:v>
                </c:pt>
                <c:pt idx="727">
                  <c:v>9.8316961844789788</c:v>
                </c:pt>
                <c:pt idx="728">
                  <c:v>10.408974093695058</c:v>
                </c:pt>
                <c:pt idx="729">
                  <c:v>10.714106737331283</c:v>
                </c:pt>
                <c:pt idx="730">
                  <c:v>12.534421366333239</c:v>
                </c:pt>
                <c:pt idx="731">
                  <c:v>13.196956468439112</c:v>
                </c:pt>
                <c:pt idx="732">
                  <c:v>13.244465263221295</c:v>
                </c:pt>
                <c:pt idx="733">
                  <c:v>13.136189796074561</c:v>
                </c:pt>
                <c:pt idx="734">
                  <c:v>13.675997193805811</c:v>
                </c:pt>
                <c:pt idx="735">
                  <c:v>13.153415274034082</c:v>
                </c:pt>
                <c:pt idx="736">
                  <c:v>13.257687605602877</c:v>
                </c:pt>
                <c:pt idx="737">
                  <c:v>15.330215340701931</c:v>
                </c:pt>
                <c:pt idx="738">
                  <c:v>16.724318645384869</c:v>
                </c:pt>
                <c:pt idx="739">
                  <c:v>18.054735164406598</c:v>
                </c:pt>
                <c:pt idx="740">
                  <c:v>19.976700318515395</c:v>
                </c:pt>
                <c:pt idx="741">
                  <c:v>19.988146114215102</c:v>
                </c:pt>
                <c:pt idx="742">
                  <c:v>18.097082963558218</c:v>
                </c:pt>
                <c:pt idx="743">
                  <c:v>14.347664369676094</c:v>
                </c:pt>
                <c:pt idx="744">
                  <c:v>13.845191750063345</c:v>
                </c:pt>
                <c:pt idx="745">
                  <c:v>14.83608919106776</c:v>
                </c:pt>
                <c:pt idx="746">
                  <c:v>15.336820044845851</c:v>
                </c:pt>
                <c:pt idx="747">
                  <c:v>17.231207684176269</c:v>
                </c:pt>
                <c:pt idx="748">
                  <c:v>19.806612617527797</c:v>
                </c:pt>
                <c:pt idx="749">
                  <c:v>21.665782974427177</c:v>
                </c:pt>
                <c:pt idx="750">
                  <c:v>21.85482948399024</c:v>
                </c:pt>
                <c:pt idx="751">
                  <c:v>20.435925726237127</c:v>
                </c:pt>
                <c:pt idx="752">
                  <c:v>18.807805872597545</c:v>
                </c:pt>
                <c:pt idx="753">
                  <c:v>16.410676113045579</c:v>
                </c:pt>
                <c:pt idx="754">
                  <c:v>14.094565241869537</c:v>
                </c:pt>
                <c:pt idx="755">
                  <c:v>13.001755855130771</c:v>
                </c:pt>
                <c:pt idx="756">
                  <c:v>14.233249080769552</c:v>
                </c:pt>
                <c:pt idx="757">
                  <c:v>15.120938121632612</c:v>
                </c:pt>
                <c:pt idx="758">
                  <c:v>15.501513850363166</c:v>
                </c:pt>
                <c:pt idx="759">
                  <c:v>15.625983323697579</c:v>
                </c:pt>
                <c:pt idx="760">
                  <c:v>16.499330307337768</c:v>
                </c:pt>
                <c:pt idx="761">
                  <c:v>17.668543796071745</c:v>
                </c:pt>
                <c:pt idx="762">
                  <c:v>18.050045230232048</c:v>
                </c:pt>
                <c:pt idx="763">
                  <c:v>12.079121571107931</c:v>
                </c:pt>
                <c:pt idx="764">
                  <c:v>2.8904316314991325</c:v>
                </c:pt>
                <c:pt idx="765">
                  <c:v>-0.8561239163521891</c:v>
                </c:pt>
                <c:pt idx="766">
                  <c:v>-1.6512305914309755</c:v>
                </c:pt>
                <c:pt idx="767">
                  <c:v>-1.2842453448884228</c:v>
                </c:pt>
                <c:pt idx="768">
                  <c:v>-0.7785448764459727</c:v>
                </c:pt>
                <c:pt idx="769">
                  <c:v>-1.4498872069699</c:v>
                </c:pt>
                <c:pt idx="770">
                  <c:v>-1.9512093983603076</c:v>
                </c:pt>
                <c:pt idx="771">
                  <c:v>-1.6699436124843072</c:v>
                </c:pt>
                <c:pt idx="772">
                  <c:v>-3.1534941548476687</c:v>
                </c:pt>
                <c:pt idx="773">
                  <c:v>-6.9929364158558025</c:v>
                </c:pt>
                <c:pt idx="774">
                  <c:v>-12.84316366314796</c:v>
                </c:pt>
                <c:pt idx="775">
                  <c:v>-15.171459209504992</c:v>
                </c:pt>
                <c:pt idx="776">
                  <c:v>-16.582375055117083</c:v>
                </c:pt>
                <c:pt idx="777">
                  <c:v>-15.291045719299879</c:v>
                </c:pt>
                <c:pt idx="778">
                  <c:v>-14.238429373919635</c:v>
                </c:pt>
                <c:pt idx="779">
                  <c:v>-13.729369174358759</c:v>
                </c:pt>
                <c:pt idx="780">
                  <c:v>-13.471393768296901</c:v>
                </c:pt>
                <c:pt idx="781">
                  <c:v>-13.421220788817065</c:v>
                </c:pt>
                <c:pt idx="782">
                  <c:v>-15.358722648790994</c:v>
                </c:pt>
                <c:pt idx="783">
                  <c:v>-18.021812973301348</c:v>
                </c:pt>
                <c:pt idx="784">
                  <c:v>-19.083745176119535</c:v>
                </c:pt>
                <c:pt idx="785">
                  <c:v>-21.486910331554302</c:v>
                </c:pt>
                <c:pt idx="786">
                  <c:v>-20.945393887922013</c:v>
                </c:pt>
                <c:pt idx="787">
                  <c:v>-20.413348251570248</c:v>
                </c:pt>
                <c:pt idx="788">
                  <c:v>-19.079439738016625</c:v>
                </c:pt>
                <c:pt idx="789">
                  <c:v>-18.303586195339452</c:v>
                </c:pt>
                <c:pt idx="790">
                  <c:v>-19.755444499151427</c:v>
                </c:pt>
                <c:pt idx="791">
                  <c:v>-22.253578778030871</c:v>
                </c:pt>
                <c:pt idx="792">
                  <c:v>-24.187486791639582</c:v>
                </c:pt>
                <c:pt idx="793">
                  <c:v>-25.17125055157782</c:v>
                </c:pt>
                <c:pt idx="794">
                  <c:v>-25.003955294813291</c:v>
                </c:pt>
                <c:pt idx="795">
                  <c:v>-25.968797636120804</c:v>
                </c:pt>
                <c:pt idx="796">
                  <c:v>-24.462188551160406</c:v>
                </c:pt>
                <c:pt idx="797">
                  <c:v>-23.731950359184385</c:v>
                </c:pt>
                <c:pt idx="798">
                  <c:v>-23.077377305220423</c:v>
                </c:pt>
              </c:numCache>
            </c:numRef>
          </c:val>
          <c:smooth val="0"/>
          <c:extLst>
            <c:ext xmlns:c16="http://schemas.microsoft.com/office/drawing/2014/chart" uri="{C3380CC4-5D6E-409C-BE32-E72D297353CC}">
              <c16:uniqueId val="{00000001-BF15-47BF-9CA5-5E7D2AE66986}"/>
            </c:ext>
          </c:extLst>
        </c:ser>
        <c:ser>
          <c:idx val="2"/>
          <c:order val="2"/>
          <c:tx>
            <c:strRef>
              <c:f>Sheet1!$M$1</c:f>
              <c:strCache>
                <c:ptCount val="1"/>
                <c:pt idx="0">
                  <c:v>Z-accel</c:v>
                </c:pt>
              </c:strCache>
            </c:strRef>
          </c:tx>
          <c:spPr>
            <a:ln w="28575" cap="rnd">
              <a:solidFill>
                <a:schemeClr val="accent3"/>
              </a:solidFill>
              <a:round/>
            </a:ln>
            <a:effectLst/>
          </c:spPr>
          <c:marker>
            <c:symbol val="none"/>
          </c:marker>
          <c:val>
            <c:numRef>
              <c:f>Sheet1!$M$2:$M$800</c:f>
              <c:numCache>
                <c:formatCode>General</c:formatCode>
                <c:ptCount val="799"/>
                <c:pt idx="0">
                  <c:v>46.031419691280362</c:v>
                </c:pt>
                <c:pt idx="1">
                  <c:v>47.100990998874195</c:v>
                </c:pt>
                <c:pt idx="2">
                  <c:v>48.598622735207087</c:v>
                </c:pt>
                <c:pt idx="3">
                  <c:v>50.182336000249116</c:v>
                </c:pt>
                <c:pt idx="4">
                  <c:v>49.347602153972318</c:v>
                </c:pt>
                <c:pt idx="5">
                  <c:v>47.86888318923539</c:v>
                </c:pt>
                <c:pt idx="6">
                  <c:v>47.27222460396267</c:v>
                </c:pt>
                <c:pt idx="7">
                  <c:v>47.598644557876078</c:v>
                </c:pt>
                <c:pt idx="8">
                  <c:v>50.130408900210988</c:v>
                </c:pt>
                <c:pt idx="9">
                  <c:v>53.958224949737421</c:v>
                </c:pt>
                <c:pt idx="10">
                  <c:v>57.477022495801805</c:v>
                </c:pt>
                <c:pt idx="11">
                  <c:v>61.207500338819564</c:v>
                </c:pt>
                <c:pt idx="12">
                  <c:v>63.384881439072757</c:v>
                </c:pt>
                <c:pt idx="13">
                  <c:v>62.877644727261853</c:v>
                </c:pt>
                <c:pt idx="14">
                  <c:v>60.094385789567404</c:v>
                </c:pt>
                <c:pt idx="15">
                  <c:v>58.23862870773646</c:v>
                </c:pt>
                <c:pt idx="16">
                  <c:v>56.175195727041029</c:v>
                </c:pt>
                <c:pt idx="17">
                  <c:v>54.900865277315297</c:v>
                </c:pt>
                <c:pt idx="18">
                  <c:v>53.797641829227572</c:v>
                </c:pt>
                <c:pt idx="19">
                  <c:v>51.80972994166661</c:v>
                </c:pt>
                <c:pt idx="20">
                  <c:v>48.965073229848343</c:v>
                </c:pt>
                <c:pt idx="21">
                  <c:v>45.193591035202395</c:v>
                </c:pt>
                <c:pt idx="22">
                  <c:v>39.32121323344672</c:v>
                </c:pt>
                <c:pt idx="23">
                  <c:v>33.935697262653363</c:v>
                </c:pt>
                <c:pt idx="24">
                  <c:v>28.766581329437191</c:v>
                </c:pt>
                <c:pt idx="25">
                  <c:v>27.232907516087554</c:v>
                </c:pt>
                <c:pt idx="26">
                  <c:v>26.937334733221309</c:v>
                </c:pt>
                <c:pt idx="27">
                  <c:v>27.396085746062049</c:v>
                </c:pt>
                <c:pt idx="28">
                  <c:v>26.870055132714629</c:v>
                </c:pt>
                <c:pt idx="29">
                  <c:v>26.282405923604934</c:v>
                </c:pt>
                <c:pt idx="30">
                  <c:v>24.308579147837946</c:v>
                </c:pt>
                <c:pt idx="31">
                  <c:v>19.34260450507098</c:v>
                </c:pt>
                <c:pt idx="32">
                  <c:v>14.369226108589926</c:v>
                </c:pt>
                <c:pt idx="33">
                  <c:v>9.968246402801487</c:v>
                </c:pt>
                <c:pt idx="34">
                  <c:v>6.2245272589350149</c:v>
                </c:pt>
                <c:pt idx="35">
                  <c:v>4.8054994403658844</c:v>
                </c:pt>
                <c:pt idx="36">
                  <c:v>3.8887513509919409</c:v>
                </c:pt>
                <c:pt idx="37">
                  <c:v>3.2704243744649064</c:v>
                </c:pt>
                <c:pt idx="38">
                  <c:v>1.7569558248716366</c:v>
                </c:pt>
                <c:pt idx="39">
                  <c:v>0.33118451523387832</c:v>
                </c:pt>
                <c:pt idx="40">
                  <c:v>-1.2621845246782371</c:v>
                </c:pt>
                <c:pt idx="41">
                  <c:v>-4.3351040088206103</c:v>
                </c:pt>
                <c:pt idx="42">
                  <c:v>-7.3369669198758105</c:v>
                </c:pt>
                <c:pt idx="43">
                  <c:v>-9.7101475496821941</c:v>
                </c:pt>
                <c:pt idx="44">
                  <c:v>-10.541077905204416</c:v>
                </c:pt>
                <c:pt idx="45">
                  <c:v>-11.491102404538999</c:v>
                </c:pt>
                <c:pt idx="46">
                  <c:v>-12.471250098906745</c:v>
                </c:pt>
                <c:pt idx="47">
                  <c:v>-13.247957501191534</c:v>
                </c:pt>
                <c:pt idx="48">
                  <c:v>-14.961100877633495</c:v>
                </c:pt>
                <c:pt idx="49">
                  <c:v>-17.106928969648678</c:v>
                </c:pt>
                <c:pt idx="50">
                  <c:v>-20.552230797291358</c:v>
                </c:pt>
                <c:pt idx="51">
                  <c:v>-22.607089796897686</c:v>
                </c:pt>
                <c:pt idx="52">
                  <c:v>-24.974269268616187</c:v>
                </c:pt>
                <c:pt idx="53">
                  <c:v>-27.603885082338319</c:v>
                </c:pt>
                <c:pt idx="54">
                  <c:v>-29.233363168561617</c:v>
                </c:pt>
                <c:pt idx="55">
                  <c:v>-30.971572512939286</c:v>
                </c:pt>
                <c:pt idx="56">
                  <c:v>-31.441501873887105</c:v>
                </c:pt>
                <c:pt idx="57">
                  <c:v>-31.654098072580055</c:v>
                </c:pt>
                <c:pt idx="58">
                  <c:v>-34.273382218829262</c:v>
                </c:pt>
                <c:pt idx="59">
                  <c:v>-38.199819636599628</c:v>
                </c:pt>
                <c:pt idx="60">
                  <c:v>-41.881643381654179</c:v>
                </c:pt>
                <c:pt idx="61">
                  <c:v>-46.618465459851926</c:v>
                </c:pt>
                <c:pt idx="62">
                  <c:v>-51.722207879187067</c:v>
                </c:pt>
                <c:pt idx="63">
                  <c:v>-55.722604207437833</c:v>
                </c:pt>
                <c:pt idx="64">
                  <c:v>-59.354320719415519</c:v>
                </c:pt>
                <c:pt idx="65">
                  <c:v>-63.696427977418566</c:v>
                </c:pt>
                <c:pt idx="66">
                  <c:v>-67.476900978231185</c:v>
                </c:pt>
                <c:pt idx="67">
                  <c:v>-70.401404715374895</c:v>
                </c:pt>
                <c:pt idx="68">
                  <c:v>-73.435242721833234</c:v>
                </c:pt>
                <c:pt idx="69">
                  <c:v>-74.958148258411839</c:v>
                </c:pt>
                <c:pt idx="70">
                  <c:v>-75.643981727052065</c:v>
                </c:pt>
                <c:pt idx="71">
                  <c:v>-74.588010339972314</c:v>
                </c:pt>
                <c:pt idx="72">
                  <c:v>-71.58860378357987</c:v>
                </c:pt>
                <c:pt idx="73">
                  <c:v>-66.787625052561665</c:v>
                </c:pt>
                <c:pt idx="74">
                  <c:v>-59.763640350734711</c:v>
                </c:pt>
                <c:pt idx="75">
                  <c:v>-52.209520436076389</c:v>
                </c:pt>
                <c:pt idx="76">
                  <c:v>-47.415151104629615</c:v>
                </c:pt>
                <c:pt idx="77">
                  <c:v>-43.592280344988431</c:v>
                </c:pt>
                <c:pt idx="78">
                  <c:v>-40.515544884094034</c:v>
                </c:pt>
                <c:pt idx="79">
                  <c:v>-38.772052049906179</c:v>
                </c:pt>
                <c:pt idx="80">
                  <c:v>-30.701640827221819</c:v>
                </c:pt>
                <c:pt idx="81">
                  <c:v>-22.68138382703329</c:v>
                </c:pt>
                <c:pt idx="82">
                  <c:v>-24.068468907679168</c:v>
                </c:pt>
                <c:pt idx="83">
                  <c:v>-24.279236801088736</c:v>
                </c:pt>
                <c:pt idx="84">
                  <c:v>-27.125639578094688</c:v>
                </c:pt>
                <c:pt idx="85">
                  <c:v>-31.266002296632532</c:v>
                </c:pt>
                <c:pt idx="86">
                  <c:v>-33.414477874140765</c:v>
                </c:pt>
                <c:pt idx="87">
                  <c:v>-32.396651262257933</c:v>
                </c:pt>
                <c:pt idx="88">
                  <c:v>-28.910506324469221</c:v>
                </c:pt>
                <c:pt idx="89">
                  <c:v>-22.829561635887103</c:v>
                </c:pt>
                <c:pt idx="90">
                  <c:v>-14.128116019657467</c:v>
                </c:pt>
                <c:pt idx="91">
                  <c:v>-7.9273451016666394</c:v>
                </c:pt>
                <c:pt idx="92">
                  <c:v>-5.3445615717615986</c:v>
                </c:pt>
                <c:pt idx="93">
                  <c:v>-5.5321738220417496</c:v>
                </c:pt>
                <c:pt idx="94">
                  <c:v>-5.469517856497558</c:v>
                </c:pt>
                <c:pt idx="95">
                  <c:v>-2.2452593457220056</c:v>
                </c:pt>
                <c:pt idx="96">
                  <c:v>3.2598328822022671</c:v>
                </c:pt>
                <c:pt idx="97">
                  <c:v>10.883515624415415</c:v>
                </c:pt>
                <c:pt idx="98">
                  <c:v>17.976205179030053</c:v>
                </c:pt>
                <c:pt idx="99">
                  <c:v>24.500941682620336</c:v>
                </c:pt>
                <c:pt idx="100">
                  <c:v>30.365817336879406</c:v>
                </c:pt>
                <c:pt idx="101">
                  <c:v>32.691456432110314</c:v>
                </c:pt>
                <c:pt idx="102">
                  <c:v>31.669835370831347</c:v>
                </c:pt>
                <c:pt idx="103">
                  <c:v>29.686830262836342</c:v>
                </c:pt>
                <c:pt idx="104">
                  <c:v>28.270377886369221</c:v>
                </c:pt>
                <c:pt idx="105">
                  <c:v>29.820078019884708</c:v>
                </c:pt>
                <c:pt idx="106">
                  <c:v>33.5401534831067</c:v>
                </c:pt>
                <c:pt idx="107">
                  <c:v>38.641390670606263</c:v>
                </c:pt>
                <c:pt idx="108">
                  <c:v>43.358623912877952</c:v>
                </c:pt>
                <c:pt idx="109">
                  <c:v>46.366358643586601</c:v>
                </c:pt>
                <c:pt idx="110">
                  <c:v>48.67914071315554</c:v>
                </c:pt>
                <c:pt idx="111">
                  <c:v>50.177488319614525</c:v>
                </c:pt>
                <c:pt idx="112">
                  <c:v>50.985095216657299</c:v>
                </c:pt>
                <c:pt idx="113">
                  <c:v>51.111552607693007</c:v>
                </c:pt>
                <c:pt idx="114">
                  <c:v>51.736619095813467</c:v>
                </c:pt>
                <c:pt idx="115">
                  <c:v>53.087667558019966</c:v>
                </c:pt>
                <c:pt idx="116">
                  <c:v>55.310235018973536</c:v>
                </c:pt>
                <c:pt idx="117">
                  <c:v>57.338108126398495</c:v>
                </c:pt>
                <c:pt idx="118">
                  <c:v>59.053690601372885</c:v>
                </c:pt>
                <c:pt idx="119">
                  <c:v>61.061485851335647</c:v>
                </c:pt>
                <c:pt idx="120">
                  <c:v>62.691167311051963</c:v>
                </c:pt>
                <c:pt idx="121">
                  <c:v>63.312660475979129</c:v>
                </c:pt>
                <c:pt idx="122">
                  <c:v>64.043281937385814</c:v>
                </c:pt>
                <c:pt idx="123">
                  <c:v>66.018496465634712</c:v>
                </c:pt>
                <c:pt idx="124">
                  <c:v>67.898772942954437</c:v>
                </c:pt>
                <c:pt idx="125">
                  <c:v>69.653569621110549</c:v>
                </c:pt>
                <c:pt idx="126">
                  <c:v>71.35362081121572</c:v>
                </c:pt>
                <c:pt idx="127">
                  <c:v>71.144232123939318</c:v>
                </c:pt>
                <c:pt idx="128">
                  <c:v>68.849798446439308</c:v>
                </c:pt>
                <c:pt idx="129">
                  <c:v>65.852505478288847</c:v>
                </c:pt>
                <c:pt idx="130">
                  <c:v>64.036196778538809</c:v>
                </c:pt>
                <c:pt idx="131">
                  <c:v>64.654811973185275</c:v>
                </c:pt>
                <c:pt idx="132">
                  <c:v>63.033065325410952</c:v>
                </c:pt>
                <c:pt idx="133">
                  <c:v>60.002855230897431</c:v>
                </c:pt>
                <c:pt idx="134">
                  <c:v>57.255248576102566</c:v>
                </c:pt>
                <c:pt idx="135">
                  <c:v>54.308509929828581</c:v>
                </c:pt>
                <c:pt idx="136">
                  <c:v>49.519704019212455</c:v>
                </c:pt>
                <c:pt idx="137">
                  <c:v>44.416366710906864</c:v>
                </c:pt>
                <c:pt idx="138">
                  <c:v>37.822577349614448</c:v>
                </c:pt>
                <c:pt idx="139">
                  <c:v>33.670647050679783</c:v>
                </c:pt>
                <c:pt idx="140">
                  <c:v>30.738353940417419</c:v>
                </c:pt>
                <c:pt idx="141">
                  <c:v>25.139257026531705</c:v>
                </c:pt>
                <c:pt idx="142">
                  <c:v>20.410781160700399</c:v>
                </c:pt>
                <c:pt idx="143">
                  <c:v>17.669602641769906</c:v>
                </c:pt>
                <c:pt idx="144">
                  <c:v>14.548852422506114</c:v>
                </c:pt>
                <c:pt idx="145">
                  <c:v>13.639952628048265</c:v>
                </c:pt>
                <c:pt idx="146">
                  <c:v>13.57035074505097</c:v>
                </c:pt>
                <c:pt idx="147">
                  <c:v>11.770504874830566</c:v>
                </c:pt>
                <c:pt idx="148">
                  <c:v>11.340966506530034</c:v>
                </c:pt>
                <c:pt idx="149">
                  <c:v>9.3779717525945685</c:v>
                </c:pt>
                <c:pt idx="150">
                  <c:v>6.8006496694067602</c:v>
                </c:pt>
                <c:pt idx="151">
                  <c:v>5.3779662413490978</c:v>
                </c:pt>
                <c:pt idx="152">
                  <c:v>3.5462245060032829</c:v>
                </c:pt>
                <c:pt idx="153">
                  <c:v>1.7751670190956246</c:v>
                </c:pt>
                <c:pt idx="154">
                  <c:v>-0.60694798959140173</c:v>
                </c:pt>
                <c:pt idx="155">
                  <c:v>-2.2317846716694949</c:v>
                </c:pt>
                <c:pt idx="156">
                  <c:v>-4.4971129575082349</c:v>
                </c:pt>
                <c:pt idx="157">
                  <c:v>-8.7852532243166443</c:v>
                </c:pt>
                <c:pt idx="158">
                  <c:v>-14.170683611401396</c:v>
                </c:pt>
                <c:pt idx="159">
                  <c:v>-20.390715985029207</c:v>
                </c:pt>
                <c:pt idx="160">
                  <c:v>-26.698148501162152</c:v>
                </c:pt>
                <c:pt idx="161">
                  <c:v>-31.449134335629743</c:v>
                </c:pt>
                <c:pt idx="162">
                  <c:v>-34.873055368219333</c:v>
                </c:pt>
                <c:pt idx="163">
                  <c:v>-37.066567341944385</c:v>
                </c:pt>
                <c:pt idx="164">
                  <c:v>-38.408572391782165</c:v>
                </c:pt>
                <c:pt idx="165">
                  <c:v>-39.812617710124798</c:v>
                </c:pt>
                <c:pt idx="166">
                  <c:v>-42.229982610862137</c:v>
                </c:pt>
                <c:pt idx="167">
                  <c:v>-46.339864816274982</c:v>
                </c:pt>
                <c:pt idx="168">
                  <c:v>-51.215409874260878</c:v>
                </c:pt>
                <c:pt idx="169">
                  <c:v>-57.058180443382405</c:v>
                </c:pt>
                <c:pt idx="170">
                  <c:v>-62.157021911206392</c:v>
                </c:pt>
                <c:pt idx="171">
                  <c:v>-66.287791074508206</c:v>
                </c:pt>
                <c:pt idx="172">
                  <c:v>-70.172954712377816</c:v>
                </c:pt>
                <c:pt idx="173">
                  <c:v>-72.73525268116498</c:v>
                </c:pt>
                <c:pt idx="174">
                  <c:v>-74.438236277394608</c:v>
                </c:pt>
                <c:pt idx="175">
                  <c:v>-75.084734557606879</c:v>
                </c:pt>
                <c:pt idx="176">
                  <c:v>-74.729581005551424</c:v>
                </c:pt>
                <c:pt idx="177">
                  <c:v>-73.594651228728793</c:v>
                </c:pt>
                <c:pt idx="178">
                  <c:v>-72.478513911706273</c:v>
                </c:pt>
                <c:pt idx="179">
                  <c:v>-71.839781136020051</c:v>
                </c:pt>
                <c:pt idx="180">
                  <c:v>-71.951354221875903</c:v>
                </c:pt>
                <c:pt idx="181">
                  <c:v>-73.367854785062121</c:v>
                </c:pt>
                <c:pt idx="182">
                  <c:v>-74.961261527711883</c:v>
                </c:pt>
                <c:pt idx="183">
                  <c:v>-74.373194079213249</c:v>
                </c:pt>
                <c:pt idx="184">
                  <c:v>-73.047272386259181</c:v>
                </c:pt>
                <c:pt idx="185">
                  <c:v>-69.732299038034967</c:v>
                </c:pt>
                <c:pt idx="186">
                  <c:v>-65.566318843447348</c:v>
                </c:pt>
                <c:pt idx="187">
                  <c:v>-60.949749811293238</c:v>
                </c:pt>
                <c:pt idx="188">
                  <c:v>-55.233925654299888</c:v>
                </c:pt>
                <c:pt idx="189">
                  <c:v>-50.112448342663143</c:v>
                </c:pt>
                <c:pt idx="190">
                  <c:v>-43.271819419030365</c:v>
                </c:pt>
                <c:pt idx="191">
                  <c:v>-35.999863467303619</c:v>
                </c:pt>
                <c:pt idx="192">
                  <c:v>-29.668236484933843</c:v>
                </c:pt>
                <c:pt idx="193">
                  <c:v>-22.742795103258441</c:v>
                </c:pt>
                <c:pt idx="194">
                  <c:v>-16.744090547262804</c:v>
                </c:pt>
                <c:pt idx="195">
                  <c:v>-10.26979580605903</c:v>
                </c:pt>
                <c:pt idx="196">
                  <c:v>-8.5194414171055453</c:v>
                </c:pt>
                <c:pt idx="197">
                  <c:v>-12.837551830499606</c:v>
                </c:pt>
                <c:pt idx="198">
                  <c:v>-17.48469561120276</c:v>
                </c:pt>
                <c:pt idx="199">
                  <c:v>-21.37011139584569</c:v>
                </c:pt>
                <c:pt idx="200">
                  <c:v>-21.394508254840691</c:v>
                </c:pt>
                <c:pt idx="201">
                  <c:v>-15.199622425171603</c:v>
                </c:pt>
                <c:pt idx="202">
                  <c:v>-5.98037327345682</c:v>
                </c:pt>
                <c:pt idx="203">
                  <c:v>4.5949361234658364</c:v>
                </c:pt>
                <c:pt idx="204">
                  <c:v>14.030346350568891</c:v>
                </c:pt>
                <c:pt idx="205">
                  <c:v>18.388220202793757</c:v>
                </c:pt>
                <c:pt idx="206">
                  <c:v>19.065251913803923</c:v>
                </c:pt>
                <c:pt idx="207">
                  <c:v>18.851397607547991</c:v>
                </c:pt>
                <c:pt idx="208">
                  <c:v>18.701992987037489</c:v>
                </c:pt>
                <c:pt idx="209">
                  <c:v>22.820958075480629</c:v>
                </c:pt>
                <c:pt idx="210">
                  <c:v>30.951804240739669</c:v>
                </c:pt>
                <c:pt idx="211">
                  <c:v>40.643591164523507</c:v>
                </c:pt>
                <c:pt idx="212">
                  <c:v>46.844671006574181</c:v>
                </c:pt>
                <c:pt idx="213">
                  <c:v>52.110428068669584</c:v>
                </c:pt>
                <c:pt idx="214">
                  <c:v>55.713476459740775</c:v>
                </c:pt>
                <c:pt idx="215">
                  <c:v>58.456973804252947</c:v>
                </c:pt>
                <c:pt idx="216">
                  <c:v>61.885510897025952</c:v>
                </c:pt>
                <c:pt idx="217">
                  <c:v>65.134616224979411</c:v>
                </c:pt>
                <c:pt idx="218">
                  <c:v>69.103313065622061</c:v>
                </c:pt>
                <c:pt idx="219">
                  <c:v>73.056546743176753</c:v>
                </c:pt>
                <c:pt idx="220">
                  <c:v>75.968753165736359</c:v>
                </c:pt>
                <c:pt idx="221">
                  <c:v>76.671228224148621</c:v>
                </c:pt>
                <c:pt idx="222">
                  <c:v>76.171109294518942</c:v>
                </c:pt>
                <c:pt idx="223">
                  <c:v>75.718931121780315</c:v>
                </c:pt>
                <c:pt idx="224">
                  <c:v>74.201578691050059</c:v>
                </c:pt>
                <c:pt idx="225">
                  <c:v>71.934477413544087</c:v>
                </c:pt>
                <c:pt idx="226">
                  <c:v>66.42647276038079</c:v>
                </c:pt>
                <c:pt idx="227">
                  <c:v>61.112261286014203</c:v>
                </c:pt>
                <c:pt idx="228">
                  <c:v>62.004427058391848</c:v>
                </c:pt>
                <c:pt idx="229">
                  <c:v>62.661622109548446</c:v>
                </c:pt>
                <c:pt idx="230">
                  <c:v>62.514892036757445</c:v>
                </c:pt>
                <c:pt idx="231">
                  <c:v>61.992899865652632</c:v>
                </c:pt>
                <c:pt idx="232">
                  <c:v>56.132897356275009</c:v>
                </c:pt>
                <c:pt idx="233">
                  <c:v>48.934282812859358</c:v>
                </c:pt>
                <c:pt idx="234">
                  <c:v>40.818439843670781</c:v>
                </c:pt>
                <c:pt idx="235">
                  <c:v>30.977212986224973</c:v>
                </c:pt>
                <c:pt idx="236">
                  <c:v>23.723463678694817</c:v>
                </c:pt>
                <c:pt idx="237">
                  <c:v>19.740378273584366</c:v>
                </c:pt>
                <c:pt idx="238">
                  <c:v>18.576306053020442</c:v>
                </c:pt>
                <c:pt idx="239">
                  <c:v>17.940881326218992</c:v>
                </c:pt>
                <c:pt idx="240">
                  <c:v>16.264140292237546</c:v>
                </c:pt>
                <c:pt idx="241">
                  <c:v>14.880895510348997</c:v>
                </c:pt>
                <c:pt idx="242">
                  <c:v>13.599958411849817</c:v>
                </c:pt>
                <c:pt idx="243">
                  <c:v>10.998147762524423</c:v>
                </c:pt>
                <c:pt idx="244">
                  <c:v>6.5412603268891196</c:v>
                </c:pt>
                <c:pt idx="245">
                  <c:v>1.9334184498413249</c:v>
                </c:pt>
                <c:pt idx="246">
                  <c:v>-3.5537001580985721</c:v>
                </c:pt>
                <c:pt idx="247">
                  <c:v>-6.4009273751085987</c:v>
                </c:pt>
                <c:pt idx="248">
                  <c:v>-7.966629480894853</c:v>
                </c:pt>
                <c:pt idx="249">
                  <c:v>-8.8277244532821175</c:v>
                </c:pt>
                <c:pt idx="250">
                  <c:v>-9.2919863840972479</c:v>
                </c:pt>
                <c:pt idx="251">
                  <c:v>-9.7403120255368076</c:v>
                </c:pt>
                <c:pt idx="252">
                  <c:v>-11.071768837176515</c:v>
                </c:pt>
                <c:pt idx="253">
                  <c:v>-12.914465180008669</c:v>
                </c:pt>
                <c:pt idx="254">
                  <c:v>-14.45027970410343</c:v>
                </c:pt>
                <c:pt idx="255">
                  <c:v>-16.705694179007576</c:v>
                </c:pt>
                <c:pt idx="256">
                  <c:v>-19.69898058889164</c:v>
                </c:pt>
                <c:pt idx="257">
                  <c:v>-22.613690202306572</c:v>
                </c:pt>
                <c:pt idx="258">
                  <c:v>-24.953086613257046</c:v>
                </c:pt>
                <c:pt idx="259">
                  <c:v>-26.575770075591784</c:v>
                </c:pt>
                <c:pt idx="260">
                  <c:v>-27.60952413453445</c:v>
                </c:pt>
                <c:pt idx="261">
                  <c:v>-28.445598647651547</c:v>
                </c:pt>
                <c:pt idx="262">
                  <c:v>-29.167882612774779</c:v>
                </c:pt>
                <c:pt idx="263">
                  <c:v>-29.606220563828764</c:v>
                </c:pt>
                <c:pt idx="264">
                  <c:v>-30.113233214910046</c:v>
                </c:pt>
                <c:pt idx="265">
                  <c:v>-32.456469717923504</c:v>
                </c:pt>
                <c:pt idx="266">
                  <c:v>-34.435219270674764</c:v>
                </c:pt>
                <c:pt idx="267">
                  <c:v>-36.18724051500142</c:v>
                </c:pt>
                <c:pt idx="268">
                  <c:v>-40.290632202417235</c:v>
                </c:pt>
                <c:pt idx="269">
                  <c:v>-43.872683330602335</c:v>
                </c:pt>
                <c:pt idx="270">
                  <c:v>-46.711111537081997</c:v>
                </c:pt>
                <c:pt idx="271">
                  <c:v>-49.287503963757352</c:v>
                </c:pt>
                <c:pt idx="272">
                  <c:v>-52.580074445015569</c:v>
                </c:pt>
                <c:pt idx="273">
                  <c:v>-56.125788915533882</c:v>
                </c:pt>
                <c:pt idx="274">
                  <c:v>-60.736120877285082</c:v>
                </c:pt>
                <c:pt idx="275">
                  <c:v>-65.995306388898911</c:v>
                </c:pt>
                <c:pt idx="276">
                  <c:v>-70.960793589409505</c:v>
                </c:pt>
                <c:pt idx="277">
                  <c:v>-75.264278038297078</c:v>
                </c:pt>
                <c:pt idx="278">
                  <c:v>-79.36168770397525</c:v>
                </c:pt>
                <c:pt idx="279">
                  <c:v>-83.844398271457138</c:v>
                </c:pt>
                <c:pt idx="280">
                  <c:v>-86.413258897454043</c:v>
                </c:pt>
                <c:pt idx="281">
                  <c:v>-80.98079752050883</c:v>
                </c:pt>
                <c:pt idx="282">
                  <c:v>-74.675402369755219</c:v>
                </c:pt>
                <c:pt idx="283">
                  <c:v>-69.376580005543246</c:v>
                </c:pt>
                <c:pt idx="284">
                  <c:v>-64.478107155639691</c:v>
                </c:pt>
                <c:pt idx="285">
                  <c:v>-62.127657318075961</c:v>
                </c:pt>
                <c:pt idx="286">
                  <c:v>-60.551364266248797</c:v>
                </c:pt>
                <c:pt idx="287">
                  <c:v>-58.806976262744939</c:v>
                </c:pt>
                <c:pt idx="288">
                  <c:v>-55.293730504399605</c:v>
                </c:pt>
                <c:pt idx="289">
                  <c:v>-45.689540828943613</c:v>
                </c:pt>
                <c:pt idx="290">
                  <c:v>-35.792725378009486</c:v>
                </c:pt>
                <c:pt idx="291">
                  <c:v>-29.365948201393905</c:v>
                </c:pt>
                <c:pt idx="292">
                  <c:v>-26.573389121623268</c:v>
                </c:pt>
                <c:pt idx="293">
                  <c:v>-27.318466175598072</c:v>
                </c:pt>
                <c:pt idx="294">
                  <c:v>-28.502044131121156</c:v>
                </c:pt>
                <c:pt idx="295">
                  <c:v>-29.218416079678178</c:v>
                </c:pt>
                <c:pt idx="296">
                  <c:v>-28.830889383379976</c:v>
                </c:pt>
                <c:pt idx="297">
                  <c:v>-25.836090648510332</c:v>
                </c:pt>
                <c:pt idx="298">
                  <c:v>-19.143193212662222</c:v>
                </c:pt>
                <c:pt idx="299">
                  <c:v>-9.4897595401277197</c:v>
                </c:pt>
                <c:pt idx="300">
                  <c:v>1.5663445796268842</c:v>
                </c:pt>
                <c:pt idx="301">
                  <c:v>9.4982523041251952</c:v>
                </c:pt>
                <c:pt idx="302">
                  <c:v>14.70096599057576</c:v>
                </c:pt>
                <c:pt idx="303">
                  <c:v>17.021184317945725</c:v>
                </c:pt>
                <c:pt idx="304">
                  <c:v>16.730636657855808</c:v>
                </c:pt>
                <c:pt idx="305">
                  <c:v>17.057184974240275</c:v>
                </c:pt>
                <c:pt idx="306">
                  <c:v>18.116276240254809</c:v>
                </c:pt>
                <c:pt idx="307">
                  <c:v>23.988936491083653</c:v>
                </c:pt>
                <c:pt idx="308">
                  <c:v>32.416022479852721</c:v>
                </c:pt>
                <c:pt idx="309">
                  <c:v>41.002587604114915</c:v>
                </c:pt>
                <c:pt idx="310">
                  <c:v>47.322210673682648</c:v>
                </c:pt>
                <c:pt idx="311">
                  <c:v>50.497797655709675</c:v>
                </c:pt>
                <c:pt idx="312">
                  <c:v>53.680927897968573</c:v>
                </c:pt>
                <c:pt idx="313">
                  <c:v>55.51549972285077</c:v>
                </c:pt>
                <c:pt idx="314">
                  <c:v>56.358055694116096</c:v>
                </c:pt>
                <c:pt idx="315">
                  <c:v>56.654334850975872</c:v>
                </c:pt>
                <c:pt idx="316">
                  <c:v>56.846063597316999</c:v>
                </c:pt>
                <c:pt idx="317">
                  <c:v>57.268231346937519</c:v>
                </c:pt>
                <c:pt idx="318">
                  <c:v>58.625331545735349</c:v>
                </c:pt>
                <c:pt idx="319">
                  <c:v>60.770326670030606</c:v>
                </c:pt>
                <c:pt idx="320">
                  <c:v>62.697676073986095</c:v>
                </c:pt>
                <c:pt idx="321">
                  <c:v>64.462623558488986</c:v>
                </c:pt>
                <c:pt idx="322">
                  <c:v>64.865701913013112</c:v>
                </c:pt>
                <c:pt idx="323">
                  <c:v>66.054009284009254</c:v>
                </c:pt>
                <c:pt idx="324">
                  <c:v>66.348039876888578</c:v>
                </c:pt>
                <c:pt idx="325">
                  <c:v>64.579194671116866</c:v>
                </c:pt>
                <c:pt idx="326">
                  <c:v>62.366636515210303</c:v>
                </c:pt>
                <c:pt idx="327">
                  <c:v>59.142989105879295</c:v>
                </c:pt>
                <c:pt idx="328">
                  <c:v>59.247831148587785</c:v>
                </c:pt>
                <c:pt idx="329">
                  <c:v>65.013340448370954</c:v>
                </c:pt>
                <c:pt idx="330">
                  <c:v>65.762841357254118</c:v>
                </c:pt>
                <c:pt idx="331">
                  <c:v>61.577373361536338</c:v>
                </c:pt>
                <c:pt idx="332">
                  <c:v>54.811937934577394</c:v>
                </c:pt>
                <c:pt idx="333">
                  <c:v>51.092795116858674</c:v>
                </c:pt>
                <c:pt idx="334">
                  <c:v>33.000930550689247</c:v>
                </c:pt>
                <c:pt idx="335">
                  <c:v>37.108208624938776</c:v>
                </c:pt>
                <c:pt idx="336">
                  <c:v>33.216641976984342</c:v>
                </c:pt>
                <c:pt idx="337">
                  <c:v>33.756219892525728</c:v>
                </c:pt>
                <c:pt idx="338">
                  <c:v>33.151884210257137</c:v>
                </c:pt>
                <c:pt idx="339">
                  <c:v>30.238527779891072</c:v>
                </c:pt>
                <c:pt idx="340">
                  <c:v>27.328564450451637</c:v>
                </c:pt>
                <c:pt idx="341">
                  <c:v>26.812058439577132</c:v>
                </c:pt>
                <c:pt idx="342">
                  <c:v>24.575955721057401</c:v>
                </c:pt>
                <c:pt idx="343">
                  <c:v>21.527127347171536</c:v>
                </c:pt>
                <c:pt idx="344">
                  <c:v>20.485572174481291</c:v>
                </c:pt>
                <c:pt idx="345">
                  <c:v>18.004989143363215</c:v>
                </c:pt>
                <c:pt idx="346">
                  <c:v>16.634884302623803</c:v>
                </c:pt>
                <c:pt idx="347">
                  <c:v>15.323636383692984</c:v>
                </c:pt>
                <c:pt idx="348">
                  <c:v>13.710282073907457</c:v>
                </c:pt>
                <c:pt idx="349">
                  <c:v>12.474583758300822</c:v>
                </c:pt>
                <c:pt idx="350">
                  <c:v>9.1857448555447974</c:v>
                </c:pt>
                <c:pt idx="351">
                  <c:v>5.0218372581290218</c:v>
                </c:pt>
                <c:pt idx="352">
                  <c:v>2.3547789948425413</c:v>
                </c:pt>
                <c:pt idx="353">
                  <c:v>1.4248681343676819</c:v>
                </c:pt>
                <c:pt idx="354">
                  <c:v>0.80797392457795181</c:v>
                </c:pt>
                <c:pt idx="355">
                  <c:v>0.88679899856034916</c:v>
                </c:pt>
                <c:pt idx="356">
                  <c:v>0.48017486167041751</c:v>
                </c:pt>
                <c:pt idx="357">
                  <c:v>-2.4003425317622127</c:v>
                </c:pt>
                <c:pt idx="358">
                  <c:v>-6.4218938009546749</c:v>
                </c:pt>
                <c:pt idx="359">
                  <c:v>-12.870970088855618</c:v>
                </c:pt>
                <c:pt idx="360">
                  <c:v>-22.163735540886098</c:v>
                </c:pt>
                <c:pt idx="361">
                  <c:v>-30.336267117258565</c:v>
                </c:pt>
                <c:pt idx="362">
                  <c:v>-37.406226387242974</c:v>
                </c:pt>
                <c:pt idx="363">
                  <c:v>-43.131278481823756</c:v>
                </c:pt>
                <c:pt idx="364">
                  <c:v>-47.82832297215618</c:v>
                </c:pt>
                <c:pt idx="365">
                  <c:v>-52.366229803209535</c:v>
                </c:pt>
                <c:pt idx="366">
                  <c:v>-55.851438494961059</c:v>
                </c:pt>
                <c:pt idx="367">
                  <c:v>-60.078903553918828</c:v>
                </c:pt>
                <c:pt idx="368">
                  <c:v>-64.335916815171998</c:v>
                </c:pt>
                <c:pt idx="369">
                  <c:v>-66.976515603383717</c:v>
                </c:pt>
                <c:pt idx="370">
                  <c:v>-69.608449284255471</c:v>
                </c:pt>
                <c:pt idx="371">
                  <c:v>-72.928574365509022</c:v>
                </c:pt>
                <c:pt idx="372">
                  <c:v>-76.208307856183353</c:v>
                </c:pt>
                <c:pt idx="373">
                  <c:v>-80.356742431976528</c:v>
                </c:pt>
                <c:pt idx="374">
                  <c:v>-83.15071702605556</c:v>
                </c:pt>
                <c:pt idx="375">
                  <c:v>-83.742758904565719</c:v>
                </c:pt>
                <c:pt idx="376">
                  <c:v>-82.730082165409755</c:v>
                </c:pt>
                <c:pt idx="377">
                  <c:v>-80.0426323098349</c:v>
                </c:pt>
                <c:pt idx="378">
                  <c:v>-74.354240791171136</c:v>
                </c:pt>
                <c:pt idx="379">
                  <c:v>-64.157225869724741</c:v>
                </c:pt>
                <c:pt idx="380">
                  <c:v>-51.524701391218905</c:v>
                </c:pt>
                <c:pt idx="381">
                  <c:v>-42.951517823675587</c:v>
                </c:pt>
                <c:pt idx="382">
                  <c:v>-40.684554527826279</c:v>
                </c:pt>
                <c:pt idx="383">
                  <c:v>-42.930062145377924</c:v>
                </c:pt>
                <c:pt idx="384">
                  <c:v>-42.50851226600173</c:v>
                </c:pt>
                <c:pt idx="385">
                  <c:v>-37.418652764168336</c:v>
                </c:pt>
                <c:pt idx="386">
                  <c:v>-28.204044948041666</c:v>
                </c:pt>
                <c:pt idx="387">
                  <c:v>-21.663057866301394</c:v>
                </c:pt>
                <c:pt idx="388">
                  <c:v>-17.521421934053265</c:v>
                </c:pt>
                <c:pt idx="389">
                  <c:v>-16.925501814872835</c:v>
                </c:pt>
                <c:pt idx="390">
                  <c:v>-19.965223249485735</c:v>
                </c:pt>
                <c:pt idx="391">
                  <c:v>-22.729338661898058</c:v>
                </c:pt>
                <c:pt idx="392">
                  <c:v>-23.860102600166098</c:v>
                </c:pt>
                <c:pt idx="393">
                  <c:v>-19.386671925098298</c:v>
                </c:pt>
                <c:pt idx="394">
                  <c:v>-12.479646840862902</c:v>
                </c:pt>
                <c:pt idx="395">
                  <c:v>-6.1772482992234741</c:v>
                </c:pt>
                <c:pt idx="396">
                  <c:v>0.64687164094845717</c:v>
                </c:pt>
                <c:pt idx="397">
                  <c:v>6.027820310696435</c:v>
                </c:pt>
                <c:pt idx="398">
                  <c:v>10.828693684055064</c:v>
                </c:pt>
                <c:pt idx="399">
                  <c:v>13.187690717093485</c:v>
                </c:pt>
                <c:pt idx="400">
                  <c:v>15.016949103477577</c:v>
                </c:pt>
                <c:pt idx="401">
                  <c:v>17.367177286229239</c:v>
                </c:pt>
                <c:pt idx="402">
                  <c:v>19.246327763935078</c:v>
                </c:pt>
                <c:pt idx="403">
                  <c:v>21.378033647721431</c:v>
                </c:pt>
                <c:pt idx="404">
                  <c:v>24.660364492351238</c:v>
                </c:pt>
                <c:pt idx="405">
                  <c:v>29.550106524558643</c:v>
                </c:pt>
                <c:pt idx="406">
                  <c:v>36.605074778876514</c:v>
                </c:pt>
                <c:pt idx="407">
                  <c:v>40.264193165087406</c:v>
                </c:pt>
                <c:pt idx="408">
                  <c:v>43.236095708974858</c:v>
                </c:pt>
                <c:pt idx="409">
                  <c:v>44.835896562691708</c:v>
                </c:pt>
                <c:pt idx="410">
                  <c:v>45.715694019184738</c:v>
                </c:pt>
                <c:pt idx="411">
                  <c:v>47.905908440681841</c:v>
                </c:pt>
                <c:pt idx="412">
                  <c:v>49.486365532309307</c:v>
                </c:pt>
                <c:pt idx="413">
                  <c:v>54.322845020974086</c:v>
                </c:pt>
                <c:pt idx="414">
                  <c:v>57.19921246722101</c:v>
                </c:pt>
                <c:pt idx="415">
                  <c:v>58.490425180462609</c:v>
                </c:pt>
                <c:pt idx="416">
                  <c:v>61.118031299402553</c:v>
                </c:pt>
                <c:pt idx="417">
                  <c:v>62.865892740114241</c:v>
                </c:pt>
                <c:pt idx="418">
                  <c:v>65.459652825287222</c:v>
                </c:pt>
                <c:pt idx="419">
                  <c:v>65.062555307888914</c:v>
                </c:pt>
                <c:pt idx="420">
                  <c:v>63.489735064078538</c:v>
                </c:pt>
                <c:pt idx="421">
                  <c:v>61.26539426996893</c:v>
                </c:pt>
                <c:pt idx="422">
                  <c:v>59.049301796684723</c:v>
                </c:pt>
                <c:pt idx="423">
                  <c:v>58.775478484420795</c:v>
                </c:pt>
                <c:pt idx="424">
                  <c:v>60.557273384359391</c:v>
                </c:pt>
                <c:pt idx="425">
                  <c:v>62.041029362787668</c:v>
                </c:pt>
                <c:pt idx="426">
                  <c:v>60.019223200593935</c:v>
                </c:pt>
                <c:pt idx="427">
                  <c:v>55.930916217638782</c:v>
                </c:pt>
                <c:pt idx="428">
                  <c:v>50.455724954440349</c:v>
                </c:pt>
                <c:pt idx="429">
                  <c:v>42.951186834686652</c:v>
                </c:pt>
                <c:pt idx="430">
                  <c:v>37.348825323854342</c:v>
                </c:pt>
                <c:pt idx="431">
                  <c:v>34.944052217595377</c:v>
                </c:pt>
                <c:pt idx="432">
                  <c:v>34.328296239375732</c:v>
                </c:pt>
                <c:pt idx="433">
                  <c:v>34.317707745048388</c:v>
                </c:pt>
                <c:pt idx="434">
                  <c:v>30.816822321652602</c:v>
                </c:pt>
                <c:pt idx="435">
                  <c:v>25.004381754748053</c:v>
                </c:pt>
                <c:pt idx="436">
                  <c:v>21.953407729407939</c:v>
                </c:pt>
                <c:pt idx="437">
                  <c:v>19.490175897721986</c:v>
                </c:pt>
                <c:pt idx="438">
                  <c:v>19.217009196510709</c:v>
                </c:pt>
                <c:pt idx="439">
                  <c:v>18.409164618167093</c:v>
                </c:pt>
                <c:pt idx="440">
                  <c:v>15.985073110220865</c:v>
                </c:pt>
                <c:pt idx="441">
                  <c:v>15.312727911619406</c:v>
                </c:pt>
                <c:pt idx="442">
                  <c:v>14.436281434510118</c:v>
                </c:pt>
                <c:pt idx="443">
                  <c:v>10.979013125546802</c:v>
                </c:pt>
                <c:pt idx="444">
                  <c:v>8.3250715311549399</c:v>
                </c:pt>
                <c:pt idx="445">
                  <c:v>4.6668027462833539</c:v>
                </c:pt>
                <c:pt idx="446">
                  <c:v>1.5056542236033625</c:v>
                </c:pt>
                <c:pt idx="447">
                  <c:v>-1.0614107566153794</c:v>
                </c:pt>
                <c:pt idx="448">
                  <c:v>-2.5454385722212902</c:v>
                </c:pt>
                <c:pt idx="449">
                  <c:v>-2.3953529364892083</c:v>
                </c:pt>
                <c:pt idx="450">
                  <c:v>-2.3298065313192931</c:v>
                </c:pt>
                <c:pt idx="451">
                  <c:v>-3.1697346486180904</c:v>
                </c:pt>
                <c:pt idx="452">
                  <c:v>-6.8890847305839475</c:v>
                </c:pt>
                <c:pt idx="453">
                  <c:v>-13.703910788406946</c:v>
                </c:pt>
                <c:pt idx="454">
                  <c:v>-19.515327736052896</c:v>
                </c:pt>
                <c:pt idx="455">
                  <c:v>-23.923560564555849</c:v>
                </c:pt>
                <c:pt idx="456">
                  <c:v>-28.0708537255734</c:v>
                </c:pt>
                <c:pt idx="457">
                  <c:v>-31.118095934645211</c:v>
                </c:pt>
                <c:pt idx="458">
                  <c:v>-32.37379337539916</c:v>
                </c:pt>
                <c:pt idx="459">
                  <c:v>-32.834272808867638</c:v>
                </c:pt>
                <c:pt idx="460">
                  <c:v>-34.911169315822008</c:v>
                </c:pt>
                <c:pt idx="461">
                  <c:v>-36.284982296790062</c:v>
                </c:pt>
                <c:pt idx="462">
                  <c:v>-38.892274319217712</c:v>
                </c:pt>
                <c:pt idx="463">
                  <c:v>-42.537336087926391</c:v>
                </c:pt>
                <c:pt idx="464">
                  <c:v>-45.33501244877062</c:v>
                </c:pt>
                <c:pt idx="465">
                  <c:v>-51.629523791028596</c:v>
                </c:pt>
                <c:pt idx="466">
                  <c:v>-58.555182607223877</c:v>
                </c:pt>
                <c:pt idx="467">
                  <c:v>-63.900395619824053</c:v>
                </c:pt>
                <c:pt idx="468">
                  <c:v>-68.461713585349031</c:v>
                </c:pt>
                <c:pt idx="469">
                  <c:v>-71.725476557435002</c:v>
                </c:pt>
                <c:pt idx="470">
                  <c:v>-73.994080386391005</c:v>
                </c:pt>
                <c:pt idx="471">
                  <c:v>-74.589680636877731</c:v>
                </c:pt>
                <c:pt idx="472">
                  <c:v>-75.371924193503887</c:v>
                </c:pt>
                <c:pt idx="473">
                  <c:v>-74.497042062637902</c:v>
                </c:pt>
                <c:pt idx="474">
                  <c:v>-74.600696409172684</c:v>
                </c:pt>
                <c:pt idx="475">
                  <c:v>-71.739216759000897</c:v>
                </c:pt>
                <c:pt idx="476">
                  <c:v>-64.820481283130547</c:v>
                </c:pt>
                <c:pt idx="477">
                  <c:v>-56.601573771358197</c:v>
                </c:pt>
                <c:pt idx="478">
                  <c:v>-48.100695686570724</c:v>
                </c:pt>
                <c:pt idx="479">
                  <c:v>-38.233882050652625</c:v>
                </c:pt>
                <c:pt idx="480">
                  <c:v>-26.177716507107757</c:v>
                </c:pt>
                <c:pt idx="481">
                  <c:v>-18.871594301614198</c:v>
                </c:pt>
                <c:pt idx="482">
                  <c:v>-15.562211379665429</c:v>
                </c:pt>
                <c:pt idx="483">
                  <c:v>-15.220328381891697</c:v>
                </c:pt>
                <c:pt idx="484">
                  <c:v>-20.482699135243898</c:v>
                </c:pt>
                <c:pt idx="485">
                  <c:v>-28.147246985434574</c:v>
                </c:pt>
                <c:pt idx="486">
                  <c:v>-31.98494297224758</c:v>
                </c:pt>
                <c:pt idx="487">
                  <c:v>-28.865940291913649</c:v>
                </c:pt>
                <c:pt idx="488">
                  <c:v>-23.184710797893725</c:v>
                </c:pt>
                <c:pt idx="489">
                  <c:v>-16.068714407649733</c:v>
                </c:pt>
                <c:pt idx="490">
                  <c:v>-5.2336504885334971</c:v>
                </c:pt>
                <c:pt idx="491">
                  <c:v>6.6579469218039353</c:v>
                </c:pt>
                <c:pt idx="492">
                  <c:v>12.082094938585719</c:v>
                </c:pt>
                <c:pt idx="493">
                  <c:v>14.221715284014703</c:v>
                </c:pt>
                <c:pt idx="494">
                  <c:v>14.067450350144911</c:v>
                </c:pt>
                <c:pt idx="495">
                  <c:v>13.567489696618125</c:v>
                </c:pt>
                <c:pt idx="496">
                  <c:v>17.413998842392441</c:v>
                </c:pt>
                <c:pt idx="497">
                  <c:v>28.6603577537504</c:v>
                </c:pt>
                <c:pt idx="498">
                  <c:v>39.914211041138415</c:v>
                </c:pt>
                <c:pt idx="499">
                  <c:v>47.125704836754181</c:v>
                </c:pt>
                <c:pt idx="500">
                  <c:v>52.746879821163731</c:v>
                </c:pt>
                <c:pt idx="501">
                  <c:v>55.936968583961828</c:v>
                </c:pt>
                <c:pt idx="502">
                  <c:v>58.13463145807286</c:v>
                </c:pt>
                <c:pt idx="503">
                  <c:v>60.473812138944204</c:v>
                </c:pt>
                <c:pt idx="504">
                  <c:v>62.660192514880315</c:v>
                </c:pt>
                <c:pt idx="505">
                  <c:v>66.364467981405468</c:v>
                </c:pt>
                <c:pt idx="506">
                  <c:v>71.272825096738856</c:v>
                </c:pt>
                <c:pt idx="507">
                  <c:v>74.966412466059083</c:v>
                </c:pt>
                <c:pt idx="508">
                  <c:v>76.315181079709419</c:v>
                </c:pt>
                <c:pt idx="509">
                  <c:v>76.008105988046324</c:v>
                </c:pt>
                <c:pt idx="510">
                  <c:v>75.37968799473191</c:v>
                </c:pt>
                <c:pt idx="511">
                  <c:v>75.045481437130647</c:v>
                </c:pt>
                <c:pt idx="512">
                  <c:v>76.633733220469566</c:v>
                </c:pt>
                <c:pt idx="513">
                  <c:v>78.694650922654105</c:v>
                </c:pt>
                <c:pt idx="514">
                  <c:v>79.413407331427791</c:v>
                </c:pt>
                <c:pt idx="515">
                  <c:v>78.993304915942375</c:v>
                </c:pt>
                <c:pt idx="516">
                  <c:v>76.751565777232571</c:v>
                </c:pt>
                <c:pt idx="517">
                  <c:v>71.850371266435005</c:v>
                </c:pt>
                <c:pt idx="518">
                  <c:v>68.265501611396672</c:v>
                </c:pt>
                <c:pt idx="519">
                  <c:v>67.555748916348634</c:v>
                </c:pt>
                <c:pt idx="520">
                  <c:v>65.701379696398945</c:v>
                </c:pt>
                <c:pt idx="521">
                  <c:v>65.587847908446264</c:v>
                </c:pt>
                <c:pt idx="522">
                  <c:v>64.217405222945047</c:v>
                </c:pt>
                <c:pt idx="523">
                  <c:v>58.863167643501328</c:v>
                </c:pt>
                <c:pt idx="524">
                  <c:v>49.807481735529961</c:v>
                </c:pt>
                <c:pt idx="525">
                  <c:v>39.131281398234492</c:v>
                </c:pt>
                <c:pt idx="526">
                  <c:v>30.914460490441609</c:v>
                </c:pt>
                <c:pt idx="527">
                  <c:v>28.068111702440483</c:v>
                </c:pt>
                <c:pt idx="528">
                  <c:v>26.134591659695381</c:v>
                </c:pt>
                <c:pt idx="529">
                  <c:v>24.57369753023842</c:v>
                </c:pt>
                <c:pt idx="530">
                  <c:v>22.640168353346965</c:v>
                </c:pt>
                <c:pt idx="531">
                  <c:v>21.801693268797759</c:v>
                </c:pt>
                <c:pt idx="532">
                  <c:v>17.570711753488748</c:v>
                </c:pt>
                <c:pt idx="533">
                  <c:v>11.978194995723291</c:v>
                </c:pt>
                <c:pt idx="534">
                  <c:v>6.165063343456004</c:v>
                </c:pt>
                <c:pt idx="535">
                  <c:v>-0.92609989269892401</c:v>
                </c:pt>
                <c:pt idx="536">
                  <c:v>-6.3013953765937858</c:v>
                </c:pt>
                <c:pt idx="537">
                  <c:v>-10.606326858607792</c:v>
                </c:pt>
                <c:pt idx="538">
                  <c:v>-13.187288519262449</c:v>
                </c:pt>
                <c:pt idx="539">
                  <c:v>-14.511627142147773</c:v>
                </c:pt>
                <c:pt idx="540">
                  <c:v>-16.264366174587579</c:v>
                </c:pt>
                <c:pt idx="541">
                  <c:v>-17.177103248000904</c:v>
                </c:pt>
                <c:pt idx="542">
                  <c:v>-18.820436189310406</c:v>
                </c:pt>
                <c:pt idx="543">
                  <c:v>-20.70625468619393</c:v>
                </c:pt>
                <c:pt idx="544">
                  <c:v>-22.348758872958008</c:v>
                </c:pt>
                <c:pt idx="545">
                  <c:v>-24.342893600543622</c:v>
                </c:pt>
                <c:pt idx="546">
                  <c:v>-26.374807456589945</c:v>
                </c:pt>
                <c:pt idx="547">
                  <c:v>-29.668010694687446</c:v>
                </c:pt>
                <c:pt idx="548">
                  <c:v>-32.767879639584848</c:v>
                </c:pt>
                <c:pt idx="549">
                  <c:v>-35.469805540860492</c:v>
                </c:pt>
                <c:pt idx="550">
                  <c:v>-37.962276832373874</c:v>
                </c:pt>
                <c:pt idx="551">
                  <c:v>-40.174461210993371</c:v>
                </c:pt>
                <c:pt idx="552">
                  <c:v>-42.4466839107819</c:v>
                </c:pt>
                <c:pt idx="553">
                  <c:v>-45.584977413399628</c:v>
                </c:pt>
                <c:pt idx="554">
                  <c:v>-47.948379824895525</c:v>
                </c:pt>
                <c:pt idx="555">
                  <c:v>-49.472550837669139</c:v>
                </c:pt>
                <c:pt idx="556">
                  <c:v>-49.836821572089661</c:v>
                </c:pt>
                <c:pt idx="557">
                  <c:v>-49.688380475773563</c:v>
                </c:pt>
                <c:pt idx="558">
                  <c:v>-51.175748273780641</c:v>
                </c:pt>
                <c:pt idx="559">
                  <c:v>-53.141752032005776</c:v>
                </c:pt>
                <c:pt idx="560">
                  <c:v>-55.814134914970097</c:v>
                </c:pt>
                <c:pt idx="561">
                  <c:v>-58.472539997802222</c:v>
                </c:pt>
                <c:pt idx="562">
                  <c:v>-60.537351537929183</c:v>
                </c:pt>
                <c:pt idx="563">
                  <c:v>-61.97984547645536</c:v>
                </c:pt>
                <c:pt idx="564">
                  <c:v>-62.190914452838371</c:v>
                </c:pt>
                <c:pt idx="565">
                  <c:v>-61.730973632754328</c:v>
                </c:pt>
                <c:pt idx="566">
                  <c:v>-62.373876107931864</c:v>
                </c:pt>
                <c:pt idx="567">
                  <c:v>-63.293192418176162</c:v>
                </c:pt>
                <c:pt idx="568">
                  <c:v>-64.379738363081444</c:v>
                </c:pt>
                <c:pt idx="569">
                  <c:v>-65.502019568203252</c:v>
                </c:pt>
                <c:pt idx="570">
                  <c:v>-65.648548762879614</c:v>
                </c:pt>
                <c:pt idx="571">
                  <c:v>-63.739288421899083</c:v>
                </c:pt>
                <c:pt idx="572">
                  <c:v>-61.740093235802462</c:v>
                </c:pt>
                <c:pt idx="573">
                  <c:v>-59.910124226978716</c:v>
                </c:pt>
                <c:pt idx="574">
                  <c:v>-58.781308920440011</c:v>
                </c:pt>
                <c:pt idx="575">
                  <c:v>-57.776528604490714</c:v>
                </c:pt>
                <c:pt idx="576">
                  <c:v>-54.962813696478506</c:v>
                </c:pt>
                <c:pt idx="577">
                  <c:v>-47.903373933883117</c:v>
                </c:pt>
                <c:pt idx="578">
                  <c:v>-39.420502259512922</c:v>
                </c:pt>
                <c:pt idx="579">
                  <c:v>-26.557935179284012</c:v>
                </c:pt>
                <c:pt idx="580">
                  <c:v>-10.210405849231663</c:v>
                </c:pt>
                <c:pt idx="581">
                  <c:v>-3.9715068657763695</c:v>
                </c:pt>
                <c:pt idx="582">
                  <c:v>-3.9394473581138278</c:v>
                </c:pt>
                <c:pt idx="583">
                  <c:v>-7.7964588427546735</c:v>
                </c:pt>
                <c:pt idx="584">
                  <c:v>-14.725455491569297</c:v>
                </c:pt>
                <c:pt idx="585">
                  <c:v>-23.121555056019325</c:v>
                </c:pt>
                <c:pt idx="586">
                  <c:v>-23.352057379342998</c:v>
                </c:pt>
                <c:pt idx="587">
                  <c:v>-14.867195873835074</c:v>
                </c:pt>
                <c:pt idx="588">
                  <c:v>1.0021671419203657</c:v>
                </c:pt>
                <c:pt idx="589">
                  <c:v>17.12626607474628</c:v>
                </c:pt>
                <c:pt idx="590">
                  <c:v>27.495892629953428</c:v>
                </c:pt>
                <c:pt idx="591">
                  <c:v>31.374989500502529</c:v>
                </c:pt>
                <c:pt idx="592">
                  <c:v>32.690794113237992</c:v>
                </c:pt>
                <c:pt idx="593">
                  <c:v>33.140452417328682</c:v>
                </c:pt>
                <c:pt idx="594">
                  <c:v>34.61676173493899</c:v>
                </c:pt>
                <c:pt idx="595">
                  <c:v>37.893857644105083</c:v>
                </c:pt>
                <c:pt idx="596">
                  <c:v>43.100029433825867</c:v>
                </c:pt>
                <c:pt idx="597">
                  <c:v>49.220181165064119</c:v>
                </c:pt>
                <c:pt idx="598">
                  <c:v>53.811107265914067</c:v>
                </c:pt>
                <c:pt idx="599">
                  <c:v>56.449276127763987</c:v>
                </c:pt>
                <c:pt idx="600">
                  <c:v>58.091632623678997</c:v>
                </c:pt>
                <c:pt idx="601">
                  <c:v>59.507734451082776</c:v>
                </c:pt>
                <c:pt idx="602">
                  <c:v>62.089785347075576</c:v>
                </c:pt>
                <c:pt idx="603">
                  <c:v>65.589962494695001</c:v>
                </c:pt>
                <c:pt idx="604">
                  <c:v>69.563034128618725</c:v>
                </c:pt>
                <c:pt idx="605">
                  <c:v>73.958125997270457</c:v>
                </c:pt>
                <c:pt idx="606">
                  <c:v>77.719443056511878</c:v>
                </c:pt>
                <c:pt idx="607">
                  <c:v>80.704036128832769</c:v>
                </c:pt>
                <c:pt idx="608">
                  <c:v>82.39609706543628</c:v>
                </c:pt>
                <c:pt idx="609">
                  <c:v>83.291673135026443</c:v>
                </c:pt>
                <c:pt idx="610">
                  <c:v>83.271555483096506</c:v>
                </c:pt>
                <c:pt idx="611">
                  <c:v>84.579258722560894</c:v>
                </c:pt>
                <c:pt idx="612">
                  <c:v>79.48663521540648</c:v>
                </c:pt>
                <c:pt idx="613">
                  <c:v>69.002872984276934</c:v>
                </c:pt>
                <c:pt idx="614">
                  <c:v>59.180471289049358</c:v>
                </c:pt>
                <c:pt idx="615">
                  <c:v>46.859969707940081</c:v>
                </c:pt>
                <c:pt idx="616">
                  <c:v>36.667555402303321</c:v>
                </c:pt>
                <c:pt idx="617">
                  <c:v>29.454995718847453</c:v>
                </c:pt>
                <c:pt idx="618">
                  <c:v>27.780219711532371</c:v>
                </c:pt>
                <c:pt idx="619">
                  <c:v>26.927139694417129</c:v>
                </c:pt>
                <c:pt idx="620">
                  <c:v>25.579864293266379</c:v>
                </c:pt>
                <c:pt idx="621">
                  <c:v>22.637696393062612</c:v>
                </c:pt>
                <c:pt idx="622">
                  <c:v>19.949356218520389</c:v>
                </c:pt>
                <c:pt idx="623">
                  <c:v>12.645392498880481</c:v>
                </c:pt>
                <c:pt idx="624">
                  <c:v>6.8721673215338415</c:v>
                </c:pt>
                <c:pt idx="625">
                  <c:v>3.6377668832344536</c:v>
                </c:pt>
                <c:pt idx="626">
                  <c:v>-0.21465744213600826</c:v>
                </c:pt>
                <c:pt idx="627">
                  <c:v>-3.8492559839709681</c:v>
                </c:pt>
                <c:pt idx="628">
                  <c:v>-6.3364492002238944</c:v>
                </c:pt>
                <c:pt idx="629">
                  <c:v>-7.6812219092873244</c:v>
                </c:pt>
                <c:pt idx="630">
                  <c:v>-8.9085426625692641</c:v>
                </c:pt>
                <c:pt idx="631">
                  <c:v>-10.968798897742932</c:v>
                </c:pt>
                <c:pt idx="632">
                  <c:v>-14.288458308282506</c:v>
                </c:pt>
                <c:pt idx="633">
                  <c:v>-19.354406684169756</c:v>
                </c:pt>
                <c:pt idx="634">
                  <c:v>-23.769352712493912</c:v>
                </c:pt>
                <c:pt idx="635">
                  <c:v>-27.096811839147758</c:v>
                </c:pt>
                <c:pt idx="636">
                  <c:v>-29.106357023236015</c:v>
                </c:pt>
                <c:pt idx="637">
                  <c:v>-30.089181790120925</c:v>
                </c:pt>
                <c:pt idx="638">
                  <c:v>-30.976997266993308</c:v>
                </c:pt>
                <c:pt idx="639">
                  <c:v>-30.319530312788995</c:v>
                </c:pt>
                <c:pt idx="640">
                  <c:v>-29.890833580725086</c:v>
                </c:pt>
                <c:pt idx="641">
                  <c:v>-28.470577860273497</c:v>
                </c:pt>
                <c:pt idx="642">
                  <c:v>-26.900177953395943</c:v>
                </c:pt>
                <c:pt idx="643">
                  <c:v>-26.639869826380366</c:v>
                </c:pt>
                <c:pt idx="644">
                  <c:v>-27.277834702174907</c:v>
                </c:pt>
                <c:pt idx="645">
                  <c:v>-29.311101892359343</c:v>
                </c:pt>
                <c:pt idx="646">
                  <c:v>-31.572180671575506</c:v>
                </c:pt>
                <c:pt idx="647">
                  <c:v>-34.468075956634188</c:v>
                </c:pt>
                <c:pt idx="648">
                  <c:v>-37.054672925907937</c:v>
                </c:pt>
                <c:pt idx="649">
                  <c:v>-39.051054426025679</c:v>
                </c:pt>
                <c:pt idx="650">
                  <c:v>-41.061742127164294</c:v>
                </c:pt>
                <c:pt idx="651">
                  <c:v>-43.626770384747076</c:v>
                </c:pt>
                <c:pt idx="652">
                  <c:v>-46.15801307040762</c:v>
                </c:pt>
                <c:pt idx="653">
                  <c:v>-48.527994840347745</c:v>
                </c:pt>
                <c:pt idx="654">
                  <c:v>-49.582688062923573</c:v>
                </c:pt>
                <c:pt idx="655">
                  <c:v>-50.339656274665138</c:v>
                </c:pt>
                <c:pt idx="656">
                  <c:v>-51.77060137923538</c:v>
                </c:pt>
                <c:pt idx="657">
                  <c:v>-53.137757100792584</c:v>
                </c:pt>
                <c:pt idx="658">
                  <c:v>-54.201099302371624</c:v>
                </c:pt>
                <c:pt idx="659">
                  <c:v>-54.952891847553879</c:v>
                </c:pt>
                <c:pt idx="660">
                  <c:v>-54.954188457390188</c:v>
                </c:pt>
                <c:pt idx="661">
                  <c:v>-54.710310531285117</c:v>
                </c:pt>
                <c:pt idx="662">
                  <c:v>-53.654952590430682</c:v>
                </c:pt>
                <c:pt idx="663">
                  <c:v>-53.969438861695636</c:v>
                </c:pt>
                <c:pt idx="664">
                  <c:v>-53.390853369299236</c:v>
                </c:pt>
                <c:pt idx="665">
                  <c:v>-53.610196856461684</c:v>
                </c:pt>
                <c:pt idx="666">
                  <c:v>-52.357960218157721</c:v>
                </c:pt>
                <c:pt idx="667">
                  <c:v>-52.463003432898205</c:v>
                </c:pt>
                <c:pt idx="668">
                  <c:v>-50.765183848517303</c:v>
                </c:pt>
                <c:pt idx="669">
                  <c:v>-47.870066828868026</c:v>
                </c:pt>
                <c:pt idx="670">
                  <c:v>-45.543637788887679</c:v>
                </c:pt>
                <c:pt idx="671">
                  <c:v>-40.01669433737078</c:v>
                </c:pt>
                <c:pt idx="672">
                  <c:v>-35.451507241109475</c:v>
                </c:pt>
                <c:pt idx="673">
                  <c:v>-31.748001348056683</c:v>
                </c:pt>
                <c:pt idx="674">
                  <c:v>-28.514740709214532</c:v>
                </c:pt>
                <c:pt idx="675">
                  <c:v>-23.450573216308594</c:v>
                </c:pt>
                <c:pt idx="676">
                  <c:v>-17.464964962869622</c:v>
                </c:pt>
                <c:pt idx="677">
                  <c:v>-11.041920573325202</c:v>
                </c:pt>
                <c:pt idx="678">
                  <c:v>-5.5728566939302144</c:v>
                </c:pt>
                <c:pt idx="679">
                  <c:v>-0.40257722431352133</c:v>
                </c:pt>
                <c:pt idx="680">
                  <c:v>3.1224800818213629</c:v>
                </c:pt>
                <c:pt idx="681">
                  <c:v>7.1239571163684339</c:v>
                </c:pt>
                <c:pt idx="682">
                  <c:v>11.411534435068507</c:v>
                </c:pt>
                <c:pt idx="683">
                  <c:v>13.866935255891692</c:v>
                </c:pt>
                <c:pt idx="684">
                  <c:v>15.412524181870449</c:v>
                </c:pt>
                <c:pt idx="685">
                  <c:v>18.501900240197653</c:v>
                </c:pt>
                <c:pt idx="686">
                  <c:v>22.484401273418989</c:v>
                </c:pt>
                <c:pt idx="687">
                  <c:v>28.264437419372687</c:v>
                </c:pt>
                <c:pt idx="688">
                  <c:v>31.225653204867044</c:v>
                </c:pt>
                <c:pt idx="689">
                  <c:v>34.334077705862747</c:v>
                </c:pt>
                <c:pt idx="690">
                  <c:v>36.131836172027576</c:v>
                </c:pt>
                <c:pt idx="691">
                  <c:v>38.110912763636499</c:v>
                </c:pt>
                <c:pt idx="692">
                  <c:v>40.895039713437683</c:v>
                </c:pt>
                <c:pt idx="693">
                  <c:v>46.179452432529693</c:v>
                </c:pt>
                <c:pt idx="694">
                  <c:v>54.889471302570279</c:v>
                </c:pt>
                <c:pt idx="695">
                  <c:v>58.62923455242359</c:v>
                </c:pt>
                <c:pt idx="696">
                  <c:v>59.564881505035878</c:v>
                </c:pt>
                <c:pt idx="697">
                  <c:v>59.225593998111194</c:v>
                </c:pt>
                <c:pt idx="698">
                  <c:v>59.318849719802721</c:v>
                </c:pt>
                <c:pt idx="699">
                  <c:v>60.263794011128276</c:v>
                </c:pt>
                <c:pt idx="700">
                  <c:v>62.03545198815187</c:v>
                </c:pt>
                <c:pt idx="701">
                  <c:v>64.44352052263504</c:v>
                </c:pt>
                <c:pt idx="702">
                  <c:v>70.091264588054614</c:v>
                </c:pt>
                <c:pt idx="703">
                  <c:v>73.556846147811314</c:v>
                </c:pt>
                <c:pt idx="704">
                  <c:v>74.398578487255079</c:v>
                </c:pt>
                <c:pt idx="705">
                  <c:v>74.62028572101643</c:v>
                </c:pt>
                <c:pt idx="706">
                  <c:v>73.932119736192021</c:v>
                </c:pt>
                <c:pt idx="707">
                  <c:v>72.365485042640202</c:v>
                </c:pt>
                <c:pt idx="708">
                  <c:v>72.682756755378421</c:v>
                </c:pt>
                <c:pt idx="709">
                  <c:v>72.161274837424131</c:v>
                </c:pt>
                <c:pt idx="710">
                  <c:v>65.390459819496698</c:v>
                </c:pt>
                <c:pt idx="711">
                  <c:v>57.361400381704577</c:v>
                </c:pt>
                <c:pt idx="712">
                  <c:v>51.665020522936175</c:v>
                </c:pt>
                <c:pt idx="713">
                  <c:v>48.752064379460265</c:v>
                </c:pt>
                <c:pt idx="714">
                  <c:v>47.884456303282086</c:v>
                </c:pt>
                <c:pt idx="715">
                  <c:v>46.08011451717811</c:v>
                </c:pt>
                <c:pt idx="716">
                  <c:v>43.798623626634033</c:v>
                </c:pt>
                <c:pt idx="717">
                  <c:v>40.624163823571017</c:v>
                </c:pt>
                <c:pt idx="718">
                  <c:v>35.382276437558694</c:v>
                </c:pt>
                <c:pt idx="719">
                  <c:v>29.387158487386746</c:v>
                </c:pt>
                <c:pt idx="720">
                  <c:v>25.011734559342965</c:v>
                </c:pt>
                <c:pt idx="721">
                  <c:v>21.782931764790035</c:v>
                </c:pt>
                <c:pt idx="722">
                  <c:v>19.050057077477181</c:v>
                </c:pt>
                <c:pt idx="723">
                  <c:v>18.101610200087666</c:v>
                </c:pt>
                <c:pt idx="724">
                  <c:v>16.304608637283987</c:v>
                </c:pt>
                <c:pt idx="725">
                  <c:v>14.278776210844001</c:v>
                </c:pt>
                <c:pt idx="726">
                  <c:v>11.684535730338855</c:v>
                </c:pt>
                <c:pt idx="727">
                  <c:v>8.662265739019098</c:v>
                </c:pt>
                <c:pt idx="728">
                  <c:v>5.9257598047465905</c:v>
                </c:pt>
                <c:pt idx="729">
                  <c:v>4.5308948919550174</c:v>
                </c:pt>
                <c:pt idx="730">
                  <c:v>2.4103777952185053</c:v>
                </c:pt>
                <c:pt idx="731">
                  <c:v>-0.43259759460175362</c:v>
                </c:pt>
                <c:pt idx="732">
                  <c:v>-3.2052825064655091</c:v>
                </c:pt>
                <c:pt idx="733">
                  <c:v>-6.1257304308260174</c:v>
                </c:pt>
                <c:pt idx="734">
                  <c:v>-8.4782169559000344</c:v>
                </c:pt>
                <c:pt idx="735">
                  <c:v>-11.309573106457156</c:v>
                </c:pt>
                <c:pt idx="736">
                  <c:v>-12.712768504764236</c:v>
                </c:pt>
                <c:pt idx="737">
                  <c:v>-14.651340446132595</c:v>
                </c:pt>
                <c:pt idx="738">
                  <c:v>-15.182496119662957</c:v>
                </c:pt>
                <c:pt idx="739">
                  <c:v>-16.154003338925929</c:v>
                </c:pt>
                <c:pt idx="740">
                  <c:v>-17.229438083307421</c:v>
                </c:pt>
                <c:pt idx="741">
                  <c:v>-18.555289812792033</c:v>
                </c:pt>
                <c:pt idx="742">
                  <c:v>-21.747348187638984</c:v>
                </c:pt>
                <c:pt idx="743">
                  <c:v>-25.924583229397367</c:v>
                </c:pt>
                <c:pt idx="744">
                  <c:v>-30.700868216138097</c:v>
                </c:pt>
                <c:pt idx="745">
                  <c:v>-36.885867958448443</c:v>
                </c:pt>
                <c:pt idx="746">
                  <c:v>-44.255277875502323</c:v>
                </c:pt>
                <c:pt idx="747">
                  <c:v>-50.461444319201014</c:v>
                </c:pt>
                <c:pt idx="748">
                  <c:v>-55.735715053554109</c:v>
                </c:pt>
                <c:pt idx="749">
                  <c:v>-59.808932569231928</c:v>
                </c:pt>
                <c:pt idx="750">
                  <c:v>-63.787238507547649</c:v>
                </c:pt>
                <c:pt idx="751">
                  <c:v>-67.555971460650781</c:v>
                </c:pt>
                <c:pt idx="752">
                  <c:v>-70.568221224705297</c:v>
                </c:pt>
                <c:pt idx="753">
                  <c:v>-73.54083130210249</c:v>
                </c:pt>
                <c:pt idx="754">
                  <c:v>-75.801350528500649</c:v>
                </c:pt>
                <c:pt idx="755">
                  <c:v>-76.429088301387537</c:v>
                </c:pt>
                <c:pt idx="756">
                  <c:v>-74.552476680740739</c:v>
                </c:pt>
                <c:pt idx="757">
                  <c:v>-73.111193554815458</c:v>
                </c:pt>
                <c:pt idx="758">
                  <c:v>-71.898059784142163</c:v>
                </c:pt>
                <c:pt idx="759">
                  <c:v>-70.677048872759514</c:v>
                </c:pt>
                <c:pt idx="760">
                  <c:v>-67.506771814142553</c:v>
                </c:pt>
                <c:pt idx="761">
                  <c:v>-61.464245122789372</c:v>
                </c:pt>
                <c:pt idx="762">
                  <c:v>-46.195897394579518</c:v>
                </c:pt>
                <c:pt idx="763">
                  <c:v>-29.759673872784802</c:v>
                </c:pt>
                <c:pt idx="764">
                  <c:v>-22.752096237329624</c:v>
                </c:pt>
                <c:pt idx="765">
                  <c:v>-21.729209904438491</c:v>
                </c:pt>
                <c:pt idx="766">
                  <c:v>-26.301762633359488</c:v>
                </c:pt>
                <c:pt idx="767">
                  <c:v>-33.487004053896776</c:v>
                </c:pt>
                <c:pt idx="768">
                  <c:v>-37.327068708857745</c:v>
                </c:pt>
                <c:pt idx="769">
                  <c:v>-36.527725119744773</c:v>
                </c:pt>
                <c:pt idx="770">
                  <c:v>-31.246337461819135</c:v>
                </c:pt>
                <c:pt idx="771">
                  <c:v>-18.682512761043817</c:v>
                </c:pt>
                <c:pt idx="772">
                  <c:v>-1.3100261985958361</c:v>
                </c:pt>
                <c:pt idx="773">
                  <c:v>9.7742253912822878</c:v>
                </c:pt>
                <c:pt idx="774">
                  <c:v>15.753412346772576</c:v>
                </c:pt>
                <c:pt idx="775">
                  <c:v>16.578386923111971</c:v>
                </c:pt>
                <c:pt idx="776">
                  <c:v>14.03331941440214</c:v>
                </c:pt>
                <c:pt idx="777">
                  <c:v>11.182772783601765</c:v>
                </c:pt>
                <c:pt idx="778">
                  <c:v>8.1404582203121656</c:v>
                </c:pt>
                <c:pt idx="779">
                  <c:v>8.2499377408929515</c:v>
                </c:pt>
                <c:pt idx="780">
                  <c:v>12.683590740142913</c:v>
                </c:pt>
                <c:pt idx="781">
                  <c:v>20.923310324274539</c:v>
                </c:pt>
                <c:pt idx="782">
                  <c:v>27.999644664810759</c:v>
                </c:pt>
                <c:pt idx="783">
                  <c:v>31.116608014723667</c:v>
                </c:pt>
                <c:pt idx="784">
                  <c:v>32.227455050441961</c:v>
                </c:pt>
                <c:pt idx="785">
                  <c:v>30.023648571176714</c:v>
                </c:pt>
                <c:pt idx="786">
                  <c:v>26.998491914193966</c:v>
                </c:pt>
                <c:pt idx="787">
                  <c:v>22.734020373742236</c:v>
                </c:pt>
                <c:pt idx="788">
                  <c:v>21.496227344564762</c:v>
                </c:pt>
                <c:pt idx="789">
                  <c:v>22.854398102251437</c:v>
                </c:pt>
                <c:pt idx="790">
                  <c:v>27.06770354320652</c:v>
                </c:pt>
                <c:pt idx="791">
                  <c:v>34.049620516366922</c:v>
                </c:pt>
                <c:pt idx="792">
                  <c:v>40.911709061419486</c:v>
                </c:pt>
                <c:pt idx="793">
                  <c:v>45.110532381298512</c:v>
                </c:pt>
                <c:pt idx="794">
                  <c:v>46.493978179559264</c:v>
                </c:pt>
                <c:pt idx="795">
                  <c:v>46.358232107153086</c:v>
                </c:pt>
                <c:pt idx="796">
                  <c:v>47.414285399169401</c:v>
                </c:pt>
                <c:pt idx="797">
                  <c:v>50.279324025404556</c:v>
                </c:pt>
                <c:pt idx="798">
                  <c:v>54.163967634527019</c:v>
                </c:pt>
              </c:numCache>
            </c:numRef>
          </c:val>
          <c:smooth val="0"/>
          <c:extLst>
            <c:ext xmlns:c16="http://schemas.microsoft.com/office/drawing/2014/chart" uri="{C3380CC4-5D6E-409C-BE32-E72D297353CC}">
              <c16:uniqueId val="{00000002-BF15-47BF-9CA5-5E7D2AE66986}"/>
            </c:ext>
          </c:extLst>
        </c:ser>
        <c:dLbls>
          <c:showLegendKey val="0"/>
          <c:showVal val="0"/>
          <c:showCatName val="0"/>
          <c:showSerName val="0"/>
          <c:showPercent val="0"/>
          <c:showBubbleSize val="0"/>
        </c:dLbls>
        <c:smooth val="0"/>
        <c:axId val="527663376"/>
        <c:axId val="1464186256"/>
      </c:lineChart>
      <c:catAx>
        <c:axId val="527663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186256"/>
        <c:crosses val="autoZero"/>
        <c:auto val="1"/>
        <c:lblAlgn val="ctr"/>
        <c:lblOffset val="100"/>
        <c:noMultiLvlLbl val="0"/>
      </c:catAx>
      <c:valAx>
        <c:axId val="146418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6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 data in</a:t>
            </a:r>
            <a:r>
              <a:rPr lang="en-IE" baseline="0"/>
              <a:t> </a:t>
            </a:r>
            <a:r>
              <a:rPr lang="en-IE"/>
              <a:t>Gesture1</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Gyro_A1_20!$T$1</c:f>
              <c:strCache>
                <c:ptCount val="1"/>
                <c:pt idx="0">
                  <c:v>Gyro_X</c:v>
                </c:pt>
              </c:strCache>
            </c:strRef>
          </c:tx>
          <c:spPr>
            <a:ln w="28575" cap="rnd">
              <a:solidFill>
                <a:schemeClr val="accent1"/>
              </a:solidFill>
              <a:round/>
            </a:ln>
            <a:effectLst/>
          </c:spPr>
          <c:marker>
            <c:symbol val="none"/>
          </c:marker>
          <c:val>
            <c:numRef>
              <c:f>Gyro_A1_20!$T$2:$T$2333</c:f>
              <c:numCache>
                <c:formatCode>General</c:formatCode>
                <c:ptCount val="2332"/>
                <c:pt idx="0">
                  <c:v>-1.6294900000000001E-2</c:v>
                </c:pt>
                <c:pt idx="1">
                  <c:v>-3.2233082000000003E-2</c:v>
                </c:pt>
                <c:pt idx="2">
                  <c:v>-4.6808200000000001E-2</c:v>
                </c:pt>
                <c:pt idx="3">
                  <c:v>-6.2134056E-2</c:v>
                </c:pt>
                <c:pt idx="4">
                  <c:v>-7.6139255000000003E-2</c:v>
                </c:pt>
                <c:pt idx="5">
                  <c:v>-9.0910249999999998E-2</c:v>
                </c:pt>
                <c:pt idx="6">
                  <c:v>-0.105374765</c:v>
                </c:pt>
                <c:pt idx="7">
                  <c:v>-0.11851269</c:v>
                </c:pt>
                <c:pt idx="8">
                  <c:v>-0.13242521600000001</c:v>
                </c:pt>
                <c:pt idx="9">
                  <c:v>-0.144982792</c:v>
                </c:pt>
                <c:pt idx="10">
                  <c:v>-0.158346076</c:v>
                </c:pt>
                <c:pt idx="11">
                  <c:v>-0.17251301399999999</c:v>
                </c:pt>
                <c:pt idx="12">
                  <c:v>-0.185339054</c:v>
                </c:pt>
                <c:pt idx="13">
                  <c:v>-0.19789521299999999</c:v>
                </c:pt>
                <c:pt idx="14">
                  <c:v>-0.20917296899999999</c:v>
                </c:pt>
                <c:pt idx="15">
                  <c:v>-0.22023722900000001</c:v>
                </c:pt>
                <c:pt idx="16">
                  <c:v>-0.23794452499999999</c:v>
                </c:pt>
                <c:pt idx="17">
                  <c:v>-0.24509931400000001</c:v>
                </c:pt>
                <c:pt idx="18">
                  <c:v>-0.25685156799999997</c:v>
                </c:pt>
                <c:pt idx="19">
                  <c:v>-0.26724809700000002</c:v>
                </c:pt>
                <c:pt idx="20">
                  <c:v>-0.27816889500000003</c:v>
                </c:pt>
                <c:pt idx="21">
                  <c:v>-0.28640177700000002</c:v>
                </c:pt>
                <c:pt idx="22">
                  <c:v>-0.29528850099999998</c:v>
                </c:pt>
                <c:pt idx="23">
                  <c:v>-0.30883117100000002</c:v>
                </c:pt>
                <c:pt idx="24">
                  <c:v>-0.322774108</c:v>
                </c:pt>
                <c:pt idx="25">
                  <c:v>-0.32987502600000002</c:v>
                </c:pt>
                <c:pt idx="26">
                  <c:v>-0.33990336500000001</c:v>
                </c:pt>
                <c:pt idx="27">
                  <c:v>-0.35767689800000002</c:v>
                </c:pt>
                <c:pt idx="28">
                  <c:v>-0.370695</c:v>
                </c:pt>
                <c:pt idx="29">
                  <c:v>-0.37852839999999999</c:v>
                </c:pt>
                <c:pt idx="30">
                  <c:v>-0.38839479199999999</c:v>
                </c:pt>
                <c:pt idx="31">
                  <c:v>-0.36224171599999999</c:v>
                </c:pt>
                <c:pt idx="32">
                  <c:v>-0.34773816200000002</c:v>
                </c:pt>
                <c:pt idx="33">
                  <c:v>-0.35396197800000001</c:v>
                </c:pt>
                <c:pt idx="34">
                  <c:v>-0.40152981900000001</c:v>
                </c:pt>
                <c:pt idx="35">
                  <c:v>-0.47666278299999998</c:v>
                </c:pt>
                <c:pt idx="36">
                  <c:v>-0.46606324700000001</c:v>
                </c:pt>
                <c:pt idx="37">
                  <c:v>-0.44663842199999998</c:v>
                </c:pt>
                <c:pt idx="38">
                  <c:v>-0.41833097400000002</c:v>
                </c:pt>
                <c:pt idx="39">
                  <c:v>-0.43840355399999997</c:v>
                </c:pt>
                <c:pt idx="40">
                  <c:v>-0.47273460299999998</c:v>
                </c:pt>
                <c:pt idx="41">
                  <c:v>-0.480257871</c:v>
                </c:pt>
                <c:pt idx="42">
                  <c:v>-0.48949427299999998</c:v>
                </c:pt>
                <c:pt idx="43">
                  <c:v>-0.50573580799999995</c:v>
                </c:pt>
                <c:pt idx="44">
                  <c:v>-0.50456319199999999</c:v>
                </c:pt>
                <c:pt idx="45">
                  <c:v>-0.50988432800000005</c:v>
                </c:pt>
                <c:pt idx="46">
                  <c:v>-0.51837038099999999</c:v>
                </c:pt>
                <c:pt idx="47">
                  <c:v>-0.52883329400000001</c:v>
                </c:pt>
                <c:pt idx="48">
                  <c:v>-0.53603862800000002</c:v>
                </c:pt>
                <c:pt idx="49">
                  <c:v>-0.53166947499999995</c:v>
                </c:pt>
                <c:pt idx="50">
                  <c:v>-0.50986204599999996</c:v>
                </c:pt>
                <c:pt idx="51">
                  <c:v>-0.45857076499999999</c:v>
                </c:pt>
                <c:pt idx="52">
                  <c:v>-0.34663834999999998</c:v>
                </c:pt>
                <c:pt idx="53">
                  <c:v>-0.153724743</c:v>
                </c:pt>
                <c:pt idx="54">
                  <c:v>5.0494591999999998E-2</c:v>
                </c:pt>
                <c:pt idx="55">
                  <c:v>-5.305526E-2</c:v>
                </c:pt>
                <c:pt idx="56">
                  <c:v>-0.59491193399999998</c:v>
                </c:pt>
                <c:pt idx="57">
                  <c:v>-0.96270145600000001</c:v>
                </c:pt>
                <c:pt idx="58">
                  <c:v>-1.209759647</c:v>
                </c:pt>
                <c:pt idx="59">
                  <c:v>-1.400061794</c:v>
                </c:pt>
                <c:pt idx="60">
                  <c:v>-1.504059998</c:v>
                </c:pt>
                <c:pt idx="61">
                  <c:v>-1.6461292380000001</c:v>
                </c:pt>
                <c:pt idx="62">
                  <c:v>-1.890468493</c:v>
                </c:pt>
                <c:pt idx="63">
                  <c:v>-2.193289783</c:v>
                </c:pt>
                <c:pt idx="64">
                  <c:v>-2.5229295879999998</c:v>
                </c:pt>
                <c:pt idx="65">
                  <c:v>-2.8540193359999999</c:v>
                </c:pt>
                <c:pt idx="66">
                  <c:v>-3.3213343289999999</c:v>
                </c:pt>
                <c:pt idx="67">
                  <c:v>-3.8571005230000002</c:v>
                </c:pt>
                <c:pt idx="68">
                  <c:v>-4.2671194720000001</c:v>
                </c:pt>
                <c:pt idx="69">
                  <c:v>-4.5416881629999999</c:v>
                </c:pt>
                <c:pt idx="70">
                  <c:v>-4.742946399</c:v>
                </c:pt>
                <c:pt idx="71">
                  <c:v>-4.8744015909999998</c:v>
                </c:pt>
                <c:pt idx="72">
                  <c:v>-4.8371113799999996</c:v>
                </c:pt>
                <c:pt idx="73">
                  <c:v>-4.480777572</c:v>
                </c:pt>
                <c:pt idx="74">
                  <c:v>-3.8506038010000001</c:v>
                </c:pt>
                <c:pt idx="75">
                  <c:v>-2.9117345050000001</c:v>
                </c:pt>
                <c:pt idx="76">
                  <c:v>-1.770664434</c:v>
                </c:pt>
                <c:pt idx="77">
                  <c:v>-0.53272498599999996</c:v>
                </c:pt>
                <c:pt idx="78">
                  <c:v>0.66006645399999997</c:v>
                </c:pt>
                <c:pt idx="79">
                  <c:v>1.7274208449999999</c:v>
                </c:pt>
                <c:pt idx="80">
                  <c:v>2.7409457079999999</c:v>
                </c:pt>
                <c:pt idx="81">
                  <c:v>3.7047738140000002</c:v>
                </c:pt>
                <c:pt idx="82">
                  <c:v>4.5856578179999996</c:v>
                </c:pt>
                <c:pt idx="83">
                  <c:v>5.3823762410000002</c:v>
                </c:pt>
                <c:pt idx="84">
                  <c:v>6.1082695359999999</c:v>
                </c:pt>
                <c:pt idx="85">
                  <c:v>6.9341899659999999</c:v>
                </c:pt>
                <c:pt idx="86">
                  <c:v>7.957952766</c:v>
                </c:pt>
                <c:pt idx="87">
                  <c:v>9.1479370909999993</c:v>
                </c:pt>
                <c:pt idx="88">
                  <c:v>10.456277650000001</c:v>
                </c:pt>
                <c:pt idx="89">
                  <c:v>11.6879074</c:v>
                </c:pt>
                <c:pt idx="90">
                  <c:v>12.767756909999999</c:v>
                </c:pt>
                <c:pt idx="91">
                  <c:v>13.742130149999999</c:v>
                </c:pt>
                <c:pt idx="92">
                  <c:v>14.656658009999999</c:v>
                </c:pt>
                <c:pt idx="93">
                  <c:v>15.694457570000001</c:v>
                </c:pt>
                <c:pt idx="94">
                  <c:v>16.831708639999999</c:v>
                </c:pt>
                <c:pt idx="95">
                  <c:v>18.050658299999998</c:v>
                </c:pt>
                <c:pt idx="96">
                  <c:v>19.030207000000001</c:v>
                </c:pt>
                <c:pt idx="97">
                  <c:v>18.984516679999999</c:v>
                </c:pt>
                <c:pt idx="98">
                  <c:v>18.615608640000001</c:v>
                </c:pt>
                <c:pt idx="99">
                  <c:v>18.170003130000001</c:v>
                </c:pt>
                <c:pt idx="100">
                  <c:v>17.734248189999999</c:v>
                </c:pt>
                <c:pt idx="101">
                  <c:v>17.368597099999999</c:v>
                </c:pt>
                <c:pt idx="102">
                  <c:v>17.089214900000002</c:v>
                </c:pt>
                <c:pt idx="103">
                  <c:v>16.97664988</c:v>
                </c:pt>
                <c:pt idx="104">
                  <c:v>17.135875070000001</c:v>
                </c:pt>
                <c:pt idx="105">
                  <c:v>17.504392110000001</c:v>
                </c:pt>
                <c:pt idx="106">
                  <c:v>17.93042462</c:v>
                </c:pt>
                <c:pt idx="107">
                  <c:v>18.26994637</c:v>
                </c:pt>
                <c:pt idx="108">
                  <c:v>18.431998119999999</c:v>
                </c:pt>
                <c:pt idx="109">
                  <c:v>18.355580700000001</c:v>
                </c:pt>
                <c:pt idx="110">
                  <c:v>17.902355910000001</c:v>
                </c:pt>
                <c:pt idx="111">
                  <c:v>17.27241231</c:v>
                </c:pt>
                <c:pt idx="112">
                  <c:v>16.610349159999998</c:v>
                </c:pt>
                <c:pt idx="113">
                  <c:v>15.95466218</c:v>
                </c:pt>
                <c:pt idx="114">
                  <c:v>15.241859420000001</c:v>
                </c:pt>
                <c:pt idx="115">
                  <c:v>14.73237475</c:v>
                </c:pt>
                <c:pt idx="116">
                  <c:v>14.862077770000001</c:v>
                </c:pt>
                <c:pt idx="117">
                  <c:v>15.58495534</c:v>
                </c:pt>
                <c:pt idx="118">
                  <c:v>16.595462229999999</c:v>
                </c:pt>
                <c:pt idx="119">
                  <c:v>17.430120710000001</c:v>
                </c:pt>
                <c:pt idx="120">
                  <c:v>17.92041935</c:v>
                </c:pt>
                <c:pt idx="121">
                  <c:v>18.26875772</c:v>
                </c:pt>
                <c:pt idx="122">
                  <c:v>18.886188870000002</c:v>
                </c:pt>
                <c:pt idx="123">
                  <c:v>19.872272809999998</c:v>
                </c:pt>
                <c:pt idx="124">
                  <c:v>21.000976860000002</c:v>
                </c:pt>
                <c:pt idx="125">
                  <c:v>22.320274300000001</c:v>
                </c:pt>
                <c:pt idx="126">
                  <c:v>23.864022510000002</c:v>
                </c:pt>
                <c:pt idx="127">
                  <c:v>25.797687100000001</c:v>
                </c:pt>
                <c:pt idx="128">
                  <c:v>28.241784679999999</c:v>
                </c:pt>
                <c:pt idx="129">
                  <c:v>31.042798489999999</c:v>
                </c:pt>
                <c:pt idx="130">
                  <c:v>34.039025700000003</c:v>
                </c:pt>
                <c:pt idx="131">
                  <c:v>36.987194119999998</c:v>
                </c:pt>
                <c:pt idx="132">
                  <c:v>39.602010739999997</c:v>
                </c:pt>
                <c:pt idx="133">
                  <c:v>41.795517410000002</c:v>
                </c:pt>
                <c:pt idx="134">
                  <c:v>43.596902280000002</c:v>
                </c:pt>
                <c:pt idx="135">
                  <c:v>45.10879525</c:v>
                </c:pt>
                <c:pt idx="136">
                  <c:v>46.454494009999998</c:v>
                </c:pt>
                <c:pt idx="137">
                  <c:v>47.506776410000001</c:v>
                </c:pt>
                <c:pt idx="138">
                  <c:v>48.352180099999998</c:v>
                </c:pt>
                <c:pt idx="139">
                  <c:v>49.204802020000002</c:v>
                </c:pt>
                <c:pt idx="140">
                  <c:v>50.159262939999998</c:v>
                </c:pt>
                <c:pt idx="141">
                  <c:v>51.151956519999999</c:v>
                </c:pt>
                <c:pt idx="142">
                  <c:v>51.951169849999999</c:v>
                </c:pt>
                <c:pt idx="143">
                  <c:v>52.361844329999997</c:v>
                </c:pt>
                <c:pt idx="144">
                  <c:v>52.342316500000003</c:v>
                </c:pt>
                <c:pt idx="145">
                  <c:v>51.863225909999997</c:v>
                </c:pt>
                <c:pt idx="146">
                  <c:v>50.982905760000001</c:v>
                </c:pt>
                <c:pt idx="147">
                  <c:v>49.881070020000003</c:v>
                </c:pt>
                <c:pt idx="148">
                  <c:v>48.750335159999999</c:v>
                </c:pt>
                <c:pt idx="149">
                  <c:v>47.760774679999997</c:v>
                </c:pt>
                <c:pt idx="150">
                  <c:v>47.094142259999998</c:v>
                </c:pt>
                <c:pt idx="151">
                  <c:v>46.88379612</c:v>
                </c:pt>
                <c:pt idx="152">
                  <c:v>47.00923324</c:v>
                </c:pt>
                <c:pt idx="153">
                  <c:v>46.864386189999998</c:v>
                </c:pt>
                <c:pt idx="154">
                  <c:v>45.76656225</c:v>
                </c:pt>
                <c:pt idx="155">
                  <c:v>43.537922100000003</c:v>
                </c:pt>
                <c:pt idx="156">
                  <c:v>40.6287758</c:v>
                </c:pt>
                <c:pt idx="157">
                  <c:v>37.723270839999998</c:v>
                </c:pt>
                <c:pt idx="158">
                  <c:v>35.237981869999999</c:v>
                </c:pt>
                <c:pt idx="159">
                  <c:v>33.349697829999997</c:v>
                </c:pt>
                <c:pt idx="160">
                  <c:v>31.99137181</c:v>
                </c:pt>
                <c:pt idx="161">
                  <c:v>30.969974700000002</c:v>
                </c:pt>
                <c:pt idx="162">
                  <c:v>30.031004859999999</c:v>
                </c:pt>
                <c:pt idx="163">
                  <c:v>28.896654089999998</c:v>
                </c:pt>
                <c:pt idx="164">
                  <c:v>27.426640200000001</c:v>
                </c:pt>
                <c:pt idx="165">
                  <c:v>25.674802880000001</c:v>
                </c:pt>
                <c:pt idx="166">
                  <c:v>23.799743759999998</c:v>
                </c:pt>
                <c:pt idx="167">
                  <c:v>21.997296469999998</c:v>
                </c:pt>
                <c:pt idx="168">
                  <c:v>20.3825611</c:v>
                </c:pt>
                <c:pt idx="169">
                  <c:v>18.909670519999999</c:v>
                </c:pt>
                <c:pt idx="170">
                  <c:v>17.478302289999998</c:v>
                </c:pt>
                <c:pt idx="171">
                  <c:v>16.082198219999999</c:v>
                </c:pt>
                <c:pt idx="172">
                  <c:v>14.845468540000001</c:v>
                </c:pt>
                <c:pt idx="173">
                  <c:v>13.99657094</c:v>
                </c:pt>
                <c:pt idx="174">
                  <c:v>13.791986169999999</c:v>
                </c:pt>
                <c:pt idx="175">
                  <c:v>14.4582202</c:v>
                </c:pt>
                <c:pt idx="176">
                  <c:v>16.04085894</c:v>
                </c:pt>
                <c:pt idx="177">
                  <c:v>18.3637947</c:v>
                </c:pt>
                <c:pt idx="178">
                  <c:v>21.218479469999998</c:v>
                </c:pt>
                <c:pt idx="179">
                  <c:v>24.48646836</c:v>
                </c:pt>
                <c:pt idx="180">
                  <c:v>28.167060710000001</c:v>
                </c:pt>
                <c:pt idx="181">
                  <c:v>32.357515859999999</c:v>
                </c:pt>
                <c:pt idx="182">
                  <c:v>37.16827704</c:v>
                </c:pt>
                <c:pt idx="183">
                  <c:v>42.676769100000001</c:v>
                </c:pt>
                <c:pt idx="184">
                  <c:v>48.821878040000001</c:v>
                </c:pt>
                <c:pt idx="185">
                  <c:v>55.438146430000003</c:v>
                </c:pt>
                <c:pt idx="186">
                  <c:v>62.315818110000002</c:v>
                </c:pt>
                <c:pt idx="187">
                  <c:v>69.061664399999998</c:v>
                </c:pt>
                <c:pt idx="188">
                  <c:v>75.222774200000003</c:v>
                </c:pt>
                <c:pt idx="189">
                  <c:v>80.515425149999999</c:v>
                </c:pt>
                <c:pt idx="190">
                  <c:v>85.051525949999998</c:v>
                </c:pt>
                <c:pt idx="191">
                  <c:v>89.286226209999995</c:v>
                </c:pt>
                <c:pt idx="192">
                  <c:v>93.687392450000004</c:v>
                </c:pt>
                <c:pt idx="193">
                  <c:v>98.225090499999993</c:v>
                </c:pt>
                <c:pt idx="194">
                  <c:v>102.5122389</c:v>
                </c:pt>
                <c:pt idx="195">
                  <c:v>106.5109987</c:v>
                </c:pt>
                <c:pt idx="196">
                  <c:v>110.341666</c:v>
                </c:pt>
                <c:pt idx="197">
                  <c:v>113.9761429</c:v>
                </c:pt>
                <c:pt idx="198">
                  <c:v>117.3807163</c:v>
                </c:pt>
                <c:pt idx="199">
                  <c:v>120.3654133</c:v>
                </c:pt>
                <c:pt idx="200">
                  <c:v>122.5891336</c:v>
                </c:pt>
                <c:pt idx="201">
                  <c:v>123.749084</c:v>
                </c:pt>
                <c:pt idx="202">
                  <c:v>123.8019145</c:v>
                </c:pt>
                <c:pt idx="203">
                  <c:v>123.0558521</c:v>
                </c:pt>
                <c:pt idx="204">
                  <c:v>121.766284</c:v>
                </c:pt>
                <c:pt idx="205">
                  <c:v>119.9886034</c:v>
                </c:pt>
                <c:pt idx="206">
                  <c:v>117.6152384</c:v>
                </c:pt>
                <c:pt idx="207">
                  <c:v>114.55177</c:v>
                </c:pt>
                <c:pt idx="208">
                  <c:v>110.8334474</c:v>
                </c:pt>
                <c:pt idx="209">
                  <c:v>106.6124293</c:v>
                </c:pt>
                <c:pt idx="210">
                  <c:v>102.0587038</c:v>
                </c:pt>
                <c:pt idx="211">
                  <c:v>97.321435750000006</c:v>
                </c:pt>
                <c:pt idx="212">
                  <c:v>92.490356059999996</c:v>
                </c:pt>
                <c:pt idx="213">
                  <c:v>87.587684569999993</c:v>
                </c:pt>
                <c:pt idx="214">
                  <c:v>82.619587899999999</c:v>
                </c:pt>
                <c:pt idx="215">
                  <c:v>77.605719989999997</c:v>
                </c:pt>
                <c:pt idx="216">
                  <c:v>72.548869429999996</c:v>
                </c:pt>
                <c:pt idx="217">
                  <c:v>67.431463640000004</c:v>
                </c:pt>
                <c:pt idx="218">
                  <c:v>62.2128935</c:v>
                </c:pt>
                <c:pt idx="219">
                  <c:v>56.869732030000002</c:v>
                </c:pt>
                <c:pt idx="220">
                  <c:v>51.417029329999998</c:v>
                </c:pt>
                <c:pt idx="221">
                  <c:v>45.858927170000001</c:v>
                </c:pt>
                <c:pt idx="222">
                  <c:v>40.1466554</c:v>
                </c:pt>
                <c:pt idx="223">
                  <c:v>34.260946619999999</c:v>
                </c:pt>
                <c:pt idx="224">
                  <c:v>28.247002940000002</c:v>
                </c:pt>
                <c:pt idx="225">
                  <c:v>22.1773539</c:v>
                </c:pt>
                <c:pt idx="226">
                  <c:v>16.093009129999999</c:v>
                </c:pt>
                <c:pt idx="227">
                  <c:v>10.01781424</c:v>
                </c:pt>
                <c:pt idx="228">
                  <c:v>3.984443299</c:v>
                </c:pt>
                <c:pt idx="229">
                  <c:v>-1.9109920069999999</c:v>
                </c:pt>
                <c:pt idx="230">
                  <c:v>-7.4858211470000002</c:v>
                </c:pt>
                <c:pt idx="231">
                  <c:v>-12.617803</c:v>
                </c:pt>
                <c:pt idx="232">
                  <c:v>-17.342902259999999</c:v>
                </c:pt>
                <c:pt idx="233">
                  <c:v>-21.78898878</c:v>
                </c:pt>
                <c:pt idx="234">
                  <c:v>-26.090196280000001</c:v>
                </c:pt>
                <c:pt idx="235">
                  <c:v>-30.330799840000001</c:v>
                </c:pt>
                <c:pt idx="236">
                  <c:v>-34.502818079999997</c:v>
                </c:pt>
                <c:pt idx="237">
                  <c:v>-38.447631960000002</c:v>
                </c:pt>
                <c:pt idx="238">
                  <c:v>-41.96209108</c:v>
                </c:pt>
                <c:pt idx="239">
                  <c:v>-45.019663479999998</c:v>
                </c:pt>
                <c:pt idx="240">
                  <c:v>-47.673969190000001</c:v>
                </c:pt>
                <c:pt idx="241">
                  <c:v>-50.006692659999999</c:v>
                </c:pt>
                <c:pt idx="242">
                  <c:v>-52.139995769999999</c:v>
                </c:pt>
                <c:pt idx="243">
                  <c:v>-54.181273339999997</c:v>
                </c:pt>
                <c:pt idx="244">
                  <c:v>-56.141553350000002</c:v>
                </c:pt>
                <c:pt idx="245">
                  <c:v>-57.90439464</c:v>
                </c:pt>
                <c:pt idx="246">
                  <c:v>-59.402332489999999</c:v>
                </c:pt>
                <c:pt idx="247">
                  <c:v>-60.677960280000001</c:v>
                </c:pt>
                <c:pt idx="248">
                  <c:v>-61.80182001</c:v>
                </c:pt>
                <c:pt idx="249">
                  <c:v>-62.849590450000001</c:v>
                </c:pt>
                <c:pt idx="250">
                  <c:v>-63.858393880000001</c:v>
                </c:pt>
                <c:pt idx="251">
                  <c:v>-64.771039970000004</c:v>
                </c:pt>
                <c:pt idx="252">
                  <c:v>-65.468429150000006</c:v>
                </c:pt>
                <c:pt idx="253">
                  <c:v>-65.830649919999999</c:v>
                </c:pt>
                <c:pt idx="254">
                  <c:v>-65.757747789999996</c:v>
                </c:pt>
                <c:pt idx="255">
                  <c:v>-65.166679149999993</c:v>
                </c:pt>
                <c:pt idx="256">
                  <c:v>-63.866243529999998</c:v>
                </c:pt>
                <c:pt idx="257">
                  <c:v>-61.666010980000003</c:v>
                </c:pt>
                <c:pt idx="258">
                  <c:v>-58.545713020000001</c:v>
                </c:pt>
                <c:pt idx="259">
                  <c:v>-54.666054019999997</c:v>
                </c:pt>
                <c:pt idx="260">
                  <c:v>-50.159246719999999</c:v>
                </c:pt>
                <c:pt idx="261">
                  <c:v>-45.07527752</c:v>
                </c:pt>
                <c:pt idx="262">
                  <c:v>-39.387223169999999</c:v>
                </c:pt>
                <c:pt idx="263">
                  <c:v>-32.90137533</c:v>
                </c:pt>
                <c:pt idx="264">
                  <c:v>-25.454222819999998</c:v>
                </c:pt>
                <c:pt idx="265">
                  <c:v>-17.043068850000001</c:v>
                </c:pt>
                <c:pt idx="266">
                  <c:v>-7.880606029</c:v>
                </c:pt>
                <c:pt idx="267">
                  <c:v>1.7046098519999999</c:v>
                </c:pt>
                <c:pt idx="268">
                  <c:v>11.379678609999999</c:v>
                </c:pt>
                <c:pt idx="269">
                  <c:v>20.740521260000001</c:v>
                </c:pt>
                <c:pt idx="270">
                  <c:v>29.399606439999999</c:v>
                </c:pt>
                <c:pt idx="271">
                  <c:v>37.272330150000002</c:v>
                </c:pt>
                <c:pt idx="272">
                  <c:v>44.589187250000002</c:v>
                </c:pt>
                <c:pt idx="273">
                  <c:v>51.60950596</c:v>
                </c:pt>
                <c:pt idx="274">
                  <c:v>58.436095340000001</c:v>
                </c:pt>
                <c:pt idx="275">
                  <c:v>65.022002810000004</c:v>
                </c:pt>
                <c:pt idx="276">
                  <c:v>71.309917519999999</c:v>
                </c:pt>
                <c:pt idx="277">
                  <c:v>77.348810049999997</c:v>
                </c:pt>
                <c:pt idx="278">
                  <c:v>83.175591170000004</c:v>
                </c:pt>
                <c:pt idx="279">
                  <c:v>88.707024540000006</c:v>
                </c:pt>
                <c:pt idx="280">
                  <c:v>93.802462070000004</c:v>
                </c:pt>
                <c:pt idx="281">
                  <c:v>98.460469470000007</c:v>
                </c:pt>
                <c:pt idx="282">
                  <c:v>102.63015799999999</c:v>
                </c:pt>
                <c:pt idx="283">
                  <c:v>106.32088570000001</c:v>
                </c:pt>
                <c:pt idx="284">
                  <c:v>109.37140770000001</c:v>
                </c:pt>
                <c:pt idx="285">
                  <c:v>111.53842210000001</c:v>
                </c:pt>
                <c:pt idx="286">
                  <c:v>112.73760710000001</c:v>
                </c:pt>
                <c:pt idx="287">
                  <c:v>113.01544509999999</c:v>
                </c:pt>
                <c:pt idx="288">
                  <c:v>112.52551649999999</c:v>
                </c:pt>
                <c:pt idx="289">
                  <c:v>111.3632199</c:v>
                </c:pt>
                <c:pt idx="290">
                  <c:v>109.5772798</c:v>
                </c:pt>
                <c:pt idx="291">
                  <c:v>107.1810741</c:v>
                </c:pt>
                <c:pt idx="292">
                  <c:v>104.1936398</c:v>
                </c:pt>
                <c:pt idx="293">
                  <c:v>100.7011337</c:v>
                </c:pt>
                <c:pt idx="294">
                  <c:v>96.822056529999998</c:v>
                </c:pt>
                <c:pt idx="295">
                  <c:v>92.706147819999998</c:v>
                </c:pt>
                <c:pt idx="296">
                  <c:v>88.434174119999994</c:v>
                </c:pt>
                <c:pt idx="297">
                  <c:v>84.026502059999999</c:v>
                </c:pt>
                <c:pt idx="298">
                  <c:v>79.533316319999997</c:v>
                </c:pt>
                <c:pt idx="299">
                  <c:v>74.980822149999995</c:v>
                </c:pt>
                <c:pt idx="300">
                  <c:v>70.324767370000004</c:v>
                </c:pt>
                <c:pt idx="301">
                  <c:v>65.523746200000005</c:v>
                </c:pt>
                <c:pt idx="302">
                  <c:v>60.491439560000003</c:v>
                </c:pt>
                <c:pt idx="303">
                  <c:v>55.218790370000001</c:v>
                </c:pt>
                <c:pt idx="304">
                  <c:v>49.82262368</c:v>
                </c:pt>
                <c:pt idx="305">
                  <c:v>44.408460550000001</c:v>
                </c:pt>
                <c:pt idx="306">
                  <c:v>39.008379120000001</c:v>
                </c:pt>
                <c:pt idx="307">
                  <c:v>33.573843869999997</c:v>
                </c:pt>
                <c:pt idx="308">
                  <c:v>27.967976579999998</c:v>
                </c:pt>
                <c:pt idx="309">
                  <c:v>22.037211580000001</c:v>
                </c:pt>
                <c:pt idx="310">
                  <c:v>15.689199370000001</c:v>
                </c:pt>
                <c:pt idx="311">
                  <c:v>9.0219752660000001</c:v>
                </c:pt>
                <c:pt idx="312">
                  <c:v>2.2670974799999999</c:v>
                </c:pt>
                <c:pt idx="313">
                  <c:v>-4.3755932690000003</c:v>
                </c:pt>
                <c:pt idx="314">
                  <c:v>-10.78062472</c:v>
                </c:pt>
                <c:pt idx="315">
                  <c:v>-16.912970009999999</c:v>
                </c:pt>
                <c:pt idx="316">
                  <c:v>-22.81590293</c:v>
                </c:pt>
                <c:pt idx="317">
                  <c:v>-28.564675770000001</c:v>
                </c:pt>
                <c:pt idx="318">
                  <c:v>-34.229027379999998</c:v>
                </c:pt>
                <c:pt idx="319">
                  <c:v>-39.78864437</c:v>
                </c:pt>
                <c:pt idx="320">
                  <c:v>-45.145906240000002</c:v>
                </c:pt>
                <c:pt idx="321">
                  <c:v>-50.182971879999997</c:v>
                </c:pt>
                <c:pt idx="322">
                  <c:v>-54.7852465</c:v>
                </c:pt>
                <c:pt idx="323">
                  <c:v>-58.851748630000003</c:v>
                </c:pt>
                <c:pt idx="324">
                  <c:v>-62.473223140000002</c:v>
                </c:pt>
                <c:pt idx="325">
                  <c:v>-65.853519989999995</c:v>
                </c:pt>
                <c:pt idx="326">
                  <c:v>-69.161538230000005</c:v>
                </c:pt>
                <c:pt idx="327">
                  <c:v>-72.53533161</c:v>
                </c:pt>
                <c:pt idx="328">
                  <c:v>-75.990286879999999</c:v>
                </c:pt>
                <c:pt idx="329">
                  <c:v>-79.424403280000007</c:v>
                </c:pt>
                <c:pt idx="330">
                  <c:v>-82.753051029999995</c:v>
                </c:pt>
                <c:pt idx="331">
                  <c:v>-85.937219089999999</c:v>
                </c:pt>
                <c:pt idx="332">
                  <c:v>-88.990613690000004</c:v>
                </c:pt>
                <c:pt idx="333">
                  <c:v>-91.965240019999996</c:v>
                </c:pt>
                <c:pt idx="334">
                  <c:v>-94.935044439999999</c:v>
                </c:pt>
                <c:pt idx="335">
                  <c:v>-98.045950289999993</c:v>
                </c:pt>
                <c:pt idx="336">
                  <c:v>-101.41529319999999</c:v>
                </c:pt>
                <c:pt idx="337">
                  <c:v>-104.99212540000001</c:v>
                </c:pt>
                <c:pt idx="338">
                  <c:v>-108.3537934</c:v>
                </c:pt>
                <c:pt idx="339">
                  <c:v>-110.76898799999999</c:v>
                </c:pt>
                <c:pt idx="340">
                  <c:v>-111.6167243</c:v>
                </c:pt>
                <c:pt idx="341">
                  <c:v>-110.9161288</c:v>
                </c:pt>
                <c:pt idx="342">
                  <c:v>-109.17413310000001</c:v>
                </c:pt>
                <c:pt idx="343">
                  <c:v>-106.91845910000001</c:v>
                </c:pt>
                <c:pt idx="344">
                  <c:v>-104.5326804</c:v>
                </c:pt>
                <c:pt idx="345">
                  <c:v>-102.1704057</c:v>
                </c:pt>
                <c:pt idx="346">
                  <c:v>-99.692969379999994</c:v>
                </c:pt>
                <c:pt idx="347">
                  <c:v>-96.763352710000007</c:v>
                </c:pt>
                <c:pt idx="348">
                  <c:v>-93.129603329999995</c:v>
                </c:pt>
                <c:pt idx="349">
                  <c:v>-88.665519950000004</c:v>
                </c:pt>
                <c:pt idx="350">
                  <c:v>-83.434431450000005</c:v>
                </c:pt>
                <c:pt idx="351">
                  <c:v>-77.619554320000006</c:v>
                </c:pt>
                <c:pt idx="352">
                  <c:v>-71.38065177</c:v>
                </c:pt>
                <c:pt idx="353">
                  <c:v>-64.8801311</c:v>
                </c:pt>
                <c:pt idx="354">
                  <c:v>-58.049393559999999</c:v>
                </c:pt>
                <c:pt idx="355">
                  <c:v>-50.610893599999997</c:v>
                </c:pt>
                <c:pt idx="356">
                  <c:v>-42.29918541</c:v>
                </c:pt>
                <c:pt idx="357">
                  <c:v>-32.826167300000002</c:v>
                </c:pt>
                <c:pt idx="358">
                  <c:v>-22.070324020000001</c:v>
                </c:pt>
                <c:pt idx="359">
                  <c:v>-10.209689279999999</c:v>
                </c:pt>
                <c:pt idx="360">
                  <c:v>2.350811228</c:v>
                </c:pt>
                <c:pt idx="361">
                  <c:v>15.038759580000001</c:v>
                </c:pt>
                <c:pt idx="362">
                  <c:v>27.214928449999999</c:v>
                </c:pt>
                <c:pt idx="363">
                  <c:v>38.29532596</c:v>
                </c:pt>
                <c:pt idx="364">
                  <c:v>48.324409080000002</c:v>
                </c:pt>
                <c:pt idx="365">
                  <c:v>57.74776044</c:v>
                </c:pt>
                <c:pt idx="366">
                  <c:v>66.816762389999994</c:v>
                </c:pt>
                <c:pt idx="367">
                  <c:v>75.674236339999993</c:v>
                </c:pt>
                <c:pt idx="368">
                  <c:v>84.321269079999993</c:v>
                </c:pt>
                <c:pt idx="369">
                  <c:v>92.512124600000007</c:v>
                </c:pt>
                <c:pt idx="370">
                  <c:v>100.0071708</c:v>
                </c:pt>
                <c:pt idx="371">
                  <c:v>106.8025289</c:v>
                </c:pt>
                <c:pt idx="372">
                  <c:v>113.0507497</c:v>
                </c:pt>
                <c:pt idx="373">
                  <c:v>118.9692124</c:v>
                </c:pt>
                <c:pt idx="374">
                  <c:v>124.56267010000001</c:v>
                </c:pt>
                <c:pt idx="375">
                  <c:v>129.44036550000001</c:v>
                </c:pt>
                <c:pt idx="376">
                  <c:v>133.24791640000001</c:v>
                </c:pt>
                <c:pt idx="377">
                  <c:v>135.76221820000001</c:v>
                </c:pt>
                <c:pt idx="378">
                  <c:v>137.0132998</c:v>
                </c:pt>
                <c:pt idx="379">
                  <c:v>137.46756880000001</c:v>
                </c:pt>
                <c:pt idx="380">
                  <c:v>137.67505070000001</c:v>
                </c:pt>
                <c:pt idx="381">
                  <c:v>138.0003298</c:v>
                </c:pt>
                <c:pt idx="382">
                  <c:v>138.3621421</c:v>
                </c:pt>
                <c:pt idx="383">
                  <c:v>138.2866223</c:v>
                </c:pt>
                <c:pt idx="384">
                  <c:v>137.35247190000001</c:v>
                </c:pt>
                <c:pt idx="385">
                  <c:v>135.325512</c:v>
                </c:pt>
                <c:pt idx="386">
                  <c:v>132.20908399999999</c:v>
                </c:pt>
                <c:pt idx="387">
                  <c:v>128.1301646</c:v>
                </c:pt>
                <c:pt idx="388">
                  <c:v>123.33007739999999</c:v>
                </c:pt>
                <c:pt idx="389">
                  <c:v>118.150679</c:v>
                </c:pt>
                <c:pt idx="390">
                  <c:v>112.9163291</c:v>
                </c:pt>
                <c:pt idx="391">
                  <c:v>107.7670322</c:v>
                </c:pt>
                <c:pt idx="392">
                  <c:v>102.65639779999999</c:v>
                </c:pt>
                <c:pt idx="393">
                  <c:v>97.455312329999998</c:v>
                </c:pt>
                <c:pt idx="394">
                  <c:v>92.030728049999993</c:v>
                </c:pt>
                <c:pt idx="395">
                  <c:v>86.258692049999993</c:v>
                </c:pt>
                <c:pt idx="396">
                  <c:v>80.099918819999999</c:v>
                </c:pt>
                <c:pt idx="397">
                  <c:v>73.666911929999998</c:v>
                </c:pt>
                <c:pt idx="398">
                  <c:v>67.113233710000003</c:v>
                </c:pt>
                <c:pt idx="399">
                  <c:v>60.740430029999999</c:v>
                </c:pt>
                <c:pt idx="400">
                  <c:v>54.648900869999999</c:v>
                </c:pt>
                <c:pt idx="401">
                  <c:v>48.695079499999999</c:v>
                </c:pt>
                <c:pt idx="402">
                  <c:v>42.572218769999999</c:v>
                </c:pt>
                <c:pt idx="403">
                  <c:v>36.034848150000002</c:v>
                </c:pt>
                <c:pt idx="404">
                  <c:v>28.993848509999999</c:v>
                </c:pt>
                <c:pt idx="405">
                  <c:v>21.520431760000001</c:v>
                </c:pt>
                <c:pt idx="406">
                  <c:v>13.78845866</c:v>
                </c:pt>
                <c:pt idx="407">
                  <c:v>6.0603811700000003</c:v>
                </c:pt>
                <c:pt idx="408">
                  <c:v>-1.560638134</c:v>
                </c:pt>
                <c:pt idx="409">
                  <c:v>-9.1316913110000009</c:v>
                </c:pt>
                <c:pt idx="410">
                  <c:v>-16.677250220000001</c:v>
                </c:pt>
                <c:pt idx="411">
                  <c:v>-24.24654482</c:v>
                </c:pt>
                <c:pt idx="412">
                  <c:v>-31.881992159999999</c:v>
                </c:pt>
                <c:pt idx="413">
                  <c:v>-39.55107486</c:v>
                </c:pt>
                <c:pt idx="414">
                  <c:v>-47.270608279999998</c:v>
                </c:pt>
                <c:pt idx="415">
                  <c:v>-54.945848480000002</c:v>
                </c:pt>
                <c:pt idx="416">
                  <c:v>-62.54202849</c:v>
                </c:pt>
                <c:pt idx="417">
                  <c:v>-70.030694560000001</c:v>
                </c:pt>
                <c:pt idx="418">
                  <c:v>-77.325164009999995</c:v>
                </c:pt>
                <c:pt idx="419">
                  <c:v>-84.333529170000006</c:v>
                </c:pt>
                <c:pt idx="420">
                  <c:v>-90.809286319999998</c:v>
                </c:pt>
                <c:pt idx="421">
                  <c:v>-96.327053559999996</c:v>
                </c:pt>
                <c:pt idx="422">
                  <c:v>-100.56580150000001</c:v>
                </c:pt>
                <c:pt idx="423">
                  <c:v>-103.5691661</c:v>
                </c:pt>
                <c:pt idx="424">
                  <c:v>-105.62792930000001</c:v>
                </c:pt>
                <c:pt idx="425">
                  <c:v>-107.1609253</c:v>
                </c:pt>
                <c:pt idx="426">
                  <c:v>-108.55795550000001</c:v>
                </c:pt>
                <c:pt idx="427">
                  <c:v>-110.05645699999999</c:v>
                </c:pt>
                <c:pt idx="428">
                  <c:v>-111.6606443</c:v>
                </c:pt>
                <c:pt idx="429">
                  <c:v>-113.13645150000001</c:v>
                </c:pt>
                <c:pt idx="430">
                  <c:v>-114.0696378</c:v>
                </c:pt>
                <c:pt idx="431">
                  <c:v>-114.1355487</c:v>
                </c:pt>
                <c:pt idx="432">
                  <c:v>-113.1812994</c:v>
                </c:pt>
                <c:pt idx="433">
                  <c:v>-111.2262877</c:v>
                </c:pt>
                <c:pt idx="434">
                  <c:v>-108.40663499999999</c:v>
                </c:pt>
                <c:pt idx="435">
                  <c:v>-104.9250498</c:v>
                </c:pt>
                <c:pt idx="436">
                  <c:v>-101.0140413</c:v>
                </c:pt>
                <c:pt idx="437">
                  <c:v>-96.899137460000006</c:v>
                </c:pt>
                <c:pt idx="438">
                  <c:v>-92.732992150000001</c:v>
                </c:pt>
                <c:pt idx="439">
                  <c:v>-88.555186210000002</c:v>
                </c:pt>
                <c:pt idx="440">
                  <c:v>-84.270012809999997</c:v>
                </c:pt>
                <c:pt idx="441">
                  <c:v>-79.777251770000007</c:v>
                </c:pt>
                <c:pt idx="442">
                  <c:v>-74.971633830000002</c:v>
                </c:pt>
                <c:pt idx="443">
                  <c:v>-69.637143859999995</c:v>
                </c:pt>
                <c:pt idx="444">
                  <c:v>-63.6162232</c:v>
                </c:pt>
                <c:pt idx="445">
                  <c:v>-56.920819139999999</c:v>
                </c:pt>
                <c:pt idx="446">
                  <c:v>-49.699282230000001</c:v>
                </c:pt>
                <c:pt idx="447">
                  <c:v>-42.196695490000003</c:v>
                </c:pt>
                <c:pt idx="448">
                  <c:v>-34.60378798</c:v>
                </c:pt>
                <c:pt idx="449">
                  <c:v>-27.020945680000001</c:v>
                </c:pt>
                <c:pt idx="450">
                  <c:v>-19.472005670000001</c:v>
                </c:pt>
                <c:pt idx="451">
                  <c:v>-11.92952871</c:v>
                </c:pt>
                <c:pt idx="452">
                  <c:v>-4.326069918</c:v>
                </c:pt>
                <c:pt idx="453">
                  <c:v>3.49943464</c:v>
                </c:pt>
                <c:pt idx="454">
                  <c:v>11.59223231</c:v>
                </c:pt>
                <c:pt idx="455">
                  <c:v>19.72464304</c:v>
                </c:pt>
                <c:pt idx="456">
                  <c:v>27.59434426</c:v>
                </c:pt>
                <c:pt idx="457">
                  <c:v>35.0126621</c:v>
                </c:pt>
                <c:pt idx="458">
                  <c:v>41.948698329999999</c:v>
                </c:pt>
                <c:pt idx="459">
                  <c:v>48.554441089999997</c:v>
                </c:pt>
                <c:pt idx="460">
                  <c:v>55.104518579999997</c:v>
                </c:pt>
                <c:pt idx="461">
                  <c:v>61.703595749999998</c:v>
                </c:pt>
                <c:pt idx="462">
                  <c:v>68.343461099999999</c:v>
                </c:pt>
                <c:pt idx="463">
                  <c:v>74.842654580000001</c:v>
                </c:pt>
                <c:pt idx="464">
                  <c:v>80.661445939999993</c:v>
                </c:pt>
                <c:pt idx="465">
                  <c:v>85.374184729999996</c:v>
                </c:pt>
                <c:pt idx="466">
                  <c:v>88.975061010000005</c:v>
                </c:pt>
                <c:pt idx="467">
                  <c:v>91.871525989999995</c:v>
                </c:pt>
                <c:pt idx="468">
                  <c:v>94.648187230000005</c:v>
                </c:pt>
                <c:pt idx="469">
                  <c:v>97.91622083</c:v>
                </c:pt>
                <c:pt idx="470">
                  <c:v>101.891683</c:v>
                </c:pt>
                <c:pt idx="471">
                  <c:v>106.038543</c:v>
                </c:pt>
                <c:pt idx="472">
                  <c:v>109.6806696</c:v>
                </c:pt>
                <c:pt idx="473">
                  <c:v>112.234328</c:v>
                </c:pt>
                <c:pt idx="474">
                  <c:v>113.4178658</c:v>
                </c:pt>
                <c:pt idx="475">
                  <c:v>113.46047919999999</c:v>
                </c:pt>
                <c:pt idx="476">
                  <c:v>112.92293859999999</c:v>
                </c:pt>
                <c:pt idx="477">
                  <c:v>112.47283609999999</c:v>
                </c:pt>
                <c:pt idx="478">
                  <c:v>112.5838443</c:v>
                </c:pt>
                <c:pt idx="479">
                  <c:v>112.88695250000001</c:v>
                </c:pt>
                <c:pt idx="480">
                  <c:v>112.6767473</c:v>
                </c:pt>
                <c:pt idx="481">
                  <c:v>111.4577106</c:v>
                </c:pt>
                <c:pt idx="482">
                  <c:v>108.967675</c:v>
                </c:pt>
                <c:pt idx="483">
                  <c:v>105.2621999</c:v>
                </c:pt>
                <c:pt idx="484">
                  <c:v>100.7911491</c:v>
                </c:pt>
                <c:pt idx="485">
                  <c:v>96.396490929999999</c:v>
                </c:pt>
                <c:pt idx="486">
                  <c:v>92.31221875</c:v>
                </c:pt>
                <c:pt idx="487">
                  <c:v>88.355318600000004</c:v>
                </c:pt>
                <c:pt idx="488">
                  <c:v>84.225220739999997</c:v>
                </c:pt>
                <c:pt idx="489">
                  <c:v>79.662774970000001</c:v>
                </c:pt>
                <c:pt idx="490">
                  <c:v>74.577502569999993</c:v>
                </c:pt>
                <c:pt idx="491">
                  <c:v>69.040864619999994</c:v>
                </c:pt>
                <c:pt idx="492">
                  <c:v>63.172581489999999</c:v>
                </c:pt>
                <c:pt idx="493">
                  <c:v>57.142897920000003</c:v>
                </c:pt>
                <c:pt idx="494">
                  <c:v>51.095122760000002</c:v>
                </c:pt>
                <c:pt idx="495">
                  <c:v>45.046562119999997</c:v>
                </c:pt>
                <c:pt idx="496">
                  <c:v>38.95023776</c:v>
                </c:pt>
                <c:pt idx="497">
                  <c:v>32.718912160000002</c:v>
                </c:pt>
                <c:pt idx="498">
                  <c:v>26.233110799999999</c:v>
                </c:pt>
                <c:pt idx="499">
                  <c:v>19.41646265</c:v>
                </c:pt>
                <c:pt idx="500">
                  <c:v>12.207319330000001</c:v>
                </c:pt>
                <c:pt idx="501">
                  <c:v>4.6869148660000004</c:v>
                </c:pt>
                <c:pt idx="502">
                  <c:v>-2.9706431709999999</c:v>
                </c:pt>
                <c:pt idx="503">
                  <c:v>-10.717642570000001</c:v>
                </c:pt>
                <c:pt idx="504">
                  <c:v>-18.59070212</c:v>
                </c:pt>
                <c:pt idx="505">
                  <c:v>-26.52913401</c:v>
                </c:pt>
                <c:pt idx="506">
                  <c:v>-34.479366669999997</c:v>
                </c:pt>
                <c:pt idx="507">
                  <c:v>-42.505235020000001</c:v>
                </c:pt>
                <c:pt idx="508">
                  <c:v>-50.666417439999996</c:v>
                </c:pt>
                <c:pt idx="509">
                  <c:v>-58.85521353</c:v>
                </c:pt>
                <c:pt idx="510">
                  <c:v>-66.789042480000006</c:v>
                </c:pt>
                <c:pt idx="511">
                  <c:v>-74.266679629999999</c:v>
                </c:pt>
                <c:pt idx="512">
                  <c:v>-81.198553500000003</c:v>
                </c:pt>
                <c:pt idx="513">
                  <c:v>-87.420049230000004</c:v>
                </c:pt>
                <c:pt idx="514">
                  <c:v>-92.756533020000006</c:v>
                </c:pt>
                <c:pt idx="515">
                  <c:v>-97.373976339999999</c:v>
                </c:pt>
                <c:pt idx="516">
                  <c:v>-101.5550178</c:v>
                </c:pt>
                <c:pt idx="517">
                  <c:v>-105.5567849</c:v>
                </c:pt>
                <c:pt idx="518">
                  <c:v>-109.5054112</c:v>
                </c:pt>
                <c:pt idx="519">
                  <c:v>-113.4595654</c:v>
                </c:pt>
                <c:pt idx="520">
                  <c:v>-117.44933519999999</c:v>
                </c:pt>
                <c:pt idx="521">
                  <c:v>-121.363696</c:v>
                </c:pt>
                <c:pt idx="522">
                  <c:v>-125.0599785</c:v>
                </c:pt>
                <c:pt idx="523">
                  <c:v>-128.34031569999999</c:v>
                </c:pt>
                <c:pt idx="524">
                  <c:v>-130.95958690000001</c:v>
                </c:pt>
                <c:pt idx="525">
                  <c:v>-132.7700902</c:v>
                </c:pt>
                <c:pt idx="526">
                  <c:v>-133.72189599999999</c:v>
                </c:pt>
                <c:pt idx="527">
                  <c:v>-133.77159710000001</c:v>
                </c:pt>
                <c:pt idx="528">
                  <c:v>-132.90360459999999</c:v>
                </c:pt>
                <c:pt idx="529">
                  <c:v>-131.10220140000001</c:v>
                </c:pt>
                <c:pt idx="530">
                  <c:v>-128.44120469999999</c:v>
                </c:pt>
                <c:pt idx="531">
                  <c:v>-125.05478220000001</c:v>
                </c:pt>
                <c:pt idx="532">
                  <c:v>-121.06466279999999</c:v>
                </c:pt>
                <c:pt idx="533">
                  <c:v>-116.6293845</c:v>
                </c:pt>
                <c:pt idx="534">
                  <c:v>-111.9039645</c:v>
                </c:pt>
                <c:pt idx="535">
                  <c:v>-107.0049842</c:v>
                </c:pt>
                <c:pt idx="536">
                  <c:v>-102.0179181</c:v>
                </c:pt>
                <c:pt idx="537">
                  <c:v>-96.971424600000006</c:v>
                </c:pt>
                <c:pt idx="538">
                  <c:v>-91.819440029999996</c:v>
                </c:pt>
                <c:pt idx="539">
                  <c:v>-86.440077489999993</c:v>
                </c:pt>
                <c:pt idx="540">
                  <c:v>-80.716348819999993</c:v>
                </c:pt>
                <c:pt idx="541">
                  <c:v>-74.547514340000006</c:v>
                </c:pt>
                <c:pt idx="542">
                  <c:v>-67.818215390000006</c:v>
                </c:pt>
                <c:pt idx="543">
                  <c:v>-60.40554247</c:v>
                </c:pt>
                <c:pt idx="544">
                  <c:v>-52.271683920000001</c:v>
                </c:pt>
                <c:pt idx="545">
                  <c:v>-43.41078246</c:v>
                </c:pt>
                <c:pt idx="546">
                  <c:v>-33.86088779</c:v>
                </c:pt>
                <c:pt idx="547">
                  <c:v>-23.759554189999999</c:v>
                </c:pt>
                <c:pt idx="548">
                  <c:v>-13.161647009999999</c:v>
                </c:pt>
                <c:pt idx="549">
                  <c:v>-2.1428960300000002</c:v>
                </c:pt>
                <c:pt idx="550">
                  <c:v>9.2213834509999995</c:v>
                </c:pt>
                <c:pt idx="551">
                  <c:v>20.904379259999999</c:v>
                </c:pt>
                <c:pt idx="552">
                  <c:v>32.906062779999999</c:v>
                </c:pt>
                <c:pt idx="553">
                  <c:v>45.195530400000003</c:v>
                </c:pt>
                <c:pt idx="554">
                  <c:v>57.746232089999999</c:v>
                </c:pt>
                <c:pt idx="555">
                  <c:v>70.308903209999997</c:v>
                </c:pt>
                <c:pt idx="556">
                  <c:v>82.121061010000005</c:v>
                </c:pt>
                <c:pt idx="557">
                  <c:v>92.259656590000006</c:v>
                </c:pt>
                <c:pt idx="558">
                  <c:v>99.9683457</c:v>
                </c:pt>
                <c:pt idx="559">
                  <c:v>105.56926369999999</c:v>
                </c:pt>
                <c:pt idx="560">
                  <c:v>109.7775297</c:v>
                </c:pt>
                <c:pt idx="561">
                  <c:v>113.08813120000001</c:v>
                </c:pt>
                <c:pt idx="562">
                  <c:v>116.02162389999999</c:v>
                </c:pt>
                <c:pt idx="563">
                  <c:v>118.9886328</c:v>
                </c:pt>
                <c:pt idx="564">
                  <c:v>122.09699550000001</c:v>
                </c:pt>
                <c:pt idx="565">
                  <c:v>125.1956735</c:v>
                </c:pt>
                <c:pt idx="566">
                  <c:v>127.9829273</c:v>
                </c:pt>
                <c:pt idx="567">
                  <c:v>130.223837</c:v>
                </c:pt>
                <c:pt idx="568">
                  <c:v>131.58486920000001</c:v>
                </c:pt>
                <c:pt idx="569">
                  <c:v>131.96935110000001</c:v>
                </c:pt>
                <c:pt idx="570">
                  <c:v>131.65565989999999</c:v>
                </c:pt>
                <c:pt idx="571">
                  <c:v>130.94616120000001</c:v>
                </c:pt>
                <c:pt idx="572">
                  <c:v>130.06707220000001</c:v>
                </c:pt>
                <c:pt idx="573">
                  <c:v>129.0715241</c:v>
                </c:pt>
                <c:pt idx="574">
                  <c:v>127.7863066</c:v>
                </c:pt>
                <c:pt idx="575">
                  <c:v>125.9848727</c:v>
                </c:pt>
                <c:pt idx="576">
                  <c:v>123.5186319</c:v>
                </c:pt>
                <c:pt idx="577">
                  <c:v>120.3112608</c:v>
                </c:pt>
                <c:pt idx="578">
                  <c:v>116.4163504</c:v>
                </c:pt>
                <c:pt idx="579">
                  <c:v>111.9349656</c:v>
                </c:pt>
                <c:pt idx="580">
                  <c:v>107.0165799</c:v>
                </c:pt>
                <c:pt idx="581">
                  <c:v>101.8557612</c:v>
                </c:pt>
                <c:pt idx="582">
                  <c:v>96.643237310000004</c:v>
                </c:pt>
                <c:pt idx="583">
                  <c:v>91.467205179999993</c:v>
                </c:pt>
                <c:pt idx="584">
                  <c:v>86.293189459999994</c:v>
                </c:pt>
                <c:pt idx="585">
                  <c:v>81.031164290000007</c:v>
                </c:pt>
                <c:pt idx="586">
                  <c:v>75.58425321</c:v>
                </c:pt>
                <c:pt idx="587">
                  <c:v>69.931214679999997</c:v>
                </c:pt>
                <c:pt idx="588">
                  <c:v>64.042746390000005</c:v>
                </c:pt>
                <c:pt idx="589">
                  <c:v>57.90043704</c:v>
                </c:pt>
                <c:pt idx="590">
                  <c:v>51.549190660000001</c:v>
                </c:pt>
                <c:pt idx="591">
                  <c:v>45.102560590000003</c:v>
                </c:pt>
                <c:pt idx="592">
                  <c:v>38.710450510000001</c:v>
                </c:pt>
                <c:pt idx="593">
                  <c:v>32.440639580000003</c:v>
                </c:pt>
                <c:pt idx="594">
                  <c:v>26.21881857</c:v>
                </c:pt>
                <c:pt idx="595">
                  <c:v>19.855034379999999</c:v>
                </c:pt>
                <c:pt idx="596">
                  <c:v>13.25577569</c:v>
                </c:pt>
                <c:pt idx="597">
                  <c:v>6.4212809200000001</c:v>
                </c:pt>
                <c:pt idx="598">
                  <c:v>-0.55909157799999998</c:v>
                </c:pt>
                <c:pt idx="599">
                  <c:v>-7.5379953469999998</c:v>
                </c:pt>
                <c:pt idx="600">
                  <c:v>-14.38475476</c:v>
                </c:pt>
                <c:pt idx="601">
                  <c:v>-20.965906660000002</c:v>
                </c:pt>
                <c:pt idx="602">
                  <c:v>-27.18543309</c:v>
                </c:pt>
                <c:pt idx="603">
                  <c:v>-33.093672150000003</c:v>
                </c:pt>
                <c:pt idx="604">
                  <c:v>-38.793493609999999</c:v>
                </c:pt>
                <c:pt idx="605">
                  <c:v>-44.441193929999997</c:v>
                </c:pt>
                <c:pt idx="606">
                  <c:v>-50.114619140000002</c:v>
                </c:pt>
                <c:pt idx="607">
                  <c:v>-55.691631510000001</c:v>
                </c:pt>
                <c:pt idx="608">
                  <c:v>-61.03716558</c:v>
                </c:pt>
                <c:pt idx="609">
                  <c:v>-66.036016329999995</c:v>
                </c:pt>
                <c:pt idx="610">
                  <c:v>-70.663629940000007</c:v>
                </c:pt>
                <c:pt idx="611">
                  <c:v>-74.976378650000001</c:v>
                </c:pt>
                <c:pt idx="612">
                  <c:v>-79.118657589999998</c:v>
                </c:pt>
                <c:pt idx="613">
                  <c:v>-83.225517580000002</c:v>
                </c:pt>
                <c:pt idx="614">
                  <c:v>-87.296667929999998</c:v>
                </c:pt>
                <c:pt idx="615">
                  <c:v>-91.317108230000002</c:v>
                </c:pt>
                <c:pt idx="616">
                  <c:v>-95.201990809999998</c:v>
                </c:pt>
                <c:pt idx="617">
                  <c:v>-98.76691993</c:v>
                </c:pt>
                <c:pt idx="618">
                  <c:v>-101.94896679999999</c:v>
                </c:pt>
                <c:pt idx="619">
                  <c:v>-104.83608049999999</c:v>
                </c:pt>
                <c:pt idx="620">
                  <c:v>-107.47939940000001</c:v>
                </c:pt>
                <c:pt idx="621">
                  <c:v>-109.9435416</c:v>
                </c:pt>
                <c:pt idx="622">
                  <c:v>-112.2716125</c:v>
                </c:pt>
                <c:pt idx="623">
                  <c:v>-114.3689346</c:v>
                </c:pt>
                <c:pt idx="624">
                  <c:v>-115.9079942</c:v>
                </c:pt>
                <c:pt idx="625">
                  <c:v>-116.6602563</c:v>
                </c:pt>
                <c:pt idx="626">
                  <c:v>-116.5652161</c:v>
                </c:pt>
                <c:pt idx="627">
                  <c:v>-115.6899478</c:v>
                </c:pt>
                <c:pt idx="628">
                  <c:v>-114.17675319999999</c:v>
                </c:pt>
                <c:pt idx="629">
                  <c:v>-112.17408810000001</c:v>
                </c:pt>
                <c:pt idx="630">
                  <c:v>-109.7607941</c:v>
                </c:pt>
                <c:pt idx="631">
                  <c:v>-106.92874209999999</c:v>
                </c:pt>
                <c:pt idx="632">
                  <c:v>-103.58481449999999</c:v>
                </c:pt>
                <c:pt idx="633">
                  <c:v>-99.565404479999998</c:v>
                </c:pt>
                <c:pt idx="634">
                  <c:v>-94.719617549999995</c:v>
                </c:pt>
                <c:pt idx="635">
                  <c:v>-88.957990379999998</c:v>
                </c:pt>
                <c:pt idx="636">
                  <c:v>-82.301861310000007</c:v>
                </c:pt>
                <c:pt idx="637">
                  <c:v>-74.816834099999994</c:v>
                </c:pt>
                <c:pt idx="638">
                  <c:v>-66.632347559999999</c:v>
                </c:pt>
                <c:pt idx="639">
                  <c:v>-57.954161130000003</c:v>
                </c:pt>
                <c:pt idx="640">
                  <c:v>-48.952312409999998</c:v>
                </c:pt>
                <c:pt idx="641">
                  <c:v>-39.678992059999999</c:v>
                </c:pt>
                <c:pt idx="642">
                  <c:v>-30.002095499999999</c:v>
                </c:pt>
                <c:pt idx="643">
                  <c:v>-19.749603189999998</c:v>
                </c:pt>
                <c:pt idx="644">
                  <c:v>-8.9606480039999994</c:v>
                </c:pt>
                <c:pt idx="645">
                  <c:v>2.2646996160000001</c:v>
                </c:pt>
                <c:pt idx="646">
                  <c:v>13.822670560000001</c:v>
                </c:pt>
                <c:pt idx="647">
                  <c:v>25.534918730000001</c:v>
                </c:pt>
                <c:pt idx="648">
                  <c:v>37.1266727</c:v>
                </c:pt>
                <c:pt idx="649">
                  <c:v>48.192090559999997</c:v>
                </c:pt>
                <c:pt idx="650">
                  <c:v>58.521467090000002</c:v>
                </c:pt>
                <c:pt idx="651">
                  <c:v>67.891737410000005</c:v>
                </c:pt>
                <c:pt idx="652">
                  <c:v>75.933058380000006</c:v>
                </c:pt>
                <c:pt idx="653">
                  <c:v>82.804359399999996</c:v>
                </c:pt>
                <c:pt idx="654">
                  <c:v>89.063519429999999</c:v>
                </c:pt>
                <c:pt idx="655">
                  <c:v>95.098648019999999</c:v>
                </c:pt>
                <c:pt idx="656">
                  <c:v>101.2117946</c:v>
                </c:pt>
                <c:pt idx="657">
                  <c:v>107.45545970000001</c:v>
                </c:pt>
                <c:pt idx="658">
                  <c:v>113.5487263</c:v>
                </c:pt>
                <c:pt idx="659">
                  <c:v>119.15660459999999</c:v>
                </c:pt>
                <c:pt idx="660">
                  <c:v>124.0467266</c:v>
                </c:pt>
                <c:pt idx="661">
                  <c:v>127.86784249999999</c:v>
                </c:pt>
                <c:pt idx="662">
                  <c:v>130.43685289999999</c:v>
                </c:pt>
                <c:pt idx="663">
                  <c:v>131.97353860000001</c:v>
                </c:pt>
                <c:pt idx="664">
                  <c:v>132.7503332</c:v>
                </c:pt>
                <c:pt idx="665">
                  <c:v>133.04967350000001</c:v>
                </c:pt>
                <c:pt idx="666">
                  <c:v>133.12584390000001</c:v>
                </c:pt>
                <c:pt idx="667">
                  <c:v>133.0230277</c:v>
                </c:pt>
                <c:pt idx="668">
                  <c:v>132.60335549999999</c:v>
                </c:pt>
                <c:pt idx="669">
                  <c:v>131.66514849999999</c:v>
                </c:pt>
                <c:pt idx="670">
                  <c:v>130.0841709</c:v>
                </c:pt>
                <c:pt idx="671">
                  <c:v>127.8249079</c:v>
                </c:pt>
                <c:pt idx="672">
                  <c:v>124.90787589999999</c:v>
                </c:pt>
                <c:pt idx="673">
                  <c:v>121.39192319999999</c:v>
                </c:pt>
                <c:pt idx="674">
                  <c:v>117.4346254</c:v>
                </c:pt>
                <c:pt idx="675">
                  <c:v>113.1601048</c:v>
                </c:pt>
                <c:pt idx="676">
                  <c:v>108.60727780000001</c:v>
                </c:pt>
                <c:pt idx="677">
                  <c:v>103.7665825</c:v>
                </c:pt>
                <c:pt idx="678">
                  <c:v>98.640945869999996</c:v>
                </c:pt>
                <c:pt idx="679">
                  <c:v>93.225685150000004</c:v>
                </c:pt>
                <c:pt idx="680">
                  <c:v>87.497647810000004</c:v>
                </c:pt>
                <c:pt idx="681">
                  <c:v>81.537750489999993</c:v>
                </c:pt>
                <c:pt idx="682">
                  <c:v>75.445233079999994</c:v>
                </c:pt>
                <c:pt idx="683">
                  <c:v>69.379009760000002</c:v>
                </c:pt>
                <c:pt idx="684">
                  <c:v>63.458052909999999</c:v>
                </c:pt>
                <c:pt idx="685">
                  <c:v>57.58618663</c:v>
                </c:pt>
                <c:pt idx="686">
                  <c:v>51.608898959999998</c:v>
                </c:pt>
                <c:pt idx="687">
                  <c:v>45.403504460000001</c:v>
                </c:pt>
                <c:pt idx="688">
                  <c:v>38.93919717</c:v>
                </c:pt>
                <c:pt idx="689">
                  <c:v>32.235740999999997</c:v>
                </c:pt>
                <c:pt idx="690">
                  <c:v>25.399868399999999</c:v>
                </c:pt>
                <c:pt idx="691">
                  <c:v>18.524523940000002</c:v>
                </c:pt>
                <c:pt idx="692">
                  <c:v>11.75061706</c:v>
                </c:pt>
                <c:pt idx="693">
                  <c:v>5.2415776950000001</c:v>
                </c:pt>
                <c:pt idx="694">
                  <c:v>-1.0508780980000001</c:v>
                </c:pt>
                <c:pt idx="695">
                  <c:v>-7.3364810360000003</c:v>
                </c:pt>
                <c:pt idx="696">
                  <c:v>-13.797136760000001</c:v>
                </c:pt>
                <c:pt idx="697">
                  <c:v>-20.48024144</c:v>
                </c:pt>
                <c:pt idx="698">
                  <c:v>-27.37470295</c:v>
                </c:pt>
                <c:pt idx="699">
                  <c:v>-34.30054647</c:v>
                </c:pt>
                <c:pt idx="700">
                  <c:v>-41.067849359999997</c:v>
                </c:pt>
                <c:pt idx="701">
                  <c:v>-47.633629880000001</c:v>
                </c:pt>
                <c:pt idx="702">
                  <c:v>-54.013218260000002</c:v>
                </c:pt>
                <c:pt idx="703">
                  <c:v>-60.338320510000003</c:v>
                </c:pt>
                <c:pt idx="704">
                  <c:v>-66.6828261</c:v>
                </c:pt>
                <c:pt idx="705">
                  <c:v>-73.017776339999998</c:v>
                </c:pt>
                <c:pt idx="706">
                  <c:v>-79.298038109999993</c:v>
                </c:pt>
                <c:pt idx="707">
                  <c:v>-85.494360869999994</c:v>
                </c:pt>
                <c:pt idx="708">
                  <c:v>-91.464115730000003</c:v>
                </c:pt>
                <c:pt idx="709">
                  <c:v>-97.062014739999995</c:v>
                </c:pt>
                <c:pt idx="710">
                  <c:v>-102.0998902</c:v>
                </c:pt>
                <c:pt idx="711">
                  <c:v>-106.3669178</c:v>
                </c:pt>
                <c:pt idx="712">
                  <c:v>-109.84827629999999</c:v>
                </c:pt>
                <c:pt idx="713">
                  <c:v>-112.743236</c:v>
                </c:pt>
                <c:pt idx="714">
                  <c:v>-115.2878219</c:v>
                </c:pt>
                <c:pt idx="715">
                  <c:v>-117.6576544</c:v>
                </c:pt>
                <c:pt idx="716">
                  <c:v>-119.929011</c:v>
                </c:pt>
                <c:pt idx="717">
                  <c:v>-122.08282029999999</c:v>
                </c:pt>
                <c:pt idx="718">
                  <c:v>-124.0634325</c:v>
                </c:pt>
                <c:pt idx="719">
                  <c:v>-125.74581550000001</c:v>
                </c:pt>
                <c:pt idx="720">
                  <c:v>-127.0032774</c:v>
                </c:pt>
                <c:pt idx="721">
                  <c:v>-127.6109069</c:v>
                </c:pt>
                <c:pt idx="722">
                  <c:v>-127.2958553</c:v>
                </c:pt>
                <c:pt idx="723">
                  <c:v>-125.9783802</c:v>
                </c:pt>
                <c:pt idx="724">
                  <c:v>-123.7820485</c:v>
                </c:pt>
                <c:pt idx="725">
                  <c:v>-120.8753213</c:v>
                </c:pt>
                <c:pt idx="726">
                  <c:v>-117.4560838</c:v>
                </c:pt>
                <c:pt idx="727">
                  <c:v>-113.7113275</c:v>
                </c:pt>
                <c:pt idx="728">
                  <c:v>-109.7191892</c:v>
                </c:pt>
                <c:pt idx="729">
                  <c:v>-105.4938727</c:v>
                </c:pt>
                <c:pt idx="730">
                  <c:v>-101.0369577</c:v>
                </c:pt>
                <c:pt idx="731">
                  <c:v>-96.341871999999995</c:v>
                </c:pt>
                <c:pt idx="732">
                  <c:v>-91.371961279999994</c:v>
                </c:pt>
                <c:pt idx="733">
                  <c:v>-86.058702389999993</c:v>
                </c:pt>
                <c:pt idx="734">
                  <c:v>-80.314725330000002</c:v>
                </c:pt>
                <c:pt idx="735">
                  <c:v>-74.073923359999995</c:v>
                </c:pt>
                <c:pt idx="736">
                  <c:v>-67.282068129999999</c:v>
                </c:pt>
                <c:pt idx="737">
                  <c:v>-59.865191729999999</c:v>
                </c:pt>
                <c:pt idx="738">
                  <c:v>-51.694201620000001</c:v>
                </c:pt>
                <c:pt idx="739">
                  <c:v>-42.67174662</c:v>
                </c:pt>
                <c:pt idx="740">
                  <c:v>-32.811211550000003</c:v>
                </c:pt>
                <c:pt idx="741">
                  <c:v>-22.182424000000001</c:v>
                </c:pt>
                <c:pt idx="742">
                  <c:v>-10.798218479999999</c:v>
                </c:pt>
                <c:pt idx="743">
                  <c:v>1.2188939700000001</c:v>
                </c:pt>
                <c:pt idx="744">
                  <c:v>13.69194779</c:v>
                </c:pt>
                <c:pt idx="745">
                  <c:v>26.538729570000001</c:v>
                </c:pt>
                <c:pt idx="746">
                  <c:v>39.64212148</c:v>
                </c:pt>
                <c:pt idx="747">
                  <c:v>52.737910589999998</c:v>
                </c:pt>
                <c:pt idx="748">
                  <c:v>65.676948300000006</c:v>
                </c:pt>
                <c:pt idx="749">
                  <c:v>77.991097280000005</c:v>
                </c:pt>
                <c:pt idx="750">
                  <c:v>88.972394550000004</c:v>
                </c:pt>
                <c:pt idx="751">
                  <c:v>97.744735300000002</c:v>
                </c:pt>
                <c:pt idx="752">
                  <c:v>103.7057947</c:v>
                </c:pt>
                <c:pt idx="753">
                  <c:v>107.57476699999999</c:v>
                </c:pt>
                <c:pt idx="754">
                  <c:v>110.17283759999999</c:v>
                </c:pt>
                <c:pt idx="755">
                  <c:v>112.26922140000001</c:v>
                </c:pt>
                <c:pt idx="756">
                  <c:v>114.530612</c:v>
                </c:pt>
                <c:pt idx="757">
                  <c:v>117.2432506</c:v>
                </c:pt>
                <c:pt idx="758">
                  <c:v>120.2220856</c:v>
                </c:pt>
                <c:pt idx="759">
                  <c:v>123.0311734</c:v>
                </c:pt>
                <c:pt idx="760">
                  <c:v>125.31883379999999</c:v>
                </c:pt>
                <c:pt idx="761">
                  <c:v>126.73088180000001</c:v>
                </c:pt>
                <c:pt idx="762">
                  <c:v>127.0059972</c:v>
                </c:pt>
                <c:pt idx="763">
                  <c:v>126.2559286</c:v>
                </c:pt>
                <c:pt idx="764">
                  <c:v>124.86590080000001</c:v>
                </c:pt>
                <c:pt idx="765">
                  <c:v>123.2467364</c:v>
                </c:pt>
                <c:pt idx="766">
                  <c:v>121.59837760000001</c:v>
                </c:pt>
                <c:pt idx="767">
                  <c:v>119.9587677</c:v>
                </c:pt>
                <c:pt idx="768">
                  <c:v>118.21652210000001</c:v>
                </c:pt>
                <c:pt idx="769">
                  <c:v>116.2099547</c:v>
                </c:pt>
                <c:pt idx="770">
                  <c:v>113.81195</c:v>
                </c:pt>
                <c:pt idx="771">
                  <c:v>110.87286</c:v>
                </c:pt>
                <c:pt idx="772">
                  <c:v>107.2749931</c:v>
                </c:pt>
                <c:pt idx="773">
                  <c:v>103.0979676</c:v>
                </c:pt>
                <c:pt idx="774">
                  <c:v>98.601892899999996</c:v>
                </c:pt>
                <c:pt idx="775">
                  <c:v>94.098378920000002</c:v>
                </c:pt>
                <c:pt idx="776">
                  <c:v>89.772633690000006</c:v>
                </c:pt>
                <c:pt idx="777">
                  <c:v>85.584637229999998</c:v>
                </c:pt>
                <c:pt idx="778">
                  <c:v>81.38810857</c:v>
                </c:pt>
                <c:pt idx="779">
                  <c:v>76.971899579999999</c:v>
                </c:pt>
                <c:pt idx="780">
                  <c:v>72.169891019999994</c:v>
                </c:pt>
                <c:pt idx="781">
                  <c:v>66.955661219999996</c:v>
                </c:pt>
                <c:pt idx="782">
                  <c:v>61.410495240000003</c:v>
                </c:pt>
                <c:pt idx="783">
                  <c:v>55.752423550000003</c:v>
                </c:pt>
                <c:pt idx="784">
                  <c:v>50.244458899999998</c:v>
                </c:pt>
                <c:pt idx="785">
                  <c:v>44.96406013</c:v>
                </c:pt>
                <c:pt idx="786">
                  <c:v>39.75215206</c:v>
                </c:pt>
                <c:pt idx="787">
                  <c:v>34.356508859999998</c:v>
                </c:pt>
                <c:pt idx="788">
                  <c:v>28.58547604</c:v>
                </c:pt>
                <c:pt idx="789">
                  <c:v>22.540888200000001</c:v>
                </c:pt>
                <c:pt idx="790">
                  <c:v>16.542695800000001</c:v>
                </c:pt>
                <c:pt idx="791">
                  <c:v>10.85848244</c:v>
                </c:pt>
                <c:pt idx="792">
                  <c:v>5.5396403940000001</c:v>
                </c:pt>
                <c:pt idx="793">
                  <c:v>0.49597882599999998</c:v>
                </c:pt>
                <c:pt idx="794">
                  <c:v>-4.5120636100000002</c:v>
                </c:pt>
                <c:pt idx="795">
                  <c:v>-9.7195741980000001</c:v>
                </c:pt>
                <c:pt idx="796">
                  <c:v>-15.149950029999999</c:v>
                </c:pt>
                <c:pt idx="797">
                  <c:v>-20.731358589999999</c:v>
                </c:pt>
                <c:pt idx="798">
                  <c:v>-26.229899939999999</c:v>
                </c:pt>
                <c:pt idx="799">
                  <c:v>-31.38503296</c:v>
                </c:pt>
                <c:pt idx="800">
                  <c:v>-36.115437999999997</c:v>
                </c:pt>
                <c:pt idx="801">
                  <c:v>-40.439388460000004</c:v>
                </c:pt>
                <c:pt idx="802">
                  <c:v>-44.486014089999998</c:v>
                </c:pt>
                <c:pt idx="803">
                  <c:v>-48.390224230000001</c:v>
                </c:pt>
                <c:pt idx="804">
                  <c:v>-52.180130949999999</c:v>
                </c:pt>
                <c:pt idx="805">
                  <c:v>-55.987718450000003</c:v>
                </c:pt>
                <c:pt idx="806">
                  <c:v>-59.901489320000003</c:v>
                </c:pt>
                <c:pt idx="807">
                  <c:v>-63.720921990000001</c:v>
                </c:pt>
                <c:pt idx="808">
                  <c:v>-67.19099645</c:v>
                </c:pt>
                <c:pt idx="809">
                  <c:v>-70.15730404</c:v>
                </c:pt>
                <c:pt idx="810">
                  <c:v>-72.679884400000006</c:v>
                </c:pt>
                <c:pt idx="811">
                  <c:v>-74.948348559999999</c:v>
                </c:pt>
                <c:pt idx="812">
                  <c:v>-77.146607299999999</c:v>
                </c:pt>
                <c:pt idx="813">
                  <c:v>-79.366717859999994</c:v>
                </c:pt>
                <c:pt idx="814">
                  <c:v>-81.658796620000004</c:v>
                </c:pt>
                <c:pt idx="815">
                  <c:v>-84.094511609999998</c:v>
                </c:pt>
                <c:pt idx="816">
                  <c:v>-86.687751779999999</c:v>
                </c:pt>
                <c:pt idx="817">
                  <c:v>-89.304620580000005</c:v>
                </c:pt>
                <c:pt idx="818">
                  <c:v>-91.703665270000002</c:v>
                </c:pt>
                <c:pt idx="819">
                  <c:v>-93.669109939999998</c:v>
                </c:pt>
                <c:pt idx="820">
                  <c:v>-95.126893719999998</c:v>
                </c:pt>
                <c:pt idx="821">
                  <c:v>-96.13143565</c:v>
                </c:pt>
                <c:pt idx="822">
                  <c:v>-96.724980040000005</c:v>
                </c:pt>
                <c:pt idx="823">
                  <c:v>-96.874092480000002</c:v>
                </c:pt>
                <c:pt idx="824">
                  <c:v>-96.552731410000007</c:v>
                </c:pt>
                <c:pt idx="825">
                  <c:v>-95.766853859999998</c:v>
                </c:pt>
                <c:pt idx="826">
                  <c:v>-94.579725260000004</c:v>
                </c:pt>
                <c:pt idx="827">
                  <c:v>-93.008110160000001</c:v>
                </c:pt>
                <c:pt idx="828">
                  <c:v>-90.990565649999994</c:v>
                </c:pt>
                <c:pt idx="829">
                  <c:v>-88.427325940000003</c:v>
                </c:pt>
                <c:pt idx="830">
                  <c:v>-85.222652179999997</c:v>
                </c:pt>
                <c:pt idx="831">
                  <c:v>-81.212910519999994</c:v>
                </c:pt>
                <c:pt idx="832">
                  <c:v>-76.364294810000004</c:v>
                </c:pt>
                <c:pt idx="833">
                  <c:v>-70.798797730000004</c:v>
                </c:pt>
                <c:pt idx="834">
                  <c:v>-64.61351836</c:v>
                </c:pt>
                <c:pt idx="835">
                  <c:v>-57.818196450000002</c:v>
                </c:pt>
                <c:pt idx="836">
                  <c:v>-50.41569776</c:v>
                </c:pt>
                <c:pt idx="837">
                  <c:v>-42.446150330000002</c:v>
                </c:pt>
                <c:pt idx="838">
                  <c:v>-33.905408399999999</c:v>
                </c:pt>
                <c:pt idx="839">
                  <c:v>-24.763080370000001</c:v>
                </c:pt>
                <c:pt idx="840">
                  <c:v>-15.074614540000001</c:v>
                </c:pt>
                <c:pt idx="841">
                  <c:v>-4.9371497529999999</c:v>
                </c:pt>
                <c:pt idx="842">
                  <c:v>5.5236248220000004</c:v>
                </c:pt>
                <c:pt idx="843">
                  <c:v>16.244018730000001</c:v>
                </c:pt>
                <c:pt idx="844">
                  <c:v>27.155270430000002</c:v>
                </c:pt>
                <c:pt idx="845">
                  <c:v>38.072970519999998</c:v>
                </c:pt>
                <c:pt idx="846">
                  <c:v>48.86656799</c:v>
                </c:pt>
                <c:pt idx="847">
                  <c:v>59.150622669999997</c:v>
                </c:pt>
                <c:pt idx="848">
                  <c:v>68.493748620000005</c:v>
                </c:pt>
                <c:pt idx="849">
                  <c:v>76.952222989999996</c:v>
                </c:pt>
                <c:pt idx="850">
                  <c:v>84.786217530000002</c:v>
                </c:pt>
                <c:pt idx="851">
                  <c:v>92.165852580000006</c:v>
                </c:pt>
                <c:pt idx="852">
                  <c:v>99.096404100000001</c:v>
                </c:pt>
                <c:pt idx="853">
                  <c:v>105.39883140000001</c:v>
                </c:pt>
                <c:pt idx="854">
                  <c:v>110.6096596</c:v>
                </c:pt>
                <c:pt idx="855">
                  <c:v>114.1105637</c:v>
                </c:pt>
                <c:pt idx="856">
                  <c:v>115.8818868</c:v>
                </c:pt>
                <c:pt idx="857">
                  <c:v>116.3127416</c:v>
                </c:pt>
                <c:pt idx="858">
                  <c:v>116.0152633</c:v>
                </c:pt>
                <c:pt idx="859">
                  <c:v>115.5315848</c:v>
                </c:pt>
                <c:pt idx="860">
                  <c:v>115.1988932</c:v>
                </c:pt>
                <c:pt idx="861">
                  <c:v>114.8960785</c:v>
                </c:pt>
                <c:pt idx="862">
                  <c:v>114.3529265</c:v>
                </c:pt>
                <c:pt idx="863">
                  <c:v>113.3416082</c:v>
                </c:pt>
                <c:pt idx="864">
                  <c:v>111.80208279999999</c:v>
                </c:pt>
                <c:pt idx="865">
                  <c:v>109.7527123</c:v>
                </c:pt>
                <c:pt idx="866">
                  <c:v>107.2451137</c:v>
                </c:pt>
                <c:pt idx="867">
                  <c:v>104.3865327</c:v>
                </c:pt>
                <c:pt idx="868">
                  <c:v>101.1954578</c:v>
                </c:pt>
                <c:pt idx="869">
                  <c:v>97.587466259999999</c:v>
                </c:pt>
                <c:pt idx="870">
                  <c:v>93.477942780000006</c:v>
                </c:pt>
                <c:pt idx="871">
                  <c:v>88.882574599999998</c:v>
                </c:pt>
                <c:pt idx="872">
                  <c:v>83.97196735</c:v>
                </c:pt>
                <c:pt idx="873">
                  <c:v>78.991829999999993</c:v>
                </c:pt>
                <c:pt idx="874">
                  <c:v>74.077737659999997</c:v>
                </c:pt>
                <c:pt idx="875">
                  <c:v>69.096643510000007</c:v>
                </c:pt>
                <c:pt idx="876">
                  <c:v>63.899037280000002</c:v>
                </c:pt>
                <c:pt idx="877">
                  <c:v>58.405279610000001</c:v>
                </c:pt>
                <c:pt idx="878">
                  <c:v>52.667826380000001</c:v>
                </c:pt>
                <c:pt idx="879">
                  <c:v>46.828267089999997</c:v>
                </c:pt>
                <c:pt idx="880">
                  <c:v>41.10069463</c:v>
                </c:pt>
                <c:pt idx="881">
                  <c:v>35.588575179999999</c:v>
                </c:pt>
                <c:pt idx="882">
                  <c:v>30.179646179999999</c:v>
                </c:pt>
                <c:pt idx="883">
                  <c:v>24.644435829999999</c:v>
                </c:pt>
                <c:pt idx="884">
                  <c:v>18.762301359999999</c:v>
                </c:pt>
                <c:pt idx="885">
                  <c:v>12.45180163</c:v>
                </c:pt>
                <c:pt idx="886">
                  <c:v>5.8336661769999996</c:v>
                </c:pt>
                <c:pt idx="887">
                  <c:v>-0.95046818700000002</c:v>
                </c:pt>
                <c:pt idx="888">
                  <c:v>-7.801815403</c:v>
                </c:pt>
                <c:pt idx="889">
                  <c:v>-14.6116803</c:v>
                </c:pt>
                <c:pt idx="890">
                  <c:v>-21.238734529999999</c:v>
                </c:pt>
                <c:pt idx="891">
                  <c:v>-27.72198406</c:v>
                </c:pt>
                <c:pt idx="892">
                  <c:v>-34.1487774</c:v>
                </c:pt>
                <c:pt idx="893">
                  <c:v>-40.729483850000001</c:v>
                </c:pt>
                <c:pt idx="894">
                  <c:v>-47.570832490000001</c:v>
                </c:pt>
                <c:pt idx="895">
                  <c:v>-54.609140519999997</c:v>
                </c:pt>
                <c:pt idx="896">
                  <c:v>-61.752743189999997</c:v>
                </c:pt>
                <c:pt idx="897">
                  <c:v>-68.910979490000003</c:v>
                </c:pt>
                <c:pt idx="898">
                  <c:v>-75.855729240000002</c:v>
                </c:pt>
                <c:pt idx="899">
                  <c:v>-82.450832869999999</c:v>
                </c:pt>
                <c:pt idx="900">
                  <c:v>-88.667111559999995</c:v>
                </c:pt>
                <c:pt idx="901">
                  <c:v>-94.456251330000001</c:v>
                </c:pt>
                <c:pt idx="902">
                  <c:v>-99.816896700000001</c:v>
                </c:pt>
                <c:pt idx="903">
                  <c:v>-104.81077929999999</c:v>
                </c:pt>
                <c:pt idx="904">
                  <c:v>-109.4842809</c:v>
                </c:pt>
                <c:pt idx="905">
                  <c:v>-113.87417550000001</c:v>
                </c:pt>
                <c:pt idx="906">
                  <c:v>-118.0444021</c:v>
                </c:pt>
                <c:pt idx="907">
                  <c:v>-121.9844983</c:v>
                </c:pt>
                <c:pt idx="908">
                  <c:v>-125.5381398</c:v>
                </c:pt>
                <c:pt idx="909">
                  <c:v>-128.50187750000001</c:v>
                </c:pt>
                <c:pt idx="910">
                  <c:v>-130.76038930000001</c:v>
                </c:pt>
                <c:pt idx="911">
                  <c:v>-132.2377023</c:v>
                </c:pt>
                <c:pt idx="912">
                  <c:v>-132.8926481</c:v>
                </c:pt>
                <c:pt idx="913">
                  <c:v>-132.79190009999999</c:v>
                </c:pt>
                <c:pt idx="914">
                  <c:v>-132.0045676</c:v>
                </c:pt>
                <c:pt idx="915">
                  <c:v>-130.54861030000001</c:v>
                </c:pt>
                <c:pt idx="916">
                  <c:v>-128.3298882</c:v>
                </c:pt>
                <c:pt idx="917">
                  <c:v>-125.3166004</c:v>
                </c:pt>
                <c:pt idx="918">
                  <c:v>-121.50977709999999</c:v>
                </c:pt>
                <c:pt idx="919">
                  <c:v>-116.9850424</c:v>
                </c:pt>
                <c:pt idx="920">
                  <c:v>-111.8650181</c:v>
                </c:pt>
                <c:pt idx="921">
                  <c:v>-106.26794</c:v>
                </c:pt>
                <c:pt idx="922">
                  <c:v>-100.3735243</c:v>
                </c:pt>
                <c:pt idx="923">
                  <c:v>-94.295923369999997</c:v>
                </c:pt>
                <c:pt idx="924">
                  <c:v>-88.057021820000003</c:v>
                </c:pt>
                <c:pt idx="925">
                  <c:v>-81.499465150000006</c:v>
                </c:pt>
                <c:pt idx="926">
                  <c:v>-74.396056639999998</c:v>
                </c:pt>
                <c:pt idx="927">
                  <c:v>-66.555236910000005</c:v>
                </c:pt>
                <c:pt idx="928">
                  <c:v>-57.877729510000002</c:v>
                </c:pt>
                <c:pt idx="929">
                  <c:v>-48.37971048</c:v>
                </c:pt>
                <c:pt idx="930">
                  <c:v>-38.174750670000002</c:v>
                </c:pt>
                <c:pt idx="931">
                  <c:v>-27.594739359999998</c:v>
                </c:pt>
                <c:pt idx="932">
                  <c:v>-17.122683590000001</c:v>
                </c:pt>
                <c:pt idx="933">
                  <c:v>-6.9418067810000004</c:v>
                </c:pt>
                <c:pt idx="934">
                  <c:v>3.127571514</c:v>
                </c:pt>
                <c:pt idx="935">
                  <c:v>13.41271236</c:v>
                </c:pt>
                <c:pt idx="936">
                  <c:v>24.232015199999999</c:v>
                </c:pt>
                <c:pt idx="937">
                  <c:v>35.845543290000002</c:v>
                </c:pt>
                <c:pt idx="938">
                  <c:v>48.241248450000001</c:v>
                </c:pt>
                <c:pt idx="939">
                  <c:v>60.790423160000003</c:v>
                </c:pt>
                <c:pt idx="940">
                  <c:v>72.611844820000002</c:v>
                </c:pt>
                <c:pt idx="941">
                  <c:v>83.00659838</c:v>
                </c:pt>
                <c:pt idx="942">
                  <c:v>91.32345995</c:v>
                </c:pt>
                <c:pt idx="943">
                  <c:v>97.183964869999997</c:v>
                </c:pt>
                <c:pt idx="944">
                  <c:v>101.02120789999999</c:v>
                </c:pt>
                <c:pt idx="945">
                  <c:v>103.6378454</c:v>
                </c:pt>
                <c:pt idx="946">
                  <c:v>105.7545605</c:v>
                </c:pt>
                <c:pt idx="947">
                  <c:v>107.86717229999999</c:v>
                </c:pt>
                <c:pt idx="948">
                  <c:v>110.0466792</c:v>
                </c:pt>
                <c:pt idx="949">
                  <c:v>112.09365149999999</c:v>
                </c:pt>
                <c:pt idx="950">
                  <c:v>113.71258090000001</c:v>
                </c:pt>
                <c:pt idx="951">
                  <c:v>114.8106834</c:v>
                </c:pt>
                <c:pt idx="952">
                  <c:v>115.47411270000001</c:v>
                </c:pt>
                <c:pt idx="953">
                  <c:v>115.81357850000001</c:v>
                </c:pt>
                <c:pt idx="954">
                  <c:v>115.8016123</c:v>
                </c:pt>
                <c:pt idx="955">
                  <c:v>115.2756263</c:v>
                </c:pt>
                <c:pt idx="956">
                  <c:v>114.13648739999999</c:v>
                </c:pt>
                <c:pt idx="957">
                  <c:v>112.4051012</c:v>
                </c:pt>
                <c:pt idx="958">
                  <c:v>110.2164221</c:v>
                </c:pt>
                <c:pt idx="959">
                  <c:v>107.7011846</c:v>
                </c:pt>
                <c:pt idx="960">
                  <c:v>105.00955399999999</c:v>
                </c:pt>
                <c:pt idx="961">
                  <c:v>102.223178</c:v>
                </c:pt>
                <c:pt idx="962">
                  <c:v>99.272603669999995</c:v>
                </c:pt>
                <c:pt idx="963">
                  <c:v>96.028153880000005</c:v>
                </c:pt>
                <c:pt idx="964">
                  <c:v>92.455532880000007</c:v>
                </c:pt>
                <c:pt idx="965">
                  <c:v>88.535333019999996</c:v>
                </c:pt>
                <c:pt idx="966">
                  <c:v>84.351700800000003</c:v>
                </c:pt>
                <c:pt idx="967">
                  <c:v>80.050193870000001</c:v>
                </c:pt>
                <c:pt idx="968">
                  <c:v>75.672153570000006</c:v>
                </c:pt>
                <c:pt idx="969">
                  <c:v>71.183625579999998</c:v>
                </c:pt>
                <c:pt idx="970">
                  <c:v>66.485445749999997</c:v>
                </c:pt>
                <c:pt idx="971">
                  <c:v>61.514410990000002</c:v>
                </c:pt>
                <c:pt idx="972">
                  <c:v>56.225774850000001</c:v>
                </c:pt>
                <c:pt idx="973">
                  <c:v>50.624751109999998</c:v>
                </c:pt>
                <c:pt idx="974">
                  <c:v>44.803377009999998</c:v>
                </c:pt>
                <c:pt idx="975">
                  <c:v>38.927927390000001</c:v>
                </c:pt>
                <c:pt idx="976">
                  <c:v>33.021790979999999</c:v>
                </c:pt>
                <c:pt idx="977">
                  <c:v>26.922560059999999</c:v>
                </c:pt>
                <c:pt idx="978">
                  <c:v>20.56367796</c:v>
                </c:pt>
                <c:pt idx="979">
                  <c:v>13.942231960000001</c:v>
                </c:pt>
                <c:pt idx="980">
                  <c:v>7.0996731449999997</c:v>
                </c:pt>
                <c:pt idx="981">
                  <c:v>0.178145262</c:v>
                </c:pt>
                <c:pt idx="982">
                  <c:v>-6.6579978830000002</c:v>
                </c:pt>
                <c:pt idx="983">
                  <c:v>-13.27656303</c:v>
                </c:pt>
                <c:pt idx="984">
                  <c:v>-19.6385842</c:v>
                </c:pt>
                <c:pt idx="985">
                  <c:v>-25.80066386</c:v>
                </c:pt>
                <c:pt idx="986">
                  <c:v>-31.86140954</c:v>
                </c:pt>
                <c:pt idx="987">
                  <c:v>-37.88922625</c:v>
                </c:pt>
                <c:pt idx="988">
                  <c:v>-43.963796469999998</c:v>
                </c:pt>
                <c:pt idx="989">
                  <c:v>-50.11960062</c:v>
                </c:pt>
                <c:pt idx="990">
                  <c:v>-56.317928729999998</c:v>
                </c:pt>
                <c:pt idx="991">
                  <c:v>-62.440465330000002</c:v>
                </c:pt>
                <c:pt idx="992">
                  <c:v>-68.419870779999997</c:v>
                </c:pt>
                <c:pt idx="993">
                  <c:v>-74.161136010000007</c:v>
                </c:pt>
                <c:pt idx="994">
                  <c:v>-79.635598150000007</c:v>
                </c:pt>
                <c:pt idx="995">
                  <c:v>-84.918360890000002</c:v>
                </c:pt>
                <c:pt idx="996">
                  <c:v>-90.113015570000002</c:v>
                </c:pt>
                <c:pt idx="997">
                  <c:v>-95.364170560000005</c:v>
                </c:pt>
                <c:pt idx="998">
                  <c:v>-100.67222649999999</c:v>
                </c:pt>
                <c:pt idx="999">
                  <c:v>-105.89160889999999</c:v>
                </c:pt>
                <c:pt idx="1000">
                  <c:v>-110.7948324</c:v>
                </c:pt>
                <c:pt idx="1001">
                  <c:v>-115.08924450000001</c:v>
                </c:pt>
                <c:pt idx="1002">
                  <c:v>-118.60705249999999</c:v>
                </c:pt>
                <c:pt idx="1003">
                  <c:v>-121.2476053</c:v>
                </c:pt>
                <c:pt idx="1004">
                  <c:v>-122.9941707</c:v>
                </c:pt>
                <c:pt idx="1005">
                  <c:v>-123.9731951</c:v>
                </c:pt>
                <c:pt idx="1006">
                  <c:v>-124.3091119</c:v>
                </c:pt>
                <c:pt idx="1007">
                  <c:v>-124.004801</c:v>
                </c:pt>
                <c:pt idx="1008">
                  <c:v>-122.98760249999999</c:v>
                </c:pt>
                <c:pt idx="1009">
                  <c:v>-121.16861900000001</c:v>
                </c:pt>
                <c:pt idx="1010">
                  <c:v>-118.4918352</c:v>
                </c:pt>
                <c:pt idx="1011">
                  <c:v>-114.913746</c:v>
                </c:pt>
                <c:pt idx="1012">
                  <c:v>-110.451138</c:v>
                </c:pt>
                <c:pt idx="1013">
                  <c:v>-105.1500838</c:v>
                </c:pt>
                <c:pt idx="1014">
                  <c:v>-99.137976019999996</c:v>
                </c:pt>
                <c:pt idx="1015">
                  <c:v>-92.585755160000005</c:v>
                </c:pt>
                <c:pt idx="1016">
                  <c:v>-85.648276659999993</c:v>
                </c:pt>
                <c:pt idx="1017">
                  <c:v>-78.3753423</c:v>
                </c:pt>
                <c:pt idx="1018">
                  <c:v>-70.686316520000005</c:v>
                </c:pt>
                <c:pt idx="1019">
                  <c:v>-62.330117729999998</c:v>
                </c:pt>
                <c:pt idx="1020">
                  <c:v>-52.97869103</c:v>
                </c:pt>
                <c:pt idx="1021">
                  <c:v>-42.426197569999999</c:v>
                </c:pt>
                <c:pt idx="1022">
                  <c:v>-30.79424264</c:v>
                </c:pt>
                <c:pt idx="1023">
                  <c:v>-18.402388210000002</c:v>
                </c:pt>
                <c:pt idx="1024">
                  <c:v>-5.6944551030000001</c:v>
                </c:pt>
                <c:pt idx="1025">
                  <c:v>6.9690304589999998</c:v>
                </c:pt>
                <c:pt idx="1026">
                  <c:v>19.401342769999999</c:v>
                </c:pt>
                <c:pt idx="1027">
                  <c:v>31.47290495</c:v>
                </c:pt>
                <c:pt idx="1028">
                  <c:v>42.924265140000003</c:v>
                </c:pt>
                <c:pt idx="1029">
                  <c:v>52.896265829999997</c:v>
                </c:pt>
                <c:pt idx="1030">
                  <c:v>60.862551959999998</c:v>
                </c:pt>
                <c:pt idx="1031">
                  <c:v>67.343958380000004</c:v>
                </c:pt>
                <c:pt idx="1032">
                  <c:v>73.257783130000007</c:v>
                </c:pt>
                <c:pt idx="1033">
                  <c:v>79.443095409999998</c:v>
                </c:pt>
                <c:pt idx="1034">
                  <c:v>86.102931479999995</c:v>
                </c:pt>
                <c:pt idx="1035">
                  <c:v>92.858051529999997</c:v>
                </c:pt>
                <c:pt idx="1036">
                  <c:v>99.237952059999998</c:v>
                </c:pt>
                <c:pt idx="1037">
                  <c:v>104.78681159999999</c:v>
                </c:pt>
                <c:pt idx="1038">
                  <c:v>108.8929842</c:v>
                </c:pt>
                <c:pt idx="1039">
                  <c:v>111.31800560000001</c:v>
                </c:pt>
                <c:pt idx="1040">
                  <c:v>112.3102178</c:v>
                </c:pt>
                <c:pt idx="1041">
                  <c:v>112.3541561</c:v>
                </c:pt>
                <c:pt idx="1042">
                  <c:v>111.88210650000001</c:v>
                </c:pt>
                <c:pt idx="1043">
                  <c:v>111.3056895</c:v>
                </c:pt>
                <c:pt idx="1044">
                  <c:v>110.8581447</c:v>
                </c:pt>
                <c:pt idx="1045">
                  <c:v>110.4672557</c:v>
                </c:pt>
                <c:pt idx="1046">
                  <c:v>109.93064819999999</c:v>
                </c:pt>
                <c:pt idx="1047">
                  <c:v>109.0970425</c:v>
                </c:pt>
                <c:pt idx="1048">
                  <c:v>107.8083297</c:v>
                </c:pt>
                <c:pt idx="1049">
                  <c:v>106.0358538</c:v>
                </c:pt>
                <c:pt idx="1050">
                  <c:v>103.81382120000001</c:v>
                </c:pt>
                <c:pt idx="1051">
                  <c:v>101.2508558</c:v>
                </c:pt>
                <c:pt idx="1052">
                  <c:v>98.480047799999994</c:v>
                </c:pt>
                <c:pt idx="1053">
                  <c:v>95.560835890000007</c:v>
                </c:pt>
                <c:pt idx="1054">
                  <c:v>92.521892410000007</c:v>
                </c:pt>
                <c:pt idx="1055">
                  <c:v>89.337343700000005</c:v>
                </c:pt>
                <c:pt idx="1056">
                  <c:v>85.987627009999997</c:v>
                </c:pt>
                <c:pt idx="1057">
                  <c:v>82.46445559</c:v>
                </c:pt>
                <c:pt idx="1058">
                  <c:v>78.744145189999998</c:v>
                </c:pt>
                <c:pt idx="1059">
                  <c:v>74.796336389999993</c:v>
                </c:pt>
                <c:pt idx="1060">
                  <c:v>70.644411939999998</c:v>
                </c:pt>
                <c:pt idx="1061">
                  <c:v>66.379900079999999</c:v>
                </c:pt>
                <c:pt idx="1062">
                  <c:v>62.049855540000003</c:v>
                </c:pt>
                <c:pt idx="1063">
                  <c:v>57.656785509999999</c:v>
                </c:pt>
                <c:pt idx="1064">
                  <c:v>53.139940580000001</c:v>
                </c:pt>
                <c:pt idx="1065">
                  <c:v>48.361658429999999</c:v>
                </c:pt>
                <c:pt idx="1066">
                  <c:v>43.19328616</c:v>
                </c:pt>
                <c:pt idx="1067">
                  <c:v>37.519373020000003</c:v>
                </c:pt>
                <c:pt idx="1068">
                  <c:v>31.287108180000001</c:v>
                </c:pt>
                <c:pt idx="1069">
                  <c:v>24.575148209999998</c:v>
                </c:pt>
                <c:pt idx="1070">
                  <c:v>17.585872670000001</c:v>
                </c:pt>
                <c:pt idx="1071">
                  <c:v>10.57216618</c:v>
                </c:pt>
                <c:pt idx="1072">
                  <c:v>3.7045858530000002</c:v>
                </c:pt>
                <c:pt idx="1073">
                  <c:v>-2.9925692640000001</c:v>
                </c:pt>
                <c:pt idx="1074">
                  <c:v>-9.6214823190000001</c:v>
                </c:pt>
                <c:pt idx="1075">
                  <c:v>-16.385279350000001</c:v>
                </c:pt>
                <c:pt idx="1076">
                  <c:v>-23.43681887</c:v>
                </c:pt>
                <c:pt idx="1077">
                  <c:v>-30.75352487</c:v>
                </c:pt>
                <c:pt idx="1078">
                  <c:v>-38.196270069999997</c:v>
                </c:pt>
                <c:pt idx="1079">
                  <c:v>-45.58870503</c:v>
                </c:pt>
                <c:pt idx="1080">
                  <c:v>-52.779679109999996</c:v>
                </c:pt>
                <c:pt idx="1081">
                  <c:v>-59.712329130000001</c:v>
                </c:pt>
                <c:pt idx="1082">
                  <c:v>-66.32667592</c:v>
                </c:pt>
                <c:pt idx="1083">
                  <c:v>-72.464298049999996</c:v>
                </c:pt>
                <c:pt idx="1084">
                  <c:v>-78.088538639999996</c:v>
                </c:pt>
                <c:pt idx="1085">
                  <c:v>-83.354547949999997</c:v>
                </c:pt>
                <c:pt idx="1086">
                  <c:v>-88.340813389999994</c:v>
                </c:pt>
                <c:pt idx="1087">
                  <c:v>-92.98223136</c:v>
                </c:pt>
                <c:pt idx="1088">
                  <c:v>-97.226342939999995</c:v>
                </c:pt>
                <c:pt idx="1089">
                  <c:v>-101.0496618</c:v>
                </c:pt>
                <c:pt idx="1090">
                  <c:v>-104.3771768</c:v>
                </c:pt>
                <c:pt idx="1091">
                  <c:v>-107.1924313</c:v>
                </c:pt>
                <c:pt idx="1092">
                  <c:v>-109.5744528</c:v>
                </c:pt>
                <c:pt idx="1093">
                  <c:v>-111.618003</c:v>
                </c:pt>
                <c:pt idx="1094">
                  <c:v>-113.4413145</c:v>
                </c:pt>
                <c:pt idx="1095">
                  <c:v>-115.1067199</c:v>
                </c:pt>
                <c:pt idx="1096">
                  <c:v>-116.5786366</c:v>
                </c:pt>
                <c:pt idx="1097">
                  <c:v>-117.84703949999999</c:v>
                </c:pt>
                <c:pt idx="1098">
                  <c:v>-118.87996029999999</c:v>
                </c:pt>
                <c:pt idx="1099">
                  <c:v>-119.55612790000001</c:v>
                </c:pt>
                <c:pt idx="1100">
                  <c:v>-119.7985493</c:v>
                </c:pt>
                <c:pt idx="1101">
                  <c:v>-119.54219620000001</c:v>
                </c:pt>
                <c:pt idx="1102">
                  <c:v>-118.73361509999999</c:v>
                </c:pt>
                <c:pt idx="1103">
                  <c:v>-117.3745919</c:v>
                </c:pt>
                <c:pt idx="1104">
                  <c:v>-115.44972060000001</c:v>
                </c:pt>
                <c:pt idx="1105">
                  <c:v>-112.93078130000001</c:v>
                </c:pt>
                <c:pt idx="1106">
                  <c:v>-109.79759660000001</c:v>
                </c:pt>
                <c:pt idx="1107">
                  <c:v>-106.0933388</c:v>
                </c:pt>
                <c:pt idx="1108">
                  <c:v>-101.89140020000001</c:v>
                </c:pt>
                <c:pt idx="1109">
                  <c:v>-97.224250069999997</c:v>
                </c:pt>
                <c:pt idx="1110">
                  <c:v>-92.016829909999998</c:v>
                </c:pt>
                <c:pt idx="1111">
                  <c:v>-86.179769829999998</c:v>
                </c:pt>
                <c:pt idx="1112">
                  <c:v>-79.627445620000003</c:v>
                </c:pt>
                <c:pt idx="1113">
                  <c:v>-72.275745520000001</c:v>
                </c:pt>
                <c:pt idx="1114">
                  <c:v>-64.05414141</c:v>
                </c:pt>
                <c:pt idx="1115">
                  <c:v>-54.94410671</c:v>
                </c:pt>
                <c:pt idx="1116">
                  <c:v>-44.960545029999999</c:v>
                </c:pt>
                <c:pt idx="1117">
                  <c:v>-34.161330829999997</c:v>
                </c:pt>
                <c:pt idx="1118">
                  <c:v>-22.759444510000002</c:v>
                </c:pt>
                <c:pt idx="1119">
                  <c:v>-11.011371159999999</c:v>
                </c:pt>
                <c:pt idx="1120">
                  <c:v>0.90139749999999996</c:v>
                </c:pt>
                <c:pt idx="1121">
                  <c:v>12.856738529999999</c:v>
                </c:pt>
                <c:pt idx="1122">
                  <c:v>24.791350380000001</c:v>
                </c:pt>
                <c:pt idx="1123">
                  <c:v>36.681038170000001</c:v>
                </c:pt>
                <c:pt idx="1124">
                  <c:v>48.420808809999997</c:v>
                </c:pt>
                <c:pt idx="1125">
                  <c:v>59.77724353</c:v>
                </c:pt>
                <c:pt idx="1126">
                  <c:v>70.474491639999997</c:v>
                </c:pt>
                <c:pt idx="1127">
                  <c:v>80.244241029999998</c:v>
                </c:pt>
                <c:pt idx="1128">
                  <c:v>88.968726869999998</c:v>
                </c:pt>
                <c:pt idx="1129">
                  <c:v>96.613033270000003</c:v>
                </c:pt>
                <c:pt idx="1130">
                  <c:v>103.14667729999999</c:v>
                </c:pt>
                <c:pt idx="1131">
                  <c:v>108.5167355</c:v>
                </c:pt>
                <c:pt idx="1132">
                  <c:v>112.62797569999999</c:v>
                </c:pt>
                <c:pt idx="1133">
                  <c:v>115.5651402</c:v>
                </c:pt>
                <c:pt idx="1134">
                  <c:v>117.7183647</c:v>
                </c:pt>
                <c:pt idx="1135">
                  <c:v>119.56146990000001</c:v>
                </c:pt>
                <c:pt idx="1136">
                  <c:v>121.37875</c:v>
                </c:pt>
                <c:pt idx="1137">
                  <c:v>123.0813637</c:v>
                </c:pt>
                <c:pt idx="1138">
                  <c:v>124.3763697</c:v>
                </c:pt>
                <c:pt idx="1139">
                  <c:v>125.0751049</c:v>
                </c:pt>
                <c:pt idx="1140">
                  <c:v>125.1912317</c:v>
                </c:pt>
                <c:pt idx="1141">
                  <c:v>124.8903442</c:v>
                </c:pt>
                <c:pt idx="1142">
                  <c:v>124.2016924</c:v>
                </c:pt>
                <c:pt idx="1143">
                  <c:v>122.9791572</c:v>
                </c:pt>
                <c:pt idx="1144">
                  <c:v>121.1196461</c:v>
                </c:pt>
                <c:pt idx="1145">
                  <c:v>118.7086772</c:v>
                </c:pt>
                <c:pt idx="1146">
                  <c:v>115.94910969999999</c:v>
                </c:pt>
                <c:pt idx="1147">
                  <c:v>112.9445777</c:v>
                </c:pt>
                <c:pt idx="1148">
                  <c:v>109.64654950000001</c:v>
                </c:pt>
                <c:pt idx="1149">
                  <c:v>105.97025669999999</c:v>
                </c:pt>
                <c:pt idx="1150">
                  <c:v>101.94141689999999</c:v>
                </c:pt>
                <c:pt idx="1151">
                  <c:v>97.603153230000004</c:v>
                </c:pt>
                <c:pt idx="1152">
                  <c:v>93.007123759999999</c:v>
                </c:pt>
                <c:pt idx="1153">
                  <c:v>88.279577329999995</c:v>
                </c:pt>
                <c:pt idx="1154">
                  <c:v>83.558258679999994</c:v>
                </c:pt>
                <c:pt idx="1155">
                  <c:v>78.844928350000004</c:v>
                </c:pt>
                <c:pt idx="1156">
                  <c:v>74.091269639999993</c:v>
                </c:pt>
                <c:pt idx="1157">
                  <c:v>69.212442210000006</c:v>
                </c:pt>
                <c:pt idx="1158">
                  <c:v>64.093480720000002</c:v>
                </c:pt>
                <c:pt idx="1159">
                  <c:v>58.655384990000002</c:v>
                </c:pt>
                <c:pt idx="1160">
                  <c:v>52.896802889999996</c:v>
                </c:pt>
                <c:pt idx="1161">
                  <c:v>46.843170270000002</c:v>
                </c:pt>
                <c:pt idx="1162">
                  <c:v>40.60444201</c:v>
                </c:pt>
                <c:pt idx="1163">
                  <c:v>34.266463889999997</c:v>
                </c:pt>
                <c:pt idx="1164">
                  <c:v>27.791324410000001</c:v>
                </c:pt>
                <c:pt idx="1165">
                  <c:v>21.130494800000001</c:v>
                </c:pt>
                <c:pt idx="1166">
                  <c:v>14.27950298</c:v>
                </c:pt>
                <c:pt idx="1167">
                  <c:v>7.2340209849999999</c:v>
                </c:pt>
                <c:pt idx="1168">
                  <c:v>6.8835650000000003E-3</c:v>
                </c:pt>
                <c:pt idx="1169">
                  <c:v>-7.3977673060000004</c:v>
                </c:pt>
                <c:pt idx="1170">
                  <c:v>-14.963836280000001</c:v>
                </c:pt>
                <c:pt idx="1171">
                  <c:v>-22.621264530000001</c:v>
                </c:pt>
                <c:pt idx="1172">
                  <c:v>-30.29190148</c:v>
                </c:pt>
                <c:pt idx="1173">
                  <c:v>-37.914118090000002</c:v>
                </c:pt>
                <c:pt idx="1174">
                  <c:v>-45.424021009999997</c:v>
                </c:pt>
                <c:pt idx="1175">
                  <c:v>-52.754752709999998</c:v>
                </c:pt>
                <c:pt idx="1176">
                  <c:v>-59.841111300000001</c:v>
                </c:pt>
                <c:pt idx="1177">
                  <c:v>-66.645919950000007</c:v>
                </c:pt>
                <c:pt idx="1178">
                  <c:v>-73.220993870000001</c:v>
                </c:pt>
                <c:pt idx="1179">
                  <c:v>-79.609810940000003</c:v>
                </c:pt>
                <c:pt idx="1180">
                  <c:v>-85.778880920000006</c:v>
                </c:pt>
                <c:pt idx="1181">
                  <c:v>-91.67438482</c:v>
                </c:pt>
                <c:pt idx="1182">
                  <c:v>-97.2170141</c:v>
                </c:pt>
                <c:pt idx="1183">
                  <c:v>-102.32977459999999</c:v>
                </c:pt>
                <c:pt idx="1184">
                  <c:v>-106.94340200000001</c:v>
                </c:pt>
                <c:pt idx="1185">
                  <c:v>-110.98656920000001</c:v>
                </c:pt>
                <c:pt idx="1186">
                  <c:v>-114.43616489999999</c:v>
                </c:pt>
                <c:pt idx="1187">
                  <c:v>-117.3093796</c:v>
                </c:pt>
                <c:pt idx="1188">
                  <c:v>-119.75815160000001</c:v>
                </c:pt>
                <c:pt idx="1189">
                  <c:v>-121.9719171</c:v>
                </c:pt>
                <c:pt idx="1190">
                  <c:v>-124.0344494</c:v>
                </c:pt>
                <c:pt idx="1191">
                  <c:v>-126.0274804</c:v>
                </c:pt>
                <c:pt idx="1192">
                  <c:v>-127.97229660000001</c:v>
                </c:pt>
                <c:pt idx="1193">
                  <c:v>-129.74151749999999</c:v>
                </c:pt>
                <c:pt idx="1194">
                  <c:v>-131.16671289999999</c:v>
                </c:pt>
                <c:pt idx="1195">
                  <c:v>-132.12881719999999</c:v>
                </c:pt>
                <c:pt idx="1196">
                  <c:v>-132.4578913</c:v>
                </c:pt>
                <c:pt idx="1197">
                  <c:v>-131.96263930000001</c:v>
                </c:pt>
                <c:pt idx="1198">
                  <c:v>-130.5030223</c:v>
                </c:pt>
                <c:pt idx="1199">
                  <c:v>-128.0313534</c:v>
                </c:pt>
                <c:pt idx="1200">
                  <c:v>-124.6094051</c:v>
                </c:pt>
                <c:pt idx="1201">
                  <c:v>-120.38827329999999</c:v>
                </c:pt>
                <c:pt idx="1202">
                  <c:v>-115.6187773</c:v>
                </c:pt>
                <c:pt idx="1203">
                  <c:v>-110.5581657</c:v>
                </c:pt>
                <c:pt idx="1204">
                  <c:v>-105.36800460000001</c:v>
                </c:pt>
                <c:pt idx="1205">
                  <c:v>-100.09726240000001</c:v>
                </c:pt>
                <c:pt idx="1206">
                  <c:v>-94.679756269999999</c:v>
                </c:pt>
                <c:pt idx="1207">
                  <c:v>-88.928030239999998</c:v>
                </c:pt>
                <c:pt idx="1208">
                  <c:v>-82.603987500000002</c:v>
                </c:pt>
                <c:pt idx="1209">
                  <c:v>-75.471568250000004</c:v>
                </c:pt>
                <c:pt idx="1210">
                  <c:v>-67.357110500000005</c:v>
                </c:pt>
                <c:pt idx="1211">
                  <c:v>-58.213096129999997</c:v>
                </c:pt>
                <c:pt idx="1212">
                  <c:v>-48.098516349999997</c:v>
                </c:pt>
                <c:pt idx="1213">
                  <c:v>-37.1468688</c:v>
                </c:pt>
                <c:pt idx="1214">
                  <c:v>-25.49598241</c:v>
                </c:pt>
                <c:pt idx="1215">
                  <c:v>-13.209618320000001</c:v>
                </c:pt>
                <c:pt idx="1216">
                  <c:v>-0.37373095099999998</c:v>
                </c:pt>
                <c:pt idx="1217">
                  <c:v>12.887762329999999</c:v>
                </c:pt>
                <c:pt idx="1218">
                  <c:v>26.383723320000001</c:v>
                </c:pt>
                <c:pt idx="1219">
                  <c:v>39.884379719999998</c:v>
                </c:pt>
                <c:pt idx="1220">
                  <c:v>53.350979559999999</c:v>
                </c:pt>
                <c:pt idx="1221">
                  <c:v>66.806932950000004</c:v>
                </c:pt>
                <c:pt idx="1222">
                  <c:v>80.232256910000004</c:v>
                </c:pt>
                <c:pt idx="1223">
                  <c:v>93.193295730000003</c:v>
                </c:pt>
                <c:pt idx="1224">
                  <c:v>104.43317020000001</c:v>
                </c:pt>
                <c:pt idx="1225">
                  <c:v>113.01669029999999</c:v>
                </c:pt>
                <c:pt idx="1226">
                  <c:v>119.22973500000001</c:v>
                </c:pt>
                <c:pt idx="1227">
                  <c:v>123.49643140000001</c:v>
                </c:pt>
                <c:pt idx="1228">
                  <c:v>126.8478602</c:v>
                </c:pt>
                <c:pt idx="1229">
                  <c:v>129.86296429999999</c:v>
                </c:pt>
                <c:pt idx="1230">
                  <c:v>132.67691249999999</c:v>
                </c:pt>
                <c:pt idx="1231">
                  <c:v>135.24693769999999</c:v>
                </c:pt>
                <c:pt idx="1232">
                  <c:v>137.3391986</c:v>
                </c:pt>
                <c:pt idx="1233">
                  <c:v>138.51741150000001</c:v>
                </c:pt>
                <c:pt idx="1234">
                  <c:v>138.3886914</c:v>
                </c:pt>
                <c:pt idx="1235">
                  <c:v>136.8536144</c:v>
                </c:pt>
                <c:pt idx="1236">
                  <c:v>134.18351569999999</c:v>
                </c:pt>
                <c:pt idx="1237">
                  <c:v>130.88605699999999</c:v>
                </c:pt>
                <c:pt idx="1238">
                  <c:v>127.3467588</c:v>
                </c:pt>
                <c:pt idx="1239">
                  <c:v>123.80537219999999</c:v>
                </c:pt>
                <c:pt idx="1240">
                  <c:v>120.3190147</c:v>
                </c:pt>
                <c:pt idx="1241">
                  <c:v>116.8190211</c:v>
                </c:pt>
                <c:pt idx="1242">
                  <c:v>113.17748159999999</c:v>
                </c:pt>
                <c:pt idx="1243">
                  <c:v>109.25488199999999</c:v>
                </c:pt>
                <c:pt idx="1244">
                  <c:v>105.0005529</c:v>
                </c:pt>
                <c:pt idx="1245">
                  <c:v>100.4024795</c:v>
                </c:pt>
                <c:pt idx="1246">
                  <c:v>95.58594214</c:v>
                </c:pt>
                <c:pt idx="1247">
                  <c:v>90.701528479999993</c:v>
                </c:pt>
                <c:pt idx="1248">
                  <c:v>85.794284849999997</c:v>
                </c:pt>
                <c:pt idx="1249">
                  <c:v>80.827117130000005</c:v>
                </c:pt>
                <c:pt idx="1250">
                  <c:v>75.698066850000004</c:v>
                </c:pt>
                <c:pt idx="1251">
                  <c:v>70.286612790000007</c:v>
                </c:pt>
                <c:pt idx="1252">
                  <c:v>64.538184049999998</c:v>
                </c:pt>
                <c:pt idx="1253">
                  <c:v>58.441621529999999</c:v>
                </c:pt>
                <c:pt idx="1254">
                  <c:v>52.027969059999997</c:v>
                </c:pt>
                <c:pt idx="1255">
                  <c:v>45.373910180000003</c:v>
                </c:pt>
                <c:pt idx="1256">
                  <c:v>38.497175859999999</c:v>
                </c:pt>
                <c:pt idx="1257">
                  <c:v>31.463874520000001</c:v>
                </c:pt>
                <c:pt idx="1258">
                  <c:v>24.401988790000001</c:v>
                </c:pt>
                <c:pt idx="1259">
                  <c:v>17.299468569999998</c:v>
                </c:pt>
                <c:pt idx="1260">
                  <c:v>9.9740188229999998</c:v>
                </c:pt>
                <c:pt idx="1261">
                  <c:v>2.3754811669999998</c:v>
                </c:pt>
                <c:pt idx="1262">
                  <c:v>-5.4832857969999997</c:v>
                </c:pt>
                <c:pt idx="1263">
                  <c:v>-13.58165932</c:v>
                </c:pt>
                <c:pt idx="1264">
                  <c:v>-21.831330189999999</c:v>
                </c:pt>
                <c:pt idx="1265">
                  <c:v>-30.164288809999999</c:v>
                </c:pt>
                <c:pt idx="1266">
                  <c:v>-38.480325370000003</c:v>
                </c:pt>
                <c:pt idx="1267">
                  <c:v>-46.610337710000003</c:v>
                </c:pt>
                <c:pt idx="1268">
                  <c:v>-54.431331470000003</c:v>
                </c:pt>
                <c:pt idx="1269">
                  <c:v>-61.874880500000003</c:v>
                </c:pt>
                <c:pt idx="1270">
                  <c:v>-68.945544209999994</c:v>
                </c:pt>
                <c:pt idx="1271">
                  <c:v>-75.656125930000002</c:v>
                </c:pt>
                <c:pt idx="1272">
                  <c:v>-81.928103829999998</c:v>
                </c:pt>
                <c:pt idx="1273">
                  <c:v>-87.708363689999999</c:v>
                </c:pt>
                <c:pt idx="1274">
                  <c:v>-93.023156720000003</c:v>
                </c:pt>
                <c:pt idx="1275">
                  <c:v>-97.952367629999998</c:v>
                </c:pt>
                <c:pt idx="1276">
                  <c:v>-102.5823013</c:v>
                </c:pt>
                <c:pt idx="1277">
                  <c:v>-106.92972140000001</c:v>
                </c:pt>
                <c:pt idx="1278">
                  <c:v>-111.0011008</c:v>
                </c:pt>
                <c:pt idx="1279">
                  <c:v>-114.8548979</c:v>
                </c:pt>
                <c:pt idx="1280">
                  <c:v>-118.55456650000001</c:v>
                </c:pt>
                <c:pt idx="1281">
                  <c:v>-122.1615274</c:v>
                </c:pt>
                <c:pt idx="1282">
                  <c:v>-125.6353273</c:v>
                </c:pt>
                <c:pt idx="1283">
                  <c:v>-128.848015</c:v>
                </c:pt>
                <c:pt idx="1284">
                  <c:v>-131.58239839999999</c:v>
                </c:pt>
                <c:pt idx="1285">
                  <c:v>-133.51692840000001</c:v>
                </c:pt>
                <c:pt idx="1286">
                  <c:v>-134.3514127</c:v>
                </c:pt>
                <c:pt idx="1287">
                  <c:v>-133.83965689999999</c:v>
                </c:pt>
                <c:pt idx="1288">
                  <c:v>-131.8689219</c:v>
                </c:pt>
                <c:pt idx="1289">
                  <c:v>-128.58334970000001</c:v>
                </c:pt>
                <c:pt idx="1290">
                  <c:v>-124.168978</c:v>
                </c:pt>
                <c:pt idx="1291">
                  <c:v>-118.9104978</c:v>
                </c:pt>
                <c:pt idx="1292">
                  <c:v>-113.19975549999999</c:v>
                </c:pt>
                <c:pt idx="1293">
                  <c:v>-107.3762215</c:v>
                </c:pt>
                <c:pt idx="1294">
                  <c:v>-101.5158977</c:v>
                </c:pt>
                <c:pt idx="1295">
                  <c:v>-95.502396610000005</c:v>
                </c:pt>
                <c:pt idx="1296">
                  <c:v>-89.131743779999994</c:v>
                </c:pt>
                <c:pt idx="1297">
                  <c:v>-82.161373260000005</c:v>
                </c:pt>
                <c:pt idx="1298">
                  <c:v>-74.285569350000003</c:v>
                </c:pt>
                <c:pt idx="1299">
                  <c:v>-65.311004909999994</c:v>
                </c:pt>
                <c:pt idx="1300">
                  <c:v>-55.223302349999997</c:v>
                </c:pt>
                <c:pt idx="1301">
                  <c:v>-44.11620782</c:v>
                </c:pt>
                <c:pt idx="1302">
                  <c:v>-32.215253429999997</c:v>
                </c:pt>
                <c:pt idx="1303">
                  <c:v>-19.777127440000001</c:v>
                </c:pt>
                <c:pt idx="1304">
                  <c:v>-7.0715897090000004</c:v>
                </c:pt>
                <c:pt idx="1305">
                  <c:v>5.7108028659999999</c:v>
                </c:pt>
                <c:pt idx="1306">
                  <c:v>18.534237770000001</c:v>
                </c:pt>
                <c:pt idx="1307">
                  <c:v>31.33926263</c:v>
                </c:pt>
                <c:pt idx="1308">
                  <c:v>43.971963539999997</c:v>
                </c:pt>
                <c:pt idx="1309">
                  <c:v>56.37825145</c:v>
                </c:pt>
                <c:pt idx="1310">
                  <c:v>68.490959919999995</c:v>
                </c:pt>
                <c:pt idx="1311">
                  <c:v>80.106442419999993</c:v>
                </c:pt>
                <c:pt idx="1312">
                  <c:v>91.142776789999999</c:v>
                </c:pt>
                <c:pt idx="1313">
                  <c:v>101.6241208</c:v>
                </c:pt>
                <c:pt idx="1314">
                  <c:v>111.2706366</c:v>
                </c:pt>
                <c:pt idx="1315">
                  <c:v>119.26533499999999</c:v>
                </c:pt>
                <c:pt idx="1316">
                  <c:v>125.1318572</c:v>
                </c:pt>
                <c:pt idx="1317">
                  <c:v>129.01414</c:v>
                </c:pt>
                <c:pt idx="1318">
                  <c:v>131.2642683</c:v>
                </c:pt>
                <c:pt idx="1319">
                  <c:v>132.60659100000001</c:v>
                </c:pt>
                <c:pt idx="1320">
                  <c:v>133.7979775</c:v>
                </c:pt>
                <c:pt idx="1321">
                  <c:v>135.26252339999999</c:v>
                </c:pt>
                <c:pt idx="1322">
                  <c:v>136.8959002</c:v>
                </c:pt>
                <c:pt idx="1323">
                  <c:v>138.36399220000001</c:v>
                </c:pt>
                <c:pt idx="1324">
                  <c:v>139.4800467</c:v>
                </c:pt>
                <c:pt idx="1325">
                  <c:v>140.1143458</c:v>
                </c:pt>
                <c:pt idx="1326">
                  <c:v>140.05054240000001</c:v>
                </c:pt>
                <c:pt idx="1327">
                  <c:v>138.94927559999999</c:v>
                </c:pt>
                <c:pt idx="1328">
                  <c:v>136.6400644</c:v>
                </c:pt>
                <c:pt idx="1329">
                  <c:v>133.30999460000001</c:v>
                </c:pt>
                <c:pt idx="1330">
                  <c:v>129.36717479999999</c:v>
                </c:pt>
                <c:pt idx="1331">
                  <c:v>125.2182803</c:v>
                </c:pt>
                <c:pt idx="1332">
                  <c:v>121.0126921</c:v>
                </c:pt>
                <c:pt idx="1333">
                  <c:v>116.7082606</c:v>
                </c:pt>
                <c:pt idx="1334">
                  <c:v>112.20842380000001</c:v>
                </c:pt>
                <c:pt idx="1335">
                  <c:v>107.467478</c:v>
                </c:pt>
                <c:pt idx="1336">
                  <c:v>102.4491546</c:v>
                </c:pt>
                <c:pt idx="1337">
                  <c:v>97.116552709999993</c:v>
                </c:pt>
                <c:pt idx="1338">
                  <c:v>91.386754319999994</c:v>
                </c:pt>
                <c:pt idx="1339">
                  <c:v>85.160589689999995</c:v>
                </c:pt>
                <c:pt idx="1340">
                  <c:v>78.432536440000007</c:v>
                </c:pt>
                <c:pt idx="1341">
                  <c:v>71.294259769999996</c:v>
                </c:pt>
                <c:pt idx="1342">
                  <c:v>63.911439479999999</c:v>
                </c:pt>
                <c:pt idx="1343">
                  <c:v>56.608079429999997</c:v>
                </c:pt>
                <c:pt idx="1344">
                  <c:v>49.613444819999998</c:v>
                </c:pt>
                <c:pt idx="1345">
                  <c:v>42.956237680000001</c:v>
                </c:pt>
                <c:pt idx="1346">
                  <c:v>36.446967229999998</c:v>
                </c:pt>
                <c:pt idx="1347">
                  <c:v>29.8660572</c:v>
                </c:pt>
                <c:pt idx="1348">
                  <c:v>23.060411160000001</c:v>
                </c:pt>
                <c:pt idx="1349">
                  <c:v>15.93223396</c:v>
                </c:pt>
                <c:pt idx="1350">
                  <c:v>8.5998001370000008</c:v>
                </c:pt>
                <c:pt idx="1351">
                  <c:v>1.2251286939999999</c:v>
                </c:pt>
                <c:pt idx="1352">
                  <c:v>-6.0153922599999996</c:v>
                </c:pt>
                <c:pt idx="1353">
                  <c:v>-13.003836789999999</c:v>
                </c:pt>
                <c:pt idx="1354">
                  <c:v>-19.724701920000001</c:v>
                </c:pt>
                <c:pt idx="1355">
                  <c:v>-26.280950700000002</c:v>
                </c:pt>
                <c:pt idx="1356">
                  <c:v>-32.867477489999999</c:v>
                </c:pt>
                <c:pt idx="1357">
                  <c:v>-39.678951240000004</c:v>
                </c:pt>
                <c:pt idx="1358">
                  <c:v>-46.758327309999999</c:v>
                </c:pt>
                <c:pt idx="1359">
                  <c:v>-54.040001850000003</c:v>
                </c:pt>
                <c:pt idx="1360">
                  <c:v>-61.369605069999999</c:v>
                </c:pt>
                <c:pt idx="1361">
                  <c:v>-68.518873650000003</c:v>
                </c:pt>
                <c:pt idx="1362">
                  <c:v>-75.285433929999996</c:v>
                </c:pt>
                <c:pt idx="1363">
                  <c:v>-81.576388820000005</c:v>
                </c:pt>
                <c:pt idx="1364">
                  <c:v>-87.455693940000003</c:v>
                </c:pt>
                <c:pt idx="1365">
                  <c:v>-93.028595440000004</c:v>
                </c:pt>
                <c:pt idx="1366">
                  <c:v>-98.29293285</c:v>
                </c:pt>
                <c:pt idx="1367">
                  <c:v>-103.2527461</c:v>
                </c:pt>
                <c:pt idx="1368">
                  <c:v>-107.8824662</c:v>
                </c:pt>
                <c:pt idx="1369">
                  <c:v>-112.0772643</c:v>
                </c:pt>
                <c:pt idx="1370">
                  <c:v>-115.856409</c:v>
                </c:pt>
                <c:pt idx="1371">
                  <c:v>-119.317629</c:v>
                </c:pt>
                <c:pt idx="1372">
                  <c:v>-122.5716242</c:v>
                </c:pt>
                <c:pt idx="1373">
                  <c:v>-125.6560042</c:v>
                </c:pt>
                <c:pt idx="1374">
                  <c:v>-128.56311930000001</c:v>
                </c:pt>
                <c:pt idx="1375">
                  <c:v>-131.1959008</c:v>
                </c:pt>
                <c:pt idx="1376">
                  <c:v>-133.3873615</c:v>
                </c:pt>
                <c:pt idx="1377">
                  <c:v>-134.9878076</c:v>
                </c:pt>
                <c:pt idx="1378">
                  <c:v>-135.88597350000001</c:v>
                </c:pt>
                <c:pt idx="1379">
                  <c:v>-135.9315206</c:v>
                </c:pt>
                <c:pt idx="1380">
                  <c:v>-134.97405660000001</c:v>
                </c:pt>
                <c:pt idx="1381">
                  <c:v>-132.95898159999999</c:v>
                </c:pt>
                <c:pt idx="1382">
                  <c:v>-129.9168483</c:v>
                </c:pt>
                <c:pt idx="1383">
                  <c:v>-125.983726</c:v>
                </c:pt>
                <c:pt idx="1384">
                  <c:v>-121.3410576</c:v>
                </c:pt>
                <c:pt idx="1385">
                  <c:v>-116.20191269999999</c:v>
                </c:pt>
                <c:pt idx="1386">
                  <c:v>-110.7787483</c:v>
                </c:pt>
                <c:pt idx="1387">
                  <c:v>-105.22195379999999</c:v>
                </c:pt>
                <c:pt idx="1388">
                  <c:v>-99.666412190000003</c:v>
                </c:pt>
                <c:pt idx="1389">
                  <c:v>-94.122420469999994</c:v>
                </c:pt>
                <c:pt idx="1390">
                  <c:v>-88.491597859999999</c:v>
                </c:pt>
                <c:pt idx="1391">
                  <c:v>-82.55672156</c:v>
                </c:pt>
                <c:pt idx="1392">
                  <c:v>-76.031948110000002</c:v>
                </c:pt>
                <c:pt idx="1393">
                  <c:v>-68.680767869999997</c:v>
                </c:pt>
                <c:pt idx="1394">
                  <c:v>-60.33837535</c:v>
                </c:pt>
                <c:pt idx="1395">
                  <c:v>-50.956361960000002</c:v>
                </c:pt>
                <c:pt idx="1396">
                  <c:v>-40.659194309999997</c:v>
                </c:pt>
                <c:pt idx="1397">
                  <c:v>-29.631423380000001</c:v>
                </c:pt>
                <c:pt idx="1398">
                  <c:v>-18.03341979</c:v>
                </c:pt>
                <c:pt idx="1399">
                  <c:v>-5.9613954759999999</c:v>
                </c:pt>
                <c:pt idx="1400">
                  <c:v>6.5406972740000002</c:v>
                </c:pt>
                <c:pt idx="1401">
                  <c:v>19.454073189999999</c:v>
                </c:pt>
                <c:pt idx="1402">
                  <c:v>32.722897060000001</c:v>
                </c:pt>
                <c:pt idx="1403">
                  <c:v>46.179555999999998</c:v>
                </c:pt>
                <c:pt idx="1404">
                  <c:v>59.46507098</c:v>
                </c:pt>
                <c:pt idx="1405">
                  <c:v>71.518343340000001</c:v>
                </c:pt>
                <c:pt idx="1406">
                  <c:v>81.63824898</c:v>
                </c:pt>
                <c:pt idx="1407">
                  <c:v>90.174504440000007</c:v>
                </c:pt>
                <c:pt idx="1408">
                  <c:v>97.766713629999998</c:v>
                </c:pt>
                <c:pt idx="1409">
                  <c:v>105.0607941</c:v>
                </c:pt>
                <c:pt idx="1410">
                  <c:v>112.3774128</c:v>
                </c:pt>
                <c:pt idx="1411">
                  <c:v>119.1811926</c:v>
                </c:pt>
                <c:pt idx="1412">
                  <c:v>124.50404380000001</c:v>
                </c:pt>
                <c:pt idx="1413">
                  <c:v>128.27473420000001</c:v>
                </c:pt>
                <c:pt idx="1414">
                  <c:v>131.25619760000001</c:v>
                </c:pt>
                <c:pt idx="1415">
                  <c:v>134.28272620000001</c:v>
                </c:pt>
                <c:pt idx="1416">
                  <c:v>137.66309240000001</c:v>
                </c:pt>
                <c:pt idx="1417">
                  <c:v>141.12195579999999</c:v>
                </c:pt>
                <c:pt idx="1418">
                  <c:v>143.86570549999999</c:v>
                </c:pt>
                <c:pt idx="1419">
                  <c:v>145.07626830000001</c:v>
                </c:pt>
                <c:pt idx="1420">
                  <c:v>144.58366290000001</c:v>
                </c:pt>
                <c:pt idx="1421">
                  <c:v>142.74421770000001</c:v>
                </c:pt>
                <c:pt idx="1422">
                  <c:v>140.05005700000001</c:v>
                </c:pt>
                <c:pt idx="1423">
                  <c:v>137.03963640000001</c:v>
                </c:pt>
                <c:pt idx="1424">
                  <c:v>134.14128149999999</c:v>
                </c:pt>
                <c:pt idx="1425">
                  <c:v>131.39508789999999</c:v>
                </c:pt>
                <c:pt idx="1426">
                  <c:v>128.5438121</c:v>
                </c:pt>
                <c:pt idx="1427">
                  <c:v>125.2457443</c:v>
                </c:pt>
                <c:pt idx="1428">
                  <c:v>121.2779627</c:v>
                </c:pt>
                <c:pt idx="1429">
                  <c:v>116.6799041</c:v>
                </c:pt>
                <c:pt idx="1430">
                  <c:v>111.64220570000001</c:v>
                </c:pt>
                <c:pt idx="1431">
                  <c:v>106.38157409999999</c:v>
                </c:pt>
                <c:pt idx="1432">
                  <c:v>101.12874050000001</c:v>
                </c:pt>
                <c:pt idx="1433">
                  <c:v>96.080283269999995</c:v>
                </c:pt>
                <c:pt idx="1434">
                  <c:v>91.233485490000007</c:v>
                </c:pt>
                <c:pt idx="1435">
                  <c:v>86.494185180000002</c:v>
                </c:pt>
                <c:pt idx="1436">
                  <c:v>81.704111260000005</c:v>
                </c:pt>
                <c:pt idx="1437">
                  <c:v>76.65202841</c:v>
                </c:pt>
                <c:pt idx="1438">
                  <c:v>71.225632279999999</c:v>
                </c:pt>
                <c:pt idx="1439">
                  <c:v>65.456051119999998</c:v>
                </c:pt>
                <c:pt idx="1440">
                  <c:v>59.452369529999999</c:v>
                </c:pt>
                <c:pt idx="1441">
                  <c:v>53.360480279999997</c:v>
                </c:pt>
                <c:pt idx="1442">
                  <c:v>47.369654439999998</c:v>
                </c:pt>
                <c:pt idx="1443">
                  <c:v>41.481984609999998</c:v>
                </c:pt>
                <c:pt idx="1444">
                  <c:v>35.567660920000002</c:v>
                </c:pt>
                <c:pt idx="1445">
                  <c:v>29.492015840000001</c:v>
                </c:pt>
                <c:pt idx="1446">
                  <c:v>23.145916459999999</c:v>
                </c:pt>
                <c:pt idx="1447">
                  <c:v>16.489119150000001</c:v>
                </c:pt>
                <c:pt idx="1448">
                  <c:v>9.5139248500000004</c:v>
                </c:pt>
                <c:pt idx="1449">
                  <c:v>2.2414700129999998</c:v>
                </c:pt>
                <c:pt idx="1450">
                  <c:v>-5.2057413080000003</c:v>
                </c:pt>
                <c:pt idx="1451">
                  <c:v>-12.67491364</c:v>
                </c:pt>
                <c:pt idx="1452">
                  <c:v>-20.031434610000002</c:v>
                </c:pt>
                <c:pt idx="1453">
                  <c:v>-27.127772100000001</c:v>
                </c:pt>
                <c:pt idx="1454">
                  <c:v>-33.904883089999998</c:v>
                </c:pt>
                <c:pt idx="1455">
                  <c:v>-40.47141431</c:v>
                </c:pt>
                <c:pt idx="1456">
                  <c:v>-46.965892070000002</c:v>
                </c:pt>
                <c:pt idx="1457">
                  <c:v>-53.467399010000001</c:v>
                </c:pt>
                <c:pt idx="1458">
                  <c:v>-59.993769110000002</c:v>
                </c:pt>
                <c:pt idx="1459">
                  <c:v>-66.503669380000005</c:v>
                </c:pt>
                <c:pt idx="1460">
                  <c:v>-72.978191699999996</c:v>
                </c:pt>
                <c:pt idx="1461">
                  <c:v>-79.319388040000007</c:v>
                </c:pt>
                <c:pt idx="1462">
                  <c:v>-85.322782480000001</c:v>
                </c:pt>
                <c:pt idx="1463">
                  <c:v>-90.85149131</c:v>
                </c:pt>
                <c:pt idx="1464">
                  <c:v>-95.867855980000002</c:v>
                </c:pt>
                <c:pt idx="1465">
                  <c:v>-100.43607419999999</c:v>
                </c:pt>
                <c:pt idx="1466">
                  <c:v>-104.64490720000001</c:v>
                </c:pt>
                <c:pt idx="1467">
                  <c:v>-108.5254771</c:v>
                </c:pt>
                <c:pt idx="1468">
                  <c:v>-112.1457039</c:v>
                </c:pt>
                <c:pt idx="1469">
                  <c:v>-115.563517</c:v>
                </c:pt>
                <c:pt idx="1470">
                  <c:v>-118.74675379999999</c:v>
                </c:pt>
                <c:pt idx="1471">
                  <c:v>-121.7299898</c:v>
                </c:pt>
                <c:pt idx="1472">
                  <c:v>-124.5391192</c:v>
                </c:pt>
                <c:pt idx="1473">
                  <c:v>-127.0636952</c:v>
                </c:pt>
                <c:pt idx="1474">
                  <c:v>-129.12016890000001</c:v>
                </c:pt>
                <c:pt idx="1475">
                  <c:v>-130.5242197</c:v>
                </c:pt>
                <c:pt idx="1476">
                  <c:v>-131.09652270000001</c:v>
                </c:pt>
                <c:pt idx="1477">
                  <c:v>-130.66871130000001</c:v>
                </c:pt>
                <c:pt idx="1478">
                  <c:v>-129.19522309999999</c:v>
                </c:pt>
                <c:pt idx="1479">
                  <c:v>-126.76781</c:v>
                </c:pt>
                <c:pt idx="1480">
                  <c:v>-123.5350339</c:v>
                </c:pt>
                <c:pt idx="1481">
                  <c:v>-119.6862546</c:v>
                </c:pt>
                <c:pt idx="1482">
                  <c:v>-115.473145</c:v>
                </c:pt>
                <c:pt idx="1483">
                  <c:v>-111.118916</c:v>
                </c:pt>
                <c:pt idx="1484">
                  <c:v>-106.79742210000001</c:v>
                </c:pt>
                <c:pt idx="1485">
                  <c:v>-102.62365339999999</c:v>
                </c:pt>
                <c:pt idx="1486">
                  <c:v>-98.665102919999995</c:v>
                </c:pt>
                <c:pt idx="1487">
                  <c:v>-94.918877980000005</c:v>
                </c:pt>
                <c:pt idx="1488">
                  <c:v>-91.333989900000006</c:v>
                </c:pt>
                <c:pt idx="1489">
                  <c:v>-87.832974120000003</c:v>
                </c:pt>
                <c:pt idx="1490">
                  <c:v>-84.339011540000001</c:v>
                </c:pt>
                <c:pt idx="1491">
                  <c:v>-80.731065770000001</c:v>
                </c:pt>
                <c:pt idx="1492">
                  <c:v>-76.893916390000001</c:v>
                </c:pt>
                <c:pt idx="1493">
                  <c:v>-72.71080456</c:v>
                </c:pt>
                <c:pt idx="1494">
                  <c:v>-68.022407509999994</c:v>
                </c:pt>
                <c:pt idx="1495">
                  <c:v>-62.678069880000002</c:v>
                </c:pt>
                <c:pt idx="1496">
                  <c:v>-56.599905560000003</c:v>
                </c:pt>
                <c:pt idx="1497">
                  <c:v>-49.786201589999997</c:v>
                </c:pt>
                <c:pt idx="1498">
                  <c:v>-42.219277060000003</c:v>
                </c:pt>
                <c:pt idx="1499">
                  <c:v>-33.859112179999997</c:v>
                </c:pt>
                <c:pt idx="1500">
                  <c:v>-24.698931219999999</c:v>
                </c:pt>
                <c:pt idx="1501">
                  <c:v>-14.70851205</c:v>
                </c:pt>
                <c:pt idx="1502">
                  <c:v>-3.9600992910000001</c:v>
                </c:pt>
                <c:pt idx="1503">
                  <c:v>7.5136398150000003</c:v>
                </c:pt>
                <c:pt idx="1504">
                  <c:v>19.708570099999999</c:v>
                </c:pt>
                <c:pt idx="1505">
                  <c:v>32.546692440000001</c:v>
                </c:pt>
                <c:pt idx="1506">
                  <c:v>45.93334471</c:v>
                </c:pt>
                <c:pt idx="1507">
                  <c:v>59.658980309999997</c:v>
                </c:pt>
                <c:pt idx="1508">
                  <c:v>73.523590889999994</c:v>
                </c:pt>
                <c:pt idx="1509">
                  <c:v>86.97599701</c:v>
                </c:pt>
                <c:pt idx="1510">
                  <c:v>98.676541270000001</c:v>
                </c:pt>
                <c:pt idx="1511">
                  <c:v>107.7905442</c:v>
                </c:pt>
                <c:pt idx="1512">
                  <c:v>114.0711177</c:v>
                </c:pt>
                <c:pt idx="1513">
                  <c:v>118.0246377</c:v>
                </c:pt>
                <c:pt idx="1514">
                  <c:v>120.88362669999999</c:v>
                </c:pt>
                <c:pt idx="1515">
                  <c:v>123.8493455</c:v>
                </c:pt>
                <c:pt idx="1516">
                  <c:v>127.7694573</c:v>
                </c:pt>
                <c:pt idx="1517">
                  <c:v>132.74053979999999</c:v>
                </c:pt>
                <c:pt idx="1518">
                  <c:v>138.13447149999999</c:v>
                </c:pt>
                <c:pt idx="1519">
                  <c:v>143.25082620000001</c:v>
                </c:pt>
                <c:pt idx="1520">
                  <c:v>147.60128800000001</c:v>
                </c:pt>
                <c:pt idx="1521">
                  <c:v>150.6742754</c:v>
                </c:pt>
                <c:pt idx="1522">
                  <c:v>151.84896430000001</c:v>
                </c:pt>
                <c:pt idx="1523">
                  <c:v>151.082853</c:v>
                </c:pt>
                <c:pt idx="1524">
                  <c:v>148.348175</c:v>
                </c:pt>
                <c:pt idx="1525">
                  <c:v>144.41439170000001</c:v>
                </c:pt>
                <c:pt idx="1526">
                  <c:v>140.32650699999999</c:v>
                </c:pt>
                <c:pt idx="1527">
                  <c:v>136.49531680000001</c:v>
                </c:pt>
                <c:pt idx="1528">
                  <c:v>133.01548639999999</c:v>
                </c:pt>
                <c:pt idx="1529">
                  <c:v>129.63635429999999</c:v>
                </c:pt>
                <c:pt idx="1530">
                  <c:v>126.0602556</c:v>
                </c:pt>
                <c:pt idx="1531">
                  <c:v>122.1214603</c:v>
                </c:pt>
                <c:pt idx="1532">
                  <c:v>117.74726149999999</c:v>
                </c:pt>
                <c:pt idx="1533">
                  <c:v>112.9905103</c:v>
                </c:pt>
                <c:pt idx="1534">
                  <c:v>108.03262460000001</c:v>
                </c:pt>
                <c:pt idx="1535">
                  <c:v>103.0994525</c:v>
                </c:pt>
                <c:pt idx="1536">
                  <c:v>98.340010860000007</c:v>
                </c:pt>
                <c:pt idx="1537">
                  <c:v>93.725070400000007</c:v>
                </c:pt>
                <c:pt idx="1538">
                  <c:v>89.130234470000005</c:v>
                </c:pt>
                <c:pt idx="1539">
                  <c:v>84.375914059999999</c:v>
                </c:pt>
                <c:pt idx="1540">
                  <c:v>79.294105200000004</c:v>
                </c:pt>
                <c:pt idx="1541">
                  <c:v>73.753077200000007</c:v>
                </c:pt>
                <c:pt idx="1542">
                  <c:v>67.718490389999999</c:v>
                </c:pt>
                <c:pt idx="1543">
                  <c:v>61.330610669999999</c:v>
                </c:pt>
                <c:pt idx="1544">
                  <c:v>54.763143149999998</c:v>
                </c:pt>
                <c:pt idx="1545">
                  <c:v>48.138528049999998</c:v>
                </c:pt>
                <c:pt idx="1546">
                  <c:v>41.452474969999997</c:v>
                </c:pt>
                <c:pt idx="1547">
                  <c:v>34.635899770000002</c:v>
                </c:pt>
                <c:pt idx="1548">
                  <c:v>27.664440590000002</c:v>
                </c:pt>
                <c:pt idx="1549">
                  <c:v>20.517015839999999</c:v>
                </c:pt>
                <c:pt idx="1550">
                  <c:v>13.154368160000001</c:v>
                </c:pt>
                <c:pt idx="1551">
                  <c:v>5.5540569809999996</c:v>
                </c:pt>
                <c:pt idx="1552">
                  <c:v>-2.0749958180000001</c:v>
                </c:pt>
                <c:pt idx="1553">
                  <c:v>-9.4858535019999994</c:v>
                </c:pt>
                <c:pt idx="1554">
                  <c:v>-16.660887750000001</c:v>
                </c:pt>
                <c:pt idx="1555">
                  <c:v>-23.671822679999998</c:v>
                </c:pt>
                <c:pt idx="1556">
                  <c:v>-30.596713560000001</c:v>
                </c:pt>
                <c:pt idx="1557">
                  <c:v>-37.49917507</c:v>
                </c:pt>
                <c:pt idx="1558">
                  <c:v>-44.401904530000003</c:v>
                </c:pt>
                <c:pt idx="1559">
                  <c:v>-51.343672439999999</c:v>
                </c:pt>
                <c:pt idx="1560">
                  <c:v>-58.293764770000003</c:v>
                </c:pt>
                <c:pt idx="1561">
                  <c:v>-65.142137539999993</c:v>
                </c:pt>
                <c:pt idx="1562">
                  <c:v>-71.796452149999993</c:v>
                </c:pt>
                <c:pt idx="1563">
                  <c:v>-78.213658359999997</c:v>
                </c:pt>
                <c:pt idx="1564">
                  <c:v>-84.373879169999995</c:v>
                </c:pt>
                <c:pt idx="1565">
                  <c:v>-90.192612769999997</c:v>
                </c:pt>
                <c:pt idx="1566">
                  <c:v>-95.553970359999994</c:v>
                </c:pt>
                <c:pt idx="1567">
                  <c:v>-100.34520379999999</c:v>
                </c:pt>
                <c:pt idx="1568">
                  <c:v>-104.43741679999999</c:v>
                </c:pt>
                <c:pt idx="1569">
                  <c:v>-107.780736</c:v>
                </c:pt>
                <c:pt idx="1570">
                  <c:v>-110.50919</c:v>
                </c:pt>
                <c:pt idx="1571">
                  <c:v>-112.8174417</c:v>
                </c:pt>
                <c:pt idx="1572">
                  <c:v>-114.83298379999999</c:v>
                </c:pt>
                <c:pt idx="1573">
                  <c:v>-116.63023509999999</c:v>
                </c:pt>
                <c:pt idx="1574">
                  <c:v>-118.2053564</c:v>
                </c:pt>
                <c:pt idx="1575">
                  <c:v>-119.5132718</c:v>
                </c:pt>
                <c:pt idx="1576">
                  <c:v>-120.48800730000001</c:v>
                </c:pt>
                <c:pt idx="1577">
                  <c:v>-120.99646319999999</c:v>
                </c:pt>
                <c:pt idx="1578">
                  <c:v>-120.8466124</c:v>
                </c:pt>
                <c:pt idx="1579">
                  <c:v>-119.92721400000001</c:v>
                </c:pt>
                <c:pt idx="1580">
                  <c:v>-118.1222606</c:v>
                </c:pt>
                <c:pt idx="1581">
                  <c:v>-115.4065035</c:v>
                </c:pt>
                <c:pt idx="1582">
                  <c:v>-111.938546</c:v>
                </c:pt>
                <c:pt idx="1583">
                  <c:v>-107.9228753</c:v>
                </c:pt>
                <c:pt idx="1584">
                  <c:v>-103.55271260000001</c:v>
                </c:pt>
                <c:pt idx="1585">
                  <c:v>-98.987795059999996</c:v>
                </c:pt>
                <c:pt idx="1586">
                  <c:v>-94.349681160000003</c:v>
                </c:pt>
                <c:pt idx="1587">
                  <c:v>-89.694267879999998</c:v>
                </c:pt>
                <c:pt idx="1588">
                  <c:v>-84.977016800000001</c:v>
                </c:pt>
                <c:pt idx="1589">
                  <c:v>-80.075809129999996</c:v>
                </c:pt>
                <c:pt idx="1590">
                  <c:v>-74.800745939999999</c:v>
                </c:pt>
                <c:pt idx="1591">
                  <c:v>-68.95082214</c:v>
                </c:pt>
                <c:pt idx="1592">
                  <c:v>-62.35960652</c:v>
                </c:pt>
                <c:pt idx="1593">
                  <c:v>-54.845669610000002</c:v>
                </c:pt>
                <c:pt idx="1594">
                  <c:v>-46.255943739999999</c:v>
                </c:pt>
                <c:pt idx="1595">
                  <c:v>-36.521295299999998</c:v>
                </c:pt>
                <c:pt idx="1596">
                  <c:v>-25.629764720000001</c:v>
                </c:pt>
                <c:pt idx="1597">
                  <c:v>-13.60252648</c:v>
                </c:pt>
                <c:pt idx="1598">
                  <c:v>-0.64003407400000001</c:v>
                </c:pt>
                <c:pt idx="1599">
                  <c:v>13.01513589</c:v>
                </c:pt>
                <c:pt idx="1600">
                  <c:v>27.247832469999999</c:v>
                </c:pt>
                <c:pt idx="1601">
                  <c:v>41.947103380000001</c:v>
                </c:pt>
                <c:pt idx="1602">
                  <c:v>56.982779190000002</c:v>
                </c:pt>
                <c:pt idx="1603">
                  <c:v>71.883096330000001</c:v>
                </c:pt>
                <c:pt idx="1604">
                  <c:v>85.244809619999998</c:v>
                </c:pt>
                <c:pt idx="1605">
                  <c:v>95.405405310000006</c:v>
                </c:pt>
                <c:pt idx="1606">
                  <c:v>102.3007321</c:v>
                </c:pt>
                <c:pt idx="1607">
                  <c:v>107.3744277</c:v>
                </c:pt>
                <c:pt idx="1608">
                  <c:v>112.0816815</c:v>
                </c:pt>
                <c:pt idx="1609">
                  <c:v>117.5504289</c:v>
                </c:pt>
                <c:pt idx="1610">
                  <c:v>124.26383319999999</c:v>
                </c:pt>
                <c:pt idx="1611">
                  <c:v>131.7207569</c:v>
                </c:pt>
                <c:pt idx="1612">
                  <c:v>138.96003210000001</c:v>
                </c:pt>
                <c:pt idx="1613">
                  <c:v>144.82502149999999</c:v>
                </c:pt>
                <c:pt idx="1614">
                  <c:v>148.45434069999999</c:v>
                </c:pt>
                <c:pt idx="1615">
                  <c:v>149.74777649999999</c:v>
                </c:pt>
                <c:pt idx="1616">
                  <c:v>149.06152990000001</c:v>
                </c:pt>
                <c:pt idx="1617">
                  <c:v>147.15953630000001</c:v>
                </c:pt>
                <c:pt idx="1618">
                  <c:v>144.83842010000001</c:v>
                </c:pt>
                <c:pt idx="1619">
                  <c:v>142.64308990000001</c:v>
                </c:pt>
                <c:pt idx="1620">
                  <c:v>140.6890812</c:v>
                </c:pt>
                <c:pt idx="1621">
                  <c:v>138.5895371</c:v>
                </c:pt>
                <c:pt idx="1622">
                  <c:v>135.8902396</c:v>
                </c:pt>
                <c:pt idx="1623">
                  <c:v>132.32660490000001</c:v>
                </c:pt>
                <c:pt idx="1624">
                  <c:v>127.8171794</c:v>
                </c:pt>
                <c:pt idx="1625">
                  <c:v>122.52606230000001</c:v>
                </c:pt>
                <c:pt idx="1626">
                  <c:v>116.7854756</c:v>
                </c:pt>
                <c:pt idx="1627">
                  <c:v>110.9313373</c:v>
                </c:pt>
                <c:pt idx="1628">
                  <c:v>105.16793850000001</c:v>
                </c:pt>
                <c:pt idx="1629">
                  <c:v>99.489946000000003</c:v>
                </c:pt>
                <c:pt idx="1630">
                  <c:v>93.782996839999996</c:v>
                </c:pt>
                <c:pt idx="1631">
                  <c:v>87.879692539999994</c:v>
                </c:pt>
                <c:pt idx="1632">
                  <c:v>81.621344730000004</c:v>
                </c:pt>
                <c:pt idx="1633">
                  <c:v>74.92100078</c:v>
                </c:pt>
                <c:pt idx="1634">
                  <c:v>67.805314100000004</c:v>
                </c:pt>
                <c:pt idx="1635">
                  <c:v>60.42072366</c:v>
                </c:pt>
                <c:pt idx="1636">
                  <c:v>53.063233109999999</c:v>
                </c:pt>
                <c:pt idx="1637">
                  <c:v>45.973847589999998</c:v>
                </c:pt>
                <c:pt idx="1638">
                  <c:v>39.183057990000002</c:v>
                </c:pt>
                <c:pt idx="1639">
                  <c:v>32.483770409999998</c:v>
                </c:pt>
                <c:pt idx="1640">
                  <c:v>25.617619850000001</c:v>
                </c:pt>
                <c:pt idx="1641">
                  <c:v>18.38292113</c:v>
                </c:pt>
                <c:pt idx="1642">
                  <c:v>10.675777009999999</c:v>
                </c:pt>
                <c:pt idx="1643">
                  <c:v>2.527504806</c:v>
                </c:pt>
                <c:pt idx="1644">
                  <c:v>-5.9453072100000002</c:v>
                </c:pt>
                <c:pt idx="1645">
                  <c:v>-14.458796489999999</c:v>
                </c:pt>
                <c:pt idx="1646">
                  <c:v>-22.726649340000002</c:v>
                </c:pt>
                <c:pt idx="1647">
                  <c:v>-30.681195750000001</c:v>
                </c:pt>
                <c:pt idx="1648">
                  <c:v>-38.409438989999998</c:v>
                </c:pt>
                <c:pt idx="1649">
                  <c:v>-46.096408189999998</c:v>
                </c:pt>
                <c:pt idx="1650">
                  <c:v>-53.891253329999998</c:v>
                </c:pt>
                <c:pt idx="1651">
                  <c:v>-61.855133299999999</c:v>
                </c:pt>
                <c:pt idx="1652">
                  <c:v>-69.88600332</c:v>
                </c:pt>
                <c:pt idx="1653">
                  <c:v>-77.799426229999995</c:v>
                </c:pt>
                <c:pt idx="1654">
                  <c:v>-85.412708609999996</c:v>
                </c:pt>
                <c:pt idx="1655">
                  <c:v>-92.627559869999999</c:v>
                </c:pt>
                <c:pt idx="1656">
                  <c:v>-99.318806780000003</c:v>
                </c:pt>
                <c:pt idx="1657">
                  <c:v>-105.387781</c:v>
                </c:pt>
                <c:pt idx="1658">
                  <c:v>-110.7719768</c:v>
                </c:pt>
                <c:pt idx="1659">
                  <c:v>-115.49994909999999</c:v>
                </c:pt>
                <c:pt idx="1660">
                  <c:v>-119.5764815</c:v>
                </c:pt>
                <c:pt idx="1661">
                  <c:v>-123.0052292</c:v>
                </c:pt>
                <c:pt idx="1662">
                  <c:v>-125.9048633</c:v>
                </c:pt>
                <c:pt idx="1663">
                  <c:v>-128.34247099999999</c:v>
                </c:pt>
                <c:pt idx="1664">
                  <c:v>-130.24873640000001</c:v>
                </c:pt>
                <c:pt idx="1665">
                  <c:v>-131.56191290000001</c:v>
                </c:pt>
                <c:pt idx="1666">
                  <c:v>-132.20070029999999</c:v>
                </c:pt>
                <c:pt idx="1667">
                  <c:v>-132.09054280000001</c:v>
                </c:pt>
                <c:pt idx="1668">
                  <c:v>-131.17824529999999</c:v>
                </c:pt>
                <c:pt idx="1669">
                  <c:v>-129.40319830000001</c:v>
                </c:pt>
                <c:pt idx="1670">
                  <c:v>-126.7480305</c:v>
                </c:pt>
                <c:pt idx="1671">
                  <c:v>-123.2677247</c:v>
                </c:pt>
                <c:pt idx="1672">
                  <c:v>-119.18013019999999</c:v>
                </c:pt>
                <c:pt idx="1673">
                  <c:v>-114.7283704</c:v>
                </c:pt>
                <c:pt idx="1674">
                  <c:v>-110.1108833</c:v>
                </c:pt>
                <c:pt idx="1675">
                  <c:v>-105.47503159999999</c:v>
                </c:pt>
                <c:pt idx="1676">
                  <c:v>-100.9378189</c:v>
                </c:pt>
                <c:pt idx="1677">
                  <c:v>-96.558017989999996</c:v>
                </c:pt>
                <c:pt idx="1678">
                  <c:v>-92.279456969999998</c:v>
                </c:pt>
                <c:pt idx="1679">
                  <c:v>-87.918883089999994</c:v>
                </c:pt>
                <c:pt idx="1680">
                  <c:v>-83.286486510000003</c:v>
                </c:pt>
                <c:pt idx="1681">
                  <c:v>-78.224426579999999</c:v>
                </c:pt>
                <c:pt idx="1682">
                  <c:v>-72.600075410000002</c:v>
                </c:pt>
                <c:pt idx="1683">
                  <c:v>-66.333217259999998</c:v>
                </c:pt>
                <c:pt idx="1684">
                  <c:v>-59.384170079999997</c:v>
                </c:pt>
                <c:pt idx="1685">
                  <c:v>-51.769367090000003</c:v>
                </c:pt>
                <c:pt idx="1686">
                  <c:v>-43.617977230000001</c:v>
                </c:pt>
                <c:pt idx="1687">
                  <c:v>-35.065298370000001</c:v>
                </c:pt>
                <c:pt idx="1688">
                  <c:v>-26.208351539999999</c:v>
                </c:pt>
                <c:pt idx="1689">
                  <c:v>-17.062831989999999</c:v>
                </c:pt>
                <c:pt idx="1690">
                  <c:v>-7.4914048099999997</c:v>
                </c:pt>
                <c:pt idx="1691">
                  <c:v>2.5856017659999999</c:v>
                </c:pt>
                <c:pt idx="1692">
                  <c:v>13.165032650000001</c:v>
                </c:pt>
                <c:pt idx="1693">
                  <c:v>24.231899160000001</c:v>
                </c:pt>
                <c:pt idx="1694">
                  <c:v>35.709834409999999</c:v>
                </c:pt>
                <c:pt idx="1695">
                  <c:v>47.465006330000001</c:v>
                </c:pt>
                <c:pt idx="1696">
                  <c:v>59.427968880000002</c:v>
                </c:pt>
                <c:pt idx="1697">
                  <c:v>71.514386680000001</c:v>
                </c:pt>
                <c:pt idx="1698">
                  <c:v>83.179830030000005</c:v>
                </c:pt>
                <c:pt idx="1699">
                  <c:v>93.496197309999999</c:v>
                </c:pt>
                <c:pt idx="1700">
                  <c:v>101.6457059</c:v>
                </c:pt>
                <c:pt idx="1701">
                  <c:v>107.3197145</c:v>
                </c:pt>
                <c:pt idx="1702">
                  <c:v>111.180285</c:v>
                </c:pt>
                <c:pt idx="1703">
                  <c:v>114.29568159999999</c:v>
                </c:pt>
                <c:pt idx="1704">
                  <c:v>117.6300782</c:v>
                </c:pt>
                <c:pt idx="1705">
                  <c:v>121.7494401</c:v>
                </c:pt>
                <c:pt idx="1706">
                  <c:v>126.5056644</c:v>
                </c:pt>
                <c:pt idx="1707">
                  <c:v>131.2673154</c:v>
                </c:pt>
                <c:pt idx="1708">
                  <c:v>135.43506009999999</c:v>
                </c:pt>
                <c:pt idx="1709">
                  <c:v>138.4896765</c:v>
                </c:pt>
                <c:pt idx="1710">
                  <c:v>140.1043986</c:v>
                </c:pt>
                <c:pt idx="1711">
                  <c:v>140.29837380000001</c:v>
                </c:pt>
                <c:pt idx="1712">
                  <c:v>139.35221670000001</c:v>
                </c:pt>
                <c:pt idx="1713">
                  <c:v>137.67316550000001</c:v>
                </c:pt>
                <c:pt idx="1714">
                  <c:v>135.68403359999999</c:v>
                </c:pt>
                <c:pt idx="1715">
                  <c:v>133.70622270000001</c:v>
                </c:pt>
                <c:pt idx="1716">
                  <c:v>131.86735730000001</c:v>
                </c:pt>
                <c:pt idx="1717">
                  <c:v>129.93042550000001</c:v>
                </c:pt>
                <c:pt idx="1718">
                  <c:v>127.5335207</c:v>
                </c:pt>
                <c:pt idx="1719">
                  <c:v>124.41847509999999</c:v>
                </c:pt>
                <c:pt idx="1720">
                  <c:v>120.47100810000001</c:v>
                </c:pt>
                <c:pt idx="1721">
                  <c:v>115.8186627</c:v>
                </c:pt>
                <c:pt idx="1722">
                  <c:v>110.8083546</c:v>
                </c:pt>
                <c:pt idx="1723">
                  <c:v>105.80622200000001</c:v>
                </c:pt>
                <c:pt idx="1724">
                  <c:v>101.0194079</c:v>
                </c:pt>
                <c:pt idx="1725">
                  <c:v>96.438794110000003</c:v>
                </c:pt>
                <c:pt idx="1726">
                  <c:v>91.884009349999999</c:v>
                </c:pt>
                <c:pt idx="1727">
                  <c:v>87.094513219999996</c:v>
                </c:pt>
                <c:pt idx="1728">
                  <c:v>81.896731299999999</c:v>
                </c:pt>
                <c:pt idx="1729">
                  <c:v>76.255594889999998</c:v>
                </c:pt>
                <c:pt idx="1730">
                  <c:v>70.225057030000002</c:v>
                </c:pt>
                <c:pt idx="1731">
                  <c:v>64.014264170000004</c:v>
                </c:pt>
                <c:pt idx="1732">
                  <c:v>57.86583589</c:v>
                </c:pt>
                <c:pt idx="1733">
                  <c:v>51.884967349999997</c:v>
                </c:pt>
                <c:pt idx="1734">
                  <c:v>46.080627700000001</c:v>
                </c:pt>
                <c:pt idx="1735">
                  <c:v>40.287312749999998</c:v>
                </c:pt>
                <c:pt idx="1736">
                  <c:v>34.344681469999998</c:v>
                </c:pt>
                <c:pt idx="1737">
                  <c:v>28.16403296</c:v>
                </c:pt>
                <c:pt idx="1738">
                  <c:v>21.640611960000001</c:v>
                </c:pt>
                <c:pt idx="1739">
                  <c:v>14.769018450000001</c:v>
                </c:pt>
                <c:pt idx="1740">
                  <c:v>7.6916315170000003</c:v>
                </c:pt>
                <c:pt idx="1741">
                  <c:v>0.490203626</c:v>
                </c:pt>
                <c:pt idx="1742">
                  <c:v>-6.785414726</c:v>
                </c:pt>
                <c:pt idx="1743">
                  <c:v>-14.08581719</c:v>
                </c:pt>
                <c:pt idx="1744">
                  <c:v>-21.444046910000001</c:v>
                </c:pt>
                <c:pt idx="1745">
                  <c:v>-28.897507610000002</c:v>
                </c:pt>
                <c:pt idx="1746">
                  <c:v>-36.454735939999999</c:v>
                </c:pt>
                <c:pt idx="1747">
                  <c:v>-44.049930940000003</c:v>
                </c:pt>
                <c:pt idx="1748">
                  <c:v>-51.560795779999999</c:v>
                </c:pt>
                <c:pt idx="1749">
                  <c:v>-58.92178036</c:v>
                </c:pt>
                <c:pt idx="1750">
                  <c:v>-66.072368979999993</c:v>
                </c:pt>
                <c:pt idx="1751">
                  <c:v>-72.94169746</c:v>
                </c:pt>
                <c:pt idx="1752">
                  <c:v>-79.53224539</c:v>
                </c:pt>
                <c:pt idx="1753">
                  <c:v>-85.838790059999994</c:v>
                </c:pt>
                <c:pt idx="1754">
                  <c:v>-91.850857899999994</c:v>
                </c:pt>
                <c:pt idx="1755">
                  <c:v>-97.600983159999998</c:v>
                </c:pt>
                <c:pt idx="1756">
                  <c:v>-103.11086</c:v>
                </c:pt>
                <c:pt idx="1757">
                  <c:v>-108.35720329999999</c:v>
                </c:pt>
                <c:pt idx="1758">
                  <c:v>-113.1922357</c:v>
                </c:pt>
                <c:pt idx="1759">
                  <c:v>-117.5247833</c:v>
                </c:pt>
                <c:pt idx="1760">
                  <c:v>-121.3265825</c:v>
                </c:pt>
                <c:pt idx="1761">
                  <c:v>-124.56138009999999</c:v>
                </c:pt>
                <c:pt idx="1762">
                  <c:v>-127.2522317</c:v>
                </c:pt>
                <c:pt idx="1763">
                  <c:v>-129.39542839999999</c:v>
                </c:pt>
                <c:pt idx="1764">
                  <c:v>-130.94528589999999</c:v>
                </c:pt>
                <c:pt idx="1765">
                  <c:v>-131.8336597</c:v>
                </c:pt>
                <c:pt idx="1766">
                  <c:v>-131.9930627</c:v>
                </c:pt>
                <c:pt idx="1767">
                  <c:v>-131.38270940000001</c:v>
                </c:pt>
                <c:pt idx="1768">
                  <c:v>-129.9508999</c:v>
                </c:pt>
                <c:pt idx="1769">
                  <c:v>-127.6400975</c:v>
                </c:pt>
                <c:pt idx="1770">
                  <c:v>-124.4490028</c:v>
                </c:pt>
                <c:pt idx="1771">
                  <c:v>-120.4390167</c:v>
                </c:pt>
                <c:pt idx="1772">
                  <c:v>-115.7521665</c:v>
                </c:pt>
                <c:pt idx="1773">
                  <c:v>-110.542334</c:v>
                </c:pt>
                <c:pt idx="1774">
                  <c:v>-104.94761630000001</c:v>
                </c:pt>
                <c:pt idx="1775">
                  <c:v>-99.02615299</c:v>
                </c:pt>
                <c:pt idx="1776">
                  <c:v>-92.767530149999999</c:v>
                </c:pt>
                <c:pt idx="1777">
                  <c:v>-86.149320950000003</c:v>
                </c:pt>
                <c:pt idx="1778">
                  <c:v>-79.143988109999995</c:v>
                </c:pt>
                <c:pt idx="1779">
                  <c:v>-71.718166190000005</c:v>
                </c:pt>
                <c:pt idx="1780">
                  <c:v>-63.847272480000001</c:v>
                </c:pt>
                <c:pt idx="1781">
                  <c:v>-55.505571230000001</c:v>
                </c:pt>
                <c:pt idx="1782">
                  <c:v>-46.627657749999997</c:v>
                </c:pt>
                <c:pt idx="1783">
                  <c:v>-37.063216109999999</c:v>
                </c:pt>
                <c:pt idx="1784">
                  <c:v>-26.738544409999999</c:v>
                </c:pt>
                <c:pt idx="1785">
                  <c:v>-15.714202800000001</c:v>
                </c:pt>
                <c:pt idx="1786">
                  <c:v>-4.060889908</c:v>
                </c:pt>
                <c:pt idx="1787">
                  <c:v>8.0505513299999993</c:v>
                </c:pt>
                <c:pt idx="1788">
                  <c:v>20.349804800000001</c:v>
                </c:pt>
                <c:pt idx="1789">
                  <c:v>32.60616229</c:v>
                </c:pt>
                <c:pt idx="1790">
                  <c:v>44.713454800000001</c:v>
                </c:pt>
                <c:pt idx="1791">
                  <c:v>56.675776069999998</c:v>
                </c:pt>
                <c:pt idx="1792">
                  <c:v>68.484283199999993</c:v>
                </c:pt>
                <c:pt idx="1793">
                  <c:v>79.916713799999997</c:v>
                </c:pt>
                <c:pt idx="1794">
                  <c:v>90.498303019999994</c:v>
                </c:pt>
                <c:pt idx="1795">
                  <c:v>99.724538760000002</c:v>
                </c:pt>
                <c:pt idx="1796">
                  <c:v>106.9897325</c:v>
                </c:pt>
                <c:pt idx="1797">
                  <c:v>112.0171974</c:v>
                </c:pt>
                <c:pt idx="1798">
                  <c:v>115.32552560000001</c:v>
                </c:pt>
                <c:pt idx="1799">
                  <c:v>117.761504</c:v>
                </c:pt>
                <c:pt idx="1800">
                  <c:v>120.2241092</c:v>
                </c:pt>
                <c:pt idx="1801">
                  <c:v>123.2617128</c:v>
                </c:pt>
                <c:pt idx="1802">
                  <c:v>126.83766009999999</c:v>
                </c:pt>
                <c:pt idx="1803">
                  <c:v>130.5203252</c:v>
                </c:pt>
                <c:pt idx="1804">
                  <c:v>133.74095510000001</c:v>
                </c:pt>
                <c:pt idx="1805">
                  <c:v>136.06646810000001</c:v>
                </c:pt>
                <c:pt idx="1806">
                  <c:v>137.2728037</c:v>
                </c:pt>
                <c:pt idx="1807">
                  <c:v>137.3488241</c:v>
                </c:pt>
                <c:pt idx="1808">
                  <c:v>136.40866980000001</c:v>
                </c:pt>
                <c:pt idx="1809">
                  <c:v>134.7663312</c:v>
                </c:pt>
                <c:pt idx="1810">
                  <c:v>132.8025193</c:v>
                </c:pt>
                <c:pt idx="1811">
                  <c:v>130.7384553</c:v>
                </c:pt>
                <c:pt idx="1812">
                  <c:v>128.62235010000001</c:v>
                </c:pt>
                <c:pt idx="1813">
                  <c:v>126.3062774</c:v>
                </c:pt>
                <c:pt idx="1814">
                  <c:v>123.5874086</c:v>
                </c:pt>
                <c:pt idx="1815">
                  <c:v>120.3783358</c:v>
                </c:pt>
                <c:pt idx="1816">
                  <c:v>116.6950533</c:v>
                </c:pt>
                <c:pt idx="1817">
                  <c:v>112.6182354</c:v>
                </c:pt>
                <c:pt idx="1818">
                  <c:v>108.31156230000001</c:v>
                </c:pt>
                <c:pt idx="1819">
                  <c:v>103.9629497</c:v>
                </c:pt>
                <c:pt idx="1820">
                  <c:v>99.661357390000006</c:v>
                </c:pt>
                <c:pt idx="1821">
                  <c:v>95.440234919999995</c:v>
                </c:pt>
                <c:pt idx="1822">
                  <c:v>91.279887779999996</c:v>
                </c:pt>
                <c:pt idx="1823">
                  <c:v>87.111466469999996</c:v>
                </c:pt>
                <c:pt idx="1824">
                  <c:v>82.798780280000003</c:v>
                </c:pt>
                <c:pt idx="1825">
                  <c:v>78.214607869999995</c:v>
                </c:pt>
                <c:pt idx="1826">
                  <c:v>73.317503799999997</c:v>
                </c:pt>
                <c:pt idx="1827">
                  <c:v>68.15316516</c:v>
                </c:pt>
                <c:pt idx="1828">
                  <c:v>62.833676199999999</c:v>
                </c:pt>
                <c:pt idx="1829">
                  <c:v>57.482567269999997</c:v>
                </c:pt>
                <c:pt idx="1830">
                  <c:v>52.105323609999999</c:v>
                </c:pt>
                <c:pt idx="1831">
                  <c:v>46.64965041</c:v>
                </c:pt>
                <c:pt idx="1832">
                  <c:v>41.063798069999997</c:v>
                </c:pt>
                <c:pt idx="1833">
                  <c:v>35.272267509999999</c:v>
                </c:pt>
                <c:pt idx="1834">
                  <c:v>29.25489507</c:v>
                </c:pt>
                <c:pt idx="1835">
                  <c:v>22.960180789999999</c:v>
                </c:pt>
                <c:pt idx="1836">
                  <c:v>16.300910479999999</c:v>
                </c:pt>
                <c:pt idx="1837">
                  <c:v>9.3190577880000003</c:v>
                </c:pt>
                <c:pt idx="1838">
                  <c:v>2.1577719719999999</c:v>
                </c:pt>
                <c:pt idx="1839">
                  <c:v>-5.0601803470000002</c:v>
                </c:pt>
                <c:pt idx="1840">
                  <c:v>-12.36203974</c:v>
                </c:pt>
                <c:pt idx="1841">
                  <c:v>-19.890119429999999</c:v>
                </c:pt>
                <c:pt idx="1842">
                  <c:v>-27.784708559999999</c:v>
                </c:pt>
                <c:pt idx="1843">
                  <c:v>-36.058674969999998</c:v>
                </c:pt>
                <c:pt idx="1844">
                  <c:v>-44.525759450000002</c:v>
                </c:pt>
                <c:pt idx="1845">
                  <c:v>-52.994645179999999</c:v>
                </c:pt>
                <c:pt idx="1846">
                  <c:v>-61.37793645</c:v>
                </c:pt>
                <c:pt idx="1847">
                  <c:v>-69.597527400000004</c:v>
                </c:pt>
                <c:pt idx="1848">
                  <c:v>-77.539832340000004</c:v>
                </c:pt>
                <c:pt idx="1849">
                  <c:v>-85.003123470000006</c:v>
                </c:pt>
                <c:pt idx="1850">
                  <c:v>-91.894562960000002</c:v>
                </c:pt>
                <c:pt idx="1851">
                  <c:v>-98.218682340000001</c:v>
                </c:pt>
                <c:pt idx="1852">
                  <c:v>-104.0773181</c:v>
                </c:pt>
                <c:pt idx="1853">
                  <c:v>-109.50992429999999</c:v>
                </c:pt>
                <c:pt idx="1854">
                  <c:v>-114.5049264</c:v>
                </c:pt>
                <c:pt idx="1855">
                  <c:v>-119.076734</c:v>
                </c:pt>
                <c:pt idx="1856">
                  <c:v>-123.15634799999999</c:v>
                </c:pt>
                <c:pt idx="1857">
                  <c:v>-126.6526195</c:v>
                </c:pt>
                <c:pt idx="1858">
                  <c:v>-129.55907930000001</c:v>
                </c:pt>
                <c:pt idx="1859">
                  <c:v>-131.87231790000001</c:v>
                </c:pt>
                <c:pt idx="1860">
                  <c:v>-133.58924909999999</c:v>
                </c:pt>
                <c:pt idx="1861">
                  <c:v>-134.7370751</c:v>
                </c:pt>
                <c:pt idx="1862">
                  <c:v>-135.41275390000001</c:v>
                </c:pt>
                <c:pt idx="1863">
                  <c:v>-135.61117960000001</c:v>
                </c:pt>
                <c:pt idx="1864">
                  <c:v>-135.23626340000001</c:v>
                </c:pt>
                <c:pt idx="1865">
                  <c:v>-134.1722058</c:v>
                </c:pt>
                <c:pt idx="1866">
                  <c:v>-132.33003679999999</c:v>
                </c:pt>
                <c:pt idx="1867">
                  <c:v>-129.6003959</c:v>
                </c:pt>
                <c:pt idx="1868">
                  <c:v>-125.897527</c:v>
                </c:pt>
                <c:pt idx="1869">
                  <c:v>-121.22579</c:v>
                </c:pt>
                <c:pt idx="1870">
                  <c:v>-115.6865643</c:v>
                </c:pt>
                <c:pt idx="1871">
                  <c:v>-109.4837003</c:v>
                </c:pt>
                <c:pt idx="1872">
                  <c:v>-102.81670630000001</c:v>
                </c:pt>
                <c:pt idx="1873">
                  <c:v>-95.793070560000004</c:v>
                </c:pt>
                <c:pt idx="1874">
                  <c:v>-88.430749840000004</c:v>
                </c:pt>
                <c:pt idx="1875">
                  <c:v>-80.695005449999996</c:v>
                </c:pt>
                <c:pt idx="1876">
                  <c:v>-72.465207059999997</c:v>
                </c:pt>
                <c:pt idx="1877">
                  <c:v>-63.597808980000003</c:v>
                </c:pt>
                <c:pt idx="1878">
                  <c:v>-53.957099880000001</c:v>
                </c:pt>
                <c:pt idx="1879">
                  <c:v>-43.38072966</c:v>
                </c:pt>
                <c:pt idx="1880">
                  <c:v>-31.760790549999999</c:v>
                </c:pt>
                <c:pt idx="1881">
                  <c:v>-19.258557140000001</c:v>
                </c:pt>
                <c:pt idx="1882">
                  <c:v>-6.1147593540000003</c:v>
                </c:pt>
                <c:pt idx="1883">
                  <c:v>7.4605848530000003</c:v>
                </c:pt>
                <c:pt idx="1884">
                  <c:v>21.240025339999999</c:v>
                </c:pt>
                <c:pt idx="1885">
                  <c:v>35.047539530000002</c:v>
                </c:pt>
                <c:pt idx="1886">
                  <c:v>48.626334759999999</c:v>
                </c:pt>
                <c:pt idx="1887">
                  <c:v>61.558287579999998</c:v>
                </c:pt>
                <c:pt idx="1888">
                  <c:v>73.684181589999994</c:v>
                </c:pt>
                <c:pt idx="1889">
                  <c:v>84.929500520000005</c:v>
                </c:pt>
                <c:pt idx="1890">
                  <c:v>95.344298710000004</c:v>
                </c:pt>
                <c:pt idx="1891">
                  <c:v>104.98336740000001</c:v>
                </c:pt>
                <c:pt idx="1892">
                  <c:v>113.8304772</c:v>
                </c:pt>
                <c:pt idx="1893">
                  <c:v>121.2835742</c:v>
                </c:pt>
                <c:pt idx="1894">
                  <c:v>127.062653</c:v>
                </c:pt>
                <c:pt idx="1895">
                  <c:v>131.37052460000001</c:v>
                </c:pt>
                <c:pt idx="1896">
                  <c:v>134.357235</c:v>
                </c:pt>
                <c:pt idx="1897">
                  <c:v>136.41710380000001</c:v>
                </c:pt>
                <c:pt idx="1898">
                  <c:v>138.01318240000001</c:v>
                </c:pt>
                <c:pt idx="1899">
                  <c:v>139.410327</c:v>
                </c:pt>
                <c:pt idx="1900">
                  <c:v>140.6527255</c:v>
                </c:pt>
                <c:pt idx="1901">
                  <c:v>141.56220110000001</c:v>
                </c:pt>
                <c:pt idx="1902">
                  <c:v>141.85210810000001</c:v>
                </c:pt>
                <c:pt idx="1903">
                  <c:v>141.2703511</c:v>
                </c:pt>
                <c:pt idx="1904">
                  <c:v>139.74388149999999</c:v>
                </c:pt>
                <c:pt idx="1905">
                  <c:v>137.412654</c:v>
                </c:pt>
                <c:pt idx="1906">
                  <c:v>134.4926983</c:v>
                </c:pt>
                <c:pt idx="1907">
                  <c:v>131.21114510000001</c:v>
                </c:pt>
                <c:pt idx="1908">
                  <c:v>127.7649382</c:v>
                </c:pt>
                <c:pt idx="1909">
                  <c:v>124.2308989</c:v>
                </c:pt>
                <c:pt idx="1910">
                  <c:v>120.59413360000001</c:v>
                </c:pt>
                <c:pt idx="1911">
                  <c:v>116.7003667</c:v>
                </c:pt>
                <c:pt idx="1912">
                  <c:v>112.3863441</c:v>
                </c:pt>
                <c:pt idx="1913">
                  <c:v>107.6356524</c:v>
                </c:pt>
                <c:pt idx="1914">
                  <c:v>102.5085614</c:v>
                </c:pt>
                <c:pt idx="1915">
                  <c:v>97.090401240000006</c:v>
                </c:pt>
                <c:pt idx="1916">
                  <c:v>91.532758029999997</c:v>
                </c:pt>
                <c:pt idx="1917">
                  <c:v>85.919243789999996</c:v>
                </c:pt>
                <c:pt idx="1918">
                  <c:v>80.309652959999994</c:v>
                </c:pt>
                <c:pt idx="1919">
                  <c:v>74.696413980000003</c:v>
                </c:pt>
                <c:pt idx="1920">
                  <c:v>68.962712100000005</c:v>
                </c:pt>
                <c:pt idx="1921">
                  <c:v>62.923870540000003</c:v>
                </c:pt>
                <c:pt idx="1922">
                  <c:v>56.415694889999997</c:v>
                </c:pt>
                <c:pt idx="1923">
                  <c:v>49.491272109999997</c:v>
                </c:pt>
                <c:pt idx="1924">
                  <c:v>42.37529481</c:v>
                </c:pt>
                <c:pt idx="1925">
                  <c:v>35.316518610000003</c:v>
                </c:pt>
                <c:pt idx="1926">
                  <c:v>28.473457799999998</c:v>
                </c:pt>
                <c:pt idx="1927">
                  <c:v>21.820142300000001</c:v>
                </c:pt>
                <c:pt idx="1928">
                  <c:v>15.254368639999999</c:v>
                </c:pt>
                <c:pt idx="1929">
                  <c:v>8.601426043</c:v>
                </c:pt>
                <c:pt idx="1930">
                  <c:v>1.6425877419999999</c:v>
                </c:pt>
                <c:pt idx="1931">
                  <c:v>-5.7432853120000003</c:v>
                </c:pt>
                <c:pt idx="1932">
                  <c:v>-13.525275410000001</c:v>
                </c:pt>
                <c:pt idx="1933">
                  <c:v>-21.480332659999998</c:v>
                </c:pt>
                <c:pt idx="1934">
                  <c:v>-29.344047020000001</c:v>
                </c:pt>
                <c:pt idx="1935">
                  <c:v>-37.023993900000001</c:v>
                </c:pt>
                <c:pt idx="1936">
                  <c:v>-44.50833823</c:v>
                </c:pt>
                <c:pt idx="1937">
                  <c:v>-51.774097840000003</c:v>
                </c:pt>
                <c:pt idx="1938">
                  <c:v>-58.891366959999999</c:v>
                </c:pt>
                <c:pt idx="1939">
                  <c:v>-65.904237469999998</c:v>
                </c:pt>
                <c:pt idx="1940">
                  <c:v>-72.774167739999996</c:v>
                </c:pt>
                <c:pt idx="1941">
                  <c:v>-79.518039900000005</c:v>
                </c:pt>
                <c:pt idx="1942">
                  <c:v>-86.060512560000006</c:v>
                </c:pt>
                <c:pt idx="1943">
                  <c:v>-92.264057390000005</c:v>
                </c:pt>
                <c:pt idx="1944">
                  <c:v>-98.080680000000001</c:v>
                </c:pt>
                <c:pt idx="1945">
                  <c:v>-103.49718559999999</c:v>
                </c:pt>
                <c:pt idx="1946">
                  <c:v>-108.4751184</c:v>
                </c:pt>
                <c:pt idx="1947">
                  <c:v>-112.98685810000001</c:v>
                </c:pt>
                <c:pt idx="1948">
                  <c:v>-116.99856749999999</c:v>
                </c:pt>
                <c:pt idx="1949">
                  <c:v>-120.4488552</c:v>
                </c:pt>
                <c:pt idx="1950">
                  <c:v>-123.3259036</c:v>
                </c:pt>
                <c:pt idx="1951">
                  <c:v>-125.6669761</c:v>
                </c:pt>
                <c:pt idx="1952">
                  <c:v>-127.47342709999999</c:v>
                </c:pt>
                <c:pt idx="1953">
                  <c:v>-128.7781742</c:v>
                </c:pt>
                <c:pt idx="1954">
                  <c:v>-129.60758279999999</c:v>
                </c:pt>
                <c:pt idx="1955">
                  <c:v>-129.93804230000001</c:v>
                </c:pt>
                <c:pt idx="1956">
                  <c:v>-129.65713980000001</c:v>
                </c:pt>
                <c:pt idx="1957">
                  <c:v>-128.5865939</c:v>
                </c:pt>
                <c:pt idx="1958">
                  <c:v>-126.6428045</c:v>
                </c:pt>
                <c:pt idx="1959">
                  <c:v>-123.83059179999999</c:v>
                </c:pt>
                <c:pt idx="1960">
                  <c:v>-120.1333133</c:v>
                </c:pt>
                <c:pt idx="1961">
                  <c:v>-115.68148720000001</c:v>
                </c:pt>
                <c:pt idx="1962">
                  <c:v>-110.66867209999999</c:v>
                </c:pt>
                <c:pt idx="1963">
                  <c:v>-105.2964482</c:v>
                </c:pt>
                <c:pt idx="1964">
                  <c:v>-99.764708330000005</c:v>
                </c:pt>
                <c:pt idx="1965">
                  <c:v>-94.197015829999998</c:v>
                </c:pt>
                <c:pt idx="1966">
                  <c:v>-88.603339030000001</c:v>
                </c:pt>
                <c:pt idx="1967">
                  <c:v>-82.85637543</c:v>
                </c:pt>
                <c:pt idx="1968">
                  <c:v>-76.6904538</c:v>
                </c:pt>
                <c:pt idx="1969">
                  <c:v>-69.827680839999999</c:v>
                </c:pt>
                <c:pt idx="1970">
                  <c:v>-62.078482049999998</c:v>
                </c:pt>
                <c:pt idx="1971">
                  <c:v>-53.380769389999998</c:v>
                </c:pt>
                <c:pt idx="1972">
                  <c:v>-43.784872360000001</c:v>
                </c:pt>
                <c:pt idx="1973">
                  <c:v>-33.463295410000001</c:v>
                </c:pt>
                <c:pt idx="1974">
                  <c:v>-22.723358560000001</c:v>
                </c:pt>
                <c:pt idx="1975">
                  <c:v>-11.839384969999999</c:v>
                </c:pt>
                <c:pt idx="1976">
                  <c:v>-0.94337285199999998</c:v>
                </c:pt>
                <c:pt idx="1977">
                  <c:v>9.9999566850000008</c:v>
                </c:pt>
                <c:pt idx="1978">
                  <c:v>21.11601477</c:v>
                </c:pt>
                <c:pt idx="1979">
                  <c:v>32.621733059999997</c:v>
                </c:pt>
                <c:pt idx="1980">
                  <c:v>44.661775689999999</c:v>
                </c:pt>
                <c:pt idx="1981">
                  <c:v>57.218101040000001</c:v>
                </c:pt>
                <c:pt idx="1982">
                  <c:v>70.147430420000006</c:v>
                </c:pt>
                <c:pt idx="1983">
                  <c:v>83.225200450000003</c:v>
                </c:pt>
                <c:pt idx="1984">
                  <c:v>96.178330700000004</c:v>
                </c:pt>
                <c:pt idx="1985">
                  <c:v>108.4850685</c:v>
                </c:pt>
                <c:pt idx="1986">
                  <c:v>119.1908143</c:v>
                </c:pt>
                <c:pt idx="1987">
                  <c:v>127.63897040000001</c:v>
                </c:pt>
                <c:pt idx="1988">
                  <c:v>132.84287810000001</c:v>
                </c:pt>
                <c:pt idx="1989">
                  <c:v>135.07909000000001</c:v>
                </c:pt>
                <c:pt idx="1990">
                  <c:v>136.2819489</c:v>
                </c:pt>
                <c:pt idx="1991">
                  <c:v>137.3327238</c:v>
                </c:pt>
                <c:pt idx="1992">
                  <c:v>138.41560860000001</c:v>
                </c:pt>
                <c:pt idx="1993">
                  <c:v>139.57469810000001</c:v>
                </c:pt>
                <c:pt idx="1994">
                  <c:v>140.43252469999999</c:v>
                </c:pt>
                <c:pt idx="1995">
                  <c:v>140.6522267</c:v>
                </c:pt>
                <c:pt idx="1996">
                  <c:v>140.11677990000001</c:v>
                </c:pt>
                <c:pt idx="1997">
                  <c:v>138.61918510000001</c:v>
                </c:pt>
                <c:pt idx="1998">
                  <c:v>136.1042684</c:v>
                </c:pt>
                <c:pt idx="1999">
                  <c:v>132.90688309999999</c:v>
                </c:pt>
                <c:pt idx="2000">
                  <c:v>129.47674269999999</c:v>
                </c:pt>
                <c:pt idx="2001">
                  <c:v>126.1476894</c:v>
                </c:pt>
                <c:pt idx="2002">
                  <c:v>123.0868967</c:v>
                </c:pt>
                <c:pt idx="2003">
                  <c:v>120.2647922</c:v>
                </c:pt>
                <c:pt idx="2004">
                  <c:v>117.54253610000001</c:v>
                </c:pt>
                <c:pt idx="2005">
                  <c:v>114.7674882</c:v>
                </c:pt>
                <c:pt idx="2006">
                  <c:v>111.84339439999999</c:v>
                </c:pt>
                <c:pt idx="2007">
                  <c:v>108.7099422</c:v>
                </c:pt>
                <c:pt idx="2008">
                  <c:v>105.32556700000001</c:v>
                </c:pt>
                <c:pt idx="2009">
                  <c:v>101.6448882</c:v>
                </c:pt>
                <c:pt idx="2010">
                  <c:v>97.665515749999997</c:v>
                </c:pt>
                <c:pt idx="2011">
                  <c:v>93.538186100000004</c:v>
                </c:pt>
                <c:pt idx="2012">
                  <c:v>89.431663180000001</c:v>
                </c:pt>
                <c:pt idx="2013">
                  <c:v>85.392547309999998</c:v>
                </c:pt>
                <c:pt idx="2014">
                  <c:v>81.340019990000002</c:v>
                </c:pt>
                <c:pt idx="2015">
                  <c:v>77.147178170000004</c:v>
                </c:pt>
                <c:pt idx="2016">
                  <c:v>72.674620079999997</c:v>
                </c:pt>
                <c:pt idx="2017">
                  <c:v>67.850922420000003</c:v>
                </c:pt>
                <c:pt idx="2018">
                  <c:v>62.728528650000001</c:v>
                </c:pt>
                <c:pt idx="2019">
                  <c:v>57.439340919999999</c:v>
                </c:pt>
                <c:pt idx="2020">
                  <c:v>52.122715820000003</c:v>
                </c:pt>
                <c:pt idx="2021">
                  <c:v>46.86690909</c:v>
                </c:pt>
                <c:pt idx="2022">
                  <c:v>41.656829479999999</c:v>
                </c:pt>
                <c:pt idx="2023">
                  <c:v>36.449106899999997</c:v>
                </c:pt>
                <c:pt idx="2024">
                  <c:v>31.118744700000001</c:v>
                </c:pt>
                <c:pt idx="2025">
                  <c:v>25.538173199999999</c:v>
                </c:pt>
                <c:pt idx="2026">
                  <c:v>19.639096160000001</c:v>
                </c:pt>
                <c:pt idx="2027">
                  <c:v>13.33760096</c:v>
                </c:pt>
                <c:pt idx="2028">
                  <c:v>6.6617404970000003</c:v>
                </c:pt>
                <c:pt idx="2029">
                  <c:v>-0.17884281299999999</c:v>
                </c:pt>
                <c:pt idx="2030">
                  <c:v>-6.9924609770000004</c:v>
                </c:pt>
                <c:pt idx="2031">
                  <c:v>-13.721730000000001</c:v>
                </c:pt>
                <c:pt idx="2032">
                  <c:v>-20.32098766</c:v>
                </c:pt>
                <c:pt idx="2033">
                  <c:v>-26.774657619999999</c:v>
                </c:pt>
                <c:pt idx="2034">
                  <c:v>-33.160601249999999</c:v>
                </c:pt>
                <c:pt idx="2035">
                  <c:v>-39.606914029999999</c:v>
                </c:pt>
                <c:pt idx="2036">
                  <c:v>-46.188136470000003</c:v>
                </c:pt>
                <c:pt idx="2037">
                  <c:v>-52.892151640000002</c:v>
                </c:pt>
                <c:pt idx="2038">
                  <c:v>-59.582303359999997</c:v>
                </c:pt>
                <c:pt idx="2039">
                  <c:v>-66.091220239999998</c:v>
                </c:pt>
                <c:pt idx="2040">
                  <c:v>-72.352272069999998</c:v>
                </c:pt>
                <c:pt idx="2041">
                  <c:v>-78.43743551</c:v>
                </c:pt>
                <c:pt idx="2042">
                  <c:v>-84.456958920000005</c:v>
                </c:pt>
                <c:pt idx="2043">
                  <c:v>-90.420149620000004</c:v>
                </c:pt>
                <c:pt idx="2044">
                  <c:v>-96.216204629999993</c:v>
                </c:pt>
                <c:pt idx="2045">
                  <c:v>-101.6956643</c:v>
                </c:pt>
                <c:pt idx="2046">
                  <c:v>-106.7816062</c:v>
                </c:pt>
                <c:pt idx="2047">
                  <c:v>-111.4021039</c:v>
                </c:pt>
                <c:pt idx="2048">
                  <c:v>-115.47391469999999</c:v>
                </c:pt>
                <c:pt idx="2049">
                  <c:v>-118.94604440000001</c:v>
                </c:pt>
                <c:pt idx="2050">
                  <c:v>-121.7575916</c:v>
                </c:pt>
                <c:pt idx="2051">
                  <c:v>-123.84211550000001</c:v>
                </c:pt>
                <c:pt idx="2052">
                  <c:v>-125.1694521</c:v>
                </c:pt>
                <c:pt idx="2053">
                  <c:v>-125.8172658</c:v>
                </c:pt>
                <c:pt idx="2054">
                  <c:v>-125.9082923</c:v>
                </c:pt>
                <c:pt idx="2055">
                  <c:v>-125.55936440000001</c:v>
                </c:pt>
                <c:pt idx="2056">
                  <c:v>-124.8027979</c:v>
                </c:pt>
                <c:pt idx="2057">
                  <c:v>-123.56333189999999</c:v>
                </c:pt>
                <c:pt idx="2058">
                  <c:v>-121.71026809999999</c:v>
                </c:pt>
                <c:pt idx="2059">
                  <c:v>-119.1422049</c:v>
                </c:pt>
                <c:pt idx="2060">
                  <c:v>-115.89398509999999</c:v>
                </c:pt>
                <c:pt idx="2061">
                  <c:v>-112.0346885</c:v>
                </c:pt>
                <c:pt idx="2062">
                  <c:v>-107.6684905</c:v>
                </c:pt>
                <c:pt idx="2063">
                  <c:v>-102.9218084</c:v>
                </c:pt>
                <c:pt idx="2064">
                  <c:v>-97.896571629999997</c:v>
                </c:pt>
                <c:pt idx="2065">
                  <c:v>-92.689608489999998</c:v>
                </c:pt>
                <c:pt idx="2066">
                  <c:v>-87.419709319999996</c:v>
                </c:pt>
                <c:pt idx="2067">
                  <c:v>-82.076387600000004</c:v>
                </c:pt>
                <c:pt idx="2068">
                  <c:v>-76.613581890000006</c:v>
                </c:pt>
                <c:pt idx="2069">
                  <c:v>-70.943941229999993</c:v>
                </c:pt>
                <c:pt idx="2070">
                  <c:v>-64.961239719999995</c:v>
                </c:pt>
                <c:pt idx="2071">
                  <c:v>-58.652828530000001</c:v>
                </c:pt>
                <c:pt idx="2072">
                  <c:v>-52.057414639999998</c:v>
                </c:pt>
                <c:pt idx="2073">
                  <c:v>-45.184544170000002</c:v>
                </c:pt>
                <c:pt idx="2074">
                  <c:v>-38.0924987</c:v>
                </c:pt>
                <c:pt idx="2075">
                  <c:v>-30.849364309999999</c:v>
                </c:pt>
                <c:pt idx="2076">
                  <c:v>-23.471327980000002</c:v>
                </c:pt>
                <c:pt idx="2077">
                  <c:v>-15.941984959999999</c:v>
                </c:pt>
                <c:pt idx="2078">
                  <c:v>-8.2631558030000001</c:v>
                </c:pt>
                <c:pt idx="2079">
                  <c:v>-0.51041430700000001</c:v>
                </c:pt>
                <c:pt idx="2080">
                  <c:v>7.1805812390000003</c:v>
                </c:pt>
                <c:pt idx="2081">
                  <c:v>14.72061053</c:v>
                </c:pt>
                <c:pt idx="2082">
                  <c:v>22.083440039999999</c:v>
                </c:pt>
                <c:pt idx="2083">
                  <c:v>29.299429759999999</c:v>
                </c:pt>
                <c:pt idx="2084">
                  <c:v>36.45101485</c:v>
                </c:pt>
                <c:pt idx="2085">
                  <c:v>43.604350410000002</c:v>
                </c:pt>
                <c:pt idx="2086">
                  <c:v>50.662876599999997</c:v>
                </c:pt>
                <c:pt idx="2087">
                  <c:v>57.405313309999997</c:v>
                </c:pt>
                <c:pt idx="2088">
                  <c:v>63.623510680000003</c:v>
                </c:pt>
                <c:pt idx="2089">
                  <c:v>69.194158189999996</c:v>
                </c:pt>
                <c:pt idx="2090">
                  <c:v>74.202271210000006</c:v>
                </c:pt>
                <c:pt idx="2091">
                  <c:v>78.783774280000003</c:v>
                </c:pt>
                <c:pt idx="2092">
                  <c:v>82.896366839999999</c:v>
                </c:pt>
                <c:pt idx="2093">
                  <c:v>86.45381974</c:v>
                </c:pt>
                <c:pt idx="2094">
                  <c:v>89.420126249999996</c:v>
                </c:pt>
                <c:pt idx="2095">
                  <c:v>91.749144479999998</c:v>
                </c:pt>
                <c:pt idx="2096">
                  <c:v>93.346929689999996</c:v>
                </c:pt>
                <c:pt idx="2097">
                  <c:v>94.271521680000006</c:v>
                </c:pt>
                <c:pt idx="2098">
                  <c:v>94.774537219999999</c:v>
                </c:pt>
                <c:pt idx="2099">
                  <c:v>95.109063239999998</c:v>
                </c:pt>
                <c:pt idx="2100">
                  <c:v>95.379203649999994</c:v>
                </c:pt>
                <c:pt idx="2101">
                  <c:v>95.536588739999999</c:v>
                </c:pt>
                <c:pt idx="2102">
                  <c:v>95.400264449999995</c:v>
                </c:pt>
                <c:pt idx="2103">
                  <c:v>94.729396280000003</c:v>
                </c:pt>
                <c:pt idx="2104">
                  <c:v>93.377165989999995</c:v>
                </c:pt>
                <c:pt idx="2105">
                  <c:v>91.322566530000003</c:v>
                </c:pt>
                <c:pt idx="2106">
                  <c:v>88.674950859999996</c:v>
                </c:pt>
                <c:pt idx="2107">
                  <c:v>85.625986459999993</c:v>
                </c:pt>
                <c:pt idx="2108">
                  <c:v>82.398736970000002</c:v>
                </c:pt>
                <c:pt idx="2109">
                  <c:v>79.185490139999999</c:v>
                </c:pt>
                <c:pt idx="2110">
                  <c:v>76.106845550000003</c:v>
                </c:pt>
                <c:pt idx="2111">
                  <c:v>73.127149619999997</c:v>
                </c:pt>
                <c:pt idx="2112">
                  <c:v>70.153728650000005</c:v>
                </c:pt>
                <c:pt idx="2113">
                  <c:v>67.102244999999996</c:v>
                </c:pt>
                <c:pt idx="2114">
                  <c:v>63.896342420000003</c:v>
                </c:pt>
                <c:pt idx="2115">
                  <c:v>60.470359930000001</c:v>
                </c:pt>
                <c:pt idx="2116">
                  <c:v>56.824842830000001</c:v>
                </c:pt>
                <c:pt idx="2117">
                  <c:v>53.020570829999997</c:v>
                </c:pt>
                <c:pt idx="2118">
                  <c:v>49.21727774</c:v>
                </c:pt>
                <c:pt idx="2119">
                  <c:v>45.827675880000001</c:v>
                </c:pt>
                <c:pt idx="2120">
                  <c:v>43.200259719999998</c:v>
                </c:pt>
                <c:pt idx="2121">
                  <c:v>41.244475729999998</c:v>
                </c:pt>
                <c:pt idx="2122">
                  <c:v>39.693478970000001</c:v>
                </c:pt>
                <c:pt idx="2123">
                  <c:v>38.282826120000003</c:v>
                </c:pt>
                <c:pt idx="2124">
                  <c:v>36.785311710000002</c:v>
                </c:pt>
                <c:pt idx="2125">
                  <c:v>35.164161640000003</c:v>
                </c:pt>
                <c:pt idx="2126">
                  <c:v>33.345339989999999</c:v>
                </c:pt>
                <c:pt idx="2127">
                  <c:v>31.308132329999999</c:v>
                </c:pt>
                <c:pt idx="2128">
                  <c:v>29.082971799999999</c:v>
                </c:pt>
                <c:pt idx="2129">
                  <c:v>26.728789720000002</c:v>
                </c:pt>
                <c:pt idx="2130">
                  <c:v>24.38988449</c:v>
                </c:pt>
                <c:pt idx="2131">
                  <c:v>22.310522240000001</c:v>
                </c:pt>
                <c:pt idx="2132">
                  <c:v>20.640573249999999</c:v>
                </c:pt>
                <c:pt idx="2133">
                  <c:v>19.325581790000001</c:v>
                </c:pt>
                <c:pt idx="2134">
                  <c:v>18.165166549999999</c:v>
                </c:pt>
                <c:pt idx="2135">
                  <c:v>16.963110360000002</c:v>
                </c:pt>
                <c:pt idx="2136">
                  <c:v>15.65189298</c:v>
                </c:pt>
                <c:pt idx="2137">
                  <c:v>14.210519420000001</c:v>
                </c:pt>
                <c:pt idx="2138">
                  <c:v>12.67079987</c:v>
                </c:pt>
                <c:pt idx="2139">
                  <c:v>11.18982001</c:v>
                </c:pt>
                <c:pt idx="2140">
                  <c:v>9.9375723499999999</c:v>
                </c:pt>
                <c:pt idx="2141">
                  <c:v>9.0154063630000003</c:v>
                </c:pt>
                <c:pt idx="2142">
                  <c:v>8.3829358559999996</c:v>
                </c:pt>
                <c:pt idx="2143">
                  <c:v>7.8429801389999998</c:v>
                </c:pt>
                <c:pt idx="2144">
                  <c:v>7.2142742960000001</c:v>
                </c:pt>
                <c:pt idx="2145">
                  <c:v>6.5011531700000003</c:v>
                </c:pt>
                <c:pt idx="2146">
                  <c:v>5.7641900670000004</c:v>
                </c:pt>
                <c:pt idx="2147">
                  <c:v>4.9375783049999997</c:v>
                </c:pt>
                <c:pt idx="2148">
                  <c:v>3.9569008389999998</c:v>
                </c:pt>
                <c:pt idx="2149">
                  <c:v>2.9832343219999999</c:v>
                </c:pt>
                <c:pt idx="2150">
                  <c:v>2.0888111559999998</c:v>
                </c:pt>
                <c:pt idx="2151">
                  <c:v>1.2701935129999999</c:v>
                </c:pt>
                <c:pt idx="2152">
                  <c:v>0.55337580200000003</c:v>
                </c:pt>
                <c:pt idx="2153">
                  <c:v>1.9502166000000001E-2</c:v>
                </c:pt>
                <c:pt idx="2154">
                  <c:v>-0.348139737</c:v>
                </c:pt>
                <c:pt idx="2155">
                  <c:v>-0.59924560199999999</c:v>
                </c:pt>
                <c:pt idx="2156">
                  <c:v>-0.83665054999999999</c:v>
                </c:pt>
                <c:pt idx="2157">
                  <c:v>-1.2839378589999999</c:v>
                </c:pt>
                <c:pt idx="2158">
                  <c:v>-1.9669677619999999</c:v>
                </c:pt>
                <c:pt idx="2159">
                  <c:v>-2.7616817669999998</c:v>
                </c:pt>
                <c:pt idx="2160">
                  <c:v>-3.5402747909999999</c:v>
                </c:pt>
                <c:pt idx="2161">
                  <c:v>-4.2236347959999998</c:v>
                </c:pt>
                <c:pt idx="2162">
                  <c:v>-4.7890284999999997</c:v>
                </c:pt>
                <c:pt idx="2163">
                  <c:v>-5.3232918900000001</c:v>
                </c:pt>
                <c:pt idx="2164">
                  <c:v>-5.8654524319999997</c:v>
                </c:pt>
                <c:pt idx="2165">
                  <c:v>-6.3889393830000003</c:v>
                </c:pt>
                <c:pt idx="2166">
                  <c:v>-6.8443252760000002</c:v>
                </c:pt>
                <c:pt idx="2167">
                  <c:v>-7.1582557099999997</c:v>
                </c:pt>
                <c:pt idx="2168">
                  <c:v>-7.3168026560000001</c:v>
                </c:pt>
                <c:pt idx="2169">
                  <c:v>-7.3613623029999999</c:v>
                </c:pt>
                <c:pt idx="2170">
                  <c:v>-7.2596509170000001</c:v>
                </c:pt>
                <c:pt idx="2171">
                  <c:v>-7.1512927580000003</c:v>
                </c:pt>
                <c:pt idx="2172">
                  <c:v>-7.1621917829999999</c:v>
                </c:pt>
                <c:pt idx="2173">
                  <c:v>-7.2522905670000002</c:v>
                </c:pt>
                <c:pt idx="2174">
                  <c:v>-7.3576822359999996</c:v>
                </c:pt>
                <c:pt idx="2175">
                  <c:v>-7.3774718110000004</c:v>
                </c:pt>
                <c:pt idx="2176">
                  <c:v>-7.2070005149999998</c:v>
                </c:pt>
                <c:pt idx="2177">
                  <c:v>-6.8491195850000004</c:v>
                </c:pt>
                <c:pt idx="2178">
                  <c:v>-6.4132962129999997</c:v>
                </c:pt>
                <c:pt idx="2179">
                  <c:v>-6.0109393689999999</c:v>
                </c:pt>
                <c:pt idx="2180">
                  <c:v>-5.7187737619999996</c:v>
                </c:pt>
                <c:pt idx="2181">
                  <c:v>-5.5633527259999997</c:v>
                </c:pt>
                <c:pt idx="2182">
                  <c:v>-5.5080174919999996</c:v>
                </c:pt>
                <c:pt idx="2183">
                  <c:v>-5.4939834420000002</c:v>
                </c:pt>
                <c:pt idx="2184">
                  <c:v>-5.3667857330000004</c:v>
                </c:pt>
                <c:pt idx="2185">
                  <c:v>-5.0302012779999998</c:v>
                </c:pt>
                <c:pt idx="2186">
                  <c:v>-4.5176877129999999</c:v>
                </c:pt>
                <c:pt idx="2187">
                  <c:v>-3.9713707989999998</c:v>
                </c:pt>
                <c:pt idx="2188">
                  <c:v>-3.549547623</c:v>
                </c:pt>
                <c:pt idx="2189">
                  <c:v>-3.4114948900000002</c:v>
                </c:pt>
                <c:pt idx="2190">
                  <c:v>-3.4886100120000001</c:v>
                </c:pt>
                <c:pt idx="2191">
                  <c:v>-3.655103252</c:v>
                </c:pt>
                <c:pt idx="2192">
                  <c:v>-3.819655547</c:v>
                </c:pt>
                <c:pt idx="2193">
                  <c:v>-3.941839876</c:v>
                </c:pt>
                <c:pt idx="2194">
                  <c:v>-4.0182419390000002</c:v>
                </c:pt>
                <c:pt idx="2195">
                  <c:v>-4.0598537800000001</c:v>
                </c:pt>
                <c:pt idx="2196">
                  <c:v>-4.0815951640000003</c:v>
                </c:pt>
                <c:pt idx="2197">
                  <c:v>-4.0580058010000002</c:v>
                </c:pt>
                <c:pt idx="2198">
                  <c:v>-3.9983197050000001</c:v>
                </c:pt>
                <c:pt idx="2199">
                  <c:v>-3.9486134910000001</c:v>
                </c:pt>
                <c:pt idx="2200">
                  <c:v>-3.9306475010000002</c:v>
                </c:pt>
                <c:pt idx="2201">
                  <c:v>-3.9317828910000001</c:v>
                </c:pt>
                <c:pt idx="2202">
                  <c:v>-3.9173718129999999</c:v>
                </c:pt>
                <c:pt idx="2203">
                  <c:v>-3.8821454169999998</c:v>
                </c:pt>
                <c:pt idx="2204">
                  <c:v>-3.8234009489999998</c:v>
                </c:pt>
                <c:pt idx="2205">
                  <c:v>-3.7092943300000001</c:v>
                </c:pt>
                <c:pt idx="2206">
                  <c:v>-3.5799838830000001</c:v>
                </c:pt>
                <c:pt idx="2207">
                  <c:v>-3.487618705</c:v>
                </c:pt>
                <c:pt idx="2208">
                  <c:v>-3.4559123710000001</c:v>
                </c:pt>
                <c:pt idx="2209">
                  <c:v>-3.4842530639999998</c:v>
                </c:pt>
                <c:pt idx="2210">
                  <c:v>-3.5538928630000002</c:v>
                </c:pt>
                <c:pt idx="2211">
                  <c:v>-3.6317388450000001</c:v>
                </c:pt>
                <c:pt idx="2212">
                  <c:v>-3.6403808679999998</c:v>
                </c:pt>
                <c:pt idx="2213">
                  <c:v>-3.4734575510000001</c:v>
                </c:pt>
                <c:pt idx="2214">
                  <c:v>-3.1330057999999998</c:v>
                </c:pt>
                <c:pt idx="2215">
                  <c:v>-2.7666397040000001</c:v>
                </c:pt>
                <c:pt idx="2216">
                  <c:v>-2.4981294900000002</c:v>
                </c:pt>
                <c:pt idx="2217">
                  <c:v>-2.3565969999999998</c:v>
                </c:pt>
                <c:pt idx="2218">
                  <c:v>-2.2650766</c:v>
                </c:pt>
                <c:pt idx="2219">
                  <c:v>-2.1381996879999998</c:v>
                </c:pt>
                <c:pt idx="2220">
                  <c:v>-1.981206094</c:v>
                </c:pt>
                <c:pt idx="2221">
                  <c:v>-1.833853432</c:v>
                </c:pt>
                <c:pt idx="2222">
                  <c:v>-1.771936264</c:v>
                </c:pt>
                <c:pt idx="2223">
                  <c:v>-1.939731179</c:v>
                </c:pt>
                <c:pt idx="2224">
                  <c:v>-2.3313671149999999</c:v>
                </c:pt>
                <c:pt idx="2225">
                  <c:v>-2.7484725929999998</c:v>
                </c:pt>
                <c:pt idx="2226">
                  <c:v>-3.103857101</c:v>
                </c:pt>
                <c:pt idx="2227">
                  <c:v>-3.359666839</c:v>
                </c:pt>
                <c:pt idx="2228">
                  <c:v>-3.4944404819999999</c:v>
                </c:pt>
                <c:pt idx="2229">
                  <c:v>-3.5226496520000001</c:v>
                </c:pt>
                <c:pt idx="2230">
                  <c:v>-3.3822276790000001</c:v>
                </c:pt>
                <c:pt idx="2231">
                  <c:v>-3.0239551059999998</c:v>
                </c:pt>
                <c:pt idx="2232">
                  <c:v>-2.6635576840000001</c:v>
                </c:pt>
                <c:pt idx="2233">
                  <c:v>-2.6466178899999999</c:v>
                </c:pt>
                <c:pt idx="2234">
                  <c:v>-2.7700555119999999</c:v>
                </c:pt>
                <c:pt idx="2235">
                  <c:v>-2.9105146820000001</c:v>
                </c:pt>
                <c:pt idx="2236">
                  <c:v>-2.9337657680000002</c:v>
                </c:pt>
                <c:pt idx="2237">
                  <c:v>-2.8360634130000002</c:v>
                </c:pt>
                <c:pt idx="2238">
                  <c:v>-2.6869480449999998</c:v>
                </c:pt>
                <c:pt idx="2239">
                  <c:v>-2.5558506639999998</c:v>
                </c:pt>
                <c:pt idx="2240">
                  <c:v>-2.4771704109999999</c:v>
                </c:pt>
                <c:pt idx="2241">
                  <c:v>-2.4606259019999999</c:v>
                </c:pt>
                <c:pt idx="2242">
                  <c:v>-2.496676484</c:v>
                </c:pt>
                <c:pt idx="2243">
                  <c:v>-2.5960698550000001</c:v>
                </c:pt>
                <c:pt idx="2244">
                  <c:v>-2.730534177</c:v>
                </c:pt>
                <c:pt idx="2245">
                  <c:v>-2.8951938739999998</c:v>
                </c:pt>
                <c:pt idx="2246">
                  <c:v>-3.0833673959999999</c:v>
                </c:pt>
                <c:pt idx="2247">
                  <c:v>-3.273948029</c:v>
                </c:pt>
                <c:pt idx="2248">
                  <c:v>-3.4240286879999999</c:v>
                </c:pt>
                <c:pt idx="2249">
                  <c:v>-3.5240522539999999</c:v>
                </c:pt>
                <c:pt idx="2250">
                  <c:v>-3.5763121089999999</c:v>
                </c:pt>
                <c:pt idx="2251">
                  <c:v>-3.5834233470000001</c:v>
                </c:pt>
                <c:pt idx="2252">
                  <c:v>-3.5578806599999999</c:v>
                </c:pt>
                <c:pt idx="2253">
                  <c:v>-3.520359107</c:v>
                </c:pt>
                <c:pt idx="2254">
                  <c:v>-3.5023858450000001</c:v>
                </c:pt>
                <c:pt idx="2255">
                  <c:v>-3.5390171079999999</c:v>
                </c:pt>
                <c:pt idx="2256">
                  <c:v>-3.6277919459999999</c:v>
                </c:pt>
                <c:pt idx="2257">
                  <c:v>-3.7463064469999998</c:v>
                </c:pt>
                <c:pt idx="2258">
                  <c:v>-3.8714396980000001</c:v>
                </c:pt>
                <c:pt idx="2259">
                  <c:v>-3.9750441439999999</c:v>
                </c:pt>
                <c:pt idx="2260">
                  <c:v>-4.037356001</c:v>
                </c:pt>
                <c:pt idx="2261">
                  <c:v>-4.0651149809999998</c:v>
                </c:pt>
                <c:pt idx="2262">
                  <c:v>-4.0622619010000003</c:v>
                </c:pt>
                <c:pt idx="2263">
                  <c:v>-4.0428907829999998</c:v>
                </c:pt>
                <c:pt idx="2264">
                  <c:v>-4.0172848879999998</c:v>
                </c:pt>
                <c:pt idx="2265">
                  <c:v>-3.9987595900000001</c:v>
                </c:pt>
                <c:pt idx="2266">
                  <c:v>-3.9733361779999998</c:v>
                </c:pt>
                <c:pt idx="2267">
                  <c:v>-3.935675834</c:v>
                </c:pt>
                <c:pt idx="2268">
                  <c:v>-3.8870606780000001</c:v>
                </c:pt>
                <c:pt idx="2269">
                  <c:v>-3.8078242040000001</c:v>
                </c:pt>
                <c:pt idx="2270">
                  <c:v>-3.6760619399999999</c:v>
                </c:pt>
                <c:pt idx="2271">
                  <c:v>-3.5233129609999998</c:v>
                </c:pt>
                <c:pt idx="2272">
                  <c:v>-3.3989009019999998</c:v>
                </c:pt>
                <c:pt idx="2273">
                  <c:v>-3.306448504</c:v>
                </c:pt>
                <c:pt idx="2274">
                  <c:v>-3.2421280939999999</c:v>
                </c:pt>
                <c:pt idx="2275">
                  <c:v>-3.2063141919999998</c:v>
                </c:pt>
                <c:pt idx="2276">
                  <c:v>-3.2047665479999998</c:v>
                </c:pt>
                <c:pt idx="2277">
                  <c:v>-3.2609998569999998</c:v>
                </c:pt>
                <c:pt idx="2278">
                  <c:v>-3.37292112</c:v>
                </c:pt>
                <c:pt idx="2279">
                  <c:v>-3.4930379180000002</c:v>
                </c:pt>
                <c:pt idx="2280">
                  <c:v>-3.5790790189999999</c:v>
                </c:pt>
                <c:pt idx="2281">
                  <c:v>-3.600976519</c:v>
                </c:pt>
                <c:pt idx="2282">
                  <c:v>-3.558900849</c:v>
                </c:pt>
                <c:pt idx="2283">
                  <c:v>-3.479453532</c:v>
                </c:pt>
                <c:pt idx="2284">
                  <c:v>-3.387666941</c:v>
                </c:pt>
                <c:pt idx="2285">
                  <c:v>-3.2934724019999999</c:v>
                </c:pt>
                <c:pt idx="2286">
                  <c:v>-3.1980396340000001</c:v>
                </c:pt>
                <c:pt idx="2287">
                  <c:v>-3.1151912209999999</c:v>
                </c:pt>
                <c:pt idx="2288">
                  <c:v>-3.068826777</c:v>
                </c:pt>
                <c:pt idx="2289">
                  <c:v>-3.0603665420000001</c:v>
                </c:pt>
                <c:pt idx="2290">
                  <c:v>-3.0680027509999999</c:v>
                </c:pt>
                <c:pt idx="2291">
                  <c:v>-3.051359116</c:v>
                </c:pt>
                <c:pt idx="2292">
                  <c:v>-2.9930038529999998</c:v>
                </c:pt>
                <c:pt idx="2293">
                  <c:v>-2.910578976</c:v>
                </c:pt>
                <c:pt idx="2294">
                  <c:v>-2.8422385370000001</c:v>
                </c:pt>
                <c:pt idx="2295">
                  <c:v>-2.807492066</c:v>
                </c:pt>
                <c:pt idx="2296">
                  <c:v>-2.781524825</c:v>
                </c:pt>
                <c:pt idx="2297">
                  <c:v>-2.7359114280000001</c:v>
                </c:pt>
                <c:pt idx="2298">
                  <c:v>-2.6732053200000001</c:v>
                </c:pt>
                <c:pt idx="2299">
                  <c:v>-2.6194330730000002</c:v>
                </c:pt>
                <c:pt idx="2300">
                  <c:v>-2.5920340319999999</c:v>
                </c:pt>
                <c:pt idx="2301">
                  <c:v>-2.5776356709999999</c:v>
                </c:pt>
                <c:pt idx="2302">
                  <c:v>-2.5517941980000001</c:v>
                </c:pt>
                <c:pt idx="2303">
                  <c:v>-2.4925706339999998</c:v>
                </c:pt>
                <c:pt idx="2304">
                  <c:v>-2.4059322409999999</c:v>
                </c:pt>
                <c:pt idx="2305">
                  <c:v>-2.2976872359999998</c:v>
                </c:pt>
                <c:pt idx="2306">
                  <c:v>-2.1696413720000001</c:v>
                </c:pt>
                <c:pt idx="2307">
                  <c:v>-2.0407630839999999</c:v>
                </c:pt>
                <c:pt idx="2308">
                  <c:v>-1.948997082</c:v>
                </c:pt>
                <c:pt idx="2309">
                  <c:v>-1.908874301</c:v>
                </c:pt>
                <c:pt idx="2310">
                  <c:v>-1.9096427949999999</c:v>
                </c:pt>
                <c:pt idx="2311">
                  <c:v>-1.934210899</c:v>
                </c:pt>
                <c:pt idx="2312">
                  <c:v>-1.973294981</c:v>
                </c:pt>
                <c:pt idx="2313">
                  <c:v>-2.0246173409999999</c:v>
                </c:pt>
                <c:pt idx="2314">
                  <c:v>-2.0715183540000002</c:v>
                </c:pt>
                <c:pt idx="2315">
                  <c:v>-2.081995547</c:v>
                </c:pt>
                <c:pt idx="2316">
                  <c:v>-2.0569447759999999</c:v>
                </c:pt>
                <c:pt idx="2317">
                  <c:v>-2.0179841610000002</c:v>
                </c:pt>
                <c:pt idx="2318">
                  <c:v>-1.9697339380000001</c:v>
                </c:pt>
                <c:pt idx="2319">
                  <c:v>-1.8914864790000001</c:v>
                </c:pt>
                <c:pt idx="2320">
                  <c:v>-1.7876924489999999</c:v>
                </c:pt>
                <c:pt idx="2321">
                  <c:v>-1.66768304</c:v>
                </c:pt>
                <c:pt idx="2322">
                  <c:v>-1.5655542200000001</c:v>
                </c:pt>
                <c:pt idx="2323">
                  <c:v>-1.5197050350000001</c:v>
                </c:pt>
                <c:pt idx="2324">
                  <c:v>-1.5239647140000001</c:v>
                </c:pt>
                <c:pt idx="2325">
                  <c:v>-1.5313311000000001</c:v>
                </c:pt>
                <c:pt idx="2326">
                  <c:v>-1.465399798</c:v>
                </c:pt>
                <c:pt idx="2327">
                  <c:v>-1.3185611820000001</c:v>
                </c:pt>
                <c:pt idx="2328">
                  <c:v>-1.137502359</c:v>
                </c:pt>
                <c:pt idx="2329">
                  <c:v>-0.98778129100000001</c:v>
                </c:pt>
                <c:pt idx="2330">
                  <c:v>-0.92524418600000002</c:v>
                </c:pt>
                <c:pt idx="2331">
                  <c:v>-0.95426402200000005</c:v>
                </c:pt>
              </c:numCache>
            </c:numRef>
          </c:val>
          <c:smooth val="0"/>
          <c:extLst>
            <c:ext xmlns:c16="http://schemas.microsoft.com/office/drawing/2014/chart" uri="{C3380CC4-5D6E-409C-BE32-E72D297353CC}">
              <c16:uniqueId val="{00000000-E65A-4684-94C5-0217CABC1CEC}"/>
            </c:ext>
          </c:extLst>
        </c:ser>
        <c:ser>
          <c:idx val="1"/>
          <c:order val="1"/>
          <c:tx>
            <c:strRef>
              <c:f>Gyro_A1_20!$U$1</c:f>
              <c:strCache>
                <c:ptCount val="1"/>
                <c:pt idx="0">
                  <c:v>Gyro_Y</c:v>
                </c:pt>
              </c:strCache>
            </c:strRef>
          </c:tx>
          <c:spPr>
            <a:ln w="28575" cap="rnd">
              <a:solidFill>
                <a:schemeClr val="accent2"/>
              </a:solidFill>
              <a:round/>
            </a:ln>
            <a:effectLst/>
          </c:spPr>
          <c:marker>
            <c:symbol val="none"/>
          </c:marker>
          <c:val>
            <c:numRef>
              <c:f>Gyro_A1_20!$U$2:$U$2333</c:f>
              <c:numCache>
                <c:formatCode>General</c:formatCode>
                <c:ptCount val="2332"/>
                <c:pt idx="0">
                  <c:v>-1.484366E-2</c:v>
                </c:pt>
                <c:pt idx="1">
                  <c:v>-2.9357187E-2</c:v>
                </c:pt>
                <c:pt idx="2">
                  <c:v>-4.4621503E-2</c:v>
                </c:pt>
                <c:pt idx="3">
                  <c:v>-5.8579872999999998E-2</c:v>
                </c:pt>
                <c:pt idx="4">
                  <c:v>-7.1171676000000003E-2</c:v>
                </c:pt>
                <c:pt idx="5">
                  <c:v>-8.3554721999999998E-2</c:v>
                </c:pt>
                <c:pt idx="6">
                  <c:v>-9.5636908000000007E-2</c:v>
                </c:pt>
                <c:pt idx="7">
                  <c:v>-0.108535909</c:v>
                </c:pt>
                <c:pt idx="8">
                  <c:v>-0.12116991100000001</c:v>
                </c:pt>
                <c:pt idx="9">
                  <c:v>-0.13251753299999999</c:v>
                </c:pt>
                <c:pt idx="10">
                  <c:v>-0.14465054199999999</c:v>
                </c:pt>
                <c:pt idx="11">
                  <c:v>-0.157625612</c:v>
                </c:pt>
                <c:pt idx="12">
                  <c:v>-0.169307919</c:v>
                </c:pt>
                <c:pt idx="13">
                  <c:v>-0.18075332099999999</c:v>
                </c:pt>
                <c:pt idx="14">
                  <c:v>-0.19184317400000001</c:v>
                </c:pt>
                <c:pt idx="15">
                  <c:v>-0.196294411</c:v>
                </c:pt>
                <c:pt idx="16">
                  <c:v>-0.199250503</c:v>
                </c:pt>
                <c:pt idx="17">
                  <c:v>-0.205301973</c:v>
                </c:pt>
                <c:pt idx="18">
                  <c:v>-0.21269637299999999</c:v>
                </c:pt>
                <c:pt idx="19">
                  <c:v>-0.22113708600000001</c:v>
                </c:pt>
                <c:pt idx="20">
                  <c:v>-0.233278084</c:v>
                </c:pt>
                <c:pt idx="21">
                  <c:v>-0.23924094200000001</c:v>
                </c:pt>
                <c:pt idx="22">
                  <c:v>-0.24037504400000001</c:v>
                </c:pt>
                <c:pt idx="23">
                  <c:v>-0.25059424299999999</c:v>
                </c:pt>
                <c:pt idx="24">
                  <c:v>-0.262660118</c:v>
                </c:pt>
                <c:pt idx="25">
                  <c:v>-0.27363641500000002</c:v>
                </c:pt>
                <c:pt idx="26">
                  <c:v>-0.28333962699999998</c:v>
                </c:pt>
                <c:pt idx="27">
                  <c:v>-0.29085885500000003</c:v>
                </c:pt>
                <c:pt idx="28">
                  <c:v>-0.30650929799999999</c:v>
                </c:pt>
                <c:pt idx="29">
                  <c:v>-0.32342817200000001</c:v>
                </c:pt>
                <c:pt idx="30">
                  <c:v>-0.33857788799999999</c:v>
                </c:pt>
                <c:pt idx="31">
                  <c:v>-0.42605765000000001</c:v>
                </c:pt>
                <c:pt idx="32">
                  <c:v>-0.48404101700000002</c:v>
                </c:pt>
                <c:pt idx="33">
                  <c:v>-0.50611051699999998</c:v>
                </c:pt>
                <c:pt idx="34">
                  <c:v>-0.463178227</c:v>
                </c:pt>
                <c:pt idx="35">
                  <c:v>-0.34627462199999998</c:v>
                </c:pt>
                <c:pt idx="36">
                  <c:v>-0.34163072999999999</c:v>
                </c:pt>
                <c:pt idx="37">
                  <c:v>-0.34529697500000001</c:v>
                </c:pt>
                <c:pt idx="38">
                  <c:v>-0.34732609599999997</c:v>
                </c:pt>
                <c:pt idx="39">
                  <c:v>-0.35453733399999998</c:v>
                </c:pt>
                <c:pt idx="40">
                  <c:v>-0.37223948699999998</c:v>
                </c:pt>
                <c:pt idx="41">
                  <c:v>-0.38090401699999998</c:v>
                </c:pt>
                <c:pt idx="42">
                  <c:v>-0.38755721700000001</c:v>
                </c:pt>
                <c:pt idx="43">
                  <c:v>-0.40548549299999997</c:v>
                </c:pt>
                <c:pt idx="44">
                  <c:v>-0.42092320300000002</c:v>
                </c:pt>
                <c:pt idx="45">
                  <c:v>-0.41726337899999999</c:v>
                </c:pt>
                <c:pt idx="46">
                  <c:v>-0.42613527099999998</c:v>
                </c:pt>
                <c:pt idx="47">
                  <c:v>-0.43563904599999997</c:v>
                </c:pt>
                <c:pt idx="48">
                  <c:v>-0.45107174500000002</c:v>
                </c:pt>
                <c:pt idx="49">
                  <c:v>-0.46612417</c:v>
                </c:pt>
                <c:pt idx="50">
                  <c:v>-0.47930642600000001</c:v>
                </c:pt>
                <c:pt idx="51">
                  <c:v>-0.46822783800000001</c:v>
                </c:pt>
                <c:pt idx="52">
                  <c:v>-0.37911646100000002</c:v>
                </c:pt>
                <c:pt idx="53">
                  <c:v>-0.20995567200000001</c:v>
                </c:pt>
                <c:pt idx="54">
                  <c:v>-0.195838859</c:v>
                </c:pt>
                <c:pt idx="55">
                  <c:v>-0.16471264099999999</c:v>
                </c:pt>
                <c:pt idx="56">
                  <c:v>0.35325791099999998</c:v>
                </c:pt>
                <c:pt idx="57">
                  <c:v>0.59506415300000004</c:v>
                </c:pt>
                <c:pt idx="58">
                  <c:v>0.70579515000000004</c:v>
                </c:pt>
                <c:pt idx="59">
                  <c:v>0.702593527</c:v>
                </c:pt>
                <c:pt idx="60">
                  <c:v>0.68769727700000005</c:v>
                </c:pt>
                <c:pt idx="61">
                  <c:v>0.64846397099999997</c:v>
                </c:pt>
                <c:pt idx="62">
                  <c:v>0.72730779199999995</c:v>
                </c:pt>
                <c:pt idx="63">
                  <c:v>1.079634556</c:v>
                </c:pt>
                <c:pt idx="64">
                  <c:v>1.6412843050000001</c:v>
                </c:pt>
                <c:pt idx="65">
                  <c:v>2.1465029790000001</c:v>
                </c:pt>
                <c:pt idx="66">
                  <c:v>2.2855555590000001</c:v>
                </c:pt>
                <c:pt idx="67">
                  <c:v>2.1032889680000002</c:v>
                </c:pt>
                <c:pt idx="68">
                  <c:v>1.686632149</c:v>
                </c:pt>
                <c:pt idx="69">
                  <c:v>1.305666006</c:v>
                </c:pt>
                <c:pt idx="70">
                  <c:v>1.104398845</c:v>
                </c:pt>
                <c:pt idx="71">
                  <c:v>0.95058480899999998</c:v>
                </c:pt>
                <c:pt idx="72">
                  <c:v>0.51737745199999996</c:v>
                </c:pt>
                <c:pt idx="73">
                  <c:v>-0.37923757699999999</c:v>
                </c:pt>
                <c:pt idx="74">
                  <c:v>-2.0646312849999999</c:v>
                </c:pt>
                <c:pt idx="75">
                  <c:v>-3.9412238390000001</c:v>
                </c:pt>
                <c:pt idx="76">
                  <c:v>-5.9116576429999999</c:v>
                </c:pt>
                <c:pt idx="77">
                  <c:v>-7.8826111499999998</c:v>
                </c:pt>
                <c:pt idx="78">
                  <c:v>-9.8157665870000006</c:v>
                </c:pt>
                <c:pt idx="79">
                  <c:v>-11.825279220000001</c:v>
                </c:pt>
                <c:pt idx="80">
                  <c:v>-13.923383469999999</c:v>
                </c:pt>
                <c:pt idx="81">
                  <c:v>-16.117160800000001</c:v>
                </c:pt>
                <c:pt idx="82">
                  <c:v>-18.22511373</c:v>
                </c:pt>
                <c:pt idx="83">
                  <c:v>-19.673195849999999</c:v>
                </c:pt>
                <c:pt idx="84">
                  <c:v>-20.005529249999999</c:v>
                </c:pt>
                <c:pt idx="85">
                  <c:v>-19.351957909999999</c:v>
                </c:pt>
                <c:pt idx="86">
                  <c:v>-18.248632709999999</c:v>
                </c:pt>
                <c:pt idx="87">
                  <c:v>-17.173584900000002</c:v>
                </c:pt>
                <c:pt idx="88">
                  <c:v>-16.242928939999999</c:v>
                </c:pt>
                <c:pt idx="89">
                  <c:v>-15.54566988</c:v>
                </c:pt>
                <c:pt idx="90">
                  <c:v>-14.985802039999999</c:v>
                </c:pt>
                <c:pt idx="91">
                  <c:v>-14.62126788</c:v>
                </c:pt>
                <c:pt idx="92">
                  <c:v>-14.447456799999999</c:v>
                </c:pt>
                <c:pt idx="93">
                  <c:v>-13.96476535</c:v>
                </c:pt>
                <c:pt idx="94">
                  <c:v>-13.086988399999999</c:v>
                </c:pt>
                <c:pt idx="95">
                  <c:v>-11.732528629999999</c:v>
                </c:pt>
                <c:pt idx="96">
                  <c:v>-10.33892876</c:v>
                </c:pt>
                <c:pt idx="97">
                  <c:v>-9.3516775249999995</c:v>
                </c:pt>
                <c:pt idx="98">
                  <c:v>-8.6654593339999995</c:v>
                </c:pt>
                <c:pt idx="99">
                  <c:v>-8.1719733479999999</c:v>
                </c:pt>
                <c:pt idx="100">
                  <c:v>-7.9439219809999999</c:v>
                </c:pt>
                <c:pt idx="101">
                  <c:v>-7.9112896209999999</c:v>
                </c:pt>
                <c:pt idx="102">
                  <c:v>-8.2253282290000005</c:v>
                </c:pt>
                <c:pt idx="103">
                  <c:v>-8.9812533040000009</c:v>
                </c:pt>
                <c:pt idx="104">
                  <c:v>-10.229181580000001</c:v>
                </c:pt>
                <c:pt idx="105">
                  <c:v>-11.719916270000001</c:v>
                </c:pt>
                <c:pt idx="106">
                  <c:v>-13.38551842</c:v>
                </c:pt>
                <c:pt idx="107">
                  <c:v>-14.979608929999999</c:v>
                </c:pt>
                <c:pt idx="108">
                  <c:v>-16.085378729999999</c:v>
                </c:pt>
                <c:pt idx="109">
                  <c:v>-16.498194080000001</c:v>
                </c:pt>
                <c:pt idx="110">
                  <c:v>-16.182625519999998</c:v>
                </c:pt>
                <c:pt idx="111">
                  <c:v>-15.91492231</c:v>
                </c:pt>
                <c:pt idx="112">
                  <c:v>-16.116798759999998</c:v>
                </c:pt>
                <c:pt idx="113">
                  <c:v>-16.678975510000001</c:v>
                </c:pt>
                <c:pt idx="114">
                  <c:v>-17.062869020000001</c:v>
                </c:pt>
                <c:pt idx="115">
                  <c:v>-16.864159619999999</c:v>
                </c:pt>
                <c:pt idx="116">
                  <c:v>-16.2410405</c:v>
                </c:pt>
                <c:pt idx="117">
                  <c:v>-15.132974669999999</c:v>
                </c:pt>
                <c:pt idx="118">
                  <c:v>-13.771008800000001</c:v>
                </c:pt>
                <c:pt idx="119">
                  <c:v>-12.96866436</c:v>
                </c:pt>
                <c:pt idx="120">
                  <c:v>-13.464756660000001</c:v>
                </c:pt>
                <c:pt idx="121">
                  <c:v>-15.39128412</c:v>
                </c:pt>
                <c:pt idx="122">
                  <c:v>-18.737097899999998</c:v>
                </c:pt>
                <c:pt idx="123">
                  <c:v>-23.010199180000001</c:v>
                </c:pt>
                <c:pt idx="124">
                  <c:v>-27.62661306</c:v>
                </c:pt>
                <c:pt idx="125">
                  <c:v>-32.247125799999999</c:v>
                </c:pt>
                <c:pt idx="126">
                  <c:v>-37.478315119999998</c:v>
                </c:pt>
                <c:pt idx="127">
                  <c:v>-43.764822899999999</c:v>
                </c:pt>
                <c:pt idx="128">
                  <c:v>-50.750927040000001</c:v>
                </c:pt>
                <c:pt idx="129">
                  <c:v>-57.822996799999999</c:v>
                </c:pt>
                <c:pt idx="130">
                  <c:v>-64.585238160000003</c:v>
                </c:pt>
                <c:pt idx="131">
                  <c:v>-70.977522280000002</c:v>
                </c:pt>
                <c:pt idx="132">
                  <c:v>-76.887840339999997</c:v>
                </c:pt>
                <c:pt idx="133">
                  <c:v>-82.149375509999999</c:v>
                </c:pt>
                <c:pt idx="134">
                  <c:v>-86.848640439999997</c:v>
                </c:pt>
                <c:pt idx="135">
                  <c:v>-90.827233329999999</c:v>
                </c:pt>
                <c:pt idx="136">
                  <c:v>-93.798789740000004</c:v>
                </c:pt>
                <c:pt idx="137">
                  <c:v>-96.652544349999999</c:v>
                </c:pt>
                <c:pt idx="138">
                  <c:v>-100.3653766</c:v>
                </c:pt>
                <c:pt idx="139">
                  <c:v>-105.44986419999999</c:v>
                </c:pt>
                <c:pt idx="140">
                  <c:v>-112.0521732</c:v>
                </c:pt>
                <c:pt idx="141">
                  <c:v>-119.7342483</c:v>
                </c:pt>
                <c:pt idx="142">
                  <c:v>-127.9155798</c:v>
                </c:pt>
                <c:pt idx="143">
                  <c:v>-136.28870649999999</c:v>
                </c:pt>
                <c:pt idx="144">
                  <c:v>-144.59119620000001</c:v>
                </c:pt>
                <c:pt idx="145">
                  <c:v>-152.70438189999999</c:v>
                </c:pt>
                <c:pt idx="146">
                  <c:v>-160.61717640000001</c:v>
                </c:pt>
                <c:pt idx="147">
                  <c:v>-168.44589289999999</c:v>
                </c:pt>
                <c:pt idx="148">
                  <c:v>-176.14836529999999</c:v>
                </c:pt>
                <c:pt idx="149">
                  <c:v>-183.5170766</c:v>
                </c:pt>
                <c:pt idx="150">
                  <c:v>-190.27527910000001</c:v>
                </c:pt>
                <c:pt idx="151">
                  <c:v>-195.87780069999999</c:v>
                </c:pt>
                <c:pt idx="152">
                  <c:v>-199.52478009999999</c:v>
                </c:pt>
                <c:pt idx="153">
                  <c:v>-201.364069</c:v>
                </c:pt>
                <c:pt idx="154">
                  <c:v>-201.9610424</c:v>
                </c:pt>
                <c:pt idx="155">
                  <c:v>-201.59137100000001</c:v>
                </c:pt>
                <c:pt idx="156">
                  <c:v>-200.6970484</c:v>
                </c:pt>
                <c:pt idx="157">
                  <c:v>-199.70646070000001</c:v>
                </c:pt>
                <c:pt idx="158">
                  <c:v>-198.88054460000001</c:v>
                </c:pt>
                <c:pt idx="159">
                  <c:v>-198.41274279999999</c:v>
                </c:pt>
                <c:pt idx="160">
                  <c:v>-198.25235040000001</c:v>
                </c:pt>
                <c:pt idx="161">
                  <c:v>-198.10609590000001</c:v>
                </c:pt>
                <c:pt idx="162">
                  <c:v>-197.59384270000001</c:v>
                </c:pt>
                <c:pt idx="163">
                  <c:v>-196.39504479999999</c:v>
                </c:pt>
                <c:pt idx="164">
                  <c:v>-194.37040060000001</c:v>
                </c:pt>
                <c:pt idx="165">
                  <c:v>-191.54812279999999</c:v>
                </c:pt>
                <c:pt idx="166">
                  <c:v>-188.12204439999999</c:v>
                </c:pt>
                <c:pt idx="167">
                  <c:v>-184.31872369999999</c:v>
                </c:pt>
                <c:pt idx="168">
                  <c:v>-180.31128000000001</c:v>
                </c:pt>
                <c:pt idx="169">
                  <c:v>-176.19902529999999</c:v>
                </c:pt>
                <c:pt idx="170">
                  <c:v>-172.10239319999999</c:v>
                </c:pt>
                <c:pt idx="171">
                  <c:v>-168.036879</c:v>
                </c:pt>
                <c:pt idx="172">
                  <c:v>-163.9595401</c:v>
                </c:pt>
                <c:pt idx="173">
                  <c:v>-159.82919910000001</c:v>
                </c:pt>
                <c:pt idx="174">
                  <c:v>-155.42701450000001</c:v>
                </c:pt>
                <c:pt idx="175">
                  <c:v>-150.6364853</c:v>
                </c:pt>
                <c:pt idx="176">
                  <c:v>-145.31198130000001</c:v>
                </c:pt>
                <c:pt idx="177">
                  <c:v>-139.49825269999999</c:v>
                </c:pt>
                <c:pt idx="178">
                  <c:v>-133.2543981</c:v>
                </c:pt>
                <c:pt idx="179">
                  <c:v>-126.77338899999999</c:v>
                </c:pt>
                <c:pt idx="180">
                  <c:v>-120.4381269</c:v>
                </c:pt>
                <c:pt idx="181">
                  <c:v>-114.5583318</c:v>
                </c:pt>
                <c:pt idx="182">
                  <c:v>-109.20719990000001</c:v>
                </c:pt>
                <c:pt idx="183">
                  <c:v>-104.1704201</c:v>
                </c:pt>
                <c:pt idx="184">
                  <c:v>-99.354100700000004</c:v>
                </c:pt>
                <c:pt idx="185">
                  <c:v>-94.782324979999999</c:v>
                </c:pt>
                <c:pt idx="186">
                  <c:v>-90.275356779999996</c:v>
                </c:pt>
                <c:pt idx="187">
                  <c:v>-85.62601377</c:v>
                </c:pt>
                <c:pt idx="188">
                  <c:v>-80.524848469999995</c:v>
                </c:pt>
                <c:pt idx="189">
                  <c:v>-74.601527599999997</c:v>
                </c:pt>
                <c:pt idx="190">
                  <c:v>-67.825062729999999</c:v>
                </c:pt>
                <c:pt idx="191">
                  <c:v>-60.62245746</c:v>
                </c:pt>
                <c:pt idx="192">
                  <c:v>-53.395734849999997</c:v>
                </c:pt>
                <c:pt idx="193">
                  <c:v>-46.663818370000001</c:v>
                </c:pt>
                <c:pt idx="194">
                  <c:v>-41.210620480000003</c:v>
                </c:pt>
                <c:pt idx="195">
                  <c:v>-37.599898490000001</c:v>
                </c:pt>
                <c:pt idx="196">
                  <c:v>-35.820231560000003</c:v>
                </c:pt>
                <c:pt idx="197">
                  <c:v>-35.353211049999999</c:v>
                </c:pt>
                <c:pt idx="198">
                  <c:v>-35.510467890000001</c:v>
                </c:pt>
                <c:pt idx="199">
                  <c:v>-35.687628969999999</c:v>
                </c:pt>
                <c:pt idx="200">
                  <c:v>-35.425919530000002</c:v>
                </c:pt>
                <c:pt idx="201">
                  <c:v>-34.456353659999998</c:v>
                </c:pt>
                <c:pt idx="202">
                  <c:v>-32.84329761</c:v>
                </c:pt>
                <c:pt idx="203">
                  <c:v>-30.898058320000001</c:v>
                </c:pt>
                <c:pt idx="204">
                  <c:v>-28.949799209999998</c:v>
                </c:pt>
                <c:pt idx="205">
                  <c:v>-27.188569709999999</c:v>
                </c:pt>
                <c:pt idx="206">
                  <c:v>-25.701001229999999</c:v>
                </c:pt>
                <c:pt idx="207">
                  <c:v>-24.461921830000001</c:v>
                </c:pt>
                <c:pt idx="208">
                  <c:v>-23.42978119</c:v>
                </c:pt>
                <c:pt idx="209">
                  <c:v>-22.637092549999998</c:v>
                </c:pt>
                <c:pt idx="210">
                  <c:v>-22.185120619999999</c:v>
                </c:pt>
                <c:pt idx="211">
                  <c:v>-22.103809049999999</c:v>
                </c:pt>
                <c:pt idx="212">
                  <c:v>-22.390114180000001</c:v>
                </c:pt>
                <c:pt idx="213">
                  <c:v>-22.980659379999999</c:v>
                </c:pt>
                <c:pt idx="214">
                  <c:v>-23.76755665</c:v>
                </c:pt>
                <c:pt idx="215">
                  <c:v>-24.68113322</c:v>
                </c:pt>
                <c:pt idx="216">
                  <c:v>-25.672913040000001</c:v>
                </c:pt>
                <c:pt idx="217">
                  <c:v>-26.651548779999999</c:v>
                </c:pt>
                <c:pt idx="218">
                  <c:v>-27.508914539999999</c:v>
                </c:pt>
                <c:pt idx="219">
                  <c:v>-28.247115669999999</c:v>
                </c:pt>
                <c:pt idx="220">
                  <c:v>-29.055560499999999</c:v>
                </c:pt>
                <c:pt idx="221">
                  <c:v>-30.103913810000002</c:v>
                </c:pt>
                <c:pt idx="222">
                  <c:v>-31.468067309999999</c:v>
                </c:pt>
                <c:pt idx="223">
                  <c:v>-33.178561940000002</c:v>
                </c:pt>
                <c:pt idx="224">
                  <c:v>-35.147550260000003</c:v>
                </c:pt>
                <c:pt idx="225">
                  <c:v>-37.253580479999997</c:v>
                </c:pt>
                <c:pt idx="226">
                  <c:v>-39.398619429999997</c:v>
                </c:pt>
                <c:pt idx="227">
                  <c:v>-41.52882254</c:v>
                </c:pt>
                <c:pt idx="228">
                  <c:v>-43.598796530000001</c:v>
                </c:pt>
                <c:pt idx="229">
                  <c:v>-45.76739224</c:v>
                </c:pt>
                <c:pt idx="230">
                  <c:v>-48.078439269999997</c:v>
                </c:pt>
                <c:pt idx="231">
                  <c:v>-50.431445009999997</c:v>
                </c:pt>
                <c:pt idx="232">
                  <c:v>-52.690647689999999</c:v>
                </c:pt>
                <c:pt idx="233">
                  <c:v>-54.717584600000002</c:v>
                </c:pt>
                <c:pt idx="234">
                  <c:v>-56.489308700000002</c:v>
                </c:pt>
                <c:pt idx="235">
                  <c:v>-58.012015390000002</c:v>
                </c:pt>
                <c:pt idx="236">
                  <c:v>-59.35542856</c:v>
                </c:pt>
                <c:pt idx="237">
                  <c:v>-60.74129525</c:v>
                </c:pt>
                <c:pt idx="238">
                  <c:v>-62.298038910000002</c:v>
                </c:pt>
                <c:pt idx="239">
                  <c:v>-64.146623230000003</c:v>
                </c:pt>
                <c:pt idx="240">
                  <c:v>-66.265851179999999</c:v>
                </c:pt>
                <c:pt idx="241">
                  <c:v>-68.464237339999997</c:v>
                </c:pt>
                <c:pt idx="242">
                  <c:v>-70.478989949999999</c:v>
                </c:pt>
                <c:pt idx="243">
                  <c:v>-72.141732050000002</c:v>
                </c:pt>
                <c:pt idx="244">
                  <c:v>-73.370560549999993</c:v>
                </c:pt>
                <c:pt idx="245">
                  <c:v>-74.201696920000003</c:v>
                </c:pt>
                <c:pt idx="246">
                  <c:v>-74.724368319999996</c:v>
                </c:pt>
                <c:pt idx="247">
                  <c:v>-74.993849040000001</c:v>
                </c:pt>
                <c:pt idx="248">
                  <c:v>-75.013046700000004</c:v>
                </c:pt>
                <c:pt idx="249">
                  <c:v>-74.77861652</c:v>
                </c:pt>
                <c:pt idx="250">
                  <c:v>-74.320226869999999</c:v>
                </c:pt>
                <c:pt idx="251">
                  <c:v>-73.63971445</c:v>
                </c:pt>
                <c:pt idx="252">
                  <c:v>-72.735243199999999</c:v>
                </c:pt>
                <c:pt idx="253">
                  <c:v>-71.551696160000006</c:v>
                </c:pt>
                <c:pt idx="254">
                  <c:v>-70.110550340000003</c:v>
                </c:pt>
                <c:pt idx="255">
                  <c:v>-68.349909389999993</c:v>
                </c:pt>
                <c:pt idx="256">
                  <c:v>-66.209916519999993</c:v>
                </c:pt>
                <c:pt idx="257">
                  <c:v>-63.82848259</c:v>
                </c:pt>
                <c:pt idx="258">
                  <c:v>-61.366460959999998</c:v>
                </c:pt>
                <c:pt idx="259">
                  <c:v>-58.848268599999997</c:v>
                </c:pt>
                <c:pt idx="260">
                  <c:v>-56.176495549999999</c:v>
                </c:pt>
                <c:pt idx="261">
                  <c:v>-53.12101096</c:v>
                </c:pt>
                <c:pt idx="262">
                  <c:v>-49.614749340000003</c:v>
                </c:pt>
                <c:pt idx="263">
                  <c:v>-45.643047969999998</c:v>
                </c:pt>
                <c:pt idx="264">
                  <c:v>-41.124771449999997</c:v>
                </c:pt>
                <c:pt idx="265">
                  <c:v>-36.333157900000003</c:v>
                </c:pt>
                <c:pt idx="266">
                  <c:v>-31.856472610000001</c:v>
                </c:pt>
                <c:pt idx="267">
                  <c:v>-27.884968449999999</c:v>
                </c:pt>
                <c:pt idx="268">
                  <c:v>-24.204924259999999</c:v>
                </c:pt>
                <c:pt idx="269">
                  <c:v>-20.34572782</c:v>
                </c:pt>
                <c:pt idx="270">
                  <c:v>-16.118290099999999</c:v>
                </c:pt>
                <c:pt idx="271">
                  <c:v>-11.50486948</c:v>
                </c:pt>
                <c:pt idx="272">
                  <c:v>-6.7956165510000002</c:v>
                </c:pt>
                <c:pt idx="273">
                  <c:v>-2.4426980600000001</c:v>
                </c:pt>
                <c:pt idx="274">
                  <c:v>1.176098981</c:v>
                </c:pt>
                <c:pt idx="275">
                  <c:v>3.7061660010000002</c:v>
                </c:pt>
                <c:pt idx="276">
                  <c:v>5.0611163809999997</c:v>
                </c:pt>
                <c:pt idx="277">
                  <c:v>5.4416168139999996</c:v>
                </c:pt>
                <c:pt idx="278">
                  <c:v>5.3369140780000004</c:v>
                </c:pt>
                <c:pt idx="279">
                  <c:v>5.2319984560000004</c:v>
                </c:pt>
                <c:pt idx="280">
                  <c:v>5.6225451069999997</c:v>
                </c:pt>
                <c:pt idx="281">
                  <c:v>6.7012170649999998</c:v>
                </c:pt>
                <c:pt idx="282">
                  <c:v>8.4304919229999999</c:v>
                </c:pt>
                <c:pt idx="283">
                  <c:v>10.66145728</c:v>
                </c:pt>
                <c:pt idx="284">
                  <c:v>13.081247619999999</c:v>
                </c:pt>
                <c:pt idx="285">
                  <c:v>15.28343557</c:v>
                </c:pt>
                <c:pt idx="286">
                  <c:v>16.938523400000001</c:v>
                </c:pt>
                <c:pt idx="287">
                  <c:v>17.865719169999998</c:v>
                </c:pt>
                <c:pt idx="288">
                  <c:v>18.04434354</c:v>
                </c:pt>
                <c:pt idx="289">
                  <c:v>17.675752249999999</c:v>
                </c:pt>
                <c:pt idx="290">
                  <c:v>17.10872041</c:v>
                </c:pt>
                <c:pt idx="291">
                  <c:v>16.671342460000002</c:v>
                </c:pt>
                <c:pt idx="292">
                  <c:v>16.544795409999999</c:v>
                </c:pt>
                <c:pt idx="293">
                  <c:v>16.67725244</c:v>
                </c:pt>
                <c:pt idx="294">
                  <c:v>16.866317670000001</c:v>
                </c:pt>
                <c:pt idx="295">
                  <c:v>16.957834219999999</c:v>
                </c:pt>
                <c:pt idx="296">
                  <c:v>16.865387760000001</c:v>
                </c:pt>
                <c:pt idx="297">
                  <c:v>16.55711316</c:v>
                </c:pt>
                <c:pt idx="298">
                  <c:v>16.027885439999999</c:v>
                </c:pt>
                <c:pt idx="299">
                  <c:v>15.29448275</c:v>
                </c:pt>
                <c:pt idx="300">
                  <c:v>14.363865730000001</c:v>
                </c:pt>
                <c:pt idx="301">
                  <c:v>13.23140192</c:v>
                </c:pt>
                <c:pt idx="302">
                  <c:v>11.898280099999999</c:v>
                </c:pt>
                <c:pt idx="303">
                  <c:v>10.35920842</c:v>
                </c:pt>
                <c:pt idx="304">
                  <c:v>8.6412135899999996</c:v>
                </c:pt>
                <c:pt idx="305">
                  <c:v>6.7303364190000003</c:v>
                </c:pt>
                <c:pt idx="306">
                  <c:v>4.6843001500000003</c:v>
                </c:pt>
                <c:pt idx="307">
                  <c:v>2.6188389669999999</c:v>
                </c:pt>
                <c:pt idx="308">
                  <c:v>0.66541952800000004</c:v>
                </c:pt>
                <c:pt idx="309">
                  <c:v>-1.078963283</c:v>
                </c:pt>
                <c:pt idx="310">
                  <c:v>-2.6239506769999998</c:v>
                </c:pt>
                <c:pt idx="311">
                  <c:v>-4.0712261229999998</c:v>
                </c:pt>
                <c:pt idx="312">
                  <c:v>-5.6593246209999997</c:v>
                </c:pt>
                <c:pt idx="313">
                  <c:v>-7.6535390090000002</c:v>
                </c:pt>
                <c:pt idx="314">
                  <c:v>-10.11257853</c:v>
                </c:pt>
                <c:pt idx="315">
                  <c:v>-12.91933416</c:v>
                </c:pt>
                <c:pt idx="316">
                  <c:v>-15.867186930000001</c:v>
                </c:pt>
                <c:pt idx="317">
                  <c:v>-18.736604440000001</c:v>
                </c:pt>
                <c:pt idx="318">
                  <c:v>-21.404528169999999</c:v>
                </c:pt>
                <c:pt idx="319">
                  <c:v>-23.883738959999999</c:v>
                </c:pt>
                <c:pt idx="320">
                  <c:v>-26.2088568</c:v>
                </c:pt>
                <c:pt idx="321">
                  <c:v>-28.482511670000001</c:v>
                </c:pt>
                <c:pt idx="322">
                  <c:v>-30.834049</c:v>
                </c:pt>
                <c:pt idx="323">
                  <c:v>-33.237879380000003</c:v>
                </c:pt>
                <c:pt idx="324">
                  <c:v>-35.570011549999997</c:v>
                </c:pt>
                <c:pt idx="325">
                  <c:v>-37.694670279999997</c:v>
                </c:pt>
                <c:pt idx="326">
                  <c:v>-39.583539250000001</c:v>
                </c:pt>
                <c:pt idx="327">
                  <c:v>-41.303611930000002</c:v>
                </c:pt>
                <c:pt idx="328">
                  <c:v>-43.018355110000002</c:v>
                </c:pt>
                <c:pt idx="329">
                  <c:v>-44.804797870000002</c:v>
                </c:pt>
                <c:pt idx="330">
                  <c:v>-46.775438090000002</c:v>
                </c:pt>
                <c:pt idx="331">
                  <c:v>-48.970411050000003</c:v>
                </c:pt>
                <c:pt idx="332">
                  <c:v>-51.384550369999999</c:v>
                </c:pt>
                <c:pt idx="333">
                  <c:v>-53.88748622</c:v>
                </c:pt>
                <c:pt idx="334">
                  <c:v>-56.273252390000003</c:v>
                </c:pt>
                <c:pt idx="335">
                  <c:v>-58.346967290000002</c:v>
                </c:pt>
                <c:pt idx="336">
                  <c:v>-59.921114420000002</c:v>
                </c:pt>
                <c:pt idx="337">
                  <c:v>-60.796902789999997</c:v>
                </c:pt>
                <c:pt idx="338">
                  <c:v>-61.034549060000003</c:v>
                </c:pt>
                <c:pt idx="339">
                  <c:v>-60.757122629999998</c:v>
                </c:pt>
                <c:pt idx="340">
                  <c:v>-60.501448539999998</c:v>
                </c:pt>
                <c:pt idx="341">
                  <c:v>-60.593183189999998</c:v>
                </c:pt>
                <c:pt idx="342">
                  <c:v>-60.892827250000003</c:v>
                </c:pt>
                <c:pt idx="343">
                  <c:v>-61.041422099999998</c:v>
                </c:pt>
                <c:pt idx="344">
                  <c:v>-60.733673000000003</c:v>
                </c:pt>
                <c:pt idx="345">
                  <c:v>-59.906316140000001</c:v>
                </c:pt>
                <c:pt idx="346">
                  <c:v>-58.733092040000002</c:v>
                </c:pt>
                <c:pt idx="347">
                  <c:v>-57.382013860000001</c:v>
                </c:pt>
                <c:pt idx="348">
                  <c:v>-56.0381103</c:v>
                </c:pt>
                <c:pt idx="349">
                  <c:v>-54.713014129999998</c:v>
                </c:pt>
                <c:pt idx="350">
                  <c:v>-53.269250149999998</c:v>
                </c:pt>
                <c:pt idx="351">
                  <c:v>-51.548736529999999</c:v>
                </c:pt>
                <c:pt idx="352">
                  <c:v>-49.41454504</c:v>
                </c:pt>
                <c:pt idx="353">
                  <c:v>-46.803765159999998</c:v>
                </c:pt>
                <c:pt idx="354">
                  <c:v>-43.762672029999997</c:v>
                </c:pt>
                <c:pt idx="355">
                  <c:v>-40.338395650000002</c:v>
                </c:pt>
                <c:pt idx="356">
                  <c:v>-36.672566519999997</c:v>
                </c:pt>
                <c:pt idx="357">
                  <c:v>-32.873776049999996</c:v>
                </c:pt>
                <c:pt idx="358">
                  <c:v>-29.126416750000001</c:v>
                </c:pt>
                <c:pt idx="359">
                  <c:v>-25.581676089999998</c:v>
                </c:pt>
                <c:pt idx="360">
                  <c:v>-22.330111649999999</c:v>
                </c:pt>
                <c:pt idx="361">
                  <c:v>-19.074943739999998</c:v>
                </c:pt>
                <c:pt idx="362">
                  <c:v>-15.27732752</c:v>
                </c:pt>
                <c:pt idx="363">
                  <c:v>-10.688749870000001</c:v>
                </c:pt>
                <c:pt idx="364">
                  <c:v>-5.2541037560000001</c:v>
                </c:pt>
                <c:pt idx="365">
                  <c:v>0.62827201899999996</c:v>
                </c:pt>
                <c:pt idx="366">
                  <c:v>6.4551302789999996</c:v>
                </c:pt>
                <c:pt idx="367">
                  <c:v>11.739512769999999</c:v>
                </c:pt>
                <c:pt idx="368">
                  <c:v>15.95299442</c:v>
                </c:pt>
                <c:pt idx="369">
                  <c:v>18.39242673</c:v>
                </c:pt>
                <c:pt idx="370">
                  <c:v>18.82601979</c:v>
                </c:pt>
                <c:pt idx="371">
                  <c:v>17.711516020000001</c:v>
                </c:pt>
                <c:pt idx="372">
                  <c:v>16.04730348</c:v>
                </c:pt>
                <c:pt idx="373">
                  <c:v>15.09419201</c:v>
                </c:pt>
                <c:pt idx="374">
                  <c:v>15.566164049999999</c:v>
                </c:pt>
                <c:pt idx="375">
                  <c:v>17.47539437</c:v>
                </c:pt>
                <c:pt idx="376">
                  <c:v>20.31122422</c:v>
                </c:pt>
                <c:pt idx="377">
                  <c:v>23.325963359999999</c:v>
                </c:pt>
                <c:pt idx="378">
                  <c:v>25.53857537</c:v>
                </c:pt>
                <c:pt idx="379">
                  <c:v>26.03831666</c:v>
                </c:pt>
                <c:pt idx="380">
                  <c:v>24.828850330000002</c:v>
                </c:pt>
                <c:pt idx="381">
                  <c:v>22.728419939999998</c:v>
                </c:pt>
                <c:pt idx="382">
                  <c:v>20.733215340000001</c:v>
                </c:pt>
                <c:pt idx="383">
                  <c:v>19.643923560000001</c:v>
                </c:pt>
                <c:pt idx="384">
                  <c:v>19.73503578</c:v>
                </c:pt>
                <c:pt idx="385">
                  <c:v>20.798469449999999</c:v>
                </c:pt>
                <c:pt idx="386">
                  <c:v>22.340616560000001</c:v>
                </c:pt>
                <c:pt idx="387">
                  <c:v>23.730502529999999</c:v>
                </c:pt>
                <c:pt idx="388">
                  <c:v>24.325731600000001</c:v>
                </c:pt>
                <c:pt idx="389">
                  <c:v>23.68505579</c:v>
                </c:pt>
                <c:pt idx="390">
                  <c:v>21.87058283</c:v>
                </c:pt>
                <c:pt idx="391">
                  <c:v>19.386642370000001</c:v>
                </c:pt>
                <c:pt idx="392">
                  <c:v>16.830150209999999</c:v>
                </c:pt>
                <c:pt idx="393">
                  <c:v>14.62298358</c:v>
                </c:pt>
                <c:pt idx="394">
                  <c:v>12.96986471</c:v>
                </c:pt>
                <c:pt idx="395">
                  <c:v>11.8207024</c:v>
                </c:pt>
                <c:pt idx="396">
                  <c:v>11.014031170000001</c:v>
                </c:pt>
                <c:pt idx="397">
                  <c:v>10.48654567</c:v>
                </c:pt>
                <c:pt idx="398">
                  <c:v>9.7081027120000005</c:v>
                </c:pt>
                <c:pt idx="399">
                  <c:v>8.3002603579999992</c:v>
                </c:pt>
                <c:pt idx="400">
                  <c:v>6.1061914909999997</c:v>
                </c:pt>
                <c:pt idx="401">
                  <c:v>3.3257675610000001</c:v>
                </c:pt>
                <c:pt idx="402">
                  <c:v>0.29547722999999998</c:v>
                </c:pt>
                <c:pt idx="403">
                  <c:v>-2.6527846149999998</c:v>
                </c:pt>
                <c:pt idx="404">
                  <c:v>-5.2498578030000003</c:v>
                </c:pt>
                <c:pt idx="405">
                  <c:v>-7.411554507</c:v>
                </c:pt>
                <c:pt idx="406">
                  <c:v>-9.2442286360000008</c:v>
                </c:pt>
                <c:pt idx="407">
                  <c:v>-10.928812239999999</c:v>
                </c:pt>
                <c:pt idx="408">
                  <c:v>-12.93493498</c:v>
                </c:pt>
                <c:pt idx="409">
                  <c:v>-15.69906786</c:v>
                </c:pt>
                <c:pt idx="410">
                  <c:v>-19.229824300000001</c:v>
                </c:pt>
                <c:pt idx="411">
                  <c:v>-23.26662842</c:v>
                </c:pt>
                <c:pt idx="412">
                  <c:v>-27.494894989999999</c:v>
                </c:pt>
                <c:pt idx="413">
                  <c:v>-31.701054750000001</c:v>
                </c:pt>
                <c:pt idx="414">
                  <c:v>-35.745998790000002</c:v>
                </c:pt>
                <c:pt idx="415">
                  <c:v>-39.518996739999999</c:v>
                </c:pt>
                <c:pt idx="416">
                  <c:v>-43.145577920000001</c:v>
                </c:pt>
                <c:pt idx="417">
                  <c:v>-47.073547939999997</c:v>
                </c:pt>
                <c:pt idx="418">
                  <c:v>-51.286113690000001</c:v>
                </c:pt>
                <c:pt idx="419">
                  <c:v>-55.49390365</c:v>
                </c:pt>
                <c:pt idx="420">
                  <c:v>-59.30175998</c:v>
                </c:pt>
                <c:pt idx="421">
                  <c:v>-62.342817920000002</c:v>
                </c:pt>
                <c:pt idx="422">
                  <c:v>-64.714941940000003</c:v>
                </c:pt>
                <c:pt idx="423">
                  <c:v>-66.707325560000001</c:v>
                </c:pt>
                <c:pt idx="424">
                  <c:v>-68.404817249999994</c:v>
                </c:pt>
                <c:pt idx="425">
                  <c:v>-69.713951010000002</c:v>
                </c:pt>
                <c:pt idx="426">
                  <c:v>-70.538324329999995</c:v>
                </c:pt>
                <c:pt idx="427">
                  <c:v>-70.985065379999995</c:v>
                </c:pt>
                <c:pt idx="428">
                  <c:v>-71.208311730000005</c:v>
                </c:pt>
                <c:pt idx="429">
                  <c:v>-71.225534479999993</c:v>
                </c:pt>
                <c:pt idx="430">
                  <c:v>-70.900541910000001</c:v>
                </c:pt>
                <c:pt idx="431">
                  <c:v>-70.165637250000003</c:v>
                </c:pt>
                <c:pt idx="432">
                  <c:v>-69.106154919999994</c:v>
                </c:pt>
                <c:pt idx="433">
                  <c:v>-67.855253210000001</c:v>
                </c:pt>
                <c:pt idx="434">
                  <c:v>-66.482737619999995</c:v>
                </c:pt>
                <c:pt idx="435">
                  <c:v>-64.993950690000005</c:v>
                </c:pt>
                <c:pt idx="436">
                  <c:v>-63.328086880000001</c:v>
                </c:pt>
                <c:pt idx="437">
                  <c:v>-61.397987520000001</c:v>
                </c:pt>
                <c:pt idx="438">
                  <c:v>-59.21581157</c:v>
                </c:pt>
                <c:pt idx="439">
                  <c:v>-56.880870139999999</c:v>
                </c:pt>
                <c:pt idx="440">
                  <c:v>-54.420433850000002</c:v>
                </c:pt>
                <c:pt idx="441">
                  <c:v>-51.862669740000001</c:v>
                </c:pt>
                <c:pt idx="442">
                  <c:v>-49.206018380000003</c:v>
                </c:pt>
                <c:pt idx="443">
                  <c:v>-46.372161890000001</c:v>
                </c:pt>
                <c:pt idx="444">
                  <c:v>-43.358373759999999</c:v>
                </c:pt>
                <c:pt idx="445">
                  <c:v>-40.205177159999998</c:v>
                </c:pt>
                <c:pt idx="446">
                  <c:v>-36.881192079999998</c:v>
                </c:pt>
                <c:pt idx="447">
                  <c:v>-33.446311119999997</c:v>
                </c:pt>
                <c:pt idx="448">
                  <c:v>-29.969579230000001</c:v>
                </c:pt>
                <c:pt idx="449">
                  <c:v>-26.608610169999999</c:v>
                </c:pt>
                <c:pt idx="450">
                  <c:v>-23.448344070000001</c:v>
                </c:pt>
                <c:pt idx="451">
                  <c:v>-20.511760639999999</c:v>
                </c:pt>
                <c:pt idx="452">
                  <c:v>-17.793955109999999</c:v>
                </c:pt>
                <c:pt idx="453">
                  <c:v>-15.16294149</c:v>
                </c:pt>
                <c:pt idx="454">
                  <c:v>-12.41602222</c:v>
                </c:pt>
                <c:pt idx="455">
                  <c:v>-9.5162003150000007</c:v>
                </c:pt>
                <c:pt idx="456">
                  <c:v>-6.4884258289999996</c:v>
                </c:pt>
                <c:pt idx="457">
                  <c:v>-3.2591399719999998</c:v>
                </c:pt>
                <c:pt idx="458">
                  <c:v>0.14185082700000001</c:v>
                </c:pt>
                <c:pt idx="459">
                  <c:v>3.628897791</c:v>
                </c:pt>
                <c:pt idx="460">
                  <c:v>7.0965714950000001</c:v>
                </c:pt>
                <c:pt idx="461">
                  <c:v>10.49202747</c:v>
                </c:pt>
                <c:pt idx="462">
                  <c:v>13.865685620000001</c:v>
                </c:pt>
                <c:pt idx="463">
                  <c:v>17.469896779999999</c:v>
                </c:pt>
                <c:pt idx="464">
                  <c:v>21.28593171</c:v>
                </c:pt>
                <c:pt idx="465">
                  <c:v>25.117014090000001</c:v>
                </c:pt>
                <c:pt idx="466">
                  <c:v>28.443742929999999</c:v>
                </c:pt>
                <c:pt idx="467">
                  <c:v>30.67569525</c:v>
                </c:pt>
                <c:pt idx="468">
                  <c:v>31.557144709999999</c:v>
                </c:pt>
                <c:pt idx="469">
                  <c:v>31.101759489999999</c:v>
                </c:pt>
                <c:pt idx="470">
                  <c:v>29.788967119999999</c:v>
                </c:pt>
                <c:pt idx="471">
                  <c:v>28.203488920000002</c:v>
                </c:pt>
                <c:pt idx="472">
                  <c:v>27.047062520000001</c:v>
                </c:pt>
                <c:pt idx="473">
                  <c:v>26.869271269999999</c:v>
                </c:pt>
                <c:pt idx="474">
                  <c:v>27.787155550000001</c:v>
                </c:pt>
                <c:pt idx="475">
                  <c:v>29.419636780000001</c:v>
                </c:pt>
                <c:pt idx="476">
                  <c:v>31.149494019999999</c:v>
                </c:pt>
                <c:pt idx="477">
                  <c:v>32.345217959999999</c:v>
                </c:pt>
                <c:pt idx="478">
                  <c:v>32.660681259999997</c:v>
                </c:pt>
                <c:pt idx="479">
                  <c:v>32.187437719999998</c:v>
                </c:pt>
                <c:pt idx="480">
                  <c:v>31.268485900000002</c:v>
                </c:pt>
                <c:pt idx="481">
                  <c:v>30.302871920000001</c:v>
                </c:pt>
                <c:pt idx="482">
                  <c:v>29.396226710000001</c:v>
                </c:pt>
                <c:pt idx="483">
                  <c:v>28.464037690000001</c:v>
                </c:pt>
                <c:pt idx="484">
                  <c:v>27.297102559999999</c:v>
                </c:pt>
                <c:pt idx="485">
                  <c:v>25.77703473</c:v>
                </c:pt>
                <c:pt idx="486">
                  <c:v>23.971263870000001</c:v>
                </c:pt>
                <c:pt idx="487">
                  <c:v>22.136370190000001</c:v>
                </c:pt>
                <c:pt idx="488">
                  <c:v>20.54628533</c:v>
                </c:pt>
                <c:pt idx="489">
                  <c:v>19.357942420000001</c:v>
                </c:pt>
                <c:pt idx="490">
                  <c:v>18.553862519999999</c:v>
                </c:pt>
                <c:pt idx="491">
                  <c:v>17.95604384</c:v>
                </c:pt>
                <c:pt idx="492">
                  <c:v>17.32642001</c:v>
                </c:pt>
                <c:pt idx="493">
                  <c:v>16.461600149999999</c:v>
                </c:pt>
                <c:pt idx="494">
                  <c:v>15.26770716</c:v>
                </c:pt>
                <c:pt idx="495">
                  <c:v>13.651827580000001</c:v>
                </c:pt>
                <c:pt idx="496">
                  <c:v>11.701599849999999</c:v>
                </c:pt>
                <c:pt idx="497">
                  <c:v>9.6469344330000002</c:v>
                </c:pt>
                <c:pt idx="498">
                  <c:v>7.6162953040000003</c:v>
                </c:pt>
                <c:pt idx="499">
                  <c:v>5.6230114179999999</c:v>
                </c:pt>
                <c:pt idx="500">
                  <c:v>3.5604470500000001</c:v>
                </c:pt>
                <c:pt idx="501">
                  <c:v>1.3062560489999999</c:v>
                </c:pt>
                <c:pt idx="502">
                  <c:v>-1.131630092</c:v>
                </c:pt>
                <c:pt idx="503">
                  <c:v>-3.8419459100000002</c:v>
                </c:pt>
                <c:pt idx="504">
                  <c:v>-6.7757945919999996</c:v>
                </c:pt>
                <c:pt idx="505">
                  <c:v>-9.8383441999999999</c:v>
                </c:pt>
                <c:pt idx="506">
                  <c:v>-13.167438900000001</c:v>
                </c:pt>
                <c:pt idx="507">
                  <c:v>-16.761541780000002</c:v>
                </c:pt>
                <c:pt idx="508">
                  <c:v>-20.521877360000001</c:v>
                </c:pt>
                <c:pt idx="509">
                  <c:v>-24.45163058</c:v>
                </c:pt>
                <c:pt idx="510">
                  <c:v>-28.470602400000001</c:v>
                </c:pt>
                <c:pt idx="511">
                  <c:v>-32.534353160000002</c:v>
                </c:pt>
                <c:pt idx="512">
                  <c:v>-36.648240790000003</c:v>
                </c:pt>
                <c:pt idx="513">
                  <c:v>-40.65429468</c:v>
                </c:pt>
                <c:pt idx="514">
                  <c:v>-44.288991359999997</c:v>
                </c:pt>
                <c:pt idx="515">
                  <c:v>-47.247655899999998</c:v>
                </c:pt>
                <c:pt idx="516">
                  <c:v>-49.646327759999998</c:v>
                </c:pt>
                <c:pt idx="517">
                  <c:v>-51.686216780000002</c:v>
                </c:pt>
                <c:pt idx="518">
                  <c:v>-53.472258529999998</c:v>
                </c:pt>
                <c:pt idx="519">
                  <c:v>-55.156114299999999</c:v>
                </c:pt>
                <c:pt idx="520">
                  <c:v>-56.638885770000002</c:v>
                </c:pt>
                <c:pt idx="521">
                  <c:v>-57.856548320000002</c:v>
                </c:pt>
                <c:pt idx="522">
                  <c:v>-58.825612489999997</c:v>
                </c:pt>
                <c:pt idx="523">
                  <c:v>-59.429310979999997</c:v>
                </c:pt>
                <c:pt idx="524">
                  <c:v>-59.644554739999997</c:v>
                </c:pt>
                <c:pt idx="525">
                  <c:v>-59.45834885</c:v>
                </c:pt>
                <c:pt idx="526">
                  <c:v>-58.953426370000003</c:v>
                </c:pt>
                <c:pt idx="527">
                  <c:v>-58.27355008</c:v>
                </c:pt>
                <c:pt idx="528">
                  <c:v>-57.4261646</c:v>
                </c:pt>
                <c:pt idx="529">
                  <c:v>-56.28168075</c:v>
                </c:pt>
                <c:pt idx="530">
                  <c:v>-54.821161150000002</c:v>
                </c:pt>
                <c:pt idx="531">
                  <c:v>-53.14389079</c:v>
                </c:pt>
                <c:pt idx="532">
                  <c:v>-51.340233769999998</c:v>
                </c:pt>
                <c:pt idx="533">
                  <c:v>-49.459577580000001</c:v>
                </c:pt>
                <c:pt idx="534">
                  <c:v>-47.470547230000001</c:v>
                </c:pt>
                <c:pt idx="535">
                  <c:v>-45.335360620000003</c:v>
                </c:pt>
                <c:pt idx="536">
                  <c:v>-43.05813783</c:v>
                </c:pt>
                <c:pt idx="537">
                  <c:v>-40.666152709999999</c:v>
                </c:pt>
                <c:pt idx="538">
                  <c:v>-38.299273460000002</c:v>
                </c:pt>
                <c:pt idx="539">
                  <c:v>-36.001611709999999</c:v>
                </c:pt>
                <c:pt idx="540">
                  <c:v>-33.7208623</c:v>
                </c:pt>
                <c:pt idx="541">
                  <c:v>-31.38108317</c:v>
                </c:pt>
                <c:pt idx="542">
                  <c:v>-28.940070729999999</c:v>
                </c:pt>
                <c:pt idx="543">
                  <c:v>-26.419205569999999</c:v>
                </c:pt>
                <c:pt idx="544">
                  <c:v>-23.76381804</c:v>
                </c:pt>
                <c:pt idx="545">
                  <c:v>-21.159470859999999</c:v>
                </c:pt>
                <c:pt idx="546">
                  <c:v>-18.412390720000001</c:v>
                </c:pt>
                <c:pt idx="547">
                  <c:v>-15.456224349999999</c:v>
                </c:pt>
                <c:pt idx="548">
                  <c:v>-12.2014996</c:v>
                </c:pt>
                <c:pt idx="549">
                  <c:v>-8.6877445689999995</c:v>
                </c:pt>
                <c:pt idx="550">
                  <c:v>-4.9982445369999997</c:v>
                </c:pt>
                <c:pt idx="551">
                  <c:v>-1.2631925260000001</c:v>
                </c:pt>
                <c:pt idx="552">
                  <c:v>2.5452047840000001</c:v>
                </c:pt>
                <c:pt idx="553">
                  <c:v>6.3706353880000002</c:v>
                </c:pt>
                <c:pt idx="554">
                  <c:v>10.30916826</c:v>
                </c:pt>
                <c:pt idx="555">
                  <c:v>14.493673579999999</c:v>
                </c:pt>
                <c:pt idx="556">
                  <c:v>19.105699860000001</c:v>
                </c:pt>
                <c:pt idx="557">
                  <c:v>24.070786049999999</c:v>
                </c:pt>
                <c:pt idx="558">
                  <c:v>28.548236490000001</c:v>
                </c:pt>
                <c:pt idx="559">
                  <c:v>32.51081928</c:v>
                </c:pt>
                <c:pt idx="560">
                  <c:v>35.811415889999999</c:v>
                </c:pt>
                <c:pt idx="561">
                  <c:v>37.789426390000003</c:v>
                </c:pt>
                <c:pt idx="562">
                  <c:v>37.95521102</c:v>
                </c:pt>
                <c:pt idx="563">
                  <c:v>36.23157088</c:v>
                </c:pt>
                <c:pt idx="564">
                  <c:v>33.149876890000002</c:v>
                </c:pt>
                <c:pt idx="565">
                  <c:v>29.801517990000001</c:v>
                </c:pt>
                <c:pt idx="566">
                  <c:v>27.233212609999999</c:v>
                </c:pt>
                <c:pt idx="567">
                  <c:v>26.056901759999999</c:v>
                </c:pt>
                <c:pt idx="568">
                  <c:v>26.234648239999999</c:v>
                </c:pt>
                <c:pt idx="569">
                  <c:v>27.362401040000002</c:v>
                </c:pt>
                <c:pt idx="570">
                  <c:v>28.816483699999999</c:v>
                </c:pt>
                <c:pt idx="571">
                  <c:v>29.499401880000001</c:v>
                </c:pt>
                <c:pt idx="572">
                  <c:v>28.84160636</c:v>
                </c:pt>
                <c:pt idx="573">
                  <c:v>27.0286519</c:v>
                </c:pt>
                <c:pt idx="574">
                  <c:v>24.77478666</c:v>
                </c:pt>
                <c:pt idx="575">
                  <c:v>22.851216770000001</c:v>
                </c:pt>
                <c:pt idx="576">
                  <c:v>21.74098729</c:v>
                </c:pt>
                <c:pt idx="577">
                  <c:v>21.502214429999999</c:v>
                </c:pt>
                <c:pt idx="578">
                  <c:v>21.823723780000002</c:v>
                </c:pt>
                <c:pt idx="579">
                  <c:v>22.299758579999999</c:v>
                </c:pt>
                <c:pt idx="580">
                  <c:v>22.607905410000001</c:v>
                </c:pt>
                <c:pt idx="581">
                  <c:v>22.37984294</c:v>
                </c:pt>
                <c:pt idx="582">
                  <c:v>21.349168500000001</c:v>
                </c:pt>
                <c:pt idx="583">
                  <c:v>19.667070930000001</c:v>
                </c:pt>
                <c:pt idx="584">
                  <c:v>17.723785809999999</c:v>
                </c:pt>
                <c:pt idx="585">
                  <c:v>15.95916452</c:v>
                </c:pt>
                <c:pt idx="586">
                  <c:v>14.64319899</c:v>
                </c:pt>
                <c:pt idx="587">
                  <c:v>13.88626391</c:v>
                </c:pt>
                <c:pt idx="588">
                  <c:v>13.62730689</c:v>
                </c:pt>
                <c:pt idx="589">
                  <c:v>13.64595795</c:v>
                </c:pt>
                <c:pt idx="590">
                  <c:v>13.505830789999999</c:v>
                </c:pt>
                <c:pt idx="591">
                  <c:v>12.66769474</c:v>
                </c:pt>
                <c:pt idx="592">
                  <c:v>10.88638106</c:v>
                </c:pt>
                <c:pt idx="593">
                  <c:v>8.1820649809999999</c:v>
                </c:pt>
                <c:pt idx="594">
                  <c:v>4.9173444809999998</c:v>
                </c:pt>
                <c:pt idx="595">
                  <c:v>1.5644092510000001</c:v>
                </c:pt>
                <c:pt idx="596">
                  <c:v>-1.4998369739999999</c:v>
                </c:pt>
                <c:pt idx="597">
                  <c:v>-4.0729257539999999</c:v>
                </c:pt>
                <c:pt idx="598">
                  <c:v>-6.1531537390000004</c:v>
                </c:pt>
                <c:pt idx="599">
                  <c:v>-7.9277477440000004</c:v>
                </c:pt>
                <c:pt idx="600">
                  <c:v>-9.6832120689999996</c:v>
                </c:pt>
                <c:pt idx="601">
                  <c:v>-11.64646503</c:v>
                </c:pt>
                <c:pt idx="602">
                  <c:v>-13.95460153</c:v>
                </c:pt>
                <c:pt idx="603">
                  <c:v>-16.592361239999999</c:v>
                </c:pt>
                <c:pt idx="604">
                  <c:v>-19.429169949999999</c:v>
                </c:pt>
                <c:pt idx="605">
                  <c:v>-22.28901913</c:v>
                </c:pt>
                <c:pt idx="606">
                  <c:v>-25.02199405</c:v>
                </c:pt>
                <c:pt idx="607">
                  <c:v>-27.65437317</c:v>
                </c:pt>
                <c:pt idx="608">
                  <c:v>-30.228019509999999</c:v>
                </c:pt>
                <c:pt idx="609">
                  <c:v>-32.664862560000003</c:v>
                </c:pt>
                <c:pt idx="610">
                  <c:v>-34.945369399999997</c:v>
                </c:pt>
                <c:pt idx="611">
                  <c:v>-36.993613680000003</c:v>
                </c:pt>
                <c:pt idx="612">
                  <c:v>-38.751751800000001</c:v>
                </c:pt>
                <c:pt idx="613">
                  <c:v>-40.326043210000002</c:v>
                </c:pt>
                <c:pt idx="614">
                  <c:v>-41.76142162</c:v>
                </c:pt>
                <c:pt idx="615">
                  <c:v>-43.072353370000002</c:v>
                </c:pt>
                <c:pt idx="616">
                  <c:v>-44.233632219999997</c:v>
                </c:pt>
                <c:pt idx="617">
                  <c:v>-45.213085100000001</c:v>
                </c:pt>
                <c:pt idx="618">
                  <c:v>-46.031358820000001</c:v>
                </c:pt>
                <c:pt idx="619">
                  <c:v>-46.686656319999997</c:v>
                </c:pt>
                <c:pt idx="620">
                  <c:v>-47.175635389999997</c:v>
                </c:pt>
                <c:pt idx="621">
                  <c:v>-47.536070549999998</c:v>
                </c:pt>
                <c:pt idx="622">
                  <c:v>-47.769191739999997</c:v>
                </c:pt>
                <c:pt idx="623">
                  <c:v>-47.792848739999997</c:v>
                </c:pt>
                <c:pt idx="624">
                  <c:v>-47.479274910000001</c:v>
                </c:pt>
                <c:pt idx="625">
                  <c:v>-46.868120910000002</c:v>
                </c:pt>
                <c:pt idx="626">
                  <c:v>-46.043250569999998</c:v>
                </c:pt>
                <c:pt idx="627">
                  <c:v>-45.077610540000002</c:v>
                </c:pt>
                <c:pt idx="628">
                  <c:v>-44.021295569999999</c:v>
                </c:pt>
                <c:pt idx="629">
                  <c:v>-42.890230619999997</c:v>
                </c:pt>
                <c:pt idx="630">
                  <c:v>-41.674432099999997</c:v>
                </c:pt>
                <c:pt idx="631">
                  <c:v>-40.372001920000002</c:v>
                </c:pt>
                <c:pt idx="632">
                  <c:v>-39.03090014</c:v>
                </c:pt>
                <c:pt idx="633">
                  <c:v>-37.643288679999998</c:v>
                </c:pt>
                <c:pt idx="634">
                  <c:v>-36.060347350000001</c:v>
                </c:pt>
                <c:pt idx="635">
                  <c:v>-34.029770120000002</c:v>
                </c:pt>
                <c:pt idx="636">
                  <c:v>-31.395005179999998</c:v>
                </c:pt>
                <c:pt idx="637">
                  <c:v>-28.152605170000001</c:v>
                </c:pt>
                <c:pt idx="638">
                  <c:v>-24.435044210000001</c:v>
                </c:pt>
                <c:pt idx="639">
                  <c:v>-20.44857871</c:v>
                </c:pt>
                <c:pt idx="640">
                  <c:v>-16.43872215</c:v>
                </c:pt>
                <c:pt idx="641">
                  <c:v>-12.79216173</c:v>
                </c:pt>
                <c:pt idx="642">
                  <c:v>-9.817929114</c:v>
                </c:pt>
                <c:pt idx="643">
                  <c:v>-7.4974270519999999</c:v>
                </c:pt>
                <c:pt idx="644">
                  <c:v>-5.6797535310000002</c:v>
                </c:pt>
                <c:pt idx="645">
                  <c:v>-4.0709790999999997</c:v>
                </c:pt>
                <c:pt idx="646">
                  <c:v>-2.3397037780000001</c:v>
                </c:pt>
                <c:pt idx="647">
                  <c:v>-0.23443876299999999</c:v>
                </c:pt>
                <c:pt idx="648">
                  <c:v>2.3366982319999998</c:v>
                </c:pt>
                <c:pt idx="649">
                  <c:v>5.327953988</c:v>
                </c:pt>
                <c:pt idx="650">
                  <c:v>8.5370364280000004</c:v>
                </c:pt>
                <c:pt idx="651">
                  <c:v>11.90169032</c:v>
                </c:pt>
                <c:pt idx="652">
                  <c:v>15.18355951</c:v>
                </c:pt>
                <c:pt idx="653">
                  <c:v>18.262031700000001</c:v>
                </c:pt>
                <c:pt idx="654">
                  <c:v>21.20595183</c:v>
                </c:pt>
                <c:pt idx="655">
                  <c:v>23.927635429999999</c:v>
                </c:pt>
                <c:pt idx="656">
                  <c:v>26.252434480000002</c:v>
                </c:pt>
                <c:pt idx="657">
                  <c:v>28.123914509999999</c:v>
                </c:pt>
                <c:pt idx="658">
                  <c:v>29.609199220000001</c:v>
                </c:pt>
                <c:pt idx="659">
                  <c:v>30.960762540000001</c:v>
                </c:pt>
                <c:pt idx="660">
                  <c:v>32.282744690000001</c:v>
                </c:pt>
                <c:pt idx="661">
                  <c:v>33.509778689999997</c:v>
                </c:pt>
                <c:pt idx="662">
                  <c:v>34.3950046</c:v>
                </c:pt>
                <c:pt idx="663">
                  <c:v>34.845164789999998</c:v>
                </c:pt>
                <c:pt idx="664">
                  <c:v>34.86607317</c:v>
                </c:pt>
                <c:pt idx="665">
                  <c:v>34.435234190000003</c:v>
                </c:pt>
                <c:pt idx="666">
                  <c:v>33.439680789999997</c:v>
                </c:pt>
                <c:pt idx="667">
                  <c:v>31.938083389999999</c:v>
                </c:pt>
                <c:pt idx="668">
                  <c:v>30.207073699999999</c:v>
                </c:pt>
                <c:pt idx="669">
                  <c:v>28.52515391</c:v>
                </c:pt>
                <c:pt idx="670">
                  <c:v>27.26688175</c:v>
                </c:pt>
                <c:pt idx="671">
                  <c:v>26.636488530000001</c:v>
                </c:pt>
                <c:pt idx="672">
                  <c:v>26.612972899999999</c:v>
                </c:pt>
                <c:pt idx="673">
                  <c:v>27.029904869999999</c:v>
                </c:pt>
                <c:pt idx="674">
                  <c:v>27.494380830000001</c:v>
                </c:pt>
                <c:pt idx="675">
                  <c:v>27.544873630000001</c:v>
                </c:pt>
                <c:pt idx="676">
                  <c:v>26.918357480000001</c:v>
                </c:pt>
                <c:pt idx="677">
                  <c:v>25.672787509999999</c:v>
                </c:pt>
                <c:pt idx="678">
                  <c:v>24.082084219999999</c:v>
                </c:pt>
                <c:pt idx="679">
                  <c:v>22.4628856</c:v>
                </c:pt>
                <c:pt idx="680">
                  <c:v>21.01881698</c:v>
                </c:pt>
                <c:pt idx="681">
                  <c:v>19.93201908</c:v>
                </c:pt>
                <c:pt idx="682">
                  <c:v>19.167478880000001</c:v>
                </c:pt>
                <c:pt idx="683">
                  <c:v>18.527814360000001</c:v>
                </c:pt>
                <c:pt idx="684">
                  <c:v>17.857737140000001</c:v>
                </c:pt>
                <c:pt idx="685">
                  <c:v>16.93889201</c:v>
                </c:pt>
                <c:pt idx="686">
                  <c:v>15.61948031</c:v>
                </c:pt>
                <c:pt idx="687">
                  <c:v>13.78184665</c:v>
                </c:pt>
                <c:pt idx="688">
                  <c:v>11.547696070000001</c:v>
                </c:pt>
                <c:pt idx="689">
                  <c:v>9.1901983329999997</c:v>
                </c:pt>
                <c:pt idx="690">
                  <c:v>6.9470737070000004</c:v>
                </c:pt>
                <c:pt idx="691">
                  <c:v>4.9227965930000002</c:v>
                </c:pt>
                <c:pt idx="692">
                  <c:v>3.140197541</c:v>
                </c:pt>
                <c:pt idx="693">
                  <c:v>1.49196869</c:v>
                </c:pt>
                <c:pt idx="694">
                  <c:v>-0.185614844</c:v>
                </c:pt>
                <c:pt idx="695">
                  <c:v>-2.0694091870000002</c:v>
                </c:pt>
                <c:pt idx="696">
                  <c:v>-4.2362079430000001</c:v>
                </c:pt>
                <c:pt idx="697">
                  <c:v>-6.766889624</c:v>
                </c:pt>
                <c:pt idx="698">
                  <c:v>-9.6672935320000004</c:v>
                </c:pt>
                <c:pt idx="699">
                  <c:v>-12.6334626</c:v>
                </c:pt>
                <c:pt idx="700">
                  <c:v>-15.450857170000001</c:v>
                </c:pt>
                <c:pt idx="701">
                  <c:v>-18.041804209999999</c:v>
                </c:pt>
                <c:pt idx="702">
                  <c:v>-20.456466320000001</c:v>
                </c:pt>
                <c:pt idx="703">
                  <c:v>-22.787272420000001</c:v>
                </c:pt>
                <c:pt idx="704">
                  <c:v>-25.19295133</c:v>
                </c:pt>
                <c:pt idx="705">
                  <c:v>-27.7049907</c:v>
                </c:pt>
                <c:pt idx="706">
                  <c:v>-30.248889770000002</c:v>
                </c:pt>
                <c:pt idx="707">
                  <c:v>-32.660880329999998</c:v>
                </c:pt>
                <c:pt idx="708">
                  <c:v>-34.871099399999999</c:v>
                </c:pt>
                <c:pt idx="709">
                  <c:v>-36.879827140000003</c:v>
                </c:pt>
                <c:pt idx="710">
                  <c:v>-38.771428210000003</c:v>
                </c:pt>
                <c:pt idx="711">
                  <c:v>-40.574764870000003</c:v>
                </c:pt>
                <c:pt idx="712">
                  <c:v>-42.267510190000003</c:v>
                </c:pt>
                <c:pt idx="713">
                  <c:v>-43.712686230000003</c:v>
                </c:pt>
                <c:pt idx="714">
                  <c:v>-44.792825200000003</c:v>
                </c:pt>
                <c:pt idx="715">
                  <c:v>-45.459059459999999</c:v>
                </c:pt>
                <c:pt idx="716">
                  <c:v>-45.74188539</c:v>
                </c:pt>
                <c:pt idx="717">
                  <c:v>-45.748998919999998</c:v>
                </c:pt>
                <c:pt idx="718">
                  <c:v>-45.50305504</c:v>
                </c:pt>
                <c:pt idx="719">
                  <c:v>-45.034711739999999</c:v>
                </c:pt>
                <c:pt idx="720">
                  <c:v>-44.437763369999999</c:v>
                </c:pt>
                <c:pt idx="721">
                  <c:v>-43.795931840000002</c:v>
                </c:pt>
                <c:pt idx="722">
                  <c:v>-43.166277979999997</c:v>
                </c:pt>
                <c:pt idx="723">
                  <c:v>-42.576918139999997</c:v>
                </c:pt>
                <c:pt idx="724">
                  <c:v>-41.987830600000002</c:v>
                </c:pt>
                <c:pt idx="725">
                  <c:v>-41.27983381</c:v>
                </c:pt>
                <c:pt idx="726">
                  <c:v>-40.352836109999998</c:v>
                </c:pt>
                <c:pt idx="727">
                  <c:v>-39.267680630000001</c:v>
                </c:pt>
                <c:pt idx="728">
                  <c:v>-38.104245140000003</c:v>
                </c:pt>
                <c:pt idx="729">
                  <c:v>-36.894559360000002</c:v>
                </c:pt>
                <c:pt idx="730">
                  <c:v>-35.603536470000002</c:v>
                </c:pt>
                <c:pt idx="731">
                  <c:v>-34.214953479999998</c:v>
                </c:pt>
                <c:pt idx="732">
                  <c:v>-32.673964650000002</c:v>
                </c:pt>
                <c:pt idx="733">
                  <c:v>-30.93516262</c:v>
                </c:pt>
                <c:pt idx="734">
                  <c:v>-29.02009838</c:v>
                </c:pt>
                <c:pt idx="735">
                  <c:v>-26.98095554</c:v>
                </c:pt>
                <c:pt idx="736">
                  <c:v>-24.81516899</c:v>
                </c:pt>
                <c:pt idx="737">
                  <c:v>-22.516958689999999</c:v>
                </c:pt>
                <c:pt idx="738">
                  <c:v>-20.140820770000001</c:v>
                </c:pt>
                <c:pt idx="739">
                  <c:v>-17.708040919999998</c:v>
                </c:pt>
                <c:pt idx="740">
                  <c:v>-15.248377319999999</c:v>
                </c:pt>
                <c:pt idx="741">
                  <c:v>-12.78951827</c:v>
                </c:pt>
                <c:pt idx="742">
                  <c:v>-10.306442990000001</c:v>
                </c:pt>
                <c:pt idx="743">
                  <c:v>-7.7509819870000003</c:v>
                </c:pt>
                <c:pt idx="744">
                  <c:v>-5.0696848870000002</c:v>
                </c:pt>
                <c:pt idx="745">
                  <c:v>-2.2005586699999999</c:v>
                </c:pt>
                <c:pt idx="746">
                  <c:v>0.779601824</c:v>
                </c:pt>
                <c:pt idx="747">
                  <c:v>3.7710648670000002</c:v>
                </c:pt>
                <c:pt idx="748">
                  <c:v>6.7574376100000002</c:v>
                </c:pt>
                <c:pt idx="749">
                  <c:v>10.13348972</c:v>
                </c:pt>
                <c:pt idx="750">
                  <c:v>13.99184228</c:v>
                </c:pt>
                <c:pt idx="751">
                  <c:v>17.707774000000001</c:v>
                </c:pt>
                <c:pt idx="752">
                  <c:v>20.947358120000001</c:v>
                </c:pt>
                <c:pt idx="753">
                  <c:v>23.241747620000002</c:v>
                </c:pt>
                <c:pt idx="754">
                  <c:v>23.323671560000001</c:v>
                </c:pt>
                <c:pt idx="755">
                  <c:v>20.875012470000001</c:v>
                </c:pt>
                <c:pt idx="756">
                  <c:v>16.79891774</c:v>
                </c:pt>
                <c:pt idx="757">
                  <c:v>12.60865497</c:v>
                </c:pt>
                <c:pt idx="758">
                  <c:v>9.7905010679999993</c:v>
                </c:pt>
                <c:pt idx="759">
                  <c:v>9.0568371869999993</c:v>
                </c:pt>
                <c:pt idx="760">
                  <c:v>10.37756336</c:v>
                </c:pt>
                <c:pt idx="761">
                  <c:v>12.9448588</c:v>
                </c:pt>
                <c:pt idx="762">
                  <c:v>15.675121880000001</c:v>
                </c:pt>
                <c:pt idx="763">
                  <c:v>17.524430720000002</c:v>
                </c:pt>
                <c:pt idx="764">
                  <c:v>17.632308330000001</c:v>
                </c:pt>
                <c:pt idx="765">
                  <c:v>16.01075118</c:v>
                </c:pt>
                <c:pt idx="766">
                  <c:v>13.54386596</c:v>
                </c:pt>
                <c:pt idx="767">
                  <c:v>11.24325264</c:v>
                </c:pt>
                <c:pt idx="768">
                  <c:v>9.7659804060000006</c:v>
                </c:pt>
                <c:pt idx="769">
                  <c:v>9.3382496780000004</c:v>
                </c:pt>
                <c:pt idx="770">
                  <c:v>9.7098951640000006</c:v>
                </c:pt>
                <c:pt idx="771">
                  <c:v>10.463107580000001</c:v>
                </c:pt>
                <c:pt idx="772">
                  <c:v>11.27273243</c:v>
                </c:pt>
                <c:pt idx="773">
                  <c:v>11.74239</c:v>
                </c:pt>
                <c:pt idx="774">
                  <c:v>11.329775959999999</c:v>
                </c:pt>
                <c:pt idx="775">
                  <c:v>9.8594506610000003</c:v>
                </c:pt>
                <c:pt idx="776">
                  <c:v>7.6574227080000004</c:v>
                </c:pt>
                <c:pt idx="777">
                  <c:v>5.285065554</c:v>
                </c:pt>
                <c:pt idx="778">
                  <c:v>3.278891963</c:v>
                </c:pt>
                <c:pt idx="779">
                  <c:v>1.963109024</c:v>
                </c:pt>
                <c:pt idx="780">
                  <c:v>1.368125883</c:v>
                </c:pt>
                <c:pt idx="781">
                  <c:v>1.252715086</c:v>
                </c:pt>
                <c:pt idx="782">
                  <c:v>1.0632077040000001</c:v>
                </c:pt>
                <c:pt idx="783">
                  <c:v>0.24019430999999999</c:v>
                </c:pt>
                <c:pt idx="784">
                  <c:v>-1.5647791959999999</c:v>
                </c:pt>
                <c:pt idx="785">
                  <c:v>-4.2395256730000002</c:v>
                </c:pt>
                <c:pt idx="786">
                  <c:v>-7.3740755389999997</c:v>
                </c:pt>
                <c:pt idx="787">
                  <c:v>-10.40920433</c:v>
                </c:pt>
                <c:pt idx="788">
                  <c:v>-12.86416496</c:v>
                </c:pt>
                <c:pt idx="789">
                  <c:v>-14.618756680000001</c:v>
                </c:pt>
                <c:pt idx="790">
                  <c:v>-16.060477850000002</c:v>
                </c:pt>
                <c:pt idx="791">
                  <c:v>-17.668843769999999</c:v>
                </c:pt>
                <c:pt idx="792">
                  <c:v>-19.772702039999999</c:v>
                </c:pt>
                <c:pt idx="793">
                  <c:v>-22.299057300000001</c:v>
                </c:pt>
                <c:pt idx="794">
                  <c:v>-24.851839909999999</c:v>
                </c:pt>
                <c:pt idx="795">
                  <c:v>-27.09175763</c:v>
                </c:pt>
                <c:pt idx="796">
                  <c:v>-28.839496440000001</c:v>
                </c:pt>
                <c:pt idx="797">
                  <c:v>-30.139299130000001</c:v>
                </c:pt>
                <c:pt idx="798">
                  <c:v>-31.186622069999999</c:v>
                </c:pt>
                <c:pt idx="799">
                  <c:v>-32.216662589999999</c:v>
                </c:pt>
                <c:pt idx="800">
                  <c:v>-33.38215881</c:v>
                </c:pt>
                <c:pt idx="801">
                  <c:v>-34.680126739999999</c:v>
                </c:pt>
                <c:pt idx="802">
                  <c:v>-36.109118780000003</c:v>
                </c:pt>
                <c:pt idx="803">
                  <c:v>-37.562938150000001</c:v>
                </c:pt>
                <c:pt idx="804">
                  <c:v>-38.867262459999999</c:v>
                </c:pt>
                <c:pt idx="805">
                  <c:v>-39.928239560000002</c:v>
                </c:pt>
                <c:pt idx="806">
                  <c:v>-40.714342879999997</c:v>
                </c:pt>
                <c:pt idx="807">
                  <c:v>-41.480962409999997</c:v>
                </c:pt>
                <c:pt idx="808">
                  <c:v>-42.413596439999999</c:v>
                </c:pt>
                <c:pt idx="809">
                  <c:v>-43.546754870000001</c:v>
                </c:pt>
                <c:pt idx="810">
                  <c:v>-44.719628069999999</c:v>
                </c:pt>
                <c:pt idx="811">
                  <c:v>-45.695281209999997</c:v>
                </c:pt>
                <c:pt idx="812">
                  <c:v>-46.349154810000002</c:v>
                </c:pt>
                <c:pt idx="813">
                  <c:v>-46.783046689999999</c:v>
                </c:pt>
                <c:pt idx="814">
                  <c:v>-47.203811520000002</c:v>
                </c:pt>
                <c:pt idx="815">
                  <c:v>-47.806595229999999</c:v>
                </c:pt>
                <c:pt idx="816">
                  <c:v>-48.648581</c:v>
                </c:pt>
                <c:pt idx="817">
                  <c:v>-49.621575919999998</c:v>
                </c:pt>
                <c:pt idx="818">
                  <c:v>-50.547726220000001</c:v>
                </c:pt>
                <c:pt idx="819">
                  <c:v>-51.241323420000001</c:v>
                </c:pt>
                <c:pt idx="820">
                  <c:v>-51.545167710000001</c:v>
                </c:pt>
                <c:pt idx="821">
                  <c:v>-51.443396120000003</c:v>
                </c:pt>
                <c:pt idx="822">
                  <c:v>-51.090721250000001</c:v>
                </c:pt>
                <c:pt idx="823">
                  <c:v>-50.65876343</c:v>
                </c:pt>
                <c:pt idx="824">
                  <c:v>-50.183158380000002</c:v>
                </c:pt>
                <c:pt idx="825">
                  <c:v>-49.525915830000002</c:v>
                </c:pt>
                <c:pt idx="826">
                  <c:v>-48.596019060000003</c:v>
                </c:pt>
                <c:pt idx="827">
                  <c:v>-47.392591860000003</c:v>
                </c:pt>
                <c:pt idx="828">
                  <c:v>-45.943842060000001</c:v>
                </c:pt>
                <c:pt idx="829">
                  <c:v>-44.125805159999999</c:v>
                </c:pt>
                <c:pt idx="830">
                  <c:v>-41.793624170000001</c:v>
                </c:pt>
                <c:pt idx="831">
                  <c:v>-38.885370549999998</c:v>
                </c:pt>
                <c:pt idx="832">
                  <c:v>-35.405073059999999</c:v>
                </c:pt>
                <c:pt idx="833">
                  <c:v>-31.483864659999998</c:v>
                </c:pt>
                <c:pt idx="834">
                  <c:v>-27.360935659999999</c:v>
                </c:pt>
                <c:pt idx="835">
                  <c:v>-23.339639949999999</c:v>
                </c:pt>
                <c:pt idx="836">
                  <c:v>-19.534921369999999</c:v>
                </c:pt>
                <c:pt idx="837">
                  <c:v>-16.047300069999999</c:v>
                </c:pt>
                <c:pt idx="838">
                  <c:v>-12.877999340000001</c:v>
                </c:pt>
                <c:pt idx="839">
                  <c:v>-9.8522148569999999</c:v>
                </c:pt>
                <c:pt idx="840">
                  <c:v>-6.7193211399999999</c:v>
                </c:pt>
                <c:pt idx="841">
                  <c:v>-3.225677277</c:v>
                </c:pt>
                <c:pt idx="842">
                  <c:v>0.54532606900000002</c:v>
                </c:pt>
                <c:pt idx="843">
                  <c:v>4.3625293669999996</c:v>
                </c:pt>
                <c:pt idx="844">
                  <c:v>8.2509840800000003</c:v>
                </c:pt>
                <c:pt idx="845">
                  <c:v>12.368047260000001</c:v>
                </c:pt>
                <c:pt idx="846">
                  <c:v>16.597896909999999</c:v>
                </c:pt>
                <c:pt idx="847">
                  <c:v>20.881083610000001</c:v>
                </c:pt>
                <c:pt idx="848">
                  <c:v>25.219093260000001</c:v>
                </c:pt>
                <c:pt idx="849">
                  <c:v>29.236655219999999</c:v>
                </c:pt>
                <c:pt idx="850">
                  <c:v>32.059100350000001</c:v>
                </c:pt>
                <c:pt idx="851">
                  <c:v>33.087306009999999</c:v>
                </c:pt>
                <c:pt idx="852">
                  <c:v>32.433839749999997</c:v>
                </c:pt>
                <c:pt idx="853">
                  <c:v>31.043610990000001</c:v>
                </c:pt>
                <c:pt idx="854">
                  <c:v>29.91293537</c:v>
                </c:pt>
                <c:pt idx="855">
                  <c:v>29.711274660000001</c:v>
                </c:pt>
                <c:pt idx="856">
                  <c:v>30.68689573</c:v>
                </c:pt>
                <c:pt idx="857">
                  <c:v>32.487902499999997</c:v>
                </c:pt>
                <c:pt idx="858">
                  <c:v>34.316720250000003</c:v>
                </c:pt>
                <c:pt idx="859">
                  <c:v>35.138007160000001</c:v>
                </c:pt>
                <c:pt idx="860">
                  <c:v>34.367814500000001</c:v>
                </c:pt>
                <c:pt idx="861">
                  <c:v>32.327984010000002</c:v>
                </c:pt>
                <c:pt idx="862">
                  <c:v>29.993704109999999</c:v>
                </c:pt>
                <c:pt idx="863">
                  <c:v>28.267059270000001</c:v>
                </c:pt>
                <c:pt idx="864">
                  <c:v>27.63492656</c:v>
                </c:pt>
                <c:pt idx="865">
                  <c:v>28.016865809999999</c:v>
                </c:pt>
                <c:pt idx="866">
                  <c:v>28.921337529999999</c:v>
                </c:pt>
                <c:pt idx="867">
                  <c:v>29.591685600000002</c:v>
                </c:pt>
                <c:pt idx="868">
                  <c:v>29.230412609999998</c:v>
                </c:pt>
                <c:pt idx="869">
                  <c:v>27.597823999999999</c:v>
                </c:pt>
                <c:pt idx="870">
                  <c:v>25.19845166</c:v>
                </c:pt>
                <c:pt idx="871">
                  <c:v>22.810135540000001</c:v>
                </c:pt>
                <c:pt idx="872">
                  <c:v>21.005866749999999</c:v>
                </c:pt>
                <c:pt idx="873">
                  <c:v>19.93915762</c:v>
                </c:pt>
                <c:pt idx="874">
                  <c:v>19.443678970000001</c:v>
                </c:pt>
                <c:pt idx="875">
                  <c:v>19.266427530000001</c:v>
                </c:pt>
                <c:pt idx="876">
                  <c:v>19.27113568</c:v>
                </c:pt>
                <c:pt idx="877">
                  <c:v>19.195842240000001</c:v>
                </c:pt>
                <c:pt idx="878">
                  <c:v>18.645429379999999</c:v>
                </c:pt>
                <c:pt idx="879">
                  <c:v>17.39977489</c:v>
                </c:pt>
                <c:pt idx="880">
                  <c:v>15.388774229999999</c:v>
                </c:pt>
                <c:pt idx="881">
                  <c:v>13.03736775</c:v>
                </c:pt>
                <c:pt idx="882">
                  <c:v>10.90087037</c:v>
                </c:pt>
                <c:pt idx="883">
                  <c:v>9.3561532060000001</c:v>
                </c:pt>
                <c:pt idx="884">
                  <c:v>8.3046960819999995</c:v>
                </c:pt>
                <c:pt idx="885">
                  <c:v>7.0757691200000004</c:v>
                </c:pt>
                <c:pt idx="886">
                  <c:v>4.9823828580000002</c:v>
                </c:pt>
                <c:pt idx="887">
                  <c:v>1.7756314799999999</c:v>
                </c:pt>
                <c:pt idx="888">
                  <c:v>-2.209659909</c:v>
                </c:pt>
                <c:pt idx="889">
                  <c:v>-6.4159565909999996</c:v>
                </c:pt>
                <c:pt idx="890">
                  <c:v>-10.42055356</c:v>
                </c:pt>
                <c:pt idx="891">
                  <c:v>-13.988337850000001</c:v>
                </c:pt>
                <c:pt idx="892">
                  <c:v>-16.940278410000001</c:v>
                </c:pt>
                <c:pt idx="893">
                  <c:v>-19.34055888</c:v>
                </c:pt>
                <c:pt idx="894">
                  <c:v>-21.42050369</c:v>
                </c:pt>
                <c:pt idx="895">
                  <c:v>-23.452310730000001</c:v>
                </c:pt>
                <c:pt idx="896">
                  <c:v>-25.662602660000001</c:v>
                </c:pt>
                <c:pt idx="897">
                  <c:v>-28.266511940000001</c:v>
                </c:pt>
                <c:pt idx="898">
                  <c:v>-31.210114740000002</c:v>
                </c:pt>
                <c:pt idx="899">
                  <c:v>-34.305209089999998</c:v>
                </c:pt>
                <c:pt idx="900">
                  <c:v>-37.370942550000002</c:v>
                </c:pt>
                <c:pt idx="901">
                  <c:v>-40.127861279999998</c:v>
                </c:pt>
                <c:pt idx="902">
                  <c:v>-42.407230650000002</c:v>
                </c:pt>
                <c:pt idx="903">
                  <c:v>-44.072799740000001</c:v>
                </c:pt>
                <c:pt idx="904">
                  <c:v>-45.221300679999999</c:v>
                </c:pt>
                <c:pt idx="905">
                  <c:v>-46.019377089999999</c:v>
                </c:pt>
                <c:pt idx="906">
                  <c:v>-46.707104790000002</c:v>
                </c:pt>
                <c:pt idx="907">
                  <c:v>-47.38463831</c:v>
                </c:pt>
                <c:pt idx="908">
                  <c:v>-48.098744050000001</c:v>
                </c:pt>
                <c:pt idx="909">
                  <c:v>-48.72450679</c:v>
                </c:pt>
                <c:pt idx="910">
                  <c:v>-49.309477729999998</c:v>
                </c:pt>
                <c:pt idx="911">
                  <c:v>-49.837003559999999</c:v>
                </c:pt>
                <c:pt idx="912">
                  <c:v>-50.127509400000001</c:v>
                </c:pt>
                <c:pt idx="913">
                  <c:v>-50.009851939999997</c:v>
                </c:pt>
                <c:pt idx="914">
                  <c:v>-49.372486180000003</c:v>
                </c:pt>
                <c:pt idx="915">
                  <c:v>-48.320141409999998</c:v>
                </c:pt>
                <c:pt idx="916">
                  <c:v>-47.080371970000002</c:v>
                </c:pt>
                <c:pt idx="917">
                  <c:v>-45.840619629999999</c:v>
                </c:pt>
                <c:pt idx="918">
                  <c:v>-44.533250350000003</c:v>
                </c:pt>
                <c:pt idx="919">
                  <c:v>-43.013092630000003</c:v>
                </c:pt>
                <c:pt idx="920">
                  <c:v>-41.241958410000002</c:v>
                </c:pt>
                <c:pt idx="921">
                  <c:v>-39.191392749999999</c:v>
                </c:pt>
                <c:pt idx="922">
                  <c:v>-36.785637229999999</c:v>
                </c:pt>
                <c:pt idx="923">
                  <c:v>-33.916161549999998</c:v>
                </c:pt>
                <c:pt idx="924">
                  <c:v>-30.690989680000001</c:v>
                </c:pt>
                <c:pt idx="925">
                  <c:v>-27.231325680000001</c:v>
                </c:pt>
                <c:pt idx="926">
                  <c:v>-23.659780210000001</c:v>
                </c:pt>
                <c:pt idx="927">
                  <c:v>-20.067870339999999</c:v>
                </c:pt>
                <c:pt idx="928">
                  <c:v>-16.5921412</c:v>
                </c:pt>
                <c:pt idx="929">
                  <c:v>-13.37033173</c:v>
                </c:pt>
                <c:pt idx="930">
                  <c:v>-10.435517519999999</c:v>
                </c:pt>
                <c:pt idx="931">
                  <c:v>-7.5398734080000001</c:v>
                </c:pt>
                <c:pt idx="932">
                  <c:v>-4.3780586399999999</c:v>
                </c:pt>
                <c:pt idx="933">
                  <c:v>-0.85977360700000005</c:v>
                </c:pt>
                <c:pt idx="934">
                  <c:v>3.0054165450000001</c:v>
                </c:pt>
                <c:pt idx="935">
                  <c:v>7.0605865339999996</c:v>
                </c:pt>
                <c:pt idx="936">
                  <c:v>11.0339229</c:v>
                </c:pt>
                <c:pt idx="937">
                  <c:v>14.29781155</c:v>
                </c:pt>
                <c:pt idx="938">
                  <c:v>16.404019630000001</c:v>
                </c:pt>
                <c:pt idx="939">
                  <c:v>17.679537839999998</c:v>
                </c:pt>
                <c:pt idx="940">
                  <c:v>18.737294200000001</c:v>
                </c:pt>
                <c:pt idx="941">
                  <c:v>20.067132560000001</c:v>
                </c:pt>
                <c:pt idx="942">
                  <c:v>22.13692635</c:v>
                </c:pt>
                <c:pt idx="943">
                  <c:v>25.038920780000002</c:v>
                </c:pt>
                <c:pt idx="944">
                  <c:v>28.44498677</c:v>
                </c:pt>
                <c:pt idx="945">
                  <c:v>31.322226390000001</c:v>
                </c:pt>
                <c:pt idx="946">
                  <c:v>32.47907824</c:v>
                </c:pt>
                <c:pt idx="947">
                  <c:v>31.442253619999999</c:v>
                </c:pt>
                <c:pt idx="948">
                  <c:v>28.88516087</c:v>
                </c:pt>
                <c:pt idx="949">
                  <c:v>26.198781589999999</c:v>
                </c:pt>
                <c:pt idx="950">
                  <c:v>24.729502920000002</c:v>
                </c:pt>
                <c:pt idx="951">
                  <c:v>25.074181320000001</c:v>
                </c:pt>
                <c:pt idx="952">
                  <c:v>26.950983470000001</c:v>
                </c:pt>
                <c:pt idx="953">
                  <c:v>29.418656519999999</c:v>
                </c:pt>
                <c:pt idx="954">
                  <c:v>31.28732875</c:v>
                </c:pt>
                <c:pt idx="955">
                  <c:v>31.683643839999998</c:v>
                </c:pt>
                <c:pt idx="956">
                  <c:v>30.570091479999999</c:v>
                </c:pt>
                <c:pt idx="957">
                  <c:v>28.725013789999998</c:v>
                </c:pt>
                <c:pt idx="958">
                  <c:v>27.027615839999999</c:v>
                </c:pt>
                <c:pt idx="959">
                  <c:v>26.054925260000001</c:v>
                </c:pt>
                <c:pt idx="960">
                  <c:v>25.923079189999999</c:v>
                </c:pt>
                <c:pt idx="961">
                  <c:v>26.36256977</c:v>
                </c:pt>
                <c:pt idx="962">
                  <c:v>26.931968770000001</c:v>
                </c:pt>
                <c:pt idx="963">
                  <c:v>27.07640752</c:v>
                </c:pt>
                <c:pt idx="964">
                  <c:v>26.367940109999999</c:v>
                </c:pt>
                <c:pt idx="965">
                  <c:v>24.783547089999999</c:v>
                </c:pt>
                <c:pt idx="966">
                  <c:v>22.665258640000001</c:v>
                </c:pt>
                <c:pt idx="967">
                  <c:v>20.517064470000001</c:v>
                </c:pt>
                <c:pt idx="968">
                  <c:v>18.81755824</c:v>
                </c:pt>
                <c:pt idx="969">
                  <c:v>17.810750339999998</c:v>
                </c:pt>
                <c:pt idx="970">
                  <c:v>17.415683189999999</c:v>
                </c:pt>
                <c:pt idx="971">
                  <c:v>17.20677873</c:v>
                </c:pt>
                <c:pt idx="972">
                  <c:v>16.61667739</c:v>
                </c:pt>
                <c:pt idx="973">
                  <c:v>15.30925536</c:v>
                </c:pt>
                <c:pt idx="974">
                  <c:v>13.18647312</c:v>
                </c:pt>
                <c:pt idx="975">
                  <c:v>10.50704279</c:v>
                </c:pt>
                <c:pt idx="976">
                  <c:v>7.7751727390000003</c:v>
                </c:pt>
                <c:pt idx="977">
                  <c:v>5.491245224</c:v>
                </c:pt>
                <c:pt idx="978">
                  <c:v>3.8750543799999999</c:v>
                </c:pt>
                <c:pt idx="979">
                  <c:v>2.8404387120000001</c:v>
                </c:pt>
                <c:pt idx="980">
                  <c:v>2.0309612380000002</c:v>
                </c:pt>
                <c:pt idx="981">
                  <c:v>1.0466254129999999</c:v>
                </c:pt>
                <c:pt idx="982">
                  <c:v>-0.38452033499999999</c:v>
                </c:pt>
                <c:pt idx="983">
                  <c:v>-2.3797248880000001</c:v>
                </c:pt>
                <c:pt idx="984">
                  <c:v>-4.9123730109999997</c:v>
                </c:pt>
                <c:pt idx="985">
                  <c:v>-7.7653770299999998</c:v>
                </c:pt>
                <c:pt idx="986">
                  <c:v>-10.59406461</c:v>
                </c:pt>
                <c:pt idx="987">
                  <c:v>-13.227983719999999</c:v>
                </c:pt>
                <c:pt idx="988">
                  <c:v>-15.552265719999999</c:v>
                </c:pt>
                <c:pt idx="989">
                  <c:v>-17.584830449999998</c:v>
                </c:pt>
                <c:pt idx="990">
                  <c:v>-19.426547540000001</c:v>
                </c:pt>
                <c:pt idx="991">
                  <c:v>-21.15478405</c:v>
                </c:pt>
                <c:pt idx="992">
                  <c:v>-22.982539589999998</c:v>
                </c:pt>
                <c:pt idx="993">
                  <c:v>-25.16351002</c:v>
                </c:pt>
                <c:pt idx="994">
                  <c:v>-27.863094060000002</c:v>
                </c:pt>
                <c:pt idx="995">
                  <c:v>-30.957954170000001</c:v>
                </c:pt>
                <c:pt idx="996">
                  <c:v>-34.186376209999999</c:v>
                </c:pt>
                <c:pt idx="997">
                  <c:v>-37.352152089999997</c:v>
                </c:pt>
                <c:pt idx="998">
                  <c:v>-40.227875990000001</c:v>
                </c:pt>
                <c:pt idx="999">
                  <c:v>-42.708390610000002</c:v>
                </c:pt>
                <c:pt idx="1000">
                  <c:v>-44.81824821</c:v>
                </c:pt>
                <c:pt idx="1001">
                  <c:v>-46.651083829999997</c:v>
                </c:pt>
                <c:pt idx="1002">
                  <c:v>-48.345831169999997</c:v>
                </c:pt>
                <c:pt idx="1003">
                  <c:v>-49.905159070000003</c:v>
                </c:pt>
                <c:pt idx="1004">
                  <c:v>-51.338651550000002</c:v>
                </c:pt>
                <c:pt idx="1005">
                  <c:v>-52.404364479999998</c:v>
                </c:pt>
                <c:pt idx="1006">
                  <c:v>-53.010326390000003</c:v>
                </c:pt>
                <c:pt idx="1007">
                  <c:v>-53.093315840000002</c:v>
                </c:pt>
                <c:pt idx="1008">
                  <c:v>-52.656593219999998</c:v>
                </c:pt>
                <c:pt idx="1009">
                  <c:v>-51.773909799999998</c:v>
                </c:pt>
                <c:pt idx="1010">
                  <c:v>-50.508418399999996</c:v>
                </c:pt>
                <c:pt idx="1011">
                  <c:v>-48.867433890000001</c:v>
                </c:pt>
                <c:pt idx="1012">
                  <c:v>-46.906160739999997</c:v>
                </c:pt>
                <c:pt idx="1013">
                  <c:v>-44.667671460000001</c:v>
                </c:pt>
                <c:pt idx="1014">
                  <c:v>-42.108396429999999</c:v>
                </c:pt>
                <c:pt idx="1015">
                  <c:v>-39.109696960000001</c:v>
                </c:pt>
                <c:pt idx="1016">
                  <c:v>-35.640090239999999</c:v>
                </c:pt>
                <c:pt idx="1017">
                  <c:v>-31.861779039999998</c:v>
                </c:pt>
                <c:pt idx="1018">
                  <c:v>-28.022956000000001</c:v>
                </c:pt>
                <c:pt idx="1019">
                  <c:v>-24.321517979999999</c:v>
                </c:pt>
                <c:pt idx="1020">
                  <c:v>-20.84796008</c:v>
                </c:pt>
                <c:pt idx="1021">
                  <c:v>-17.569077060000001</c:v>
                </c:pt>
                <c:pt idx="1022">
                  <c:v>-14.42425188</c:v>
                </c:pt>
                <c:pt idx="1023">
                  <c:v>-11.345162759999999</c:v>
                </c:pt>
                <c:pt idx="1024">
                  <c:v>-8.2061487240000002</c:v>
                </c:pt>
                <c:pt idx="1025">
                  <c:v>-4.8119824089999996</c:v>
                </c:pt>
                <c:pt idx="1026">
                  <c:v>-1.1393296209999999</c:v>
                </c:pt>
                <c:pt idx="1027">
                  <c:v>2.8301345310000001</c:v>
                </c:pt>
                <c:pt idx="1028">
                  <c:v>7.0680151010000003</c:v>
                </c:pt>
                <c:pt idx="1029">
                  <c:v>11.663236339999999</c:v>
                </c:pt>
                <c:pt idx="1030">
                  <c:v>16.138053750000001</c:v>
                </c:pt>
                <c:pt idx="1031">
                  <c:v>19.3900945</c:v>
                </c:pt>
                <c:pt idx="1032">
                  <c:v>20.225877329999999</c:v>
                </c:pt>
                <c:pt idx="1033">
                  <c:v>18.7466443</c:v>
                </c:pt>
                <c:pt idx="1034">
                  <c:v>16.21084969</c:v>
                </c:pt>
                <c:pt idx="1035">
                  <c:v>14.444421699999999</c:v>
                </c:pt>
                <c:pt idx="1036">
                  <c:v>14.78100261</c:v>
                </c:pt>
                <c:pt idx="1037">
                  <c:v>17.482849989999998</c:v>
                </c:pt>
                <c:pt idx="1038">
                  <c:v>21.561261049999999</c:v>
                </c:pt>
                <c:pt idx="1039">
                  <c:v>25.356208129999999</c:v>
                </c:pt>
                <c:pt idx="1040">
                  <c:v>27.228893790000001</c:v>
                </c:pt>
                <c:pt idx="1041">
                  <c:v>26.57868491</c:v>
                </c:pt>
                <c:pt idx="1042">
                  <c:v>24.077869339999999</c:v>
                </c:pt>
                <c:pt idx="1043">
                  <c:v>21.139187769999999</c:v>
                </c:pt>
                <c:pt idx="1044">
                  <c:v>19.19588323</c:v>
                </c:pt>
                <c:pt idx="1045">
                  <c:v>19.13561455</c:v>
                </c:pt>
                <c:pt idx="1046">
                  <c:v>20.821313780000001</c:v>
                </c:pt>
                <c:pt idx="1047">
                  <c:v>23.46038184</c:v>
                </c:pt>
                <c:pt idx="1048">
                  <c:v>25.88764115</c:v>
                </c:pt>
                <c:pt idx="1049">
                  <c:v>26.973875700000001</c:v>
                </c:pt>
                <c:pt idx="1050">
                  <c:v>26.311552330000001</c:v>
                </c:pt>
                <c:pt idx="1051">
                  <c:v>24.291780719999998</c:v>
                </c:pt>
                <c:pt idx="1052">
                  <c:v>21.83347895</c:v>
                </c:pt>
                <c:pt idx="1053">
                  <c:v>19.853427610000001</c:v>
                </c:pt>
                <c:pt idx="1054">
                  <c:v>18.897325720000001</c:v>
                </c:pt>
                <c:pt idx="1055">
                  <c:v>18.90904922</c:v>
                </c:pt>
                <c:pt idx="1056">
                  <c:v>19.43316832</c:v>
                </c:pt>
                <c:pt idx="1057">
                  <c:v>19.91551789</c:v>
                </c:pt>
                <c:pt idx="1058">
                  <c:v>19.935861930000002</c:v>
                </c:pt>
                <c:pt idx="1059">
                  <c:v>19.229469179999999</c:v>
                </c:pt>
                <c:pt idx="1060">
                  <c:v>17.779219990000001</c:v>
                </c:pt>
                <c:pt idx="1061">
                  <c:v>15.841896889999999</c:v>
                </c:pt>
                <c:pt idx="1062">
                  <c:v>13.86639557</c:v>
                </c:pt>
                <c:pt idx="1063">
                  <c:v>12.283665299999999</c:v>
                </c:pt>
                <c:pt idx="1064">
                  <c:v>11.313243780000001</c:v>
                </c:pt>
                <c:pt idx="1065">
                  <c:v>10.90637306</c:v>
                </c:pt>
                <c:pt idx="1066">
                  <c:v>10.834279179999999</c:v>
                </c:pt>
                <c:pt idx="1067">
                  <c:v>10.88441546</c:v>
                </c:pt>
                <c:pt idx="1068">
                  <c:v>10.792214530000001</c:v>
                </c:pt>
                <c:pt idx="1069">
                  <c:v>10.264894979999999</c:v>
                </c:pt>
                <c:pt idx="1070">
                  <c:v>9.1572598569999997</c:v>
                </c:pt>
                <c:pt idx="1071">
                  <c:v>7.47757556</c:v>
                </c:pt>
                <c:pt idx="1072">
                  <c:v>5.3161092090000004</c:v>
                </c:pt>
                <c:pt idx="1073">
                  <c:v>2.8713733850000001</c:v>
                </c:pt>
                <c:pt idx="1074">
                  <c:v>0.430399317</c:v>
                </c:pt>
                <c:pt idx="1075">
                  <c:v>-1.9276556890000001</c:v>
                </c:pt>
                <c:pt idx="1076">
                  <c:v>-4.2640809759999998</c:v>
                </c:pt>
                <c:pt idx="1077">
                  <c:v>-6.6731882560000004</c:v>
                </c:pt>
                <c:pt idx="1078">
                  <c:v>-9.1707890909999996</c:v>
                </c:pt>
                <c:pt idx="1079">
                  <c:v>-11.77693687</c:v>
                </c:pt>
                <c:pt idx="1080">
                  <c:v>-14.445728969999999</c:v>
                </c:pt>
                <c:pt idx="1081">
                  <c:v>-17.22114517</c:v>
                </c:pt>
                <c:pt idx="1082">
                  <c:v>-20.324195670000002</c:v>
                </c:pt>
                <c:pt idx="1083">
                  <c:v>-23.675982319999999</c:v>
                </c:pt>
                <c:pt idx="1084">
                  <c:v>-27.098413130000001</c:v>
                </c:pt>
                <c:pt idx="1085">
                  <c:v>-30.521110369999999</c:v>
                </c:pt>
                <c:pt idx="1086">
                  <c:v>-33.779905280000001</c:v>
                </c:pt>
                <c:pt idx="1087">
                  <c:v>-36.727794430000003</c:v>
                </c:pt>
                <c:pt idx="1088">
                  <c:v>-39.346018129999997</c:v>
                </c:pt>
                <c:pt idx="1089">
                  <c:v>-41.632665459999998</c:v>
                </c:pt>
                <c:pt idx="1090">
                  <c:v>-43.487716890000002</c:v>
                </c:pt>
                <c:pt idx="1091">
                  <c:v>-44.895127279999997</c:v>
                </c:pt>
                <c:pt idx="1092">
                  <c:v>-45.996846570000002</c:v>
                </c:pt>
                <c:pt idx="1093">
                  <c:v>-46.971094200000003</c:v>
                </c:pt>
                <c:pt idx="1094">
                  <c:v>-47.899389149999998</c:v>
                </c:pt>
                <c:pt idx="1095">
                  <c:v>-48.81602977</c:v>
                </c:pt>
                <c:pt idx="1096">
                  <c:v>-49.742178520000003</c:v>
                </c:pt>
                <c:pt idx="1097">
                  <c:v>-50.665894629999997</c:v>
                </c:pt>
                <c:pt idx="1098">
                  <c:v>-51.545225670000001</c:v>
                </c:pt>
                <c:pt idx="1099">
                  <c:v>-52.271870800000002</c:v>
                </c:pt>
                <c:pt idx="1100">
                  <c:v>-52.793575060000002</c:v>
                </c:pt>
                <c:pt idx="1101">
                  <c:v>-53.081194619999998</c:v>
                </c:pt>
                <c:pt idx="1102">
                  <c:v>-53.142341450000004</c:v>
                </c:pt>
                <c:pt idx="1103">
                  <c:v>-52.995658460000001</c:v>
                </c:pt>
                <c:pt idx="1104">
                  <c:v>-52.652727830000003</c:v>
                </c:pt>
                <c:pt idx="1105">
                  <c:v>-52.057947079999998</c:v>
                </c:pt>
                <c:pt idx="1106">
                  <c:v>-51.122270550000003</c:v>
                </c:pt>
                <c:pt idx="1107">
                  <c:v>-49.749007140000003</c:v>
                </c:pt>
                <c:pt idx="1108">
                  <c:v>-47.930163180000001</c:v>
                </c:pt>
                <c:pt idx="1109">
                  <c:v>-45.740062039999998</c:v>
                </c:pt>
                <c:pt idx="1110">
                  <c:v>-43.300977860000003</c:v>
                </c:pt>
                <c:pt idx="1111">
                  <c:v>-40.665886579999999</c:v>
                </c:pt>
                <c:pt idx="1112">
                  <c:v>-37.76631785</c:v>
                </c:pt>
                <c:pt idx="1113">
                  <c:v>-34.588843390000001</c:v>
                </c:pt>
                <c:pt idx="1114">
                  <c:v>-31.223254319999999</c:v>
                </c:pt>
                <c:pt idx="1115">
                  <c:v>-27.842425500000001</c:v>
                </c:pt>
                <c:pt idx="1116">
                  <c:v>-24.496761930000002</c:v>
                </c:pt>
                <c:pt idx="1117">
                  <c:v>-21.17276931</c:v>
                </c:pt>
                <c:pt idx="1118">
                  <c:v>-17.970444839999999</c:v>
                </c:pt>
                <c:pt idx="1119">
                  <c:v>-14.946774599999999</c:v>
                </c:pt>
                <c:pt idx="1120">
                  <c:v>-12.08043243</c:v>
                </c:pt>
                <c:pt idx="1121">
                  <c:v>-9.3371941029999999</c:v>
                </c:pt>
                <c:pt idx="1122">
                  <c:v>-6.6722077210000004</c:v>
                </c:pt>
                <c:pt idx="1123">
                  <c:v>-4.1007635469999997</c:v>
                </c:pt>
                <c:pt idx="1124">
                  <c:v>-1.4778314960000001</c:v>
                </c:pt>
                <c:pt idx="1125">
                  <c:v>1.5128635340000001</c:v>
                </c:pt>
                <c:pt idx="1126">
                  <c:v>5.1314163830000004</c:v>
                </c:pt>
                <c:pt idx="1127">
                  <c:v>9.2952791359999996</c:v>
                </c:pt>
                <c:pt idx="1128">
                  <c:v>13.711233269999999</c:v>
                </c:pt>
                <c:pt idx="1129">
                  <c:v>17.903684810000001</c:v>
                </c:pt>
                <c:pt idx="1130">
                  <c:v>21.390175190000001</c:v>
                </c:pt>
                <c:pt idx="1131">
                  <c:v>23.677500250000001</c:v>
                </c:pt>
                <c:pt idx="1132">
                  <c:v>24.582392599999999</c:v>
                </c:pt>
                <c:pt idx="1133">
                  <c:v>24.166347729999998</c:v>
                </c:pt>
                <c:pt idx="1134">
                  <c:v>22.87046638</c:v>
                </c:pt>
                <c:pt idx="1135">
                  <c:v>21.379802890000001</c:v>
                </c:pt>
                <c:pt idx="1136">
                  <c:v>20.27503179</c:v>
                </c:pt>
                <c:pt idx="1137">
                  <c:v>20.050526170000001</c:v>
                </c:pt>
                <c:pt idx="1138">
                  <c:v>20.893558930000001</c:v>
                </c:pt>
                <c:pt idx="1139">
                  <c:v>22.387149109999999</c:v>
                </c:pt>
                <c:pt idx="1140">
                  <c:v>23.638016950000001</c:v>
                </c:pt>
                <c:pt idx="1141">
                  <c:v>24.10656711</c:v>
                </c:pt>
                <c:pt idx="1142">
                  <c:v>23.918682270000001</c:v>
                </c:pt>
                <c:pt idx="1143">
                  <c:v>23.65848338</c:v>
                </c:pt>
                <c:pt idx="1144">
                  <c:v>23.787374939999999</c:v>
                </c:pt>
                <c:pt idx="1145">
                  <c:v>24.40506444</c:v>
                </c:pt>
                <c:pt idx="1146">
                  <c:v>25.416596370000001</c:v>
                </c:pt>
                <c:pt idx="1147">
                  <c:v>26.684983800000001</c:v>
                </c:pt>
                <c:pt idx="1148">
                  <c:v>28.051939789999999</c:v>
                </c:pt>
                <c:pt idx="1149">
                  <c:v>28.880144130000001</c:v>
                </c:pt>
                <c:pt idx="1150">
                  <c:v>28.69156821</c:v>
                </c:pt>
                <c:pt idx="1151">
                  <c:v>27.462289559999999</c:v>
                </c:pt>
                <c:pt idx="1152">
                  <c:v>25.680928349999999</c:v>
                </c:pt>
                <c:pt idx="1153">
                  <c:v>23.864371240000001</c:v>
                </c:pt>
                <c:pt idx="1154">
                  <c:v>22.344309859999999</c:v>
                </c:pt>
                <c:pt idx="1155">
                  <c:v>21.252045580000001</c:v>
                </c:pt>
                <c:pt idx="1156">
                  <c:v>20.509878270000002</c:v>
                </c:pt>
                <c:pt idx="1157">
                  <c:v>19.885151690000001</c:v>
                </c:pt>
                <c:pt idx="1158">
                  <c:v>19.10621171</c:v>
                </c:pt>
                <c:pt idx="1159">
                  <c:v>17.839301460000001</c:v>
                </c:pt>
                <c:pt idx="1160">
                  <c:v>15.888845570000001</c:v>
                </c:pt>
                <c:pt idx="1161">
                  <c:v>13.36888858</c:v>
                </c:pt>
                <c:pt idx="1162">
                  <c:v>10.536594490000001</c:v>
                </c:pt>
                <c:pt idx="1163">
                  <c:v>7.8184115759999999</c:v>
                </c:pt>
                <c:pt idx="1164">
                  <c:v>5.5722442640000001</c:v>
                </c:pt>
                <c:pt idx="1165">
                  <c:v>3.8391290389999999</c:v>
                </c:pt>
                <c:pt idx="1166">
                  <c:v>2.5065321780000001</c:v>
                </c:pt>
                <c:pt idx="1167">
                  <c:v>1.2503472950000001</c:v>
                </c:pt>
                <c:pt idx="1168">
                  <c:v>-0.25637261099999997</c:v>
                </c:pt>
                <c:pt idx="1169">
                  <c:v>-2.1991341389999999</c:v>
                </c:pt>
                <c:pt idx="1170">
                  <c:v>-4.5506514960000004</c:v>
                </c:pt>
                <c:pt idx="1171">
                  <c:v>-7.110413586</c:v>
                </c:pt>
                <c:pt idx="1172">
                  <c:v>-9.7764449750000004</c:v>
                </c:pt>
                <c:pt idx="1173">
                  <c:v>-12.455737559999999</c:v>
                </c:pt>
                <c:pt idx="1174">
                  <c:v>-15.039144479999999</c:v>
                </c:pt>
                <c:pt idx="1175">
                  <c:v>-17.570650449999999</c:v>
                </c:pt>
                <c:pt idx="1176">
                  <c:v>-20.05962225</c:v>
                </c:pt>
                <c:pt idx="1177">
                  <c:v>-22.41647974</c:v>
                </c:pt>
                <c:pt idx="1178">
                  <c:v>-24.62306469</c:v>
                </c:pt>
                <c:pt idx="1179">
                  <c:v>-26.679247849999999</c:v>
                </c:pt>
                <c:pt idx="1180">
                  <c:v>-28.58954915</c:v>
                </c:pt>
                <c:pt idx="1181">
                  <c:v>-30.421441990000002</c:v>
                </c:pt>
                <c:pt idx="1182">
                  <c:v>-32.279302909999998</c:v>
                </c:pt>
                <c:pt idx="1183">
                  <c:v>-34.105900009999999</c:v>
                </c:pt>
                <c:pt idx="1184">
                  <c:v>-35.855217009999997</c:v>
                </c:pt>
                <c:pt idx="1185">
                  <c:v>-37.474801309999997</c:v>
                </c:pt>
                <c:pt idx="1186">
                  <c:v>-39.006742950000003</c:v>
                </c:pt>
                <c:pt idx="1187">
                  <c:v>-40.538242590000003</c:v>
                </c:pt>
                <c:pt idx="1188">
                  <c:v>-42.157753360000001</c:v>
                </c:pt>
                <c:pt idx="1189">
                  <c:v>-43.858915090000004</c:v>
                </c:pt>
                <c:pt idx="1190">
                  <c:v>-45.524108890000001</c:v>
                </c:pt>
                <c:pt idx="1191">
                  <c:v>-46.95396959</c:v>
                </c:pt>
                <c:pt idx="1192">
                  <c:v>-47.998569519999997</c:v>
                </c:pt>
                <c:pt idx="1193">
                  <c:v>-48.562749189999998</c:v>
                </c:pt>
                <c:pt idx="1194">
                  <c:v>-48.713970459999999</c:v>
                </c:pt>
                <c:pt idx="1195">
                  <c:v>-48.544206729999999</c:v>
                </c:pt>
                <c:pt idx="1196">
                  <c:v>-48.087209880000003</c:v>
                </c:pt>
                <c:pt idx="1197">
                  <c:v>-47.426485280000001</c:v>
                </c:pt>
                <c:pt idx="1198">
                  <c:v>-46.659410620000003</c:v>
                </c:pt>
                <c:pt idx="1199">
                  <c:v>-45.869876560000002</c:v>
                </c:pt>
                <c:pt idx="1200">
                  <c:v>-45.049529649999997</c:v>
                </c:pt>
                <c:pt idx="1201">
                  <c:v>-44.056957359999998</c:v>
                </c:pt>
                <c:pt idx="1202">
                  <c:v>-42.772698849999998</c:v>
                </c:pt>
                <c:pt idx="1203">
                  <c:v>-41.189653900000003</c:v>
                </c:pt>
                <c:pt idx="1204">
                  <c:v>-39.352277719999996</c:v>
                </c:pt>
                <c:pt idx="1205">
                  <c:v>-37.376827820000003</c:v>
                </c:pt>
                <c:pt idx="1206">
                  <c:v>-35.401052589999999</c:v>
                </c:pt>
                <c:pt idx="1207">
                  <c:v>-33.370077819999999</c:v>
                </c:pt>
                <c:pt idx="1208">
                  <c:v>-31.09550574</c:v>
                </c:pt>
                <c:pt idx="1209">
                  <c:v>-28.43746174</c:v>
                </c:pt>
                <c:pt idx="1210">
                  <c:v>-25.360738309999999</c:v>
                </c:pt>
                <c:pt idx="1211">
                  <c:v>-21.996653380000001</c:v>
                </c:pt>
                <c:pt idx="1212">
                  <c:v>-18.450491580000001</c:v>
                </c:pt>
                <c:pt idx="1213">
                  <c:v>-14.80274296</c:v>
                </c:pt>
                <c:pt idx="1214">
                  <c:v>-11.22774774</c:v>
                </c:pt>
                <c:pt idx="1215">
                  <c:v>-7.7999105699999998</c:v>
                </c:pt>
                <c:pt idx="1216">
                  <c:v>-4.3962366380000004</c:v>
                </c:pt>
                <c:pt idx="1217">
                  <c:v>-0.82906016500000002</c:v>
                </c:pt>
                <c:pt idx="1218">
                  <c:v>3.0923293580000002</c:v>
                </c:pt>
                <c:pt idx="1219">
                  <c:v>7.3402008109999999</c:v>
                </c:pt>
                <c:pt idx="1220">
                  <c:v>11.67481957</c:v>
                </c:pt>
                <c:pt idx="1221">
                  <c:v>15.787768959999999</c:v>
                </c:pt>
                <c:pt idx="1222">
                  <c:v>19.1711879</c:v>
                </c:pt>
                <c:pt idx="1223">
                  <c:v>21.610148930000001</c:v>
                </c:pt>
                <c:pt idx="1224">
                  <c:v>22.815926829999999</c:v>
                </c:pt>
                <c:pt idx="1225">
                  <c:v>22.811793130000002</c:v>
                </c:pt>
                <c:pt idx="1226">
                  <c:v>22.204644049999999</c:v>
                </c:pt>
                <c:pt idx="1227">
                  <c:v>21.486606370000001</c:v>
                </c:pt>
                <c:pt idx="1228">
                  <c:v>20.976635179999999</c:v>
                </c:pt>
                <c:pt idx="1229">
                  <c:v>20.375359939999999</c:v>
                </c:pt>
                <c:pt idx="1230">
                  <c:v>19.5005533</c:v>
                </c:pt>
                <c:pt idx="1231">
                  <c:v>18.517258909999999</c:v>
                </c:pt>
                <c:pt idx="1232">
                  <c:v>17.665066209999999</c:v>
                </c:pt>
                <c:pt idx="1233">
                  <c:v>17.267718349999999</c:v>
                </c:pt>
                <c:pt idx="1234">
                  <c:v>17.386548980000001</c:v>
                </c:pt>
                <c:pt idx="1235">
                  <c:v>17.855429839999999</c:v>
                </c:pt>
                <c:pt idx="1236">
                  <c:v>18.403411169999998</c:v>
                </c:pt>
                <c:pt idx="1237">
                  <c:v>18.818080460000001</c:v>
                </c:pt>
                <c:pt idx="1238">
                  <c:v>19.015361250000002</c:v>
                </c:pt>
                <c:pt idx="1239">
                  <c:v>19.027448249999999</c:v>
                </c:pt>
                <c:pt idx="1240">
                  <c:v>18.9355121</c:v>
                </c:pt>
                <c:pt idx="1241">
                  <c:v>18.817503299999998</c:v>
                </c:pt>
                <c:pt idx="1242">
                  <c:v>18.774456170000001</c:v>
                </c:pt>
                <c:pt idx="1243">
                  <c:v>18.81532837</c:v>
                </c:pt>
                <c:pt idx="1244">
                  <c:v>18.876723179999999</c:v>
                </c:pt>
                <c:pt idx="1245">
                  <c:v>18.792029200000002</c:v>
                </c:pt>
                <c:pt idx="1246">
                  <c:v>18.384438840000001</c:v>
                </c:pt>
                <c:pt idx="1247">
                  <c:v>17.560726420000002</c:v>
                </c:pt>
                <c:pt idx="1248">
                  <c:v>16.373039110000001</c:v>
                </c:pt>
                <c:pt idx="1249">
                  <c:v>14.98961499</c:v>
                </c:pt>
                <c:pt idx="1250">
                  <c:v>13.623670730000001</c:v>
                </c:pt>
                <c:pt idx="1251">
                  <c:v>12.37186477</c:v>
                </c:pt>
                <c:pt idx="1252">
                  <c:v>11.193880160000001</c:v>
                </c:pt>
                <c:pt idx="1253">
                  <c:v>10.08985178</c:v>
                </c:pt>
                <c:pt idx="1254">
                  <c:v>8.9910839599999992</c:v>
                </c:pt>
                <c:pt idx="1255">
                  <c:v>7.8384887609999998</c:v>
                </c:pt>
                <c:pt idx="1256">
                  <c:v>6.5594128659999997</c:v>
                </c:pt>
                <c:pt idx="1257">
                  <c:v>5.1773969690000001</c:v>
                </c:pt>
                <c:pt idx="1258">
                  <c:v>3.6310352290000001</c:v>
                </c:pt>
                <c:pt idx="1259">
                  <c:v>1.9615033049999999</c:v>
                </c:pt>
                <c:pt idx="1260">
                  <c:v>0.13100687899999999</c:v>
                </c:pt>
                <c:pt idx="1261">
                  <c:v>-2.0057929990000001</c:v>
                </c:pt>
                <c:pt idx="1262">
                  <c:v>-4.5619377590000001</c:v>
                </c:pt>
                <c:pt idx="1263">
                  <c:v>-7.4318020840000001</c:v>
                </c:pt>
                <c:pt idx="1264">
                  <c:v>-10.44497746</c:v>
                </c:pt>
                <c:pt idx="1265">
                  <c:v>-13.35239075</c:v>
                </c:pt>
                <c:pt idx="1266">
                  <c:v>-16.078069500000002</c:v>
                </c:pt>
                <c:pt idx="1267">
                  <c:v>-18.632633909999999</c:v>
                </c:pt>
                <c:pt idx="1268">
                  <c:v>-21.153179789999999</c:v>
                </c:pt>
                <c:pt idx="1269">
                  <c:v>-23.64009991</c:v>
                </c:pt>
                <c:pt idx="1270">
                  <c:v>-26.104048160000001</c:v>
                </c:pt>
                <c:pt idx="1271">
                  <c:v>-28.684981109999999</c:v>
                </c:pt>
                <c:pt idx="1272">
                  <c:v>-31.357451350000002</c:v>
                </c:pt>
                <c:pt idx="1273">
                  <c:v>-34.014878660000001</c:v>
                </c:pt>
                <c:pt idx="1274">
                  <c:v>-36.513927330000001</c:v>
                </c:pt>
                <c:pt idx="1275">
                  <c:v>-38.82836648</c:v>
                </c:pt>
                <c:pt idx="1276">
                  <c:v>-40.988813630000003</c:v>
                </c:pt>
                <c:pt idx="1277">
                  <c:v>-43.041856420000002</c:v>
                </c:pt>
                <c:pt idx="1278">
                  <c:v>-45.03896443</c:v>
                </c:pt>
                <c:pt idx="1279">
                  <c:v>-46.94523804</c:v>
                </c:pt>
                <c:pt idx="1280">
                  <c:v>-48.694964579999997</c:v>
                </c:pt>
                <c:pt idx="1281">
                  <c:v>-50.202469749999999</c:v>
                </c:pt>
                <c:pt idx="1282">
                  <c:v>-51.391621280000003</c:v>
                </c:pt>
                <c:pt idx="1283">
                  <c:v>-52.286989409999997</c:v>
                </c:pt>
                <c:pt idx="1284">
                  <c:v>-52.926683580000002</c:v>
                </c:pt>
                <c:pt idx="1285">
                  <c:v>-53.305989629999999</c:v>
                </c:pt>
                <c:pt idx="1286">
                  <c:v>-53.512342940000003</c:v>
                </c:pt>
                <c:pt idx="1287">
                  <c:v>-53.726658919999998</c:v>
                </c:pt>
                <c:pt idx="1288">
                  <c:v>-53.751851299999998</c:v>
                </c:pt>
                <c:pt idx="1289">
                  <c:v>-53.351038600000003</c:v>
                </c:pt>
                <c:pt idx="1290">
                  <c:v>-52.483016620000001</c:v>
                </c:pt>
                <c:pt idx="1291">
                  <c:v>-51.120356370000003</c:v>
                </c:pt>
                <c:pt idx="1292">
                  <c:v>-49.29785322</c:v>
                </c:pt>
                <c:pt idx="1293">
                  <c:v>-46.966052939999997</c:v>
                </c:pt>
                <c:pt idx="1294">
                  <c:v>-44.18059856</c:v>
                </c:pt>
                <c:pt idx="1295">
                  <c:v>-41.062889609999999</c:v>
                </c:pt>
                <c:pt idx="1296">
                  <c:v>-37.720026060000002</c:v>
                </c:pt>
                <c:pt idx="1297">
                  <c:v>-34.166952279999997</c:v>
                </c:pt>
                <c:pt idx="1298">
                  <c:v>-30.38753663</c:v>
                </c:pt>
                <c:pt idx="1299">
                  <c:v>-26.52402614</c:v>
                </c:pt>
                <c:pt idx="1300">
                  <c:v>-22.764589610000002</c:v>
                </c:pt>
                <c:pt idx="1301">
                  <c:v>-19.187435959999998</c:v>
                </c:pt>
                <c:pt idx="1302">
                  <c:v>-15.90967154</c:v>
                </c:pt>
                <c:pt idx="1303">
                  <c:v>-12.95123439</c:v>
                </c:pt>
                <c:pt idx="1304">
                  <c:v>-10.2935097</c:v>
                </c:pt>
                <c:pt idx="1305">
                  <c:v>-7.8354581899999998</c:v>
                </c:pt>
                <c:pt idx="1306">
                  <c:v>-5.2900992069999999</c:v>
                </c:pt>
                <c:pt idx="1307">
                  <c:v>-2.5038396829999998</c:v>
                </c:pt>
                <c:pt idx="1308">
                  <c:v>0.68315713099999997</c:v>
                </c:pt>
                <c:pt idx="1309">
                  <c:v>4.2289514480000001</c:v>
                </c:pt>
                <c:pt idx="1310">
                  <c:v>7.9140028400000002</c:v>
                </c:pt>
                <c:pt idx="1311">
                  <c:v>11.371143719999999</c:v>
                </c:pt>
                <c:pt idx="1312">
                  <c:v>13.977907950000001</c:v>
                </c:pt>
                <c:pt idx="1313">
                  <c:v>15.37165443</c:v>
                </c:pt>
                <c:pt idx="1314">
                  <c:v>15.71641018</c:v>
                </c:pt>
                <c:pt idx="1315">
                  <c:v>15.67130498</c:v>
                </c:pt>
                <c:pt idx="1316">
                  <c:v>16.49856454</c:v>
                </c:pt>
                <c:pt idx="1317">
                  <c:v>18.98026819</c:v>
                </c:pt>
                <c:pt idx="1318">
                  <c:v>22.852464000000001</c:v>
                </c:pt>
                <c:pt idx="1319">
                  <c:v>26.547893120000001</c:v>
                </c:pt>
                <c:pt idx="1320">
                  <c:v>28.103463420000001</c:v>
                </c:pt>
                <c:pt idx="1321">
                  <c:v>26.939355710000001</c:v>
                </c:pt>
                <c:pt idx="1322">
                  <c:v>24.231992179999999</c:v>
                </c:pt>
                <c:pt idx="1323">
                  <c:v>21.66909953</c:v>
                </c:pt>
                <c:pt idx="1324">
                  <c:v>20.318303799999999</c:v>
                </c:pt>
                <c:pt idx="1325">
                  <c:v>20.356216889999999</c:v>
                </c:pt>
                <c:pt idx="1326">
                  <c:v>21.278980669999999</c:v>
                </c:pt>
                <c:pt idx="1327">
                  <c:v>22.575077579999999</c:v>
                </c:pt>
                <c:pt idx="1328">
                  <c:v>23.77531432</c:v>
                </c:pt>
                <c:pt idx="1329">
                  <c:v>24.36751104</c:v>
                </c:pt>
                <c:pt idx="1330">
                  <c:v>24.021950740000001</c:v>
                </c:pt>
                <c:pt idx="1331">
                  <c:v>22.802388780000001</c:v>
                </c:pt>
                <c:pt idx="1332">
                  <c:v>21.18196811</c:v>
                </c:pt>
                <c:pt idx="1333">
                  <c:v>19.721338110000001</c:v>
                </c:pt>
                <c:pt idx="1334">
                  <c:v>18.75581906</c:v>
                </c:pt>
                <c:pt idx="1335">
                  <c:v>18.243958620000001</c:v>
                </c:pt>
                <c:pt idx="1336">
                  <c:v>17.90925519</c:v>
                </c:pt>
                <c:pt idx="1337">
                  <c:v>17.509193329999999</c:v>
                </c:pt>
                <c:pt idx="1338">
                  <c:v>16.862576579999999</c:v>
                </c:pt>
                <c:pt idx="1339">
                  <c:v>15.61223773</c:v>
                </c:pt>
                <c:pt idx="1340">
                  <c:v>13.55110565</c:v>
                </c:pt>
                <c:pt idx="1341">
                  <c:v>10.84156956</c:v>
                </c:pt>
                <c:pt idx="1342">
                  <c:v>7.8230304290000001</c:v>
                </c:pt>
                <c:pt idx="1343">
                  <c:v>4.9257789599999997</c:v>
                </c:pt>
                <c:pt idx="1344">
                  <c:v>2.5375717010000001</c:v>
                </c:pt>
                <c:pt idx="1345">
                  <c:v>0.84477748699999999</c:v>
                </c:pt>
                <c:pt idx="1346">
                  <c:v>-0.182033843</c:v>
                </c:pt>
                <c:pt idx="1347">
                  <c:v>-0.65654290599999998</c:v>
                </c:pt>
                <c:pt idx="1348">
                  <c:v>-0.78622906800000003</c:v>
                </c:pt>
                <c:pt idx="1349">
                  <c:v>-0.87036102699999995</c:v>
                </c:pt>
                <c:pt idx="1350">
                  <c:v>-1.3327710260000001</c:v>
                </c:pt>
                <c:pt idx="1351">
                  <c:v>-2.6752847860000002</c:v>
                </c:pt>
                <c:pt idx="1352">
                  <c:v>-5.0718271899999996</c:v>
                </c:pt>
                <c:pt idx="1353">
                  <c:v>-8.2879775460000005</c:v>
                </c:pt>
                <c:pt idx="1354">
                  <c:v>-12.02487968</c:v>
                </c:pt>
                <c:pt idx="1355">
                  <c:v>-15.827967340000001</c:v>
                </c:pt>
                <c:pt idx="1356">
                  <c:v>-19.25400235</c:v>
                </c:pt>
                <c:pt idx="1357">
                  <c:v>-22.185182990000001</c:v>
                </c:pt>
                <c:pt idx="1358">
                  <c:v>-24.673302870000001</c:v>
                </c:pt>
                <c:pt idx="1359">
                  <c:v>-26.816449729999999</c:v>
                </c:pt>
                <c:pt idx="1360">
                  <c:v>-28.76183352</c:v>
                </c:pt>
                <c:pt idx="1361">
                  <c:v>-30.623525090000001</c:v>
                </c:pt>
                <c:pt idx="1362">
                  <c:v>-32.486801040000003</c:v>
                </c:pt>
                <c:pt idx="1363">
                  <c:v>-34.290616900000003</c:v>
                </c:pt>
                <c:pt idx="1364">
                  <c:v>-35.952952060000001</c:v>
                </c:pt>
                <c:pt idx="1365">
                  <c:v>-37.459390800000001</c:v>
                </c:pt>
                <c:pt idx="1366">
                  <c:v>-38.861151749999998</c:v>
                </c:pt>
                <c:pt idx="1367">
                  <c:v>-40.227717910000003</c:v>
                </c:pt>
                <c:pt idx="1368">
                  <c:v>-41.543318589999998</c:v>
                </c:pt>
                <c:pt idx="1369">
                  <c:v>-42.789565459999999</c:v>
                </c:pt>
                <c:pt idx="1370">
                  <c:v>-44.051021609999999</c:v>
                </c:pt>
                <c:pt idx="1371">
                  <c:v>-45.284132159999999</c:v>
                </c:pt>
                <c:pt idx="1372">
                  <c:v>-46.379586160000002</c:v>
                </c:pt>
                <c:pt idx="1373">
                  <c:v>-47.317957870000001</c:v>
                </c:pt>
                <c:pt idx="1374">
                  <c:v>-48.180595420000003</c:v>
                </c:pt>
                <c:pt idx="1375">
                  <c:v>-48.992209010000003</c:v>
                </c:pt>
                <c:pt idx="1376">
                  <c:v>-49.736220209999999</c:v>
                </c:pt>
                <c:pt idx="1377">
                  <c:v>-50.378494019999998</c:v>
                </c:pt>
                <c:pt idx="1378">
                  <c:v>-50.864588900000001</c:v>
                </c:pt>
                <c:pt idx="1379">
                  <c:v>-51.196606289999998</c:v>
                </c:pt>
                <c:pt idx="1380">
                  <c:v>-51.362355319999999</c:v>
                </c:pt>
                <c:pt idx="1381">
                  <c:v>-51.327924209999999</c:v>
                </c:pt>
                <c:pt idx="1382">
                  <c:v>-51.05299419</c:v>
                </c:pt>
                <c:pt idx="1383">
                  <c:v>-50.439428909999997</c:v>
                </c:pt>
                <c:pt idx="1384">
                  <c:v>-49.438871849999998</c:v>
                </c:pt>
                <c:pt idx="1385">
                  <c:v>-48.058408550000003</c:v>
                </c:pt>
                <c:pt idx="1386">
                  <c:v>-46.34632912</c:v>
                </c:pt>
                <c:pt idx="1387">
                  <c:v>-44.395165720000001</c:v>
                </c:pt>
                <c:pt idx="1388">
                  <c:v>-42.353591639999998</c:v>
                </c:pt>
                <c:pt idx="1389">
                  <c:v>-40.389433310000001</c:v>
                </c:pt>
                <c:pt idx="1390">
                  <c:v>-38.494309219999998</c:v>
                </c:pt>
                <c:pt idx="1391">
                  <c:v>-36.456012940000001</c:v>
                </c:pt>
                <c:pt idx="1392">
                  <c:v>-34.069076780000003</c:v>
                </c:pt>
                <c:pt idx="1393">
                  <c:v>-31.3093629</c:v>
                </c:pt>
                <c:pt idx="1394">
                  <c:v>-28.273026990000002</c:v>
                </c:pt>
                <c:pt idx="1395">
                  <c:v>-25.059096350000001</c:v>
                </c:pt>
                <c:pt idx="1396">
                  <c:v>-21.78451226</c:v>
                </c:pt>
                <c:pt idx="1397">
                  <c:v>-18.500605350000001</c:v>
                </c:pt>
                <c:pt idx="1398">
                  <c:v>-15.22252563</c:v>
                </c:pt>
                <c:pt idx="1399">
                  <c:v>-12.0310974</c:v>
                </c:pt>
                <c:pt idx="1400">
                  <c:v>-9.0576234069999995</c:v>
                </c:pt>
                <c:pt idx="1401">
                  <c:v>-6.2969799589999997</c:v>
                </c:pt>
                <c:pt idx="1402">
                  <c:v>-3.59584832</c:v>
                </c:pt>
                <c:pt idx="1403">
                  <c:v>-0.861738114</c:v>
                </c:pt>
                <c:pt idx="1404">
                  <c:v>2.160928449</c:v>
                </c:pt>
                <c:pt idx="1405">
                  <c:v>5.4966025600000004</c:v>
                </c:pt>
                <c:pt idx="1406">
                  <c:v>8.914572948</c:v>
                </c:pt>
                <c:pt idx="1407">
                  <c:v>12.42820365</c:v>
                </c:pt>
                <c:pt idx="1408">
                  <c:v>16.003220819999999</c:v>
                </c:pt>
                <c:pt idx="1409">
                  <c:v>19.22148412</c:v>
                </c:pt>
                <c:pt idx="1410">
                  <c:v>21.565083619999999</c:v>
                </c:pt>
                <c:pt idx="1411">
                  <c:v>22.77235095</c:v>
                </c:pt>
                <c:pt idx="1412">
                  <c:v>22.945973850000001</c:v>
                </c:pt>
                <c:pt idx="1413">
                  <c:v>22.621840989999999</c:v>
                </c:pt>
                <c:pt idx="1414">
                  <c:v>22.30761545</c:v>
                </c:pt>
                <c:pt idx="1415">
                  <c:v>22.19480106</c:v>
                </c:pt>
                <c:pt idx="1416">
                  <c:v>22.303813980000001</c:v>
                </c:pt>
                <c:pt idx="1417">
                  <c:v>22.65773454</c:v>
                </c:pt>
                <c:pt idx="1418">
                  <c:v>23.242570690000001</c:v>
                </c:pt>
                <c:pt idx="1419">
                  <c:v>23.86235048</c:v>
                </c:pt>
                <c:pt idx="1420">
                  <c:v>24.361782430000002</c:v>
                </c:pt>
                <c:pt idx="1421">
                  <c:v>24.740030539999999</c:v>
                </c:pt>
                <c:pt idx="1422">
                  <c:v>24.901407209999999</c:v>
                </c:pt>
                <c:pt idx="1423">
                  <c:v>24.872623239999999</c:v>
                </c:pt>
                <c:pt idx="1424">
                  <c:v>24.698977079999999</c:v>
                </c:pt>
                <c:pt idx="1425">
                  <c:v>24.502611259999998</c:v>
                </c:pt>
                <c:pt idx="1426">
                  <c:v>24.435512030000002</c:v>
                </c:pt>
                <c:pt idx="1427">
                  <c:v>24.536086529999999</c:v>
                </c:pt>
                <c:pt idx="1428">
                  <c:v>24.683158559999999</c:v>
                </c:pt>
                <c:pt idx="1429">
                  <c:v>24.52091047</c:v>
                </c:pt>
                <c:pt idx="1430">
                  <c:v>23.753207</c:v>
                </c:pt>
                <c:pt idx="1431">
                  <c:v>22.383879480000001</c:v>
                </c:pt>
                <c:pt idx="1432">
                  <c:v>20.546991469999998</c:v>
                </c:pt>
                <c:pt idx="1433">
                  <c:v>18.545209539999998</c:v>
                </c:pt>
                <c:pt idx="1434">
                  <c:v>16.68444225</c:v>
                </c:pt>
                <c:pt idx="1435">
                  <c:v>15.1768242</c:v>
                </c:pt>
                <c:pt idx="1436">
                  <c:v>14.094401939999999</c:v>
                </c:pt>
                <c:pt idx="1437">
                  <c:v>13.18612452</c:v>
                </c:pt>
                <c:pt idx="1438">
                  <c:v>12.10074719</c:v>
                </c:pt>
                <c:pt idx="1439">
                  <c:v>10.663171889999999</c:v>
                </c:pt>
                <c:pt idx="1440">
                  <c:v>8.7689165899999999</c:v>
                </c:pt>
                <c:pt idx="1441">
                  <c:v>6.4457339779999998</c:v>
                </c:pt>
                <c:pt idx="1442">
                  <c:v>4.0143379379999997</c:v>
                </c:pt>
                <c:pt idx="1443">
                  <c:v>1.8281995790000001</c:v>
                </c:pt>
                <c:pt idx="1444">
                  <c:v>7.3524567999999998E-2</c:v>
                </c:pt>
                <c:pt idx="1445">
                  <c:v>-1.132624724</c:v>
                </c:pt>
                <c:pt idx="1446">
                  <c:v>-2.004395589</c:v>
                </c:pt>
                <c:pt idx="1447">
                  <c:v>-2.923261557</c:v>
                </c:pt>
                <c:pt idx="1448">
                  <c:v>-4.1285691660000001</c:v>
                </c:pt>
                <c:pt idx="1449">
                  <c:v>-5.8244985829999996</c:v>
                </c:pt>
                <c:pt idx="1450">
                  <c:v>-8.0796247109999992</c:v>
                </c:pt>
                <c:pt idx="1451">
                  <c:v>-10.801361480000001</c:v>
                </c:pt>
                <c:pt idx="1452">
                  <c:v>-13.756506249999999</c:v>
                </c:pt>
                <c:pt idx="1453">
                  <c:v>-16.737719040000002</c:v>
                </c:pt>
                <c:pt idx="1454">
                  <c:v>-19.529573920000001</c:v>
                </c:pt>
                <c:pt idx="1455">
                  <c:v>-22.08454484</c:v>
                </c:pt>
                <c:pt idx="1456">
                  <c:v>-24.458237369999999</c:v>
                </c:pt>
                <c:pt idx="1457">
                  <c:v>-26.731511699999999</c:v>
                </c:pt>
                <c:pt idx="1458">
                  <c:v>-28.885644020000001</c:v>
                </c:pt>
                <c:pt idx="1459">
                  <c:v>-30.93143306</c:v>
                </c:pt>
                <c:pt idx="1460">
                  <c:v>-32.983730379999997</c:v>
                </c:pt>
                <c:pt idx="1461">
                  <c:v>-35.102895599999997</c:v>
                </c:pt>
                <c:pt idx="1462">
                  <c:v>-37.231981140000002</c:v>
                </c:pt>
                <c:pt idx="1463">
                  <c:v>-39.206160320000002</c:v>
                </c:pt>
                <c:pt idx="1464">
                  <c:v>-40.848189189999999</c:v>
                </c:pt>
                <c:pt idx="1465">
                  <c:v>-42.175081030000001</c:v>
                </c:pt>
                <c:pt idx="1466">
                  <c:v>-43.296498290000002</c:v>
                </c:pt>
                <c:pt idx="1467">
                  <c:v>-44.425682539999997</c:v>
                </c:pt>
                <c:pt idx="1468">
                  <c:v>-45.858163390000001</c:v>
                </c:pt>
                <c:pt idx="1469">
                  <c:v>-47.697851129999997</c:v>
                </c:pt>
                <c:pt idx="1470">
                  <c:v>-49.789334879999998</c:v>
                </c:pt>
                <c:pt idx="1471">
                  <c:v>-51.941106050000002</c:v>
                </c:pt>
                <c:pt idx="1472">
                  <c:v>-53.785090599999997</c:v>
                </c:pt>
                <c:pt idx="1473">
                  <c:v>-55.003654310000002</c:v>
                </c:pt>
                <c:pt idx="1474">
                  <c:v>-55.493352809999998</c:v>
                </c:pt>
                <c:pt idx="1475">
                  <c:v>-55.468708329999998</c:v>
                </c:pt>
                <c:pt idx="1476">
                  <c:v>-55.242341260000003</c:v>
                </c:pt>
                <c:pt idx="1477">
                  <c:v>-54.963619719999997</c:v>
                </c:pt>
                <c:pt idx="1478">
                  <c:v>-54.691826820000003</c:v>
                </c:pt>
                <c:pt idx="1479">
                  <c:v>-54.381453929999999</c:v>
                </c:pt>
                <c:pt idx="1480">
                  <c:v>-53.954445049999997</c:v>
                </c:pt>
                <c:pt idx="1481">
                  <c:v>-53.343970149999997</c:v>
                </c:pt>
                <c:pt idx="1482">
                  <c:v>-52.513477340000001</c:v>
                </c:pt>
                <c:pt idx="1483">
                  <c:v>-51.449768980000002</c:v>
                </c:pt>
                <c:pt idx="1484">
                  <c:v>-50.193255120000003</c:v>
                </c:pt>
                <c:pt idx="1485">
                  <c:v>-48.861925939999999</c:v>
                </c:pt>
                <c:pt idx="1486">
                  <c:v>-47.560693899999997</c:v>
                </c:pt>
                <c:pt idx="1487">
                  <c:v>-46.345335839999997</c:v>
                </c:pt>
                <c:pt idx="1488">
                  <c:v>-45.190525960000002</c:v>
                </c:pt>
                <c:pt idx="1489">
                  <c:v>-44.052219700000002</c:v>
                </c:pt>
                <c:pt idx="1490">
                  <c:v>-42.899992730000001</c:v>
                </c:pt>
                <c:pt idx="1491">
                  <c:v>-41.609172209999997</c:v>
                </c:pt>
                <c:pt idx="1492">
                  <c:v>-40.058507050000003</c:v>
                </c:pt>
                <c:pt idx="1493">
                  <c:v>-38.200218990000003</c:v>
                </c:pt>
                <c:pt idx="1494">
                  <c:v>-36.05441811</c:v>
                </c:pt>
                <c:pt idx="1495">
                  <c:v>-33.763281790000001</c:v>
                </c:pt>
                <c:pt idx="1496">
                  <c:v>-31.458914069999999</c:v>
                </c:pt>
                <c:pt idx="1497">
                  <c:v>-29.084340229999999</c:v>
                </c:pt>
                <c:pt idx="1498">
                  <c:v>-26.428217589999999</c:v>
                </c:pt>
                <c:pt idx="1499">
                  <c:v>-23.39628643</c:v>
                </c:pt>
                <c:pt idx="1500">
                  <c:v>-19.970072290000001</c:v>
                </c:pt>
                <c:pt idx="1501">
                  <c:v>-16.23304104</c:v>
                </c:pt>
                <c:pt idx="1502">
                  <c:v>-12.39251374</c:v>
                </c:pt>
                <c:pt idx="1503">
                  <c:v>-8.6669776840000008</c:v>
                </c:pt>
                <c:pt idx="1504">
                  <c:v>-5.18108009</c:v>
                </c:pt>
                <c:pt idx="1505">
                  <c:v>-1.907195768</c:v>
                </c:pt>
                <c:pt idx="1506">
                  <c:v>1.256036347</c:v>
                </c:pt>
                <c:pt idx="1507">
                  <c:v>4.4218741799999997</c:v>
                </c:pt>
                <c:pt idx="1508">
                  <c:v>7.7171196560000004</c:v>
                </c:pt>
                <c:pt idx="1509">
                  <c:v>11.57641946</c:v>
                </c:pt>
                <c:pt idx="1510">
                  <c:v>15.95101859</c:v>
                </c:pt>
                <c:pt idx="1511">
                  <c:v>20.60764348</c:v>
                </c:pt>
                <c:pt idx="1512">
                  <c:v>24.72419391</c:v>
                </c:pt>
                <c:pt idx="1513">
                  <c:v>27.14717169</c:v>
                </c:pt>
                <c:pt idx="1514">
                  <c:v>27.641911700000001</c:v>
                </c:pt>
                <c:pt idx="1515">
                  <c:v>26.610333390000001</c:v>
                </c:pt>
                <c:pt idx="1516">
                  <c:v>24.868189919999999</c:v>
                </c:pt>
                <c:pt idx="1517">
                  <c:v>23.372656419999998</c:v>
                </c:pt>
                <c:pt idx="1518">
                  <c:v>22.858720430000002</c:v>
                </c:pt>
                <c:pt idx="1519">
                  <c:v>23.79240132</c:v>
                </c:pt>
                <c:pt idx="1520">
                  <c:v>25.882495219999999</c:v>
                </c:pt>
                <c:pt idx="1521">
                  <c:v>28.21057523</c:v>
                </c:pt>
                <c:pt idx="1522">
                  <c:v>29.640007529999998</c:v>
                </c:pt>
                <c:pt idx="1523">
                  <c:v>29.818056259999999</c:v>
                </c:pt>
                <c:pt idx="1524">
                  <c:v>29.09032749</c:v>
                </c:pt>
                <c:pt idx="1525">
                  <c:v>27.96110328</c:v>
                </c:pt>
                <c:pt idx="1526">
                  <c:v>26.867020140000001</c:v>
                </c:pt>
                <c:pt idx="1527">
                  <c:v>25.70668847</c:v>
                </c:pt>
                <c:pt idx="1528">
                  <c:v>24.659577980000002</c:v>
                </c:pt>
                <c:pt idx="1529">
                  <c:v>24.07230036</c:v>
                </c:pt>
                <c:pt idx="1530">
                  <c:v>24.169416999999999</c:v>
                </c:pt>
                <c:pt idx="1531">
                  <c:v>24.878553220000001</c:v>
                </c:pt>
                <c:pt idx="1532">
                  <c:v>25.872407590000002</c:v>
                </c:pt>
                <c:pt idx="1533">
                  <c:v>26.596554619999999</c:v>
                </c:pt>
                <c:pt idx="1534">
                  <c:v>26.458219790000001</c:v>
                </c:pt>
                <c:pt idx="1535">
                  <c:v>25.335769750000001</c:v>
                </c:pt>
                <c:pt idx="1536">
                  <c:v>23.53422114</c:v>
                </c:pt>
                <c:pt idx="1537">
                  <c:v>21.513628619999999</c:v>
                </c:pt>
                <c:pt idx="1538">
                  <c:v>19.739873060000001</c:v>
                </c:pt>
                <c:pt idx="1539">
                  <c:v>18.41850522</c:v>
                </c:pt>
                <c:pt idx="1540">
                  <c:v>17.524802139999998</c:v>
                </c:pt>
                <c:pt idx="1541">
                  <c:v>16.86803845</c:v>
                </c:pt>
                <c:pt idx="1542">
                  <c:v>16.118135330000001</c:v>
                </c:pt>
                <c:pt idx="1543">
                  <c:v>14.94073654</c:v>
                </c:pt>
                <c:pt idx="1544">
                  <c:v>13.145406250000001</c:v>
                </c:pt>
                <c:pt idx="1545">
                  <c:v>10.72919194</c:v>
                </c:pt>
                <c:pt idx="1546">
                  <c:v>7.9609098239999998</c:v>
                </c:pt>
                <c:pt idx="1547">
                  <c:v>5.0966366279999997</c:v>
                </c:pt>
                <c:pt idx="1548">
                  <c:v>2.396454715</c:v>
                </c:pt>
                <c:pt idx="1549">
                  <c:v>6.6106100000000001E-4</c:v>
                </c:pt>
                <c:pt idx="1550">
                  <c:v>-2.0489348000000001</c:v>
                </c:pt>
                <c:pt idx="1551">
                  <c:v>-4.0266193640000001</c:v>
                </c:pt>
                <c:pt idx="1552">
                  <c:v>-6.1837902170000003</c:v>
                </c:pt>
                <c:pt idx="1553">
                  <c:v>-8.6265679330000005</c:v>
                </c:pt>
                <c:pt idx="1554">
                  <c:v>-11.43655205</c:v>
                </c:pt>
                <c:pt idx="1555">
                  <c:v>-14.593638990000001</c:v>
                </c:pt>
                <c:pt idx="1556">
                  <c:v>-17.895965069999999</c:v>
                </c:pt>
                <c:pt idx="1557">
                  <c:v>-21.31021831</c:v>
                </c:pt>
                <c:pt idx="1558">
                  <c:v>-24.808236870000002</c:v>
                </c:pt>
                <c:pt idx="1559">
                  <c:v>-28.336294630000001</c:v>
                </c:pt>
                <c:pt idx="1560">
                  <c:v>-31.850918400000001</c:v>
                </c:pt>
                <c:pt idx="1561">
                  <c:v>-35.266693289999999</c:v>
                </c:pt>
                <c:pt idx="1562">
                  <c:v>-38.507046680000002</c:v>
                </c:pt>
                <c:pt idx="1563">
                  <c:v>-41.457850129999997</c:v>
                </c:pt>
                <c:pt idx="1564">
                  <c:v>-44.013296330000003</c:v>
                </c:pt>
                <c:pt idx="1565">
                  <c:v>-46.134658180000002</c:v>
                </c:pt>
                <c:pt idx="1566">
                  <c:v>-47.909945759999999</c:v>
                </c:pt>
                <c:pt idx="1567">
                  <c:v>-49.548852420000003</c:v>
                </c:pt>
                <c:pt idx="1568">
                  <c:v>-51.192796989999998</c:v>
                </c:pt>
                <c:pt idx="1569">
                  <c:v>-52.917270289999998</c:v>
                </c:pt>
                <c:pt idx="1570">
                  <c:v>-54.699255710000003</c:v>
                </c:pt>
                <c:pt idx="1571">
                  <c:v>-56.422472569999996</c:v>
                </c:pt>
                <c:pt idx="1572">
                  <c:v>-57.923254759999999</c:v>
                </c:pt>
                <c:pt idx="1573">
                  <c:v>-59.099502489999999</c:v>
                </c:pt>
                <c:pt idx="1574">
                  <c:v>-59.927587719999998</c:v>
                </c:pt>
                <c:pt idx="1575">
                  <c:v>-60.384022280000003</c:v>
                </c:pt>
                <c:pt idx="1576">
                  <c:v>-60.496916179999999</c:v>
                </c:pt>
                <c:pt idx="1577">
                  <c:v>-60.248483749999998</c:v>
                </c:pt>
                <c:pt idx="1578">
                  <c:v>-59.54492578</c:v>
                </c:pt>
                <c:pt idx="1579">
                  <c:v>-58.435726600000002</c:v>
                </c:pt>
                <c:pt idx="1580">
                  <c:v>-57.012584089999997</c:v>
                </c:pt>
                <c:pt idx="1581">
                  <c:v>-55.39621185</c:v>
                </c:pt>
                <c:pt idx="1582">
                  <c:v>-53.733325950000001</c:v>
                </c:pt>
                <c:pt idx="1583">
                  <c:v>-52.027286930000002</c:v>
                </c:pt>
                <c:pt idx="1584">
                  <c:v>-50.226817769999997</c:v>
                </c:pt>
                <c:pt idx="1585">
                  <c:v>-48.325546439999997</c:v>
                </c:pt>
                <c:pt idx="1586">
                  <c:v>-46.323605389999997</c:v>
                </c:pt>
                <c:pt idx="1587">
                  <c:v>-44.179024720000001</c:v>
                </c:pt>
                <c:pt idx="1588">
                  <c:v>-41.804122649999996</c:v>
                </c:pt>
                <c:pt idx="1589">
                  <c:v>-39.144518769999998</c:v>
                </c:pt>
                <c:pt idx="1590">
                  <c:v>-36.199766599999997</c:v>
                </c:pt>
                <c:pt idx="1591">
                  <c:v>-32.981677869999999</c:v>
                </c:pt>
                <c:pt idx="1592">
                  <c:v>-29.509309470000002</c:v>
                </c:pt>
                <c:pt idx="1593">
                  <c:v>-25.874012560000001</c:v>
                </c:pt>
                <c:pt idx="1594">
                  <c:v>-22.258186210000002</c:v>
                </c:pt>
                <c:pt idx="1595">
                  <c:v>-18.769880560000001</c:v>
                </c:pt>
                <c:pt idx="1596">
                  <c:v>-15.37702977</c:v>
                </c:pt>
                <c:pt idx="1597">
                  <c:v>-11.9852448</c:v>
                </c:pt>
                <c:pt idx="1598">
                  <c:v>-8.6957041020000005</c:v>
                </c:pt>
                <c:pt idx="1599">
                  <c:v>-5.7403534799999996</c:v>
                </c:pt>
                <c:pt idx="1600">
                  <c:v>-3.25061577</c:v>
                </c:pt>
                <c:pt idx="1601">
                  <c:v>-0.93886015499999997</c:v>
                </c:pt>
                <c:pt idx="1602">
                  <c:v>1.4680613680000001</c:v>
                </c:pt>
                <c:pt idx="1603">
                  <c:v>4.2453042610000002</c:v>
                </c:pt>
                <c:pt idx="1604">
                  <c:v>7.8655959759999998</c:v>
                </c:pt>
                <c:pt idx="1605">
                  <c:v>12.520233040000001</c:v>
                </c:pt>
                <c:pt idx="1606">
                  <c:v>18.41463482</c:v>
                </c:pt>
                <c:pt idx="1607">
                  <c:v>24.57910128</c:v>
                </c:pt>
                <c:pt idx="1608">
                  <c:v>29.074347970000002</c:v>
                </c:pt>
                <c:pt idx="1609">
                  <c:v>30.587263149999998</c:v>
                </c:pt>
                <c:pt idx="1610">
                  <c:v>29.44077291</c:v>
                </c:pt>
                <c:pt idx="1611">
                  <c:v>27.40622613</c:v>
                </c:pt>
                <c:pt idx="1612">
                  <c:v>26.246077069999998</c:v>
                </c:pt>
                <c:pt idx="1613">
                  <c:v>26.584315409999999</c:v>
                </c:pt>
                <c:pt idx="1614">
                  <c:v>28.136720820000001</c:v>
                </c:pt>
                <c:pt idx="1615">
                  <c:v>30.14796218</c:v>
                </c:pt>
                <c:pt idx="1616">
                  <c:v>31.672288559999998</c:v>
                </c:pt>
                <c:pt idx="1617">
                  <c:v>31.95303723</c:v>
                </c:pt>
                <c:pt idx="1618">
                  <c:v>30.704685959999999</c:v>
                </c:pt>
                <c:pt idx="1619">
                  <c:v>28.600897190000001</c:v>
                </c:pt>
                <c:pt idx="1620">
                  <c:v>26.678759360000001</c:v>
                </c:pt>
                <c:pt idx="1621">
                  <c:v>25.621967510000001</c:v>
                </c:pt>
                <c:pt idx="1622">
                  <c:v>25.621701959999999</c:v>
                </c:pt>
                <c:pt idx="1623">
                  <c:v>26.328330780000002</c:v>
                </c:pt>
                <c:pt idx="1624">
                  <c:v>27.059681550000001</c:v>
                </c:pt>
                <c:pt idx="1625">
                  <c:v>27.05914392</c:v>
                </c:pt>
                <c:pt idx="1626">
                  <c:v>25.811843100000001</c:v>
                </c:pt>
                <c:pt idx="1627">
                  <c:v>23.320137299999999</c:v>
                </c:pt>
                <c:pt idx="1628">
                  <c:v>20.170982250000002</c:v>
                </c:pt>
                <c:pt idx="1629">
                  <c:v>17.100727809999999</c:v>
                </c:pt>
                <c:pt idx="1630">
                  <c:v>14.640681369999999</c:v>
                </c:pt>
                <c:pt idx="1631">
                  <c:v>12.89569408</c:v>
                </c:pt>
                <c:pt idx="1632">
                  <c:v>11.71779768</c:v>
                </c:pt>
                <c:pt idx="1633">
                  <c:v>10.817575590000001</c:v>
                </c:pt>
                <c:pt idx="1634">
                  <c:v>9.7187129960000007</c:v>
                </c:pt>
                <c:pt idx="1635">
                  <c:v>8.0052606960000006</c:v>
                </c:pt>
                <c:pt idx="1636">
                  <c:v>5.5811048220000004</c:v>
                </c:pt>
                <c:pt idx="1637">
                  <c:v>2.3999418659999998</c:v>
                </c:pt>
                <c:pt idx="1638">
                  <c:v>-1.193759451</c:v>
                </c:pt>
                <c:pt idx="1639">
                  <c:v>-4.7380343820000004</c:v>
                </c:pt>
                <c:pt idx="1640">
                  <c:v>-7.8915955350000004</c:v>
                </c:pt>
                <c:pt idx="1641">
                  <c:v>-10.52433636</c:v>
                </c:pt>
                <c:pt idx="1642">
                  <c:v>-12.692342740000001</c:v>
                </c:pt>
                <c:pt idx="1643">
                  <c:v>-14.588899039999999</c:v>
                </c:pt>
                <c:pt idx="1644">
                  <c:v>-16.665063400000001</c:v>
                </c:pt>
                <c:pt idx="1645">
                  <c:v>-19.233706770000001</c:v>
                </c:pt>
                <c:pt idx="1646">
                  <c:v>-22.283179579999999</c:v>
                </c:pt>
                <c:pt idx="1647">
                  <c:v>-25.68188761</c:v>
                </c:pt>
                <c:pt idx="1648">
                  <c:v>-29.122088590000001</c:v>
                </c:pt>
                <c:pt idx="1649">
                  <c:v>-32.327451439999997</c:v>
                </c:pt>
                <c:pt idx="1650">
                  <c:v>-35.322918250000001</c:v>
                </c:pt>
                <c:pt idx="1651">
                  <c:v>-38.223293490000003</c:v>
                </c:pt>
                <c:pt idx="1652">
                  <c:v>-41.134827919999999</c:v>
                </c:pt>
                <c:pt idx="1653">
                  <c:v>-44.043846960000003</c:v>
                </c:pt>
                <c:pt idx="1654">
                  <c:v>-46.815469319999998</c:v>
                </c:pt>
                <c:pt idx="1655">
                  <c:v>-49.326596270000003</c:v>
                </c:pt>
                <c:pt idx="1656">
                  <c:v>-51.546688889999999</c:v>
                </c:pt>
                <c:pt idx="1657">
                  <c:v>-53.514244050000002</c:v>
                </c:pt>
                <c:pt idx="1658">
                  <c:v>-55.408331269999998</c:v>
                </c:pt>
                <c:pt idx="1659">
                  <c:v>-57.373143300000002</c:v>
                </c:pt>
                <c:pt idx="1660">
                  <c:v>-59.42009616</c:v>
                </c:pt>
                <c:pt idx="1661">
                  <c:v>-61.442347939999998</c:v>
                </c:pt>
                <c:pt idx="1662">
                  <c:v>-63.189384359999998</c:v>
                </c:pt>
                <c:pt idx="1663">
                  <c:v>-64.499421089999998</c:v>
                </c:pt>
                <c:pt idx="1664">
                  <c:v>-65.261993250000003</c:v>
                </c:pt>
                <c:pt idx="1665">
                  <c:v>-65.645139060000005</c:v>
                </c:pt>
                <c:pt idx="1666">
                  <c:v>-65.664657199999994</c:v>
                </c:pt>
                <c:pt idx="1667">
                  <c:v>-65.381049779999998</c:v>
                </c:pt>
                <c:pt idx="1668">
                  <c:v>-64.90622406</c:v>
                </c:pt>
                <c:pt idx="1669">
                  <c:v>-64.340524579999993</c:v>
                </c:pt>
                <c:pt idx="1670">
                  <c:v>-63.748377150000003</c:v>
                </c:pt>
                <c:pt idx="1671">
                  <c:v>-62.974853570000001</c:v>
                </c:pt>
                <c:pt idx="1672">
                  <c:v>-61.892370509999999</c:v>
                </c:pt>
                <c:pt idx="1673">
                  <c:v>-60.436369900000003</c:v>
                </c:pt>
                <c:pt idx="1674">
                  <c:v>-58.536346190000003</c:v>
                </c:pt>
                <c:pt idx="1675">
                  <c:v>-56.306543320000003</c:v>
                </c:pt>
                <c:pt idx="1676">
                  <c:v>-53.895639000000003</c:v>
                </c:pt>
                <c:pt idx="1677">
                  <c:v>-51.4539957</c:v>
                </c:pt>
                <c:pt idx="1678">
                  <c:v>-49.147546319999996</c:v>
                </c:pt>
                <c:pt idx="1679">
                  <c:v>-47.077562380000003</c:v>
                </c:pt>
                <c:pt idx="1680">
                  <c:v>-45.269062849999997</c:v>
                </c:pt>
                <c:pt idx="1681">
                  <c:v>-43.644251429999997</c:v>
                </c:pt>
                <c:pt idx="1682">
                  <c:v>-42.071774400000002</c:v>
                </c:pt>
                <c:pt idx="1683">
                  <c:v>-40.472986030000001</c:v>
                </c:pt>
                <c:pt idx="1684">
                  <c:v>-38.786597309999998</c:v>
                </c:pt>
                <c:pt idx="1685">
                  <c:v>-36.918348549999997</c:v>
                </c:pt>
                <c:pt idx="1686">
                  <c:v>-34.805162959999997</c:v>
                </c:pt>
                <c:pt idx="1687">
                  <c:v>-32.435577100000003</c:v>
                </c:pt>
                <c:pt idx="1688">
                  <c:v>-29.774419739999999</c:v>
                </c:pt>
                <c:pt idx="1689">
                  <c:v>-26.79346116</c:v>
                </c:pt>
                <c:pt idx="1690">
                  <c:v>-23.590470740000001</c:v>
                </c:pt>
                <c:pt idx="1691">
                  <c:v>-20.335804540000002</c:v>
                </c:pt>
                <c:pt idx="1692">
                  <c:v>-17.24009641</c:v>
                </c:pt>
                <c:pt idx="1693">
                  <c:v>-14.51555638</c:v>
                </c:pt>
                <c:pt idx="1694">
                  <c:v>-12.267502199999999</c:v>
                </c:pt>
                <c:pt idx="1695">
                  <c:v>-10.46015195</c:v>
                </c:pt>
                <c:pt idx="1696">
                  <c:v>-9.0459632130000003</c:v>
                </c:pt>
                <c:pt idx="1697">
                  <c:v>-7.7346210490000002</c:v>
                </c:pt>
                <c:pt idx="1698">
                  <c:v>-6.1684988279999997</c:v>
                </c:pt>
                <c:pt idx="1699">
                  <c:v>-4.3313458919999999</c:v>
                </c:pt>
                <c:pt idx="1700">
                  <c:v>-1.813602014</c:v>
                </c:pt>
                <c:pt idx="1701">
                  <c:v>1.6465095869999999</c:v>
                </c:pt>
                <c:pt idx="1702">
                  <c:v>5.7477803950000004</c:v>
                </c:pt>
                <c:pt idx="1703">
                  <c:v>9.4440889670000008</c:v>
                </c:pt>
                <c:pt idx="1704">
                  <c:v>11.84605657</c:v>
                </c:pt>
                <c:pt idx="1705">
                  <c:v>12.89134788</c:v>
                </c:pt>
                <c:pt idx="1706">
                  <c:v>12.94580436</c:v>
                </c:pt>
                <c:pt idx="1707">
                  <c:v>12.77244797</c:v>
                </c:pt>
                <c:pt idx="1708">
                  <c:v>13.05993707</c:v>
                </c:pt>
                <c:pt idx="1709">
                  <c:v>13.933463010000001</c:v>
                </c:pt>
                <c:pt idx="1710">
                  <c:v>15.324983270000001</c:v>
                </c:pt>
                <c:pt idx="1711">
                  <c:v>16.95984619</c:v>
                </c:pt>
                <c:pt idx="1712">
                  <c:v>18.377481540000002</c:v>
                </c:pt>
                <c:pt idx="1713">
                  <c:v>19.487278709999998</c:v>
                </c:pt>
                <c:pt idx="1714">
                  <c:v>20.190328059999999</c:v>
                </c:pt>
                <c:pt idx="1715">
                  <c:v>20.373109660000001</c:v>
                </c:pt>
                <c:pt idx="1716">
                  <c:v>20.11646476</c:v>
                </c:pt>
                <c:pt idx="1717">
                  <c:v>19.578616090000001</c:v>
                </c:pt>
                <c:pt idx="1718">
                  <c:v>19.075745049999998</c:v>
                </c:pt>
                <c:pt idx="1719">
                  <c:v>18.79973</c:v>
                </c:pt>
                <c:pt idx="1720">
                  <c:v>18.76152768</c:v>
                </c:pt>
                <c:pt idx="1721">
                  <c:v>18.85633121</c:v>
                </c:pt>
                <c:pt idx="1722">
                  <c:v>18.814378690000002</c:v>
                </c:pt>
                <c:pt idx="1723">
                  <c:v>18.394243509999999</c:v>
                </c:pt>
                <c:pt idx="1724">
                  <c:v>17.460648540000001</c:v>
                </c:pt>
                <c:pt idx="1725">
                  <c:v>16.09482839</c:v>
                </c:pt>
                <c:pt idx="1726">
                  <c:v>14.52762362</c:v>
                </c:pt>
                <c:pt idx="1727">
                  <c:v>13.041457510000001</c:v>
                </c:pt>
                <c:pt idx="1728">
                  <c:v>11.84278134</c:v>
                </c:pt>
                <c:pt idx="1729">
                  <c:v>10.985184629999999</c:v>
                </c:pt>
                <c:pt idx="1730">
                  <c:v>10.36830288</c:v>
                </c:pt>
                <c:pt idx="1731">
                  <c:v>9.8163063239999993</c:v>
                </c:pt>
                <c:pt idx="1732">
                  <c:v>8.9772755570000005</c:v>
                </c:pt>
                <c:pt idx="1733">
                  <c:v>7.6025868259999996</c:v>
                </c:pt>
                <c:pt idx="1734">
                  <c:v>5.7009017100000001</c:v>
                </c:pt>
                <c:pt idx="1735">
                  <c:v>3.4695944349999999</c:v>
                </c:pt>
                <c:pt idx="1736">
                  <c:v>1.152844647</c:v>
                </c:pt>
                <c:pt idx="1737">
                  <c:v>-0.962730266</c:v>
                </c:pt>
                <c:pt idx="1738">
                  <c:v>-2.7912251010000002</c:v>
                </c:pt>
                <c:pt idx="1739">
                  <c:v>-4.4353547190000002</c:v>
                </c:pt>
                <c:pt idx="1740">
                  <c:v>-5.9105987239999997</c:v>
                </c:pt>
                <c:pt idx="1741">
                  <c:v>-7.4509334899999997</c:v>
                </c:pt>
                <c:pt idx="1742">
                  <c:v>-9.3345013199999993</c:v>
                </c:pt>
                <c:pt idx="1743">
                  <c:v>-11.58174981</c:v>
                </c:pt>
                <c:pt idx="1744">
                  <c:v>-14.153134319999999</c:v>
                </c:pt>
                <c:pt idx="1745">
                  <c:v>-16.936668690000001</c:v>
                </c:pt>
                <c:pt idx="1746">
                  <c:v>-19.762712319999999</c:v>
                </c:pt>
                <c:pt idx="1747">
                  <c:v>-22.51265059</c:v>
                </c:pt>
                <c:pt idx="1748">
                  <c:v>-25.006534479999999</c:v>
                </c:pt>
                <c:pt idx="1749">
                  <c:v>-27.26653563</c:v>
                </c:pt>
                <c:pt idx="1750">
                  <c:v>-29.470669740000002</c:v>
                </c:pt>
                <c:pt idx="1751">
                  <c:v>-31.704765080000001</c:v>
                </c:pt>
                <c:pt idx="1752">
                  <c:v>-33.94192434</c:v>
                </c:pt>
                <c:pt idx="1753">
                  <c:v>-36.149969390000003</c:v>
                </c:pt>
                <c:pt idx="1754">
                  <c:v>-38.282332650000001</c:v>
                </c:pt>
                <c:pt idx="1755">
                  <c:v>-40.348253270000001</c:v>
                </c:pt>
                <c:pt idx="1756">
                  <c:v>-42.291395829999999</c:v>
                </c:pt>
                <c:pt idx="1757">
                  <c:v>-44.07980147</c:v>
                </c:pt>
                <c:pt idx="1758">
                  <c:v>-45.800399880000001</c:v>
                </c:pt>
                <c:pt idx="1759">
                  <c:v>-47.53494336</c:v>
                </c:pt>
                <c:pt idx="1760">
                  <c:v>-49.249699460000002</c:v>
                </c:pt>
                <c:pt idx="1761">
                  <c:v>-50.809058870000001</c:v>
                </c:pt>
                <c:pt idx="1762">
                  <c:v>-52.16265001</c:v>
                </c:pt>
                <c:pt idx="1763">
                  <c:v>-53.317147310000003</c:v>
                </c:pt>
                <c:pt idx="1764">
                  <c:v>-54.259536279999999</c:v>
                </c:pt>
                <c:pt idx="1765">
                  <c:v>-55.02009898</c:v>
                </c:pt>
                <c:pt idx="1766">
                  <c:v>-55.55316028</c:v>
                </c:pt>
                <c:pt idx="1767">
                  <c:v>-55.737622309999999</c:v>
                </c:pt>
                <c:pt idx="1768">
                  <c:v>-55.502785670000002</c:v>
                </c:pt>
                <c:pt idx="1769">
                  <c:v>-54.85124639</c:v>
                </c:pt>
                <c:pt idx="1770">
                  <c:v>-53.895208709999999</c:v>
                </c:pt>
                <c:pt idx="1771">
                  <c:v>-52.730645709999997</c:v>
                </c:pt>
                <c:pt idx="1772">
                  <c:v>-51.388391339999998</c:v>
                </c:pt>
                <c:pt idx="1773">
                  <c:v>-49.882258530000001</c:v>
                </c:pt>
                <c:pt idx="1774">
                  <c:v>-48.228911879999998</c:v>
                </c:pt>
                <c:pt idx="1775">
                  <c:v>-46.507503440000001</c:v>
                </c:pt>
                <c:pt idx="1776">
                  <c:v>-44.727440989999998</c:v>
                </c:pt>
                <c:pt idx="1777">
                  <c:v>-42.835811909999997</c:v>
                </c:pt>
                <c:pt idx="1778">
                  <c:v>-40.748493340000003</c:v>
                </c:pt>
                <c:pt idx="1779">
                  <c:v>-38.420258330000003</c:v>
                </c:pt>
                <c:pt idx="1780">
                  <c:v>-35.807704620000003</c:v>
                </c:pt>
                <c:pt idx="1781">
                  <c:v>-32.923081250000003</c:v>
                </c:pt>
                <c:pt idx="1782">
                  <c:v>-29.939445419999998</c:v>
                </c:pt>
                <c:pt idx="1783">
                  <c:v>-27.063193500000001</c:v>
                </c:pt>
                <c:pt idx="1784">
                  <c:v>-24.462977909999999</c:v>
                </c:pt>
                <c:pt idx="1785">
                  <c:v>-22.415570370000001</c:v>
                </c:pt>
                <c:pt idx="1786">
                  <c:v>-20.946906219999999</c:v>
                </c:pt>
                <c:pt idx="1787">
                  <c:v>-19.797030719999999</c:v>
                </c:pt>
                <c:pt idx="1788">
                  <c:v>-18.66333856</c:v>
                </c:pt>
                <c:pt idx="1789">
                  <c:v>-17.291017629999999</c:v>
                </c:pt>
                <c:pt idx="1790">
                  <c:v>-15.679211820000001</c:v>
                </c:pt>
                <c:pt idx="1791">
                  <c:v>-13.905194420000001</c:v>
                </c:pt>
                <c:pt idx="1792">
                  <c:v>-11.975217069999999</c:v>
                </c:pt>
                <c:pt idx="1793">
                  <c:v>-9.8003739920000008</c:v>
                </c:pt>
                <c:pt idx="1794">
                  <c:v>-7.2403092920000001</c:v>
                </c:pt>
                <c:pt idx="1795">
                  <c:v>-4.2425460859999999</c:v>
                </c:pt>
                <c:pt idx="1796">
                  <c:v>-1.018694684</c:v>
                </c:pt>
                <c:pt idx="1797">
                  <c:v>2.0713324489999998</c:v>
                </c:pt>
                <c:pt idx="1798">
                  <c:v>4.5079140200000003</c:v>
                </c:pt>
                <c:pt idx="1799">
                  <c:v>5.9916704999999997</c:v>
                </c:pt>
                <c:pt idx="1800">
                  <c:v>6.92501883</c:v>
                </c:pt>
                <c:pt idx="1801">
                  <c:v>8.0634298730000005</c:v>
                </c:pt>
                <c:pt idx="1802">
                  <c:v>9.9360477760000006</c:v>
                </c:pt>
                <c:pt idx="1803">
                  <c:v>12.69406326</c:v>
                </c:pt>
                <c:pt idx="1804">
                  <c:v>16.073538979999999</c:v>
                </c:pt>
                <c:pt idx="1805">
                  <c:v>19.385744219999999</c:v>
                </c:pt>
                <c:pt idx="1806">
                  <c:v>21.716066009999999</c:v>
                </c:pt>
                <c:pt idx="1807">
                  <c:v>22.603571030000001</c:v>
                </c:pt>
                <c:pt idx="1808">
                  <c:v>22.240529609999999</c:v>
                </c:pt>
                <c:pt idx="1809">
                  <c:v>21.25184316</c:v>
                </c:pt>
                <c:pt idx="1810">
                  <c:v>20.261318599999999</c:v>
                </c:pt>
                <c:pt idx="1811">
                  <c:v>19.67893742</c:v>
                </c:pt>
                <c:pt idx="1812">
                  <c:v>19.707038730000001</c:v>
                </c:pt>
                <c:pt idx="1813">
                  <c:v>20.272457079999999</c:v>
                </c:pt>
                <c:pt idx="1814">
                  <c:v>21.17000474</c:v>
                </c:pt>
                <c:pt idx="1815">
                  <c:v>22.166785619999999</c:v>
                </c:pt>
                <c:pt idx="1816">
                  <c:v>22.915906450000001</c:v>
                </c:pt>
                <c:pt idx="1817">
                  <c:v>23.023525679999999</c:v>
                </c:pt>
                <c:pt idx="1818">
                  <c:v>22.343522310000001</c:v>
                </c:pt>
                <c:pt idx="1819">
                  <c:v>21.078033439999999</c:v>
                </c:pt>
                <c:pt idx="1820">
                  <c:v>19.577811910000001</c:v>
                </c:pt>
                <c:pt idx="1821">
                  <c:v>18.163063640000001</c:v>
                </c:pt>
                <c:pt idx="1822">
                  <c:v>17.030004259999998</c:v>
                </c:pt>
                <c:pt idx="1823">
                  <c:v>16.222619219999999</c:v>
                </c:pt>
                <c:pt idx="1824">
                  <c:v>15.67281277</c:v>
                </c:pt>
                <c:pt idx="1825">
                  <c:v>15.288217319999999</c:v>
                </c:pt>
                <c:pt idx="1826">
                  <c:v>14.928716530000001</c:v>
                </c:pt>
                <c:pt idx="1827">
                  <c:v>14.3011576</c:v>
                </c:pt>
                <c:pt idx="1828">
                  <c:v>13.16371887</c:v>
                </c:pt>
                <c:pt idx="1829">
                  <c:v>11.56684327</c:v>
                </c:pt>
                <c:pt idx="1830">
                  <c:v>9.7143678060000003</c:v>
                </c:pt>
                <c:pt idx="1831">
                  <c:v>7.8297651300000002</c:v>
                </c:pt>
                <c:pt idx="1832">
                  <c:v>6.1349088270000003</c:v>
                </c:pt>
                <c:pt idx="1833">
                  <c:v>4.7449712100000001</c:v>
                </c:pt>
                <c:pt idx="1834">
                  <c:v>3.6536161460000001</c:v>
                </c:pt>
                <c:pt idx="1835">
                  <c:v>2.6986208230000002</c:v>
                </c:pt>
                <c:pt idx="1836">
                  <c:v>1.6755959069999999</c:v>
                </c:pt>
                <c:pt idx="1837">
                  <c:v>0.404278729</c:v>
                </c:pt>
                <c:pt idx="1838">
                  <c:v>-1.2170900060000001</c:v>
                </c:pt>
                <c:pt idx="1839">
                  <c:v>-3.2036288260000001</c:v>
                </c:pt>
                <c:pt idx="1840">
                  <c:v>-5.5333510490000002</c:v>
                </c:pt>
                <c:pt idx="1841">
                  <c:v>-8.0059497880000006</c:v>
                </c:pt>
                <c:pt idx="1842">
                  <c:v>-10.310856190000001</c:v>
                </c:pt>
                <c:pt idx="1843">
                  <c:v>-12.37322329</c:v>
                </c:pt>
                <c:pt idx="1844">
                  <c:v>-14.33206596</c:v>
                </c:pt>
                <c:pt idx="1845">
                  <c:v>-16.26212026</c:v>
                </c:pt>
                <c:pt idx="1846">
                  <c:v>-18.26829682</c:v>
                </c:pt>
                <c:pt idx="1847">
                  <c:v>-20.554151739999998</c:v>
                </c:pt>
                <c:pt idx="1848">
                  <c:v>-23.08859825</c:v>
                </c:pt>
                <c:pt idx="1849">
                  <c:v>-25.750188340000001</c:v>
                </c:pt>
                <c:pt idx="1850">
                  <c:v>-28.366473419999998</c:v>
                </c:pt>
                <c:pt idx="1851">
                  <c:v>-30.72755759</c:v>
                </c:pt>
                <c:pt idx="1852">
                  <c:v>-32.825807220000002</c:v>
                </c:pt>
                <c:pt idx="1853">
                  <c:v>-34.749939650000002</c:v>
                </c:pt>
                <c:pt idx="1854">
                  <c:v>-36.551690120000004</c:v>
                </c:pt>
                <c:pt idx="1855">
                  <c:v>-38.38232266</c:v>
                </c:pt>
                <c:pt idx="1856">
                  <c:v>-40.23493156</c:v>
                </c:pt>
                <c:pt idx="1857">
                  <c:v>-42.052133150000003</c:v>
                </c:pt>
                <c:pt idx="1858">
                  <c:v>-43.770305389999997</c:v>
                </c:pt>
                <c:pt idx="1859">
                  <c:v>-45.360705520000003</c:v>
                </c:pt>
                <c:pt idx="1860">
                  <c:v>-46.777426490000003</c:v>
                </c:pt>
                <c:pt idx="1861">
                  <c:v>-47.909047960000002</c:v>
                </c:pt>
                <c:pt idx="1862">
                  <c:v>-48.686630020000003</c:v>
                </c:pt>
                <c:pt idx="1863">
                  <c:v>-49.097159920000003</c:v>
                </c:pt>
                <c:pt idx="1864">
                  <c:v>-49.153303800000003</c:v>
                </c:pt>
                <c:pt idx="1865">
                  <c:v>-48.931829270000001</c:v>
                </c:pt>
                <c:pt idx="1866">
                  <c:v>-48.45579918</c:v>
                </c:pt>
                <c:pt idx="1867">
                  <c:v>-47.662608400000003</c:v>
                </c:pt>
                <c:pt idx="1868">
                  <c:v>-46.551304010000003</c:v>
                </c:pt>
                <c:pt idx="1869">
                  <c:v>-45.237583149999999</c:v>
                </c:pt>
                <c:pt idx="1870">
                  <c:v>-43.758480210000002</c:v>
                </c:pt>
                <c:pt idx="1871">
                  <c:v>-42.036984160000003</c:v>
                </c:pt>
                <c:pt idx="1872">
                  <c:v>-40.034254699999998</c:v>
                </c:pt>
                <c:pt idx="1873">
                  <c:v>-37.736536399999999</c:v>
                </c:pt>
                <c:pt idx="1874">
                  <c:v>-35.138434080000003</c:v>
                </c:pt>
                <c:pt idx="1875">
                  <c:v>-32.161026059999998</c:v>
                </c:pt>
                <c:pt idx="1876">
                  <c:v>-28.73064011</c:v>
                </c:pt>
                <c:pt idx="1877">
                  <c:v>-25.041507930000002</c:v>
                </c:pt>
                <c:pt idx="1878">
                  <c:v>-21.43105139</c:v>
                </c:pt>
                <c:pt idx="1879">
                  <c:v>-18.226554369999999</c:v>
                </c:pt>
                <c:pt idx="1880">
                  <c:v>-15.61271122</c:v>
                </c:pt>
                <c:pt idx="1881">
                  <c:v>-13.46605645</c:v>
                </c:pt>
                <c:pt idx="1882">
                  <c:v>-11.5999202</c:v>
                </c:pt>
                <c:pt idx="1883">
                  <c:v>-9.8668641800000003</c:v>
                </c:pt>
                <c:pt idx="1884">
                  <c:v>-8.0996819369999997</c:v>
                </c:pt>
                <c:pt idx="1885">
                  <c:v>-6.1778466380000001</c:v>
                </c:pt>
                <c:pt idx="1886">
                  <c:v>-3.9959314049999999</c:v>
                </c:pt>
                <c:pt idx="1887">
                  <c:v>-1.7404236369999999</c:v>
                </c:pt>
                <c:pt idx="1888">
                  <c:v>0.64069665600000003</c:v>
                </c:pt>
                <c:pt idx="1889">
                  <c:v>3.1577548819999999</c:v>
                </c:pt>
                <c:pt idx="1890">
                  <c:v>5.5974992649999997</c:v>
                </c:pt>
                <c:pt idx="1891">
                  <c:v>7.2935320189999997</c:v>
                </c:pt>
                <c:pt idx="1892">
                  <c:v>8.2852982189999995</c:v>
                </c:pt>
                <c:pt idx="1893">
                  <c:v>8.8678872749999993</c:v>
                </c:pt>
                <c:pt idx="1894">
                  <c:v>9.5630327889999993</c:v>
                </c:pt>
                <c:pt idx="1895">
                  <c:v>11.020467910000001</c:v>
                </c:pt>
                <c:pt idx="1896">
                  <c:v>13.200370080000001</c:v>
                </c:pt>
                <c:pt idx="1897">
                  <c:v>15.68850937</c:v>
                </c:pt>
                <c:pt idx="1898">
                  <c:v>17.879709850000001</c:v>
                </c:pt>
                <c:pt idx="1899">
                  <c:v>19.448008949999998</c:v>
                </c:pt>
                <c:pt idx="1900">
                  <c:v>20.465171649999998</c:v>
                </c:pt>
                <c:pt idx="1901">
                  <c:v>21.085017140000001</c:v>
                </c:pt>
                <c:pt idx="1902">
                  <c:v>21.491873330000001</c:v>
                </c:pt>
                <c:pt idx="1903">
                  <c:v>21.945604329999998</c:v>
                </c:pt>
                <c:pt idx="1904">
                  <c:v>22.65236908</c:v>
                </c:pt>
                <c:pt idx="1905">
                  <c:v>23.596179020000001</c:v>
                </c:pt>
                <c:pt idx="1906">
                  <c:v>24.565332340000001</c:v>
                </c:pt>
                <c:pt idx="1907">
                  <c:v>25.229828869999999</c:v>
                </c:pt>
                <c:pt idx="1908">
                  <c:v>25.3294356</c:v>
                </c:pt>
                <c:pt idx="1909">
                  <c:v>24.8439473</c:v>
                </c:pt>
                <c:pt idx="1910">
                  <c:v>23.960564640000001</c:v>
                </c:pt>
                <c:pt idx="1911">
                  <c:v>22.920078759999999</c:v>
                </c:pt>
                <c:pt idx="1912">
                  <c:v>21.948340770000001</c:v>
                </c:pt>
                <c:pt idx="1913">
                  <c:v>21.088892730000001</c:v>
                </c:pt>
                <c:pt idx="1914">
                  <c:v>20.20744972</c:v>
                </c:pt>
                <c:pt idx="1915">
                  <c:v>19.102702499999999</c:v>
                </c:pt>
                <c:pt idx="1916">
                  <c:v>17.577771089999999</c:v>
                </c:pt>
                <c:pt idx="1917">
                  <c:v>15.514787950000001</c:v>
                </c:pt>
                <c:pt idx="1918">
                  <c:v>13.098720670000001</c:v>
                </c:pt>
                <c:pt idx="1919">
                  <c:v>10.62900778</c:v>
                </c:pt>
                <c:pt idx="1920">
                  <c:v>8.3938435239999993</c:v>
                </c:pt>
                <c:pt idx="1921">
                  <c:v>6.604902654</c:v>
                </c:pt>
                <c:pt idx="1922">
                  <c:v>5.2447151209999996</c:v>
                </c:pt>
                <c:pt idx="1923">
                  <c:v>4.0821896979999996</c:v>
                </c:pt>
                <c:pt idx="1924">
                  <c:v>2.8707260649999999</c:v>
                </c:pt>
                <c:pt idx="1925">
                  <c:v>1.3158704429999999</c:v>
                </c:pt>
                <c:pt idx="1926">
                  <c:v>-0.67799380600000003</c:v>
                </c:pt>
                <c:pt idx="1927">
                  <c:v>-3.0047411300000002</c:v>
                </c:pt>
                <c:pt idx="1928">
                  <c:v>-5.4515386269999997</c:v>
                </c:pt>
                <c:pt idx="1929">
                  <c:v>-7.7944090739999998</c:v>
                </c:pt>
                <c:pt idx="1930">
                  <c:v>-9.9939978929999995</c:v>
                </c:pt>
                <c:pt idx="1931">
                  <c:v>-12.052234800000001</c:v>
                </c:pt>
                <c:pt idx="1932">
                  <c:v>-14.10651082</c:v>
                </c:pt>
                <c:pt idx="1933">
                  <c:v>-16.315574560000002</c:v>
                </c:pt>
                <c:pt idx="1934">
                  <c:v>-18.78316809</c:v>
                </c:pt>
                <c:pt idx="1935">
                  <c:v>-21.562924710000001</c:v>
                </c:pt>
                <c:pt idx="1936">
                  <c:v>-24.56410674</c:v>
                </c:pt>
                <c:pt idx="1937">
                  <c:v>-27.625462259999999</c:v>
                </c:pt>
                <c:pt idx="1938">
                  <c:v>-30.61151898</c:v>
                </c:pt>
                <c:pt idx="1939">
                  <c:v>-33.392879839999999</c:v>
                </c:pt>
                <c:pt idx="1940">
                  <c:v>-35.913238499999999</c:v>
                </c:pt>
                <c:pt idx="1941">
                  <c:v>-38.330129049999996</c:v>
                </c:pt>
                <c:pt idx="1942">
                  <c:v>-40.862557529999997</c:v>
                </c:pt>
                <c:pt idx="1943">
                  <c:v>-43.525471039999999</c:v>
                </c:pt>
                <c:pt idx="1944">
                  <c:v>-46.184248500000002</c:v>
                </c:pt>
                <c:pt idx="1945">
                  <c:v>-48.77326103</c:v>
                </c:pt>
                <c:pt idx="1946">
                  <c:v>-51.146942369999998</c:v>
                </c:pt>
                <c:pt idx="1947">
                  <c:v>-53.170583399999998</c:v>
                </c:pt>
                <c:pt idx="1948">
                  <c:v>-54.826213250000002</c:v>
                </c:pt>
                <c:pt idx="1949">
                  <c:v>-56.213477269999998</c:v>
                </c:pt>
                <c:pt idx="1950">
                  <c:v>-57.38549648</c:v>
                </c:pt>
                <c:pt idx="1951">
                  <c:v>-58.411698729999998</c:v>
                </c:pt>
                <c:pt idx="1952">
                  <c:v>-59.381798000000003</c:v>
                </c:pt>
                <c:pt idx="1953">
                  <c:v>-60.229503340000001</c:v>
                </c:pt>
                <c:pt idx="1954">
                  <c:v>-60.888802750000004</c:v>
                </c:pt>
                <c:pt idx="1955">
                  <c:v>-61.262122529999999</c:v>
                </c:pt>
                <c:pt idx="1956">
                  <c:v>-61.278400060000003</c:v>
                </c:pt>
                <c:pt idx="1957">
                  <c:v>-60.952241600000001</c:v>
                </c:pt>
                <c:pt idx="1958">
                  <c:v>-60.306092810000003</c:v>
                </c:pt>
                <c:pt idx="1959">
                  <c:v>-59.463161970000002</c:v>
                </c:pt>
                <c:pt idx="1960">
                  <c:v>-58.39845588</c:v>
                </c:pt>
                <c:pt idx="1961">
                  <c:v>-57.108845879999997</c:v>
                </c:pt>
                <c:pt idx="1962">
                  <c:v>-55.665731960000002</c:v>
                </c:pt>
                <c:pt idx="1963">
                  <c:v>-54.052818340000002</c:v>
                </c:pt>
                <c:pt idx="1964">
                  <c:v>-52.20147703</c:v>
                </c:pt>
                <c:pt idx="1965">
                  <c:v>-50.053377410000003</c:v>
                </c:pt>
                <c:pt idx="1966">
                  <c:v>-47.629918029999999</c:v>
                </c:pt>
                <c:pt idx="1967">
                  <c:v>-45.086121599999998</c:v>
                </c:pt>
                <c:pt idx="1968">
                  <c:v>-42.602671489999999</c:v>
                </c:pt>
                <c:pt idx="1969">
                  <c:v>-40.159856320000003</c:v>
                </c:pt>
                <c:pt idx="1970">
                  <c:v>-37.79115358</c:v>
                </c:pt>
                <c:pt idx="1971">
                  <c:v>-35.599790079999998</c:v>
                </c:pt>
                <c:pt idx="1972">
                  <c:v>-33.558651660000002</c:v>
                </c:pt>
                <c:pt idx="1973">
                  <c:v>-31.430794909999999</c:v>
                </c:pt>
                <c:pt idx="1974">
                  <c:v>-29.024539130000001</c:v>
                </c:pt>
                <c:pt idx="1975">
                  <c:v>-26.39729655</c:v>
                </c:pt>
                <c:pt idx="1976">
                  <c:v>-23.799730879999998</c:v>
                </c:pt>
                <c:pt idx="1977">
                  <c:v>-21.569606780000001</c:v>
                </c:pt>
                <c:pt idx="1978">
                  <c:v>-19.576448259999999</c:v>
                </c:pt>
                <c:pt idx="1979">
                  <c:v>-17.74191356</c:v>
                </c:pt>
                <c:pt idx="1980">
                  <c:v>-16.019158489999999</c:v>
                </c:pt>
                <c:pt idx="1981">
                  <c:v>-14.264302799999999</c:v>
                </c:pt>
                <c:pt idx="1982">
                  <c:v>-12.276606299999999</c:v>
                </c:pt>
                <c:pt idx="1983">
                  <c:v>-9.8807774169999991</c:v>
                </c:pt>
                <c:pt idx="1984">
                  <c:v>-6.8717829479999999</c:v>
                </c:pt>
                <c:pt idx="1985">
                  <c:v>-2.8221199490000002</c:v>
                </c:pt>
                <c:pt idx="1986">
                  <c:v>2.22531919</c:v>
                </c:pt>
                <c:pt idx="1987">
                  <c:v>7.3194634860000001</c:v>
                </c:pt>
                <c:pt idx="1988">
                  <c:v>10.82734514</c:v>
                </c:pt>
                <c:pt idx="1989">
                  <c:v>11.787481290000001</c:v>
                </c:pt>
                <c:pt idx="1990">
                  <c:v>11.02713773</c:v>
                </c:pt>
                <c:pt idx="1991">
                  <c:v>9.3828640730000004</c:v>
                </c:pt>
                <c:pt idx="1992">
                  <c:v>7.9135084920000001</c:v>
                </c:pt>
                <c:pt idx="1993">
                  <c:v>7.6185267220000004</c:v>
                </c:pt>
                <c:pt idx="1994">
                  <c:v>8.6067392869999999</c:v>
                </c:pt>
                <c:pt idx="1995">
                  <c:v>10.36848666</c:v>
                </c:pt>
                <c:pt idx="1996">
                  <c:v>12.30038467</c:v>
                </c:pt>
                <c:pt idx="1997">
                  <c:v>13.7396361</c:v>
                </c:pt>
                <c:pt idx="1998">
                  <c:v>14.19685265</c:v>
                </c:pt>
                <c:pt idx="1999">
                  <c:v>13.845089120000001</c:v>
                </c:pt>
                <c:pt idx="2000">
                  <c:v>13.18141076</c:v>
                </c:pt>
                <c:pt idx="2001">
                  <c:v>12.5818709</c:v>
                </c:pt>
                <c:pt idx="2002">
                  <c:v>12.27397566</c:v>
                </c:pt>
                <c:pt idx="2003">
                  <c:v>12.320500190000001</c:v>
                </c:pt>
                <c:pt idx="2004">
                  <c:v>12.59934267</c:v>
                </c:pt>
                <c:pt idx="2005">
                  <c:v>12.82727719</c:v>
                </c:pt>
                <c:pt idx="2006">
                  <c:v>12.62296909</c:v>
                </c:pt>
                <c:pt idx="2007">
                  <c:v>11.75056341</c:v>
                </c:pt>
                <c:pt idx="2008">
                  <c:v>10.2955445</c:v>
                </c:pt>
                <c:pt idx="2009">
                  <c:v>8.5059882899999995</c:v>
                </c:pt>
                <c:pt idx="2010">
                  <c:v>6.8645824839999996</c:v>
                </c:pt>
                <c:pt idx="2011">
                  <c:v>5.6878392550000001</c:v>
                </c:pt>
                <c:pt idx="2012">
                  <c:v>4.9780471899999998</c:v>
                </c:pt>
                <c:pt idx="2013">
                  <c:v>4.5251310660000001</c:v>
                </c:pt>
                <c:pt idx="2014">
                  <c:v>4.0946154840000002</c:v>
                </c:pt>
                <c:pt idx="2015">
                  <c:v>3.543740675</c:v>
                </c:pt>
                <c:pt idx="2016">
                  <c:v>2.8262952810000002</c:v>
                </c:pt>
                <c:pt idx="2017">
                  <c:v>1.899705016</c:v>
                </c:pt>
                <c:pt idx="2018">
                  <c:v>0.72480567500000004</c:v>
                </c:pt>
                <c:pt idx="2019">
                  <c:v>-0.63233177799999996</c:v>
                </c:pt>
                <c:pt idx="2020">
                  <c:v>-1.949768983</c:v>
                </c:pt>
                <c:pt idx="2021">
                  <c:v>-3.1131910829999998</c:v>
                </c:pt>
                <c:pt idx="2022">
                  <c:v>-4.1895273609999997</c:v>
                </c:pt>
                <c:pt idx="2023">
                  <c:v>-5.2611198540000004</c:v>
                </c:pt>
                <c:pt idx="2024">
                  <c:v>-6.3664343370000003</c:v>
                </c:pt>
                <c:pt idx="2025">
                  <c:v>-7.5765874899999996</c:v>
                </c:pt>
                <c:pt idx="2026">
                  <c:v>-8.9228094799999997</c:v>
                </c:pt>
                <c:pt idx="2027">
                  <c:v>-10.365670809999999</c:v>
                </c:pt>
                <c:pt idx="2028">
                  <c:v>-11.91617059</c:v>
                </c:pt>
                <c:pt idx="2029">
                  <c:v>-13.47845588</c:v>
                </c:pt>
                <c:pt idx="2030">
                  <c:v>-14.97581123</c:v>
                </c:pt>
                <c:pt idx="2031">
                  <c:v>-16.3942488</c:v>
                </c:pt>
                <c:pt idx="2032">
                  <c:v>-17.72152256</c:v>
                </c:pt>
                <c:pt idx="2033">
                  <c:v>-18.954045369999999</c:v>
                </c:pt>
                <c:pt idx="2034">
                  <c:v>-20.20737149</c:v>
                </c:pt>
                <c:pt idx="2035">
                  <c:v>-21.60691448</c:v>
                </c:pt>
                <c:pt idx="2036">
                  <c:v>-23.145148169999999</c:v>
                </c:pt>
                <c:pt idx="2037">
                  <c:v>-24.881345719999999</c:v>
                </c:pt>
                <c:pt idx="2038">
                  <c:v>-26.787480089999999</c:v>
                </c:pt>
                <c:pt idx="2039">
                  <c:v>-28.87828871</c:v>
                </c:pt>
                <c:pt idx="2040">
                  <c:v>-31.108367149999999</c:v>
                </c:pt>
                <c:pt idx="2041">
                  <c:v>-33.467646709999997</c:v>
                </c:pt>
                <c:pt idx="2042">
                  <c:v>-35.80561608</c:v>
                </c:pt>
                <c:pt idx="2043">
                  <c:v>-38.087167149999999</c:v>
                </c:pt>
                <c:pt idx="2044">
                  <c:v>-40.322871169999999</c:v>
                </c:pt>
                <c:pt idx="2045">
                  <c:v>-42.518382549999998</c:v>
                </c:pt>
                <c:pt idx="2046">
                  <c:v>-44.697825559999998</c:v>
                </c:pt>
                <c:pt idx="2047">
                  <c:v>-46.757720069999998</c:v>
                </c:pt>
                <c:pt idx="2048">
                  <c:v>-48.596637119999997</c:v>
                </c:pt>
                <c:pt idx="2049">
                  <c:v>-50.123841820000003</c:v>
                </c:pt>
                <c:pt idx="2050">
                  <c:v>-51.323935110000001</c:v>
                </c:pt>
                <c:pt idx="2051">
                  <c:v>-52.29106058</c:v>
                </c:pt>
                <c:pt idx="2052">
                  <c:v>-53.185033949999998</c:v>
                </c:pt>
                <c:pt idx="2053">
                  <c:v>-54.043486489999999</c:v>
                </c:pt>
                <c:pt idx="2054">
                  <c:v>-54.744375239999997</c:v>
                </c:pt>
                <c:pt idx="2055">
                  <c:v>-55.191438179999999</c:v>
                </c:pt>
                <c:pt idx="2056">
                  <c:v>-55.345728649999998</c:v>
                </c:pt>
                <c:pt idx="2057">
                  <c:v>-55.19901462</c:v>
                </c:pt>
                <c:pt idx="2058">
                  <c:v>-54.784624270000002</c:v>
                </c:pt>
                <c:pt idx="2059">
                  <c:v>-54.038139899999997</c:v>
                </c:pt>
                <c:pt idx="2060">
                  <c:v>-52.974792069999999</c:v>
                </c:pt>
                <c:pt idx="2061">
                  <c:v>-51.693414519999997</c:v>
                </c:pt>
                <c:pt idx="2062">
                  <c:v>-50.301473469999998</c:v>
                </c:pt>
                <c:pt idx="2063">
                  <c:v>-48.831428520000003</c:v>
                </c:pt>
                <c:pt idx="2064">
                  <c:v>-47.25932761</c:v>
                </c:pt>
                <c:pt idx="2065">
                  <c:v>-45.59300554</c:v>
                </c:pt>
                <c:pt idx="2066">
                  <c:v>-43.968070689999998</c:v>
                </c:pt>
                <c:pt idx="2067">
                  <c:v>-42.477139379999997</c:v>
                </c:pt>
                <c:pt idx="2068">
                  <c:v>-41.180583069999997</c:v>
                </c:pt>
                <c:pt idx="2069">
                  <c:v>-40.035539270000001</c:v>
                </c:pt>
                <c:pt idx="2070">
                  <c:v>-38.946354880000001</c:v>
                </c:pt>
                <c:pt idx="2071">
                  <c:v>-37.776458259999998</c:v>
                </c:pt>
                <c:pt idx="2072">
                  <c:v>-36.386283980000002</c:v>
                </c:pt>
                <c:pt idx="2073">
                  <c:v>-34.694464619999998</c:v>
                </c:pt>
                <c:pt idx="2074">
                  <c:v>-32.715641050000002</c:v>
                </c:pt>
                <c:pt idx="2075">
                  <c:v>-30.55238885</c:v>
                </c:pt>
                <c:pt idx="2076">
                  <c:v>-28.299828170000001</c:v>
                </c:pt>
                <c:pt idx="2077">
                  <c:v>-25.97209849</c:v>
                </c:pt>
                <c:pt idx="2078">
                  <c:v>-23.619691920000001</c:v>
                </c:pt>
                <c:pt idx="2079">
                  <c:v>-21.367154119999999</c:v>
                </c:pt>
                <c:pt idx="2080">
                  <c:v>-19.318622099999999</c:v>
                </c:pt>
                <c:pt idx="2081">
                  <c:v>-17.431836910000001</c:v>
                </c:pt>
                <c:pt idx="2082">
                  <c:v>-15.54360906</c:v>
                </c:pt>
                <c:pt idx="2083">
                  <c:v>-13.52884525</c:v>
                </c:pt>
                <c:pt idx="2084">
                  <c:v>-11.38669747</c:v>
                </c:pt>
                <c:pt idx="2085">
                  <c:v>-9.2649405799999993</c:v>
                </c:pt>
                <c:pt idx="2086">
                  <c:v>-7.3615288879999996</c:v>
                </c:pt>
                <c:pt idx="2087">
                  <c:v>-5.535186811</c:v>
                </c:pt>
                <c:pt idx="2088">
                  <c:v>-3.5808941139999999</c:v>
                </c:pt>
                <c:pt idx="2089">
                  <c:v>-1.3668309320000001</c:v>
                </c:pt>
                <c:pt idx="2090">
                  <c:v>1.105293927</c:v>
                </c:pt>
                <c:pt idx="2091">
                  <c:v>3.6575076480000002</c:v>
                </c:pt>
                <c:pt idx="2092">
                  <c:v>6.2885858949999998</c:v>
                </c:pt>
                <c:pt idx="2093">
                  <c:v>9.0231563769999994</c:v>
                </c:pt>
                <c:pt idx="2094">
                  <c:v>11.81769557</c:v>
                </c:pt>
                <c:pt idx="2095">
                  <c:v>14.62913344</c:v>
                </c:pt>
                <c:pt idx="2096">
                  <c:v>17.370918469999999</c:v>
                </c:pt>
                <c:pt idx="2097">
                  <c:v>19.933840480000001</c:v>
                </c:pt>
                <c:pt idx="2098">
                  <c:v>22.143343949999998</c:v>
                </c:pt>
                <c:pt idx="2099">
                  <c:v>23.930867249999999</c:v>
                </c:pt>
                <c:pt idx="2100">
                  <c:v>25.493549510000001</c:v>
                </c:pt>
                <c:pt idx="2101">
                  <c:v>27.082858720000001</c:v>
                </c:pt>
                <c:pt idx="2102">
                  <c:v>28.90224392</c:v>
                </c:pt>
                <c:pt idx="2103">
                  <c:v>31.069269219999999</c:v>
                </c:pt>
                <c:pt idx="2104">
                  <c:v>33.649804439999997</c:v>
                </c:pt>
                <c:pt idx="2105">
                  <c:v>36.692074849999997</c:v>
                </c:pt>
                <c:pt idx="2106">
                  <c:v>40.149803949999999</c:v>
                </c:pt>
                <c:pt idx="2107">
                  <c:v>43.962690369999997</c:v>
                </c:pt>
                <c:pt idx="2108">
                  <c:v>48.157337669999997</c:v>
                </c:pt>
                <c:pt idx="2109">
                  <c:v>52.880147270000002</c:v>
                </c:pt>
                <c:pt idx="2110">
                  <c:v>58.236021870000002</c:v>
                </c:pt>
                <c:pt idx="2111">
                  <c:v>64.221106509999998</c:v>
                </c:pt>
                <c:pt idx="2112">
                  <c:v>70.885228139999995</c:v>
                </c:pt>
                <c:pt idx="2113">
                  <c:v>78.189503160000001</c:v>
                </c:pt>
                <c:pt idx="2114">
                  <c:v>86.118594150000007</c:v>
                </c:pt>
                <c:pt idx="2115">
                  <c:v>94.674305529999998</c:v>
                </c:pt>
                <c:pt idx="2116">
                  <c:v>103.6722925</c:v>
                </c:pt>
                <c:pt idx="2117">
                  <c:v>112.8295586</c:v>
                </c:pt>
                <c:pt idx="2118">
                  <c:v>121.6321763</c:v>
                </c:pt>
                <c:pt idx="2119">
                  <c:v>129.730009</c:v>
                </c:pt>
                <c:pt idx="2120">
                  <c:v>137.25854770000001</c:v>
                </c:pt>
                <c:pt idx="2121">
                  <c:v>144.1118505</c:v>
                </c:pt>
                <c:pt idx="2122">
                  <c:v>150.21016990000001</c:v>
                </c:pt>
                <c:pt idx="2123">
                  <c:v>155.6812529</c:v>
                </c:pt>
                <c:pt idx="2124">
                  <c:v>160.19123980000001</c:v>
                </c:pt>
                <c:pt idx="2125">
                  <c:v>163.7208814</c:v>
                </c:pt>
                <c:pt idx="2126">
                  <c:v>166.61777230000001</c:v>
                </c:pt>
                <c:pt idx="2127">
                  <c:v>168.92867229999999</c:v>
                </c:pt>
                <c:pt idx="2128">
                  <c:v>170.89814390000001</c:v>
                </c:pt>
                <c:pt idx="2129">
                  <c:v>172.5696331</c:v>
                </c:pt>
                <c:pt idx="2130">
                  <c:v>173.82324800000001</c:v>
                </c:pt>
                <c:pt idx="2131">
                  <c:v>174.7089661</c:v>
                </c:pt>
                <c:pt idx="2132">
                  <c:v>175.4508017</c:v>
                </c:pt>
                <c:pt idx="2133">
                  <c:v>175.97180940000001</c:v>
                </c:pt>
                <c:pt idx="2134">
                  <c:v>176.11133530000001</c:v>
                </c:pt>
                <c:pt idx="2135">
                  <c:v>176.0659637</c:v>
                </c:pt>
                <c:pt idx="2136">
                  <c:v>176.03119799999999</c:v>
                </c:pt>
                <c:pt idx="2137">
                  <c:v>176.0048907</c:v>
                </c:pt>
                <c:pt idx="2138">
                  <c:v>175.74593419999999</c:v>
                </c:pt>
                <c:pt idx="2139">
                  <c:v>175.04430300000001</c:v>
                </c:pt>
                <c:pt idx="2140">
                  <c:v>174.00492270000001</c:v>
                </c:pt>
                <c:pt idx="2141">
                  <c:v>172.85353019999999</c:v>
                </c:pt>
                <c:pt idx="2142">
                  <c:v>171.992345</c:v>
                </c:pt>
                <c:pt idx="2143">
                  <c:v>171.59297810000001</c:v>
                </c:pt>
                <c:pt idx="2144">
                  <c:v>171.49729909999999</c:v>
                </c:pt>
                <c:pt idx="2145">
                  <c:v>171.5710809</c:v>
                </c:pt>
                <c:pt idx="2146">
                  <c:v>171.54248799999999</c:v>
                </c:pt>
                <c:pt idx="2147">
                  <c:v>170.97823320000001</c:v>
                </c:pt>
                <c:pt idx="2148">
                  <c:v>169.68166489999999</c:v>
                </c:pt>
                <c:pt idx="2149">
                  <c:v>167.68563130000001</c:v>
                </c:pt>
                <c:pt idx="2150">
                  <c:v>165.20709110000001</c:v>
                </c:pt>
                <c:pt idx="2151">
                  <c:v>162.52755139999999</c:v>
                </c:pt>
                <c:pt idx="2152">
                  <c:v>159.9537516</c:v>
                </c:pt>
                <c:pt idx="2153">
                  <c:v>157.59437439999999</c:v>
                </c:pt>
                <c:pt idx="2154">
                  <c:v>155.47736459999999</c:v>
                </c:pt>
                <c:pt idx="2155">
                  <c:v>153.52455269999999</c:v>
                </c:pt>
                <c:pt idx="2156">
                  <c:v>151.6993401</c:v>
                </c:pt>
                <c:pt idx="2157">
                  <c:v>149.90060500000001</c:v>
                </c:pt>
                <c:pt idx="2158">
                  <c:v>148.3058728</c:v>
                </c:pt>
                <c:pt idx="2159">
                  <c:v>146.898608</c:v>
                </c:pt>
                <c:pt idx="2160">
                  <c:v>145.7767072</c:v>
                </c:pt>
                <c:pt idx="2161">
                  <c:v>144.93202790000001</c:v>
                </c:pt>
                <c:pt idx="2162">
                  <c:v>144.04455659999999</c:v>
                </c:pt>
                <c:pt idx="2163">
                  <c:v>142.8883482</c:v>
                </c:pt>
                <c:pt idx="2164">
                  <c:v>141.31279979999999</c:v>
                </c:pt>
                <c:pt idx="2165">
                  <c:v>139.3056766</c:v>
                </c:pt>
                <c:pt idx="2166">
                  <c:v>136.9693771</c:v>
                </c:pt>
                <c:pt idx="2167">
                  <c:v>134.4815054</c:v>
                </c:pt>
                <c:pt idx="2168">
                  <c:v>131.98826700000001</c:v>
                </c:pt>
                <c:pt idx="2169">
                  <c:v>129.6144778</c:v>
                </c:pt>
                <c:pt idx="2170">
                  <c:v>127.53833330000001</c:v>
                </c:pt>
                <c:pt idx="2171">
                  <c:v>125.5452701</c:v>
                </c:pt>
                <c:pt idx="2172">
                  <c:v>123.6441493</c:v>
                </c:pt>
                <c:pt idx="2173">
                  <c:v>121.88147240000001</c:v>
                </c:pt>
                <c:pt idx="2174">
                  <c:v>120.0809388</c:v>
                </c:pt>
                <c:pt idx="2175">
                  <c:v>118.1263086</c:v>
                </c:pt>
                <c:pt idx="2176">
                  <c:v>116.0345184</c:v>
                </c:pt>
                <c:pt idx="2177">
                  <c:v>113.87222130000001</c:v>
                </c:pt>
                <c:pt idx="2178">
                  <c:v>111.6935022</c:v>
                </c:pt>
                <c:pt idx="2179">
                  <c:v>109.559532</c:v>
                </c:pt>
                <c:pt idx="2180">
                  <c:v>107.4764593</c:v>
                </c:pt>
                <c:pt idx="2181">
                  <c:v>105.4278728</c:v>
                </c:pt>
                <c:pt idx="2182">
                  <c:v>103.37418220000001</c:v>
                </c:pt>
                <c:pt idx="2183">
                  <c:v>101.31951960000001</c:v>
                </c:pt>
                <c:pt idx="2184">
                  <c:v>99.086654580000001</c:v>
                </c:pt>
                <c:pt idx="2185">
                  <c:v>96.664318660000006</c:v>
                </c:pt>
                <c:pt idx="2186">
                  <c:v>94.165351650000005</c:v>
                </c:pt>
                <c:pt idx="2187">
                  <c:v>91.772658320000005</c:v>
                </c:pt>
                <c:pt idx="2188">
                  <c:v>89.682933410000004</c:v>
                </c:pt>
                <c:pt idx="2189">
                  <c:v>87.799183679999999</c:v>
                </c:pt>
                <c:pt idx="2190">
                  <c:v>86.085049049999995</c:v>
                </c:pt>
                <c:pt idx="2191">
                  <c:v>84.416163670000003</c:v>
                </c:pt>
                <c:pt idx="2192">
                  <c:v>82.634594120000003</c:v>
                </c:pt>
                <c:pt idx="2193">
                  <c:v>80.806778370000004</c:v>
                </c:pt>
                <c:pt idx="2194">
                  <c:v>78.972569489999998</c:v>
                </c:pt>
                <c:pt idx="2195">
                  <c:v>77.133535420000001</c:v>
                </c:pt>
                <c:pt idx="2196">
                  <c:v>75.298693589999999</c:v>
                </c:pt>
                <c:pt idx="2197">
                  <c:v>73.451271199999994</c:v>
                </c:pt>
                <c:pt idx="2198">
                  <c:v>71.576367110000007</c:v>
                </c:pt>
                <c:pt idx="2199">
                  <c:v>69.70925493</c:v>
                </c:pt>
                <c:pt idx="2200">
                  <c:v>67.915817230000002</c:v>
                </c:pt>
                <c:pt idx="2201">
                  <c:v>66.251036850000006</c:v>
                </c:pt>
                <c:pt idx="2202">
                  <c:v>64.703121190000005</c:v>
                </c:pt>
                <c:pt idx="2203">
                  <c:v>63.244096829999997</c:v>
                </c:pt>
                <c:pt idx="2204">
                  <c:v>61.811124970000002</c:v>
                </c:pt>
                <c:pt idx="2205">
                  <c:v>60.328053410000003</c:v>
                </c:pt>
                <c:pt idx="2206">
                  <c:v>58.768354520000003</c:v>
                </c:pt>
                <c:pt idx="2207">
                  <c:v>57.167174750000001</c:v>
                </c:pt>
                <c:pt idx="2208">
                  <c:v>55.634346299999997</c:v>
                </c:pt>
                <c:pt idx="2209">
                  <c:v>54.250574010000001</c:v>
                </c:pt>
                <c:pt idx="2210">
                  <c:v>52.999846390000002</c:v>
                </c:pt>
                <c:pt idx="2211">
                  <c:v>51.820070219999998</c:v>
                </c:pt>
                <c:pt idx="2212">
                  <c:v>50.656941740000001</c:v>
                </c:pt>
                <c:pt idx="2213">
                  <c:v>49.48102548</c:v>
                </c:pt>
                <c:pt idx="2214">
                  <c:v>48.261509689999997</c:v>
                </c:pt>
                <c:pt idx="2215">
                  <c:v>47.022096159999997</c:v>
                </c:pt>
                <c:pt idx="2216">
                  <c:v>45.809734140000003</c:v>
                </c:pt>
                <c:pt idx="2217">
                  <c:v>44.62657695</c:v>
                </c:pt>
                <c:pt idx="2218">
                  <c:v>43.46892201</c:v>
                </c:pt>
                <c:pt idx="2219">
                  <c:v>42.339301970000001</c:v>
                </c:pt>
                <c:pt idx="2220">
                  <c:v>41.27996461</c:v>
                </c:pt>
                <c:pt idx="2221">
                  <c:v>40.37452244</c:v>
                </c:pt>
                <c:pt idx="2222">
                  <c:v>39.670261089999997</c:v>
                </c:pt>
                <c:pt idx="2223">
                  <c:v>39.176581210000002</c:v>
                </c:pt>
                <c:pt idx="2224">
                  <c:v>38.806779169999999</c:v>
                </c:pt>
                <c:pt idx="2225">
                  <c:v>38.38295978</c:v>
                </c:pt>
                <c:pt idx="2226">
                  <c:v>37.771334709999998</c:v>
                </c:pt>
                <c:pt idx="2227">
                  <c:v>36.929046810000003</c:v>
                </c:pt>
                <c:pt idx="2228">
                  <c:v>35.923587640000001</c:v>
                </c:pt>
                <c:pt idx="2229">
                  <c:v>34.851999990000003</c:v>
                </c:pt>
                <c:pt idx="2230">
                  <c:v>33.855342450000002</c:v>
                </c:pt>
                <c:pt idx="2231">
                  <c:v>32.979383839999997</c:v>
                </c:pt>
                <c:pt idx="2232">
                  <c:v>32.17331188</c:v>
                </c:pt>
                <c:pt idx="2233">
                  <c:v>31.53602768</c:v>
                </c:pt>
                <c:pt idx="2234">
                  <c:v>31.075710910000002</c:v>
                </c:pt>
                <c:pt idx="2235">
                  <c:v>30.72207839</c:v>
                </c:pt>
                <c:pt idx="2236">
                  <c:v>30.38963266</c:v>
                </c:pt>
                <c:pt idx="2237">
                  <c:v>30.042177469999999</c:v>
                </c:pt>
                <c:pt idx="2238">
                  <c:v>29.676709540000001</c:v>
                </c:pt>
                <c:pt idx="2239">
                  <c:v>29.304973050000001</c:v>
                </c:pt>
                <c:pt idx="2240">
                  <c:v>28.957447429999998</c:v>
                </c:pt>
                <c:pt idx="2241">
                  <c:v>28.621247839999999</c:v>
                </c:pt>
                <c:pt idx="2242">
                  <c:v>28.272976480000001</c:v>
                </c:pt>
                <c:pt idx="2243">
                  <c:v>27.90756717</c:v>
                </c:pt>
                <c:pt idx="2244">
                  <c:v>27.575531529999999</c:v>
                </c:pt>
                <c:pt idx="2245">
                  <c:v>27.314034899999999</c:v>
                </c:pt>
                <c:pt idx="2246">
                  <c:v>27.102564699999999</c:v>
                </c:pt>
                <c:pt idx="2247">
                  <c:v>26.928420490000001</c:v>
                </c:pt>
                <c:pt idx="2248">
                  <c:v>26.78754408</c:v>
                </c:pt>
                <c:pt idx="2249">
                  <c:v>26.600040880000002</c:v>
                </c:pt>
                <c:pt idx="2250">
                  <c:v>26.30530692</c:v>
                </c:pt>
                <c:pt idx="2251">
                  <c:v>25.906578039999999</c:v>
                </c:pt>
                <c:pt idx="2252">
                  <c:v>25.45531892</c:v>
                </c:pt>
                <c:pt idx="2253">
                  <c:v>25.004104219999999</c:v>
                </c:pt>
                <c:pt idx="2254">
                  <c:v>24.623000040000001</c:v>
                </c:pt>
                <c:pt idx="2255">
                  <c:v>24.330494560000002</c:v>
                </c:pt>
                <c:pt idx="2256">
                  <c:v>24.107429740000001</c:v>
                </c:pt>
                <c:pt idx="2257">
                  <c:v>23.930407649999999</c:v>
                </c:pt>
                <c:pt idx="2258">
                  <c:v>23.791833660000002</c:v>
                </c:pt>
                <c:pt idx="2259">
                  <c:v>23.65695328</c:v>
                </c:pt>
                <c:pt idx="2260">
                  <c:v>23.490373980000001</c:v>
                </c:pt>
                <c:pt idx="2261">
                  <c:v>23.306342560000001</c:v>
                </c:pt>
                <c:pt idx="2262">
                  <c:v>23.09493835</c:v>
                </c:pt>
                <c:pt idx="2263">
                  <c:v>22.87730754</c:v>
                </c:pt>
                <c:pt idx="2264">
                  <c:v>22.681529050000002</c:v>
                </c:pt>
                <c:pt idx="2265">
                  <c:v>22.48160021</c:v>
                </c:pt>
                <c:pt idx="2266">
                  <c:v>22.252196260000002</c:v>
                </c:pt>
                <c:pt idx="2267">
                  <c:v>21.972499899999999</c:v>
                </c:pt>
                <c:pt idx="2268">
                  <c:v>21.640402999999999</c:v>
                </c:pt>
                <c:pt idx="2269">
                  <c:v>21.274485859999999</c:v>
                </c:pt>
                <c:pt idx="2270">
                  <c:v>20.900671240000001</c:v>
                </c:pt>
                <c:pt idx="2271">
                  <c:v>20.534638380000001</c:v>
                </c:pt>
                <c:pt idx="2272">
                  <c:v>20.194020309999999</c:v>
                </c:pt>
                <c:pt idx="2273">
                  <c:v>19.87791897</c:v>
                </c:pt>
                <c:pt idx="2274">
                  <c:v>19.569461130000001</c:v>
                </c:pt>
                <c:pt idx="2275">
                  <c:v>19.25670904</c:v>
                </c:pt>
                <c:pt idx="2276">
                  <c:v>18.97196748</c:v>
                </c:pt>
                <c:pt idx="2277">
                  <c:v>18.770991169999999</c:v>
                </c:pt>
                <c:pt idx="2278">
                  <c:v>18.646461330000001</c:v>
                </c:pt>
                <c:pt idx="2279">
                  <c:v>18.540661539999999</c:v>
                </c:pt>
                <c:pt idx="2280">
                  <c:v>18.38325335</c:v>
                </c:pt>
                <c:pt idx="2281">
                  <c:v>18.129138640000001</c:v>
                </c:pt>
                <c:pt idx="2282">
                  <c:v>17.803947950000001</c:v>
                </c:pt>
                <c:pt idx="2283">
                  <c:v>17.441020049999999</c:v>
                </c:pt>
                <c:pt idx="2284">
                  <c:v>17.03822297</c:v>
                </c:pt>
                <c:pt idx="2285">
                  <c:v>16.61742989</c:v>
                </c:pt>
                <c:pt idx="2286">
                  <c:v>16.17799213</c:v>
                </c:pt>
                <c:pt idx="2287">
                  <c:v>15.755625909999999</c:v>
                </c:pt>
                <c:pt idx="2288">
                  <c:v>15.39400921</c:v>
                </c:pt>
                <c:pt idx="2289">
                  <c:v>15.08700623</c:v>
                </c:pt>
                <c:pt idx="2290">
                  <c:v>14.822958460000001</c:v>
                </c:pt>
                <c:pt idx="2291">
                  <c:v>14.56320972</c:v>
                </c:pt>
                <c:pt idx="2292">
                  <c:v>14.255179399999999</c:v>
                </c:pt>
                <c:pt idx="2293">
                  <c:v>13.91433923</c:v>
                </c:pt>
                <c:pt idx="2294">
                  <c:v>13.57175275</c:v>
                </c:pt>
                <c:pt idx="2295">
                  <c:v>13.23065929</c:v>
                </c:pt>
                <c:pt idx="2296">
                  <c:v>12.875373250000001</c:v>
                </c:pt>
                <c:pt idx="2297">
                  <c:v>12.48949174</c:v>
                </c:pt>
                <c:pt idx="2298">
                  <c:v>12.07178483</c:v>
                </c:pt>
                <c:pt idx="2299">
                  <c:v>11.66063119</c:v>
                </c:pt>
                <c:pt idx="2300">
                  <c:v>11.282216910000001</c:v>
                </c:pt>
                <c:pt idx="2301">
                  <c:v>10.93795841</c:v>
                </c:pt>
                <c:pt idx="2302">
                  <c:v>10.595243419999999</c:v>
                </c:pt>
                <c:pt idx="2303">
                  <c:v>10.21317619</c:v>
                </c:pt>
                <c:pt idx="2304">
                  <c:v>9.7583356489999993</c:v>
                </c:pt>
                <c:pt idx="2305">
                  <c:v>9.2111678159999997</c:v>
                </c:pt>
                <c:pt idx="2306">
                  <c:v>8.5798587790000003</c:v>
                </c:pt>
                <c:pt idx="2307">
                  <c:v>7.9465154440000001</c:v>
                </c:pt>
                <c:pt idx="2308">
                  <c:v>7.4135289350000004</c:v>
                </c:pt>
                <c:pt idx="2309">
                  <c:v>7.0103660760000004</c:v>
                </c:pt>
                <c:pt idx="2310">
                  <c:v>6.7396082350000004</c:v>
                </c:pt>
                <c:pt idx="2311">
                  <c:v>6.5410509699999997</c:v>
                </c:pt>
                <c:pt idx="2312">
                  <c:v>6.3484875709999997</c:v>
                </c:pt>
                <c:pt idx="2313">
                  <c:v>6.1345812989999997</c:v>
                </c:pt>
                <c:pt idx="2314">
                  <c:v>5.8811006929999996</c:v>
                </c:pt>
                <c:pt idx="2315">
                  <c:v>5.5983157590000001</c:v>
                </c:pt>
                <c:pt idx="2316">
                  <c:v>5.3054177640000004</c:v>
                </c:pt>
                <c:pt idx="2317">
                  <c:v>5.0192717690000004</c:v>
                </c:pt>
                <c:pt idx="2318">
                  <c:v>4.764849034</c:v>
                </c:pt>
                <c:pt idx="2319">
                  <c:v>4.5228111330000003</c:v>
                </c:pt>
                <c:pt idx="2320">
                  <c:v>4.26295365</c:v>
                </c:pt>
                <c:pt idx="2321">
                  <c:v>3.9918270169999999</c:v>
                </c:pt>
                <c:pt idx="2322">
                  <c:v>3.7442390369999998</c:v>
                </c:pt>
                <c:pt idx="2323">
                  <c:v>3.5317730959999998</c:v>
                </c:pt>
                <c:pt idx="2324">
                  <c:v>3.358688914</c:v>
                </c:pt>
                <c:pt idx="2325">
                  <c:v>3.1896966359999999</c:v>
                </c:pt>
                <c:pt idx="2326">
                  <c:v>2.962300543</c:v>
                </c:pt>
                <c:pt idx="2327">
                  <c:v>2.6526468319999998</c:v>
                </c:pt>
                <c:pt idx="2328">
                  <c:v>2.2803998160000001</c:v>
                </c:pt>
                <c:pt idx="2329">
                  <c:v>1.9639347789999999</c:v>
                </c:pt>
                <c:pt idx="2330">
                  <c:v>1.7996889840000001</c:v>
                </c:pt>
                <c:pt idx="2331">
                  <c:v>1.7828893240000001</c:v>
                </c:pt>
              </c:numCache>
            </c:numRef>
          </c:val>
          <c:smooth val="0"/>
          <c:extLst>
            <c:ext xmlns:c16="http://schemas.microsoft.com/office/drawing/2014/chart" uri="{C3380CC4-5D6E-409C-BE32-E72D297353CC}">
              <c16:uniqueId val="{00000001-E65A-4684-94C5-0217CABC1CEC}"/>
            </c:ext>
          </c:extLst>
        </c:ser>
        <c:ser>
          <c:idx val="2"/>
          <c:order val="2"/>
          <c:tx>
            <c:strRef>
              <c:f>Gyro_A1_20!$V$1</c:f>
              <c:strCache>
                <c:ptCount val="1"/>
                <c:pt idx="0">
                  <c:v>Gyro_Z</c:v>
                </c:pt>
              </c:strCache>
            </c:strRef>
          </c:tx>
          <c:spPr>
            <a:ln w="28575" cap="rnd">
              <a:solidFill>
                <a:schemeClr val="accent3"/>
              </a:solidFill>
              <a:round/>
            </a:ln>
            <a:effectLst/>
          </c:spPr>
          <c:marker>
            <c:symbol val="none"/>
          </c:marker>
          <c:val>
            <c:numRef>
              <c:f>Gyro_A1_20!$V$2:$V$2333</c:f>
              <c:numCache>
                <c:formatCode>General</c:formatCode>
                <c:ptCount val="2332"/>
                <c:pt idx="0">
                  <c:v>-3.3696320000000002E-2</c:v>
                </c:pt>
                <c:pt idx="1">
                  <c:v>-6.6759293999999997E-2</c:v>
                </c:pt>
                <c:pt idx="2">
                  <c:v>-9.8146308000000002E-2</c:v>
                </c:pt>
                <c:pt idx="3">
                  <c:v>-0.128851362</c:v>
                </c:pt>
                <c:pt idx="4">
                  <c:v>-0.158972214</c:v>
                </c:pt>
                <c:pt idx="5">
                  <c:v>-0.18848195000000001</c:v>
                </c:pt>
                <c:pt idx="6">
                  <c:v>-0.218436291</c:v>
                </c:pt>
                <c:pt idx="7">
                  <c:v>-0.246770445</c:v>
                </c:pt>
                <c:pt idx="8">
                  <c:v>-0.27453933600000002</c:v>
                </c:pt>
                <c:pt idx="9">
                  <c:v>-0.30175680999999999</c:v>
                </c:pt>
                <c:pt idx="10">
                  <c:v>-0.32843695299999998</c:v>
                </c:pt>
                <c:pt idx="11">
                  <c:v>-0.35456849400000001</c:v>
                </c:pt>
                <c:pt idx="12">
                  <c:v>-0.381203344</c:v>
                </c:pt>
                <c:pt idx="13">
                  <c:v>-0.40628601800000003</c:v>
                </c:pt>
                <c:pt idx="14">
                  <c:v>-0.43083265700000001</c:v>
                </c:pt>
                <c:pt idx="15">
                  <c:v>-0.48845108399999998</c:v>
                </c:pt>
                <c:pt idx="16">
                  <c:v>-0.91358224200000004</c:v>
                </c:pt>
                <c:pt idx="17">
                  <c:v>-1.802383058</c:v>
                </c:pt>
                <c:pt idx="18">
                  <c:v>-2.9613719559999998</c:v>
                </c:pt>
                <c:pt idx="19">
                  <c:v>-4.1160303369999998</c:v>
                </c:pt>
                <c:pt idx="20">
                  <c:v>-5.132407991</c:v>
                </c:pt>
                <c:pt idx="21">
                  <c:v>-5.9870992110000003</c:v>
                </c:pt>
                <c:pt idx="22">
                  <c:v>-6.7524702259999998</c:v>
                </c:pt>
                <c:pt idx="23">
                  <c:v>-7.5213082819999997</c:v>
                </c:pt>
                <c:pt idx="24">
                  <c:v>-8.194052396</c:v>
                </c:pt>
                <c:pt idx="25">
                  <c:v>-8.6535148280000005</c:v>
                </c:pt>
                <c:pt idx="26">
                  <c:v>-8.9109125119999995</c:v>
                </c:pt>
                <c:pt idx="27">
                  <c:v>-9.0639417620000007</c:v>
                </c:pt>
                <c:pt idx="28">
                  <c:v>-9.2275829460000001</c:v>
                </c:pt>
                <c:pt idx="29">
                  <c:v>-9.4692626470000008</c:v>
                </c:pt>
                <c:pt idx="30">
                  <c:v>-9.7681332140000006</c:v>
                </c:pt>
                <c:pt idx="31">
                  <c:v>-10.00865381</c:v>
                </c:pt>
                <c:pt idx="32">
                  <c:v>-10.19334757</c:v>
                </c:pt>
                <c:pt idx="33">
                  <c:v>-10.343079019999999</c:v>
                </c:pt>
                <c:pt idx="34">
                  <c:v>-10.470923600000001</c:v>
                </c:pt>
                <c:pt idx="35">
                  <c:v>-10.57427897</c:v>
                </c:pt>
                <c:pt idx="36">
                  <c:v>-10.61219487</c:v>
                </c:pt>
                <c:pt idx="37">
                  <c:v>-10.619854589999999</c:v>
                </c:pt>
                <c:pt idx="38">
                  <c:v>-10.607669420000001</c:v>
                </c:pt>
                <c:pt idx="39">
                  <c:v>-10.55314693</c:v>
                </c:pt>
                <c:pt idx="40">
                  <c:v>-10.460838170000001</c:v>
                </c:pt>
                <c:pt idx="41">
                  <c:v>-10.35023209</c:v>
                </c:pt>
                <c:pt idx="42">
                  <c:v>-10.21788521</c:v>
                </c:pt>
                <c:pt idx="43">
                  <c:v>-10.07220616</c:v>
                </c:pt>
                <c:pt idx="44">
                  <c:v>-9.9232713409999995</c:v>
                </c:pt>
                <c:pt idx="45">
                  <c:v>-9.7512980549999995</c:v>
                </c:pt>
                <c:pt idx="46">
                  <c:v>-9.5566109739999998</c:v>
                </c:pt>
                <c:pt idx="47">
                  <c:v>-9.357180134</c:v>
                </c:pt>
                <c:pt idx="48">
                  <c:v>-9.1621723310000007</c:v>
                </c:pt>
                <c:pt idx="49">
                  <c:v>-8.9559927449999996</c:v>
                </c:pt>
                <c:pt idx="50">
                  <c:v>-8.7433942899999995</c:v>
                </c:pt>
                <c:pt idx="51">
                  <c:v>-8.5425040439999993</c:v>
                </c:pt>
                <c:pt idx="52">
                  <c:v>-8.3843442429999993</c:v>
                </c:pt>
                <c:pt idx="53">
                  <c:v>-8.3305114979999999</c:v>
                </c:pt>
                <c:pt idx="54">
                  <c:v>-8.4822849280000003</c:v>
                </c:pt>
                <c:pt idx="55">
                  <c:v>-8.9591434700000008</c:v>
                </c:pt>
                <c:pt idx="56">
                  <c:v>-9.6286191599999995</c:v>
                </c:pt>
                <c:pt idx="57">
                  <c:v>-10.321713259999999</c:v>
                </c:pt>
                <c:pt idx="58">
                  <c:v>-10.985193750000001</c:v>
                </c:pt>
                <c:pt idx="59">
                  <c:v>-11.624979379999999</c:v>
                </c:pt>
                <c:pt idx="60">
                  <c:v>-12.231156009999999</c:v>
                </c:pt>
                <c:pt idx="61">
                  <c:v>-12.68111261</c:v>
                </c:pt>
                <c:pt idx="62">
                  <c:v>-12.63893442</c:v>
                </c:pt>
                <c:pt idx="63">
                  <c:v>-12.14595671</c:v>
                </c:pt>
                <c:pt idx="64">
                  <c:v>-11.49132633</c:v>
                </c:pt>
                <c:pt idx="65">
                  <c:v>-10.821615570000001</c:v>
                </c:pt>
                <c:pt idx="66">
                  <c:v>-10.226525179999999</c:v>
                </c:pt>
                <c:pt idx="67">
                  <c:v>-9.6830180729999995</c:v>
                </c:pt>
                <c:pt idx="68">
                  <c:v>-9.1941249519999992</c:v>
                </c:pt>
                <c:pt idx="69">
                  <c:v>-8.7158486929999999</c:v>
                </c:pt>
                <c:pt idx="70">
                  <c:v>-8.1144884790000003</c:v>
                </c:pt>
                <c:pt idx="71">
                  <c:v>-7.4643219690000002</c:v>
                </c:pt>
                <c:pt idx="72">
                  <c:v>-6.9457754300000003</c:v>
                </c:pt>
                <c:pt idx="73">
                  <c:v>-6.6325186609999998</c:v>
                </c:pt>
                <c:pt idx="74">
                  <c:v>-6.4171193879999997</c:v>
                </c:pt>
                <c:pt idx="75">
                  <c:v>-6.3695799800000001</c:v>
                </c:pt>
                <c:pt idx="76">
                  <c:v>-6.3986225409999999</c:v>
                </c:pt>
                <c:pt idx="77">
                  <c:v>-6.3183885899999996</c:v>
                </c:pt>
                <c:pt idx="78">
                  <c:v>-6.1504059379999996</c:v>
                </c:pt>
                <c:pt idx="79">
                  <c:v>-6.1016043790000003</c:v>
                </c:pt>
                <c:pt idx="80">
                  <c:v>-6.2426167120000002</c:v>
                </c:pt>
                <c:pt idx="81">
                  <c:v>-6.4552144970000001</c:v>
                </c:pt>
                <c:pt idx="82">
                  <c:v>-6.6309521269999996</c:v>
                </c:pt>
                <c:pt idx="83">
                  <c:v>-6.8223916449999997</c:v>
                </c:pt>
                <c:pt idx="84">
                  <c:v>-7.1569930319999999</c:v>
                </c:pt>
                <c:pt idx="85">
                  <c:v>-7.5538703109999998</c:v>
                </c:pt>
                <c:pt idx="86">
                  <c:v>-7.8471642450000001</c:v>
                </c:pt>
                <c:pt idx="87">
                  <c:v>-7.8515921999999998</c:v>
                </c:pt>
                <c:pt idx="88">
                  <c:v>-7.5483694359999998</c:v>
                </c:pt>
                <c:pt idx="89">
                  <c:v>-7.097224647</c:v>
                </c:pt>
                <c:pt idx="90">
                  <c:v>-6.7532057349999999</c:v>
                </c:pt>
                <c:pt idx="91">
                  <c:v>-6.7122894200000003</c:v>
                </c:pt>
                <c:pt idx="92">
                  <c:v>-6.7668107510000004</c:v>
                </c:pt>
                <c:pt idx="93">
                  <c:v>-6.8013711959999998</c:v>
                </c:pt>
                <c:pt idx="94">
                  <c:v>-6.7812389120000001</c:v>
                </c:pt>
                <c:pt idx="95">
                  <c:v>-6.5836493139999996</c:v>
                </c:pt>
                <c:pt idx="96">
                  <c:v>-6.4180791480000003</c:v>
                </c:pt>
                <c:pt idx="97">
                  <c:v>-6.8431575249999996</c:v>
                </c:pt>
                <c:pt idx="98">
                  <c:v>-7.7858139340000001</c:v>
                </c:pt>
                <c:pt idx="99">
                  <c:v>-8.5489643359999992</c:v>
                </c:pt>
                <c:pt idx="100">
                  <c:v>-9.2149031289999996</c:v>
                </c:pt>
                <c:pt idx="101">
                  <c:v>-9.9144846859999998</c:v>
                </c:pt>
                <c:pt idx="102">
                  <c:v>-10.62589665</c:v>
                </c:pt>
                <c:pt idx="103">
                  <c:v>-11.461308000000001</c:v>
                </c:pt>
                <c:pt idx="104">
                  <c:v>-12.496913080000001</c:v>
                </c:pt>
                <c:pt idx="105">
                  <c:v>-13.607622579999999</c:v>
                </c:pt>
                <c:pt idx="106">
                  <c:v>-14.64520503</c:v>
                </c:pt>
                <c:pt idx="107">
                  <c:v>-15.565637410000001</c:v>
                </c:pt>
                <c:pt idx="108">
                  <c:v>-16.32335436</c:v>
                </c:pt>
                <c:pt idx="109">
                  <c:v>-16.894622630000001</c:v>
                </c:pt>
                <c:pt idx="110">
                  <c:v>-17.169332900000001</c:v>
                </c:pt>
                <c:pt idx="111">
                  <c:v>-17.120364479999999</c:v>
                </c:pt>
                <c:pt idx="112">
                  <c:v>-16.749831270000001</c:v>
                </c:pt>
                <c:pt idx="113">
                  <c:v>-16.09439077</c:v>
                </c:pt>
                <c:pt idx="114">
                  <c:v>-15.23276901</c:v>
                </c:pt>
                <c:pt idx="115">
                  <c:v>-14.10018421</c:v>
                </c:pt>
                <c:pt idx="116">
                  <c:v>-12.464438149999999</c:v>
                </c:pt>
                <c:pt idx="117">
                  <c:v>-10.447424460000001</c:v>
                </c:pt>
                <c:pt idx="118">
                  <c:v>-8.1316243529999994</c:v>
                </c:pt>
                <c:pt idx="119">
                  <c:v>-6.4298930060000004</c:v>
                </c:pt>
                <c:pt idx="120">
                  <c:v>-6.6221974660000003</c:v>
                </c:pt>
                <c:pt idx="121">
                  <c:v>-8.7999500770000001</c:v>
                </c:pt>
                <c:pt idx="122">
                  <c:v>-12.358227640000001</c:v>
                </c:pt>
                <c:pt idx="123">
                  <c:v>-16.583333020000001</c:v>
                </c:pt>
                <c:pt idx="124">
                  <c:v>-21.09539852</c:v>
                </c:pt>
                <c:pt idx="125">
                  <c:v>-25.894127529999999</c:v>
                </c:pt>
                <c:pt idx="126">
                  <c:v>-31.091110820000001</c:v>
                </c:pt>
                <c:pt idx="127">
                  <c:v>-36.929765260000003</c:v>
                </c:pt>
                <c:pt idx="128">
                  <c:v>-43.507528319999999</c:v>
                </c:pt>
                <c:pt idx="129">
                  <c:v>-50.726903729999997</c:v>
                </c:pt>
                <c:pt idx="130">
                  <c:v>-58.274172440000001</c:v>
                </c:pt>
                <c:pt idx="131">
                  <c:v>-65.789041470000001</c:v>
                </c:pt>
                <c:pt idx="132">
                  <c:v>-73.137522840000003</c:v>
                </c:pt>
                <c:pt idx="133">
                  <c:v>-80.303585580000004</c:v>
                </c:pt>
                <c:pt idx="134">
                  <c:v>-87.251494010000002</c:v>
                </c:pt>
                <c:pt idx="135">
                  <c:v>-94.099682630000004</c:v>
                </c:pt>
                <c:pt idx="136">
                  <c:v>-101.01546500000001</c:v>
                </c:pt>
                <c:pt idx="137">
                  <c:v>-108.2306706</c:v>
                </c:pt>
                <c:pt idx="138">
                  <c:v>-115.847364</c:v>
                </c:pt>
                <c:pt idx="139">
                  <c:v>-124.0166016</c:v>
                </c:pt>
                <c:pt idx="140">
                  <c:v>-132.7142939</c:v>
                </c:pt>
                <c:pt idx="141">
                  <c:v>-141.86209310000001</c:v>
                </c:pt>
                <c:pt idx="142">
                  <c:v>-151.18069489999999</c:v>
                </c:pt>
                <c:pt idx="143">
                  <c:v>-160.19931500000001</c:v>
                </c:pt>
                <c:pt idx="144">
                  <c:v>-168.61334350000001</c:v>
                </c:pt>
                <c:pt idx="145">
                  <c:v>-176.23720729999999</c:v>
                </c:pt>
                <c:pt idx="146">
                  <c:v>-183.01099160000001</c:v>
                </c:pt>
                <c:pt idx="147">
                  <c:v>-188.76061379999999</c:v>
                </c:pt>
                <c:pt idx="148">
                  <c:v>-193.20812960000001</c:v>
                </c:pt>
                <c:pt idx="149">
                  <c:v>-196.30429219999999</c:v>
                </c:pt>
                <c:pt idx="150">
                  <c:v>-198.20814440000001</c:v>
                </c:pt>
                <c:pt idx="151">
                  <c:v>-198.99989299999999</c:v>
                </c:pt>
                <c:pt idx="152">
                  <c:v>-198.5573406</c:v>
                </c:pt>
                <c:pt idx="153">
                  <c:v>-196.69321160000001</c:v>
                </c:pt>
                <c:pt idx="154">
                  <c:v>-193.64254460000001</c:v>
                </c:pt>
                <c:pt idx="155">
                  <c:v>-190.12445070000001</c:v>
                </c:pt>
                <c:pt idx="156">
                  <c:v>-186.62770420000001</c:v>
                </c:pt>
                <c:pt idx="157">
                  <c:v>-183.3098382</c:v>
                </c:pt>
                <c:pt idx="158">
                  <c:v>-180.29973089999999</c:v>
                </c:pt>
                <c:pt idx="159">
                  <c:v>-177.60383519999999</c:v>
                </c:pt>
                <c:pt idx="160">
                  <c:v>-174.9691291</c:v>
                </c:pt>
                <c:pt idx="161">
                  <c:v>-172.100717</c:v>
                </c:pt>
                <c:pt idx="162">
                  <c:v>-168.8140635</c:v>
                </c:pt>
                <c:pt idx="163">
                  <c:v>-165.03370419999999</c:v>
                </c:pt>
                <c:pt idx="164">
                  <c:v>-160.82902110000001</c:v>
                </c:pt>
                <c:pt idx="165">
                  <c:v>-156.32449679999999</c:v>
                </c:pt>
                <c:pt idx="166">
                  <c:v>-151.6960345</c:v>
                </c:pt>
                <c:pt idx="167">
                  <c:v>-147.12933810000001</c:v>
                </c:pt>
                <c:pt idx="168">
                  <c:v>-142.70286429999999</c:v>
                </c:pt>
                <c:pt idx="169">
                  <c:v>-138.44707510000001</c:v>
                </c:pt>
                <c:pt idx="170">
                  <c:v>-134.3561818</c:v>
                </c:pt>
                <c:pt idx="171">
                  <c:v>-130.38028800000001</c:v>
                </c:pt>
                <c:pt idx="172">
                  <c:v>-126.48199459999999</c:v>
                </c:pt>
                <c:pt idx="173">
                  <c:v>-122.5209115</c:v>
                </c:pt>
                <c:pt idx="174">
                  <c:v>-118.41174789999999</c:v>
                </c:pt>
                <c:pt idx="175">
                  <c:v>-114.13472710000001</c:v>
                </c:pt>
                <c:pt idx="176">
                  <c:v>-109.7099374</c:v>
                </c:pt>
                <c:pt idx="177">
                  <c:v>-105.19811319999999</c:v>
                </c:pt>
                <c:pt idx="178">
                  <c:v>-100.72134579999999</c:v>
                </c:pt>
                <c:pt idx="179">
                  <c:v>-96.398665030000004</c:v>
                </c:pt>
                <c:pt idx="180">
                  <c:v>-92.244041170000003</c:v>
                </c:pt>
                <c:pt idx="181">
                  <c:v>-88.264344929999993</c:v>
                </c:pt>
                <c:pt idx="182">
                  <c:v>-84.553079289999999</c:v>
                </c:pt>
                <c:pt idx="183">
                  <c:v>-81.186200779999993</c:v>
                </c:pt>
                <c:pt idx="184">
                  <c:v>-78.200131249999998</c:v>
                </c:pt>
                <c:pt idx="185">
                  <c:v>-75.57025754</c:v>
                </c:pt>
                <c:pt idx="186">
                  <c:v>-73.179514089999998</c:v>
                </c:pt>
                <c:pt idx="187">
                  <c:v>-70.782214890000006</c:v>
                </c:pt>
                <c:pt idx="188">
                  <c:v>-68.094692469999998</c:v>
                </c:pt>
                <c:pt idx="189">
                  <c:v>-64.952127579999996</c:v>
                </c:pt>
                <c:pt idx="190">
                  <c:v>-61.342066289999998</c:v>
                </c:pt>
                <c:pt idx="191">
                  <c:v>-57.401819719999999</c:v>
                </c:pt>
                <c:pt idx="192">
                  <c:v>-53.254843389999998</c:v>
                </c:pt>
                <c:pt idx="193">
                  <c:v>-49.030259800000003</c:v>
                </c:pt>
                <c:pt idx="194">
                  <c:v>-45.05461055</c:v>
                </c:pt>
                <c:pt idx="195">
                  <c:v>-41.758052910000004</c:v>
                </c:pt>
                <c:pt idx="196">
                  <c:v>-39.490264320000001</c:v>
                </c:pt>
                <c:pt idx="197">
                  <c:v>-38.326221969999999</c:v>
                </c:pt>
                <c:pt idx="198">
                  <c:v>-37.886976830000002</c:v>
                </c:pt>
                <c:pt idx="199">
                  <c:v>-37.662339330000002</c:v>
                </c:pt>
                <c:pt idx="200">
                  <c:v>-37.306130230000001</c:v>
                </c:pt>
                <c:pt idx="201">
                  <c:v>-36.655779760000001</c:v>
                </c:pt>
                <c:pt idx="202">
                  <c:v>-35.721628469999999</c:v>
                </c:pt>
                <c:pt idx="203">
                  <c:v>-34.588493720000002</c:v>
                </c:pt>
                <c:pt idx="204">
                  <c:v>-33.360512759999999</c:v>
                </c:pt>
                <c:pt idx="205">
                  <c:v>-32.179699050000004</c:v>
                </c:pt>
                <c:pt idx="206">
                  <c:v>-31.085910689999999</c:v>
                </c:pt>
                <c:pt idx="207">
                  <c:v>-30.092614350000002</c:v>
                </c:pt>
                <c:pt idx="208">
                  <c:v>-29.243720450000001</c:v>
                </c:pt>
                <c:pt idx="209">
                  <c:v>-28.59853596</c:v>
                </c:pt>
                <c:pt idx="210">
                  <c:v>-28.170708699999999</c:v>
                </c:pt>
                <c:pt idx="211">
                  <c:v>-27.935524699999998</c:v>
                </c:pt>
                <c:pt idx="212">
                  <c:v>-27.880410390000002</c:v>
                </c:pt>
                <c:pt idx="213">
                  <c:v>-28.015587239999999</c:v>
                </c:pt>
                <c:pt idx="214">
                  <c:v>-28.3353267</c:v>
                </c:pt>
                <c:pt idx="215">
                  <c:v>-28.793994600000001</c:v>
                </c:pt>
                <c:pt idx="216">
                  <c:v>-29.377780810000001</c:v>
                </c:pt>
                <c:pt idx="217">
                  <c:v>-30.093678100000002</c:v>
                </c:pt>
                <c:pt idx="218">
                  <c:v>-30.958341470000001</c:v>
                </c:pt>
                <c:pt idx="219">
                  <c:v>-31.927715639999999</c:v>
                </c:pt>
                <c:pt idx="220">
                  <c:v>-32.982622249999999</c:v>
                </c:pt>
                <c:pt idx="221">
                  <c:v>-34.119429269999998</c:v>
                </c:pt>
                <c:pt idx="222">
                  <c:v>-35.37039274</c:v>
                </c:pt>
                <c:pt idx="223">
                  <c:v>-36.751420230000001</c:v>
                </c:pt>
                <c:pt idx="224">
                  <c:v>-38.261941579999998</c:v>
                </c:pt>
                <c:pt idx="225">
                  <c:v>-39.867739049999997</c:v>
                </c:pt>
                <c:pt idx="226">
                  <c:v>-41.50345145</c:v>
                </c:pt>
                <c:pt idx="227">
                  <c:v>-43.118717519999997</c:v>
                </c:pt>
                <c:pt idx="228">
                  <c:v>-44.640478829999999</c:v>
                </c:pt>
                <c:pt idx="229">
                  <c:v>-46.018891869999997</c:v>
                </c:pt>
                <c:pt idx="230">
                  <c:v>-47.282318220000001</c:v>
                </c:pt>
                <c:pt idx="231">
                  <c:v>-48.42146795</c:v>
                </c:pt>
                <c:pt idx="232">
                  <c:v>-49.426078949999997</c:v>
                </c:pt>
                <c:pt idx="233">
                  <c:v>-50.260835669999999</c:v>
                </c:pt>
                <c:pt idx="234">
                  <c:v>-50.892090959999997</c:v>
                </c:pt>
                <c:pt idx="235">
                  <c:v>-51.33318654</c:v>
                </c:pt>
                <c:pt idx="236">
                  <c:v>-51.602989729999997</c:v>
                </c:pt>
                <c:pt idx="237">
                  <c:v>-51.757261710000002</c:v>
                </c:pt>
                <c:pt idx="238">
                  <c:v>-51.904905679999999</c:v>
                </c:pt>
                <c:pt idx="239">
                  <c:v>-52.105889130000001</c:v>
                </c:pt>
                <c:pt idx="240">
                  <c:v>-52.355065959999997</c:v>
                </c:pt>
                <c:pt idx="241">
                  <c:v>-52.550046510000001</c:v>
                </c:pt>
                <c:pt idx="242">
                  <c:v>-52.585877719999999</c:v>
                </c:pt>
                <c:pt idx="243">
                  <c:v>-52.392502180000001</c:v>
                </c:pt>
                <c:pt idx="244">
                  <c:v>-51.875772480000002</c:v>
                </c:pt>
                <c:pt idx="245">
                  <c:v>-51.020791969999998</c:v>
                </c:pt>
                <c:pt idx="246">
                  <c:v>-49.915901910000002</c:v>
                </c:pt>
                <c:pt idx="247">
                  <c:v>-48.603615189999999</c:v>
                </c:pt>
                <c:pt idx="248">
                  <c:v>-47.101408910000004</c:v>
                </c:pt>
                <c:pt idx="249">
                  <c:v>-45.441083169999999</c:v>
                </c:pt>
                <c:pt idx="250">
                  <c:v>-43.7585847</c:v>
                </c:pt>
                <c:pt idx="251">
                  <c:v>-42.187810390000003</c:v>
                </c:pt>
                <c:pt idx="252">
                  <c:v>-40.759978660000002</c:v>
                </c:pt>
                <c:pt idx="253">
                  <c:v>-39.394590350000001</c:v>
                </c:pt>
                <c:pt idx="254">
                  <c:v>-37.975302120000002</c:v>
                </c:pt>
                <c:pt idx="255">
                  <c:v>-36.480391619999999</c:v>
                </c:pt>
                <c:pt idx="256">
                  <c:v>-34.893425669999999</c:v>
                </c:pt>
                <c:pt idx="257">
                  <c:v>-33.157780449999997</c:v>
                </c:pt>
                <c:pt idx="258">
                  <c:v>-31.281969749999998</c:v>
                </c:pt>
                <c:pt idx="259">
                  <c:v>-29.33114771</c:v>
                </c:pt>
                <c:pt idx="260">
                  <c:v>-27.312720460000001</c:v>
                </c:pt>
                <c:pt idx="261">
                  <c:v>-25.21803061</c:v>
                </c:pt>
                <c:pt idx="262">
                  <c:v>-22.96046419</c:v>
                </c:pt>
                <c:pt idx="263">
                  <c:v>-20.563653769999998</c:v>
                </c:pt>
                <c:pt idx="264">
                  <c:v>-18.1499287</c:v>
                </c:pt>
                <c:pt idx="265">
                  <c:v>-15.78024856</c:v>
                </c:pt>
                <c:pt idx="266">
                  <c:v>-13.50689895</c:v>
                </c:pt>
                <c:pt idx="267">
                  <c:v>-11.24849603</c:v>
                </c:pt>
                <c:pt idx="268">
                  <c:v>-8.9367376509999996</c:v>
                </c:pt>
                <c:pt idx="269">
                  <c:v>-6.5817212979999997</c:v>
                </c:pt>
                <c:pt idx="270">
                  <c:v>-4.2308092520000002</c:v>
                </c:pt>
                <c:pt idx="271">
                  <c:v>-1.966321067</c:v>
                </c:pt>
                <c:pt idx="272">
                  <c:v>9.8904454000000003E-2</c:v>
                </c:pt>
                <c:pt idx="273">
                  <c:v>1.8525487650000001</c:v>
                </c:pt>
                <c:pt idx="274">
                  <c:v>3.2382750699999998</c:v>
                </c:pt>
                <c:pt idx="275">
                  <c:v>4.2210694489999998</c:v>
                </c:pt>
                <c:pt idx="276">
                  <c:v>4.8389389400000002</c:v>
                </c:pt>
                <c:pt idx="277">
                  <c:v>5.0898681010000004</c:v>
                </c:pt>
                <c:pt idx="278">
                  <c:v>5.0689195590000002</c:v>
                </c:pt>
                <c:pt idx="279">
                  <c:v>4.9510891480000003</c:v>
                </c:pt>
                <c:pt idx="280">
                  <c:v>4.880404145</c:v>
                </c:pt>
                <c:pt idx="281">
                  <c:v>5.0160231020000001</c:v>
                </c:pt>
                <c:pt idx="282">
                  <c:v>5.3945955400000001</c:v>
                </c:pt>
                <c:pt idx="283">
                  <c:v>6.0342794690000003</c:v>
                </c:pt>
                <c:pt idx="284">
                  <c:v>6.9244348200000001</c:v>
                </c:pt>
                <c:pt idx="285">
                  <c:v>7.9006091029999999</c:v>
                </c:pt>
                <c:pt idx="286">
                  <c:v>8.7546925610000006</c:v>
                </c:pt>
                <c:pt idx="287">
                  <c:v>9.3317455700000007</c:v>
                </c:pt>
                <c:pt idx="288">
                  <c:v>9.5775367990000007</c:v>
                </c:pt>
                <c:pt idx="289">
                  <c:v>9.5636355430000002</c:v>
                </c:pt>
                <c:pt idx="290">
                  <c:v>9.4439258919999993</c:v>
                </c:pt>
                <c:pt idx="291">
                  <c:v>9.2795739739999998</c:v>
                </c:pt>
                <c:pt idx="292">
                  <c:v>9.0721537140000006</c:v>
                </c:pt>
                <c:pt idx="293">
                  <c:v>8.8713770400000005</c:v>
                </c:pt>
                <c:pt idx="294">
                  <c:v>8.6915784190000007</c:v>
                </c:pt>
                <c:pt idx="295">
                  <c:v>8.5021925710000001</c:v>
                </c:pt>
                <c:pt idx="296">
                  <c:v>8.2221809599999993</c:v>
                </c:pt>
                <c:pt idx="297">
                  <c:v>7.7821692599999999</c:v>
                </c:pt>
                <c:pt idx="298">
                  <c:v>7.1396980750000001</c:v>
                </c:pt>
                <c:pt idx="299">
                  <c:v>6.2710596939999999</c:v>
                </c:pt>
                <c:pt idx="300">
                  <c:v>5.1756413800000001</c:v>
                </c:pt>
                <c:pt idx="301">
                  <c:v>3.9159593519999998</c:v>
                </c:pt>
                <c:pt idx="302">
                  <c:v>2.5580747850000001</c:v>
                </c:pt>
                <c:pt idx="303">
                  <c:v>1.1379975689999999</c:v>
                </c:pt>
                <c:pt idx="304">
                  <c:v>-0.371683082</c:v>
                </c:pt>
                <c:pt idx="305">
                  <c:v>-2.0011695999999999</c:v>
                </c:pt>
                <c:pt idx="306">
                  <c:v>-3.762575988</c:v>
                </c:pt>
                <c:pt idx="307">
                  <c:v>-5.6358288290000003</c:v>
                </c:pt>
                <c:pt idx="308">
                  <c:v>-7.5815304120000002</c:v>
                </c:pt>
                <c:pt idx="309">
                  <c:v>-9.5337592640000004</c:v>
                </c:pt>
                <c:pt idx="310">
                  <c:v>-11.399326439999999</c:v>
                </c:pt>
                <c:pt idx="311">
                  <c:v>-13.11135861</c:v>
                </c:pt>
                <c:pt idx="312">
                  <c:v>-14.727009239999999</c:v>
                </c:pt>
                <c:pt idx="313">
                  <c:v>-16.40429709</c:v>
                </c:pt>
                <c:pt idx="314">
                  <c:v>-18.29567213</c:v>
                </c:pt>
                <c:pt idx="315">
                  <c:v>-20.459184270000002</c:v>
                </c:pt>
                <c:pt idx="316">
                  <c:v>-22.872726459999999</c:v>
                </c:pt>
                <c:pt idx="317">
                  <c:v>-25.44603781</c:v>
                </c:pt>
                <c:pt idx="318">
                  <c:v>-27.988318700000001</c:v>
                </c:pt>
                <c:pt idx="319">
                  <c:v>-30.334917560000001</c:v>
                </c:pt>
                <c:pt idx="320">
                  <c:v>-32.395141289999998</c:v>
                </c:pt>
                <c:pt idx="321">
                  <c:v>-34.103718970000003</c:v>
                </c:pt>
                <c:pt idx="322">
                  <c:v>-35.45915797</c:v>
                </c:pt>
                <c:pt idx="323">
                  <c:v>-36.522429590000002</c:v>
                </c:pt>
                <c:pt idx="324">
                  <c:v>-37.406967600000002</c:v>
                </c:pt>
                <c:pt idx="325">
                  <c:v>-38.230431920000001</c:v>
                </c:pt>
                <c:pt idx="326">
                  <c:v>-39.042739429999997</c:v>
                </c:pt>
                <c:pt idx="327">
                  <c:v>-39.897302680000003</c:v>
                </c:pt>
                <c:pt idx="328">
                  <c:v>-40.776571420000003</c:v>
                </c:pt>
                <c:pt idx="329">
                  <c:v>-41.63897145</c:v>
                </c:pt>
                <c:pt idx="330">
                  <c:v>-42.450341229999999</c:v>
                </c:pt>
                <c:pt idx="331">
                  <c:v>-43.15044692</c:v>
                </c:pt>
                <c:pt idx="332">
                  <c:v>-43.684523919999997</c:v>
                </c:pt>
                <c:pt idx="333">
                  <c:v>-43.992093660000002</c:v>
                </c:pt>
                <c:pt idx="334">
                  <c:v>-44.026901270000003</c:v>
                </c:pt>
                <c:pt idx="335">
                  <c:v>-43.821005849999999</c:v>
                </c:pt>
                <c:pt idx="336">
                  <c:v>-43.395215569999998</c:v>
                </c:pt>
                <c:pt idx="337">
                  <c:v>-42.787710820000001</c:v>
                </c:pt>
                <c:pt idx="338">
                  <c:v>-42.138688180000003</c:v>
                </c:pt>
                <c:pt idx="339">
                  <c:v>-41.658298260000002</c:v>
                </c:pt>
                <c:pt idx="340">
                  <c:v>-41.347839209999997</c:v>
                </c:pt>
                <c:pt idx="341">
                  <c:v>-41.162314870000003</c:v>
                </c:pt>
                <c:pt idx="342">
                  <c:v>-40.950000430000003</c:v>
                </c:pt>
                <c:pt idx="343">
                  <c:v>-40.518893060000003</c:v>
                </c:pt>
                <c:pt idx="344">
                  <c:v>-39.738095199999997</c:v>
                </c:pt>
                <c:pt idx="345">
                  <c:v>-38.622451220000002</c:v>
                </c:pt>
                <c:pt idx="346">
                  <c:v>-37.21505775</c:v>
                </c:pt>
                <c:pt idx="347">
                  <c:v>-35.546358599999998</c:v>
                </c:pt>
                <c:pt idx="348">
                  <c:v>-33.631479910000003</c:v>
                </c:pt>
                <c:pt idx="349">
                  <c:v>-31.449756050000001</c:v>
                </c:pt>
                <c:pt idx="350">
                  <c:v>-28.96124447</c:v>
                </c:pt>
                <c:pt idx="351">
                  <c:v>-26.163145239999999</c:v>
                </c:pt>
                <c:pt idx="352">
                  <c:v>-23.107441730000001</c:v>
                </c:pt>
                <c:pt idx="353">
                  <c:v>-19.792635919999999</c:v>
                </c:pt>
                <c:pt idx="354">
                  <c:v>-16.234272600000001</c:v>
                </c:pt>
                <c:pt idx="355">
                  <c:v>-12.556114689999999</c:v>
                </c:pt>
                <c:pt idx="356">
                  <c:v>-8.8843700739999996</c:v>
                </c:pt>
                <c:pt idx="357">
                  <c:v>-5.359102472</c:v>
                </c:pt>
                <c:pt idx="358">
                  <c:v>-2.0923843629999999</c:v>
                </c:pt>
                <c:pt idx="359">
                  <c:v>0.855511825</c:v>
                </c:pt>
                <c:pt idx="360">
                  <c:v>3.3839394880000002</c:v>
                </c:pt>
                <c:pt idx="361">
                  <c:v>5.630928538</c:v>
                </c:pt>
                <c:pt idx="362">
                  <c:v>7.7883919070000003</c:v>
                </c:pt>
                <c:pt idx="363">
                  <c:v>9.9377261889999993</c:v>
                </c:pt>
                <c:pt idx="364">
                  <c:v>12.02420253</c:v>
                </c:pt>
                <c:pt idx="365">
                  <c:v>13.987780300000001</c:v>
                </c:pt>
                <c:pt idx="366">
                  <c:v>15.81647845</c:v>
                </c:pt>
                <c:pt idx="367">
                  <c:v>17.541271600000002</c:v>
                </c:pt>
                <c:pt idx="368">
                  <c:v>19.332818790000001</c:v>
                </c:pt>
                <c:pt idx="369">
                  <c:v>21.233777190000001</c:v>
                </c:pt>
                <c:pt idx="370">
                  <c:v>23.01017599</c:v>
                </c:pt>
                <c:pt idx="371">
                  <c:v>24.414631329999999</c:v>
                </c:pt>
                <c:pt idx="372">
                  <c:v>25.25972676</c:v>
                </c:pt>
                <c:pt idx="373">
                  <c:v>25.53110719</c:v>
                </c:pt>
                <c:pt idx="374">
                  <c:v>25.452368459999999</c:v>
                </c:pt>
                <c:pt idx="375">
                  <c:v>25.374427350000001</c:v>
                </c:pt>
                <c:pt idx="376">
                  <c:v>25.61551871</c:v>
                </c:pt>
                <c:pt idx="377">
                  <c:v>26.213416710000001</c:v>
                </c:pt>
                <c:pt idx="378">
                  <c:v>26.860081659999999</c:v>
                </c:pt>
                <c:pt idx="379">
                  <c:v>27.193325489999999</c:v>
                </c:pt>
                <c:pt idx="380">
                  <c:v>27.027864739999998</c:v>
                </c:pt>
                <c:pt idx="381">
                  <c:v>26.438806459999999</c:v>
                </c:pt>
                <c:pt idx="382">
                  <c:v>25.67081297</c:v>
                </c:pt>
                <c:pt idx="383">
                  <c:v>24.91494569</c:v>
                </c:pt>
                <c:pt idx="384">
                  <c:v>24.223712200000001</c:v>
                </c:pt>
                <c:pt idx="385">
                  <c:v>23.53658545</c:v>
                </c:pt>
                <c:pt idx="386">
                  <c:v>22.76405257</c:v>
                </c:pt>
                <c:pt idx="387">
                  <c:v>21.864143210000002</c:v>
                </c:pt>
                <c:pt idx="388">
                  <c:v>20.85677411</c:v>
                </c:pt>
                <c:pt idx="389">
                  <c:v>19.868417149999999</c:v>
                </c:pt>
                <c:pt idx="390">
                  <c:v>19.04074322</c:v>
                </c:pt>
                <c:pt idx="391">
                  <c:v>18.374415160000002</c:v>
                </c:pt>
                <c:pt idx="392">
                  <c:v>17.7796056</c:v>
                </c:pt>
                <c:pt idx="393">
                  <c:v>17.161352699999998</c:v>
                </c:pt>
                <c:pt idx="394">
                  <c:v>16.445276249999999</c:v>
                </c:pt>
                <c:pt idx="395">
                  <c:v>15.60487749</c:v>
                </c:pt>
                <c:pt idx="396">
                  <c:v>14.613738639999999</c:v>
                </c:pt>
                <c:pt idx="397">
                  <c:v>13.355412279999999</c:v>
                </c:pt>
                <c:pt idx="398">
                  <c:v>11.830485120000001</c:v>
                </c:pt>
                <c:pt idx="399">
                  <c:v>10.06606852</c:v>
                </c:pt>
                <c:pt idx="400">
                  <c:v>8.0619879250000004</c:v>
                </c:pt>
                <c:pt idx="401">
                  <c:v>5.8748480069999998</c:v>
                </c:pt>
                <c:pt idx="402">
                  <c:v>3.5947615659999999</c:v>
                </c:pt>
                <c:pt idx="403">
                  <c:v>1.3108562349999999</c:v>
                </c:pt>
                <c:pt idx="404">
                  <c:v>-0.94197743</c:v>
                </c:pt>
                <c:pt idx="405">
                  <c:v>-3.1357808010000001</c:v>
                </c:pt>
                <c:pt idx="406">
                  <c:v>-5.245969745</c:v>
                </c:pt>
                <c:pt idx="407">
                  <c:v>-7.3541966099999998</c:v>
                </c:pt>
                <c:pt idx="408">
                  <c:v>-9.5370293579999998</c:v>
                </c:pt>
                <c:pt idx="409">
                  <c:v>-11.90458181</c:v>
                </c:pt>
                <c:pt idx="410">
                  <c:v>-14.51807627</c:v>
                </c:pt>
                <c:pt idx="411">
                  <c:v>-17.35438503</c:v>
                </c:pt>
                <c:pt idx="412">
                  <c:v>-20.286798430000001</c:v>
                </c:pt>
                <c:pt idx="413">
                  <c:v>-23.072655940000001</c:v>
                </c:pt>
                <c:pt idx="414">
                  <c:v>-25.576958699999999</c:v>
                </c:pt>
                <c:pt idx="415">
                  <c:v>-27.78572213</c:v>
                </c:pt>
                <c:pt idx="416">
                  <c:v>-29.78025384</c:v>
                </c:pt>
                <c:pt idx="417">
                  <c:v>-31.732982830000001</c:v>
                </c:pt>
                <c:pt idx="418">
                  <c:v>-33.681390409999999</c:v>
                </c:pt>
                <c:pt idx="419">
                  <c:v>-35.656009099999999</c:v>
                </c:pt>
                <c:pt idx="420">
                  <c:v>-37.567630780000002</c:v>
                </c:pt>
                <c:pt idx="421">
                  <c:v>-39.240003209999998</c:v>
                </c:pt>
                <c:pt idx="422">
                  <c:v>-40.633628620000003</c:v>
                </c:pt>
                <c:pt idx="423">
                  <c:v>-41.758519849999999</c:v>
                </c:pt>
                <c:pt idx="424">
                  <c:v>-42.470037570000002</c:v>
                </c:pt>
                <c:pt idx="425">
                  <c:v>-42.638467259999999</c:v>
                </c:pt>
                <c:pt idx="426">
                  <c:v>-42.255163199999998</c:v>
                </c:pt>
                <c:pt idx="427">
                  <c:v>-41.446042970000001</c:v>
                </c:pt>
                <c:pt idx="428">
                  <c:v>-40.398980229999999</c:v>
                </c:pt>
                <c:pt idx="429">
                  <c:v>-39.253117850000002</c:v>
                </c:pt>
                <c:pt idx="430">
                  <c:v>-38.115200690000002</c:v>
                </c:pt>
                <c:pt idx="431">
                  <c:v>-37.08239872</c:v>
                </c:pt>
                <c:pt idx="432">
                  <c:v>-36.168673599999998</c:v>
                </c:pt>
                <c:pt idx="433">
                  <c:v>-35.38034811</c:v>
                </c:pt>
                <c:pt idx="434">
                  <c:v>-34.694966469999997</c:v>
                </c:pt>
                <c:pt idx="435">
                  <c:v>-34.02678074</c:v>
                </c:pt>
                <c:pt idx="436">
                  <c:v>-33.285612960000002</c:v>
                </c:pt>
                <c:pt idx="437">
                  <c:v>-32.371068559999998</c:v>
                </c:pt>
                <c:pt idx="438">
                  <c:v>-31.178801570000001</c:v>
                </c:pt>
                <c:pt idx="439">
                  <c:v>-29.67370236</c:v>
                </c:pt>
                <c:pt idx="440">
                  <c:v>-27.86433259</c:v>
                </c:pt>
                <c:pt idx="441">
                  <c:v>-25.81711602</c:v>
                </c:pt>
                <c:pt idx="442">
                  <c:v>-23.602665779999999</c:v>
                </c:pt>
                <c:pt idx="443">
                  <c:v>-21.231706549999998</c:v>
                </c:pt>
                <c:pt idx="444">
                  <c:v>-18.739776719999998</c:v>
                </c:pt>
                <c:pt idx="445">
                  <c:v>-16.19850868</c:v>
                </c:pt>
                <c:pt idx="446">
                  <c:v>-13.65032987</c:v>
                </c:pt>
                <c:pt idx="447">
                  <c:v>-11.082476229999999</c:v>
                </c:pt>
                <c:pt idx="448">
                  <c:v>-8.5054417660000006</c:v>
                </c:pt>
                <c:pt idx="449">
                  <c:v>-5.9586210099999999</c:v>
                </c:pt>
                <c:pt idx="450">
                  <c:v>-3.5441991499999999</c:v>
                </c:pt>
                <c:pt idx="451">
                  <c:v>-1.351267607</c:v>
                </c:pt>
                <c:pt idx="452">
                  <c:v>0.56907794499999997</c:v>
                </c:pt>
                <c:pt idx="453">
                  <c:v>2.2182192660000002</c:v>
                </c:pt>
                <c:pt idx="454">
                  <c:v>3.6598971210000002</c:v>
                </c:pt>
                <c:pt idx="455">
                  <c:v>4.9831998979999996</c:v>
                </c:pt>
                <c:pt idx="456">
                  <c:v>6.2790876400000002</c:v>
                </c:pt>
                <c:pt idx="457">
                  <c:v>7.6257116480000002</c:v>
                </c:pt>
                <c:pt idx="458">
                  <c:v>9.1281418349999992</c:v>
                </c:pt>
                <c:pt idx="459">
                  <c:v>10.89120556</c:v>
                </c:pt>
                <c:pt idx="460">
                  <c:v>12.93874555</c:v>
                </c:pt>
                <c:pt idx="461">
                  <c:v>15.13900544</c:v>
                </c:pt>
                <c:pt idx="462">
                  <c:v>17.27971295</c:v>
                </c:pt>
                <c:pt idx="463">
                  <c:v>19.226416889999999</c:v>
                </c:pt>
                <c:pt idx="464">
                  <c:v>21.023890649999998</c:v>
                </c:pt>
                <c:pt idx="465">
                  <c:v>22.844643940000001</c:v>
                </c:pt>
                <c:pt idx="466">
                  <c:v>24.749124819999999</c:v>
                </c:pt>
                <c:pt idx="467">
                  <c:v>26.454461519999999</c:v>
                </c:pt>
                <c:pt idx="468">
                  <c:v>27.59009605</c:v>
                </c:pt>
                <c:pt idx="469">
                  <c:v>27.898979109999999</c:v>
                </c:pt>
                <c:pt idx="470">
                  <c:v>27.521476409999998</c:v>
                </c:pt>
                <c:pt idx="471">
                  <c:v>26.914716819999999</c:v>
                </c:pt>
                <c:pt idx="472">
                  <c:v>26.513424659999998</c:v>
                </c:pt>
                <c:pt idx="473">
                  <c:v>26.617273430000001</c:v>
                </c:pt>
                <c:pt idx="474">
                  <c:v>27.3061772</c:v>
                </c:pt>
                <c:pt idx="475">
                  <c:v>28.36997744</c:v>
                </c:pt>
                <c:pt idx="476">
                  <c:v>29.405328149999999</c:v>
                </c:pt>
                <c:pt idx="477">
                  <c:v>30.01874875</c:v>
                </c:pt>
                <c:pt idx="478">
                  <c:v>30.085040070000002</c:v>
                </c:pt>
                <c:pt idx="479">
                  <c:v>29.74172703</c:v>
                </c:pt>
                <c:pt idx="480">
                  <c:v>29.264468170000001</c:v>
                </c:pt>
                <c:pt idx="481">
                  <c:v>28.828378669999999</c:v>
                </c:pt>
                <c:pt idx="482">
                  <c:v>28.382507069999999</c:v>
                </c:pt>
                <c:pt idx="483">
                  <c:v>27.886424470000001</c:v>
                </c:pt>
                <c:pt idx="484">
                  <c:v>27.234490279999999</c:v>
                </c:pt>
                <c:pt idx="485">
                  <c:v>26.42672936</c:v>
                </c:pt>
                <c:pt idx="486">
                  <c:v>25.465164690000002</c:v>
                </c:pt>
                <c:pt idx="487">
                  <c:v>24.377819339999999</c:v>
                </c:pt>
                <c:pt idx="488">
                  <c:v>23.23120995</c:v>
                </c:pt>
                <c:pt idx="489">
                  <c:v>22.10108889</c:v>
                </c:pt>
                <c:pt idx="490">
                  <c:v>20.980109729999999</c:v>
                </c:pt>
                <c:pt idx="491">
                  <c:v>19.778324420000001</c:v>
                </c:pt>
                <c:pt idx="492">
                  <c:v>18.407275729999999</c:v>
                </c:pt>
                <c:pt idx="493">
                  <c:v>16.82073475</c:v>
                </c:pt>
                <c:pt idx="494">
                  <c:v>14.972166659999999</c:v>
                </c:pt>
                <c:pt idx="495">
                  <c:v>12.82089609</c:v>
                </c:pt>
                <c:pt idx="496">
                  <c:v>10.387325219999999</c:v>
                </c:pt>
                <c:pt idx="497">
                  <c:v>7.7504420200000004</c:v>
                </c:pt>
                <c:pt idx="498">
                  <c:v>4.9773905589999998</c:v>
                </c:pt>
                <c:pt idx="499">
                  <c:v>2.117480348</c:v>
                </c:pt>
                <c:pt idx="500">
                  <c:v>-0.77881201899999997</c:v>
                </c:pt>
                <c:pt idx="501">
                  <c:v>-3.6295840780000002</c:v>
                </c:pt>
                <c:pt idx="502">
                  <c:v>-6.4198240569999996</c:v>
                </c:pt>
                <c:pt idx="503">
                  <c:v>-9.1738593759999993</c:v>
                </c:pt>
                <c:pt idx="504">
                  <c:v>-11.97124305</c:v>
                </c:pt>
                <c:pt idx="505">
                  <c:v>-14.984224729999999</c:v>
                </c:pt>
                <c:pt idx="506">
                  <c:v>-18.353398370000001</c:v>
                </c:pt>
                <c:pt idx="507">
                  <c:v>-22.06077535</c:v>
                </c:pt>
                <c:pt idx="508">
                  <c:v>-25.902311739999998</c:v>
                </c:pt>
                <c:pt idx="509">
                  <c:v>-29.573387719999999</c:v>
                </c:pt>
                <c:pt idx="510">
                  <c:v>-32.899748049999999</c:v>
                </c:pt>
                <c:pt idx="511">
                  <c:v>-35.76369897</c:v>
                </c:pt>
                <c:pt idx="512">
                  <c:v>-38.110576950000002</c:v>
                </c:pt>
                <c:pt idx="513">
                  <c:v>-39.989234850000003</c:v>
                </c:pt>
                <c:pt idx="514">
                  <c:v>-41.467462869999999</c:v>
                </c:pt>
                <c:pt idx="515">
                  <c:v>-42.6119542</c:v>
                </c:pt>
                <c:pt idx="516">
                  <c:v>-43.558727009999998</c:v>
                </c:pt>
                <c:pt idx="517">
                  <c:v>-44.485605270000001</c:v>
                </c:pt>
                <c:pt idx="518">
                  <c:v>-45.475055509999997</c:v>
                </c:pt>
                <c:pt idx="519">
                  <c:v>-46.505726619999997</c:v>
                </c:pt>
                <c:pt idx="520">
                  <c:v>-47.591182660000001</c:v>
                </c:pt>
                <c:pt idx="521">
                  <c:v>-48.77183453</c:v>
                </c:pt>
                <c:pt idx="522">
                  <c:v>-50.007086639999997</c:v>
                </c:pt>
                <c:pt idx="523">
                  <c:v>-51.204433450000003</c:v>
                </c:pt>
                <c:pt idx="524">
                  <c:v>-52.240092320000002</c:v>
                </c:pt>
                <c:pt idx="525">
                  <c:v>-53.020703830000002</c:v>
                </c:pt>
                <c:pt idx="526">
                  <c:v>-53.521433289999997</c:v>
                </c:pt>
                <c:pt idx="527">
                  <c:v>-53.700991330000001</c:v>
                </c:pt>
                <c:pt idx="528">
                  <c:v>-53.546938240000003</c:v>
                </c:pt>
                <c:pt idx="529">
                  <c:v>-53.036393480000001</c:v>
                </c:pt>
                <c:pt idx="530">
                  <c:v>-52.193862350000003</c:v>
                </c:pt>
                <c:pt idx="531">
                  <c:v>-51.03980894</c:v>
                </c:pt>
                <c:pt idx="532">
                  <c:v>-49.568615899999998</c:v>
                </c:pt>
                <c:pt idx="533">
                  <c:v>-47.780276659999998</c:v>
                </c:pt>
                <c:pt idx="534">
                  <c:v>-45.66119475</c:v>
                </c:pt>
                <c:pt idx="535">
                  <c:v>-43.183776940000001</c:v>
                </c:pt>
                <c:pt idx="536">
                  <c:v>-40.354529880000001</c:v>
                </c:pt>
                <c:pt idx="537">
                  <c:v>-37.246816420000002</c:v>
                </c:pt>
                <c:pt idx="538">
                  <c:v>-33.896961470000001</c:v>
                </c:pt>
                <c:pt idx="539">
                  <c:v>-30.36613474</c:v>
                </c:pt>
                <c:pt idx="540">
                  <c:v>-26.723390210000002</c:v>
                </c:pt>
                <c:pt idx="541">
                  <c:v>-23.020787739999999</c:v>
                </c:pt>
                <c:pt idx="542">
                  <c:v>-19.330788649999999</c:v>
                </c:pt>
                <c:pt idx="543">
                  <c:v>-15.72748039</c:v>
                </c:pt>
                <c:pt idx="544">
                  <c:v>-12.19480315</c:v>
                </c:pt>
                <c:pt idx="545">
                  <c:v>-8.6015073439999998</c:v>
                </c:pt>
                <c:pt idx="546">
                  <c:v>-4.8452809170000002</c:v>
                </c:pt>
                <c:pt idx="547">
                  <c:v>-0.87978055899999996</c:v>
                </c:pt>
                <c:pt idx="548">
                  <c:v>3.253313812</c:v>
                </c:pt>
                <c:pt idx="549">
                  <c:v>7.3868710159999997</c:v>
                </c:pt>
                <c:pt idx="550">
                  <c:v>11.32798964</c:v>
                </c:pt>
                <c:pt idx="551">
                  <c:v>15.016559600000001</c:v>
                </c:pt>
                <c:pt idx="552">
                  <c:v>18.460539910000001</c:v>
                </c:pt>
                <c:pt idx="553">
                  <c:v>21.761651969999999</c:v>
                </c:pt>
                <c:pt idx="554">
                  <c:v>25.01460681</c:v>
                </c:pt>
                <c:pt idx="555">
                  <c:v>28.260443380000002</c:v>
                </c:pt>
                <c:pt idx="556">
                  <c:v>31.248708650000001</c:v>
                </c:pt>
                <c:pt idx="557">
                  <c:v>33.72092456</c:v>
                </c:pt>
                <c:pt idx="558">
                  <c:v>35.512738570000003</c:v>
                </c:pt>
                <c:pt idx="559">
                  <c:v>36.727993730000001</c:v>
                </c:pt>
                <c:pt idx="560">
                  <c:v>37.55574996</c:v>
                </c:pt>
                <c:pt idx="561">
                  <c:v>38.074555160000003</c:v>
                </c:pt>
                <c:pt idx="562">
                  <c:v>38.318952680000002</c:v>
                </c:pt>
                <c:pt idx="563">
                  <c:v>38.342490820000002</c:v>
                </c:pt>
                <c:pt idx="564">
                  <c:v>38.127303130000001</c:v>
                </c:pt>
                <c:pt idx="565">
                  <c:v>37.634345260000003</c:v>
                </c:pt>
                <c:pt idx="566">
                  <c:v>36.968581880000002</c:v>
                </c:pt>
                <c:pt idx="567">
                  <c:v>36.273094639999997</c:v>
                </c:pt>
                <c:pt idx="568">
                  <c:v>35.60929101</c:v>
                </c:pt>
                <c:pt idx="569">
                  <c:v>35.017003610000003</c:v>
                </c:pt>
                <c:pt idx="570">
                  <c:v>34.476507640000001</c:v>
                </c:pt>
                <c:pt idx="571">
                  <c:v>33.9482438</c:v>
                </c:pt>
                <c:pt idx="572">
                  <c:v>33.277080069999997</c:v>
                </c:pt>
                <c:pt idx="573">
                  <c:v>32.403609269999997</c:v>
                </c:pt>
                <c:pt idx="574">
                  <c:v>31.462349799999998</c:v>
                </c:pt>
                <c:pt idx="575">
                  <c:v>30.601286080000001</c:v>
                </c:pt>
                <c:pt idx="576">
                  <c:v>29.906228299999999</c:v>
                </c:pt>
                <c:pt idx="577">
                  <c:v>29.369435280000001</c:v>
                </c:pt>
                <c:pt idx="578">
                  <c:v>28.945773450000001</c:v>
                </c:pt>
                <c:pt idx="579">
                  <c:v>28.570243300000001</c:v>
                </c:pt>
                <c:pt idx="580">
                  <c:v>28.195145159999999</c:v>
                </c:pt>
                <c:pt idx="581">
                  <c:v>27.78912991</c:v>
                </c:pt>
                <c:pt idx="582">
                  <c:v>27.347653380000001</c:v>
                </c:pt>
                <c:pt idx="583">
                  <c:v>26.865702649999999</c:v>
                </c:pt>
                <c:pt idx="584">
                  <c:v>26.382814249999999</c:v>
                </c:pt>
                <c:pt idx="585">
                  <c:v>25.891376130000001</c:v>
                </c:pt>
                <c:pt idx="586">
                  <c:v>25.36763895</c:v>
                </c:pt>
                <c:pt idx="587">
                  <c:v>24.738527909999998</c:v>
                </c:pt>
                <c:pt idx="588">
                  <c:v>23.934037969999999</c:v>
                </c:pt>
                <c:pt idx="589">
                  <c:v>22.943454849999998</c:v>
                </c:pt>
                <c:pt idx="590">
                  <c:v>21.742896869999999</c:v>
                </c:pt>
                <c:pt idx="591">
                  <c:v>20.298956660000002</c:v>
                </c:pt>
                <c:pt idx="592">
                  <c:v>18.58816534</c:v>
                </c:pt>
                <c:pt idx="593">
                  <c:v>16.634075259999999</c:v>
                </c:pt>
                <c:pt idx="594">
                  <c:v>14.46474941</c:v>
                </c:pt>
                <c:pt idx="595">
                  <c:v>12.12924954</c:v>
                </c:pt>
                <c:pt idx="596">
                  <c:v>9.7336108919999997</c:v>
                </c:pt>
                <c:pt idx="597">
                  <c:v>7.3739301140000002</c:v>
                </c:pt>
                <c:pt idx="598">
                  <c:v>5.0830410720000003</c:v>
                </c:pt>
                <c:pt idx="599">
                  <c:v>2.87495659</c:v>
                </c:pt>
                <c:pt idx="600">
                  <c:v>0.71717627799999994</c:v>
                </c:pt>
                <c:pt idx="601">
                  <c:v>-1.415325247</c:v>
                </c:pt>
                <c:pt idx="602">
                  <c:v>-3.4775471420000001</c:v>
                </c:pt>
                <c:pt idx="603">
                  <c:v>-5.5087712990000002</c:v>
                </c:pt>
                <c:pt idx="604">
                  <c:v>-7.5395445130000001</c:v>
                </c:pt>
                <c:pt idx="605">
                  <c:v>-9.5728784430000005</c:v>
                </c:pt>
                <c:pt idx="606">
                  <c:v>-11.58944975</c:v>
                </c:pt>
                <c:pt idx="607">
                  <c:v>-13.52394818</c:v>
                </c:pt>
                <c:pt idx="608">
                  <c:v>-15.397336859999999</c:v>
                </c:pt>
                <c:pt idx="609">
                  <c:v>-17.237784600000001</c:v>
                </c:pt>
                <c:pt idx="610">
                  <c:v>-19.01406107</c:v>
                </c:pt>
                <c:pt idx="611">
                  <c:v>-20.689761470000001</c:v>
                </c:pt>
                <c:pt idx="612">
                  <c:v>-22.202888160000001</c:v>
                </c:pt>
                <c:pt idx="613">
                  <c:v>-23.509713810000001</c:v>
                </c:pt>
                <c:pt idx="614">
                  <c:v>-24.645530340000001</c:v>
                </c:pt>
                <c:pt idx="615">
                  <c:v>-25.652931769999999</c:v>
                </c:pt>
                <c:pt idx="616">
                  <c:v>-26.578462949999999</c:v>
                </c:pt>
                <c:pt idx="617">
                  <c:v>-27.496944039999999</c:v>
                </c:pt>
                <c:pt idx="618">
                  <c:v>-28.461035030000001</c:v>
                </c:pt>
                <c:pt idx="619">
                  <c:v>-29.483677069999999</c:v>
                </c:pt>
                <c:pt idx="620">
                  <c:v>-30.525350410000001</c:v>
                </c:pt>
                <c:pt idx="621">
                  <c:v>-31.596819660000001</c:v>
                </c:pt>
                <c:pt idx="622">
                  <c:v>-32.678277469999998</c:v>
                </c:pt>
                <c:pt idx="623">
                  <c:v>-33.723831660000002</c:v>
                </c:pt>
                <c:pt idx="624">
                  <c:v>-34.689892090000001</c:v>
                </c:pt>
                <c:pt idx="625">
                  <c:v>-35.557529129999999</c:v>
                </c:pt>
                <c:pt idx="626">
                  <c:v>-36.26177088</c:v>
                </c:pt>
                <c:pt idx="627">
                  <c:v>-36.812784270000002</c:v>
                </c:pt>
                <c:pt idx="628">
                  <c:v>-37.243193220000002</c:v>
                </c:pt>
                <c:pt idx="629">
                  <c:v>-37.533141200000003</c:v>
                </c:pt>
                <c:pt idx="630">
                  <c:v>-37.648022470000001</c:v>
                </c:pt>
                <c:pt idx="631">
                  <c:v>-37.540449840000001</c:v>
                </c:pt>
                <c:pt idx="632">
                  <c:v>-37.050746410000002</c:v>
                </c:pt>
                <c:pt idx="633">
                  <c:v>-35.916574420000003</c:v>
                </c:pt>
                <c:pt idx="634">
                  <c:v>-33.941476649999998</c:v>
                </c:pt>
                <c:pt idx="635">
                  <c:v>-31.0402491</c:v>
                </c:pt>
                <c:pt idx="636">
                  <c:v>-27.232848329999999</c:v>
                </c:pt>
                <c:pt idx="637">
                  <c:v>-22.605306209999998</c:v>
                </c:pt>
                <c:pt idx="638">
                  <c:v>-17.302363979999999</c:v>
                </c:pt>
                <c:pt idx="639">
                  <c:v>-11.6291014</c:v>
                </c:pt>
                <c:pt idx="640">
                  <c:v>-5.9398055760000004</c:v>
                </c:pt>
                <c:pt idx="641">
                  <c:v>-0.59835358500000002</c:v>
                </c:pt>
                <c:pt idx="642">
                  <c:v>4.1435233470000004</c:v>
                </c:pt>
                <c:pt idx="643">
                  <c:v>8.2240365400000002</c:v>
                </c:pt>
                <c:pt idx="644">
                  <c:v>11.67420405</c:v>
                </c:pt>
                <c:pt idx="645">
                  <c:v>14.603691169999999</c:v>
                </c:pt>
                <c:pt idx="646">
                  <c:v>17.194874800000001</c:v>
                </c:pt>
                <c:pt idx="647">
                  <c:v>19.670430270000001</c:v>
                </c:pt>
                <c:pt idx="648">
                  <c:v>22.193010399999999</c:v>
                </c:pt>
                <c:pt idx="649">
                  <c:v>24.834278940000001</c:v>
                </c:pt>
                <c:pt idx="650">
                  <c:v>27.512752939999999</c:v>
                </c:pt>
                <c:pt idx="651">
                  <c:v>29.919055159999999</c:v>
                </c:pt>
                <c:pt idx="652">
                  <c:v>31.763739529999999</c:v>
                </c:pt>
                <c:pt idx="653">
                  <c:v>33.004586439999997</c:v>
                </c:pt>
                <c:pt idx="654">
                  <c:v>33.876481220000002</c:v>
                </c:pt>
                <c:pt idx="655">
                  <c:v>34.621788189999997</c:v>
                </c:pt>
                <c:pt idx="656">
                  <c:v>35.44212357</c:v>
                </c:pt>
                <c:pt idx="657">
                  <c:v>36.469663019999999</c:v>
                </c:pt>
                <c:pt idx="658">
                  <c:v>37.797174560000002</c:v>
                </c:pt>
                <c:pt idx="659">
                  <c:v>39.346117900000003</c:v>
                </c:pt>
                <c:pt idx="660">
                  <c:v>40.815011130000002</c:v>
                </c:pt>
                <c:pt idx="661">
                  <c:v>41.688879819999997</c:v>
                </c:pt>
                <c:pt idx="662">
                  <c:v>41.687468770000002</c:v>
                </c:pt>
                <c:pt idx="663">
                  <c:v>41.000850370000002</c:v>
                </c:pt>
                <c:pt idx="664">
                  <c:v>40.014089720000001</c:v>
                </c:pt>
                <c:pt idx="665">
                  <c:v>39.048762310000001</c:v>
                </c:pt>
                <c:pt idx="666">
                  <c:v>38.352135560000001</c:v>
                </c:pt>
                <c:pt idx="667">
                  <c:v>37.91337377</c:v>
                </c:pt>
                <c:pt idx="668">
                  <c:v>37.549886219999998</c:v>
                </c:pt>
                <c:pt idx="669">
                  <c:v>37.155654849999998</c:v>
                </c:pt>
                <c:pt idx="670">
                  <c:v>36.674550680000003</c:v>
                </c:pt>
                <c:pt idx="671">
                  <c:v>36.004886159999998</c:v>
                </c:pt>
                <c:pt idx="672">
                  <c:v>35.121647680000002</c:v>
                </c:pt>
                <c:pt idx="673">
                  <c:v>34.091063669999997</c:v>
                </c:pt>
                <c:pt idx="674">
                  <c:v>33.045311409999996</c:v>
                </c:pt>
                <c:pt idx="675">
                  <c:v>32.061844280000003</c:v>
                </c:pt>
                <c:pt idx="676">
                  <c:v>31.137011680000001</c:v>
                </c:pt>
                <c:pt idx="677">
                  <c:v>30.239367439999999</c:v>
                </c:pt>
                <c:pt idx="678">
                  <c:v>29.317871360000002</c:v>
                </c:pt>
                <c:pt idx="679">
                  <c:v>28.347558970000001</c:v>
                </c:pt>
                <c:pt idx="680">
                  <c:v>27.358657430000001</c:v>
                </c:pt>
                <c:pt idx="681">
                  <c:v>26.36927794</c:v>
                </c:pt>
                <c:pt idx="682">
                  <c:v>25.290748539999999</c:v>
                </c:pt>
                <c:pt idx="683">
                  <c:v>24.116409969999999</c:v>
                </c:pt>
                <c:pt idx="684">
                  <c:v>22.804616530000001</c:v>
                </c:pt>
                <c:pt idx="685">
                  <c:v>21.327919980000001</c:v>
                </c:pt>
                <c:pt idx="686">
                  <c:v>19.649597880000002</c:v>
                </c:pt>
                <c:pt idx="687">
                  <c:v>17.81287382</c:v>
                </c:pt>
                <c:pt idx="688">
                  <c:v>15.92521835</c:v>
                </c:pt>
                <c:pt idx="689">
                  <c:v>14.0634631</c:v>
                </c:pt>
                <c:pt idx="690">
                  <c:v>12.214327239999999</c:v>
                </c:pt>
                <c:pt idx="691">
                  <c:v>10.244571970000001</c:v>
                </c:pt>
                <c:pt idx="692">
                  <c:v>8.0575144739999995</c:v>
                </c:pt>
                <c:pt idx="693">
                  <c:v>5.6999350839999998</c:v>
                </c:pt>
                <c:pt idx="694">
                  <c:v>3.2208330630000002</c:v>
                </c:pt>
                <c:pt idx="695">
                  <c:v>0.675405162</c:v>
                </c:pt>
                <c:pt idx="696">
                  <c:v>-1.9517952220000001</c:v>
                </c:pt>
                <c:pt idx="697">
                  <c:v>-4.6121686970000004</c:v>
                </c:pt>
                <c:pt idx="698">
                  <c:v>-7.2239281230000003</c:v>
                </c:pt>
                <c:pt idx="699">
                  <c:v>-9.7858512609999995</c:v>
                </c:pt>
                <c:pt idx="700">
                  <c:v>-12.236973300000001</c:v>
                </c:pt>
                <c:pt idx="701">
                  <c:v>-14.546839029999999</c:v>
                </c:pt>
                <c:pt idx="702">
                  <c:v>-16.73061663</c:v>
                </c:pt>
                <c:pt idx="703">
                  <c:v>-18.805109300000002</c:v>
                </c:pt>
                <c:pt idx="704">
                  <c:v>-20.73829147</c:v>
                </c:pt>
                <c:pt idx="705">
                  <c:v>-22.609016359999998</c:v>
                </c:pt>
                <c:pt idx="706">
                  <c:v>-24.516080469999999</c:v>
                </c:pt>
                <c:pt idx="707">
                  <c:v>-26.475660380000001</c:v>
                </c:pt>
                <c:pt idx="708">
                  <c:v>-28.42097502</c:v>
                </c:pt>
                <c:pt idx="709">
                  <c:v>-30.375161240000001</c:v>
                </c:pt>
                <c:pt idx="710">
                  <c:v>-32.28097949</c:v>
                </c:pt>
                <c:pt idx="711">
                  <c:v>-34.04386272</c:v>
                </c:pt>
                <c:pt idx="712">
                  <c:v>-35.571828689999997</c:v>
                </c:pt>
                <c:pt idx="713">
                  <c:v>-36.764397809999998</c:v>
                </c:pt>
                <c:pt idx="714">
                  <c:v>-37.565893039999999</c:v>
                </c:pt>
                <c:pt idx="715">
                  <c:v>-38.010299940000003</c:v>
                </c:pt>
                <c:pt idx="716">
                  <c:v>-38.180330480000002</c:v>
                </c:pt>
                <c:pt idx="717">
                  <c:v>-38.219115850000001</c:v>
                </c:pt>
                <c:pt idx="718">
                  <c:v>-38.300407069999999</c:v>
                </c:pt>
                <c:pt idx="719">
                  <c:v>-38.507716010000003</c:v>
                </c:pt>
                <c:pt idx="720">
                  <c:v>-38.865496989999997</c:v>
                </c:pt>
                <c:pt idx="721">
                  <c:v>-39.362071669999999</c:v>
                </c:pt>
                <c:pt idx="722">
                  <c:v>-39.9513338</c:v>
                </c:pt>
                <c:pt idx="723">
                  <c:v>-40.58046384</c:v>
                </c:pt>
                <c:pt idx="724">
                  <c:v>-41.09466888</c:v>
                </c:pt>
                <c:pt idx="725">
                  <c:v>-41.334657489999998</c:v>
                </c:pt>
                <c:pt idx="726">
                  <c:v>-41.137693800000001</c:v>
                </c:pt>
                <c:pt idx="727">
                  <c:v>-40.366393279999997</c:v>
                </c:pt>
                <c:pt idx="728">
                  <c:v>-38.973008929999999</c:v>
                </c:pt>
                <c:pt idx="729">
                  <c:v>-36.952910379999999</c:v>
                </c:pt>
                <c:pt idx="730">
                  <c:v>-34.339190250000001</c:v>
                </c:pt>
                <c:pt idx="731">
                  <c:v>-31.174931180000002</c:v>
                </c:pt>
                <c:pt idx="732">
                  <c:v>-27.5812381</c:v>
                </c:pt>
                <c:pt idx="733">
                  <c:v>-23.653185539999999</c:v>
                </c:pt>
                <c:pt idx="734">
                  <c:v>-19.47594685</c:v>
                </c:pt>
                <c:pt idx="735">
                  <c:v>-15.167813629999999</c:v>
                </c:pt>
                <c:pt idx="736">
                  <c:v>-10.75802564</c:v>
                </c:pt>
                <c:pt idx="737">
                  <c:v>-6.2297943250000003</c:v>
                </c:pt>
                <c:pt idx="738">
                  <c:v>-1.5856264579999999</c:v>
                </c:pt>
                <c:pt idx="739">
                  <c:v>3.089178371</c:v>
                </c:pt>
                <c:pt idx="740">
                  <c:v>7.6672895629999998</c:v>
                </c:pt>
                <c:pt idx="741">
                  <c:v>12.018917269999999</c:v>
                </c:pt>
                <c:pt idx="742">
                  <c:v>16.084082909999999</c:v>
                </c:pt>
                <c:pt idx="743">
                  <c:v>19.810444690000001</c:v>
                </c:pt>
                <c:pt idx="744">
                  <c:v>23.21269659</c:v>
                </c:pt>
                <c:pt idx="745">
                  <c:v>26.484070060000001</c:v>
                </c:pt>
                <c:pt idx="746">
                  <c:v>29.86242292</c:v>
                </c:pt>
                <c:pt idx="747">
                  <c:v>33.467678300000003</c:v>
                </c:pt>
                <c:pt idx="748">
                  <c:v>37.201166600000001</c:v>
                </c:pt>
                <c:pt idx="749">
                  <c:v>40.508110850000001</c:v>
                </c:pt>
                <c:pt idx="750">
                  <c:v>42.719970609999997</c:v>
                </c:pt>
                <c:pt idx="751">
                  <c:v>43.348867239999997</c:v>
                </c:pt>
                <c:pt idx="752">
                  <c:v>42.851913490000001</c:v>
                </c:pt>
                <c:pt idx="753">
                  <c:v>42.323009839999997</c:v>
                </c:pt>
                <c:pt idx="754">
                  <c:v>42.306791080000004</c:v>
                </c:pt>
                <c:pt idx="755">
                  <c:v>42.56630114</c:v>
                </c:pt>
                <c:pt idx="756">
                  <c:v>42.441955620000002</c:v>
                </c:pt>
                <c:pt idx="757">
                  <c:v>41.528154790000002</c:v>
                </c:pt>
                <c:pt idx="758">
                  <c:v>40.048923289999998</c:v>
                </c:pt>
                <c:pt idx="759">
                  <c:v>38.652315629999997</c:v>
                </c:pt>
                <c:pt idx="760">
                  <c:v>37.821883069999998</c:v>
                </c:pt>
                <c:pt idx="761">
                  <c:v>37.472005869999997</c:v>
                </c:pt>
                <c:pt idx="762">
                  <c:v>37.149729170000001</c:v>
                </c:pt>
                <c:pt idx="763">
                  <c:v>36.433957470000003</c:v>
                </c:pt>
                <c:pt idx="764">
                  <c:v>35.24547622</c:v>
                </c:pt>
                <c:pt idx="765">
                  <c:v>33.798471480000003</c:v>
                </c:pt>
                <c:pt idx="766">
                  <c:v>32.344910710000001</c:v>
                </c:pt>
                <c:pt idx="767">
                  <c:v>31.072866449999999</c:v>
                </c:pt>
                <c:pt idx="768">
                  <c:v>30.0270288</c:v>
                </c:pt>
                <c:pt idx="769">
                  <c:v>29.146855469999998</c:v>
                </c:pt>
                <c:pt idx="770">
                  <c:v>28.348605559999999</c:v>
                </c:pt>
                <c:pt idx="771">
                  <c:v>27.590980049999999</c:v>
                </c:pt>
                <c:pt idx="772">
                  <c:v>26.853646529999999</c:v>
                </c:pt>
                <c:pt idx="773">
                  <c:v>26.076783079999998</c:v>
                </c:pt>
                <c:pt idx="774">
                  <c:v>25.236143009999999</c:v>
                </c:pt>
                <c:pt idx="775">
                  <c:v>24.38766695</c:v>
                </c:pt>
                <c:pt idx="776">
                  <c:v>23.595378920000002</c:v>
                </c:pt>
                <c:pt idx="777">
                  <c:v>22.855504060000001</c:v>
                </c:pt>
                <c:pt idx="778">
                  <c:v>22.137490119999999</c:v>
                </c:pt>
                <c:pt idx="779">
                  <c:v>21.431632369999999</c:v>
                </c:pt>
                <c:pt idx="780">
                  <c:v>20.725349090000002</c:v>
                </c:pt>
                <c:pt idx="781">
                  <c:v>19.953043300000001</c:v>
                </c:pt>
                <c:pt idx="782">
                  <c:v>19.02922556</c:v>
                </c:pt>
                <c:pt idx="783">
                  <c:v>17.956583330000001</c:v>
                </c:pt>
                <c:pt idx="784">
                  <c:v>16.77567784</c:v>
                </c:pt>
                <c:pt idx="785">
                  <c:v>15.477674759999999</c:v>
                </c:pt>
                <c:pt idx="786">
                  <c:v>14.10221415</c:v>
                </c:pt>
                <c:pt idx="787">
                  <c:v>12.72765637</c:v>
                </c:pt>
                <c:pt idx="788">
                  <c:v>11.47406578</c:v>
                </c:pt>
                <c:pt idx="789">
                  <c:v>10.4201543</c:v>
                </c:pt>
                <c:pt idx="790">
                  <c:v>9.5421274169999997</c:v>
                </c:pt>
                <c:pt idx="791">
                  <c:v>8.7245535479999994</c:v>
                </c:pt>
                <c:pt idx="792">
                  <c:v>7.8452719770000003</c:v>
                </c:pt>
                <c:pt idx="793">
                  <c:v>6.8472459380000004</c:v>
                </c:pt>
                <c:pt idx="794">
                  <c:v>5.7688534389999999</c:v>
                </c:pt>
                <c:pt idx="795">
                  <c:v>4.7114764500000001</c:v>
                </c:pt>
                <c:pt idx="796">
                  <c:v>3.759215481</c:v>
                </c:pt>
                <c:pt idx="797">
                  <c:v>2.868241872</c:v>
                </c:pt>
                <c:pt idx="798">
                  <c:v>1.984937194</c:v>
                </c:pt>
                <c:pt idx="799">
                  <c:v>1.07920197</c:v>
                </c:pt>
                <c:pt idx="800">
                  <c:v>0.11481269099999999</c:v>
                </c:pt>
                <c:pt idx="801">
                  <c:v>-0.888852843</c:v>
                </c:pt>
                <c:pt idx="802">
                  <c:v>-1.8508881260000001</c:v>
                </c:pt>
                <c:pt idx="803">
                  <c:v>-2.739604903</c:v>
                </c:pt>
                <c:pt idx="804">
                  <c:v>-3.579453005</c:v>
                </c:pt>
                <c:pt idx="805">
                  <c:v>-4.4463441450000003</c:v>
                </c:pt>
                <c:pt idx="806">
                  <c:v>-5.471372122</c:v>
                </c:pt>
                <c:pt idx="807">
                  <c:v>-6.6111690000000003</c:v>
                </c:pt>
                <c:pt idx="808">
                  <c:v>-7.7682593600000001</c:v>
                </c:pt>
                <c:pt idx="809">
                  <c:v>-8.8968765530000002</c:v>
                </c:pt>
                <c:pt idx="810">
                  <c:v>-9.9579276819999993</c:v>
                </c:pt>
                <c:pt idx="811">
                  <c:v>-10.954978150000001</c:v>
                </c:pt>
                <c:pt idx="812">
                  <c:v>-11.88726037</c:v>
                </c:pt>
                <c:pt idx="813">
                  <c:v>-12.7728088</c:v>
                </c:pt>
                <c:pt idx="814">
                  <c:v>-13.644991539999999</c:v>
                </c:pt>
                <c:pt idx="815">
                  <c:v>-14.594147230000001</c:v>
                </c:pt>
                <c:pt idx="816">
                  <c:v>-15.65078705</c:v>
                </c:pt>
                <c:pt idx="817">
                  <c:v>-16.784691850000002</c:v>
                </c:pt>
                <c:pt idx="818">
                  <c:v>-17.935957590000001</c:v>
                </c:pt>
                <c:pt idx="819">
                  <c:v>-19.0110961</c:v>
                </c:pt>
                <c:pt idx="820">
                  <c:v>-19.92390335</c:v>
                </c:pt>
                <c:pt idx="821">
                  <c:v>-20.650244749999999</c:v>
                </c:pt>
                <c:pt idx="822">
                  <c:v>-21.16945939</c:v>
                </c:pt>
                <c:pt idx="823">
                  <c:v>-21.516682419999999</c:v>
                </c:pt>
                <c:pt idx="824">
                  <c:v>-21.79279988</c:v>
                </c:pt>
                <c:pt idx="825">
                  <c:v>-22.056780100000001</c:v>
                </c:pt>
                <c:pt idx="826">
                  <c:v>-22.249451059999998</c:v>
                </c:pt>
                <c:pt idx="827">
                  <c:v>-22.229913740000001</c:v>
                </c:pt>
                <c:pt idx="828">
                  <c:v>-21.8262827</c:v>
                </c:pt>
                <c:pt idx="829">
                  <c:v>-20.867083050000002</c:v>
                </c:pt>
                <c:pt idx="830">
                  <c:v>-19.32612151</c:v>
                </c:pt>
                <c:pt idx="831">
                  <c:v>-17.144020619999999</c:v>
                </c:pt>
                <c:pt idx="832">
                  <c:v>-14.360231560000001</c:v>
                </c:pt>
                <c:pt idx="833">
                  <c:v>-11.088547569999999</c:v>
                </c:pt>
                <c:pt idx="834">
                  <c:v>-7.4738682409999999</c:v>
                </c:pt>
                <c:pt idx="835">
                  <c:v>-3.675308496</c:v>
                </c:pt>
                <c:pt idx="836">
                  <c:v>0.154041714</c:v>
                </c:pt>
                <c:pt idx="837">
                  <c:v>3.9172834600000002</c:v>
                </c:pt>
                <c:pt idx="838">
                  <c:v>7.5303467499999996</c:v>
                </c:pt>
                <c:pt idx="839">
                  <c:v>10.92847956</c:v>
                </c:pt>
                <c:pt idx="840">
                  <c:v>14.13125426</c:v>
                </c:pt>
                <c:pt idx="841">
                  <c:v>17.239289459999998</c:v>
                </c:pt>
                <c:pt idx="842">
                  <c:v>20.417674330000001</c:v>
                </c:pt>
                <c:pt idx="843">
                  <c:v>23.72979776</c:v>
                </c:pt>
                <c:pt idx="844">
                  <c:v>27.029935170000002</c:v>
                </c:pt>
                <c:pt idx="845">
                  <c:v>30.170400780000001</c:v>
                </c:pt>
                <c:pt idx="846">
                  <c:v>32.966154250000002</c:v>
                </c:pt>
                <c:pt idx="847">
                  <c:v>35.450112259999997</c:v>
                </c:pt>
                <c:pt idx="848">
                  <c:v>37.728659620000002</c:v>
                </c:pt>
                <c:pt idx="849">
                  <c:v>39.863651750000002</c:v>
                </c:pt>
                <c:pt idx="850">
                  <c:v>41.872507249999998</c:v>
                </c:pt>
                <c:pt idx="851">
                  <c:v>43.728296110000002</c:v>
                </c:pt>
                <c:pt idx="852">
                  <c:v>45.310766399999999</c:v>
                </c:pt>
                <c:pt idx="853">
                  <c:v>46.496434499999999</c:v>
                </c:pt>
                <c:pt idx="854">
                  <c:v>47.235218070000002</c:v>
                </c:pt>
                <c:pt idx="855">
                  <c:v>47.463809959999999</c:v>
                </c:pt>
                <c:pt idx="856">
                  <c:v>47.242585390000002</c:v>
                </c:pt>
                <c:pt idx="857">
                  <c:v>46.811954380000003</c:v>
                </c:pt>
                <c:pt idx="858">
                  <c:v>46.461462449999999</c:v>
                </c:pt>
                <c:pt idx="859">
                  <c:v>46.370312820000002</c:v>
                </c:pt>
                <c:pt idx="860">
                  <c:v>46.48228134</c:v>
                </c:pt>
                <c:pt idx="861">
                  <c:v>46.52209998</c:v>
                </c:pt>
                <c:pt idx="862">
                  <c:v>46.326394440000001</c:v>
                </c:pt>
                <c:pt idx="863">
                  <c:v>45.83460195</c:v>
                </c:pt>
                <c:pt idx="864">
                  <c:v>44.985567670000002</c:v>
                </c:pt>
                <c:pt idx="865">
                  <c:v>43.807508660000003</c:v>
                </c:pt>
                <c:pt idx="866">
                  <c:v>42.440671420000001</c:v>
                </c:pt>
                <c:pt idx="867">
                  <c:v>41.094744740000003</c:v>
                </c:pt>
                <c:pt idx="868">
                  <c:v>39.916112920000003</c:v>
                </c:pt>
                <c:pt idx="869">
                  <c:v>38.893866299999999</c:v>
                </c:pt>
                <c:pt idx="870">
                  <c:v>37.92129096</c:v>
                </c:pt>
                <c:pt idx="871">
                  <c:v>36.928053319999997</c:v>
                </c:pt>
                <c:pt idx="872">
                  <c:v>35.917686289999999</c:v>
                </c:pt>
                <c:pt idx="873">
                  <c:v>34.881579129999999</c:v>
                </c:pt>
                <c:pt idx="874">
                  <c:v>33.786040280000002</c:v>
                </c:pt>
                <c:pt idx="875">
                  <c:v>32.555613219999998</c:v>
                </c:pt>
                <c:pt idx="876">
                  <c:v>31.204418669999999</c:v>
                </c:pt>
                <c:pt idx="877">
                  <c:v>29.794870020000001</c:v>
                </c:pt>
                <c:pt idx="878">
                  <c:v>28.306777140000001</c:v>
                </c:pt>
                <c:pt idx="879">
                  <c:v>26.57701986</c:v>
                </c:pt>
                <c:pt idx="880">
                  <c:v>24.609845580000002</c:v>
                </c:pt>
                <c:pt idx="881">
                  <c:v>22.56993207</c:v>
                </c:pt>
                <c:pt idx="882">
                  <c:v>20.569202950000001</c:v>
                </c:pt>
                <c:pt idx="883">
                  <c:v>18.589929309999999</c:v>
                </c:pt>
                <c:pt idx="884">
                  <c:v>16.610836679999998</c:v>
                </c:pt>
                <c:pt idx="885">
                  <c:v>14.64245975</c:v>
                </c:pt>
                <c:pt idx="886">
                  <c:v>12.636720009999999</c:v>
                </c:pt>
                <c:pt idx="887">
                  <c:v>10.436165069999999</c:v>
                </c:pt>
                <c:pt idx="888">
                  <c:v>7.9097859909999997</c:v>
                </c:pt>
                <c:pt idx="889">
                  <c:v>5.1581159310000002</c:v>
                </c:pt>
                <c:pt idx="890">
                  <c:v>2.454031912</c:v>
                </c:pt>
                <c:pt idx="891">
                  <c:v>2.809654E-3</c:v>
                </c:pt>
                <c:pt idx="892">
                  <c:v>-2.0794546189999998</c:v>
                </c:pt>
                <c:pt idx="893">
                  <c:v>-3.7473330269999998</c:v>
                </c:pt>
                <c:pt idx="894">
                  <c:v>-5.0706736059999997</c:v>
                </c:pt>
                <c:pt idx="895">
                  <c:v>-6.329983854</c:v>
                </c:pt>
                <c:pt idx="896">
                  <c:v>-7.8411425169999998</c:v>
                </c:pt>
                <c:pt idx="897">
                  <c:v>-9.6929580069999997</c:v>
                </c:pt>
                <c:pt idx="898">
                  <c:v>-11.73502161</c:v>
                </c:pt>
                <c:pt idx="899">
                  <c:v>-13.75406589</c:v>
                </c:pt>
                <c:pt idx="900">
                  <c:v>-15.5817523</c:v>
                </c:pt>
                <c:pt idx="901">
                  <c:v>-17.061058890000002</c:v>
                </c:pt>
                <c:pt idx="902">
                  <c:v>-18.141648369999999</c:v>
                </c:pt>
                <c:pt idx="903">
                  <c:v>-18.94522091</c:v>
                </c:pt>
                <c:pt idx="904">
                  <c:v>-19.657466230000001</c:v>
                </c:pt>
                <c:pt idx="905">
                  <c:v>-20.476664979999999</c:v>
                </c:pt>
                <c:pt idx="906">
                  <c:v>-21.515136819999999</c:v>
                </c:pt>
                <c:pt idx="907">
                  <c:v>-22.795004850000002</c:v>
                </c:pt>
                <c:pt idx="908">
                  <c:v>-24.17103835</c:v>
                </c:pt>
                <c:pt idx="909">
                  <c:v>-25.624029820000001</c:v>
                </c:pt>
                <c:pt idx="910">
                  <c:v>-27.073971090000001</c:v>
                </c:pt>
                <c:pt idx="911">
                  <c:v>-28.34028356</c:v>
                </c:pt>
                <c:pt idx="912">
                  <c:v>-29.277847489999999</c:v>
                </c:pt>
                <c:pt idx="913">
                  <c:v>-29.899213360000001</c:v>
                </c:pt>
                <c:pt idx="914">
                  <c:v>-30.26587786</c:v>
                </c:pt>
                <c:pt idx="915">
                  <c:v>-30.349682439999999</c:v>
                </c:pt>
                <c:pt idx="916">
                  <c:v>-30.178265870000001</c:v>
                </c:pt>
                <c:pt idx="917">
                  <c:v>-29.807598469999999</c:v>
                </c:pt>
                <c:pt idx="918">
                  <c:v>-29.193327879999998</c:v>
                </c:pt>
                <c:pt idx="919">
                  <c:v>-28.207636369999999</c:v>
                </c:pt>
                <c:pt idx="920">
                  <c:v>-26.777084680000002</c:v>
                </c:pt>
                <c:pt idx="921">
                  <c:v>-24.840677079999999</c:v>
                </c:pt>
                <c:pt idx="922">
                  <c:v>-22.4080057</c:v>
                </c:pt>
                <c:pt idx="923">
                  <c:v>-19.56332557</c:v>
                </c:pt>
                <c:pt idx="924">
                  <c:v>-16.43177446</c:v>
                </c:pt>
                <c:pt idx="925">
                  <c:v>-13.13352871</c:v>
                </c:pt>
                <c:pt idx="926">
                  <c:v>-9.719627354</c:v>
                </c:pt>
                <c:pt idx="927">
                  <c:v>-6.2142718669999999</c:v>
                </c:pt>
                <c:pt idx="928">
                  <c:v>-2.6401365700000001</c:v>
                </c:pt>
                <c:pt idx="929">
                  <c:v>0.98785732199999998</c:v>
                </c:pt>
                <c:pt idx="930">
                  <c:v>4.5906057149999997</c:v>
                </c:pt>
                <c:pt idx="931">
                  <c:v>8.0221778009999998</c:v>
                </c:pt>
                <c:pt idx="932">
                  <c:v>11.1416051</c:v>
                </c:pt>
                <c:pt idx="933">
                  <c:v>13.934082460000001</c:v>
                </c:pt>
                <c:pt idx="934">
                  <c:v>16.551636469999998</c:v>
                </c:pt>
                <c:pt idx="935">
                  <c:v>19.23274176</c:v>
                </c:pt>
                <c:pt idx="936">
                  <c:v>22.162782570000001</c:v>
                </c:pt>
                <c:pt idx="937">
                  <c:v>25.34612138</c:v>
                </c:pt>
                <c:pt idx="938">
                  <c:v>28.486167529999999</c:v>
                </c:pt>
                <c:pt idx="939">
                  <c:v>31.14544308</c:v>
                </c:pt>
                <c:pt idx="940">
                  <c:v>33.077633220000003</c:v>
                </c:pt>
                <c:pt idx="941">
                  <c:v>34.385586410000002</c:v>
                </c:pt>
                <c:pt idx="942">
                  <c:v>35.101045599999999</c:v>
                </c:pt>
                <c:pt idx="943">
                  <c:v>35.28487131</c:v>
                </c:pt>
                <c:pt idx="944">
                  <c:v>35.263197769999998</c:v>
                </c:pt>
                <c:pt idx="945">
                  <c:v>35.354828509999997</c:v>
                </c:pt>
                <c:pt idx="946">
                  <c:v>35.743044380000001</c:v>
                </c:pt>
                <c:pt idx="947">
                  <c:v>36.319679549999996</c:v>
                </c:pt>
                <c:pt idx="948">
                  <c:v>36.746577279999997</c:v>
                </c:pt>
                <c:pt idx="949">
                  <c:v>36.805335139999997</c:v>
                </c:pt>
                <c:pt idx="950">
                  <c:v>36.537286170000002</c:v>
                </c:pt>
                <c:pt idx="951">
                  <c:v>36.104158269999999</c:v>
                </c:pt>
                <c:pt idx="952">
                  <c:v>35.67554037</c:v>
                </c:pt>
                <c:pt idx="953">
                  <c:v>35.28730006</c:v>
                </c:pt>
                <c:pt idx="954">
                  <c:v>34.859534080000003</c:v>
                </c:pt>
                <c:pt idx="955">
                  <c:v>34.375078999999999</c:v>
                </c:pt>
                <c:pt idx="956">
                  <c:v>33.8309724</c:v>
                </c:pt>
                <c:pt idx="957">
                  <c:v>33.214446010000003</c:v>
                </c:pt>
                <c:pt idx="958">
                  <c:v>32.496913110000001</c:v>
                </c:pt>
                <c:pt idx="959">
                  <c:v>31.695832930000002</c:v>
                </c:pt>
                <c:pt idx="960">
                  <c:v>30.921904990000002</c:v>
                </c:pt>
                <c:pt idx="961">
                  <c:v>30.230747229999999</c:v>
                </c:pt>
                <c:pt idx="962">
                  <c:v>29.55437092</c:v>
                </c:pt>
                <c:pt idx="963">
                  <c:v>28.823701499999999</c:v>
                </c:pt>
                <c:pt idx="964">
                  <c:v>28.032331630000002</c:v>
                </c:pt>
                <c:pt idx="965">
                  <c:v>27.185243</c:v>
                </c:pt>
                <c:pt idx="966">
                  <c:v>26.256419739999998</c:v>
                </c:pt>
                <c:pt idx="967">
                  <c:v>25.26695935</c:v>
                </c:pt>
                <c:pt idx="968">
                  <c:v>24.226354140000002</c:v>
                </c:pt>
                <c:pt idx="969">
                  <c:v>23.12239542</c:v>
                </c:pt>
                <c:pt idx="970">
                  <c:v>21.96689297</c:v>
                </c:pt>
                <c:pt idx="971">
                  <c:v>20.780002270000001</c:v>
                </c:pt>
                <c:pt idx="972">
                  <c:v>19.58809742</c:v>
                </c:pt>
                <c:pt idx="973">
                  <c:v>18.354886430000001</c:v>
                </c:pt>
                <c:pt idx="974">
                  <c:v>17.00694013</c:v>
                </c:pt>
                <c:pt idx="975">
                  <c:v>15.57227578</c:v>
                </c:pt>
                <c:pt idx="976">
                  <c:v>14.10086349</c:v>
                </c:pt>
                <c:pt idx="977">
                  <c:v>12.59926954</c:v>
                </c:pt>
                <c:pt idx="978">
                  <c:v>11.08875653</c:v>
                </c:pt>
                <c:pt idx="979">
                  <c:v>9.6052667169999992</c:v>
                </c:pt>
                <c:pt idx="980">
                  <c:v>8.1069433229999994</c:v>
                </c:pt>
                <c:pt idx="981">
                  <c:v>6.4686940960000001</c:v>
                </c:pt>
                <c:pt idx="982">
                  <c:v>4.5320195339999998</c:v>
                </c:pt>
                <c:pt idx="983">
                  <c:v>2.3124317639999998</c:v>
                </c:pt>
                <c:pt idx="984">
                  <c:v>-2.7494592000000002E-2</c:v>
                </c:pt>
                <c:pt idx="985">
                  <c:v>-2.3683886200000002</c:v>
                </c:pt>
                <c:pt idx="986">
                  <c:v>-4.6335170669999997</c:v>
                </c:pt>
                <c:pt idx="987">
                  <c:v>-6.7119510059999996</c:v>
                </c:pt>
                <c:pt idx="988">
                  <c:v>-8.584684566</c:v>
                </c:pt>
                <c:pt idx="989">
                  <c:v>-10.338646069999999</c:v>
                </c:pt>
                <c:pt idx="990">
                  <c:v>-12.141311849999999</c:v>
                </c:pt>
                <c:pt idx="991">
                  <c:v>-14.15154422</c:v>
                </c:pt>
                <c:pt idx="992">
                  <c:v>-16.35345135</c:v>
                </c:pt>
                <c:pt idx="993">
                  <c:v>-18.6187188</c:v>
                </c:pt>
                <c:pt idx="994">
                  <c:v>-20.818306570000001</c:v>
                </c:pt>
                <c:pt idx="995">
                  <c:v>-22.926798139999999</c:v>
                </c:pt>
                <c:pt idx="996">
                  <c:v>-24.91214987</c:v>
                </c:pt>
                <c:pt idx="997">
                  <c:v>-26.707643999999998</c:v>
                </c:pt>
                <c:pt idx="998">
                  <c:v>-28.33425836</c:v>
                </c:pt>
                <c:pt idx="999">
                  <c:v>-29.907728890000001</c:v>
                </c:pt>
                <c:pt idx="1000">
                  <c:v>-31.380520189999999</c:v>
                </c:pt>
                <c:pt idx="1001">
                  <c:v>-32.662641669999999</c:v>
                </c:pt>
                <c:pt idx="1002">
                  <c:v>-33.754733530000003</c:v>
                </c:pt>
                <c:pt idx="1003">
                  <c:v>-34.686872319999999</c:v>
                </c:pt>
                <c:pt idx="1004">
                  <c:v>-35.30230332</c:v>
                </c:pt>
                <c:pt idx="1005">
                  <c:v>-35.552762530000003</c:v>
                </c:pt>
                <c:pt idx="1006">
                  <c:v>-35.423024499999997</c:v>
                </c:pt>
                <c:pt idx="1007">
                  <c:v>-34.953005910000002</c:v>
                </c:pt>
                <c:pt idx="1008">
                  <c:v>-34.187433210000002</c:v>
                </c:pt>
                <c:pt idx="1009">
                  <c:v>-33.186531989999999</c:v>
                </c:pt>
                <c:pt idx="1010">
                  <c:v>-31.97632557</c:v>
                </c:pt>
                <c:pt idx="1011">
                  <c:v>-30.524207019999999</c:v>
                </c:pt>
                <c:pt idx="1012">
                  <c:v>-28.754548379999999</c:v>
                </c:pt>
                <c:pt idx="1013">
                  <c:v>-26.590433990000001</c:v>
                </c:pt>
                <c:pt idx="1014">
                  <c:v>-23.994390809999999</c:v>
                </c:pt>
                <c:pt idx="1015">
                  <c:v>-20.96997679</c:v>
                </c:pt>
                <c:pt idx="1016">
                  <c:v>-17.629419380000002</c:v>
                </c:pt>
                <c:pt idx="1017">
                  <c:v>-14.22600409</c:v>
                </c:pt>
                <c:pt idx="1018">
                  <c:v>-10.923847070000001</c:v>
                </c:pt>
                <c:pt idx="1019">
                  <c:v>-7.8240918669999999</c:v>
                </c:pt>
                <c:pt idx="1020">
                  <c:v>-4.8846844090000001</c:v>
                </c:pt>
                <c:pt idx="1021">
                  <c:v>-2.0247047810000001</c:v>
                </c:pt>
                <c:pt idx="1022">
                  <c:v>0.83117061400000003</c:v>
                </c:pt>
                <c:pt idx="1023">
                  <c:v>3.7483820419999998</c:v>
                </c:pt>
                <c:pt idx="1024">
                  <c:v>6.6989335810000004</c:v>
                </c:pt>
                <c:pt idx="1025">
                  <c:v>9.5573810300000002</c:v>
                </c:pt>
                <c:pt idx="1026">
                  <c:v>12.22505043</c:v>
                </c:pt>
                <c:pt idx="1027">
                  <c:v>14.560184980000001</c:v>
                </c:pt>
                <c:pt idx="1028">
                  <c:v>16.544914940000002</c:v>
                </c:pt>
                <c:pt idx="1029">
                  <c:v>18.227798</c:v>
                </c:pt>
                <c:pt idx="1030">
                  <c:v>19.744653880000001</c:v>
                </c:pt>
                <c:pt idx="1031">
                  <c:v>21.34606788</c:v>
                </c:pt>
                <c:pt idx="1032">
                  <c:v>22.969666289999999</c:v>
                </c:pt>
                <c:pt idx="1033">
                  <c:v>24.11891382</c:v>
                </c:pt>
                <c:pt idx="1034">
                  <c:v>24.62803302</c:v>
                </c:pt>
                <c:pt idx="1035">
                  <c:v>24.86538242</c:v>
                </c:pt>
                <c:pt idx="1036">
                  <c:v>25.280456699999998</c:v>
                </c:pt>
                <c:pt idx="1037">
                  <c:v>25.830862119999999</c:v>
                </c:pt>
                <c:pt idx="1038">
                  <c:v>26.249610440000001</c:v>
                </c:pt>
                <c:pt idx="1039">
                  <c:v>26.489541930000001</c:v>
                </c:pt>
                <c:pt idx="1040">
                  <c:v>26.628434129999999</c:v>
                </c:pt>
                <c:pt idx="1041">
                  <c:v>26.665807829999999</c:v>
                </c:pt>
                <c:pt idx="1042">
                  <c:v>26.51983379</c:v>
                </c:pt>
                <c:pt idx="1043">
                  <c:v>26.128944319999999</c:v>
                </c:pt>
                <c:pt idx="1044">
                  <c:v>25.57281073</c:v>
                </c:pt>
                <c:pt idx="1045">
                  <c:v>25.04636902</c:v>
                </c:pt>
                <c:pt idx="1046">
                  <c:v>24.643431939999999</c:v>
                </c:pt>
                <c:pt idx="1047">
                  <c:v>24.270858839999999</c:v>
                </c:pt>
                <c:pt idx="1048">
                  <c:v>23.836605559999999</c:v>
                </c:pt>
                <c:pt idx="1049">
                  <c:v>23.33245625</c:v>
                </c:pt>
                <c:pt idx="1050">
                  <c:v>22.725281119999998</c:v>
                </c:pt>
                <c:pt idx="1051">
                  <c:v>22.014972140000001</c:v>
                </c:pt>
                <c:pt idx="1052">
                  <c:v>21.276969999999999</c:v>
                </c:pt>
                <c:pt idx="1053">
                  <c:v>20.579010520000001</c:v>
                </c:pt>
                <c:pt idx="1054">
                  <c:v>19.95551807</c:v>
                </c:pt>
                <c:pt idx="1055">
                  <c:v>19.407589550000001</c:v>
                </c:pt>
                <c:pt idx="1056">
                  <c:v>18.87208678</c:v>
                </c:pt>
                <c:pt idx="1057">
                  <c:v>18.257642579999999</c:v>
                </c:pt>
                <c:pt idx="1058">
                  <c:v>17.546343010000001</c:v>
                </c:pt>
                <c:pt idx="1059">
                  <c:v>16.744811049999999</c:v>
                </c:pt>
                <c:pt idx="1060">
                  <c:v>15.856636030000001</c:v>
                </c:pt>
                <c:pt idx="1061">
                  <c:v>14.883696090000001</c:v>
                </c:pt>
                <c:pt idx="1062">
                  <c:v>13.865816410000001</c:v>
                </c:pt>
                <c:pt idx="1063">
                  <c:v>12.828018520000001</c:v>
                </c:pt>
                <c:pt idx="1064">
                  <c:v>11.775429089999999</c:v>
                </c:pt>
                <c:pt idx="1065">
                  <c:v>10.69052157</c:v>
                </c:pt>
                <c:pt idx="1066">
                  <c:v>9.5658903940000002</c:v>
                </c:pt>
                <c:pt idx="1067">
                  <c:v>8.3256669859999999</c:v>
                </c:pt>
                <c:pt idx="1068">
                  <c:v>6.8001341460000004</c:v>
                </c:pt>
                <c:pt idx="1069">
                  <c:v>4.8512796829999996</c:v>
                </c:pt>
                <c:pt idx="1070">
                  <c:v>2.4173289900000001</c:v>
                </c:pt>
                <c:pt idx="1071">
                  <c:v>-0.43962046999999999</c:v>
                </c:pt>
                <c:pt idx="1072">
                  <c:v>-3.5209475609999998</c:v>
                </c:pt>
                <c:pt idx="1073">
                  <c:v>-6.6232368700000004</c:v>
                </c:pt>
                <c:pt idx="1074">
                  <c:v>-9.5938083519999999</c:v>
                </c:pt>
                <c:pt idx="1075">
                  <c:v>-12.347341070000001</c:v>
                </c:pt>
                <c:pt idx="1076">
                  <c:v>-14.91000614</c:v>
                </c:pt>
                <c:pt idx="1077">
                  <c:v>-17.37995802</c:v>
                </c:pt>
                <c:pt idx="1078">
                  <c:v>-19.87483464</c:v>
                </c:pt>
                <c:pt idx="1079">
                  <c:v>-22.56857565</c:v>
                </c:pt>
                <c:pt idx="1080">
                  <c:v>-25.605156449999999</c:v>
                </c:pt>
                <c:pt idx="1081">
                  <c:v>-28.93930143</c:v>
                </c:pt>
                <c:pt idx="1082">
                  <c:v>-32.385980920000002</c:v>
                </c:pt>
                <c:pt idx="1083">
                  <c:v>-35.736564299999998</c:v>
                </c:pt>
                <c:pt idx="1084">
                  <c:v>-38.905394010000002</c:v>
                </c:pt>
                <c:pt idx="1085">
                  <c:v>-41.773128730000003</c:v>
                </c:pt>
                <c:pt idx="1086">
                  <c:v>-44.283564220000002</c:v>
                </c:pt>
                <c:pt idx="1087">
                  <c:v>-46.370978389999998</c:v>
                </c:pt>
                <c:pt idx="1088">
                  <c:v>-48.079538890000002</c:v>
                </c:pt>
                <c:pt idx="1089">
                  <c:v>-49.497345750000001</c:v>
                </c:pt>
                <c:pt idx="1090">
                  <c:v>-50.659665009999998</c:v>
                </c:pt>
                <c:pt idx="1091">
                  <c:v>-51.562396849999999</c:v>
                </c:pt>
                <c:pt idx="1092">
                  <c:v>-52.290200540000001</c:v>
                </c:pt>
                <c:pt idx="1093">
                  <c:v>-52.922749379999999</c:v>
                </c:pt>
                <c:pt idx="1094">
                  <c:v>-53.516533619999997</c:v>
                </c:pt>
                <c:pt idx="1095">
                  <c:v>-54.122772820000002</c:v>
                </c:pt>
                <c:pt idx="1096">
                  <c:v>-54.765119210000002</c:v>
                </c:pt>
                <c:pt idx="1097">
                  <c:v>-55.429649759999997</c:v>
                </c:pt>
                <c:pt idx="1098">
                  <c:v>-56.063690530000002</c:v>
                </c:pt>
                <c:pt idx="1099">
                  <c:v>-56.63166056</c:v>
                </c:pt>
                <c:pt idx="1100">
                  <c:v>-57.093670750000001</c:v>
                </c:pt>
                <c:pt idx="1101">
                  <c:v>-57.420401429999998</c:v>
                </c:pt>
                <c:pt idx="1102">
                  <c:v>-57.53199292</c:v>
                </c:pt>
                <c:pt idx="1103">
                  <c:v>-57.348416950000001</c:v>
                </c:pt>
                <c:pt idx="1104">
                  <c:v>-56.743443489999997</c:v>
                </c:pt>
                <c:pt idx="1105">
                  <c:v>-55.592992760000001</c:v>
                </c:pt>
                <c:pt idx="1106">
                  <c:v>-53.817176119999999</c:v>
                </c:pt>
                <c:pt idx="1107">
                  <c:v>-51.3674429</c:v>
                </c:pt>
                <c:pt idx="1108">
                  <c:v>-48.317440320000003</c:v>
                </c:pt>
                <c:pt idx="1109">
                  <c:v>-44.809180410000003</c:v>
                </c:pt>
                <c:pt idx="1110">
                  <c:v>-40.943937210000001</c:v>
                </c:pt>
                <c:pt idx="1111">
                  <c:v>-36.792945719999999</c:v>
                </c:pt>
                <c:pt idx="1112">
                  <c:v>-32.465759030000001</c:v>
                </c:pt>
                <c:pt idx="1113">
                  <c:v>-28.043351909999998</c:v>
                </c:pt>
                <c:pt idx="1114">
                  <c:v>-23.599909650000001</c:v>
                </c:pt>
                <c:pt idx="1115">
                  <c:v>-19.20292486</c:v>
                </c:pt>
                <c:pt idx="1116">
                  <c:v>-14.9009479</c:v>
                </c:pt>
                <c:pt idx="1117">
                  <c:v>-10.73191666</c:v>
                </c:pt>
                <c:pt idx="1118">
                  <c:v>-6.7229822080000003</c:v>
                </c:pt>
                <c:pt idx="1119">
                  <c:v>-2.9138667040000001</c:v>
                </c:pt>
                <c:pt idx="1120">
                  <c:v>0.71182313100000005</c:v>
                </c:pt>
                <c:pt idx="1121">
                  <c:v>4.0941208079999996</c:v>
                </c:pt>
                <c:pt idx="1122">
                  <c:v>7.1925621719999997</c:v>
                </c:pt>
                <c:pt idx="1123">
                  <c:v>9.9549943279999997</c:v>
                </c:pt>
                <c:pt idx="1124">
                  <c:v>12.381955120000001</c:v>
                </c:pt>
                <c:pt idx="1125">
                  <c:v>14.501040679999999</c:v>
                </c:pt>
                <c:pt idx="1126">
                  <c:v>16.355573289999999</c:v>
                </c:pt>
                <c:pt idx="1127">
                  <c:v>17.9857847</c:v>
                </c:pt>
                <c:pt idx="1128">
                  <c:v>19.429751469999999</c:v>
                </c:pt>
                <c:pt idx="1129">
                  <c:v>20.586440540000002</c:v>
                </c:pt>
                <c:pt idx="1130">
                  <c:v>21.28915877</c:v>
                </c:pt>
                <c:pt idx="1131">
                  <c:v>21.689704970000001</c:v>
                </c:pt>
                <c:pt idx="1132">
                  <c:v>21.873946549999999</c:v>
                </c:pt>
                <c:pt idx="1133">
                  <c:v>21.836554660000001</c:v>
                </c:pt>
                <c:pt idx="1134">
                  <c:v>21.54297167</c:v>
                </c:pt>
                <c:pt idx="1135">
                  <c:v>20.853619049999999</c:v>
                </c:pt>
                <c:pt idx="1136">
                  <c:v>19.806602030000001</c:v>
                </c:pt>
                <c:pt idx="1137">
                  <c:v>18.626996510000001</c:v>
                </c:pt>
                <c:pt idx="1138">
                  <c:v>17.562058260000001</c:v>
                </c:pt>
                <c:pt idx="1139">
                  <c:v>16.80964934</c:v>
                </c:pt>
                <c:pt idx="1140">
                  <c:v>16.432428569999999</c:v>
                </c:pt>
                <c:pt idx="1141">
                  <c:v>16.35507698</c:v>
                </c:pt>
                <c:pt idx="1142">
                  <c:v>16.385764699999999</c:v>
                </c:pt>
                <c:pt idx="1143">
                  <c:v>16.35108138</c:v>
                </c:pt>
                <c:pt idx="1144">
                  <c:v>16.223977479999999</c:v>
                </c:pt>
                <c:pt idx="1145">
                  <c:v>16.080294930000001</c:v>
                </c:pt>
                <c:pt idx="1146">
                  <c:v>15.978044949999999</c:v>
                </c:pt>
                <c:pt idx="1147">
                  <c:v>15.90286719</c:v>
                </c:pt>
                <c:pt idx="1148">
                  <c:v>15.80198371</c:v>
                </c:pt>
                <c:pt idx="1149">
                  <c:v>15.67317899</c:v>
                </c:pt>
                <c:pt idx="1150">
                  <c:v>15.479397069999999</c:v>
                </c:pt>
                <c:pt idx="1151">
                  <c:v>15.196915669999999</c:v>
                </c:pt>
                <c:pt idx="1152">
                  <c:v>14.79110614</c:v>
                </c:pt>
                <c:pt idx="1153">
                  <c:v>14.287440589999999</c:v>
                </c:pt>
                <c:pt idx="1154">
                  <c:v>13.7472742</c:v>
                </c:pt>
                <c:pt idx="1155">
                  <c:v>13.154260600000001</c:v>
                </c:pt>
                <c:pt idx="1156">
                  <c:v>12.504192509999999</c:v>
                </c:pt>
                <c:pt idx="1157">
                  <c:v>11.80133198</c:v>
                </c:pt>
                <c:pt idx="1158">
                  <c:v>11.020093920000001</c:v>
                </c:pt>
                <c:pt idx="1159">
                  <c:v>10.132644239999999</c:v>
                </c:pt>
                <c:pt idx="1160">
                  <c:v>9.0699853739999998</c:v>
                </c:pt>
                <c:pt idx="1161">
                  <c:v>7.7814981059999999</c:v>
                </c:pt>
                <c:pt idx="1162">
                  <c:v>6.2892482840000001</c:v>
                </c:pt>
                <c:pt idx="1163">
                  <c:v>4.6273341390000002</c:v>
                </c:pt>
                <c:pt idx="1164">
                  <c:v>2.8352600360000002</c:v>
                </c:pt>
                <c:pt idx="1165">
                  <c:v>0.98879103499999998</c:v>
                </c:pt>
                <c:pt idx="1166">
                  <c:v>-0.85927910600000001</c:v>
                </c:pt>
                <c:pt idx="1167">
                  <c:v>-2.6910557430000002</c:v>
                </c:pt>
                <c:pt idx="1168">
                  <c:v>-4.5143958089999998</c:v>
                </c:pt>
                <c:pt idx="1169">
                  <c:v>-6.3439553320000002</c:v>
                </c:pt>
                <c:pt idx="1170">
                  <c:v>-8.2524250860000006</c:v>
                </c:pt>
                <c:pt idx="1171">
                  <c:v>-10.33119834</c:v>
                </c:pt>
                <c:pt idx="1172">
                  <c:v>-12.638940079999999</c:v>
                </c:pt>
                <c:pt idx="1173">
                  <c:v>-15.191919560000001</c:v>
                </c:pt>
                <c:pt idx="1174">
                  <c:v>-17.941678079999999</c:v>
                </c:pt>
                <c:pt idx="1175">
                  <c:v>-20.811216219999999</c:v>
                </c:pt>
                <c:pt idx="1176">
                  <c:v>-23.756153340000001</c:v>
                </c:pt>
                <c:pt idx="1177">
                  <c:v>-26.70946399</c:v>
                </c:pt>
                <c:pt idx="1178">
                  <c:v>-29.624933429999999</c:v>
                </c:pt>
                <c:pt idx="1179">
                  <c:v>-32.490899200000001</c:v>
                </c:pt>
                <c:pt idx="1180">
                  <c:v>-35.273064560000002</c:v>
                </c:pt>
                <c:pt idx="1181">
                  <c:v>-38.011572110000003</c:v>
                </c:pt>
                <c:pt idx="1182">
                  <c:v>-40.72272701</c:v>
                </c:pt>
                <c:pt idx="1183">
                  <c:v>-43.40081807</c:v>
                </c:pt>
                <c:pt idx="1184">
                  <c:v>-46.045879499999998</c:v>
                </c:pt>
                <c:pt idx="1185">
                  <c:v>-48.671670290000002</c:v>
                </c:pt>
                <c:pt idx="1186">
                  <c:v>-51.27519023</c:v>
                </c:pt>
                <c:pt idx="1187">
                  <c:v>-53.817753080000003</c:v>
                </c:pt>
                <c:pt idx="1188">
                  <c:v>-56.251014759999997</c:v>
                </c:pt>
                <c:pt idx="1189">
                  <c:v>-58.482695909999997</c:v>
                </c:pt>
                <c:pt idx="1190">
                  <c:v>-60.466940129999998</c:v>
                </c:pt>
                <c:pt idx="1191">
                  <c:v>-62.189783749999997</c:v>
                </c:pt>
                <c:pt idx="1192">
                  <c:v>-63.630154689999998</c:v>
                </c:pt>
                <c:pt idx="1193">
                  <c:v>-64.823348319999994</c:v>
                </c:pt>
                <c:pt idx="1194">
                  <c:v>-65.782947010000001</c:v>
                </c:pt>
                <c:pt idx="1195">
                  <c:v>-66.509447510000001</c:v>
                </c:pt>
                <c:pt idx="1196">
                  <c:v>-66.974485220000005</c:v>
                </c:pt>
                <c:pt idx="1197">
                  <c:v>-67.123202660000004</c:v>
                </c:pt>
                <c:pt idx="1198">
                  <c:v>-66.894058079999994</c:v>
                </c:pt>
                <c:pt idx="1199">
                  <c:v>-66.202934380000002</c:v>
                </c:pt>
                <c:pt idx="1200">
                  <c:v>-64.972638529999998</c:v>
                </c:pt>
                <c:pt idx="1201">
                  <c:v>-63.099473140000001</c:v>
                </c:pt>
                <c:pt idx="1202">
                  <c:v>-60.557609820000003</c:v>
                </c:pt>
                <c:pt idx="1203">
                  <c:v>-57.469345820000001</c:v>
                </c:pt>
                <c:pt idx="1204">
                  <c:v>-53.969780710000002</c:v>
                </c:pt>
                <c:pt idx="1205">
                  <c:v>-50.152329450000003</c:v>
                </c:pt>
                <c:pt idx="1206">
                  <c:v>-45.99389</c:v>
                </c:pt>
                <c:pt idx="1207">
                  <c:v>-41.356650379999998</c:v>
                </c:pt>
                <c:pt idx="1208">
                  <c:v>-36.095693519999998</c:v>
                </c:pt>
                <c:pt idx="1209">
                  <c:v>-30.125967249999999</c:v>
                </c:pt>
                <c:pt idx="1210">
                  <c:v>-23.4946302</c:v>
                </c:pt>
                <c:pt idx="1211">
                  <c:v>-16.401406160000001</c:v>
                </c:pt>
                <c:pt idx="1212">
                  <c:v>-9.0991299940000001</c:v>
                </c:pt>
                <c:pt idx="1213">
                  <c:v>-1.8664271539999999</c:v>
                </c:pt>
                <c:pt idx="1214">
                  <c:v>5.066810909</c:v>
                </c:pt>
                <c:pt idx="1215">
                  <c:v>11.55214561</c:v>
                </c:pt>
                <c:pt idx="1216">
                  <c:v>17.62519958</c:v>
                </c:pt>
                <c:pt idx="1217">
                  <c:v>23.388985590000001</c:v>
                </c:pt>
                <c:pt idx="1218">
                  <c:v>28.885679979999999</c:v>
                </c:pt>
                <c:pt idx="1219">
                  <c:v>34.163735440000004</c:v>
                </c:pt>
                <c:pt idx="1220">
                  <c:v>39.243904870000001</c:v>
                </c:pt>
                <c:pt idx="1221">
                  <c:v>44.05312859</c:v>
                </c:pt>
                <c:pt idx="1222">
                  <c:v>48.46185474</c:v>
                </c:pt>
                <c:pt idx="1223">
                  <c:v>51.996286040000001</c:v>
                </c:pt>
                <c:pt idx="1224">
                  <c:v>53.936255279999997</c:v>
                </c:pt>
                <c:pt idx="1225">
                  <c:v>54.2652024</c:v>
                </c:pt>
                <c:pt idx="1226">
                  <c:v>53.84956339</c:v>
                </c:pt>
                <c:pt idx="1227">
                  <c:v>53.481802899999998</c:v>
                </c:pt>
                <c:pt idx="1228">
                  <c:v>53.647684959999999</c:v>
                </c:pt>
                <c:pt idx="1229">
                  <c:v>54.204746780000001</c:v>
                </c:pt>
                <c:pt idx="1230">
                  <c:v>54.774265069999998</c:v>
                </c:pt>
                <c:pt idx="1231">
                  <c:v>55.039477230000003</c:v>
                </c:pt>
                <c:pt idx="1232">
                  <c:v>54.825676780000002</c:v>
                </c:pt>
                <c:pt idx="1233">
                  <c:v>54.132998350000001</c:v>
                </c:pt>
                <c:pt idx="1234">
                  <c:v>53.144386699999998</c:v>
                </c:pt>
                <c:pt idx="1235">
                  <c:v>52.045245749999999</c:v>
                </c:pt>
                <c:pt idx="1236">
                  <c:v>50.902987830000001</c:v>
                </c:pt>
                <c:pt idx="1237">
                  <c:v>49.721169869999997</c:v>
                </c:pt>
                <c:pt idx="1238">
                  <c:v>48.543453900000003</c:v>
                </c:pt>
                <c:pt idx="1239">
                  <c:v>47.415576100000003</c:v>
                </c:pt>
                <c:pt idx="1240">
                  <c:v>46.328735559999998</c:v>
                </c:pt>
                <c:pt idx="1241">
                  <c:v>45.215885010000001</c:v>
                </c:pt>
                <c:pt idx="1242">
                  <c:v>43.99729009</c:v>
                </c:pt>
                <c:pt idx="1243">
                  <c:v>42.66556568</c:v>
                </c:pt>
                <c:pt idx="1244">
                  <c:v>41.26997617</c:v>
                </c:pt>
                <c:pt idx="1245">
                  <c:v>39.855702610000002</c:v>
                </c:pt>
                <c:pt idx="1246">
                  <c:v>38.414404169999997</c:v>
                </c:pt>
                <c:pt idx="1247">
                  <c:v>36.947415589999999</c:v>
                </c:pt>
                <c:pt idx="1248">
                  <c:v>35.436007400000001</c:v>
                </c:pt>
                <c:pt idx="1249">
                  <c:v>33.825846370000001</c:v>
                </c:pt>
                <c:pt idx="1250">
                  <c:v>32.06505044</c:v>
                </c:pt>
                <c:pt idx="1251">
                  <c:v>30.162372309999999</c:v>
                </c:pt>
                <c:pt idx="1252">
                  <c:v>28.196832489999998</c:v>
                </c:pt>
                <c:pt idx="1253">
                  <c:v>26.177019319999999</c:v>
                </c:pt>
                <c:pt idx="1254">
                  <c:v>24.058861350000001</c:v>
                </c:pt>
                <c:pt idx="1255">
                  <c:v>21.79760709</c:v>
                </c:pt>
                <c:pt idx="1256">
                  <c:v>19.339464299999999</c:v>
                </c:pt>
                <c:pt idx="1257">
                  <c:v>16.641722399999999</c:v>
                </c:pt>
                <c:pt idx="1258">
                  <c:v>13.72977427</c:v>
                </c:pt>
                <c:pt idx="1259">
                  <c:v>10.640535</c:v>
                </c:pt>
                <c:pt idx="1260">
                  <c:v>7.4193427639999996</c:v>
                </c:pt>
                <c:pt idx="1261">
                  <c:v>4.1935143090000002</c:v>
                </c:pt>
                <c:pt idx="1262">
                  <c:v>1.0673073829999999</c:v>
                </c:pt>
                <c:pt idx="1263">
                  <c:v>-2.0210143450000002</c:v>
                </c:pt>
                <c:pt idx="1264">
                  <c:v>-5.1175091779999997</c:v>
                </c:pt>
                <c:pt idx="1265">
                  <c:v>-8.2478444540000009</c:v>
                </c:pt>
                <c:pt idx="1266">
                  <c:v>-11.466973449999999</c:v>
                </c:pt>
                <c:pt idx="1267">
                  <c:v>-14.807838840000001</c:v>
                </c:pt>
                <c:pt idx="1268">
                  <c:v>-18.260238340000001</c:v>
                </c:pt>
                <c:pt idx="1269">
                  <c:v>-21.81569133</c:v>
                </c:pt>
                <c:pt idx="1270">
                  <c:v>-25.414272950000001</c:v>
                </c:pt>
                <c:pt idx="1271">
                  <c:v>-28.96197557</c:v>
                </c:pt>
                <c:pt idx="1272">
                  <c:v>-32.337249440000001</c:v>
                </c:pt>
                <c:pt idx="1273">
                  <c:v>-35.465252069999998</c:v>
                </c:pt>
                <c:pt idx="1274">
                  <c:v>-38.394653589999997</c:v>
                </c:pt>
                <c:pt idx="1275">
                  <c:v>-41.144124609999999</c:v>
                </c:pt>
                <c:pt idx="1276">
                  <c:v>-43.737844860000003</c:v>
                </c:pt>
                <c:pt idx="1277">
                  <c:v>-46.169148100000001</c:v>
                </c:pt>
                <c:pt idx="1278">
                  <c:v>-48.412129299999997</c:v>
                </c:pt>
                <c:pt idx="1279">
                  <c:v>-50.45446836</c:v>
                </c:pt>
                <c:pt idx="1280">
                  <c:v>-52.319266069999998</c:v>
                </c:pt>
                <c:pt idx="1281">
                  <c:v>-54.035755770000002</c:v>
                </c:pt>
                <c:pt idx="1282">
                  <c:v>-55.610584809999999</c:v>
                </c:pt>
                <c:pt idx="1283">
                  <c:v>-56.988884400000003</c:v>
                </c:pt>
                <c:pt idx="1284">
                  <c:v>-58.087464930000003</c:v>
                </c:pt>
                <c:pt idx="1285">
                  <c:v>-58.89045685</c:v>
                </c:pt>
                <c:pt idx="1286">
                  <c:v>-59.439597249999998</c:v>
                </c:pt>
                <c:pt idx="1287">
                  <c:v>-59.731720430000003</c:v>
                </c:pt>
                <c:pt idx="1288">
                  <c:v>-59.751227659999998</c:v>
                </c:pt>
                <c:pt idx="1289">
                  <c:v>-59.400301130000003</c:v>
                </c:pt>
                <c:pt idx="1290">
                  <c:v>-58.47859948</c:v>
                </c:pt>
                <c:pt idx="1291">
                  <c:v>-56.849343070000003</c:v>
                </c:pt>
                <c:pt idx="1292">
                  <c:v>-54.421081890000004</c:v>
                </c:pt>
                <c:pt idx="1293">
                  <c:v>-51.229694690000002</c:v>
                </c:pt>
                <c:pt idx="1294">
                  <c:v>-47.328535479999999</c:v>
                </c:pt>
                <c:pt idx="1295">
                  <c:v>-42.784811490000003</c:v>
                </c:pt>
                <c:pt idx="1296">
                  <c:v>-37.693667580000003</c:v>
                </c:pt>
                <c:pt idx="1297">
                  <c:v>-32.174871289999999</c:v>
                </c:pt>
                <c:pt idx="1298">
                  <c:v>-26.368165279999999</c:v>
                </c:pt>
                <c:pt idx="1299">
                  <c:v>-20.423465239999999</c:v>
                </c:pt>
                <c:pt idx="1300">
                  <c:v>-14.47485187</c:v>
                </c:pt>
                <c:pt idx="1301">
                  <c:v>-8.6210077359999993</c:v>
                </c:pt>
                <c:pt idx="1302">
                  <c:v>-2.9334193210000001</c:v>
                </c:pt>
                <c:pt idx="1303">
                  <c:v>2.5141362850000002</c:v>
                </c:pt>
                <c:pt idx="1304">
                  <c:v>7.7129851790000004</c:v>
                </c:pt>
                <c:pt idx="1305">
                  <c:v>12.670564540000001</c:v>
                </c:pt>
                <c:pt idx="1306">
                  <c:v>17.349967830000001</c:v>
                </c:pt>
                <c:pt idx="1307">
                  <c:v>21.734956109999999</c:v>
                </c:pt>
                <c:pt idx="1308">
                  <c:v>25.710042390000002</c:v>
                </c:pt>
                <c:pt idx="1309">
                  <c:v>29.28263488</c:v>
                </c:pt>
                <c:pt idx="1310">
                  <c:v>32.605874040000003</c:v>
                </c:pt>
                <c:pt idx="1311">
                  <c:v>35.775025360000001</c:v>
                </c:pt>
                <c:pt idx="1312">
                  <c:v>38.78057201</c:v>
                </c:pt>
                <c:pt idx="1313">
                  <c:v>41.245951689999998</c:v>
                </c:pt>
                <c:pt idx="1314">
                  <c:v>42.487351320000002</c:v>
                </c:pt>
                <c:pt idx="1315">
                  <c:v>42.250574229999998</c:v>
                </c:pt>
                <c:pt idx="1316">
                  <c:v>41.378845869999999</c:v>
                </c:pt>
                <c:pt idx="1317">
                  <c:v>41.015696749999996</c:v>
                </c:pt>
                <c:pt idx="1318">
                  <c:v>41.507825339999997</c:v>
                </c:pt>
                <c:pt idx="1319">
                  <c:v>42.41126371</c:v>
                </c:pt>
                <c:pt idx="1320">
                  <c:v>43.141608589999997</c:v>
                </c:pt>
                <c:pt idx="1321">
                  <c:v>43.406813419999999</c:v>
                </c:pt>
                <c:pt idx="1322">
                  <c:v>43.328831389999998</c:v>
                </c:pt>
                <c:pt idx="1323">
                  <c:v>43.154092030000001</c:v>
                </c:pt>
                <c:pt idx="1324">
                  <c:v>42.992563730000001</c:v>
                </c:pt>
                <c:pt idx="1325">
                  <c:v>42.688003729999998</c:v>
                </c:pt>
                <c:pt idx="1326">
                  <c:v>42.020566240000001</c:v>
                </c:pt>
                <c:pt idx="1327">
                  <c:v>40.970641989999997</c:v>
                </c:pt>
                <c:pt idx="1328">
                  <c:v>39.748021569999999</c:v>
                </c:pt>
                <c:pt idx="1329">
                  <c:v>38.635350619999997</c:v>
                </c:pt>
                <c:pt idx="1330">
                  <c:v>37.667774989999998</c:v>
                </c:pt>
                <c:pt idx="1331">
                  <c:v>36.796406650000002</c:v>
                </c:pt>
                <c:pt idx="1332">
                  <c:v>35.946046580000001</c:v>
                </c:pt>
                <c:pt idx="1333">
                  <c:v>35.102271680000001</c:v>
                </c:pt>
                <c:pt idx="1334">
                  <c:v>34.27439107</c:v>
                </c:pt>
                <c:pt idx="1335">
                  <c:v>33.403668770000003</c:v>
                </c:pt>
                <c:pt idx="1336">
                  <c:v>32.379064110000002</c:v>
                </c:pt>
                <c:pt idx="1337">
                  <c:v>31.094326850000002</c:v>
                </c:pt>
                <c:pt idx="1338">
                  <c:v>29.466423809999998</c:v>
                </c:pt>
                <c:pt idx="1339">
                  <c:v>27.453898559999999</c:v>
                </c:pt>
                <c:pt idx="1340">
                  <c:v>25.177493729999998</c:v>
                </c:pt>
                <c:pt idx="1341">
                  <c:v>22.82235631</c:v>
                </c:pt>
                <c:pt idx="1342">
                  <c:v>20.572384410000002</c:v>
                </c:pt>
                <c:pt idx="1343">
                  <c:v>18.542185280000002</c:v>
                </c:pt>
                <c:pt idx="1344">
                  <c:v>16.729976690000001</c:v>
                </c:pt>
                <c:pt idx="1345">
                  <c:v>15.058612419999999</c:v>
                </c:pt>
                <c:pt idx="1346">
                  <c:v>13.400548629999999</c:v>
                </c:pt>
                <c:pt idx="1347">
                  <c:v>11.63821368</c:v>
                </c:pt>
                <c:pt idx="1348">
                  <c:v>9.7168944840000009</c:v>
                </c:pt>
                <c:pt idx="1349">
                  <c:v>7.626232474</c:v>
                </c:pt>
                <c:pt idx="1350">
                  <c:v>5.3120239649999998</c:v>
                </c:pt>
                <c:pt idx="1351">
                  <c:v>2.7622786860000001</c:v>
                </c:pt>
                <c:pt idx="1352">
                  <c:v>4.0683032000000001E-2</c:v>
                </c:pt>
                <c:pt idx="1353">
                  <c:v>-2.803674209</c:v>
                </c:pt>
                <c:pt idx="1354">
                  <c:v>-5.6903867049999999</c:v>
                </c:pt>
                <c:pt idx="1355">
                  <c:v>-8.5420155500000003</c:v>
                </c:pt>
                <c:pt idx="1356">
                  <c:v>-11.354431180000001</c:v>
                </c:pt>
                <c:pt idx="1357">
                  <c:v>-14.115129960000001</c:v>
                </c:pt>
                <c:pt idx="1358">
                  <c:v>-16.806601579999999</c:v>
                </c:pt>
                <c:pt idx="1359">
                  <c:v>-19.414522829999999</c:v>
                </c:pt>
                <c:pt idx="1360">
                  <c:v>-21.927707550000001</c:v>
                </c:pt>
                <c:pt idx="1361">
                  <c:v>-24.36746394</c:v>
                </c:pt>
                <c:pt idx="1362">
                  <c:v>-26.75752258</c:v>
                </c:pt>
                <c:pt idx="1363">
                  <c:v>-29.17892539</c:v>
                </c:pt>
                <c:pt idx="1364">
                  <c:v>-31.680527399999999</c:v>
                </c:pt>
                <c:pt idx="1365">
                  <c:v>-34.282987110000001</c:v>
                </c:pt>
                <c:pt idx="1366">
                  <c:v>-37.01034525</c:v>
                </c:pt>
                <c:pt idx="1367">
                  <c:v>-39.840073779999997</c:v>
                </c:pt>
                <c:pt idx="1368">
                  <c:v>-42.697216230000002</c:v>
                </c:pt>
                <c:pt idx="1369">
                  <c:v>-45.524001179999999</c:v>
                </c:pt>
                <c:pt idx="1370">
                  <c:v>-48.262907179999999</c:v>
                </c:pt>
                <c:pt idx="1371">
                  <c:v>-50.87576988</c:v>
                </c:pt>
                <c:pt idx="1372">
                  <c:v>-53.346529439999998</c:v>
                </c:pt>
                <c:pt idx="1373">
                  <c:v>-55.687333109999997</c:v>
                </c:pt>
                <c:pt idx="1374">
                  <c:v>-57.945957970000002</c:v>
                </c:pt>
                <c:pt idx="1375">
                  <c:v>-60.106371510000002</c:v>
                </c:pt>
                <c:pt idx="1376">
                  <c:v>-62.124626380000002</c:v>
                </c:pt>
                <c:pt idx="1377">
                  <c:v>-63.97236307</c:v>
                </c:pt>
                <c:pt idx="1378">
                  <c:v>-65.600129710000004</c:v>
                </c:pt>
                <c:pt idx="1379">
                  <c:v>-66.873203419999996</c:v>
                </c:pt>
                <c:pt idx="1380">
                  <c:v>-67.629542049999998</c:v>
                </c:pt>
                <c:pt idx="1381">
                  <c:v>-67.728721010000001</c:v>
                </c:pt>
                <c:pt idx="1382">
                  <c:v>-67.049508630000005</c:v>
                </c:pt>
                <c:pt idx="1383">
                  <c:v>-65.517417570000006</c:v>
                </c:pt>
                <c:pt idx="1384">
                  <c:v>-63.108653080000003</c:v>
                </c:pt>
                <c:pt idx="1385">
                  <c:v>-59.89349636</c:v>
                </c:pt>
                <c:pt idx="1386">
                  <c:v>-56.022703229999998</c:v>
                </c:pt>
                <c:pt idx="1387">
                  <c:v>-51.689745549999998</c:v>
                </c:pt>
                <c:pt idx="1388">
                  <c:v>-47.065516219999999</c:v>
                </c:pt>
                <c:pt idx="1389">
                  <c:v>-42.213422289999997</c:v>
                </c:pt>
                <c:pt idx="1390">
                  <c:v>-37.132437330000002</c:v>
                </c:pt>
                <c:pt idx="1391">
                  <c:v>-31.772377479999999</c:v>
                </c:pt>
                <c:pt idx="1392">
                  <c:v>-26.074200350000002</c:v>
                </c:pt>
                <c:pt idx="1393">
                  <c:v>-19.999383640000001</c:v>
                </c:pt>
                <c:pt idx="1394">
                  <c:v>-13.601722069999999</c:v>
                </c:pt>
                <c:pt idx="1395">
                  <c:v>-7.03662397</c:v>
                </c:pt>
                <c:pt idx="1396">
                  <c:v>-0.467245191</c:v>
                </c:pt>
                <c:pt idx="1397">
                  <c:v>5.9394396929999997</c:v>
                </c:pt>
                <c:pt idx="1398">
                  <c:v>12.05893844</c:v>
                </c:pt>
                <c:pt idx="1399">
                  <c:v>17.824620889999998</c:v>
                </c:pt>
                <c:pt idx="1400">
                  <c:v>23.126421449999999</c:v>
                </c:pt>
                <c:pt idx="1401">
                  <c:v>27.845558919999998</c:v>
                </c:pt>
                <c:pt idx="1402">
                  <c:v>31.89771447</c:v>
                </c:pt>
                <c:pt idx="1403">
                  <c:v>35.24362</c:v>
                </c:pt>
                <c:pt idx="1404">
                  <c:v>37.764405959999998</c:v>
                </c:pt>
                <c:pt idx="1405">
                  <c:v>39.3069329</c:v>
                </c:pt>
                <c:pt idx="1406">
                  <c:v>40.313159460000001</c:v>
                </c:pt>
                <c:pt idx="1407">
                  <c:v>41.506693869999999</c:v>
                </c:pt>
                <c:pt idx="1408">
                  <c:v>43.114884429999996</c:v>
                </c:pt>
                <c:pt idx="1409">
                  <c:v>44.898244239999997</c:v>
                </c:pt>
                <c:pt idx="1410">
                  <c:v>46.361771900000001</c:v>
                </c:pt>
                <c:pt idx="1411">
                  <c:v>46.951059280000003</c:v>
                </c:pt>
                <c:pt idx="1412">
                  <c:v>46.7015958</c:v>
                </c:pt>
                <c:pt idx="1413">
                  <c:v>46.045748060000001</c:v>
                </c:pt>
                <c:pt idx="1414">
                  <c:v>45.344295500000001</c:v>
                </c:pt>
                <c:pt idx="1415">
                  <c:v>44.795034649999998</c:v>
                </c:pt>
                <c:pt idx="1416">
                  <c:v>44.505900140000001</c:v>
                </c:pt>
                <c:pt idx="1417">
                  <c:v>44.363412930000003</c:v>
                </c:pt>
                <c:pt idx="1418">
                  <c:v>44.107057449999999</c:v>
                </c:pt>
                <c:pt idx="1419">
                  <c:v>43.470062800000001</c:v>
                </c:pt>
                <c:pt idx="1420">
                  <c:v>42.537832170000001</c:v>
                </c:pt>
                <c:pt idx="1421">
                  <c:v>41.501930430000002</c:v>
                </c:pt>
                <c:pt idx="1422">
                  <c:v>40.506998619999997</c:v>
                </c:pt>
                <c:pt idx="1423">
                  <c:v>39.57093656</c:v>
                </c:pt>
                <c:pt idx="1424">
                  <c:v>38.720670589999997</c:v>
                </c:pt>
                <c:pt idx="1425">
                  <c:v>37.956295400000002</c:v>
                </c:pt>
                <c:pt idx="1426">
                  <c:v>37.251636750000003</c:v>
                </c:pt>
                <c:pt idx="1427">
                  <c:v>36.586171460000003</c:v>
                </c:pt>
                <c:pt idx="1428">
                  <c:v>35.923952669999998</c:v>
                </c:pt>
                <c:pt idx="1429">
                  <c:v>35.264081740000002</c:v>
                </c:pt>
                <c:pt idx="1430">
                  <c:v>34.622860799999998</c:v>
                </c:pt>
                <c:pt idx="1431">
                  <c:v>33.948066420000004</c:v>
                </c:pt>
                <c:pt idx="1432">
                  <c:v>33.203283339999999</c:v>
                </c:pt>
                <c:pt idx="1433">
                  <c:v>32.469164149999997</c:v>
                </c:pt>
                <c:pt idx="1434">
                  <c:v>31.77069599</c:v>
                </c:pt>
                <c:pt idx="1435">
                  <c:v>31.039463309999999</c:v>
                </c:pt>
                <c:pt idx="1436">
                  <c:v>30.194193940000002</c:v>
                </c:pt>
                <c:pt idx="1437">
                  <c:v>29.236511100000001</c:v>
                </c:pt>
                <c:pt idx="1438">
                  <c:v>28.167376820000001</c:v>
                </c:pt>
                <c:pt idx="1439">
                  <c:v>26.911964019999999</c:v>
                </c:pt>
                <c:pt idx="1440">
                  <c:v>25.397015840000002</c:v>
                </c:pt>
                <c:pt idx="1441">
                  <c:v>23.65167417</c:v>
                </c:pt>
                <c:pt idx="1442">
                  <c:v>21.756611540000002</c:v>
                </c:pt>
                <c:pt idx="1443">
                  <c:v>19.705192369999999</c:v>
                </c:pt>
                <c:pt idx="1444">
                  <c:v>17.4726958</c:v>
                </c:pt>
                <c:pt idx="1445">
                  <c:v>15.08112603</c:v>
                </c:pt>
                <c:pt idx="1446">
                  <c:v>12.56393937</c:v>
                </c:pt>
                <c:pt idx="1447">
                  <c:v>9.9514714410000007</c:v>
                </c:pt>
                <c:pt idx="1448">
                  <c:v>7.2217734919999996</c:v>
                </c:pt>
                <c:pt idx="1449">
                  <c:v>4.3520918220000002</c:v>
                </c:pt>
                <c:pt idx="1450">
                  <c:v>1.3846380060000001</c:v>
                </c:pt>
                <c:pt idx="1451">
                  <c:v>-1.552258755</c:v>
                </c:pt>
                <c:pt idx="1452">
                  <c:v>-4.4149416989999999</c:v>
                </c:pt>
                <c:pt idx="1453">
                  <c:v>-7.214844705</c:v>
                </c:pt>
                <c:pt idx="1454">
                  <c:v>-10.012596370000001</c:v>
                </c:pt>
                <c:pt idx="1455">
                  <c:v>-12.8536594</c:v>
                </c:pt>
                <c:pt idx="1456">
                  <c:v>-15.764115719999999</c:v>
                </c:pt>
                <c:pt idx="1457">
                  <c:v>-18.738938699999999</c:v>
                </c:pt>
                <c:pt idx="1458">
                  <c:v>-21.777096449999998</c:v>
                </c:pt>
                <c:pt idx="1459">
                  <c:v>-24.830281639999999</c:v>
                </c:pt>
                <c:pt idx="1460">
                  <c:v>-27.860874989999999</c:v>
                </c:pt>
                <c:pt idx="1461">
                  <c:v>-30.786778429999998</c:v>
                </c:pt>
                <c:pt idx="1462">
                  <c:v>-33.542680519999998</c:v>
                </c:pt>
                <c:pt idx="1463">
                  <c:v>-36.162123110000003</c:v>
                </c:pt>
                <c:pt idx="1464">
                  <c:v>-38.773045629999999</c:v>
                </c:pt>
                <c:pt idx="1465">
                  <c:v>-41.46748667</c:v>
                </c:pt>
                <c:pt idx="1466">
                  <c:v>-44.266152439999999</c:v>
                </c:pt>
                <c:pt idx="1467">
                  <c:v>-47.136136430000001</c:v>
                </c:pt>
                <c:pt idx="1468">
                  <c:v>-50.00999272</c:v>
                </c:pt>
                <c:pt idx="1469">
                  <c:v>-52.776493170000002</c:v>
                </c:pt>
                <c:pt idx="1470">
                  <c:v>-55.337125559999997</c:v>
                </c:pt>
                <c:pt idx="1471">
                  <c:v>-57.596633009999998</c:v>
                </c:pt>
                <c:pt idx="1472">
                  <c:v>-59.531268590000003</c:v>
                </c:pt>
                <c:pt idx="1473">
                  <c:v>-61.142838599999997</c:v>
                </c:pt>
                <c:pt idx="1474">
                  <c:v>-62.428198109999997</c:v>
                </c:pt>
                <c:pt idx="1475">
                  <c:v>-63.399762469999999</c:v>
                </c:pt>
                <c:pt idx="1476">
                  <c:v>-64.073674980000007</c:v>
                </c:pt>
                <c:pt idx="1477">
                  <c:v>-64.462919499999998</c:v>
                </c:pt>
                <c:pt idx="1478">
                  <c:v>-64.575343290000006</c:v>
                </c:pt>
                <c:pt idx="1479">
                  <c:v>-64.389313079999994</c:v>
                </c:pt>
                <c:pt idx="1480">
                  <c:v>-63.836619519999999</c:v>
                </c:pt>
                <c:pt idx="1481">
                  <c:v>-62.833134489999999</c:v>
                </c:pt>
                <c:pt idx="1482">
                  <c:v>-61.378182099999997</c:v>
                </c:pt>
                <c:pt idx="1483">
                  <c:v>-59.50670796</c:v>
                </c:pt>
                <c:pt idx="1484">
                  <c:v>-57.265507399999997</c:v>
                </c:pt>
                <c:pt idx="1485">
                  <c:v>-54.738415230000001</c:v>
                </c:pt>
                <c:pt idx="1486">
                  <c:v>-52.052837109999999</c:v>
                </c:pt>
                <c:pt idx="1487">
                  <c:v>-49.306105119999998</c:v>
                </c:pt>
                <c:pt idx="1488">
                  <c:v>-46.5844928</c:v>
                </c:pt>
                <c:pt idx="1489">
                  <c:v>-43.875493149999997</c:v>
                </c:pt>
                <c:pt idx="1490">
                  <c:v>-41.05830632</c:v>
                </c:pt>
                <c:pt idx="1491">
                  <c:v>-38.019596020000002</c:v>
                </c:pt>
                <c:pt idx="1492">
                  <c:v>-34.69943748</c:v>
                </c:pt>
                <c:pt idx="1493">
                  <c:v>-31.098855650000001</c:v>
                </c:pt>
                <c:pt idx="1494">
                  <c:v>-27.289772209999999</c:v>
                </c:pt>
                <c:pt idx="1495">
                  <c:v>-23.300476849999999</c:v>
                </c:pt>
                <c:pt idx="1496">
                  <c:v>-19.121789769999999</c:v>
                </c:pt>
                <c:pt idx="1497">
                  <c:v>-14.731703039999999</c:v>
                </c:pt>
                <c:pt idx="1498">
                  <c:v>-10.13262654</c:v>
                </c:pt>
                <c:pt idx="1499">
                  <c:v>-5.3102903049999997</c:v>
                </c:pt>
                <c:pt idx="1500">
                  <c:v>-0.29600533899999998</c:v>
                </c:pt>
                <c:pt idx="1501">
                  <c:v>4.8508982280000001</c:v>
                </c:pt>
                <c:pt idx="1502">
                  <c:v>10.0018137</c:v>
                </c:pt>
                <c:pt idx="1503">
                  <c:v>15.044941489999999</c:v>
                </c:pt>
                <c:pt idx="1504">
                  <c:v>19.912951039999999</c:v>
                </c:pt>
                <c:pt idx="1505">
                  <c:v>24.582666</c:v>
                </c:pt>
                <c:pt idx="1506">
                  <c:v>29.03266082</c:v>
                </c:pt>
                <c:pt idx="1507">
                  <c:v>33.226535140000003</c:v>
                </c:pt>
                <c:pt idx="1508">
                  <c:v>37.024197440000002</c:v>
                </c:pt>
                <c:pt idx="1509">
                  <c:v>40.089709630000002</c:v>
                </c:pt>
                <c:pt idx="1510">
                  <c:v>42.3176743</c:v>
                </c:pt>
                <c:pt idx="1511">
                  <c:v>43.959715029999998</c:v>
                </c:pt>
                <c:pt idx="1512">
                  <c:v>45.270696229999999</c:v>
                </c:pt>
                <c:pt idx="1513">
                  <c:v>46.348403650000002</c:v>
                </c:pt>
                <c:pt idx="1514">
                  <c:v>47.159410229999999</c:v>
                </c:pt>
                <c:pt idx="1515">
                  <c:v>47.638441710000002</c:v>
                </c:pt>
                <c:pt idx="1516">
                  <c:v>47.873840569999999</c:v>
                </c:pt>
                <c:pt idx="1517">
                  <c:v>48.09925106</c:v>
                </c:pt>
                <c:pt idx="1518">
                  <c:v>48.47497868</c:v>
                </c:pt>
                <c:pt idx="1519">
                  <c:v>49.013531229999998</c:v>
                </c:pt>
                <c:pt idx="1520">
                  <c:v>49.451345099999998</c:v>
                </c:pt>
                <c:pt idx="1521">
                  <c:v>49.235843160000002</c:v>
                </c:pt>
                <c:pt idx="1522">
                  <c:v>48.01539606</c:v>
                </c:pt>
                <c:pt idx="1523">
                  <c:v>46.062561160000001</c:v>
                </c:pt>
                <c:pt idx="1524">
                  <c:v>44.565323210000003</c:v>
                </c:pt>
                <c:pt idx="1525">
                  <c:v>43.960649449999998</c:v>
                </c:pt>
                <c:pt idx="1526">
                  <c:v>44.029374580000002</c:v>
                </c:pt>
                <c:pt idx="1527">
                  <c:v>44.100520750000001</c:v>
                </c:pt>
                <c:pt idx="1528">
                  <c:v>43.787846430000002</c:v>
                </c:pt>
                <c:pt idx="1529">
                  <c:v>43.169658550000001</c:v>
                </c:pt>
                <c:pt idx="1530">
                  <c:v>42.453001649999997</c:v>
                </c:pt>
                <c:pt idx="1531">
                  <c:v>41.721602879999999</c:v>
                </c:pt>
                <c:pt idx="1532">
                  <c:v>40.899832760000002</c:v>
                </c:pt>
                <c:pt idx="1533">
                  <c:v>39.902350069999997</c:v>
                </c:pt>
                <c:pt idx="1534">
                  <c:v>38.776708429999999</c:v>
                </c:pt>
                <c:pt idx="1535">
                  <c:v>37.544124080000003</c:v>
                </c:pt>
                <c:pt idx="1536">
                  <c:v>36.226647819999997</c:v>
                </c:pt>
                <c:pt idx="1537">
                  <c:v>34.840752639999998</c:v>
                </c:pt>
                <c:pt idx="1538">
                  <c:v>33.333015750000001</c:v>
                </c:pt>
                <c:pt idx="1539">
                  <c:v>31.655374569999999</c:v>
                </c:pt>
                <c:pt idx="1540">
                  <c:v>29.76397566</c:v>
                </c:pt>
                <c:pt idx="1541">
                  <c:v>27.62334023</c:v>
                </c:pt>
                <c:pt idx="1542">
                  <c:v>25.353658200000002</c:v>
                </c:pt>
                <c:pt idx="1543">
                  <c:v>23.050416340000002</c:v>
                </c:pt>
                <c:pt idx="1544">
                  <c:v>20.64694029</c:v>
                </c:pt>
                <c:pt idx="1545">
                  <c:v>18.076223729999999</c:v>
                </c:pt>
                <c:pt idx="1546">
                  <c:v>15.311622870000001</c:v>
                </c:pt>
                <c:pt idx="1547">
                  <c:v>12.43617018</c:v>
                </c:pt>
                <c:pt idx="1548">
                  <c:v>9.5338800320000008</c:v>
                </c:pt>
                <c:pt idx="1549">
                  <c:v>6.596909771</c:v>
                </c:pt>
                <c:pt idx="1550">
                  <c:v>3.6179470760000001</c:v>
                </c:pt>
                <c:pt idx="1551">
                  <c:v>0.687273574</c:v>
                </c:pt>
                <c:pt idx="1552">
                  <c:v>-2.1728368169999999</c:v>
                </c:pt>
                <c:pt idx="1553">
                  <c:v>-5.0677624410000002</c:v>
                </c:pt>
                <c:pt idx="1554">
                  <c:v>-8.1016437719999992</c:v>
                </c:pt>
                <c:pt idx="1555">
                  <c:v>-11.32459014</c:v>
                </c:pt>
                <c:pt idx="1556">
                  <c:v>-14.74944485</c:v>
                </c:pt>
                <c:pt idx="1557">
                  <c:v>-18.331982279999998</c:v>
                </c:pt>
                <c:pt idx="1558">
                  <c:v>-22.008923190000001</c:v>
                </c:pt>
                <c:pt idx="1559">
                  <c:v>-25.648770849999998</c:v>
                </c:pt>
                <c:pt idx="1560">
                  <c:v>-29.122088689999998</c:v>
                </c:pt>
                <c:pt idx="1561">
                  <c:v>-32.311995920000001</c:v>
                </c:pt>
                <c:pt idx="1562">
                  <c:v>-35.185321500000001</c:v>
                </c:pt>
                <c:pt idx="1563">
                  <c:v>-37.733465209999999</c:v>
                </c:pt>
                <c:pt idx="1564">
                  <c:v>-40.012728899999999</c:v>
                </c:pt>
                <c:pt idx="1565">
                  <c:v>-42.130484150000001</c:v>
                </c:pt>
                <c:pt idx="1566">
                  <c:v>-44.130867700000003</c:v>
                </c:pt>
                <c:pt idx="1567">
                  <c:v>-46.052661749999999</c:v>
                </c:pt>
                <c:pt idx="1568">
                  <c:v>-47.91091093</c:v>
                </c:pt>
                <c:pt idx="1569">
                  <c:v>-49.74336778</c:v>
                </c:pt>
                <c:pt idx="1570">
                  <c:v>-51.5291183</c:v>
                </c:pt>
                <c:pt idx="1571">
                  <c:v>-53.205329310000003</c:v>
                </c:pt>
                <c:pt idx="1572">
                  <c:v>-54.722544429999999</c:v>
                </c:pt>
                <c:pt idx="1573">
                  <c:v>-56.047065979999999</c:v>
                </c:pt>
                <c:pt idx="1574">
                  <c:v>-57.158681340000001</c:v>
                </c:pt>
                <c:pt idx="1575">
                  <c:v>-58.03477135</c:v>
                </c:pt>
                <c:pt idx="1576">
                  <c:v>-58.608059769999997</c:v>
                </c:pt>
                <c:pt idx="1577">
                  <c:v>-58.762385790000003</c:v>
                </c:pt>
                <c:pt idx="1578">
                  <c:v>-58.478349809999997</c:v>
                </c:pt>
                <c:pt idx="1579">
                  <c:v>-57.774791139999998</c:v>
                </c:pt>
                <c:pt idx="1580">
                  <c:v>-56.691691159999998</c:v>
                </c:pt>
                <c:pt idx="1581">
                  <c:v>-55.269276910000002</c:v>
                </c:pt>
                <c:pt idx="1582">
                  <c:v>-53.579823910000002</c:v>
                </c:pt>
                <c:pt idx="1583">
                  <c:v>-51.66017154</c:v>
                </c:pt>
                <c:pt idx="1584">
                  <c:v>-49.511675029999999</c:v>
                </c:pt>
                <c:pt idx="1585">
                  <c:v>-47.079150759999997</c:v>
                </c:pt>
                <c:pt idx="1586">
                  <c:v>-44.280614450000002</c:v>
                </c:pt>
                <c:pt idx="1587">
                  <c:v>-41.039257319999997</c:v>
                </c:pt>
                <c:pt idx="1588">
                  <c:v>-37.325851329999999</c:v>
                </c:pt>
                <c:pt idx="1589">
                  <c:v>-33.104658430000001</c:v>
                </c:pt>
                <c:pt idx="1590">
                  <c:v>-28.398690559999999</c:v>
                </c:pt>
                <c:pt idx="1591">
                  <c:v>-23.30074651</c:v>
                </c:pt>
                <c:pt idx="1592">
                  <c:v>-17.921799920000002</c:v>
                </c:pt>
                <c:pt idx="1593">
                  <c:v>-12.44482874</c:v>
                </c:pt>
                <c:pt idx="1594">
                  <c:v>-6.980546264</c:v>
                </c:pt>
                <c:pt idx="1595">
                  <c:v>-1.5459729390000001</c:v>
                </c:pt>
                <c:pt idx="1596">
                  <c:v>3.9748285800000001</c:v>
                </c:pt>
                <c:pt idx="1597">
                  <c:v>9.7114153880000007</c:v>
                </c:pt>
                <c:pt idx="1598">
                  <c:v>15.667603359999999</c:v>
                </c:pt>
                <c:pt idx="1599">
                  <c:v>21.66711763</c:v>
                </c:pt>
                <c:pt idx="1600">
                  <c:v>27.448419260000001</c:v>
                </c:pt>
                <c:pt idx="1601">
                  <c:v>32.805323979999997</c:v>
                </c:pt>
                <c:pt idx="1602">
                  <c:v>37.456186940000002</c:v>
                </c:pt>
                <c:pt idx="1603">
                  <c:v>40.919022339999998</c:v>
                </c:pt>
                <c:pt idx="1604">
                  <c:v>43.037310269999999</c:v>
                </c:pt>
                <c:pt idx="1605">
                  <c:v>44.316417039999997</c:v>
                </c:pt>
                <c:pt idx="1606">
                  <c:v>45.647299459999999</c:v>
                </c:pt>
                <c:pt idx="1607">
                  <c:v>47.426464950000003</c:v>
                </c:pt>
                <c:pt idx="1608">
                  <c:v>49.372330839999996</c:v>
                </c:pt>
                <c:pt idx="1609">
                  <c:v>51.260591839999996</c:v>
                </c:pt>
                <c:pt idx="1610">
                  <c:v>52.975928979999999</c:v>
                </c:pt>
                <c:pt idx="1611">
                  <c:v>54.515745080000002</c:v>
                </c:pt>
                <c:pt idx="1612">
                  <c:v>55.686555220000002</c:v>
                </c:pt>
                <c:pt idx="1613">
                  <c:v>56.227722540000002</c:v>
                </c:pt>
                <c:pt idx="1614">
                  <c:v>56.069072570000003</c:v>
                </c:pt>
                <c:pt idx="1615">
                  <c:v>55.404885890000003</c:v>
                </c:pt>
                <c:pt idx="1616">
                  <c:v>54.518325160000003</c:v>
                </c:pt>
                <c:pt idx="1617">
                  <c:v>53.717415010000003</c:v>
                </c:pt>
                <c:pt idx="1618">
                  <c:v>53.12881213</c:v>
                </c:pt>
                <c:pt idx="1619">
                  <c:v>52.560663490000003</c:v>
                </c:pt>
                <c:pt idx="1620">
                  <c:v>51.799592599999997</c:v>
                </c:pt>
                <c:pt idx="1621">
                  <c:v>50.710724710000001</c:v>
                </c:pt>
                <c:pt idx="1622">
                  <c:v>49.256794130000003</c:v>
                </c:pt>
                <c:pt idx="1623">
                  <c:v>47.536331930000003</c:v>
                </c:pt>
                <c:pt idx="1624">
                  <c:v>45.701188350000002</c:v>
                </c:pt>
                <c:pt idx="1625">
                  <c:v>43.94466645</c:v>
                </c:pt>
                <c:pt idx="1626">
                  <c:v>42.386065639999998</c:v>
                </c:pt>
                <c:pt idx="1627">
                  <c:v>40.98824218</c:v>
                </c:pt>
                <c:pt idx="1628">
                  <c:v>39.603641860000003</c:v>
                </c:pt>
                <c:pt idx="1629">
                  <c:v>38.079363280000003</c:v>
                </c:pt>
                <c:pt idx="1630">
                  <c:v>36.344566759999999</c:v>
                </c:pt>
                <c:pt idx="1631">
                  <c:v>34.386089640000002</c:v>
                </c:pt>
                <c:pt idx="1632">
                  <c:v>32.164415910000002</c:v>
                </c:pt>
                <c:pt idx="1633">
                  <c:v>29.671023349999999</c:v>
                </c:pt>
                <c:pt idx="1634">
                  <c:v>26.960648299999999</c:v>
                </c:pt>
                <c:pt idx="1635">
                  <c:v>24.13296356</c:v>
                </c:pt>
                <c:pt idx="1636">
                  <c:v>21.26030767</c:v>
                </c:pt>
                <c:pt idx="1637">
                  <c:v>18.357886529999998</c:v>
                </c:pt>
                <c:pt idx="1638">
                  <c:v>15.3638332</c:v>
                </c:pt>
                <c:pt idx="1639">
                  <c:v>12.2757592</c:v>
                </c:pt>
                <c:pt idx="1640">
                  <c:v>9.148319935</c:v>
                </c:pt>
                <c:pt idx="1641">
                  <c:v>6.0298208769999997</c:v>
                </c:pt>
                <c:pt idx="1642">
                  <c:v>2.9086663389999998</c:v>
                </c:pt>
                <c:pt idx="1643">
                  <c:v>-0.21386534800000001</c:v>
                </c:pt>
                <c:pt idx="1644">
                  <c:v>-3.3313247010000002</c:v>
                </c:pt>
                <c:pt idx="1645">
                  <c:v>-6.4117594469999997</c:v>
                </c:pt>
                <c:pt idx="1646">
                  <c:v>-9.4790940779999993</c:v>
                </c:pt>
                <c:pt idx="1647">
                  <c:v>-12.59658084</c:v>
                </c:pt>
                <c:pt idx="1648">
                  <c:v>-15.83557062</c:v>
                </c:pt>
                <c:pt idx="1649">
                  <c:v>-19.23067601</c:v>
                </c:pt>
                <c:pt idx="1650">
                  <c:v>-22.78015023</c:v>
                </c:pt>
                <c:pt idx="1651">
                  <c:v>-26.439994739999999</c:v>
                </c:pt>
                <c:pt idx="1652">
                  <c:v>-30.14057961</c:v>
                </c:pt>
                <c:pt idx="1653">
                  <c:v>-33.805832940000002</c:v>
                </c:pt>
                <c:pt idx="1654">
                  <c:v>-37.441426200000002</c:v>
                </c:pt>
                <c:pt idx="1655">
                  <c:v>-41.04206611</c:v>
                </c:pt>
                <c:pt idx="1656">
                  <c:v>-44.58265059</c:v>
                </c:pt>
                <c:pt idx="1657">
                  <c:v>-48.127319120000003</c:v>
                </c:pt>
                <c:pt idx="1658">
                  <c:v>-51.643103619999998</c:v>
                </c:pt>
                <c:pt idx="1659">
                  <c:v>-54.952705880000003</c:v>
                </c:pt>
                <c:pt idx="1660">
                  <c:v>-57.83195937</c:v>
                </c:pt>
                <c:pt idx="1661">
                  <c:v>-60.104413960000002</c:v>
                </c:pt>
                <c:pt idx="1662">
                  <c:v>-61.832812920000002</c:v>
                </c:pt>
                <c:pt idx="1663">
                  <c:v>-63.136114300000003</c:v>
                </c:pt>
                <c:pt idx="1664">
                  <c:v>-64.115156479999996</c:v>
                </c:pt>
                <c:pt idx="1665">
                  <c:v>-64.837593269999999</c:v>
                </c:pt>
                <c:pt idx="1666">
                  <c:v>-65.225038339999998</c:v>
                </c:pt>
                <c:pt idx="1667">
                  <c:v>-65.277524709999994</c:v>
                </c:pt>
                <c:pt idx="1668">
                  <c:v>-64.976730059999994</c:v>
                </c:pt>
                <c:pt idx="1669">
                  <c:v>-64.237399879999998</c:v>
                </c:pt>
                <c:pt idx="1670">
                  <c:v>-62.854531639999998</c:v>
                </c:pt>
                <c:pt idx="1671">
                  <c:v>-60.730671970000003</c:v>
                </c:pt>
                <c:pt idx="1672">
                  <c:v>-57.904074190000003</c:v>
                </c:pt>
                <c:pt idx="1673">
                  <c:v>-54.423736079999998</c:v>
                </c:pt>
                <c:pt idx="1674">
                  <c:v>-50.432356480000003</c:v>
                </c:pt>
                <c:pt idx="1675">
                  <c:v>-46.080040029999999</c:v>
                </c:pt>
                <c:pt idx="1676">
                  <c:v>-41.565933149999999</c:v>
                </c:pt>
                <c:pt idx="1677">
                  <c:v>-37.10760715</c:v>
                </c:pt>
                <c:pt idx="1678">
                  <c:v>-32.886636549999999</c:v>
                </c:pt>
                <c:pt idx="1679">
                  <c:v>-29.00776604</c:v>
                </c:pt>
                <c:pt idx="1680">
                  <c:v>-25.47406616</c:v>
                </c:pt>
                <c:pt idx="1681">
                  <c:v>-22.201808849999999</c:v>
                </c:pt>
                <c:pt idx="1682">
                  <c:v>-19.064126649999999</c:v>
                </c:pt>
                <c:pt idx="1683">
                  <c:v>-15.90772216</c:v>
                </c:pt>
                <c:pt idx="1684">
                  <c:v>-12.597490240000001</c:v>
                </c:pt>
                <c:pt idx="1685">
                  <c:v>-9.0253278140000006</c:v>
                </c:pt>
                <c:pt idx="1686">
                  <c:v>-5.2073721979999998</c:v>
                </c:pt>
                <c:pt idx="1687">
                  <c:v>-1.2261424540000001</c:v>
                </c:pt>
                <c:pt idx="1688">
                  <c:v>2.8151968950000001</c:v>
                </c:pt>
                <c:pt idx="1689">
                  <c:v>6.8217708379999999</c:v>
                </c:pt>
                <c:pt idx="1690">
                  <c:v>10.8198287</c:v>
                </c:pt>
                <c:pt idx="1691">
                  <c:v>14.77822939</c:v>
                </c:pt>
                <c:pt idx="1692">
                  <c:v>18.6075634</c:v>
                </c:pt>
                <c:pt idx="1693">
                  <c:v>22.28927139</c:v>
                </c:pt>
                <c:pt idx="1694">
                  <c:v>25.778545820000001</c:v>
                </c:pt>
                <c:pt idx="1695">
                  <c:v>29.01469281</c:v>
                </c:pt>
                <c:pt idx="1696">
                  <c:v>31.965365250000001</c:v>
                </c:pt>
                <c:pt idx="1697">
                  <c:v>34.441942070000003</c:v>
                </c:pt>
                <c:pt idx="1698">
                  <c:v>36.215446180000001</c:v>
                </c:pt>
                <c:pt idx="1699">
                  <c:v>37.404680339999999</c:v>
                </c:pt>
                <c:pt idx="1700">
                  <c:v>38.356815210000001</c:v>
                </c:pt>
                <c:pt idx="1701">
                  <c:v>39.553667730000001</c:v>
                </c:pt>
                <c:pt idx="1702">
                  <c:v>41.014743549999999</c:v>
                </c:pt>
                <c:pt idx="1703">
                  <c:v>42.28354994</c:v>
                </c:pt>
                <c:pt idx="1704">
                  <c:v>42.970687040000001</c:v>
                </c:pt>
                <c:pt idx="1705">
                  <c:v>43.096028160000003</c:v>
                </c:pt>
                <c:pt idx="1706">
                  <c:v>42.926318799999997</c:v>
                </c:pt>
                <c:pt idx="1707">
                  <c:v>42.692123420000001</c:v>
                </c:pt>
                <c:pt idx="1708">
                  <c:v>42.488193719999998</c:v>
                </c:pt>
                <c:pt idx="1709">
                  <c:v>42.208178320000002</c:v>
                </c:pt>
                <c:pt idx="1710">
                  <c:v>41.680042419999999</c:v>
                </c:pt>
                <c:pt idx="1711">
                  <c:v>40.763324369999999</c:v>
                </c:pt>
                <c:pt idx="1712">
                  <c:v>39.515025180000002</c:v>
                </c:pt>
                <c:pt idx="1713">
                  <c:v>38.191272120000001</c:v>
                </c:pt>
                <c:pt idx="1714">
                  <c:v>37.027062809999997</c:v>
                </c:pt>
                <c:pt idx="1715">
                  <c:v>36.050418239999999</c:v>
                </c:pt>
                <c:pt idx="1716">
                  <c:v>35.149077929999997</c:v>
                </c:pt>
                <c:pt idx="1717">
                  <c:v>34.277537369999997</c:v>
                </c:pt>
                <c:pt idx="1718">
                  <c:v>33.457646889999999</c:v>
                </c:pt>
                <c:pt idx="1719">
                  <c:v>32.670673370000003</c:v>
                </c:pt>
                <c:pt idx="1720">
                  <c:v>31.849135279999999</c:v>
                </c:pt>
                <c:pt idx="1721">
                  <c:v>30.92625456</c:v>
                </c:pt>
                <c:pt idx="1722">
                  <c:v>29.941225679999999</c:v>
                </c:pt>
                <c:pt idx="1723">
                  <c:v>28.963089190000002</c:v>
                </c:pt>
                <c:pt idx="1724">
                  <c:v>27.98553063</c:v>
                </c:pt>
                <c:pt idx="1725">
                  <c:v>26.946042389999999</c:v>
                </c:pt>
                <c:pt idx="1726">
                  <c:v>25.837134549999998</c:v>
                </c:pt>
                <c:pt idx="1727">
                  <c:v>24.68964214</c:v>
                </c:pt>
                <c:pt idx="1728">
                  <c:v>23.518137930000002</c:v>
                </c:pt>
                <c:pt idx="1729">
                  <c:v>22.317930830000002</c:v>
                </c:pt>
                <c:pt idx="1730">
                  <c:v>21.02954038</c:v>
                </c:pt>
                <c:pt idx="1731">
                  <c:v>19.562594650000001</c:v>
                </c:pt>
                <c:pt idx="1732">
                  <c:v>17.858927380000001</c:v>
                </c:pt>
                <c:pt idx="1733">
                  <c:v>15.910393190000001</c:v>
                </c:pt>
                <c:pt idx="1734">
                  <c:v>13.741881469999999</c:v>
                </c:pt>
                <c:pt idx="1735">
                  <c:v>11.40066176</c:v>
                </c:pt>
                <c:pt idx="1736">
                  <c:v>8.9264043619999995</c:v>
                </c:pt>
                <c:pt idx="1737">
                  <c:v>6.3328204140000004</c:v>
                </c:pt>
                <c:pt idx="1738">
                  <c:v>3.6714972659999998</c:v>
                </c:pt>
                <c:pt idx="1739">
                  <c:v>1.0243961210000001</c:v>
                </c:pt>
                <c:pt idx="1740">
                  <c:v>-1.5932776420000001</c:v>
                </c:pt>
                <c:pt idx="1741">
                  <c:v>-4.2599168089999999</c:v>
                </c:pt>
                <c:pt idx="1742">
                  <c:v>-7.0559917929999996</c:v>
                </c:pt>
                <c:pt idx="1743">
                  <c:v>-10.038131140000001</c:v>
                </c:pt>
                <c:pt idx="1744">
                  <c:v>-13.26042651</c:v>
                </c:pt>
                <c:pt idx="1745">
                  <c:v>-16.72983004</c:v>
                </c:pt>
                <c:pt idx="1746">
                  <c:v>-20.40218544</c:v>
                </c:pt>
                <c:pt idx="1747">
                  <c:v>-24.189283710000002</c:v>
                </c:pt>
                <c:pt idx="1748">
                  <c:v>-28.027544840000001</c:v>
                </c:pt>
                <c:pt idx="1749">
                  <c:v>-31.8787582</c:v>
                </c:pt>
                <c:pt idx="1750">
                  <c:v>-35.685045219999999</c:v>
                </c:pt>
                <c:pt idx="1751">
                  <c:v>-39.419829829999998</c:v>
                </c:pt>
                <c:pt idx="1752">
                  <c:v>-43.112798439999999</c:v>
                </c:pt>
                <c:pt idx="1753">
                  <c:v>-46.789358329999999</c:v>
                </c:pt>
                <c:pt idx="1754">
                  <c:v>-50.42866892</c:v>
                </c:pt>
                <c:pt idx="1755">
                  <c:v>-54.046530500000003</c:v>
                </c:pt>
                <c:pt idx="1756">
                  <c:v>-57.658623949999999</c:v>
                </c:pt>
                <c:pt idx="1757">
                  <c:v>-61.168120889999997</c:v>
                </c:pt>
                <c:pt idx="1758">
                  <c:v>-64.471304140000001</c:v>
                </c:pt>
                <c:pt idx="1759">
                  <c:v>-67.582354929999994</c:v>
                </c:pt>
                <c:pt idx="1760">
                  <c:v>-70.493095659999994</c:v>
                </c:pt>
                <c:pt idx="1761">
                  <c:v>-73.201491320000002</c:v>
                </c:pt>
                <c:pt idx="1762">
                  <c:v>-75.693545279999995</c:v>
                </c:pt>
                <c:pt idx="1763">
                  <c:v>-77.905031510000001</c:v>
                </c:pt>
                <c:pt idx="1764">
                  <c:v>-79.737866120000007</c:v>
                </c:pt>
                <c:pt idx="1765">
                  <c:v>-81.065400299999993</c:v>
                </c:pt>
                <c:pt idx="1766">
                  <c:v>-81.791646970000002</c:v>
                </c:pt>
                <c:pt idx="1767">
                  <c:v>-81.864228049999994</c:v>
                </c:pt>
                <c:pt idx="1768">
                  <c:v>-81.242443410000007</c:v>
                </c:pt>
                <c:pt idx="1769">
                  <c:v>-79.968299979999998</c:v>
                </c:pt>
                <c:pt idx="1770">
                  <c:v>-78.123901099999998</c:v>
                </c:pt>
                <c:pt idx="1771">
                  <c:v>-75.782427720000001</c:v>
                </c:pt>
                <c:pt idx="1772">
                  <c:v>-73.006953670000001</c:v>
                </c:pt>
                <c:pt idx="1773">
                  <c:v>-69.839902649999999</c:v>
                </c:pt>
                <c:pt idx="1774">
                  <c:v>-66.285057879999997</c:v>
                </c:pt>
                <c:pt idx="1775">
                  <c:v>-62.275294860000002</c:v>
                </c:pt>
                <c:pt idx="1776">
                  <c:v>-57.743730790000001</c:v>
                </c:pt>
                <c:pt idx="1777">
                  <c:v>-52.61787855</c:v>
                </c:pt>
                <c:pt idx="1778">
                  <c:v>-46.845099040000001</c:v>
                </c:pt>
                <c:pt idx="1779">
                  <c:v>-40.460501520000001</c:v>
                </c:pt>
                <c:pt idx="1780">
                  <c:v>-33.619539850000002</c:v>
                </c:pt>
                <c:pt idx="1781">
                  <c:v>-26.558278550000001</c:v>
                </c:pt>
                <c:pt idx="1782">
                  <c:v>-19.44324722</c:v>
                </c:pt>
                <c:pt idx="1783">
                  <c:v>-12.455411399999999</c:v>
                </c:pt>
                <c:pt idx="1784">
                  <c:v>-5.8386761079999996</c:v>
                </c:pt>
                <c:pt idx="1785">
                  <c:v>0.245600135</c:v>
                </c:pt>
                <c:pt idx="1786">
                  <c:v>5.7191448920000001</c:v>
                </c:pt>
                <c:pt idx="1787">
                  <c:v>10.64133487</c:v>
                </c:pt>
                <c:pt idx="1788">
                  <c:v>15.07474244</c:v>
                </c:pt>
                <c:pt idx="1789">
                  <c:v>18.996675669999998</c:v>
                </c:pt>
                <c:pt idx="1790">
                  <c:v>22.332338310000001</c:v>
                </c:pt>
                <c:pt idx="1791">
                  <c:v>25.00331971</c:v>
                </c:pt>
                <c:pt idx="1792">
                  <c:v>26.998352990000001</c:v>
                </c:pt>
                <c:pt idx="1793">
                  <c:v>28.37275867</c:v>
                </c:pt>
                <c:pt idx="1794">
                  <c:v>29.079900240000001</c:v>
                </c:pt>
                <c:pt idx="1795">
                  <c:v>29.096533180000002</c:v>
                </c:pt>
                <c:pt idx="1796">
                  <c:v>28.558777750000001</c:v>
                </c:pt>
                <c:pt idx="1797">
                  <c:v>27.85319754</c:v>
                </c:pt>
                <c:pt idx="1798">
                  <c:v>27.319368350000001</c:v>
                </c:pt>
                <c:pt idx="1799">
                  <c:v>26.87398146</c:v>
                </c:pt>
                <c:pt idx="1800">
                  <c:v>26.31983095</c:v>
                </c:pt>
                <c:pt idx="1801">
                  <c:v>25.80058047</c:v>
                </c:pt>
                <c:pt idx="1802">
                  <c:v>25.620208640000001</c:v>
                </c:pt>
                <c:pt idx="1803">
                  <c:v>25.933395310000002</c:v>
                </c:pt>
                <c:pt idx="1804">
                  <c:v>26.5600925</c:v>
                </c:pt>
                <c:pt idx="1805">
                  <c:v>27.191305809999999</c:v>
                </c:pt>
                <c:pt idx="1806">
                  <c:v>27.519227600000001</c:v>
                </c:pt>
                <c:pt idx="1807">
                  <c:v>27.485250799999999</c:v>
                </c:pt>
                <c:pt idx="1808">
                  <c:v>27.238496550000001</c:v>
                </c:pt>
                <c:pt idx="1809">
                  <c:v>26.938094979999999</c:v>
                </c:pt>
                <c:pt idx="1810">
                  <c:v>26.661721060000001</c:v>
                </c:pt>
                <c:pt idx="1811">
                  <c:v>26.38886536</c:v>
                </c:pt>
                <c:pt idx="1812">
                  <c:v>26.09384717</c:v>
                </c:pt>
                <c:pt idx="1813">
                  <c:v>25.80069151</c:v>
                </c:pt>
                <c:pt idx="1814">
                  <c:v>25.534257319999998</c:v>
                </c:pt>
                <c:pt idx="1815">
                  <c:v>25.26384569</c:v>
                </c:pt>
                <c:pt idx="1816">
                  <c:v>24.926399239999999</c:v>
                </c:pt>
                <c:pt idx="1817">
                  <c:v>24.485381870000001</c:v>
                </c:pt>
                <c:pt idx="1818">
                  <c:v>23.931995310000001</c:v>
                </c:pt>
                <c:pt idx="1819">
                  <c:v>23.284830230000001</c:v>
                </c:pt>
                <c:pt idx="1820">
                  <c:v>22.5518298</c:v>
                </c:pt>
                <c:pt idx="1821">
                  <c:v>21.72486117</c:v>
                </c:pt>
                <c:pt idx="1822">
                  <c:v>20.765696380000001</c:v>
                </c:pt>
                <c:pt idx="1823">
                  <c:v>19.66817112</c:v>
                </c:pt>
                <c:pt idx="1824">
                  <c:v>18.480002110000001</c:v>
                </c:pt>
                <c:pt idx="1825">
                  <c:v>17.219998449999999</c:v>
                </c:pt>
                <c:pt idx="1826">
                  <c:v>15.885183720000001</c:v>
                </c:pt>
                <c:pt idx="1827">
                  <c:v>14.492362330000001</c:v>
                </c:pt>
                <c:pt idx="1828">
                  <c:v>13.0459794</c:v>
                </c:pt>
                <c:pt idx="1829">
                  <c:v>11.50380365</c:v>
                </c:pt>
                <c:pt idx="1830">
                  <c:v>9.8036055599999994</c:v>
                </c:pt>
                <c:pt idx="1831">
                  <c:v>7.8937677690000001</c:v>
                </c:pt>
                <c:pt idx="1832">
                  <c:v>5.7349093340000001</c:v>
                </c:pt>
                <c:pt idx="1833">
                  <c:v>3.3545006270000002</c:v>
                </c:pt>
                <c:pt idx="1834">
                  <c:v>0.82968859500000003</c:v>
                </c:pt>
                <c:pt idx="1835">
                  <c:v>-1.800695937</c:v>
                </c:pt>
                <c:pt idx="1836">
                  <c:v>-4.5355684590000003</c:v>
                </c:pt>
                <c:pt idx="1837">
                  <c:v>-7.3130353890000004</c:v>
                </c:pt>
                <c:pt idx="1838">
                  <c:v>-10.085444519999999</c:v>
                </c:pt>
                <c:pt idx="1839">
                  <c:v>-12.883577470000001</c:v>
                </c:pt>
                <c:pt idx="1840">
                  <c:v>-15.7740288</c:v>
                </c:pt>
                <c:pt idx="1841">
                  <c:v>-18.822830490000001</c:v>
                </c:pt>
                <c:pt idx="1842">
                  <c:v>-22.123634859999999</c:v>
                </c:pt>
                <c:pt idx="1843">
                  <c:v>-25.7036962</c:v>
                </c:pt>
                <c:pt idx="1844">
                  <c:v>-29.548645530000002</c:v>
                </c:pt>
                <c:pt idx="1845">
                  <c:v>-33.678754480000002</c:v>
                </c:pt>
                <c:pt idx="1846">
                  <c:v>-38.088630010000003</c:v>
                </c:pt>
                <c:pt idx="1847">
                  <c:v>-42.68956137</c:v>
                </c:pt>
                <c:pt idx="1848">
                  <c:v>-47.340714830000003</c:v>
                </c:pt>
                <c:pt idx="1849">
                  <c:v>-51.872685410000003</c:v>
                </c:pt>
                <c:pt idx="1850">
                  <c:v>-56.227216720000001</c:v>
                </c:pt>
                <c:pt idx="1851">
                  <c:v>-60.365556750000003</c:v>
                </c:pt>
                <c:pt idx="1852">
                  <c:v>-64.310355830000006</c:v>
                </c:pt>
                <c:pt idx="1853">
                  <c:v>-68.065765679999998</c:v>
                </c:pt>
                <c:pt idx="1854">
                  <c:v>-71.658592900000002</c:v>
                </c:pt>
                <c:pt idx="1855">
                  <c:v>-75.078462680000001</c:v>
                </c:pt>
                <c:pt idx="1856">
                  <c:v>-78.301515429999995</c:v>
                </c:pt>
                <c:pt idx="1857">
                  <c:v>-81.329618879999998</c:v>
                </c:pt>
                <c:pt idx="1858">
                  <c:v>-84.167044480000001</c:v>
                </c:pt>
                <c:pt idx="1859">
                  <c:v>-86.765811350000007</c:v>
                </c:pt>
                <c:pt idx="1860">
                  <c:v>-89.081039230000002</c:v>
                </c:pt>
                <c:pt idx="1861">
                  <c:v>-91.061819920000005</c:v>
                </c:pt>
                <c:pt idx="1862">
                  <c:v>-92.655110059999998</c:v>
                </c:pt>
                <c:pt idx="1863">
                  <c:v>-93.784731300000004</c:v>
                </c:pt>
                <c:pt idx="1864">
                  <c:v>-94.390506239999993</c:v>
                </c:pt>
                <c:pt idx="1865">
                  <c:v>-94.380931369999999</c:v>
                </c:pt>
                <c:pt idx="1866">
                  <c:v>-93.696987949999993</c:v>
                </c:pt>
                <c:pt idx="1867">
                  <c:v>-92.296623530000005</c:v>
                </c:pt>
                <c:pt idx="1868">
                  <c:v>-90.109772320000005</c:v>
                </c:pt>
                <c:pt idx="1869">
                  <c:v>-87.136295110000006</c:v>
                </c:pt>
                <c:pt idx="1870">
                  <c:v>-83.356979089999996</c:v>
                </c:pt>
                <c:pt idx="1871">
                  <c:v>-78.752513030000003</c:v>
                </c:pt>
                <c:pt idx="1872">
                  <c:v>-73.305820879999999</c:v>
                </c:pt>
                <c:pt idx="1873">
                  <c:v>-67.065985589999997</c:v>
                </c:pt>
                <c:pt idx="1874">
                  <c:v>-60.120355480000001</c:v>
                </c:pt>
                <c:pt idx="1875">
                  <c:v>-52.525531229999999</c:v>
                </c:pt>
                <c:pt idx="1876">
                  <c:v>-44.380774500000001</c:v>
                </c:pt>
                <c:pt idx="1877">
                  <c:v>-35.858919810000003</c:v>
                </c:pt>
                <c:pt idx="1878">
                  <c:v>-27.268129699999999</c:v>
                </c:pt>
                <c:pt idx="1879">
                  <c:v>-18.864180260000001</c:v>
                </c:pt>
                <c:pt idx="1880">
                  <c:v>-10.813181780000001</c:v>
                </c:pt>
                <c:pt idx="1881">
                  <c:v>-3.3214737209999998</c:v>
                </c:pt>
                <c:pt idx="1882">
                  <c:v>3.5586579139999999</c:v>
                </c:pt>
                <c:pt idx="1883">
                  <c:v>9.8843870359999997</c:v>
                </c:pt>
                <c:pt idx="1884">
                  <c:v>15.67555265</c:v>
                </c:pt>
                <c:pt idx="1885">
                  <c:v>20.924994139999999</c:v>
                </c:pt>
                <c:pt idx="1886">
                  <c:v>25.542862759999998</c:v>
                </c:pt>
                <c:pt idx="1887">
                  <c:v>29.519709720000002</c:v>
                </c:pt>
                <c:pt idx="1888">
                  <c:v>32.866240650000002</c:v>
                </c:pt>
                <c:pt idx="1889">
                  <c:v>35.614281320000003</c:v>
                </c:pt>
                <c:pt idx="1890">
                  <c:v>37.790911270000002</c:v>
                </c:pt>
                <c:pt idx="1891">
                  <c:v>39.395855019999999</c:v>
                </c:pt>
                <c:pt idx="1892">
                  <c:v>40.255071639999997</c:v>
                </c:pt>
                <c:pt idx="1893">
                  <c:v>40.288947290000003</c:v>
                </c:pt>
                <c:pt idx="1894">
                  <c:v>39.961702930000001</c:v>
                </c:pt>
                <c:pt idx="1895">
                  <c:v>39.828386270000003</c:v>
                </c:pt>
                <c:pt idx="1896">
                  <c:v>40.093692679999997</c:v>
                </c:pt>
                <c:pt idx="1897">
                  <c:v>40.585061670000002</c:v>
                </c:pt>
                <c:pt idx="1898">
                  <c:v>41.082474730000001</c:v>
                </c:pt>
                <c:pt idx="1899">
                  <c:v>41.411996719999998</c:v>
                </c:pt>
                <c:pt idx="1900">
                  <c:v>41.439566229999997</c:v>
                </c:pt>
                <c:pt idx="1901">
                  <c:v>41.125774059999998</c:v>
                </c:pt>
                <c:pt idx="1902">
                  <c:v>40.491201500000003</c:v>
                </c:pt>
                <c:pt idx="1903">
                  <c:v>39.651614029999998</c:v>
                </c:pt>
                <c:pt idx="1904">
                  <c:v>38.739317909999997</c:v>
                </c:pt>
                <c:pt idx="1905">
                  <c:v>37.807925609999998</c:v>
                </c:pt>
                <c:pt idx="1906">
                  <c:v>36.825407640000002</c:v>
                </c:pt>
                <c:pt idx="1907">
                  <c:v>35.796227510000001</c:v>
                </c:pt>
                <c:pt idx="1908">
                  <c:v>34.769248380000001</c:v>
                </c:pt>
                <c:pt idx="1909">
                  <c:v>33.781784369999997</c:v>
                </c:pt>
                <c:pt idx="1910">
                  <c:v>32.789147239999998</c:v>
                </c:pt>
                <c:pt idx="1911">
                  <c:v>31.72937546</c:v>
                </c:pt>
                <c:pt idx="1912">
                  <c:v>30.57656755</c:v>
                </c:pt>
                <c:pt idx="1913">
                  <c:v>29.318564800000001</c:v>
                </c:pt>
                <c:pt idx="1914">
                  <c:v>27.939672720000001</c:v>
                </c:pt>
                <c:pt idx="1915">
                  <c:v>26.433017249999999</c:v>
                </c:pt>
                <c:pt idx="1916">
                  <c:v>24.776967280000001</c:v>
                </c:pt>
                <c:pt idx="1917">
                  <c:v>23.0051898</c:v>
                </c:pt>
                <c:pt idx="1918">
                  <c:v>21.136825559999998</c:v>
                </c:pt>
                <c:pt idx="1919">
                  <c:v>19.197957129999999</c:v>
                </c:pt>
                <c:pt idx="1920">
                  <c:v>17.18399505</c:v>
                </c:pt>
                <c:pt idx="1921">
                  <c:v>15.050772240000001</c:v>
                </c:pt>
                <c:pt idx="1922">
                  <c:v>12.76747986</c:v>
                </c:pt>
                <c:pt idx="1923">
                  <c:v>10.38293584</c:v>
                </c:pt>
                <c:pt idx="1924">
                  <c:v>7.9573021859999997</c:v>
                </c:pt>
                <c:pt idx="1925">
                  <c:v>5.5199940420000004</c:v>
                </c:pt>
                <c:pt idx="1926">
                  <c:v>3.011942661</c:v>
                </c:pt>
                <c:pt idx="1927">
                  <c:v>0.39159428800000001</c:v>
                </c:pt>
                <c:pt idx="1928">
                  <c:v>-2.3636089980000001</c:v>
                </c:pt>
                <c:pt idx="1929">
                  <c:v>-5.2659301579999998</c:v>
                </c:pt>
                <c:pt idx="1930">
                  <c:v>-8.3026698149999998</c:v>
                </c:pt>
                <c:pt idx="1931">
                  <c:v>-11.4534909</c:v>
                </c:pt>
                <c:pt idx="1932">
                  <c:v>-14.63570638</c:v>
                </c:pt>
                <c:pt idx="1933">
                  <c:v>-17.77765389</c:v>
                </c:pt>
                <c:pt idx="1934">
                  <c:v>-20.91755397</c:v>
                </c:pt>
                <c:pt idx="1935">
                  <c:v>-24.144074939999999</c:v>
                </c:pt>
                <c:pt idx="1936">
                  <c:v>-27.487580940000001</c:v>
                </c:pt>
                <c:pt idx="1937">
                  <c:v>-30.914395939999999</c:v>
                </c:pt>
                <c:pt idx="1938">
                  <c:v>-34.369764400000001</c:v>
                </c:pt>
                <c:pt idx="1939">
                  <c:v>-37.80330807</c:v>
                </c:pt>
                <c:pt idx="1940">
                  <c:v>-41.179819109999997</c:v>
                </c:pt>
                <c:pt idx="1941">
                  <c:v>-44.483135390000001</c:v>
                </c:pt>
                <c:pt idx="1942">
                  <c:v>-47.691802099999997</c:v>
                </c:pt>
                <c:pt idx="1943">
                  <c:v>-50.793093820000003</c:v>
                </c:pt>
                <c:pt idx="1944">
                  <c:v>-53.783938220000003</c:v>
                </c:pt>
                <c:pt idx="1945">
                  <c:v>-56.62826424</c:v>
                </c:pt>
                <c:pt idx="1946">
                  <c:v>-59.317504790000001</c:v>
                </c:pt>
                <c:pt idx="1947">
                  <c:v>-61.880924999999998</c:v>
                </c:pt>
                <c:pt idx="1948">
                  <c:v>-64.372198760000003</c:v>
                </c:pt>
                <c:pt idx="1949">
                  <c:v>-66.755400019999996</c:v>
                </c:pt>
                <c:pt idx="1950">
                  <c:v>-68.998424740000004</c:v>
                </c:pt>
                <c:pt idx="1951">
                  <c:v>-71.058318409999998</c:v>
                </c:pt>
                <c:pt idx="1952">
                  <c:v>-72.831184879999995</c:v>
                </c:pt>
                <c:pt idx="1953">
                  <c:v>-74.252501359999997</c:v>
                </c:pt>
                <c:pt idx="1954">
                  <c:v>-75.321976250000006</c:v>
                </c:pt>
                <c:pt idx="1955">
                  <c:v>-75.988958010000005</c:v>
                </c:pt>
                <c:pt idx="1956">
                  <c:v>-76.150217850000004</c:v>
                </c:pt>
                <c:pt idx="1957">
                  <c:v>-75.699688510000001</c:v>
                </c:pt>
                <c:pt idx="1958">
                  <c:v>-74.661901639999996</c:v>
                </c:pt>
                <c:pt idx="1959">
                  <c:v>-73.057780789999995</c:v>
                </c:pt>
                <c:pt idx="1960">
                  <c:v>-70.864602110000007</c:v>
                </c:pt>
                <c:pt idx="1961">
                  <c:v>-68.061535050000003</c:v>
                </c:pt>
                <c:pt idx="1962">
                  <c:v>-64.636278489999995</c:v>
                </c:pt>
                <c:pt idx="1963">
                  <c:v>-60.575385939999997</c:v>
                </c:pt>
                <c:pt idx="1964">
                  <c:v>-55.900618260000002</c:v>
                </c:pt>
                <c:pt idx="1965">
                  <c:v>-50.708274299999999</c:v>
                </c:pt>
                <c:pt idx="1966">
                  <c:v>-45.139622709999998</c:v>
                </c:pt>
                <c:pt idx="1967">
                  <c:v>-39.399827899999998</c:v>
                </c:pt>
                <c:pt idx="1968">
                  <c:v>-33.669133559999999</c:v>
                </c:pt>
                <c:pt idx="1969">
                  <c:v>-28.06788353</c:v>
                </c:pt>
                <c:pt idx="1970">
                  <c:v>-22.660333680000001</c:v>
                </c:pt>
                <c:pt idx="1971">
                  <c:v>-17.466759159999999</c:v>
                </c:pt>
                <c:pt idx="1972">
                  <c:v>-12.42140702</c:v>
                </c:pt>
                <c:pt idx="1973">
                  <c:v>-7.456395219</c:v>
                </c:pt>
                <c:pt idx="1974">
                  <c:v>-2.6372555539999998</c:v>
                </c:pt>
                <c:pt idx="1975">
                  <c:v>1.9270361970000001</c:v>
                </c:pt>
                <c:pt idx="1976">
                  <c:v>6.1196209130000003</c:v>
                </c:pt>
                <c:pt idx="1977">
                  <c:v>9.8866530949999998</c:v>
                </c:pt>
                <c:pt idx="1978">
                  <c:v>13.211245910000001</c:v>
                </c:pt>
                <c:pt idx="1979">
                  <c:v>16.21490305</c:v>
                </c:pt>
                <c:pt idx="1980">
                  <c:v>19.061945850000001</c:v>
                </c:pt>
                <c:pt idx="1981">
                  <c:v>21.78779866</c:v>
                </c:pt>
                <c:pt idx="1982">
                  <c:v>24.322272519999999</c:v>
                </c:pt>
                <c:pt idx="1983">
                  <c:v>26.475308290000001</c:v>
                </c:pt>
                <c:pt idx="1984">
                  <c:v>27.980962290000001</c:v>
                </c:pt>
                <c:pt idx="1985">
                  <c:v>28.699854680000001</c:v>
                </c:pt>
                <c:pt idx="1986">
                  <c:v>28.689439329999999</c:v>
                </c:pt>
                <c:pt idx="1987">
                  <c:v>28.403694080000001</c:v>
                </c:pt>
                <c:pt idx="1988">
                  <c:v>28.44424888</c:v>
                </c:pt>
                <c:pt idx="1989">
                  <c:v>28.979644499999999</c:v>
                </c:pt>
                <c:pt idx="1990">
                  <c:v>29.844578169999998</c:v>
                </c:pt>
                <c:pt idx="1991">
                  <c:v>30.56780715</c:v>
                </c:pt>
                <c:pt idx="1992">
                  <c:v>30.907792430000001</c:v>
                </c:pt>
                <c:pt idx="1993">
                  <c:v>31.043994980000001</c:v>
                </c:pt>
                <c:pt idx="1994">
                  <c:v>31.198658000000002</c:v>
                </c:pt>
                <c:pt idx="1995">
                  <c:v>31.3474073</c:v>
                </c:pt>
                <c:pt idx="1996">
                  <c:v>31.241594370000001</c:v>
                </c:pt>
                <c:pt idx="1997">
                  <c:v>30.652944819999998</c:v>
                </c:pt>
                <c:pt idx="1998">
                  <c:v>29.781360589999998</c:v>
                </c:pt>
                <c:pt idx="1999">
                  <c:v>28.951965879999999</c:v>
                </c:pt>
                <c:pt idx="2000">
                  <c:v>28.258285699999998</c:v>
                </c:pt>
                <c:pt idx="2001">
                  <c:v>27.623820940000002</c:v>
                </c:pt>
                <c:pt idx="2002">
                  <c:v>26.97159821</c:v>
                </c:pt>
                <c:pt idx="2003">
                  <c:v>26.284241560000002</c:v>
                </c:pt>
                <c:pt idx="2004">
                  <c:v>25.597895130000001</c:v>
                </c:pt>
                <c:pt idx="2005">
                  <c:v>24.904658009999999</c:v>
                </c:pt>
                <c:pt idx="2006">
                  <c:v>24.163482810000001</c:v>
                </c:pt>
                <c:pt idx="2007">
                  <c:v>23.279162329999998</c:v>
                </c:pt>
                <c:pt idx="2008">
                  <c:v>22.20691034</c:v>
                </c:pt>
                <c:pt idx="2009">
                  <c:v>20.98605968</c:v>
                </c:pt>
                <c:pt idx="2010">
                  <c:v>19.598285440000002</c:v>
                </c:pt>
                <c:pt idx="2011">
                  <c:v>18.129069340000001</c:v>
                </c:pt>
                <c:pt idx="2012">
                  <c:v>16.790504970000001</c:v>
                </c:pt>
                <c:pt idx="2013">
                  <c:v>15.614660349999999</c:v>
                </c:pt>
                <c:pt idx="2014">
                  <c:v>14.479278239999999</c:v>
                </c:pt>
                <c:pt idx="2015">
                  <c:v>13.256299459999999</c:v>
                </c:pt>
                <c:pt idx="2016">
                  <c:v>11.903444950000001</c:v>
                </c:pt>
                <c:pt idx="2017">
                  <c:v>10.44644031</c:v>
                </c:pt>
                <c:pt idx="2018">
                  <c:v>8.9147689430000003</c:v>
                </c:pt>
                <c:pt idx="2019">
                  <c:v>7.3362911840000002</c:v>
                </c:pt>
                <c:pt idx="2020">
                  <c:v>5.6803998809999996</c:v>
                </c:pt>
                <c:pt idx="2021">
                  <c:v>4.0335932430000003</c:v>
                </c:pt>
                <c:pt idx="2022">
                  <c:v>2.477429098</c:v>
                </c:pt>
                <c:pt idx="2023">
                  <c:v>0.99521125600000004</c:v>
                </c:pt>
                <c:pt idx="2024">
                  <c:v>-0.470022049</c:v>
                </c:pt>
                <c:pt idx="2025">
                  <c:v>-1.9804044080000001</c:v>
                </c:pt>
                <c:pt idx="2026">
                  <c:v>-3.6011775799999999</c:v>
                </c:pt>
                <c:pt idx="2027">
                  <c:v>-5.3765042080000001</c:v>
                </c:pt>
                <c:pt idx="2028">
                  <c:v>-7.2589972639999996</c:v>
                </c:pt>
                <c:pt idx="2029">
                  <c:v>-9.2105707989999992</c:v>
                </c:pt>
                <c:pt idx="2030">
                  <c:v>-11.201146980000001</c:v>
                </c:pt>
                <c:pt idx="2031">
                  <c:v>-13.2380879</c:v>
                </c:pt>
                <c:pt idx="2032">
                  <c:v>-15.322626550000001</c:v>
                </c:pt>
                <c:pt idx="2033">
                  <c:v>-17.48183993</c:v>
                </c:pt>
                <c:pt idx="2034">
                  <c:v>-19.793818980000001</c:v>
                </c:pt>
                <c:pt idx="2035">
                  <c:v>-22.31278622</c:v>
                </c:pt>
                <c:pt idx="2036">
                  <c:v>-25.013958590000001</c:v>
                </c:pt>
                <c:pt idx="2037">
                  <c:v>-27.80159832</c:v>
                </c:pt>
                <c:pt idx="2038">
                  <c:v>-30.61854009</c:v>
                </c:pt>
                <c:pt idx="2039">
                  <c:v>-33.428165309999997</c:v>
                </c:pt>
                <c:pt idx="2040">
                  <c:v>-36.230828969999997</c:v>
                </c:pt>
                <c:pt idx="2041">
                  <c:v>-39.003392609999999</c:v>
                </c:pt>
                <c:pt idx="2042">
                  <c:v>-41.730731929999997</c:v>
                </c:pt>
                <c:pt idx="2043">
                  <c:v>-44.402894099999997</c:v>
                </c:pt>
                <c:pt idx="2044">
                  <c:v>-46.998042750000003</c:v>
                </c:pt>
                <c:pt idx="2045">
                  <c:v>-49.46189768</c:v>
                </c:pt>
                <c:pt idx="2046">
                  <c:v>-51.765832400000001</c:v>
                </c:pt>
                <c:pt idx="2047">
                  <c:v>-53.914448819999997</c:v>
                </c:pt>
                <c:pt idx="2048">
                  <c:v>-55.909285240000003</c:v>
                </c:pt>
                <c:pt idx="2049">
                  <c:v>-57.780104799999997</c:v>
                </c:pt>
                <c:pt idx="2050">
                  <c:v>-59.57215738</c:v>
                </c:pt>
                <c:pt idx="2051">
                  <c:v>-61.305273270000001</c:v>
                </c:pt>
                <c:pt idx="2052">
                  <c:v>-62.950741170000001</c:v>
                </c:pt>
                <c:pt idx="2053">
                  <c:v>-64.440313720000006</c:v>
                </c:pt>
                <c:pt idx="2054">
                  <c:v>-65.740315730000006</c:v>
                </c:pt>
                <c:pt idx="2055">
                  <c:v>-66.804681270000003</c:v>
                </c:pt>
                <c:pt idx="2056">
                  <c:v>-67.558378750000003</c:v>
                </c:pt>
                <c:pt idx="2057">
                  <c:v>-67.893803809999994</c:v>
                </c:pt>
                <c:pt idx="2058">
                  <c:v>-67.630804260000005</c:v>
                </c:pt>
                <c:pt idx="2059">
                  <c:v>-66.68206017</c:v>
                </c:pt>
                <c:pt idx="2060">
                  <c:v>-65.060961309999996</c:v>
                </c:pt>
                <c:pt idx="2061">
                  <c:v>-62.775453859999999</c:v>
                </c:pt>
                <c:pt idx="2062">
                  <c:v>-59.937027370000003</c:v>
                </c:pt>
                <c:pt idx="2063">
                  <c:v>-56.665386040000001</c:v>
                </c:pt>
                <c:pt idx="2064">
                  <c:v>-53.146305560000002</c:v>
                </c:pt>
                <c:pt idx="2065">
                  <c:v>-49.537494469999999</c:v>
                </c:pt>
                <c:pt idx="2066">
                  <c:v>-46.045769739999997</c:v>
                </c:pt>
                <c:pt idx="2067">
                  <c:v>-42.829551879999997</c:v>
                </c:pt>
                <c:pt idx="2068">
                  <c:v>-39.965949039999998</c:v>
                </c:pt>
                <c:pt idx="2069">
                  <c:v>-37.40051382</c:v>
                </c:pt>
                <c:pt idx="2070">
                  <c:v>-34.977710930000001</c:v>
                </c:pt>
                <c:pt idx="2071">
                  <c:v>-32.542681930000001</c:v>
                </c:pt>
                <c:pt idx="2072">
                  <c:v>-29.972791650000001</c:v>
                </c:pt>
                <c:pt idx="2073">
                  <c:v>-27.207910259999998</c:v>
                </c:pt>
                <c:pt idx="2074">
                  <c:v>-24.28063079</c:v>
                </c:pt>
                <c:pt idx="2075">
                  <c:v>-21.274189979999999</c:v>
                </c:pt>
                <c:pt idx="2076">
                  <c:v>-18.341308720000001</c:v>
                </c:pt>
                <c:pt idx="2077">
                  <c:v>-15.61002482</c:v>
                </c:pt>
                <c:pt idx="2078">
                  <c:v>-13.18293525</c:v>
                </c:pt>
                <c:pt idx="2079">
                  <c:v>-11.114344300000001</c:v>
                </c:pt>
                <c:pt idx="2080">
                  <c:v>-9.4115805550000005</c:v>
                </c:pt>
                <c:pt idx="2081">
                  <c:v>-8.0159884239999997</c:v>
                </c:pt>
                <c:pt idx="2082">
                  <c:v>-6.8122087950000001</c:v>
                </c:pt>
                <c:pt idx="2083">
                  <c:v>-5.734788139</c:v>
                </c:pt>
                <c:pt idx="2084">
                  <c:v>-4.798964657</c:v>
                </c:pt>
                <c:pt idx="2085">
                  <c:v>-4.047892483</c:v>
                </c:pt>
                <c:pt idx="2086">
                  <c:v>-3.5166150740000002</c:v>
                </c:pt>
                <c:pt idx="2087">
                  <c:v>-3.155838052</c:v>
                </c:pt>
                <c:pt idx="2088">
                  <c:v>-2.8510202709999999</c:v>
                </c:pt>
                <c:pt idx="2089">
                  <c:v>-2.5239924060000001</c:v>
                </c:pt>
                <c:pt idx="2090">
                  <c:v>-2.2146081780000002</c:v>
                </c:pt>
                <c:pt idx="2091">
                  <c:v>-2.0286811739999999</c:v>
                </c:pt>
                <c:pt idx="2092">
                  <c:v>-2.0687619509999999</c:v>
                </c:pt>
                <c:pt idx="2093">
                  <c:v>-2.2464063919999999</c:v>
                </c:pt>
                <c:pt idx="2094">
                  <c:v>-2.2843140439999998</c:v>
                </c:pt>
                <c:pt idx="2095">
                  <c:v>-1.916816023</c:v>
                </c:pt>
                <c:pt idx="2096">
                  <c:v>-1.066084722</c:v>
                </c:pt>
                <c:pt idx="2097">
                  <c:v>7.3794951999999997E-2</c:v>
                </c:pt>
                <c:pt idx="2098">
                  <c:v>1.191462593</c:v>
                </c:pt>
                <c:pt idx="2099">
                  <c:v>2.0314197209999998</c:v>
                </c:pt>
                <c:pt idx="2100">
                  <c:v>2.5910988069999998</c:v>
                </c:pt>
                <c:pt idx="2101">
                  <c:v>3.004423091</c:v>
                </c:pt>
                <c:pt idx="2102">
                  <c:v>3.4066217289999998</c:v>
                </c:pt>
                <c:pt idx="2103">
                  <c:v>3.9182524939999999</c:v>
                </c:pt>
                <c:pt idx="2104">
                  <c:v>4.609153644</c:v>
                </c:pt>
                <c:pt idx="2105">
                  <c:v>5.5290380309999998</c:v>
                </c:pt>
                <c:pt idx="2106">
                  <c:v>6.6735392710000001</c:v>
                </c:pt>
                <c:pt idx="2107">
                  <c:v>7.9669664649999996</c:v>
                </c:pt>
                <c:pt idx="2108">
                  <c:v>9.3201346160000007</c:v>
                </c:pt>
                <c:pt idx="2109">
                  <c:v>10.64638132</c:v>
                </c:pt>
                <c:pt idx="2110">
                  <c:v>11.95123824</c:v>
                </c:pt>
                <c:pt idx="2111">
                  <c:v>13.295616470000001</c:v>
                </c:pt>
                <c:pt idx="2112">
                  <c:v>14.744114099999999</c:v>
                </c:pt>
                <c:pt idx="2113">
                  <c:v>16.374658839999999</c:v>
                </c:pt>
                <c:pt idx="2114">
                  <c:v>18.194165040000001</c:v>
                </c:pt>
                <c:pt idx="2115">
                  <c:v>20.17541392</c:v>
                </c:pt>
                <c:pt idx="2116">
                  <c:v>22.273145119999999</c:v>
                </c:pt>
                <c:pt idx="2117">
                  <c:v>24.42169234</c:v>
                </c:pt>
                <c:pt idx="2118">
                  <c:v>26.611958420000001</c:v>
                </c:pt>
                <c:pt idx="2119">
                  <c:v>28.817781929999999</c:v>
                </c:pt>
                <c:pt idx="2120">
                  <c:v>31.124433669999998</c:v>
                </c:pt>
                <c:pt idx="2121">
                  <c:v>33.567388260000001</c:v>
                </c:pt>
                <c:pt idx="2122">
                  <c:v>36.002872429999996</c:v>
                </c:pt>
                <c:pt idx="2123">
                  <c:v>38.19599032</c:v>
                </c:pt>
                <c:pt idx="2124">
                  <c:v>39.91808786</c:v>
                </c:pt>
                <c:pt idx="2125">
                  <c:v>41.118867899999998</c:v>
                </c:pt>
                <c:pt idx="2126">
                  <c:v>41.815066760000001</c:v>
                </c:pt>
                <c:pt idx="2127">
                  <c:v>42.223252180000003</c:v>
                </c:pt>
                <c:pt idx="2128">
                  <c:v>42.502890260000001</c:v>
                </c:pt>
                <c:pt idx="2129">
                  <c:v>42.827703479999997</c:v>
                </c:pt>
                <c:pt idx="2130">
                  <c:v>43.352900490000003</c:v>
                </c:pt>
                <c:pt idx="2131">
                  <c:v>44.083774419999997</c:v>
                </c:pt>
                <c:pt idx="2132">
                  <c:v>44.823522310000001</c:v>
                </c:pt>
                <c:pt idx="2133">
                  <c:v>45.415703039999997</c:v>
                </c:pt>
                <c:pt idx="2134">
                  <c:v>45.831432960000001</c:v>
                </c:pt>
                <c:pt idx="2135">
                  <c:v>46.033533519999999</c:v>
                </c:pt>
                <c:pt idx="2136">
                  <c:v>46.006748549999998</c:v>
                </c:pt>
                <c:pt idx="2137">
                  <c:v>45.727108680000001</c:v>
                </c:pt>
                <c:pt idx="2138">
                  <c:v>45.24322789</c:v>
                </c:pt>
                <c:pt idx="2139">
                  <c:v>44.804407570000002</c:v>
                </c:pt>
                <c:pt idx="2140">
                  <c:v>44.575277300000003</c:v>
                </c:pt>
                <c:pt idx="2141">
                  <c:v>44.621159489999997</c:v>
                </c:pt>
                <c:pt idx="2142">
                  <c:v>44.852344539999997</c:v>
                </c:pt>
                <c:pt idx="2143">
                  <c:v>45.109758710000001</c:v>
                </c:pt>
                <c:pt idx="2144">
                  <c:v>45.3168279</c:v>
                </c:pt>
                <c:pt idx="2145">
                  <c:v>45.468513160000001</c:v>
                </c:pt>
                <c:pt idx="2146">
                  <c:v>45.492768060000003</c:v>
                </c:pt>
                <c:pt idx="2147">
                  <c:v>45.26739551</c:v>
                </c:pt>
                <c:pt idx="2148">
                  <c:v>44.759071239999997</c:v>
                </c:pt>
                <c:pt idx="2149">
                  <c:v>44.151544919999999</c:v>
                </c:pt>
                <c:pt idx="2150">
                  <c:v>43.451364060000003</c:v>
                </c:pt>
                <c:pt idx="2151">
                  <c:v>42.753389900000002</c:v>
                </c:pt>
                <c:pt idx="2152">
                  <c:v>42.129330539999998</c:v>
                </c:pt>
                <c:pt idx="2153">
                  <c:v>41.612281510000003</c:v>
                </c:pt>
                <c:pt idx="2154">
                  <c:v>41.224124179999997</c:v>
                </c:pt>
                <c:pt idx="2155">
                  <c:v>40.960936160000003</c:v>
                </c:pt>
                <c:pt idx="2156">
                  <c:v>40.804664250000002</c:v>
                </c:pt>
                <c:pt idx="2157">
                  <c:v>40.75008879</c:v>
                </c:pt>
                <c:pt idx="2158">
                  <c:v>40.735644389999997</c:v>
                </c:pt>
                <c:pt idx="2159">
                  <c:v>40.740530270000001</c:v>
                </c:pt>
                <c:pt idx="2160">
                  <c:v>40.692410299999999</c:v>
                </c:pt>
                <c:pt idx="2161">
                  <c:v>40.49731895</c:v>
                </c:pt>
                <c:pt idx="2162">
                  <c:v>40.220688420000002</c:v>
                </c:pt>
                <c:pt idx="2163">
                  <c:v>39.964987569999998</c:v>
                </c:pt>
                <c:pt idx="2164">
                  <c:v>39.766197259999998</c:v>
                </c:pt>
                <c:pt idx="2165">
                  <c:v>39.626751949999999</c:v>
                </c:pt>
                <c:pt idx="2166">
                  <c:v>39.555206669999997</c:v>
                </c:pt>
                <c:pt idx="2167">
                  <c:v>39.54937614</c:v>
                </c:pt>
                <c:pt idx="2168">
                  <c:v>39.59881738</c:v>
                </c:pt>
                <c:pt idx="2169">
                  <c:v>39.651246149999999</c:v>
                </c:pt>
                <c:pt idx="2170">
                  <c:v>39.584827879999999</c:v>
                </c:pt>
                <c:pt idx="2171">
                  <c:v>39.444375430000001</c:v>
                </c:pt>
                <c:pt idx="2172">
                  <c:v>39.225329459999998</c:v>
                </c:pt>
                <c:pt idx="2173">
                  <c:v>38.972546729999998</c:v>
                </c:pt>
                <c:pt idx="2174">
                  <c:v>38.781890869999998</c:v>
                </c:pt>
                <c:pt idx="2175">
                  <c:v>38.649647280000003</c:v>
                </c:pt>
                <c:pt idx="2176">
                  <c:v>38.534910709999998</c:v>
                </c:pt>
                <c:pt idx="2177">
                  <c:v>38.413686579999997</c:v>
                </c:pt>
                <c:pt idx="2178">
                  <c:v>38.27436951</c:v>
                </c:pt>
                <c:pt idx="2179">
                  <c:v>38.052824979999997</c:v>
                </c:pt>
                <c:pt idx="2180">
                  <c:v>37.700924379999996</c:v>
                </c:pt>
                <c:pt idx="2181">
                  <c:v>37.246021210000002</c:v>
                </c:pt>
                <c:pt idx="2182">
                  <c:v>36.734031360000003</c:v>
                </c:pt>
                <c:pt idx="2183">
                  <c:v>36.126953260000001</c:v>
                </c:pt>
                <c:pt idx="2184">
                  <c:v>35.21988399</c:v>
                </c:pt>
                <c:pt idx="2185">
                  <c:v>34.35007985</c:v>
                </c:pt>
                <c:pt idx="2186">
                  <c:v>33.523680480000003</c:v>
                </c:pt>
                <c:pt idx="2187">
                  <c:v>32.835751770000002</c:v>
                </c:pt>
                <c:pt idx="2188">
                  <c:v>32.276404309999997</c:v>
                </c:pt>
                <c:pt idx="2189">
                  <c:v>31.87749822</c:v>
                </c:pt>
                <c:pt idx="2190">
                  <c:v>31.501877220000001</c:v>
                </c:pt>
                <c:pt idx="2191">
                  <c:v>31.029565040000001</c:v>
                </c:pt>
                <c:pt idx="2192">
                  <c:v>30.415429570000001</c:v>
                </c:pt>
                <c:pt idx="2193">
                  <c:v>29.688046920000001</c:v>
                </c:pt>
                <c:pt idx="2194">
                  <c:v>28.939133200000001</c:v>
                </c:pt>
                <c:pt idx="2195">
                  <c:v>28.215053640000001</c:v>
                </c:pt>
                <c:pt idx="2196">
                  <c:v>27.526390630000002</c:v>
                </c:pt>
                <c:pt idx="2197">
                  <c:v>26.894672360000001</c:v>
                </c:pt>
                <c:pt idx="2198">
                  <c:v>26.33800535</c:v>
                </c:pt>
                <c:pt idx="2199">
                  <c:v>25.82825236</c:v>
                </c:pt>
                <c:pt idx="2200">
                  <c:v>25.326899170000001</c:v>
                </c:pt>
                <c:pt idx="2201">
                  <c:v>24.798262909999998</c:v>
                </c:pt>
                <c:pt idx="2202">
                  <c:v>24.238958889999999</c:v>
                </c:pt>
                <c:pt idx="2203">
                  <c:v>23.678469830000001</c:v>
                </c:pt>
                <c:pt idx="2204">
                  <c:v>23.129875179999999</c:v>
                </c:pt>
                <c:pt idx="2205">
                  <c:v>22.638170250000002</c:v>
                </c:pt>
                <c:pt idx="2206">
                  <c:v>22.23727045</c:v>
                </c:pt>
                <c:pt idx="2207">
                  <c:v>21.937659960000001</c:v>
                </c:pt>
                <c:pt idx="2208">
                  <c:v>21.698669559999999</c:v>
                </c:pt>
                <c:pt idx="2209">
                  <c:v>21.458818350000001</c:v>
                </c:pt>
                <c:pt idx="2210">
                  <c:v>21.185857800000001</c:v>
                </c:pt>
                <c:pt idx="2211">
                  <c:v>20.852587249999999</c:v>
                </c:pt>
                <c:pt idx="2212">
                  <c:v>20.44074526</c:v>
                </c:pt>
                <c:pt idx="2213">
                  <c:v>20.00815644</c:v>
                </c:pt>
                <c:pt idx="2214">
                  <c:v>19.634687929999998</c:v>
                </c:pt>
                <c:pt idx="2215">
                  <c:v>19.363947289999999</c:v>
                </c:pt>
                <c:pt idx="2216">
                  <c:v>19.1657096</c:v>
                </c:pt>
                <c:pt idx="2217">
                  <c:v>18.968172070000001</c:v>
                </c:pt>
                <c:pt idx="2218">
                  <c:v>18.732330170000001</c:v>
                </c:pt>
                <c:pt idx="2219">
                  <c:v>18.43236143</c:v>
                </c:pt>
                <c:pt idx="2220">
                  <c:v>18.07218026</c:v>
                </c:pt>
                <c:pt idx="2221">
                  <c:v>17.73084549</c:v>
                </c:pt>
                <c:pt idx="2222">
                  <c:v>17.470901520000002</c:v>
                </c:pt>
                <c:pt idx="2223">
                  <c:v>17.277055789999999</c:v>
                </c:pt>
                <c:pt idx="2224">
                  <c:v>17.109108320000001</c:v>
                </c:pt>
                <c:pt idx="2225">
                  <c:v>16.91757479</c:v>
                </c:pt>
                <c:pt idx="2226">
                  <c:v>16.65715337</c:v>
                </c:pt>
                <c:pt idx="2227">
                  <c:v>16.327779809999999</c:v>
                </c:pt>
                <c:pt idx="2228">
                  <c:v>15.97336945</c:v>
                </c:pt>
                <c:pt idx="2229">
                  <c:v>15.63728864</c:v>
                </c:pt>
                <c:pt idx="2230">
                  <c:v>15.351033449999999</c:v>
                </c:pt>
                <c:pt idx="2231">
                  <c:v>15.125620120000001</c:v>
                </c:pt>
                <c:pt idx="2232">
                  <c:v>14.91424174</c:v>
                </c:pt>
                <c:pt idx="2233">
                  <c:v>14.59942086</c:v>
                </c:pt>
                <c:pt idx="2234">
                  <c:v>14.303912110000001</c:v>
                </c:pt>
                <c:pt idx="2235">
                  <c:v>13.98728726</c:v>
                </c:pt>
                <c:pt idx="2236">
                  <c:v>13.64373206</c:v>
                </c:pt>
                <c:pt idx="2237">
                  <c:v>13.30158604</c:v>
                </c:pt>
                <c:pt idx="2238">
                  <c:v>12.984554279999999</c:v>
                </c:pt>
                <c:pt idx="2239">
                  <c:v>12.71686965</c:v>
                </c:pt>
                <c:pt idx="2240">
                  <c:v>12.49927872</c:v>
                </c:pt>
                <c:pt idx="2241">
                  <c:v>12.29252546</c:v>
                </c:pt>
                <c:pt idx="2242">
                  <c:v>12.02078985</c:v>
                </c:pt>
                <c:pt idx="2243">
                  <c:v>11.699112420000001</c:v>
                </c:pt>
                <c:pt idx="2244">
                  <c:v>11.38566855</c:v>
                </c:pt>
                <c:pt idx="2245">
                  <c:v>11.08939004</c:v>
                </c:pt>
                <c:pt idx="2246">
                  <c:v>10.819504500000001</c:v>
                </c:pt>
                <c:pt idx="2247">
                  <c:v>10.568858690000001</c:v>
                </c:pt>
                <c:pt idx="2248">
                  <c:v>10.33442999</c:v>
                </c:pt>
                <c:pt idx="2249">
                  <c:v>10.107074109999999</c:v>
                </c:pt>
                <c:pt idx="2250">
                  <c:v>9.8636083509999999</c:v>
                </c:pt>
                <c:pt idx="2251">
                  <c:v>9.5869757040000003</c:v>
                </c:pt>
                <c:pt idx="2252">
                  <c:v>9.2885872299999992</c:v>
                </c:pt>
                <c:pt idx="2253">
                  <c:v>9.0014784250000002</c:v>
                </c:pt>
                <c:pt idx="2254">
                  <c:v>8.7514110370000004</c:v>
                </c:pt>
                <c:pt idx="2255">
                  <c:v>8.5363624159999993</c:v>
                </c:pt>
                <c:pt idx="2256">
                  <c:v>8.3349755479999992</c:v>
                </c:pt>
                <c:pt idx="2257">
                  <c:v>8.1271103369999995</c:v>
                </c:pt>
                <c:pt idx="2258">
                  <c:v>7.9022575499999999</c:v>
                </c:pt>
                <c:pt idx="2259">
                  <c:v>7.6645021990000002</c:v>
                </c:pt>
                <c:pt idx="2260">
                  <c:v>7.4249723349999996</c:v>
                </c:pt>
                <c:pt idx="2261">
                  <c:v>7.2004874089999999</c:v>
                </c:pt>
                <c:pt idx="2262">
                  <c:v>6.9902131199999999</c:v>
                </c:pt>
                <c:pt idx="2263">
                  <c:v>6.7754380779999996</c:v>
                </c:pt>
                <c:pt idx="2264">
                  <c:v>6.5459249960000001</c:v>
                </c:pt>
                <c:pt idx="2265">
                  <c:v>6.3017808759999996</c:v>
                </c:pt>
                <c:pt idx="2266">
                  <c:v>6.054239419</c:v>
                </c:pt>
                <c:pt idx="2267">
                  <c:v>5.824287751</c:v>
                </c:pt>
                <c:pt idx="2268">
                  <c:v>5.6277253160000003</c:v>
                </c:pt>
                <c:pt idx="2269">
                  <c:v>5.4698926090000004</c:v>
                </c:pt>
                <c:pt idx="2270">
                  <c:v>5.3614999770000002</c:v>
                </c:pt>
                <c:pt idx="2271">
                  <c:v>5.288992597</c:v>
                </c:pt>
                <c:pt idx="2272">
                  <c:v>5.219001446</c:v>
                </c:pt>
                <c:pt idx="2273">
                  <c:v>5.1411239569999996</c:v>
                </c:pt>
                <c:pt idx="2274">
                  <c:v>5.0534063380000003</c:v>
                </c:pt>
                <c:pt idx="2275">
                  <c:v>4.9604668509999996</c:v>
                </c:pt>
                <c:pt idx="2276">
                  <c:v>4.8781804539999998</c:v>
                </c:pt>
                <c:pt idx="2277">
                  <c:v>4.8146212249999998</c:v>
                </c:pt>
                <c:pt idx="2278">
                  <c:v>4.7626594600000001</c:v>
                </c:pt>
                <c:pt idx="2279">
                  <c:v>4.7243736309999997</c:v>
                </c:pt>
                <c:pt idx="2280">
                  <c:v>4.6780705779999998</c:v>
                </c:pt>
                <c:pt idx="2281">
                  <c:v>4.6033752269999999</c:v>
                </c:pt>
                <c:pt idx="2282">
                  <c:v>4.4943254020000003</c:v>
                </c:pt>
                <c:pt idx="2283">
                  <c:v>4.3501541939999999</c:v>
                </c:pt>
                <c:pt idx="2284">
                  <c:v>4.19791603</c:v>
                </c:pt>
                <c:pt idx="2285">
                  <c:v>4.0538328300000002</c:v>
                </c:pt>
                <c:pt idx="2286">
                  <c:v>3.9178297529999999</c:v>
                </c:pt>
                <c:pt idx="2287">
                  <c:v>3.7961589579999999</c:v>
                </c:pt>
                <c:pt idx="2288">
                  <c:v>3.6889099390000002</c:v>
                </c:pt>
                <c:pt idx="2289">
                  <c:v>3.59217736</c:v>
                </c:pt>
                <c:pt idx="2290">
                  <c:v>3.507146213</c:v>
                </c:pt>
                <c:pt idx="2291">
                  <c:v>3.4154547289999999</c:v>
                </c:pt>
                <c:pt idx="2292">
                  <c:v>3.3077742940000001</c:v>
                </c:pt>
                <c:pt idx="2293">
                  <c:v>3.1874783080000002</c:v>
                </c:pt>
                <c:pt idx="2294">
                  <c:v>3.0655153020000001</c:v>
                </c:pt>
                <c:pt idx="2295">
                  <c:v>2.9500180359999999</c:v>
                </c:pt>
                <c:pt idx="2296">
                  <c:v>2.8388609549999999</c:v>
                </c:pt>
                <c:pt idx="2297">
                  <c:v>2.7221502960000001</c:v>
                </c:pt>
                <c:pt idx="2298">
                  <c:v>2.6069628699999998</c:v>
                </c:pt>
                <c:pt idx="2299">
                  <c:v>2.5147301930000001</c:v>
                </c:pt>
                <c:pt idx="2300">
                  <c:v>2.4502766889999998</c:v>
                </c:pt>
                <c:pt idx="2301">
                  <c:v>2.4081338350000001</c:v>
                </c:pt>
                <c:pt idx="2302">
                  <c:v>2.372288078</c:v>
                </c:pt>
                <c:pt idx="2303">
                  <c:v>2.3422040370000001</c:v>
                </c:pt>
                <c:pt idx="2304">
                  <c:v>2.3239401960000001</c:v>
                </c:pt>
                <c:pt idx="2305">
                  <c:v>2.3215499519999998</c:v>
                </c:pt>
                <c:pt idx="2306">
                  <c:v>2.3294848730000002</c:v>
                </c:pt>
                <c:pt idx="2307">
                  <c:v>2.3482568559999999</c:v>
                </c:pt>
                <c:pt idx="2308">
                  <c:v>2.3674593989999999</c:v>
                </c:pt>
                <c:pt idx="2309">
                  <c:v>2.3720876510000002</c:v>
                </c:pt>
                <c:pt idx="2310">
                  <c:v>2.364664238</c:v>
                </c:pt>
                <c:pt idx="2311">
                  <c:v>2.347056013</c:v>
                </c:pt>
                <c:pt idx="2312">
                  <c:v>2.3303942929999999</c:v>
                </c:pt>
                <c:pt idx="2313">
                  <c:v>2.3186089870000002</c:v>
                </c:pt>
                <c:pt idx="2314">
                  <c:v>2.3076299470000001</c:v>
                </c:pt>
                <c:pt idx="2315">
                  <c:v>2.2942355280000002</c:v>
                </c:pt>
                <c:pt idx="2316">
                  <c:v>2.2768436379999999</c:v>
                </c:pt>
                <c:pt idx="2317">
                  <c:v>2.2628132449999998</c:v>
                </c:pt>
                <c:pt idx="2318">
                  <c:v>2.2570111000000002</c:v>
                </c:pt>
                <c:pt idx="2319">
                  <c:v>2.255925258</c:v>
                </c:pt>
                <c:pt idx="2320">
                  <c:v>2.2533771929999999</c:v>
                </c:pt>
                <c:pt idx="2321">
                  <c:v>2.2445166090000002</c:v>
                </c:pt>
                <c:pt idx="2322">
                  <c:v>2.2359200370000001</c:v>
                </c:pt>
                <c:pt idx="2323">
                  <c:v>2.2289616159999999</c:v>
                </c:pt>
                <c:pt idx="2324">
                  <c:v>2.2246228239999999</c:v>
                </c:pt>
                <c:pt idx="2325">
                  <c:v>2.205642407</c:v>
                </c:pt>
                <c:pt idx="2326">
                  <c:v>2.1747025390000001</c:v>
                </c:pt>
                <c:pt idx="2327">
                  <c:v>2.1539243680000002</c:v>
                </c:pt>
                <c:pt idx="2328">
                  <c:v>2.1620984609999998</c:v>
                </c:pt>
                <c:pt idx="2329">
                  <c:v>2.2059234719999998</c:v>
                </c:pt>
                <c:pt idx="2330">
                  <c:v>2.2509668619999998</c:v>
                </c:pt>
                <c:pt idx="2331">
                  <c:v>2.261398105</c:v>
                </c:pt>
              </c:numCache>
            </c:numRef>
          </c:val>
          <c:smooth val="0"/>
          <c:extLst>
            <c:ext xmlns:c16="http://schemas.microsoft.com/office/drawing/2014/chart" uri="{C3380CC4-5D6E-409C-BE32-E72D297353CC}">
              <c16:uniqueId val="{00000002-E65A-4684-94C5-0217CABC1CEC}"/>
            </c:ext>
          </c:extLst>
        </c:ser>
        <c:dLbls>
          <c:showLegendKey val="0"/>
          <c:showVal val="0"/>
          <c:showCatName val="0"/>
          <c:showSerName val="0"/>
          <c:showPercent val="0"/>
          <c:showBubbleSize val="0"/>
        </c:dLbls>
        <c:smooth val="0"/>
        <c:axId val="731552032"/>
        <c:axId val="731544160"/>
      </c:lineChart>
      <c:catAx>
        <c:axId val="731552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44160"/>
        <c:crosses val="autoZero"/>
        <c:auto val="1"/>
        <c:lblAlgn val="ctr"/>
        <c:lblOffset val="100"/>
        <c:noMultiLvlLbl val="0"/>
      </c:catAx>
      <c:valAx>
        <c:axId val="73154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520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Gyro_Action1</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G_x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Sheet1!$J$2:$J$2756</c:f>
              <c:numCache>
                <c:formatCode>General</c:formatCode>
                <c:ptCount val="2755"/>
                <c:pt idx="0">
                  <c:v>0.19564000000000001</c:v>
                </c:pt>
                <c:pt idx="1">
                  <c:v>0.36205799999999999</c:v>
                </c:pt>
                <c:pt idx="2">
                  <c:v>-3.0862000000000001E-2</c:v>
                </c:pt>
                <c:pt idx="3">
                  <c:v>-0.25884699999999999</c:v>
                </c:pt>
                <c:pt idx="4">
                  <c:v>-0.33666699999999999</c:v>
                </c:pt>
                <c:pt idx="5">
                  <c:v>-0.53886199999999995</c:v>
                </c:pt>
                <c:pt idx="6">
                  <c:v>3.7219000000000002E-2</c:v>
                </c:pt>
                <c:pt idx="7">
                  <c:v>2.3090000000000003E-2</c:v>
                </c:pt>
                <c:pt idx="8">
                  <c:v>-5.9200999999999997E-2</c:v>
                </c:pt>
                <c:pt idx="9">
                  <c:v>-0.12832199999999999</c:v>
                </c:pt>
                <c:pt idx="10">
                  <c:v>-4.4748999999999997E-2</c:v>
                </c:pt>
                <c:pt idx="11">
                  <c:v>-4.6675999999999995E-2</c:v>
                </c:pt>
                <c:pt idx="12">
                  <c:v>2.8174999999999999E-2</c:v>
                </c:pt>
                <c:pt idx="13">
                  <c:v>6.2885999999999997E-2</c:v>
                </c:pt>
                <c:pt idx="14">
                  <c:v>3.82E-3</c:v>
                </c:pt>
                <c:pt idx="15">
                  <c:v>-4.5883E-2</c:v>
                </c:pt>
                <c:pt idx="16">
                  <c:v>-8.9560000000000001E-2</c:v>
                </c:pt>
                <c:pt idx="17">
                  <c:v>-0.16458800000000001</c:v>
                </c:pt>
                <c:pt idx="18">
                  <c:v>-1.8627999999999999E-2</c:v>
                </c:pt>
                <c:pt idx="19">
                  <c:v>3.7499999999999999E-2</c:v>
                </c:pt>
                <c:pt idx="20">
                  <c:v>0.117159</c:v>
                </c:pt>
                <c:pt idx="21">
                  <c:v>0.24946600000000002</c:v>
                </c:pt>
                <c:pt idx="22">
                  <c:v>9.4031000000000003E-2</c:v>
                </c:pt>
                <c:pt idx="23">
                  <c:v>0.124099</c:v>
                </c:pt>
                <c:pt idx="24">
                  <c:v>-2.7691E-2</c:v>
                </c:pt>
                <c:pt idx="25">
                  <c:v>-8.1210000000000004E-2</c:v>
                </c:pt>
                <c:pt idx="26">
                  <c:v>-4.3984000000000002E-2</c:v>
                </c:pt>
                <c:pt idx="27">
                  <c:v>-4.8357000000000004E-2</c:v>
                </c:pt>
                <c:pt idx="28">
                  <c:v>5.4495000000000002E-2</c:v>
                </c:pt>
                <c:pt idx="29">
                  <c:v>0.15404299999999999</c:v>
                </c:pt>
                <c:pt idx="30">
                  <c:v>0.110347</c:v>
                </c:pt>
                <c:pt idx="31">
                  <c:v>0.207786</c:v>
                </c:pt>
                <c:pt idx="32">
                  <c:v>6.6390000000000005E-2</c:v>
                </c:pt>
                <c:pt idx="33">
                  <c:v>0.11768400000000001</c:v>
                </c:pt>
                <c:pt idx="34">
                  <c:v>7.6858999999999997E-2</c:v>
                </c:pt>
                <c:pt idx="35">
                  <c:v>0.20191399999999998</c:v>
                </c:pt>
                <c:pt idx="36">
                  <c:v>0.170125</c:v>
                </c:pt>
                <c:pt idx="37">
                  <c:v>0.336233</c:v>
                </c:pt>
                <c:pt idx="38">
                  <c:v>0.114953</c:v>
                </c:pt>
                <c:pt idx="39">
                  <c:v>0.16254299999999999</c:v>
                </c:pt>
                <c:pt idx="40">
                  <c:v>-6.0629999999999998E-3</c:v>
                </c:pt>
                <c:pt idx="41">
                  <c:v>-3.0536000000000001E-2</c:v>
                </c:pt>
                <c:pt idx="42">
                  <c:v>-1.1694E-2</c:v>
                </c:pt>
                <c:pt idx="43">
                  <c:v>2.4320000000000001E-3</c:v>
                </c:pt>
                <c:pt idx="44">
                  <c:v>4.3271999999999998E-2</c:v>
                </c:pt>
                <c:pt idx="45">
                  <c:v>0.11246400000000001</c:v>
                </c:pt>
                <c:pt idx="46">
                  <c:v>9.4960000000000003E-2</c:v>
                </c:pt>
                <c:pt idx="47">
                  <c:v>0.213334</c:v>
                </c:pt>
                <c:pt idx="48">
                  <c:v>0.10651099999999999</c:v>
                </c:pt>
                <c:pt idx="49">
                  <c:v>0.164882</c:v>
                </c:pt>
                <c:pt idx="50">
                  <c:v>1.4404999999999999E-2</c:v>
                </c:pt>
                <c:pt idx="51">
                  <c:v>1.2626999999999999E-2</c:v>
                </c:pt>
                <c:pt idx="52">
                  <c:v>7.8539999999999999E-3</c:v>
                </c:pt>
                <c:pt idx="53">
                  <c:v>4.3545E-2</c:v>
                </c:pt>
                <c:pt idx="54">
                  <c:v>6.4638000000000001E-2</c:v>
                </c:pt>
                <c:pt idx="55">
                  <c:v>0.14230300000000001</c:v>
                </c:pt>
                <c:pt idx="56">
                  <c:v>8.9593000000000006E-2</c:v>
                </c:pt>
                <c:pt idx="57">
                  <c:v>0.21344400000000002</c:v>
                </c:pt>
                <c:pt idx="58">
                  <c:v>0.16552700000000001</c:v>
                </c:pt>
                <c:pt idx="59">
                  <c:v>0.33518999999999999</c:v>
                </c:pt>
                <c:pt idx="60">
                  <c:v>9.7826999999999997E-2</c:v>
                </c:pt>
                <c:pt idx="61">
                  <c:v>6.3784999999999994E-2</c:v>
                </c:pt>
                <c:pt idx="62">
                  <c:v>-0.17044699999999999</c:v>
                </c:pt>
                <c:pt idx="63">
                  <c:v>-0.46709299999999998</c:v>
                </c:pt>
                <c:pt idx="64">
                  <c:v>-0.36260399999999998</c:v>
                </c:pt>
                <c:pt idx="65">
                  <c:v>-0.66652400000000001</c:v>
                </c:pt>
                <c:pt idx="66">
                  <c:v>-7.3640999999999998E-2</c:v>
                </c:pt>
                <c:pt idx="67">
                  <c:v>0.10104700000000001</c:v>
                </c:pt>
                <c:pt idx="68">
                  <c:v>0.31917899999999999</c:v>
                </c:pt>
                <c:pt idx="69">
                  <c:v>0.76575799999999994</c:v>
                </c:pt>
                <c:pt idx="70">
                  <c:v>0.257413</c:v>
                </c:pt>
                <c:pt idx="71">
                  <c:v>0.281671</c:v>
                </c:pt>
                <c:pt idx="72">
                  <c:v>-8.8360000000000001E-3</c:v>
                </c:pt>
                <c:pt idx="73">
                  <c:v>-4.9851000000000006E-2</c:v>
                </c:pt>
                <c:pt idx="74">
                  <c:v>-3.9037000000000002E-2</c:v>
                </c:pt>
                <c:pt idx="75">
                  <c:v>-2.7959000000000005E-2</c:v>
                </c:pt>
                <c:pt idx="76">
                  <c:v>9.1207999999999997E-2</c:v>
                </c:pt>
                <c:pt idx="77">
                  <c:v>0.24560700000000002</c:v>
                </c:pt>
                <c:pt idx="78">
                  <c:v>0.168546</c:v>
                </c:pt>
                <c:pt idx="79">
                  <c:v>0.29024</c:v>
                </c:pt>
                <c:pt idx="80">
                  <c:v>4.9103000000000001E-2</c:v>
                </c:pt>
                <c:pt idx="81">
                  <c:v>4.1529999999999997E-2</c:v>
                </c:pt>
                <c:pt idx="82">
                  <c:v>-3.8681E-2</c:v>
                </c:pt>
                <c:pt idx="83">
                  <c:v>-7.5344999999999995E-2</c:v>
                </c:pt>
                <c:pt idx="84">
                  <c:v>-3.6059999999999998E-3</c:v>
                </c:pt>
                <c:pt idx="85">
                  <c:v>3.3498E-2</c:v>
                </c:pt>
                <c:pt idx="86">
                  <c:v>6.8290000000000003E-2</c:v>
                </c:pt>
                <c:pt idx="87">
                  <c:v>0.15269199999999999</c:v>
                </c:pt>
                <c:pt idx="88">
                  <c:v>8.9726E-2</c:v>
                </c:pt>
                <c:pt idx="89">
                  <c:v>0.161274</c:v>
                </c:pt>
                <c:pt idx="90">
                  <c:v>4.1620999999999998E-2</c:v>
                </c:pt>
                <c:pt idx="91">
                  <c:v>5.3324999999999997E-2</c:v>
                </c:pt>
                <c:pt idx="92">
                  <c:v>-1.2877E-2</c:v>
                </c:pt>
                <c:pt idx="93">
                  <c:v>-3.2117E-2</c:v>
                </c:pt>
                <c:pt idx="94">
                  <c:v>1.0659E-2</c:v>
                </c:pt>
                <c:pt idx="95">
                  <c:v>8.3262000000000003E-2</c:v>
                </c:pt>
                <c:pt idx="96">
                  <c:v>0.12820599999999999</c:v>
                </c:pt>
                <c:pt idx="97">
                  <c:v>0.293852</c:v>
                </c:pt>
                <c:pt idx="98">
                  <c:v>0.185978</c:v>
                </c:pt>
                <c:pt idx="99">
                  <c:v>0.37834500000000004</c:v>
                </c:pt>
                <c:pt idx="100">
                  <c:v>0.18371899999999999</c:v>
                </c:pt>
                <c:pt idx="101">
                  <c:v>0.35119999999999996</c:v>
                </c:pt>
                <c:pt idx="102">
                  <c:v>0.143762</c:v>
                </c:pt>
                <c:pt idx="103">
                  <c:v>0.27129900000000001</c:v>
                </c:pt>
                <c:pt idx="104">
                  <c:v>0.130606</c:v>
                </c:pt>
                <c:pt idx="105">
                  <c:v>0.25596399999999997</c:v>
                </c:pt>
                <c:pt idx="106">
                  <c:v>0.107334</c:v>
                </c:pt>
                <c:pt idx="107">
                  <c:v>0.19763799999999998</c:v>
                </c:pt>
                <c:pt idx="108">
                  <c:v>9.2400999999999997E-2</c:v>
                </c:pt>
                <c:pt idx="109">
                  <c:v>0.201847</c:v>
                </c:pt>
                <c:pt idx="110">
                  <c:v>0.113855</c:v>
                </c:pt>
                <c:pt idx="111">
                  <c:v>0.22898499999999999</c:v>
                </c:pt>
                <c:pt idx="112">
                  <c:v>0.12171999999999999</c:v>
                </c:pt>
                <c:pt idx="113">
                  <c:v>0.23309199999999999</c:v>
                </c:pt>
                <c:pt idx="114">
                  <c:v>6.6739999999999994E-2</c:v>
                </c:pt>
                <c:pt idx="115">
                  <c:v>6.1876999999999995E-2</c:v>
                </c:pt>
                <c:pt idx="116">
                  <c:v>-8.8390999999999997E-2</c:v>
                </c:pt>
                <c:pt idx="117">
                  <c:v>-0.249588</c:v>
                </c:pt>
                <c:pt idx="118">
                  <c:v>-0.19214400000000001</c:v>
                </c:pt>
                <c:pt idx="119">
                  <c:v>-0.33715200000000001</c:v>
                </c:pt>
                <c:pt idx="120">
                  <c:v>-4.0017999999999998E-2</c:v>
                </c:pt>
                <c:pt idx="121">
                  <c:v>1.0093000000000005E-2</c:v>
                </c:pt>
                <c:pt idx="122">
                  <c:v>5.8975E-2</c:v>
                </c:pt>
                <c:pt idx="123">
                  <c:v>3.3701999999999996E-2</c:v>
                </c:pt>
                <c:pt idx="124">
                  <c:v>-0.159918</c:v>
                </c:pt>
                <c:pt idx="125">
                  <c:v>-0.45990199999999998</c:v>
                </c:pt>
                <c:pt idx="126">
                  <c:v>-0.41433700000000001</c:v>
                </c:pt>
                <c:pt idx="127">
                  <c:v>-0.87453200000000009</c:v>
                </c:pt>
                <c:pt idx="128">
                  <c:v>-0.44286799999999998</c:v>
                </c:pt>
                <c:pt idx="129">
                  <c:v>-0.84260999999999997</c:v>
                </c:pt>
                <c:pt idx="130">
                  <c:v>-0.33968799999999999</c:v>
                </c:pt>
                <c:pt idx="131">
                  <c:v>-0.62165599999999999</c:v>
                </c:pt>
                <c:pt idx="132">
                  <c:v>-0.25523099999999999</c:v>
                </c:pt>
                <c:pt idx="133">
                  <c:v>-0.50629900000000005</c:v>
                </c:pt>
                <c:pt idx="134">
                  <c:v>-0.25131500000000001</c:v>
                </c:pt>
                <c:pt idx="135">
                  <c:v>-0.51479300000000006</c:v>
                </c:pt>
                <c:pt idx="136">
                  <c:v>-0.29699399999999998</c:v>
                </c:pt>
                <c:pt idx="137">
                  <c:v>-0.6102749999999999</c:v>
                </c:pt>
                <c:pt idx="138">
                  <c:v>-0.27472299999999999</c:v>
                </c:pt>
                <c:pt idx="139">
                  <c:v>-0.47207199999999999</c:v>
                </c:pt>
                <c:pt idx="140">
                  <c:v>-0.119824</c:v>
                </c:pt>
                <c:pt idx="141">
                  <c:v>-0.22109800000000002</c:v>
                </c:pt>
                <c:pt idx="142">
                  <c:v>-0.178343</c:v>
                </c:pt>
                <c:pt idx="143">
                  <c:v>-0.49095</c:v>
                </c:pt>
                <c:pt idx="144">
                  <c:v>-0.43219000000000002</c:v>
                </c:pt>
                <c:pt idx="145">
                  <c:v>-0.90175000000000005</c:v>
                </c:pt>
                <c:pt idx="146">
                  <c:v>-0.402978</c:v>
                </c:pt>
                <c:pt idx="147">
                  <c:v>-0.67871300000000001</c:v>
                </c:pt>
                <c:pt idx="148">
                  <c:v>-0.14053299999999999</c:v>
                </c:pt>
                <c:pt idx="149">
                  <c:v>-0.169271</c:v>
                </c:pt>
                <c:pt idx="150">
                  <c:v>3.4994999999999998E-2</c:v>
                </c:pt>
                <c:pt idx="151">
                  <c:v>6.8259E-2</c:v>
                </c:pt>
                <c:pt idx="152">
                  <c:v>-4.0265000000000002E-2</c:v>
                </c:pt>
                <c:pt idx="153">
                  <c:v>-0.17900199999999999</c:v>
                </c:pt>
                <c:pt idx="154">
                  <c:v>-0.20977899999999999</c:v>
                </c:pt>
                <c:pt idx="155">
                  <c:v>-0.44682500000000003</c:v>
                </c:pt>
                <c:pt idx="156">
                  <c:v>-0.211898</c:v>
                </c:pt>
                <c:pt idx="157">
                  <c:v>-0.38652600000000004</c:v>
                </c:pt>
                <c:pt idx="158">
                  <c:v>-0.150836</c:v>
                </c:pt>
                <c:pt idx="159">
                  <c:v>-0.274366</c:v>
                </c:pt>
                <c:pt idx="160">
                  <c:v>-6.8333000000000005E-2</c:v>
                </c:pt>
                <c:pt idx="161">
                  <c:v>-4.6389E-2</c:v>
                </c:pt>
                <c:pt idx="162">
                  <c:v>0.119036</c:v>
                </c:pt>
                <c:pt idx="163">
                  <c:v>0.25437300000000002</c:v>
                </c:pt>
                <c:pt idx="164">
                  <c:v>-1.3245E-2</c:v>
                </c:pt>
                <c:pt idx="165">
                  <c:v>-0.22214700000000001</c:v>
                </c:pt>
                <c:pt idx="166">
                  <c:v>-0.33584399999999998</c:v>
                </c:pt>
                <c:pt idx="167">
                  <c:v>-0.67430999999999996</c:v>
                </c:pt>
                <c:pt idx="168">
                  <c:v>1.7722999999999999E-2</c:v>
                </c:pt>
                <c:pt idx="169">
                  <c:v>2.8480999999999999E-2</c:v>
                </c:pt>
                <c:pt idx="170">
                  <c:v>-6.6214999999999996E-2</c:v>
                </c:pt>
                <c:pt idx="171">
                  <c:v>-0.165991</c:v>
                </c:pt>
                <c:pt idx="172">
                  <c:v>-8.8403999999999996E-2</c:v>
                </c:pt>
                <c:pt idx="173">
                  <c:v>-0.12035199999999999</c:v>
                </c:pt>
                <c:pt idx="174">
                  <c:v>6.6373000000000001E-2</c:v>
                </c:pt>
                <c:pt idx="175">
                  <c:v>0.21106799999999998</c:v>
                </c:pt>
                <c:pt idx="176">
                  <c:v>0.17403399999999999</c:v>
                </c:pt>
                <c:pt idx="177">
                  <c:v>0.31966800000000001</c:v>
                </c:pt>
                <c:pt idx="178">
                  <c:v>8.1613000000000005E-2</c:v>
                </c:pt>
                <c:pt idx="179">
                  <c:v>0.110444</c:v>
                </c:pt>
                <c:pt idx="180">
                  <c:v>6.9069999999999999E-3</c:v>
                </c:pt>
                <c:pt idx="181">
                  <c:v>4.0134000000000003E-2</c:v>
                </c:pt>
                <c:pt idx="182">
                  <c:v>8.7614999999999998E-2</c:v>
                </c:pt>
                <c:pt idx="183">
                  <c:v>0.23733399999999999</c:v>
                </c:pt>
                <c:pt idx="184">
                  <c:v>0.19587499999999999</c:v>
                </c:pt>
                <c:pt idx="185">
                  <c:v>0.40583800000000003</c:v>
                </c:pt>
                <c:pt idx="186">
                  <c:v>0.17590800000000001</c:v>
                </c:pt>
                <c:pt idx="187">
                  <c:v>0.300313</c:v>
                </c:pt>
                <c:pt idx="188">
                  <c:v>0.109982</c:v>
                </c:pt>
                <c:pt idx="189">
                  <c:v>0.21523700000000001</c:v>
                </c:pt>
                <c:pt idx="190">
                  <c:v>9.8477999999999996E-2</c:v>
                </c:pt>
                <c:pt idx="191">
                  <c:v>0.20109099999999999</c:v>
                </c:pt>
                <c:pt idx="192">
                  <c:v>9.8528000000000004E-2</c:v>
                </c:pt>
                <c:pt idx="193">
                  <c:v>0.18557699999999999</c:v>
                </c:pt>
                <c:pt idx="194">
                  <c:v>6.7016000000000006E-2</c:v>
                </c:pt>
                <c:pt idx="195">
                  <c:v>9.018000000000001E-2</c:v>
                </c:pt>
                <c:pt idx="196">
                  <c:v>-2.64E-2</c:v>
                </c:pt>
                <c:pt idx="197">
                  <c:v>-4.9270000000000001E-2</c:v>
                </c:pt>
                <c:pt idx="198">
                  <c:v>2.4670000000000001E-2</c:v>
                </c:pt>
                <c:pt idx="199">
                  <c:v>8.9898999999999993E-2</c:v>
                </c:pt>
                <c:pt idx="200">
                  <c:v>0.108302</c:v>
                </c:pt>
                <c:pt idx="201">
                  <c:v>0.25449699999999997</c:v>
                </c:pt>
                <c:pt idx="202">
                  <c:v>0.149705</c:v>
                </c:pt>
                <c:pt idx="203">
                  <c:v>0.28435900000000003</c:v>
                </c:pt>
                <c:pt idx="204">
                  <c:v>0.12978200000000001</c:v>
                </c:pt>
                <c:pt idx="205">
                  <c:v>0.29825299999999999</c:v>
                </c:pt>
                <c:pt idx="206">
                  <c:v>0.20123099999999999</c:v>
                </c:pt>
                <c:pt idx="207">
                  <c:v>0.39372299999999999</c:v>
                </c:pt>
                <c:pt idx="208">
                  <c:v>0.116531</c:v>
                </c:pt>
                <c:pt idx="209">
                  <c:v>0.11634499999999999</c:v>
                </c:pt>
                <c:pt idx="210">
                  <c:v>-7.7884999999999996E-2</c:v>
                </c:pt>
                <c:pt idx="211">
                  <c:v>-0.153366</c:v>
                </c:pt>
                <c:pt idx="212">
                  <c:v>1.6761999999999999E-2</c:v>
                </c:pt>
                <c:pt idx="213">
                  <c:v>0.214777</c:v>
                </c:pt>
                <c:pt idx="214">
                  <c:v>0.35685600000000001</c:v>
                </c:pt>
                <c:pt idx="215">
                  <c:v>0.78853299999999993</c:v>
                </c:pt>
                <c:pt idx="216">
                  <c:v>0.45290999999999998</c:v>
                </c:pt>
                <c:pt idx="217">
                  <c:v>0.85749199999999992</c:v>
                </c:pt>
                <c:pt idx="218">
                  <c:v>0.32913900000000001</c:v>
                </c:pt>
                <c:pt idx="219">
                  <c:v>0.67585099999999998</c:v>
                </c:pt>
                <c:pt idx="220">
                  <c:v>0.49616900000000003</c:v>
                </c:pt>
                <c:pt idx="221">
                  <c:v>1.229662</c:v>
                </c:pt>
                <c:pt idx="222">
                  <c:v>0.97582199999999997</c:v>
                </c:pt>
                <c:pt idx="223">
                  <c:v>2.0667629999999999</c:v>
                </c:pt>
                <c:pt idx="224">
                  <c:v>1.0079640000000001</c:v>
                </c:pt>
                <c:pt idx="225">
                  <c:v>1.7843170000000002</c:v>
                </c:pt>
                <c:pt idx="226">
                  <c:v>0.55468300000000004</c:v>
                </c:pt>
                <c:pt idx="227">
                  <c:v>1.028732</c:v>
                </c:pt>
                <c:pt idx="228">
                  <c:v>0.47867199999999999</c:v>
                </c:pt>
                <c:pt idx="229">
                  <c:v>0.9083</c:v>
                </c:pt>
                <c:pt idx="230">
                  <c:v>0.215249</c:v>
                </c:pt>
                <c:pt idx="231">
                  <c:v>0.128854</c:v>
                </c:pt>
                <c:pt idx="232">
                  <c:v>-0.21429400000000001</c:v>
                </c:pt>
                <c:pt idx="233">
                  <c:v>-0.43956499999999998</c:v>
                </c:pt>
                <c:pt idx="234">
                  <c:v>-0.118351</c:v>
                </c:pt>
                <c:pt idx="235">
                  <c:v>-5.7006000000000001E-2</c:v>
                </c:pt>
                <c:pt idx="236">
                  <c:v>0.209483</c:v>
                </c:pt>
                <c:pt idx="237">
                  <c:v>0.40020500000000003</c:v>
                </c:pt>
                <c:pt idx="238">
                  <c:v>6.9879999999999998E-2</c:v>
                </c:pt>
                <c:pt idx="239">
                  <c:v>4.0962999999999999E-2</c:v>
                </c:pt>
                <c:pt idx="240">
                  <c:v>-2.4503E-2</c:v>
                </c:pt>
                <c:pt idx="241">
                  <c:v>0.10977700000000001</c:v>
                </c:pt>
                <c:pt idx="242">
                  <c:v>0.40201399999999998</c:v>
                </c:pt>
                <c:pt idx="243">
                  <c:v>1.0863320000000001</c:v>
                </c:pt>
                <c:pt idx="244">
                  <c:v>0.90608900000000003</c:v>
                </c:pt>
                <c:pt idx="245">
                  <c:v>1.945055</c:v>
                </c:pt>
                <c:pt idx="246">
                  <c:v>1.0321100000000001</c:v>
                </c:pt>
                <c:pt idx="247">
                  <c:v>1.8867130000000001</c:v>
                </c:pt>
                <c:pt idx="248">
                  <c:v>0.55669199999999996</c:v>
                </c:pt>
                <c:pt idx="249">
                  <c:v>0.80384499999999992</c:v>
                </c:pt>
                <c:pt idx="250">
                  <c:v>6.0926000000000001E-2</c:v>
                </c:pt>
                <c:pt idx="251">
                  <c:v>0.111708</c:v>
                </c:pt>
                <c:pt idx="252">
                  <c:v>0.11145099999999999</c:v>
                </c:pt>
                <c:pt idx="253">
                  <c:v>0.33489599999999997</c:v>
                </c:pt>
                <c:pt idx="254">
                  <c:v>0.23122500000000001</c:v>
                </c:pt>
                <c:pt idx="255">
                  <c:v>0.32481100000000002</c:v>
                </c:pt>
                <c:pt idx="256">
                  <c:v>-8.616E-2</c:v>
                </c:pt>
                <c:pt idx="257">
                  <c:v>-0.25779999999999997</c:v>
                </c:pt>
                <c:pt idx="258">
                  <c:v>-0.181811</c:v>
                </c:pt>
                <c:pt idx="259">
                  <c:v>-0.31208900000000001</c:v>
                </c:pt>
                <c:pt idx="260">
                  <c:v>-4.4394000000000003E-2</c:v>
                </c:pt>
                <c:pt idx="261">
                  <c:v>-5.8366000000000001E-2</c:v>
                </c:pt>
                <c:pt idx="262">
                  <c:v>-0.12333</c:v>
                </c:pt>
                <c:pt idx="263">
                  <c:v>-0.435811</c:v>
                </c:pt>
                <c:pt idx="264">
                  <c:v>-0.38759100000000002</c:v>
                </c:pt>
                <c:pt idx="265">
                  <c:v>-0.78382400000000008</c:v>
                </c:pt>
                <c:pt idx="266">
                  <c:v>-0.327708</c:v>
                </c:pt>
                <c:pt idx="267">
                  <c:v>-0.60232299999999994</c:v>
                </c:pt>
                <c:pt idx="268">
                  <c:v>-0.19631499999999999</c:v>
                </c:pt>
                <c:pt idx="269">
                  <c:v>-0.291603</c:v>
                </c:pt>
                <c:pt idx="270">
                  <c:v>1.8284000000000002E-2</c:v>
                </c:pt>
                <c:pt idx="271">
                  <c:v>0.123975</c:v>
                </c:pt>
                <c:pt idx="272">
                  <c:v>0.119211</c:v>
                </c:pt>
                <c:pt idx="273">
                  <c:v>0.18388599999999999</c:v>
                </c:pt>
                <c:pt idx="274">
                  <c:v>4.8114999999999998E-2</c:v>
                </c:pt>
                <c:pt idx="275">
                  <c:v>0.114616</c:v>
                </c:pt>
                <c:pt idx="276">
                  <c:v>5.1242000000000003E-2</c:v>
                </c:pt>
                <c:pt idx="277">
                  <c:v>9.7636000000000001E-2</c:v>
                </c:pt>
                <c:pt idx="278">
                  <c:v>2.8361999999999998E-2</c:v>
                </c:pt>
                <c:pt idx="279">
                  <c:v>-6.9733000000000003E-2</c:v>
                </c:pt>
                <c:pt idx="280">
                  <c:v>-0.38592399999999999</c:v>
                </c:pt>
                <c:pt idx="281">
                  <c:v>-1.0673319999999999</c:v>
                </c:pt>
                <c:pt idx="282">
                  <c:v>-0.88302800000000004</c:v>
                </c:pt>
                <c:pt idx="283">
                  <c:v>-1.6680540000000001</c:v>
                </c:pt>
                <c:pt idx="284">
                  <c:v>-0.45218399999999997</c:v>
                </c:pt>
                <c:pt idx="285">
                  <c:v>-0.50298699999999996</c:v>
                </c:pt>
                <c:pt idx="286">
                  <c:v>0.243732</c:v>
                </c:pt>
                <c:pt idx="287">
                  <c:v>0.570079</c:v>
                </c:pt>
                <c:pt idx="288">
                  <c:v>0.124331</c:v>
                </c:pt>
                <c:pt idx="289">
                  <c:v>-0.39274700000000007</c:v>
                </c:pt>
                <c:pt idx="290">
                  <c:v>-1.4549589999999999</c:v>
                </c:pt>
                <c:pt idx="291">
                  <c:v>-3.6691159999999998</c:v>
                </c:pt>
                <c:pt idx="292">
                  <c:v>-2.6806610000000002</c:v>
                </c:pt>
                <c:pt idx="293">
                  <c:v>-5.6182990000000004</c:v>
                </c:pt>
                <c:pt idx="294">
                  <c:v>-3.0129999999999999</c:v>
                </c:pt>
                <c:pt idx="295">
                  <c:v>-6.0211730000000001</c:v>
                </c:pt>
                <c:pt idx="296">
                  <c:v>-3.1097489999999999</c:v>
                </c:pt>
                <c:pt idx="297">
                  <c:v>-6.3918179999999998</c:v>
                </c:pt>
                <c:pt idx="298">
                  <c:v>-3.4204340000000002</c:v>
                </c:pt>
                <c:pt idx="299">
                  <c:v>-6.8859589999999997</c:v>
                </c:pt>
                <c:pt idx="300">
                  <c:v>-3.3499319999999999</c:v>
                </c:pt>
                <c:pt idx="301">
                  <c:v>-6.38741</c:v>
                </c:pt>
                <c:pt idx="302">
                  <c:v>-2.6034310000000001</c:v>
                </c:pt>
                <c:pt idx="303">
                  <c:v>-4.7328900000000003</c:v>
                </c:pt>
                <c:pt idx="304">
                  <c:v>-1.714513</c:v>
                </c:pt>
                <c:pt idx="305">
                  <c:v>-3.1625429999999999</c:v>
                </c:pt>
                <c:pt idx="306">
                  <c:v>-1.3626180000000001</c:v>
                </c:pt>
                <c:pt idx="307">
                  <c:v>-2.8105520000000004</c:v>
                </c:pt>
                <c:pt idx="308">
                  <c:v>-1.6035189999999999</c:v>
                </c:pt>
                <c:pt idx="309">
                  <c:v>-3.2708050000000002</c:v>
                </c:pt>
                <c:pt idx="310">
                  <c:v>-1.626755</c:v>
                </c:pt>
                <c:pt idx="311">
                  <c:v>-3.1833650000000002</c:v>
                </c:pt>
                <c:pt idx="312">
                  <c:v>-1.3886229999999999</c:v>
                </c:pt>
                <c:pt idx="313">
                  <c:v>-2.4581720000000002</c:v>
                </c:pt>
                <c:pt idx="314">
                  <c:v>-0.73077499999999995</c:v>
                </c:pt>
                <c:pt idx="315">
                  <c:v>-0.9991509999999999</c:v>
                </c:pt>
                <c:pt idx="316">
                  <c:v>0.20042199999999999</c:v>
                </c:pt>
                <c:pt idx="317">
                  <c:v>0.66542900000000005</c:v>
                </c:pt>
                <c:pt idx="318">
                  <c:v>0.47858600000000001</c:v>
                </c:pt>
                <c:pt idx="319">
                  <c:v>0.88774299999999995</c:v>
                </c:pt>
                <c:pt idx="320">
                  <c:v>0.37939600000000001</c:v>
                </c:pt>
                <c:pt idx="321">
                  <c:v>1.0516030000000001</c:v>
                </c:pt>
                <c:pt idx="322">
                  <c:v>1.8058920000000001</c:v>
                </c:pt>
                <c:pt idx="323">
                  <c:v>5.5839230000000004</c:v>
                </c:pt>
                <c:pt idx="324">
                  <c:v>6.0162979999999999</c:v>
                </c:pt>
                <c:pt idx="325">
                  <c:v>13.885957999999999</c:v>
                </c:pt>
                <c:pt idx="326">
                  <c:v>8.9475949999999997</c:v>
                </c:pt>
                <c:pt idx="327">
                  <c:v>17.873707</c:v>
                </c:pt>
                <c:pt idx="328">
                  <c:v>8.2197200000000006</c:v>
                </c:pt>
                <c:pt idx="329">
                  <c:v>15.612422</c:v>
                </c:pt>
                <c:pt idx="330">
                  <c:v>6.8488160000000002</c:v>
                </c:pt>
                <c:pt idx="331">
                  <c:v>13.507894</c:v>
                </c:pt>
                <c:pt idx="332">
                  <c:v>7.0092080000000001</c:v>
                </c:pt>
                <c:pt idx="333">
                  <c:v>15.577586</c:v>
                </c:pt>
                <c:pt idx="334">
                  <c:v>10.920842</c:v>
                </c:pt>
                <c:pt idx="335">
                  <c:v>23.642071999999999</c:v>
                </c:pt>
                <c:pt idx="336">
                  <c:v>13.733718</c:v>
                </c:pt>
                <c:pt idx="337">
                  <c:v>27.855412999999999</c:v>
                </c:pt>
                <c:pt idx="338">
                  <c:v>14.135282</c:v>
                </c:pt>
                <c:pt idx="339">
                  <c:v>27.902583</c:v>
                </c:pt>
                <c:pt idx="340">
                  <c:v>13.214212</c:v>
                </c:pt>
                <c:pt idx="341">
                  <c:v>25.823053000000002</c:v>
                </c:pt>
                <c:pt idx="342">
                  <c:v>11.941535</c:v>
                </c:pt>
                <c:pt idx="343">
                  <c:v>23.092683000000001</c:v>
                </c:pt>
                <c:pt idx="344">
                  <c:v>10.323838</c:v>
                </c:pt>
                <c:pt idx="345">
                  <c:v>19.89658</c:v>
                </c:pt>
                <c:pt idx="346">
                  <c:v>8.9647649999999999</c:v>
                </c:pt>
                <c:pt idx="347">
                  <c:v>17.403489999999998</c:v>
                </c:pt>
                <c:pt idx="348">
                  <c:v>7.8888230000000004</c:v>
                </c:pt>
                <c:pt idx="349">
                  <c:v>15.133503000000001</c:v>
                </c:pt>
                <c:pt idx="350">
                  <c:v>6.5213970000000003</c:v>
                </c:pt>
                <c:pt idx="351">
                  <c:v>12.275427000000001</c:v>
                </c:pt>
                <c:pt idx="352">
                  <c:v>4.9703850000000003</c:v>
                </c:pt>
                <c:pt idx="353">
                  <c:v>9.2219149999999992</c:v>
                </c:pt>
                <c:pt idx="354">
                  <c:v>3.608676</c:v>
                </c:pt>
                <c:pt idx="355">
                  <c:v>6.6782400000000006</c:v>
                </c:pt>
                <c:pt idx="356">
                  <c:v>2.660933</c:v>
                </c:pt>
                <c:pt idx="357">
                  <c:v>4.9941110000000002</c:v>
                </c:pt>
                <c:pt idx="358">
                  <c:v>2.0103420000000001</c:v>
                </c:pt>
                <c:pt idx="359">
                  <c:v>3.6190470000000001</c:v>
                </c:pt>
                <c:pt idx="360">
                  <c:v>1.0845659999999999</c:v>
                </c:pt>
                <c:pt idx="361">
                  <c:v>1.5750549999999999</c:v>
                </c:pt>
                <c:pt idx="362">
                  <c:v>-0.123526</c:v>
                </c:pt>
                <c:pt idx="363">
                  <c:v>-0.86625700000000005</c:v>
                </c:pt>
                <c:pt idx="364">
                  <c:v>-1.3812690000000001</c:v>
                </c:pt>
                <c:pt idx="365">
                  <c:v>-3.4252980000000002</c:v>
                </c:pt>
                <c:pt idx="366">
                  <c:v>-2.7197200000000001</c:v>
                </c:pt>
                <c:pt idx="367">
                  <c:v>-6.1010930000000005</c:v>
                </c:pt>
                <c:pt idx="368">
                  <c:v>-3.9717380000000002</c:v>
                </c:pt>
                <c:pt idx="369">
                  <c:v>-8.434429999999999</c:v>
                </c:pt>
                <c:pt idx="370">
                  <c:v>-4.8165570000000004</c:v>
                </c:pt>
                <c:pt idx="371">
                  <c:v>-9.8755960000000016</c:v>
                </c:pt>
                <c:pt idx="372">
                  <c:v>-5.2526669999999998</c:v>
                </c:pt>
                <c:pt idx="373">
                  <c:v>-10.700512</c:v>
                </c:pt>
                <c:pt idx="374">
                  <c:v>-5.690245</c:v>
                </c:pt>
                <c:pt idx="375">
                  <c:v>-11.660435</c:v>
                </c:pt>
                <c:pt idx="376">
                  <c:v>-6.244434</c:v>
                </c:pt>
                <c:pt idx="377">
                  <c:v>-12.802384</c:v>
                </c:pt>
                <c:pt idx="378">
                  <c:v>-6.9976919999999998</c:v>
                </c:pt>
                <c:pt idx="379">
                  <c:v>-14.523727000000001</c:v>
                </c:pt>
                <c:pt idx="380">
                  <c:v>-7.930803</c:v>
                </c:pt>
                <c:pt idx="381">
                  <c:v>-16.094038999999999</c:v>
                </c:pt>
                <c:pt idx="382">
                  <c:v>-8.4139750000000006</c:v>
                </c:pt>
                <c:pt idx="383">
                  <c:v>-17.013384000000002</c:v>
                </c:pt>
                <c:pt idx="384">
                  <c:v>-8.766292</c:v>
                </c:pt>
                <c:pt idx="385">
                  <c:v>-17.669886999999999</c:v>
                </c:pt>
                <c:pt idx="386">
                  <c:v>-8.9493340000000003</c:v>
                </c:pt>
                <c:pt idx="387">
                  <c:v>-17.881635000000003</c:v>
                </c:pt>
                <c:pt idx="388">
                  <c:v>-8.8988200000000006</c:v>
                </c:pt>
                <c:pt idx="389">
                  <c:v>-17.761371</c:v>
                </c:pt>
                <c:pt idx="390">
                  <c:v>-8.7808460000000004</c:v>
                </c:pt>
                <c:pt idx="391">
                  <c:v>-17.388779</c:v>
                </c:pt>
                <c:pt idx="392">
                  <c:v>-8.3815770000000001</c:v>
                </c:pt>
                <c:pt idx="393">
                  <c:v>-16.533956</c:v>
                </c:pt>
                <c:pt idx="394">
                  <c:v>-7.911651</c:v>
                </c:pt>
                <c:pt idx="395">
                  <c:v>-15.579082</c:v>
                </c:pt>
                <c:pt idx="396">
                  <c:v>-7.4290609999999999</c:v>
                </c:pt>
                <c:pt idx="397">
                  <c:v>-14.526558</c:v>
                </c:pt>
                <c:pt idx="398">
                  <c:v>-6.6214519999999997</c:v>
                </c:pt>
                <c:pt idx="399">
                  <c:v>-12.700856</c:v>
                </c:pt>
                <c:pt idx="400">
                  <c:v>-5.5512129999999997</c:v>
                </c:pt>
                <c:pt idx="401">
                  <c:v>-10.639222</c:v>
                </c:pt>
                <c:pt idx="402">
                  <c:v>-4.6697059999999997</c:v>
                </c:pt>
                <c:pt idx="403">
                  <c:v>-9.0137830000000001</c:v>
                </c:pt>
                <c:pt idx="404">
                  <c:v>-4.2203720000000002</c:v>
                </c:pt>
                <c:pt idx="405">
                  <c:v>-8.4219580000000001</c:v>
                </c:pt>
                <c:pt idx="406">
                  <c:v>-4.1675880000000003</c:v>
                </c:pt>
                <c:pt idx="407">
                  <c:v>-8.2297620000000009</c:v>
                </c:pt>
                <c:pt idx="408">
                  <c:v>-3.8625240000000001</c:v>
                </c:pt>
                <c:pt idx="409">
                  <c:v>-7.4108070000000001</c:v>
                </c:pt>
                <c:pt idx="410">
                  <c:v>-3.0939969999999999</c:v>
                </c:pt>
                <c:pt idx="411">
                  <c:v>-5.6499889999999997</c:v>
                </c:pt>
                <c:pt idx="412">
                  <c:v>-1.9698009999999999</c:v>
                </c:pt>
                <c:pt idx="413">
                  <c:v>-3.4087189999999996</c:v>
                </c:pt>
                <c:pt idx="414">
                  <c:v>-1.2447189999999999</c:v>
                </c:pt>
                <c:pt idx="415">
                  <c:v>-2.5323120000000001</c:v>
                </c:pt>
                <c:pt idx="416">
                  <c:v>-1.2675050000000001</c:v>
                </c:pt>
                <c:pt idx="417">
                  <c:v>-2.0771839999999999</c:v>
                </c:pt>
                <c:pt idx="418">
                  <c:v>0.28028799999999998</c:v>
                </c:pt>
                <c:pt idx="419">
                  <c:v>2.1172849999999999</c:v>
                </c:pt>
                <c:pt idx="420">
                  <c:v>3.9604110000000001</c:v>
                </c:pt>
                <c:pt idx="421">
                  <c:v>10.205318</c:v>
                </c:pt>
                <c:pt idx="422">
                  <c:v>7.6232030000000002</c:v>
                </c:pt>
                <c:pt idx="423">
                  <c:v>15.685745000000001</c:v>
                </c:pt>
                <c:pt idx="424">
                  <c:v>8.0250009999999996</c:v>
                </c:pt>
                <c:pt idx="425">
                  <c:v>15.676399</c:v>
                </c:pt>
                <c:pt idx="426">
                  <c:v>7.1496750000000002</c:v>
                </c:pt>
                <c:pt idx="427">
                  <c:v>13.985728999999999</c:v>
                </c:pt>
                <c:pt idx="428">
                  <c:v>7.1953300000000002</c:v>
                </c:pt>
                <c:pt idx="429">
                  <c:v>15.366248000000001</c:v>
                </c:pt>
                <c:pt idx="430">
                  <c:v>9.4362270000000006</c:v>
                </c:pt>
                <c:pt idx="431">
                  <c:v>19.979883999999998</c:v>
                </c:pt>
                <c:pt idx="432">
                  <c:v>11.376134</c:v>
                </c:pt>
                <c:pt idx="433">
                  <c:v>23.490391000000002</c:v>
                </c:pt>
                <c:pt idx="434">
                  <c:v>12.645661</c:v>
                </c:pt>
                <c:pt idx="435">
                  <c:v>25.683712</c:v>
                </c:pt>
                <c:pt idx="436">
                  <c:v>13.384615</c:v>
                </c:pt>
                <c:pt idx="437">
                  <c:v>26.938223999999998</c:v>
                </c:pt>
                <c:pt idx="438">
                  <c:v>13.376042</c:v>
                </c:pt>
                <c:pt idx="439">
                  <c:v>26.305236000000001</c:v>
                </c:pt>
                <c:pt idx="440">
                  <c:v>12.347884000000001</c:v>
                </c:pt>
                <c:pt idx="441">
                  <c:v>24.066943999999999</c:v>
                </c:pt>
                <c:pt idx="442">
                  <c:v>11.125069999999999</c:v>
                </c:pt>
                <c:pt idx="443">
                  <c:v>21.700387999999997</c:v>
                </c:pt>
                <c:pt idx="444">
                  <c:v>10.027350999999999</c:v>
                </c:pt>
                <c:pt idx="445">
                  <c:v>19.394554999999997</c:v>
                </c:pt>
                <c:pt idx="446">
                  <c:v>8.5581940000000003</c:v>
                </c:pt>
                <c:pt idx="447">
                  <c:v>16.170020999999998</c:v>
                </c:pt>
                <c:pt idx="448">
                  <c:v>6.5994780000000004</c:v>
                </c:pt>
                <c:pt idx="449">
                  <c:v>12.218128</c:v>
                </c:pt>
                <c:pt idx="450">
                  <c:v>4.6871729999999996</c:v>
                </c:pt>
                <c:pt idx="451">
                  <c:v>8.5165889999999997</c:v>
                </c:pt>
                <c:pt idx="452">
                  <c:v>3.0004580000000001</c:v>
                </c:pt>
                <c:pt idx="453">
                  <c:v>5.1793480000000001</c:v>
                </c:pt>
                <c:pt idx="454">
                  <c:v>1.369775</c:v>
                </c:pt>
                <c:pt idx="455">
                  <c:v>1.9297930000000001</c:v>
                </c:pt>
                <c:pt idx="456">
                  <c:v>-0.30615900000000001</c:v>
                </c:pt>
                <c:pt idx="457">
                  <c:v>-1.575113</c:v>
                </c:pt>
                <c:pt idx="458">
                  <c:v>-2.3180649999999998</c:v>
                </c:pt>
                <c:pt idx="459">
                  <c:v>-5.7299559999999996</c:v>
                </c:pt>
                <c:pt idx="460">
                  <c:v>-4.3509370000000001</c:v>
                </c:pt>
                <c:pt idx="461">
                  <c:v>-9.3405740000000002</c:v>
                </c:pt>
                <c:pt idx="462">
                  <c:v>-5.4126380000000003</c:v>
                </c:pt>
                <c:pt idx="463">
                  <c:v>-11.086256000000001</c:v>
                </c:pt>
                <c:pt idx="464">
                  <c:v>-5.7757849999999999</c:v>
                </c:pt>
                <c:pt idx="465">
                  <c:v>-11.577928</c:v>
                </c:pt>
                <c:pt idx="466">
                  <c:v>-5.8723479999999997</c:v>
                </c:pt>
                <c:pt idx="467">
                  <c:v>-11.889084</c:v>
                </c:pt>
                <c:pt idx="468">
                  <c:v>-6.1793820000000004</c:v>
                </c:pt>
                <c:pt idx="469">
                  <c:v>-12.541769</c:v>
                </c:pt>
                <c:pt idx="470">
                  <c:v>-6.6279120000000002</c:v>
                </c:pt>
                <c:pt idx="471">
                  <c:v>-13.608082</c:v>
                </c:pt>
                <c:pt idx="472">
                  <c:v>-7.3329810000000002</c:v>
                </c:pt>
                <c:pt idx="473">
                  <c:v>-14.962288000000001</c:v>
                </c:pt>
                <c:pt idx="474">
                  <c:v>-7.8532209999999996</c:v>
                </c:pt>
                <c:pt idx="475">
                  <c:v>-15.918481</c:v>
                </c:pt>
                <c:pt idx="476">
                  <c:v>-8.3301200000000009</c:v>
                </c:pt>
                <c:pt idx="477">
                  <c:v>-16.944900000000001</c:v>
                </c:pt>
                <c:pt idx="478">
                  <c:v>-8.8573120000000003</c:v>
                </c:pt>
                <c:pt idx="479">
                  <c:v>-17.869868</c:v>
                </c:pt>
                <c:pt idx="480">
                  <c:v>-9.0394020000000008</c:v>
                </c:pt>
                <c:pt idx="481">
                  <c:v>-17.941552999999999</c:v>
                </c:pt>
                <c:pt idx="482">
                  <c:v>-8.7193660000000008</c:v>
                </c:pt>
                <c:pt idx="483">
                  <c:v>-17.248578999999999</c:v>
                </c:pt>
                <c:pt idx="484">
                  <c:v>-8.3860080000000004</c:v>
                </c:pt>
                <c:pt idx="485">
                  <c:v>-16.782437999999999</c:v>
                </c:pt>
                <c:pt idx="486">
                  <c:v>-8.4032739999999997</c:v>
                </c:pt>
                <c:pt idx="487">
                  <c:v>-16.652929</c:v>
                </c:pt>
                <c:pt idx="488">
                  <c:v>-8.0349319999999995</c:v>
                </c:pt>
                <c:pt idx="489">
                  <c:v>-15.865148999999999</c:v>
                </c:pt>
                <c:pt idx="490">
                  <c:v>-7.5814320000000004</c:v>
                </c:pt>
                <c:pt idx="491">
                  <c:v>-14.731702</c:v>
                </c:pt>
                <c:pt idx="492">
                  <c:v>-6.5205409999999997</c:v>
                </c:pt>
                <c:pt idx="493">
                  <c:v>-12.426020999999999</c:v>
                </c:pt>
                <c:pt idx="494">
                  <c:v>-5.3775740000000001</c:v>
                </c:pt>
                <c:pt idx="495">
                  <c:v>-10.324227</c:v>
                </c:pt>
                <c:pt idx="496">
                  <c:v>-4.7002119999999996</c:v>
                </c:pt>
                <c:pt idx="497">
                  <c:v>-9.361775999999999</c:v>
                </c:pt>
                <c:pt idx="498">
                  <c:v>-4.6749289999999997</c:v>
                </c:pt>
                <c:pt idx="499">
                  <c:v>-9.1810639999999992</c:v>
                </c:pt>
                <c:pt idx="500">
                  <c:v>-4.1081969999999997</c:v>
                </c:pt>
                <c:pt idx="501">
                  <c:v>-7.7208119999999996</c:v>
                </c:pt>
                <c:pt idx="502">
                  <c:v>-2.9936189999999998</c:v>
                </c:pt>
                <c:pt idx="503">
                  <c:v>-5.2155500000000004</c:v>
                </c:pt>
                <c:pt idx="504">
                  <c:v>-1.3430070000000001</c:v>
                </c:pt>
                <c:pt idx="505">
                  <c:v>-1.9101570000000001</c:v>
                </c:pt>
                <c:pt idx="506">
                  <c:v>-6.7902000000000004E-2</c:v>
                </c:pt>
                <c:pt idx="507">
                  <c:v>0.214256</c:v>
                </c:pt>
                <c:pt idx="508">
                  <c:v>0.646644</c:v>
                </c:pt>
                <c:pt idx="509">
                  <c:v>1.8635299999999999</c:v>
                </c:pt>
                <c:pt idx="510">
                  <c:v>2.2397290000000001</c:v>
                </c:pt>
                <c:pt idx="511">
                  <c:v>5.7640410000000006</c:v>
                </c:pt>
                <c:pt idx="512">
                  <c:v>4.806775</c:v>
                </c:pt>
                <c:pt idx="513">
                  <c:v>10.557673000000001</c:v>
                </c:pt>
                <c:pt idx="514">
                  <c:v>5.9927279999999996</c:v>
                </c:pt>
                <c:pt idx="515">
                  <c:v>11.547801</c:v>
                </c:pt>
                <c:pt idx="516">
                  <c:v>4.8913149999999996</c:v>
                </c:pt>
                <c:pt idx="517">
                  <c:v>9.5081640000000007</c:v>
                </c:pt>
                <c:pt idx="518">
                  <c:v>5.1166260000000001</c:v>
                </c:pt>
                <c:pt idx="519">
                  <c:v>11.529975</c:v>
                </c:pt>
                <c:pt idx="520">
                  <c:v>7.998882</c:v>
                </c:pt>
                <c:pt idx="521">
                  <c:v>17.191665999999998</c:v>
                </c:pt>
                <c:pt idx="522">
                  <c:v>9.5622919999999993</c:v>
                </c:pt>
                <c:pt idx="523">
                  <c:v>18.581078999999999</c:v>
                </c:pt>
                <c:pt idx="524">
                  <c:v>8.2222740000000005</c:v>
                </c:pt>
                <c:pt idx="525">
                  <c:v>16.047561999999999</c:v>
                </c:pt>
                <c:pt idx="526">
                  <c:v>7.9156389999999996</c:v>
                </c:pt>
                <c:pt idx="527">
                  <c:v>16.464628999999999</c:v>
                </c:pt>
                <c:pt idx="528">
                  <c:v>9.5088080000000001</c:v>
                </c:pt>
                <c:pt idx="529">
                  <c:v>20.048225000000002</c:v>
                </c:pt>
                <c:pt idx="530">
                  <c:v>11.524789999999999</c:v>
                </c:pt>
                <c:pt idx="531">
                  <c:v>23.766621999999998</c:v>
                </c:pt>
                <c:pt idx="532">
                  <c:v>12.431884</c:v>
                </c:pt>
                <c:pt idx="533">
                  <c:v>24.749562000000001</c:v>
                </c:pt>
                <c:pt idx="534">
                  <c:v>12.065148000000001</c:v>
                </c:pt>
                <c:pt idx="535">
                  <c:v>23.744243000000001</c:v>
                </c:pt>
                <c:pt idx="536">
                  <c:v>11.226839999999999</c:v>
                </c:pt>
                <c:pt idx="537">
                  <c:v>21.963591999999998</c:v>
                </c:pt>
                <c:pt idx="538">
                  <c:v>10.167142</c:v>
                </c:pt>
                <c:pt idx="539">
                  <c:v>19.706952999999999</c:v>
                </c:pt>
                <c:pt idx="540">
                  <c:v>8.8496050000000004</c:v>
                </c:pt>
                <c:pt idx="541">
                  <c:v>16.83588</c:v>
                </c:pt>
                <c:pt idx="542">
                  <c:v>6.9675880000000001</c:v>
                </c:pt>
                <c:pt idx="543">
                  <c:v>12.833541</c:v>
                </c:pt>
                <c:pt idx="544">
                  <c:v>4.880852</c:v>
                </c:pt>
                <c:pt idx="545">
                  <c:v>9.0010779999999997</c:v>
                </c:pt>
                <c:pt idx="546">
                  <c:v>3.548692</c:v>
                </c:pt>
                <c:pt idx="547">
                  <c:v>6.6547660000000004</c:v>
                </c:pt>
                <c:pt idx="548">
                  <c:v>2.6541999999999999</c:v>
                </c:pt>
                <c:pt idx="549">
                  <c:v>4.7791630000000005</c:v>
                </c:pt>
                <c:pt idx="550">
                  <c:v>1.520597</c:v>
                </c:pt>
                <c:pt idx="551">
                  <c:v>2.393891</c:v>
                </c:pt>
                <c:pt idx="552">
                  <c:v>0.23746999999999999</c:v>
                </c:pt>
                <c:pt idx="553">
                  <c:v>-8.0065000000000025E-2</c:v>
                </c:pt>
                <c:pt idx="554">
                  <c:v>-0.84260100000000004</c:v>
                </c:pt>
                <c:pt idx="555">
                  <c:v>-2.208637</c:v>
                </c:pt>
                <c:pt idx="556">
                  <c:v>-1.9176960000000001</c:v>
                </c:pt>
                <c:pt idx="557">
                  <c:v>-4.3684969999999996</c:v>
                </c:pt>
                <c:pt idx="558">
                  <c:v>-2.8762789999999998</c:v>
                </c:pt>
                <c:pt idx="559">
                  <c:v>-6.131672</c:v>
                </c:pt>
                <c:pt idx="560">
                  <c:v>-3.671262</c:v>
                </c:pt>
                <c:pt idx="561">
                  <c:v>-7.8002680000000009</c:v>
                </c:pt>
                <c:pt idx="562">
                  <c:v>-4.5891440000000001</c:v>
                </c:pt>
                <c:pt idx="563">
                  <c:v>-9.5607550000000003</c:v>
                </c:pt>
                <c:pt idx="564">
                  <c:v>-5.2582209999999998</c:v>
                </c:pt>
                <c:pt idx="565">
                  <c:v>-10.691092999999999</c:v>
                </c:pt>
                <c:pt idx="566">
                  <c:v>-5.674525</c:v>
                </c:pt>
                <c:pt idx="567">
                  <c:v>-11.725745</c:v>
                </c:pt>
                <c:pt idx="568">
                  <c:v>-6.5590029999999997</c:v>
                </c:pt>
                <c:pt idx="569">
                  <c:v>-13.797598000000001</c:v>
                </c:pt>
                <c:pt idx="570">
                  <c:v>-7.9201449999999998</c:v>
                </c:pt>
                <c:pt idx="571">
                  <c:v>-16.177225999999997</c:v>
                </c:pt>
                <c:pt idx="572">
                  <c:v>-8.3709570000000006</c:v>
                </c:pt>
                <c:pt idx="573">
                  <c:v>-16.980074000000002</c:v>
                </c:pt>
                <c:pt idx="574">
                  <c:v>-8.8480679999999996</c:v>
                </c:pt>
                <c:pt idx="575">
                  <c:v>-17.820101000000001</c:v>
                </c:pt>
                <c:pt idx="576">
                  <c:v>-8.9651669999999992</c:v>
                </c:pt>
                <c:pt idx="577">
                  <c:v>-17.849088000000002</c:v>
                </c:pt>
                <c:pt idx="578">
                  <c:v>-8.7546040000000005</c:v>
                </c:pt>
                <c:pt idx="579">
                  <c:v>-17.322125</c:v>
                </c:pt>
                <c:pt idx="580">
                  <c:v>-8.3165949999999995</c:v>
                </c:pt>
                <c:pt idx="581">
                  <c:v>-16.260000999999999</c:v>
                </c:pt>
                <c:pt idx="582">
                  <c:v>-7.4973140000000003</c:v>
                </c:pt>
                <c:pt idx="583">
                  <c:v>-14.634740000000001</c:v>
                </c:pt>
                <c:pt idx="584">
                  <c:v>-6.9605129999999997</c:v>
                </c:pt>
                <c:pt idx="585">
                  <c:v>-13.893699</c:v>
                </c:pt>
                <c:pt idx="586">
                  <c:v>-6.9500500000000001</c:v>
                </c:pt>
                <c:pt idx="587">
                  <c:v>-13.834130999999999</c:v>
                </c:pt>
                <c:pt idx="588">
                  <c:v>-6.689781</c:v>
                </c:pt>
                <c:pt idx="589">
                  <c:v>-13.082727999999999</c:v>
                </c:pt>
                <c:pt idx="590">
                  <c:v>-5.9579329999999997</c:v>
                </c:pt>
                <c:pt idx="591">
                  <c:v>-11.392782</c:v>
                </c:pt>
                <c:pt idx="592">
                  <c:v>-4.992407</c:v>
                </c:pt>
                <c:pt idx="593">
                  <c:v>-9.6876670000000011</c:v>
                </c:pt>
                <c:pt idx="594">
                  <c:v>-4.5533609999999998</c:v>
                </c:pt>
                <c:pt idx="595">
                  <c:v>-9.0924109999999985</c:v>
                </c:pt>
                <c:pt idx="596">
                  <c:v>-4.5189370000000002</c:v>
                </c:pt>
                <c:pt idx="597">
                  <c:v>-8.9377139999999997</c:v>
                </c:pt>
                <c:pt idx="598">
                  <c:v>-4.1361160000000003</c:v>
                </c:pt>
                <c:pt idx="599">
                  <c:v>-7.6910850000000002</c:v>
                </c:pt>
                <c:pt idx="600">
                  <c:v>-2.698261</c:v>
                </c:pt>
                <c:pt idx="601">
                  <c:v>-4.3926480000000003</c:v>
                </c:pt>
                <c:pt idx="602">
                  <c:v>-0.74615500000000001</c:v>
                </c:pt>
                <c:pt idx="603">
                  <c:v>-0.831816</c:v>
                </c:pt>
                <c:pt idx="604">
                  <c:v>0.16031599999999999</c:v>
                </c:pt>
                <c:pt idx="605">
                  <c:v>0.31223800000000002</c:v>
                </c:pt>
                <c:pt idx="606">
                  <c:v>0.17507400000000001</c:v>
                </c:pt>
                <c:pt idx="607">
                  <c:v>0.56642799999999993</c:v>
                </c:pt>
                <c:pt idx="608">
                  <c:v>0.92823999999999995</c:v>
                </c:pt>
                <c:pt idx="609">
                  <c:v>2.9887680000000003</c:v>
                </c:pt>
                <c:pt idx="610">
                  <c:v>4.0457619999999999</c:v>
                </c:pt>
                <c:pt idx="611">
                  <c:v>10.42113</c:v>
                </c:pt>
                <c:pt idx="612">
                  <c:v>8.1445679999999996</c:v>
                </c:pt>
                <c:pt idx="613">
                  <c:v>16.779761000000001</c:v>
                </c:pt>
                <c:pt idx="614">
                  <c:v>7.4925990000000002</c:v>
                </c:pt>
                <c:pt idx="615">
                  <c:v>13.048297</c:v>
                </c:pt>
                <c:pt idx="616">
                  <c:v>4.1703849999999996</c:v>
                </c:pt>
                <c:pt idx="617">
                  <c:v>8.208715999999999</c:v>
                </c:pt>
                <c:pt idx="618">
                  <c:v>5.1361270000000001</c:v>
                </c:pt>
                <c:pt idx="619">
                  <c:v>12.372133999999999</c:v>
                </c:pt>
                <c:pt idx="620">
                  <c:v>10.150594999999999</c:v>
                </c:pt>
                <c:pt idx="621">
                  <c:v>22.925910000000002</c:v>
                </c:pt>
                <c:pt idx="622">
                  <c:v>14.258201</c:v>
                </c:pt>
                <c:pt idx="623">
                  <c:v>28.984974999999999</c:v>
                </c:pt>
                <c:pt idx="624">
                  <c:v>14.547497</c:v>
                </c:pt>
                <c:pt idx="625">
                  <c:v>28.518257999999999</c:v>
                </c:pt>
                <c:pt idx="626">
                  <c:v>13.071894</c:v>
                </c:pt>
                <c:pt idx="627">
                  <c:v>25.051298000000003</c:v>
                </c:pt>
                <c:pt idx="628">
                  <c:v>10.926373</c:v>
                </c:pt>
                <c:pt idx="629">
                  <c:v>21.084125</c:v>
                </c:pt>
                <c:pt idx="630">
                  <c:v>9.6408339999999999</c:v>
                </c:pt>
                <c:pt idx="631">
                  <c:v>18.857056999999998</c:v>
                </c:pt>
                <c:pt idx="632">
                  <c:v>8.8646609999999999</c:v>
                </c:pt>
                <c:pt idx="633">
                  <c:v>17.396990000000002</c:v>
                </c:pt>
                <c:pt idx="634">
                  <c:v>8.1785829999999997</c:v>
                </c:pt>
                <c:pt idx="635">
                  <c:v>15.887854000000001</c:v>
                </c:pt>
                <c:pt idx="636">
                  <c:v>7.0715070000000004</c:v>
                </c:pt>
                <c:pt idx="637">
                  <c:v>13.391432999999999</c:v>
                </c:pt>
                <c:pt idx="638">
                  <c:v>5.5038159999999996</c:v>
                </c:pt>
                <c:pt idx="639">
                  <c:v>10.208174</c:v>
                </c:pt>
                <c:pt idx="640">
                  <c:v>3.9956</c:v>
                </c:pt>
                <c:pt idx="641">
                  <c:v>7.3951650000000004</c:v>
                </c:pt>
                <c:pt idx="642">
                  <c:v>2.8939629999999998</c:v>
                </c:pt>
                <c:pt idx="643">
                  <c:v>5.3180699999999996</c:v>
                </c:pt>
                <c:pt idx="644">
                  <c:v>1.986076</c:v>
                </c:pt>
                <c:pt idx="645">
                  <c:v>3.5302980000000002</c:v>
                </c:pt>
                <c:pt idx="646">
                  <c:v>1.0850150000000001</c:v>
                </c:pt>
                <c:pt idx="647">
                  <c:v>1.7331590000000001</c:v>
                </c:pt>
                <c:pt idx="648">
                  <c:v>0.18864300000000001</c:v>
                </c:pt>
                <c:pt idx="649">
                  <c:v>-0.21503299999999997</c:v>
                </c:pt>
                <c:pt idx="650">
                  <c:v>-1.132047</c:v>
                </c:pt>
                <c:pt idx="651">
                  <c:v>-3.1046880000000003</c:v>
                </c:pt>
                <c:pt idx="652">
                  <c:v>-2.9034080000000002</c:v>
                </c:pt>
                <c:pt idx="653">
                  <c:v>-6.6951830000000001</c:v>
                </c:pt>
                <c:pt idx="654">
                  <c:v>-4.4589429999999997</c:v>
                </c:pt>
                <c:pt idx="655">
                  <c:v>-9.2980409999999996</c:v>
                </c:pt>
                <c:pt idx="656">
                  <c:v>-5.0245790000000001</c:v>
                </c:pt>
                <c:pt idx="657">
                  <c:v>-10.172901</c:v>
                </c:pt>
                <c:pt idx="658">
                  <c:v>-5.3076169999999996</c:v>
                </c:pt>
                <c:pt idx="659">
                  <c:v>-10.880780999999999</c:v>
                </c:pt>
                <c:pt idx="660">
                  <c:v>-5.9313700000000003</c:v>
                </c:pt>
                <c:pt idx="661">
                  <c:v>-12.2094</c:v>
                </c:pt>
                <c:pt idx="662">
                  <c:v>-6.6022999999999996</c:v>
                </c:pt>
                <c:pt idx="663">
                  <c:v>-13.54684</c:v>
                </c:pt>
                <c:pt idx="664">
                  <c:v>-7.2442679999999999</c:v>
                </c:pt>
                <c:pt idx="665">
                  <c:v>-14.742863</c:v>
                </c:pt>
                <c:pt idx="666">
                  <c:v>-7.7280290000000003</c:v>
                </c:pt>
                <c:pt idx="667">
                  <c:v>-15.702919000000001</c:v>
                </c:pt>
                <c:pt idx="668">
                  <c:v>-8.2212409999999991</c:v>
                </c:pt>
                <c:pt idx="669">
                  <c:v>-16.631945000000002</c:v>
                </c:pt>
                <c:pt idx="670">
                  <c:v>-8.5077079999999992</c:v>
                </c:pt>
                <c:pt idx="671">
                  <c:v>-16.943238000000001</c:v>
                </c:pt>
                <c:pt idx="672">
                  <c:v>-8.1976820000000004</c:v>
                </c:pt>
                <c:pt idx="673">
                  <c:v>-16.053404</c:v>
                </c:pt>
                <c:pt idx="674">
                  <c:v>-7.4968469999999998</c:v>
                </c:pt>
                <c:pt idx="675">
                  <c:v>-14.740314</c:v>
                </c:pt>
                <c:pt idx="676">
                  <c:v>-7.1465449999999997</c:v>
                </c:pt>
                <c:pt idx="677">
                  <c:v>-14.310214999999999</c:v>
                </c:pt>
                <c:pt idx="678">
                  <c:v>-7.1898010000000001</c:v>
                </c:pt>
                <c:pt idx="679">
                  <c:v>-14.299859000000001</c:v>
                </c:pt>
                <c:pt idx="680">
                  <c:v>-6.8917799999999998</c:v>
                </c:pt>
                <c:pt idx="681">
                  <c:v>-13.452475</c:v>
                </c:pt>
                <c:pt idx="682">
                  <c:v>-6.1120289999999997</c:v>
                </c:pt>
                <c:pt idx="683">
                  <c:v>-11.748984999999999</c:v>
                </c:pt>
                <c:pt idx="684">
                  <c:v>-5.2819370000000001</c:v>
                </c:pt>
                <c:pt idx="685">
                  <c:v>-10.399326</c:v>
                </c:pt>
                <c:pt idx="686">
                  <c:v>-5.0651419999999998</c:v>
                </c:pt>
                <c:pt idx="687">
                  <c:v>-10.071352000000001</c:v>
                </c:pt>
                <c:pt idx="688">
                  <c:v>-4.8570380000000002</c:v>
                </c:pt>
                <c:pt idx="689">
                  <c:v>-9.4353250000000006</c:v>
                </c:pt>
                <c:pt idx="690">
                  <c:v>-4.2423690000000001</c:v>
                </c:pt>
                <c:pt idx="691">
                  <c:v>-8.112839000000001</c:v>
                </c:pt>
                <c:pt idx="692">
                  <c:v>-3.4413390000000001</c:v>
                </c:pt>
                <c:pt idx="693">
                  <c:v>-6.446669</c:v>
                </c:pt>
                <c:pt idx="694">
                  <c:v>-2.6268500000000001</c:v>
                </c:pt>
                <c:pt idx="695">
                  <c:v>-4.9868040000000002</c:v>
                </c:pt>
                <c:pt idx="696">
                  <c:v>-2.2083949999999999</c:v>
                </c:pt>
                <c:pt idx="697">
                  <c:v>-4.3217460000000001</c:v>
                </c:pt>
                <c:pt idx="698">
                  <c:v>-1.8465130000000001</c:v>
                </c:pt>
                <c:pt idx="699">
                  <c:v>-3.055294</c:v>
                </c:pt>
                <c:pt idx="700">
                  <c:v>-0.385237</c:v>
                </c:pt>
                <c:pt idx="701">
                  <c:v>0.19963000000000003</c:v>
                </c:pt>
                <c:pt idx="702">
                  <c:v>1.5431870000000001</c:v>
                </c:pt>
                <c:pt idx="703">
                  <c:v>3.7514600000000002</c:v>
                </c:pt>
                <c:pt idx="704">
                  <c:v>2.4128620000000001</c:v>
                </c:pt>
                <c:pt idx="705">
                  <c:v>4.7662680000000002</c:v>
                </c:pt>
                <c:pt idx="706">
                  <c:v>2.4030399999999998</c:v>
                </c:pt>
                <c:pt idx="707">
                  <c:v>5.1124429999999998</c:v>
                </c:pt>
                <c:pt idx="708">
                  <c:v>3.2369180000000002</c:v>
                </c:pt>
                <c:pt idx="709">
                  <c:v>7.1592760000000002</c:v>
                </c:pt>
                <c:pt idx="710">
                  <c:v>4.6751399999999999</c:v>
                </c:pt>
                <c:pt idx="711">
                  <c:v>9.9939439999999991</c:v>
                </c:pt>
                <c:pt idx="712">
                  <c:v>5.8899350000000004</c:v>
                </c:pt>
                <c:pt idx="713">
                  <c:v>12.462254000000001</c:v>
                </c:pt>
                <c:pt idx="714">
                  <c:v>7.304284</c:v>
                </c:pt>
                <c:pt idx="715">
                  <c:v>15.19219</c:v>
                </c:pt>
                <c:pt idx="716">
                  <c:v>8.357488</c:v>
                </c:pt>
                <c:pt idx="717">
                  <c:v>16.818505999999999</c:v>
                </c:pt>
                <c:pt idx="718">
                  <c:v>8.4335869999999993</c:v>
                </c:pt>
                <c:pt idx="719">
                  <c:v>16.897458999999998</c:v>
                </c:pt>
                <c:pt idx="720">
                  <c:v>8.7114440000000002</c:v>
                </c:pt>
                <c:pt idx="721">
                  <c:v>17.978341999999998</c:v>
                </c:pt>
                <c:pt idx="722">
                  <c:v>9.8868620000000007</c:v>
                </c:pt>
                <c:pt idx="723">
                  <c:v>20.285431000000003</c:v>
                </c:pt>
                <c:pt idx="724">
                  <c:v>10.735315999999999</c:v>
                </c:pt>
                <c:pt idx="725">
                  <c:v>21.577943999999999</c:v>
                </c:pt>
                <c:pt idx="726">
                  <c:v>10.762085000000001</c:v>
                </c:pt>
                <c:pt idx="727">
                  <c:v>21.345869</c:v>
                </c:pt>
                <c:pt idx="728">
                  <c:v>10.265361</c:v>
                </c:pt>
                <c:pt idx="729">
                  <c:v>20.120322999999999</c:v>
                </c:pt>
                <c:pt idx="730">
                  <c:v>9.4018010000000007</c:v>
                </c:pt>
                <c:pt idx="731">
                  <c:v>18.292062999999999</c:v>
                </c:pt>
                <c:pt idx="732">
                  <c:v>8.3123159999999991</c:v>
                </c:pt>
                <c:pt idx="733">
                  <c:v>16.093201999999998</c:v>
                </c:pt>
                <c:pt idx="734">
                  <c:v>7.3060910000000003</c:v>
                </c:pt>
                <c:pt idx="735">
                  <c:v>14.143247000000001</c:v>
                </c:pt>
                <c:pt idx="736">
                  <c:v>6.2861200000000004</c:v>
                </c:pt>
                <c:pt idx="737">
                  <c:v>11.887209</c:v>
                </c:pt>
                <c:pt idx="738">
                  <c:v>4.7906060000000004</c:v>
                </c:pt>
                <c:pt idx="739">
                  <c:v>8.7047230000000013</c:v>
                </c:pt>
                <c:pt idx="740">
                  <c:v>3.040092</c:v>
                </c:pt>
                <c:pt idx="741">
                  <c:v>5.2211259999999999</c:v>
                </c:pt>
                <c:pt idx="742">
                  <c:v>1.3703350000000001</c:v>
                </c:pt>
                <c:pt idx="743">
                  <c:v>1.9592420000000002</c:v>
                </c:pt>
                <c:pt idx="744">
                  <c:v>-0.158495</c:v>
                </c:pt>
                <c:pt idx="745">
                  <c:v>-1.0096890000000001</c:v>
                </c:pt>
                <c:pt idx="746">
                  <c:v>-1.4925999999999999</c:v>
                </c:pt>
                <c:pt idx="747">
                  <c:v>-3.5578989999999999</c:v>
                </c:pt>
                <c:pt idx="748">
                  <c:v>-2.5226709999999999</c:v>
                </c:pt>
                <c:pt idx="749">
                  <c:v>-5.4154059999999999</c:v>
                </c:pt>
                <c:pt idx="750">
                  <c:v>-3.283137</c:v>
                </c:pt>
                <c:pt idx="751">
                  <c:v>-6.9760439999999999</c:v>
                </c:pt>
                <c:pt idx="752">
                  <c:v>-4.0763550000000004</c:v>
                </c:pt>
                <c:pt idx="753">
                  <c:v>-8.5573270000000008</c:v>
                </c:pt>
                <c:pt idx="754">
                  <c:v>-4.935543</c:v>
                </c:pt>
                <c:pt idx="755">
                  <c:v>-10.285143</c:v>
                </c:pt>
                <c:pt idx="756">
                  <c:v>-5.6525619999999996</c:v>
                </c:pt>
                <c:pt idx="757">
                  <c:v>-11.524740999999999</c:v>
                </c:pt>
                <c:pt idx="758">
                  <c:v>-6.0919420000000004</c:v>
                </c:pt>
                <c:pt idx="759">
                  <c:v>-12.466087000000002</c:v>
                </c:pt>
                <c:pt idx="760">
                  <c:v>-6.7176600000000004</c:v>
                </c:pt>
                <c:pt idx="761">
                  <c:v>-13.833660999999999</c:v>
                </c:pt>
                <c:pt idx="762">
                  <c:v>-7.5094620000000001</c:v>
                </c:pt>
                <c:pt idx="763">
                  <c:v>-15.394109</c:v>
                </c:pt>
                <c:pt idx="764">
                  <c:v>-8.2371189999999999</c:v>
                </c:pt>
                <c:pt idx="765">
                  <c:v>-16.716974999999998</c:v>
                </c:pt>
                <c:pt idx="766">
                  <c:v>-8.5733189999999997</c:v>
                </c:pt>
                <c:pt idx="767">
                  <c:v>-17.034794999999999</c:v>
                </c:pt>
                <c:pt idx="768">
                  <c:v>-8.245438</c:v>
                </c:pt>
                <c:pt idx="769">
                  <c:v>-16.328381</c:v>
                </c:pt>
                <c:pt idx="770">
                  <c:v>-8.0343149999999994</c:v>
                </c:pt>
                <c:pt idx="771">
                  <c:v>-16.185237000000001</c:v>
                </c:pt>
                <c:pt idx="772">
                  <c:v>-8.386692</c:v>
                </c:pt>
                <c:pt idx="773">
                  <c:v>-16.947293999999999</c:v>
                </c:pt>
                <c:pt idx="774">
                  <c:v>-8.4282660000000007</c:v>
                </c:pt>
                <c:pt idx="775">
                  <c:v>-16.42088</c:v>
                </c:pt>
                <c:pt idx="776">
                  <c:v>-7.5840529999999999</c:v>
                </c:pt>
                <c:pt idx="777">
                  <c:v>-14.884557000000001</c:v>
                </c:pt>
                <c:pt idx="778">
                  <c:v>-6.8810440000000002</c:v>
                </c:pt>
                <c:pt idx="779">
                  <c:v>-13.28032</c:v>
                </c:pt>
                <c:pt idx="780">
                  <c:v>-5.9345990000000004</c:v>
                </c:pt>
                <c:pt idx="781">
                  <c:v>-11.389618</c:v>
                </c:pt>
                <c:pt idx="782">
                  <c:v>-5.0846679999999997</c:v>
                </c:pt>
                <c:pt idx="783">
                  <c:v>-9.9915589999999987</c:v>
                </c:pt>
                <c:pt idx="784">
                  <c:v>-4.6152920000000002</c:v>
                </c:pt>
                <c:pt idx="785">
                  <c:v>-8.7289339999999989</c:v>
                </c:pt>
                <c:pt idx="786">
                  <c:v>-3.6042100000000001</c:v>
                </c:pt>
                <c:pt idx="787">
                  <c:v>-6.7198290000000007</c:v>
                </c:pt>
                <c:pt idx="788">
                  <c:v>-2.6314519999999999</c:v>
                </c:pt>
                <c:pt idx="789">
                  <c:v>-5.0011449999999993</c:v>
                </c:pt>
                <c:pt idx="790">
                  <c:v>-2.3591389999999999</c:v>
                </c:pt>
                <c:pt idx="791">
                  <c:v>-4.655259</c:v>
                </c:pt>
                <c:pt idx="792">
                  <c:v>-2.174769</c:v>
                </c:pt>
                <c:pt idx="793">
                  <c:v>-4.0617339999999995</c:v>
                </c:pt>
                <c:pt idx="794">
                  <c:v>-1.3410390000000001</c:v>
                </c:pt>
                <c:pt idx="795">
                  <c:v>-1.9408820000000002</c:v>
                </c:pt>
                <c:pt idx="796">
                  <c:v>0.21987999999999999</c:v>
                </c:pt>
                <c:pt idx="797">
                  <c:v>1.1019030000000001</c:v>
                </c:pt>
                <c:pt idx="798">
                  <c:v>1.4454089999999999</c:v>
                </c:pt>
                <c:pt idx="799">
                  <c:v>3.3422269999999998</c:v>
                </c:pt>
                <c:pt idx="800">
                  <c:v>2.3022420000000001</c:v>
                </c:pt>
                <c:pt idx="801">
                  <c:v>4.9144240000000003</c:v>
                </c:pt>
                <c:pt idx="802">
                  <c:v>3.1683129999999999</c:v>
                </c:pt>
                <c:pt idx="803">
                  <c:v>7.5178980000000006</c:v>
                </c:pt>
                <c:pt idx="804">
                  <c:v>5.870482</c:v>
                </c:pt>
                <c:pt idx="805">
                  <c:v>13.206279</c:v>
                </c:pt>
                <c:pt idx="806">
                  <c:v>8.3538270000000008</c:v>
                </c:pt>
                <c:pt idx="807">
                  <c:v>16.828887000000002</c:v>
                </c:pt>
                <c:pt idx="808">
                  <c:v>7.7075170000000002</c:v>
                </c:pt>
                <c:pt idx="809">
                  <c:v>14.276019999999999</c:v>
                </c:pt>
                <c:pt idx="810">
                  <c:v>5.8978910000000004</c:v>
                </c:pt>
                <c:pt idx="811">
                  <c:v>12.107559999999999</c:v>
                </c:pt>
                <c:pt idx="812">
                  <c:v>7.4679679999999999</c:v>
                </c:pt>
                <c:pt idx="813">
                  <c:v>16.603842</c:v>
                </c:pt>
                <c:pt idx="814">
                  <c:v>10.542960000000001</c:v>
                </c:pt>
                <c:pt idx="815">
                  <c:v>21.887526999999999</c:v>
                </c:pt>
                <c:pt idx="816">
                  <c:v>11.675782</c:v>
                </c:pt>
                <c:pt idx="817">
                  <c:v>23.481315000000002</c:v>
                </c:pt>
                <c:pt idx="818">
                  <c:v>11.707004</c:v>
                </c:pt>
                <c:pt idx="819">
                  <c:v>23.273579999999999</c:v>
                </c:pt>
                <c:pt idx="820">
                  <c:v>11.37236</c:v>
                </c:pt>
                <c:pt idx="821">
                  <c:v>22.404589000000001</c:v>
                </c:pt>
                <c:pt idx="822">
                  <c:v>10.565351</c:v>
                </c:pt>
                <c:pt idx="823">
                  <c:v>20.541893000000002</c:v>
                </c:pt>
                <c:pt idx="824">
                  <c:v>9.2567470000000007</c:v>
                </c:pt>
                <c:pt idx="825">
                  <c:v>17.750576000000002</c:v>
                </c:pt>
                <c:pt idx="826">
                  <c:v>7.6683529999999998</c:v>
                </c:pt>
                <c:pt idx="827">
                  <c:v>14.611419999999999</c:v>
                </c:pt>
                <c:pt idx="828">
                  <c:v>6.3453679999999997</c:v>
                </c:pt>
                <c:pt idx="829">
                  <c:v>12.096428</c:v>
                </c:pt>
                <c:pt idx="830">
                  <c:v>5.1809539999999998</c:v>
                </c:pt>
                <c:pt idx="831">
                  <c:v>9.8199690000000004</c:v>
                </c:pt>
                <c:pt idx="832">
                  <c:v>4.1762389999999998</c:v>
                </c:pt>
                <c:pt idx="833">
                  <c:v>8.0376159999999999</c:v>
                </c:pt>
                <c:pt idx="834">
                  <c:v>3.6268370000000001</c:v>
                </c:pt>
                <c:pt idx="835">
                  <c:v>7.0556739999999998</c:v>
                </c:pt>
                <c:pt idx="836">
                  <c:v>3.1800039999999998</c:v>
                </c:pt>
                <c:pt idx="837">
                  <c:v>5.9885640000000002</c:v>
                </c:pt>
                <c:pt idx="838">
                  <c:v>2.3321710000000002</c:v>
                </c:pt>
                <c:pt idx="839">
                  <c:v>4.0745760000000004</c:v>
                </c:pt>
                <c:pt idx="840">
                  <c:v>1.020184</c:v>
                </c:pt>
                <c:pt idx="841">
                  <c:v>1.167076</c:v>
                </c:pt>
                <c:pt idx="842">
                  <c:v>-0.62756999999999996</c:v>
                </c:pt>
                <c:pt idx="843">
                  <c:v>-1.9557819999999999</c:v>
                </c:pt>
                <c:pt idx="844">
                  <c:v>-1.961295</c:v>
                </c:pt>
                <c:pt idx="845">
                  <c:v>-4.3846749999999997</c:v>
                </c:pt>
                <c:pt idx="846">
                  <c:v>-2.8263739999999999</c:v>
                </c:pt>
                <c:pt idx="847">
                  <c:v>-6.0870709999999999</c:v>
                </c:pt>
                <c:pt idx="848">
                  <c:v>-3.7211729999999998</c:v>
                </c:pt>
                <c:pt idx="849">
                  <c:v>-7.913613999999999</c:v>
                </c:pt>
                <c:pt idx="850">
                  <c:v>-4.6278030000000001</c:v>
                </c:pt>
                <c:pt idx="851">
                  <c:v>-9.6237300000000001</c:v>
                </c:pt>
                <c:pt idx="852">
                  <c:v>-5.2706400000000002</c:v>
                </c:pt>
                <c:pt idx="853">
                  <c:v>-10.762454999999999</c:v>
                </c:pt>
                <c:pt idx="854">
                  <c:v>-5.621632</c:v>
                </c:pt>
                <c:pt idx="855">
                  <c:v>-11.218116999999999</c:v>
                </c:pt>
                <c:pt idx="856">
                  <c:v>-5.5474540000000001</c:v>
                </c:pt>
                <c:pt idx="857">
                  <c:v>-11.081315</c:v>
                </c:pt>
                <c:pt idx="858">
                  <c:v>-5.5280060000000004</c:v>
                </c:pt>
                <c:pt idx="859">
                  <c:v>-11.136331999999999</c:v>
                </c:pt>
                <c:pt idx="860">
                  <c:v>-5.8259740000000004</c:v>
                </c:pt>
                <c:pt idx="861">
                  <c:v>-11.948589</c:v>
                </c:pt>
                <c:pt idx="862">
                  <c:v>-6.4114180000000003</c:v>
                </c:pt>
                <c:pt idx="863">
                  <c:v>-13.007709</c:v>
                </c:pt>
                <c:pt idx="864">
                  <c:v>-6.6696030000000004</c:v>
                </c:pt>
                <c:pt idx="865">
                  <c:v>-13.361301000000001</c:v>
                </c:pt>
                <c:pt idx="866">
                  <c:v>-6.6928970000000003</c:v>
                </c:pt>
                <c:pt idx="867">
                  <c:v>-13.45485</c:v>
                </c:pt>
                <c:pt idx="868">
                  <c:v>-6.8145420000000003</c:v>
                </c:pt>
                <c:pt idx="869">
                  <c:v>-13.662500000000001</c:v>
                </c:pt>
                <c:pt idx="870">
                  <c:v>-6.8996500000000003</c:v>
                </c:pt>
                <c:pt idx="871">
                  <c:v>-13.882227</c:v>
                </c:pt>
                <c:pt idx="872">
                  <c:v>-7.1549440000000004</c:v>
                </c:pt>
                <c:pt idx="873">
                  <c:v>-14.482656</c:v>
                </c:pt>
                <c:pt idx="874">
                  <c:v>-7.2625409999999997</c:v>
                </c:pt>
                <c:pt idx="875">
                  <c:v>-14.289276000000001</c:v>
                </c:pt>
                <c:pt idx="876">
                  <c:v>-6.8417770000000004</c:v>
                </c:pt>
                <c:pt idx="877">
                  <c:v>-13.517860000000001</c:v>
                </c:pt>
                <c:pt idx="878">
                  <c:v>-6.4210039999999999</c:v>
                </c:pt>
                <c:pt idx="879">
                  <c:v>-12.51587</c:v>
                </c:pt>
                <c:pt idx="880">
                  <c:v>-5.8104550000000001</c:v>
                </c:pt>
                <c:pt idx="881">
                  <c:v>-11.328938000000001</c:v>
                </c:pt>
                <c:pt idx="882">
                  <c:v>-5.1401260000000004</c:v>
                </c:pt>
                <c:pt idx="883">
                  <c:v>-9.8168930000000003</c:v>
                </c:pt>
                <c:pt idx="884">
                  <c:v>-4.1343490000000003</c:v>
                </c:pt>
                <c:pt idx="885">
                  <c:v>-7.8554100000000009</c:v>
                </c:pt>
                <c:pt idx="886">
                  <c:v>-3.4729429999999999</c:v>
                </c:pt>
                <c:pt idx="887">
                  <c:v>-6.7771290000000004</c:v>
                </c:pt>
                <c:pt idx="888">
                  <c:v>-3.169645</c:v>
                </c:pt>
                <c:pt idx="889">
                  <c:v>-6.1399010000000001</c:v>
                </c:pt>
                <c:pt idx="890">
                  <c:v>-2.7071960000000002</c:v>
                </c:pt>
                <c:pt idx="891">
                  <c:v>-5.1305290000000001</c:v>
                </c:pt>
                <c:pt idx="892">
                  <c:v>-2.1145740000000002</c:v>
                </c:pt>
                <c:pt idx="893">
                  <c:v>-3.8720370000000002</c:v>
                </c:pt>
                <c:pt idx="894">
                  <c:v>-1.339899</c:v>
                </c:pt>
                <c:pt idx="895">
                  <c:v>-2.2835399999999999</c:v>
                </c:pt>
                <c:pt idx="896">
                  <c:v>-0.65995700000000002</c:v>
                </c:pt>
                <c:pt idx="897">
                  <c:v>-1.0678160000000001</c:v>
                </c:pt>
                <c:pt idx="898">
                  <c:v>-0.118771</c:v>
                </c:pt>
                <c:pt idx="899">
                  <c:v>0.14109499999999997</c:v>
                </c:pt>
                <c:pt idx="900">
                  <c:v>0.77497400000000005</c:v>
                </c:pt>
                <c:pt idx="901">
                  <c:v>2.1336550000000001</c:v>
                </c:pt>
                <c:pt idx="902">
                  <c:v>1.805782</c:v>
                </c:pt>
                <c:pt idx="903">
                  <c:v>3.719668</c:v>
                </c:pt>
                <c:pt idx="904">
                  <c:v>1.866976</c:v>
                </c:pt>
                <c:pt idx="905">
                  <c:v>3.9224670000000001</c:v>
                </c:pt>
                <c:pt idx="906">
                  <c:v>2.6635810000000002</c:v>
                </c:pt>
                <c:pt idx="907">
                  <c:v>6.5247290000000007</c:v>
                </c:pt>
                <c:pt idx="908">
                  <c:v>5.5299490000000002</c:v>
                </c:pt>
                <c:pt idx="909">
                  <c:v>12.57447</c:v>
                </c:pt>
                <c:pt idx="910">
                  <c:v>8.111364</c:v>
                </c:pt>
                <c:pt idx="911">
                  <c:v>16.795887</c:v>
                </c:pt>
                <c:pt idx="912">
                  <c:v>8.7426189999999995</c:v>
                </c:pt>
                <c:pt idx="913">
                  <c:v>17.096864</c:v>
                </c:pt>
                <c:pt idx="914">
                  <c:v>7.7223740000000003</c:v>
                </c:pt>
                <c:pt idx="915">
                  <c:v>14.977161000000001</c:v>
                </c:pt>
                <c:pt idx="916">
                  <c:v>7.1768280000000004</c:v>
                </c:pt>
                <c:pt idx="917">
                  <c:v>14.681084</c:v>
                </c:pt>
                <c:pt idx="918">
                  <c:v>8.068873</c:v>
                </c:pt>
                <c:pt idx="919">
                  <c:v>16.756940999999998</c:v>
                </c:pt>
                <c:pt idx="920">
                  <c:v>9.1451349999999998</c:v>
                </c:pt>
                <c:pt idx="921">
                  <c:v>18.362625000000001</c:v>
                </c:pt>
                <c:pt idx="922">
                  <c:v>9.0999800000000004</c:v>
                </c:pt>
                <c:pt idx="923">
                  <c:v>18.136684000000002</c:v>
                </c:pt>
                <c:pt idx="924">
                  <c:v>9.0676590000000008</c:v>
                </c:pt>
                <c:pt idx="925">
                  <c:v>18.165665000000001</c:v>
                </c:pt>
                <c:pt idx="926">
                  <c:v>9.0579289999999997</c:v>
                </c:pt>
                <c:pt idx="927">
                  <c:v>18.027729000000001</c:v>
                </c:pt>
                <c:pt idx="928">
                  <c:v>8.778613</c:v>
                </c:pt>
                <c:pt idx="929">
                  <c:v>17.23152</c:v>
                </c:pt>
                <c:pt idx="930">
                  <c:v>8.0384960000000003</c:v>
                </c:pt>
                <c:pt idx="931">
                  <c:v>15.54936</c:v>
                </c:pt>
                <c:pt idx="932">
                  <c:v>6.8571679999999997</c:v>
                </c:pt>
                <c:pt idx="933">
                  <c:v>13.051197999999999</c:v>
                </c:pt>
                <c:pt idx="934">
                  <c:v>5.5828470000000001</c:v>
                </c:pt>
                <c:pt idx="935">
                  <c:v>10.609943000000001</c:v>
                </c:pt>
                <c:pt idx="936">
                  <c:v>4.3811879999999999</c:v>
                </c:pt>
                <c:pt idx="937">
                  <c:v>7.906987</c:v>
                </c:pt>
                <c:pt idx="938">
                  <c:v>2.5328849999999998</c:v>
                </c:pt>
                <c:pt idx="939">
                  <c:v>3.7996099999999999</c:v>
                </c:pt>
                <c:pt idx="940">
                  <c:v>-1.0921E-2</c:v>
                </c:pt>
                <c:pt idx="941">
                  <c:v>-0.93221699999999996</c:v>
                </c:pt>
                <c:pt idx="942">
                  <c:v>-1.6830350000000001</c:v>
                </c:pt>
                <c:pt idx="943">
                  <c:v>-3.9766360000000001</c:v>
                </c:pt>
                <c:pt idx="944">
                  <c:v>-2.8215089999999998</c:v>
                </c:pt>
                <c:pt idx="945">
                  <c:v>-6.2444410000000001</c:v>
                </c:pt>
                <c:pt idx="946">
                  <c:v>-4.1470200000000004</c:v>
                </c:pt>
                <c:pt idx="947">
                  <c:v>-8.9898720000000001</c:v>
                </c:pt>
                <c:pt idx="948">
                  <c:v>-5.3705569999999998</c:v>
                </c:pt>
                <c:pt idx="949">
                  <c:v>-11.087682000000001</c:v>
                </c:pt>
                <c:pt idx="950">
                  <c:v>-5.959689</c:v>
                </c:pt>
                <c:pt idx="951">
                  <c:v>-12.086026</c:v>
                </c:pt>
                <c:pt idx="952">
                  <c:v>-6.2703009999999999</c:v>
                </c:pt>
                <c:pt idx="953">
                  <c:v>-12.737124999999999</c:v>
                </c:pt>
                <c:pt idx="954">
                  <c:v>-6.7135959999999999</c:v>
                </c:pt>
                <c:pt idx="955">
                  <c:v>-13.722256999999999</c:v>
                </c:pt>
                <c:pt idx="956">
                  <c:v>-7.2067509999999997</c:v>
                </c:pt>
                <c:pt idx="957">
                  <c:v>-14.523357000000001</c:v>
                </c:pt>
                <c:pt idx="958">
                  <c:v>-7.4789599999999998</c:v>
                </c:pt>
                <c:pt idx="959">
                  <c:v>-15.054155999999999</c:v>
                </c:pt>
                <c:pt idx="960">
                  <c:v>-7.5263580000000001</c:v>
                </c:pt>
                <c:pt idx="961">
                  <c:v>-14.994073</c:v>
                </c:pt>
                <c:pt idx="962">
                  <c:v>-7.528276</c:v>
                </c:pt>
                <c:pt idx="963">
                  <c:v>-15.20112</c:v>
                </c:pt>
                <c:pt idx="964">
                  <c:v>-7.795248</c:v>
                </c:pt>
                <c:pt idx="965">
                  <c:v>-15.575037999999999</c:v>
                </c:pt>
                <c:pt idx="966">
                  <c:v>-7.6429260000000001</c:v>
                </c:pt>
                <c:pt idx="967">
                  <c:v>-15.072818999999999</c:v>
                </c:pt>
                <c:pt idx="968">
                  <c:v>-7.2163810000000002</c:v>
                </c:pt>
                <c:pt idx="969">
                  <c:v>-14.279233999999999</c:v>
                </c:pt>
                <c:pt idx="970">
                  <c:v>-6.8370810000000004</c:v>
                </c:pt>
                <c:pt idx="971">
                  <c:v>-13.229409</c:v>
                </c:pt>
                <c:pt idx="972">
                  <c:v>-6.0283490000000004</c:v>
                </c:pt>
                <c:pt idx="973">
                  <c:v>-11.838049999999999</c:v>
                </c:pt>
                <c:pt idx="974">
                  <c:v>-5.6545870000000003</c:v>
                </c:pt>
                <c:pt idx="975">
                  <c:v>-11.155066000000001</c:v>
                </c:pt>
                <c:pt idx="976">
                  <c:v>-5.4379</c:v>
                </c:pt>
                <c:pt idx="977">
                  <c:v>-10.914404000000001</c:v>
                </c:pt>
                <c:pt idx="978">
                  <c:v>-5.425554</c:v>
                </c:pt>
                <c:pt idx="979">
                  <c:v>-10.705259999999999</c:v>
                </c:pt>
                <c:pt idx="980">
                  <c:v>-4.9351209999999996</c:v>
                </c:pt>
                <c:pt idx="981">
                  <c:v>-9.5450780000000002</c:v>
                </c:pt>
                <c:pt idx="982">
                  <c:v>-4.4668359999999998</c:v>
                </c:pt>
                <c:pt idx="983">
                  <c:v>-8.7876200000000004</c:v>
                </c:pt>
                <c:pt idx="984">
                  <c:v>-3.9875579999999999</c:v>
                </c:pt>
                <c:pt idx="985">
                  <c:v>-7.3763670000000001</c:v>
                </c:pt>
                <c:pt idx="986">
                  <c:v>-2.6074359999999999</c:v>
                </c:pt>
                <c:pt idx="987">
                  <c:v>-4.3560970000000001</c:v>
                </c:pt>
                <c:pt idx="988">
                  <c:v>-0.82890399999999997</c:v>
                </c:pt>
                <c:pt idx="989">
                  <c:v>-0.60593199999999992</c:v>
                </c:pt>
                <c:pt idx="990">
                  <c:v>1.6230370000000001</c:v>
                </c:pt>
                <c:pt idx="991">
                  <c:v>5.0696690000000002</c:v>
                </c:pt>
                <c:pt idx="992">
                  <c:v>5.3984709999999998</c:v>
                </c:pt>
                <c:pt idx="993">
                  <c:v>12.415597</c:v>
                </c:pt>
                <c:pt idx="994">
                  <c:v>8.0976049999999997</c:v>
                </c:pt>
                <c:pt idx="995">
                  <c:v>16.861252</c:v>
                </c:pt>
                <c:pt idx="996">
                  <c:v>8.8034890000000008</c:v>
                </c:pt>
                <c:pt idx="997">
                  <c:v>17.283344</c:v>
                </c:pt>
                <c:pt idx="998">
                  <c:v>8.4142779999999995</c:v>
                </c:pt>
                <c:pt idx="999">
                  <c:v>17.035468000000002</c:v>
                </c:pt>
                <c:pt idx="1000">
                  <c:v>8.9909169999999996</c:v>
                </c:pt>
                <c:pt idx="1001">
                  <c:v>18.385511000000001</c:v>
                </c:pt>
                <c:pt idx="1002">
                  <c:v>9.6902740000000005</c:v>
                </c:pt>
                <c:pt idx="1003">
                  <c:v>19.654443000000001</c:v>
                </c:pt>
                <c:pt idx="1004">
                  <c:v>10.011032999999999</c:v>
                </c:pt>
                <c:pt idx="1005">
                  <c:v>19.980952000000002</c:v>
                </c:pt>
                <c:pt idx="1006">
                  <c:v>10.461293</c:v>
                </c:pt>
                <c:pt idx="1007">
                  <c:v>21.772770999999999</c:v>
                </c:pt>
                <c:pt idx="1008">
                  <c:v>11.996596</c:v>
                </c:pt>
                <c:pt idx="1009">
                  <c:v>24.30941</c:v>
                </c:pt>
                <c:pt idx="1010">
                  <c:v>12.337655</c:v>
                </c:pt>
                <c:pt idx="1011">
                  <c:v>24.266956</c:v>
                </c:pt>
                <c:pt idx="1012">
                  <c:v>11.300610000000001</c:v>
                </c:pt>
                <c:pt idx="1013">
                  <c:v>21.968720000000001</c:v>
                </c:pt>
                <c:pt idx="1014">
                  <c:v>10.028725</c:v>
                </c:pt>
                <c:pt idx="1015">
                  <c:v>19.387177000000001</c:v>
                </c:pt>
                <c:pt idx="1016">
                  <c:v>8.6007049999999996</c:v>
                </c:pt>
                <c:pt idx="1017">
                  <c:v>16.375851000000001</c:v>
                </c:pt>
                <c:pt idx="1018">
                  <c:v>6.9340089999999996</c:v>
                </c:pt>
                <c:pt idx="1019">
                  <c:v>13.064917999999999</c:v>
                </c:pt>
                <c:pt idx="1020">
                  <c:v>5.3487770000000001</c:v>
                </c:pt>
                <c:pt idx="1021">
                  <c:v>9.9055309999999999</c:v>
                </c:pt>
                <c:pt idx="1022">
                  <c:v>3.761444</c:v>
                </c:pt>
                <c:pt idx="1023">
                  <c:v>6.7225280000000005</c:v>
                </c:pt>
                <c:pt idx="1024">
                  <c:v>2.0916960000000002</c:v>
                </c:pt>
                <c:pt idx="1025">
                  <c:v>3.215986</c:v>
                </c:pt>
                <c:pt idx="1026">
                  <c:v>8.4519999999999994E-3</c:v>
                </c:pt>
                <c:pt idx="1027">
                  <c:v>-1.1403380000000001</c:v>
                </c:pt>
                <c:pt idx="1028">
                  <c:v>-2.2090510000000001</c:v>
                </c:pt>
                <c:pt idx="1029">
                  <c:v>-5.3335220000000003</c:v>
                </c:pt>
                <c:pt idx="1030">
                  <c:v>-3.7802539999999998</c:v>
                </c:pt>
                <c:pt idx="1031">
                  <c:v>-7.9880040000000001</c:v>
                </c:pt>
                <c:pt idx="1032">
                  <c:v>-4.566459</c:v>
                </c:pt>
                <c:pt idx="1033">
                  <c:v>-9.496970000000001</c:v>
                </c:pt>
                <c:pt idx="1034">
                  <c:v>-5.3034350000000003</c:v>
                </c:pt>
                <c:pt idx="1035">
                  <c:v>-10.996634</c:v>
                </c:pt>
                <c:pt idx="1036">
                  <c:v>-6.0996800000000002</c:v>
                </c:pt>
                <c:pt idx="1037">
                  <c:v>-12.582622000000001</c:v>
                </c:pt>
                <c:pt idx="1038">
                  <c:v>-6.8456599999999996</c:v>
                </c:pt>
                <c:pt idx="1039">
                  <c:v>-14.069196999999999</c:v>
                </c:pt>
                <c:pt idx="1040">
                  <c:v>-7.7031660000000004</c:v>
                </c:pt>
                <c:pt idx="1041">
                  <c:v>-15.900241999999999</c:v>
                </c:pt>
                <c:pt idx="1042">
                  <c:v>-8.4669799999999995</c:v>
                </c:pt>
                <c:pt idx="1043">
                  <c:v>-17.055824999999999</c:v>
                </c:pt>
                <c:pt idx="1044">
                  <c:v>-8.7601010000000006</c:v>
                </c:pt>
                <c:pt idx="1045">
                  <c:v>-17.734216</c:v>
                </c:pt>
                <c:pt idx="1046">
                  <c:v>-9.1842179999999995</c:v>
                </c:pt>
                <c:pt idx="1047">
                  <c:v>-18.705182000000001</c:v>
                </c:pt>
                <c:pt idx="1048">
                  <c:v>-9.9765630000000005</c:v>
                </c:pt>
                <c:pt idx="1049">
                  <c:v>-20.411687999999998</c:v>
                </c:pt>
                <c:pt idx="1050">
                  <c:v>-10.717131</c:v>
                </c:pt>
                <c:pt idx="1051">
                  <c:v>-21.525209</c:v>
                </c:pt>
                <c:pt idx="1052">
                  <c:v>-10.90343</c:v>
                </c:pt>
                <c:pt idx="1053">
                  <c:v>-22.101164000000001</c:v>
                </c:pt>
                <c:pt idx="1054">
                  <c:v>-11.409891</c:v>
                </c:pt>
                <c:pt idx="1055">
                  <c:v>-22.652439999999999</c:v>
                </c:pt>
                <c:pt idx="1056">
                  <c:v>-10.688867</c:v>
                </c:pt>
                <c:pt idx="1057">
                  <c:v>-20.474135</c:v>
                </c:pt>
                <c:pt idx="1058">
                  <c:v>-8.8173460000000006</c:v>
                </c:pt>
                <c:pt idx="1059">
                  <c:v>-16.808595</c:v>
                </c:pt>
                <c:pt idx="1060">
                  <c:v>-7.4683859999999997</c:v>
                </c:pt>
                <c:pt idx="1061">
                  <c:v>-14.635788</c:v>
                </c:pt>
                <c:pt idx="1062">
                  <c:v>-7.2088780000000003</c:v>
                </c:pt>
                <c:pt idx="1063">
                  <c:v>-14.365076999999999</c:v>
                </c:pt>
                <c:pt idx="1064">
                  <c:v>-6.8930600000000002</c:v>
                </c:pt>
                <c:pt idx="1065">
                  <c:v>-13.346927000000001</c:v>
                </c:pt>
                <c:pt idx="1066">
                  <c:v>-5.9019880000000002</c:v>
                </c:pt>
                <c:pt idx="1067">
                  <c:v>-11.046693000000001</c:v>
                </c:pt>
                <c:pt idx="1068">
                  <c:v>-4.3486359999999999</c:v>
                </c:pt>
                <c:pt idx="1069">
                  <c:v>-7.9680020000000003</c:v>
                </c:pt>
                <c:pt idx="1070">
                  <c:v>-3.0924710000000002</c:v>
                </c:pt>
                <c:pt idx="1071">
                  <c:v>-6.1350999999999996</c:v>
                </c:pt>
                <c:pt idx="1072">
                  <c:v>-3.062344</c:v>
                </c:pt>
                <c:pt idx="1073">
                  <c:v>-5.8804689999999997</c:v>
                </c:pt>
                <c:pt idx="1074">
                  <c:v>-2.2716829999999999</c:v>
                </c:pt>
                <c:pt idx="1075">
                  <c:v>-3.4884849999999998</c:v>
                </c:pt>
                <c:pt idx="1076">
                  <c:v>0.43435499999999999</c:v>
                </c:pt>
                <c:pt idx="1077">
                  <c:v>2.601702</c:v>
                </c:pt>
                <c:pt idx="1078">
                  <c:v>3.392004</c:v>
                </c:pt>
                <c:pt idx="1079">
                  <c:v>7.5714319999999997</c:v>
                </c:pt>
                <c:pt idx="1080">
                  <c:v>4.6610009999999997</c:v>
                </c:pt>
                <c:pt idx="1081">
                  <c:v>9.419512000000001</c:v>
                </c:pt>
                <c:pt idx="1082">
                  <c:v>4.62263</c:v>
                </c:pt>
                <c:pt idx="1083">
                  <c:v>9.3081189999999996</c:v>
                </c:pt>
                <c:pt idx="1084">
                  <c:v>5.189635</c:v>
                </c:pt>
                <c:pt idx="1085">
                  <c:v>11.080570999999999</c:v>
                </c:pt>
                <c:pt idx="1086">
                  <c:v>6.8506099999999996</c:v>
                </c:pt>
                <c:pt idx="1087">
                  <c:v>15.420961999999999</c:v>
                </c:pt>
                <c:pt idx="1088">
                  <c:v>10.912015</c:v>
                </c:pt>
                <c:pt idx="1089">
                  <c:v>23.839897000000001</c:v>
                </c:pt>
                <c:pt idx="1090">
                  <c:v>13.79543</c:v>
                </c:pt>
                <c:pt idx="1091">
                  <c:v>27.331509</c:v>
                </c:pt>
                <c:pt idx="1092">
                  <c:v>12.785360000000001</c:v>
                </c:pt>
                <c:pt idx="1093">
                  <c:v>25.065041999999998</c:v>
                </c:pt>
                <c:pt idx="1094">
                  <c:v>12.716203</c:v>
                </c:pt>
                <c:pt idx="1095">
                  <c:v>26.252897000000001</c:v>
                </c:pt>
                <c:pt idx="1096">
                  <c:v>13.869448999999999</c:v>
                </c:pt>
                <c:pt idx="1097">
                  <c:v>27.482295000000001</c:v>
                </c:pt>
                <c:pt idx="1098">
                  <c:v>13.153829999999999</c:v>
                </c:pt>
                <c:pt idx="1099">
                  <c:v>25.770672999999999</c:v>
                </c:pt>
                <c:pt idx="1100">
                  <c:v>12.010085</c:v>
                </c:pt>
                <c:pt idx="1101">
                  <c:v>23.363654</c:v>
                </c:pt>
                <c:pt idx="1102">
                  <c:v>10.629873999999999</c:v>
                </c:pt>
                <c:pt idx="1103">
                  <c:v>20.474378999999999</c:v>
                </c:pt>
                <c:pt idx="1104">
                  <c:v>9.0330639999999995</c:v>
                </c:pt>
                <c:pt idx="1105">
                  <c:v>17.279913999999998</c:v>
                </c:pt>
                <c:pt idx="1106">
                  <c:v>7.5372899999999996</c:v>
                </c:pt>
                <c:pt idx="1107">
                  <c:v>14.405975999999999</c:v>
                </c:pt>
                <c:pt idx="1108">
                  <c:v>6.2234290000000003</c:v>
                </c:pt>
                <c:pt idx="1109">
                  <c:v>11.786176000000001</c:v>
                </c:pt>
                <c:pt idx="1110">
                  <c:v>4.8322839999999996</c:v>
                </c:pt>
                <c:pt idx="1111">
                  <c:v>8.8357010000000002</c:v>
                </c:pt>
                <c:pt idx="1112">
                  <c:v>2.999053</c:v>
                </c:pt>
                <c:pt idx="1113">
                  <c:v>4.8261589999999996</c:v>
                </c:pt>
                <c:pt idx="1114">
                  <c:v>0.58901300000000001</c:v>
                </c:pt>
                <c:pt idx="1115">
                  <c:v>-0.14707999999999999</c:v>
                </c:pt>
                <c:pt idx="1116">
                  <c:v>-1.970855</c:v>
                </c:pt>
                <c:pt idx="1117">
                  <c:v>-4.9347700000000003</c:v>
                </c:pt>
                <c:pt idx="1118">
                  <c:v>-3.7544780000000002</c:v>
                </c:pt>
                <c:pt idx="1119">
                  <c:v>-8.2341080000000009</c:v>
                </c:pt>
                <c:pt idx="1120">
                  <c:v>-5.1447000000000003</c:v>
                </c:pt>
                <c:pt idx="1121">
                  <c:v>-10.815127</c:v>
                </c:pt>
                <c:pt idx="1122">
                  <c:v>-6.0898159999999999</c:v>
                </c:pt>
                <c:pt idx="1123">
                  <c:v>-12.579554</c:v>
                </c:pt>
                <c:pt idx="1124">
                  <c:v>-6.8906850000000004</c:v>
                </c:pt>
                <c:pt idx="1125">
                  <c:v>-14.152732</c:v>
                </c:pt>
                <c:pt idx="1126">
                  <c:v>-7.6153630000000003</c:v>
                </c:pt>
                <c:pt idx="1127">
                  <c:v>-15.505252</c:v>
                </c:pt>
                <c:pt idx="1128">
                  <c:v>-8.1116989999999998</c:v>
                </c:pt>
                <c:pt idx="1129">
                  <c:v>-16.405954000000001</c:v>
                </c:pt>
                <c:pt idx="1130">
                  <c:v>-8.4450330000000005</c:v>
                </c:pt>
                <c:pt idx="1131">
                  <c:v>-17.04712</c:v>
                </c:pt>
                <c:pt idx="1132">
                  <c:v>-8.7802860000000003</c:v>
                </c:pt>
                <c:pt idx="1133">
                  <c:v>-17.982748000000001</c:v>
                </c:pt>
                <c:pt idx="1134">
                  <c:v>-9.7224550000000001</c:v>
                </c:pt>
                <c:pt idx="1135">
                  <c:v>-19.686954999999998</c:v>
                </c:pt>
                <c:pt idx="1136">
                  <c:v>-9.8549089999999993</c:v>
                </c:pt>
                <c:pt idx="1137">
                  <c:v>-19.454782999999999</c:v>
                </c:pt>
                <c:pt idx="1138">
                  <c:v>-9.3119689999999995</c:v>
                </c:pt>
                <c:pt idx="1139">
                  <c:v>-18.211601000000002</c:v>
                </c:pt>
                <c:pt idx="1140">
                  <c:v>-8.4647419999999993</c:v>
                </c:pt>
                <c:pt idx="1141">
                  <c:v>-16.715105999999999</c:v>
                </c:pt>
                <c:pt idx="1142">
                  <c:v>-8.1534060000000004</c:v>
                </c:pt>
                <c:pt idx="1143">
                  <c:v>-16.195045999999998</c:v>
                </c:pt>
                <c:pt idx="1144">
                  <c:v>-7.8621379999999998</c:v>
                </c:pt>
                <c:pt idx="1145">
                  <c:v>-15.287472999999999</c:v>
                </c:pt>
                <c:pt idx="1146">
                  <c:v>-6.634125</c:v>
                </c:pt>
                <c:pt idx="1147">
                  <c:v>-12.567672999999999</c:v>
                </c:pt>
                <c:pt idx="1148">
                  <c:v>-5.3230420000000001</c:v>
                </c:pt>
                <c:pt idx="1149">
                  <c:v>-10.175125000000001</c:v>
                </c:pt>
                <c:pt idx="1150">
                  <c:v>-4.7492109999999998</c:v>
                </c:pt>
                <c:pt idx="1151">
                  <c:v>-9.8304179999999999</c:v>
                </c:pt>
                <c:pt idx="1152">
                  <c:v>-5.3461509999999999</c:v>
                </c:pt>
                <c:pt idx="1153">
                  <c:v>-10.547563</c:v>
                </c:pt>
                <c:pt idx="1154">
                  <c:v>-4.8870839999999998</c:v>
                </c:pt>
                <c:pt idx="1155">
                  <c:v>-9.3218870000000003</c:v>
                </c:pt>
                <c:pt idx="1156">
                  <c:v>-3.8801070000000002</c:v>
                </c:pt>
                <c:pt idx="1157">
                  <c:v>-7.1875619999999998</c:v>
                </c:pt>
                <c:pt idx="1158">
                  <c:v>-2.8162829999999999</c:v>
                </c:pt>
                <c:pt idx="1159">
                  <c:v>-5.2214729999999996</c:v>
                </c:pt>
                <c:pt idx="1160">
                  <c:v>-2.1918419999999998</c:v>
                </c:pt>
                <c:pt idx="1161">
                  <c:v>-4.2877239999999999</c:v>
                </c:pt>
                <c:pt idx="1162">
                  <c:v>-1.8679399999999999</c:v>
                </c:pt>
                <c:pt idx="1163">
                  <c:v>-3.1457990000000002</c:v>
                </c:pt>
                <c:pt idx="1164">
                  <c:v>-0.316965</c:v>
                </c:pt>
                <c:pt idx="1165">
                  <c:v>0.66189199999999992</c:v>
                </c:pt>
                <c:pt idx="1166">
                  <c:v>2.6962060000000001</c:v>
                </c:pt>
                <c:pt idx="1167">
                  <c:v>7.1251889999999998</c:v>
                </c:pt>
                <c:pt idx="1168">
                  <c:v>5.5267739999999996</c:v>
                </c:pt>
                <c:pt idx="1169">
                  <c:v>11.435269999999999</c:v>
                </c:pt>
                <c:pt idx="1170">
                  <c:v>5.9057240000000002</c:v>
                </c:pt>
                <c:pt idx="1171">
                  <c:v>11.834453</c:v>
                </c:pt>
                <c:pt idx="1172">
                  <c:v>6.0376260000000004</c:v>
                </c:pt>
                <c:pt idx="1173">
                  <c:v>12.096337999999999</c:v>
                </c:pt>
                <c:pt idx="1174">
                  <c:v>5.9638039999999997</c:v>
                </c:pt>
                <c:pt idx="1175">
                  <c:v>12.174620000000001</c:v>
                </c:pt>
                <c:pt idx="1176">
                  <c:v>7.2253679999999996</c:v>
                </c:pt>
                <c:pt idx="1177">
                  <c:v>16.176645999999998</c:v>
                </c:pt>
                <c:pt idx="1178">
                  <c:v>10.662483</c:v>
                </c:pt>
                <c:pt idx="1179">
                  <c:v>22.5992</c:v>
                </c:pt>
                <c:pt idx="1180">
                  <c:v>12.696624</c:v>
                </c:pt>
                <c:pt idx="1181">
                  <c:v>25.394380999999999</c:v>
                </c:pt>
                <c:pt idx="1182">
                  <c:v>12.76792</c:v>
                </c:pt>
                <c:pt idx="1183">
                  <c:v>25.983150999999999</c:v>
                </c:pt>
                <c:pt idx="1184">
                  <c:v>13.729122</c:v>
                </c:pt>
                <c:pt idx="1185">
                  <c:v>27.815355</c:v>
                </c:pt>
                <c:pt idx="1186">
                  <c:v>13.95401</c:v>
                </c:pt>
                <c:pt idx="1187">
                  <c:v>27.421044999999999</c:v>
                </c:pt>
                <c:pt idx="1188">
                  <c:v>12.895929000000001</c:v>
                </c:pt>
                <c:pt idx="1189">
                  <c:v>25.195872999999999</c:v>
                </c:pt>
                <c:pt idx="1190">
                  <c:v>11.71369</c:v>
                </c:pt>
                <c:pt idx="1191">
                  <c:v>22.780396</c:v>
                </c:pt>
                <c:pt idx="1192">
                  <c:v>10.349017</c:v>
                </c:pt>
                <c:pt idx="1193">
                  <c:v>19.946784999999998</c:v>
                </c:pt>
                <c:pt idx="1194">
                  <c:v>8.8418290000000006</c:v>
                </c:pt>
                <c:pt idx="1195">
                  <c:v>16.879102000000003</c:v>
                </c:pt>
                <c:pt idx="1196">
                  <c:v>7.2072279999999997</c:v>
                </c:pt>
                <c:pt idx="1197">
                  <c:v>13.557666999999999</c:v>
                </c:pt>
                <c:pt idx="1198">
                  <c:v>5.4819849999999999</c:v>
                </c:pt>
                <c:pt idx="1199">
                  <c:v>10.102219999999999</c:v>
                </c:pt>
                <c:pt idx="1200">
                  <c:v>3.7421310000000001</c:v>
                </c:pt>
                <c:pt idx="1201">
                  <c:v>6.6463859999999997</c:v>
                </c:pt>
                <c:pt idx="1202">
                  <c:v>2.1603970000000001</c:v>
                </c:pt>
                <c:pt idx="1203">
                  <c:v>3.6282909999999999</c:v>
                </c:pt>
                <c:pt idx="1204">
                  <c:v>0.74817599999999995</c:v>
                </c:pt>
                <c:pt idx="1205">
                  <c:v>0.70803199999999999</c:v>
                </c:pt>
                <c:pt idx="1206">
                  <c:v>-0.94958699999999996</c:v>
                </c:pt>
                <c:pt idx="1207">
                  <c:v>-2.9120239999999997</c:v>
                </c:pt>
                <c:pt idx="1208">
                  <c:v>-2.9658950000000002</c:v>
                </c:pt>
                <c:pt idx="1209">
                  <c:v>-6.8615690000000003</c:v>
                </c:pt>
                <c:pt idx="1210">
                  <c:v>-4.6813019999999996</c:v>
                </c:pt>
                <c:pt idx="1211">
                  <c:v>-9.944977999999999</c:v>
                </c:pt>
                <c:pt idx="1212">
                  <c:v>-5.6535289999999998</c:v>
                </c:pt>
                <c:pt idx="1213">
                  <c:v>-11.494136999999998</c:v>
                </c:pt>
                <c:pt idx="1214">
                  <c:v>-5.8343189999999998</c:v>
                </c:pt>
                <c:pt idx="1215">
                  <c:v>-11.610296</c:v>
                </c:pt>
                <c:pt idx="1216">
                  <c:v>-5.7800649999999996</c:v>
                </c:pt>
                <c:pt idx="1217">
                  <c:v>-11.678280000000001</c:v>
                </c:pt>
                <c:pt idx="1218">
                  <c:v>-6.1436190000000002</c:v>
                </c:pt>
                <c:pt idx="1219">
                  <c:v>-12.680343000000001</c:v>
                </c:pt>
                <c:pt idx="1220">
                  <c:v>-7.05192</c:v>
                </c:pt>
                <c:pt idx="1221">
                  <c:v>-14.757156999999999</c:v>
                </c:pt>
                <c:pt idx="1222">
                  <c:v>-8.4568200000000004</c:v>
                </c:pt>
                <c:pt idx="1223">
                  <c:v>-17.586300000000001</c:v>
                </c:pt>
                <c:pt idx="1224">
                  <c:v>-9.5834449999999993</c:v>
                </c:pt>
                <c:pt idx="1225">
                  <c:v>-19.336637</c:v>
                </c:pt>
                <c:pt idx="1226">
                  <c:v>-9.6380549999999996</c:v>
                </c:pt>
                <c:pt idx="1227">
                  <c:v>-19.053049000000001</c:v>
                </c:pt>
                <c:pt idx="1228">
                  <c:v>-9.2892910000000004</c:v>
                </c:pt>
                <c:pt idx="1229">
                  <c:v>-18.607163</c:v>
                </c:pt>
                <c:pt idx="1230">
                  <c:v>-9.4358310000000003</c:v>
                </c:pt>
                <c:pt idx="1231">
                  <c:v>-18.970717</c:v>
                </c:pt>
                <c:pt idx="1232">
                  <c:v>-9.5249780000000008</c:v>
                </c:pt>
                <c:pt idx="1233">
                  <c:v>-18.850923999999999</c:v>
                </c:pt>
                <c:pt idx="1234">
                  <c:v>-8.9510400000000008</c:v>
                </c:pt>
                <c:pt idx="1235">
                  <c:v>-17.353428000000001</c:v>
                </c:pt>
                <c:pt idx="1236">
                  <c:v>-7.7183549999999999</c:v>
                </c:pt>
                <c:pt idx="1237">
                  <c:v>-14.810116000000001</c:v>
                </c:pt>
                <c:pt idx="1238">
                  <c:v>-6.6030439999999997</c:v>
                </c:pt>
                <c:pt idx="1239">
                  <c:v>-12.926371</c:v>
                </c:pt>
                <c:pt idx="1240">
                  <c:v>-6.1670119999999997</c:v>
                </c:pt>
                <c:pt idx="1241">
                  <c:v>-12.175215999999999</c:v>
                </c:pt>
                <c:pt idx="1242">
                  <c:v>-5.8154810000000001</c:v>
                </c:pt>
                <c:pt idx="1243">
                  <c:v>-11.362767</c:v>
                </c:pt>
                <c:pt idx="1244">
                  <c:v>-5.1792720000000001</c:v>
                </c:pt>
                <c:pt idx="1245">
                  <c:v>-9.9049160000000001</c:v>
                </c:pt>
                <c:pt idx="1246">
                  <c:v>-4.2859449999999999</c:v>
                </c:pt>
                <c:pt idx="1247">
                  <c:v>-8.2172020000000003</c:v>
                </c:pt>
                <c:pt idx="1248">
                  <c:v>-3.7053440000000002</c:v>
                </c:pt>
                <c:pt idx="1249">
                  <c:v>-7.2258329999999997</c:v>
                </c:pt>
                <c:pt idx="1250">
                  <c:v>-3.225816</c:v>
                </c:pt>
                <c:pt idx="1251">
                  <c:v>-5.9157290000000007</c:v>
                </c:pt>
                <c:pt idx="1252">
                  <c:v>-1.859904</c:v>
                </c:pt>
                <c:pt idx="1253">
                  <c:v>-2.67699</c:v>
                </c:pt>
                <c:pt idx="1254">
                  <c:v>0.44767699999999999</c:v>
                </c:pt>
                <c:pt idx="1255">
                  <c:v>2.2503250000000001</c:v>
                </c:pt>
                <c:pt idx="1256">
                  <c:v>2.9121389999999998</c:v>
                </c:pt>
                <c:pt idx="1257">
                  <c:v>6.6593819999999999</c:v>
                </c:pt>
                <c:pt idx="1258">
                  <c:v>4.4762769999999996</c:v>
                </c:pt>
                <c:pt idx="1259">
                  <c:v>9.4472880000000004</c:v>
                </c:pt>
                <c:pt idx="1260">
                  <c:v>5.037604</c:v>
                </c:pt>
                <c:pt idx="1261">
                  <c:v>9.9284330000000001</c:v>
                </c:pt>
                <c:pt idx="1262">
                  <c:v>4.5780380000000003</c:v>
                </c:pt>
                <c:pt idx="1263">
                  <c:v>9.0970639999999996</c:v>
                </c:pt>
                <c:pt idx="1264">
                  <c:v>5.0964070000000001</c:v>
                </c:pt>
                <c:pt idx="1265">
                  <c:v>11.265073000000001</c:v>
                </c:pt>
                <c:pt idx="1266">
                  <c:v>7.7444069999999998</c:v>
                </c:pt>
                <c:pt idx="1267">
                  <c:v>17.055167999999998</c:v>
                </c:pt>
                <c:pt idx="1268">
                  <c:v>10.021393</c:v>
                </c:pt>
                <c:pt idx="1269">
                  <c:v>19.883391</c:v>
                </c:pt>
                <c:pt idx="1270">
                  <c:v>9.1683240000000001</c:v>
                </c:pt>
                <c:pt idx="1271">
                  <c:v>17.439973999999999</c:v>
                </c:pt>
                <c:pt idx="1272">
                  <c:v>7.6925030000000003</c:v>
                </c:pt>
                <c:pt idx="1273">
                  <c:v>15.363954</c:v>
                </c:pt>
                <c:pt idx="1274">
                  <c:v>8.2420530000000003</c:v>
                </c:pt>
                <c:pt idx="1275">
                  <c:v>17.782012000000002</c:v>
                </c:pt>
                <c:pt idx="1276">
                  <c:v>11.116107</c:v>
                </c:pt>
                <c:pt idx="1277">
                  <c:v>23.443953</c:v>
                </c:pt>
                <c:pt idx="1278">
                  <c:v>12.929349</c:v>
                </c:pt>
                <c:pt idx="1279">
                  <c:v>25.945711000000003</c:v>
                </c:pt>
                <c:pt idx="1280">
                  <c:v>12.920925</c:v>
                </c:pt>
                <c:pt idx="1281">
                  <c:v>25.559752</c:v>
                </c:pt>
                <c:pt idx="1282">
                  <c:v>12.182931</c:v>
                </c:pt>
                <c:pt idx="1283">
                  <c:v>23.742598999999998</c:v>
                </c:pt>
                <c:pt idx="1284">
                  <c:v>10.736875</c:v>
                </c:pt>
                <c:pt idx="1285">
                  <c:v>20.468555000000002</c:v>
                </c:pt>
                <c:pt idx="1286">
                  <c:v>8.7118990000000007</c:v>
                </c:pt>
                <c:pt idx="1287">
                  <c:v>16.467666000000001</c:v>
                </c:pt>
                <c:pt idx="1288">
                  <c:v>6.878654</c:v>
                </c:pt>
                <c:pt idx="1289">
                  <c:v>12.958036</c:v>
                </c:pt>
                <c:pt idx="1290">
                  <c:v>5.3308989999999996</c:v>
                </c:pt>
                <c:pt idx="1291">
                  <c:v>9.9921720000000001</c:v>
                </c:pt>
                <c:pt idx="1292">
                  <c:v>3.9376419999999999</c:v>
                </c:pt>
                <c:pt idx="1293">
                  <c:v>7.0393030000000003</c:v>
                </c:pt>
                <c:pt idx="1294">
                  <c:v>2.1850209999999999</c:v>
                </c:pt>
                <c:pt idx="1295">
                  <c:v>3.4612749999999997</c:v>
                </c:pt>
                <c:pt idx="1296">
                  <c:v>0.40222000000000002</c:v>
                </c:pt>
                <c:pt idx="1297">
                  <c:v>-3.1747999999999998E-2</c:v>
                </c:pt>
                <c:pt idx="1298">
                  <c:v>-1.2418119999999999</c:v>
                </c:pt>
                <c:pt idx="1299">
                  <c:v>-3.3264899999999997</c:v>
                </c:pt>
                <c:pt idx="1300">
                  <c:v>-2.9420670000000002</c:v>
                </c:pt>
                <c:pt idx="1301">
                  <c:v>-6.6284770000000002</c:v>
                </c:pt>
                <c:pt idx="1302">
                  <c:v>-4.2708969999999997</c:v>
                </c:pt>
                <c:pt idx="1303">
                  <c:v>-9.0193979999999989</c:v>
                </c:pt>
                <c:pt idx="1304">
                  <c:v>-5.2223600000000001</c:v>
                </c:pt>
                <c:pt idx="1305">
                  <c:v>-10.914655</c:v>
                </c:pt>
                <c:pt idx="1306">
                  <c:v>-6.0330959999999996</c:v>
                </c:pt>
                <c:pt idx="1307">
                  <c:v>-12.293092</c:v>
                </c:pt>
                <c:pt idx="1308">
                  <c:v>-6.5078449999999997</c:v>
                </c:pt>
                <c:pt idx="1309">
                  <c:v>-13.304808999999999</c:v>
                </c:pt>
                <c:pt idx="1310">
                  <c:v>-7.0935170000000003</c:v>
                </c:pt>
                <c:pt idx="1311">
                  <c:v>-14.488780999999999</c:v>
                </c:pt>
                <c:pt idx="1312">
                  <c:v>-7.6680789999999996</c:v>
                </c:pt>
                <c:pt idx="1313">
                  <c:v>-15.608784</c:v>
                </c:pt>
                <c:pt idx="1314">
                  <c:v>-8.2861759999999993</c:v>
                </c:pt>
                <c:pt idx="1315">
                  <c:v>-16.928142999999999</c:v>
                </c:pt>
                <c:pt idx="1316">
                  <c:v>-9.0052090000000007</c:v>
                </c:pt>
                <c:pt idx="1317">
                  <c:v>-18.417923000000002</c:v>
                </c:pt>
                <c:pt idx="1318">
                  <c:v>-9.7143029999999992</c:v>
                </c:pt>
                <c:pt idx="1319">
                  <c:v>-19.611379999999997</c:v>
                </c:pt>
                <c:pt idx="1320">
                  <c:v>-9.9881689999999992</c:v>
                </c:pt>
                <c:pt idx="1321">
                  <c:v>-19.875319999999999</c:v>
                </c:pt>
                <c:pt idx="1322">
                  <c:v>-9.7299830000000007</c:v>
                </c:pt>
                <c:pt idx="1323">
                  <c:v>-19.331352000000003</c:v>
                </c:pt>
                <c:pt idx="1324">
                  <c:v>-9.5323379999999993</c:v>
                </c:pt>
                <c:pt idx="1325">
                  <c:v>-19.067328</c:v>
                </c:pt>
                <c:pt idx="1326">
                  <c:v>-9.4160959999999996</c:v>
                </c:pt>
                <c:pt idx="1327">
                  <c:v>-18.468574</c:v>
                </c:pt>
                <c:pt idx="1328">
                  <c:v>-8.3861790000000003</c:v>
                </c:pt>
                <c:pt idx="1329">
                  <c:v>-16.011938000000001</c:v>
                </c:pt>
                <c:pt idx="1330">
                  <c:v>-6.9136790000000001</c:v>
                </c:pt>
                <c:pt idx="1331">
                  <c:v>-13.420151000000001</c:v>
                </c:pt>
                <c:pt idx="1332">
                  <c:v>-6.5569819999999996</c:v>
                </c:pt>
                <c:pt idx="1333">
                  <c:v>-13.132147</c:v>
                </c:pt>
                <c:pt idx="1334">
                  <c:v>-6.380376</c:v>
                </c:pt>
                <c:pt idx="1335">
                  <c:v>-12.448858999999999</c:v>
                </c:pt>
                <c:pt idx="1336">
                  <c:v>-5.6491220000000002</c:v>
                </c:pt>
                <c:pt idx="1337">
                  <c:v>-10.785022999999999</c:v>
                </c:pt>
                <c:pt idx="1338">
                  <c:v>-4.4672859999999996</c:v>
                </c:pt>
                <c:pt idx="1339">
                  <c:v>-8.2844090000000001</c:v>
                </c:pt>
                <c:pt idx="1340">
                  <c:v>-3.228793</c:v>
                </c:pt>
                <c:pt idx="1341">
                  <c:v>-5.8243159999999996</c:v>
                </c:pt>
                <c:pt idx="1342">
                  <c:v>-1.939899</c:v>
                </c:pt>
                <c:pt idx="1343">
                  <c:v>-3.0783849999999999</c:v>
                </c:pt>
                <c:pt idx="1344">
                  <c:v>6.1068999999999998E-2</c:v>
                </c:pt>
                <c:pt idx="1345">
                  <c:v>1.547995</c:v>
                </c:pt>
                <c:pt idx="1346">
                  <c:v>3.0043880000000001</c:v>
                </c:pt>
                <c:pt idx="1347">
                  <c:v>7.3244860000000003</c:v>
                </c:pt>
                <c:pt idx="1348">
                  <c:v>5.2136009999999997</c:v>
                </c:pt>
                <c:pt idx="1349">
                  <c:v>10.922787</c:v>
                </c:pt>
                <c:pt idx="1350">
                  <c:v>5.6245950000000002</c:v>
                </c:pt>
                <c:pt idx="1351">
                  <c:v>10.954141</c:v>
                </c:pt>
                <c:pt idx="1352">
                  <c:v>5.2359609999999996</c:v>
                </c:pt>
                <c:pt idx="1353">
                  <c:v>10.608011999999999</c:v>
                </c:pt>
                <c:pt idx="1354">
                  <c:v>5.6357559999999998</c:v>
                </c:pt>
                <c:pt idx="1355">
                  <c:v>11.668341999999999</c:v>
                </c:pt>
                <c:pt idx="1356">
                  <c:v>6.8091949999999999</c:v>
                </c:pt>
                <c:pt idx="1357">
                  <c:v>14.822215</c:v>
                </c:pt>
                <c:pt idx="1358">
                  <c:v>9.1595890000000004</c:v>
                </c:pt>
                <c:pt idx="1359">
                  <c:v>19.108573</c:v>
                </c:pt>
                <c:pt idx="1360">
                  <c:v>10.418620000000001</c:v>
                </c:pt>
                <c:pt idx="1361">
                  <c:v>20.884495000000001</c:v>
                </c:pt>
                <c:pt idx="1362">
                  <c:v>10.530326000000001</c:v>
                </c:pt>
                <c:pt idx="1363">
                  <c:v>21.477829</c:v>
                </c:pt>
                <c:pt idx="1364">
                  <c:v>11.726772</c:v>
                </c:pt>
                <c:pt idx="1365">
                  <c:v>24.326708</c:v>
                </c:pt>
                <c:pt idx="1366">
                  <c:v>13.085000000000001</c:v>
                </c:pt>
                <c:pt idx="1367">
                  <c:v>26.092626000000003</c:v>
                </c:pt>
                <c:pt idx="1368">
                  <c:v>12.68568</c:v>
                </c:pt>
                <c:pt idx="1369">
                  <c:v>25.053637000000002</c:v>
                </c:pt>
                <c:pt idx="1370">
                  <c:v>12.039624999999999</c:v>
                </c:pt>
                <c:pt idx="1371">
                  <c:v>23.630882</c:v>
                </c:pt>
                <c:pt idx="1372">
                  <c:v>10.916437999999999</c:v>
                </c:pt>
                <c:pt idx="1373">
                  <c:v>20.956628000000002</c:v>
                </c:pt>
                <c:pt idx="1374">
                  <c:v>9.0053599999999996</c:v>
                </c:pt>
                <c:pt idx="1375">
                  <c:v>16.828533999999998</c:v>
                </c:pt>
                <c:pt idx="1376">
                  <c:v>6.6638339999999996</c:v>
                </c:pt>
                <c:pt idx="1377">
                  <c:v>12.314432999999999</c:v>
                </c:pt>
                <c:pt idx="1378">
                  <c:v>4.8054379999999997</c:v>
                </c:pt>
                <c:pt idx="1379">
                  <c:v>9.0255170000000007</c:v>
                </c:pt>
                <c:pt idx="1380">
                  <c:v>3.8822399999999999</c:v>
                </c:pt>
                <c:pt idx="1381">
                  <c:v>7.5173310000000004</c:v>
                </c:pt>
                <c:pt idx="1382">
                  <c:v>3.3054739999999998</c:v>
                </c:pt>
                <c:pt idx="1383">
                  <c:v>6.0461489999999998</c:v>
                </c:pt>
                <c:pt idx="1384">
                  <c:v>1.90042</c:v>
                </c:pt>
                <c:pt idx="1385">
                  <c:v>2.7207810000000001</c:v>
                </c:pt>
                <c:pt idx="1386">
                  <c:v>-0.30286800000000003</c:v>
                </c:pt>
                <c:pt idx="1387">
                  <c:v>-1.6892200000000002</c:v>
                </c:pt>
                <c:pt idx="1388">
                  <c:v>-2.2972739999999998</c:v>
                </c:pt>
                <c:pt idx="1389">
                  <c:v>-5.2455639999999999</c:v>
                </c:pt>
                <c:pt idx="1390">
                  <c:v>-3.4663170000000001</c:v>
                </c:pt>
                <c:pt idx="1391">
                  <c:v>-7.3633769999999998</c:v>
                </c:pt>
                <c:pt idx="1392">
                  <c:v>-4.2610580000000002</c:v>
                </c:pt>
                <c:pt idx="1393">
                  <c:v>-8.8604500000000002</c:v>
                </c:pt>
                <c:pt idx="1394">
                  <c:v>-4.9024219999999996</c:v>
                </c:pt>
                <c:pt idx="1395">
                  <c:v>-10.062867000000001</c:v>
                </c:pt>
                <c:pt idx="1396">
                  <c:v>-5.4650309999999998</c:v>
                </c:pt>
                <c:pt idx="1397">
                  <c:v>-11.283455</c:v>
                </c:pt>
                <c:pt idx="1398">
                  <c:v>-6.1750660000000002</c:v>
                </c:pt>
                <c:pt idx="1399">
                  <c:v>-12.565442000000001</c:v>
                </c:pt>
                <c:pt idx="1400">
                  <c:v>-6.4672739999999997</c:v>
                </c:pt>
                <c:pt idx="1401">
                  <c:v>-13.027584000000001</c:v>
                </c:pt>
                <c:pt idx="1402">
                  <c:v>-6.8190569999999999</c:v>
                </c:pt>
                <c:pt idx="1403">
                  <c:v>-14.098659999999999</c:v>
                </c:pt>
                <c:pt idx="1404">
                  <c:v>-7.840249</c:v>
                </c:pt>
                <c:pt idx="1405">
                  <c:v>-16.25581</c:v>
                </c:pt>
                <c:pt idx="1406">
                  <c:v>-8.9992110000000007</c:v>
                </c:pt>
                <c:pt idx="1407">
                  <c:v>-18.415973999999999</c:v>
                </c:pt>
                <c:pt idx="1408">
                  <c:v>-9.5225559999999998</c:v>
                </c:pt>
                <c:pt idx="1409">
                  <c:v>-18.878515</c:v>
                </c:pt>
                <c:pt idx="1410">
                  <c:v>-9.1165310000000002</c:v>
                </c:pt>
                <c:pt idx="1411">
                  <c:v>-18.022406</c:v>
                </c:pt>
                <c:pt idx="1412">
                  <c:v>-8.8221799999999995</c:v>
                </c:pt>
                <c:pt idx="1413">
                  <c:v>-17.635536000000002</c:v>
                </c:pt>
                <c:pt idx="1414">
                  <c:v>-8.8090810000000008</c:v>
                </c:pt>
                <c:pt idx="1415">
                  <c:v>-17.560942000000001</c:v>
                </c:pt>
                <c:pt idx="1416">
                  <c:v>-8.5981400000000008</c:v>
                </c:pt>
                <c:pt idx="1417">
                  <c:v>-16.902403</c:v>
                </c:pt>
                <c:pt idx="1418">
                  <c:v>-7.7312139999999996</c:v>
                </c:pt>
                <c:pt idx="1419">
                  <c:v>-14.841256999999999</c:v>
                </c:pt>
                <c:pt idx="1420">
                  <c:v>-6.5730139999999997</c:v>
                </c:pt>
                <c:pt idx="1421">
                  <c:v>-12.693421000000001</c:v>
                </c:pt>
                <c:pt idx="1422">
                  <c:v>-5.773701</c:v>
                </c:pt>
                <c:pt idx="1423">
                  <c:v>-11.267094</c:v>
                </c:pt>
                <c:pt idx="1424">
                  <c:v>-5.1925610000000004</c:v>
                </c:pt>
                <c:pt idx="1425">
                  <c:v>-10.020759000000002</c:v>
                </c:pt>
                <c:pt idx="1426">
                  <c:v>-4.3662419999999997</c:v>
                </c:pt>
                <c:pt idx="1427">
                  <c:v>-8.1645810000000001</c:v>
                </c:pt>
                <c:pt idx="1428">
                  <c:v>-3.2561650000000002</c:v>
                </c:pt>
                <c:pt idx="1429">
                  <c:v>-6.0856139999999996</c:v>
                </c:pt>
                <c:pt idx="1430">
                  <c:v>-2.4805839999999999</c:v>
                </c:pt>
                <c:pt idx="1431">
                  <c:v>-4.5878709999999998</c:v>
                </c:pt>
                <c:pt idx="1432">
                  <c:v>-1.6339319999999999</c:v>
                </c:pt>
                <c:pt idx="1433">
                  <c:v>-2.7091180000000001</c:v>
                </c:pt>
                <c:pt idx="1434">
                  <c:v>-0.32872200000000001</c:v>
                </c:pt>
                <c:pt idx="1435">
                  <c:v>0.34501699999999996</c:v>
                </c:pt>
                <c:pt idx="1436">
                  <c:v>1.856803</c:v>
                </c:pt>
                <c:pt idx="1437">
                  <c:v>4.9467439999999998</c:v>
                </c:pt>
                <c:pt idx="1438">
                  <c:v>4.0580730000000003</c:v>
                </c:pt>
                <c:pt idx="1439">
                  <c:v>8.6371959999999994</c:v>
                </c:pt>
                <c:pt idx="1440">
                  <c:v>4.7361969999999998</c:v>
                </c:pt>
                <c:pt idx="1441">
                  <c:v>9.6936479999999996</c:v>
                </c:pt>
                <c:pt idx="1442">
                  <c:v>5.5971339999999996</c:v>
                </c:pt>
                <c:pt idx="1443">
                  <c:v>12.378086</c:v>
                </c:pt>
                <c:pt idx="1444">
                  <c:v>8.2382240000000007</c:v>
                </c:pt>
                <c:pt idx="1445">
                  <c:v>17.770087</c:v>
                </c:pt>
                <c:pt idx="1446">
                  <c:v>10.333743</c:v>
                </c:pt>
                <c:pt idx="1447">
                  <c:v>20.693171</c:v>
                </c:pt>
                <c:pt idx="1448">
                  <c:v>9.281682</c:v>
                </c:pt>
                <c:pt idx="1449">
                  <c:v>17.436802999999998</c:v>
                </c:pt>
                <c:pt idx="1450">
                  <c:v>7.6481019999999997</c:v>
                </c:pt>
                <c:pt idx="1451">
                  <c:v>15.484500000000001</c:v>
                </c:pt>
                <c:pt idx="1452">
                  <c:v>8.7106290000000008</c:v>
                </c:pt>
                <c:pt idx="1453">
                  <c:v>18.808241000000002</c:v>
                </c:pt>
                <c:pt idx="1454">
                  <c:v>11.593168</c:v>
                </c:pt>
                <c:pt idx="1455">
                  <c:v>24.132398999999999</c:v>
                </c:pt>
                <c:pt idx="1456">
                  <c:v>12.662996</c:v>
                </c:pt>
                <c:pt idx="1457">
                  <c:v>25.111152000000001</c:v>
                </c:pt>
                <c:pt idx="1458">
                  <c:v>12.099195999999999</c:v>
                </c:pt>
                <c:pt idx="1459">
                  <c:v>23.711827</c:v>
                </c:pt>
                <c:pt idx="1460">
                  <c:v>10.960837</c:v>
                </c:pt>
                <c:pt idx="1461">
                  <c:v>21.120083000000001</c:v>
                </c:pt>
                <c:pt idx="1462">
                  <c:v>9.3383859999999999</c:v>
                </c:pt>
                <c:pt idx="1463">
                  <c:v>17.883217999999999</c:v>
                </c:pt>
                <c:pt idx="1464">
                  <c:v>7.8096569999999996</c:v>
                </c:pt>
                <c:pt idx="1465">
                  <c:v>14.966201</c:v>
                </c:pt>
                <c:pt idx="1466">
                  <c:v>6.5447360000000003</c:v>
                </c:pt>
                <c:pt idx="1467">
                  <c:v>12.438993</c:v>
                </c:pt>
                <c:pt idx="1468">
                  <c:v>5.1961170000000001</c:v>
                </c:pt>
                <c:pt idx="1469">
                  <c:v>9.6441119999999998</c:v>
                </c:pt>
                <c:pt idx="1470">
                  <c:v>3.6280109999999999</c:v>
                </c:pt>
                <c:pt idx="1471">
                  <c:v>6.3796929999999996</c:v>
                </c:pt>
                <c:pt idx="1472">
                  <c:v>1.8564719999999999</c:v>
                </c:pt>
                <c:pt idx="1473">
                  <c:v>2.7587820000000001</c:v>
                </c:pt>
                <c:pt idx="1474">
                  <c:v>-0.15273400000000001</c:v>
                </c:pt>
                <c:pt idx="1475">
                  <c:v>-1.4022949999999998</c:v>
                </c:pt>
                <c:pt idx="1476">
                  <c:v>-2.3103009999999999</c:v>
                </c:pt>
                <c:pt idx="1477">
                  <c:v>-5.509538</c:v>
                </c:pt>
                <c:pt idx="1478">
                  <c:v>-3.9053420000000001</c:v>
                </c:pt>
                <c:pt idx="1479">
                  <c:v>-8.3738479999999988</c:v>
                </c:pt>
                <c:pt idx="1480">
                  <c:v>-4.9404839999999997</c:v>
                </c:pt>
                <c:pt idx="1481">
                  <c:v>-10.218755</c:v>
                </c:pt>
                <c:pt idx="1482">
                  <c:v>-5.439648</c:v>
                </c:pt>
                <c:pt idx="1483">
                  <c:v>-11.050379</c:v>
                </c:pt>
                <c:pt idx="1484">
                  <c:v>-5.8717790000000001</c:v>
                </c:pt>
                <c:pt idx="1485">
                  <c:v>-12.081327999999999</c:v>
                </c:pt>
                <c:pt idx="1486">
                  <c:v>-6.6650369999999999</c:v>
                </c:pt>
                <c:pt idx="1487">
                  <c:v>-13.984366999999999</c:v>
                </c:pt>
                <c:pt idx="1488">
                  <c:v>-8.0509280000000008</c:v>
                </c:pt>
                <c:pt idx="1489">
                  <c:v>-16.824622000000002</c:v>
                </c:pt>
                <c:pt idx="1490">
                  <c:v>-9.2952779999999997</c:v>
                </c:pt>
                <c:pt idx="1491">
                  <c:v>-18.732329</c:v>
                </c:pt>
                <c:pt idx="1492">
                  <c:v>-9.4518350000000009</c:v>
                </c:pt>
                <c:pt idx="1493">
                  <c:v>-18.881166</c:v>
                </c:pt>
                <c:pt idx="1494">
                  <c:v>-9.4793769999999995</c:v>
                </c:pt>
                <c:pt idx="1495">
                  <c:v>-19.21874</c:v>
                </c:pt>
                <c:pt idx="1496">
                  <c:v>-10.053514</c:v>
                </c:pt>
                <c:pt idx="1497">
                  <c:v>-20.311755999999999</c:v>
                </c:pt>
                <c:pt idx="1498">
                  <c:v>-10.348221000000001</c:v>
                </c:pt>
                <c:pt idx="1499">
                  <c:v>-20.626563000000001</c:v>
                </c:pt>
                <c:pt idx="1500">
                  <c:v>-9.8131760000000003</c:v>
                </c:pt>
                <c:pt idx="1501">
                  <c:v>-18.952369000000001</c:v>
                </c:pt>
                <c:pt idx="1502">
                  <c:v>-8.4777210000000007</c:v>
                </c:pt>
                <c:pt idx="1503">
                  <c:v>-16.438828000000001</c:v>
                </c:pt>
                <c:pt idx="1504">
                  <c:v>-7.7204370000000004</c:v>
                </c:pt>
                <c:pt idx="1505">
                  <c:v>-15.441376999999999</c:v>
                </c:pt>
                <c:pt idx="1506">
                  <c:v>-7.6251329999999999</c:v>
                </c:pt>
                <c:pt idx="1507">
                  <c:v>-14.852139000000001</c:v>
                </c:pt>
                <c:pt idx="1508">
                  <c:v>-6.5555070000000004</c:v>
                </c:pt>
                <c:pt idx="1509">
                  <c:v>-12.475000000000001</c:v>
                </c:pt>
                <c:pt idx="1510">
                  <c:v>-5.3250919999999997</c:v>
                </c:pt>
                <c:pt idx="1511">
                  <c:v>-10.092471</c:v>
                </c:pt>
                <c:pt idx="1512">
                  <c:v>-4.3611329999999997</c:v>
                </c:pt>
                <c:pt idx="1513">
                  <c:v>-8.5120909999999999</c:v>
                </c:pt>
                <c:pt idx="1514">
                  <c:v>-3.8443170000000002</c:v>
                </c:pt>
                <c:pt idx="1515">
                  <c:v>-7.1609590000000001</c:v>
                </c:pt>
                <c:pt idx="1516">
                  <c:v>-2.5756679999999998</c:v>
                </c:pt>
                <c:pt idx="1517">
                  <c:v>-4.0331219999999997</c:v>
                </c:pt>
                <c:pt idx="1518">
                  <c:v>7.0883000000000002E-2</c:v>
                </c:pt>
                <c:pt idx="1519">
                  <c:v>1.486518</c:v>
                </c:pt>
                <c:pt idx="1520">
                  <c:v>2.4129350000000001</c:v>
                </c:pt>
                <c:pt idx="1521">
                  <c:v>5.539021</c:v>
                </c:pt>
                <c:pt idx="1522">
                  <c:v>3.494745</c:v>
                </c:pt>
                <c:pt idx="1523">
                  <c:v>7.1381239999999995</c:v>
                </c:pt>
                <c:pt idx="1524">
                  <c:v>3.8296130000000002</c:v>
                </c:pt>
                <c:pt idx="1525">
                  <c:v>7.9665840000000001</c:v>
                </c:pt>
                <c:pt idx="1526">
                  <c:v>4.8599490000000003</c:v>
                </c:pt>
                <c:pt idx="1527">
                  <c:v>10.774177999999999</c:v>
                </c:pt>
                <c:pt idx="1528">
                  <c:v>6.6556709999999999</c:v>
                </c:pt>
                <c:pt idx="1529">
                  <c:v>13.426213000000001</c:v>
                </c:pt>
                <c:pt idx="1530">
                  <c:v>6.6696340000000003</c:v>
                </c:pt>
                <c:pt idx="1531">
                  <c:v>13.238555</c:v>
                </c:pt>
                <c:pt idx="1532">
                  <c:v>6.2764049999999996</c:v>
                </c:pt>
                <c:pt idx="1533">
                  <c:v>12.366402000000001</c:v>
                </c:pt>
                <c:pt idx="1534">
                  <c:v>6.5177880000000004</c:v>
                </c:pt>
                <c:pt idx="1535">
                  <c:v>14.01559</c:v>
                </c:pt>
                <c:pt idx="1536">
                  <c:v>9.0937110000000008</c:v>
                </c:pt>
                <c:pt idx="1537">
                  <c:v>20.158849</c:v>
                </c:pt>
                <c:pt idx="1538">
                  <c:v>12.722382</c:v>
                </c:pt>
                <c:pt idx="1539">
                  <c:v>26.372067000000001</c:v>
                </c:pt>
                <c:pt idx="1540">
                  <c:v>13.697766</c:v>
                </c:pt>
                <c:pt idx="1541">
                  <c:v>27.233361000000002</c:v>
                </c:pt>
                <c:pt idx="1542">
                  <c:v>13.401229000000001</c:v>
                </c:pt>
                <c:pt idx="1543">
                  <c:v>26.558315</c:v>
                </c:pt>
                <c:pt idx="1544">
                  <c:v>12.740602000000001</c:v>
                </c:pt>
                <c:pt idx="1545">
                  <c:v>24.865695000000002</c:v>
                </c:pt>
                <c:pt idx="1546">
                  <c:v>11.281931</c:v>
                </c:pt>
                <c:pt idx="1547">
                  <c:v>21.519105</c:v>
                </c:pt>
                <c:pt idx="1548">
                  <c:v>9.1501110000000008</c:v>
                </c:pt>
                <c:pt idx="1549">
                  <c:v>17.325810000000001</c:v>
                </c:pt>
                <c:pt idx="1550">
                  <c:v>7.3574929999999998</c:v>
                </c:pt>
                <c:pt idx="1551">
                  <c:v>13.981363</c:v>
                </c:pt>
                <c:pt idx="1552">
                  <c:v>5.9869589999999997</c:v>
                </c:pt>
                <c:pt idx="1553">
                  <c:v>11.409796</c:v>
                </c:pt>
                <c:pt idx="1554">
                  <c:v>4.8515499999999996</c:v>
                </c:pt>
                <c:pt idx="1555">
                  <c:v>9.0923759999999998</c:v>
                </c:pt>
                <c:pt idx="1556">
                  <c:v>3.55769</c:v>
                </c:pt>
                <c:pt idx="1557">
                  <c:v>6.3611149999999999</c:v>
                </c:pt>
                <c:pt idx="1558">
                  <c:v>1.946534</c:v>
                </c:pt>
                <c:pt idx="1559">
                  <c:v>2.9363410000000001</c:v>
                </c:pt>
                <c:pt idx="1560">
                  <c:v>-9.2519999999999998E-3</c:v>
                </c:pt>
                <c:pt idx="1561">
                  <c:v>-0.97063200000000005</c:v>
                </c:pt>
                <c:pt idx="1562">
                  <c:v>-1.8369930000000001</c:v>
                </c:pt>
                <c:pt idx="1563">
                  <c:v>-4.4404900000000005</c:v>
                </c:pt>
                <c:pt idx="1564">
                  <c:v>-3.2357990000000001</c:v>
                </c:pt>
                <c:pt idx="1565">
                  <c:v>-7.0287980000000001</c:v>
                </c:pt>
                <c:pt idx="1566">
                  <c:v>-4.270378</c:v>
                </c:pt>
                <c:pt idx="1567">
                  <c:v>-8.9133379999999995</c:v>
                </c:pt>
                <c:pt idx="1568">
                  <c:v>-4.9613230000000001</c:v>
                </c:pt>
                <c:pt idx="1569">
                  <c:v>-10.199052</c:v>
                </c:pt>
                <c:pt idx="1570">
                  <c:v>-5.4336729999999998</c:v>
                </c:pt>
                <c:pt idx="1571">
                  <c:v>-11.004102</c:v>
                </c:pt>
                <c:pt idx="1572">
                  <c:v>-5.760999</c:v>
                </c:pt>
                <c:pt idx="1573">
                  <c:v>-11.768891</c:v>
                </c:pt>
                <c:pt idx="1574">
                  <c:v>-6.2999640000000001</c:v>
                </c:pt>
                <c:pt idx="1575">
                  <c:v>-12.92436</c:v>
                </c:pt>
                <c:pt idx="1576">
                  <c:v>-6.9347029999999998</c:v>
                </c:pt>
                <c:pt idx="1577">
                  <c:v>-14.253774</c:v>
                </c:pt>
                <c:pt idx="1578">
                  <c:v>-7.707954</c:v>
                </c:pt>
                <c:pt idx="1579">
                  <c:v>-15.565075</c:v>
                </c:pt>
                <c:pt idx="1580">
                  <c:v>-7.8480660000000002</c:v>
                </c:pt>
                <c:pt idx="1581">
                  <c:v>-15.596128</c:v>
                </c:pt>
                <c:pt idx="1582">
                  <c:v>-7.6994759999999998</c:v>
                </c:pt>
                <c:pt idx="1583">
                  <c:v>-15.503845999999999</c:v>
                </c:pt>
                <c:pt idx="1584">
                  <c:v>-8.0400810000000007</c:v>
                </c:pt>
                <c:pt idx="1585">
                  <c:v>-16.380389000000001</c:v>
                </c:pt>
                <c:pt idx="1586">
                  <c:v>-8.5433500000000002</c:v>
                </c:pt>
                <c:pt idx="1587">
                  <c:v>-17.059075</c:v>
                </c:pt>
                <c:pt idx="1588">
                  <c:v>-8.0903189999999991</c:v>
                </c:pt>
                <c:pt idx="1589">
                  <c:v>-15.480112999999999</c:v>
                </c:pt>
                <c:pt idx="1590">
                  <c:v>-6.6592070000000003</c:v>
                </c:pt>
                <c:pt idx="1591">
                  <c:v>-12.778480999999999</c:v>
                </c:pt>
                <c:pt idx="1592">
                  <c:v>-5.8589279999999997</c:v>
                </c:pt>
                <c:pt idx="1593">
                  <c:v>-11.616226999999999</c:v>
                </c:pt>
                <c:pt idx="1594">
                  <c:v>-5.596832</c:v>
                </c:pt>
                <c:pt idx="1595">
                  <c:v>-10.878132000000001</c:v>
                </c:pt>
                <c:pt idx="1596">
                  <c:v>-4.8765780000000003</c:v>
                </c:pt>
                <c:pt idx="1597">
                  <c:v>-9.3649450000000005</c:v>
                </c:pt>
                <c:pt idx="1598">
                  <c:v>-4.2225849999999996</c:v>
                </c:pt>
                <c:pt idx="1599">
                  <c:v>-8.3121869999999998</c:v>
                </c:pt>
                <c:pt idx="1600">
                  <c:v>-3.9429560000000001</c:v>
                </c:pt>
                <c:pt idx="1601">
                  <c:v>-7.6823740000000003</c:v>
                </c:pt>
                <c:pt idx="1602">
                  <c:v>-3.3936489999999999</c:v>
                </c:pt>
                <c:pt idx="1603">
                  <c:v>-6.3914220000000004</c:v>
                </c:pt>
                <c:pt idx="1604">
                  <c:v>-2.6696390000000001</c:v>
                </c:pt>
                <c:pt idx="1605">
                  <c:v>-4.9087119999999995</c:v>
                </c:pt>
                <c:pt idx="1606">
                  <c:v>-1.5328710000000001</c:v>
                </c:pt>
                <c:pt idx="1607">
                  <c:v>-2.2567680000000001</c:v>
                </c:pt>
                <c:pt idx="1608">
                  <c:v>0.293346</c:v>
                </c:pt>
                <c:pt idx="1609">
                  <c:v>1.6764790000000001</c:v>
                </c:pt>
                <c:pt idx="1610">
                  <c:v>2.2724419999999999</c:v>
                </c:pt>
                <c:pt idx="1611">
                  <c:v>5.0324689999999999</c:v>
                </c:pt>
                <c:pt idx="1612">
                  <c:v>2.844471</c:v>
                </c:pt>
                <c:pt idx="1613">
                  <c:v>5.7001550000000005</c:v>
                </c:pt>
                <c:pt idx="1614">
                  <c:v>3.1560039999999998</c:v>
                </c:pt>
                <c:pt idx="1615">
                  <c:v>7.3207229999999992</c:v>
                </c:pt>
                <c:pt idx="1616">
                  <c:v>6.0272940000000004</c:v>
                </c:pt>
                <c:pt idx="1617">
                  <c:v>13.813434000000001</c:v>
                </c:pt>
                <c:pt idx="1618">
                  <c:v>8.8579179999999997</c:v>
                </c:pt>
                <c:pt idx="1619">
                  <c:v>17.83475</c:v>
                </c:pt>
                <c:pt idx="1620">
                  <c:v>8.5101990000000001</c:v>
                </c:pt>
                <c:pt idx="1621">
                  <c:v>16.769320999999998</c:v>
                </c:pt>
                <c:pt idx="1622">
                  <c:v>8.2186610000000009</c:v>
                </c:pt>
                <c:pt idx="1623">
                  <c:v>16.778584000000002</c:v>
                </c:pt>
                <c:pt idx="1624">
                  <c:v>9.3482450000000004</c:v>
                </c:pt>
                <c:pt idx="1625">
                  <c:v>19.481141999999998</c:v>
                </c:pt>
                <c:pt idx="1626">
                  <c:v>10.669884</c:v>
                </c:pt>
                <c:pt idx="1627">
                  <c:v>21.548228000000002</c:v>
                </c:pt>
                <c:pt idx="1628">
                  <c:v>10.789519</c:v>
                </c:pt>
                <c:pt idx="1629">
                  <c:v>21.439291000000001</c:v>
                </c:pt>
                <c:pt idx="1630">
                  <c:v>10.482316000000001</c:v>
                </c:pt>
                <c:pt idx="1631">
                  <c:v>20.724997999999999</c:v>
                </c:pt>
                <c:pt idx="1632">
                  <c:v>9.9155259999999998</c:v>
                </c:pt>
                <c:pt idx="1633">
                  <c:v>19.398319999999998</c:v>
                </c:pt>
                <c:pt idx="1634">
                  <c:v>8.9581429999999997</c:v>
                </c:pt>
                <c:pt idx="1635">
                  <c:v>17.277681999999999</c:v>
                </c:pt>
                <c:pt idx="1636">
                  <c:v>7.597874</c:v>
                </c:pt>
                <c:pt idx="1637">
                  <c:v>14.461541</c:v>
                </c:pt>
                <c:pt idx="1638">
                  <c:v>6.1382399999999997</c:v>
                </c:pt>
                <c:pt idx="1639">
                  <c:v>11.553374999999999</c:v>
                </c:pt>
                <c:pt idx="1640">
                  <c:v>4.6773530000000001</c:v>
                </c:pt>
                <c:pt idx="1641">
                  <c:v>8.5663540000000005</c:v>
                </c:pt>
                <c:pt idx="1642">
                  <c:v>3.009579</c:v>
                </c:pt>
                <c:pt idx="1643">
                  <c:v>5.0471950000000003</c:v>
                </c:pt>
                <c:pt idx="1644">
                  <c:v>0.97141100000000002</c:v>
                </c:pt>
                <c:pt idx="1645">
                  <c:v>0.82956300000000005</c:v>
                </c:pt>
                <c:pt idx="1646">
                  <c:v>-1.2611840000000001</c:v>
                </c:pt>
                <c:pt idx="1647">
                  <c:v>-3.5469020000000002</c:v>
                </c:pt>
                <c:pt idx="1648">
                  <c:v>-3.157397</c:v>
                </c:pt>
                <c:pt idx="1649">
                  <c:v>-6.9633850000000006</c:v>
                </c:pt>
                <c:pt idx="1650">
                  <c:v>-4.2770929999999998</c:v>
                </c:pt>
                <c:pt idx="1651">
                  <c:v>-8.8764210000000006</c:v>
                </c:pt>
                <c:pt idx="1652">
                  <c:v>-4.7276369999999996</c:v>
                </c:pt>
                <c:pt idx="1653">
                  <c:v>-9.4625909999999998</c:v>
                </c:pt>
                <c:pt idx="1654">
                  <c:v>-4.7804479999999998</c:v>
                </c:pt>
                <c:pt idx="1655">
                  <c:v>-9.6994000000000007</c:v>
                </c:pt>
                <c:pt idx="1656">
                  <c:v>-5.2102469999999999</c:v>
                </c:pt>
                <c:pt idx="1657">
                  <c:v>-10.772487999999999</c:v>
                </c:pt>
                <c:pt idx="1658">
                  <c:v>-5.9757629999999997</c:v>
                </c:pt>
                <c:pt idx="1659">
                  <c:v>-12.449331000000001</c:v>
                </c:pt>
                <c:pt idx="1660">
                  <c:v>-6.9923630000000001</c:v>
                </c:pt>
                <c:pt idx="1661">
                  <c:v>-14.408408999999999</c:v>
                </c:pt>
                <c:pt idx="1662">
                  <c:v>-7.583501</c:v>
                </c:pt>
                <c:pt idx="1663">
                  <c:v>-15.215985</c:v>
                </c:pt>
                <c:pt idx="1664">
                  <c:v>-7.6375380000000002</c:v>
                </c:pt>
                <c:pt idx="1665">
                  <c:v>-15.430552</c:v>
                </c:pt>
                <c:pt idx="1666">
                  <c:v>-8.1298150000000007</c:v>
                </c:pt>
                <c:pt idx="1667">
                  <c:v>-16.503298999999998</c:v>
                </c:pt>
                <c:pt idx="1668">
                  <c:v>-8.47471</c:v>
                </c:pt>
                <c:pt idx="1669">
                  <c:v>-16.953558999999998</c:v>
                </c:pt>
                <c:pt idx="1670">
                  <c:v>-8.2884930000000008</c:v>
                </c:pt>
                <c:pt idx="1671">
                  <c:v>-16.143103</c:v>
                </c:pt>
                <c:pt idx="1672">
                  <c:v>-7.2943129999999998</c:v>
                </c:pt>
                <c:pt idx="1673">
                  <c:v>-14.010484999999999</c:v>
                </c:pt>
                <c:pt idx="1674">
                  <c:v>-6.2635290000000001</c:v>
                </c:pt>
                <c:pt idx="1675">
                  <c:v>-12.290246</c:v>
                </c:pt>
                <c:pt idx="1676">
                  <c:v>-5.996829</c:v>
                </c:pt>
                <c:pt idx="1677">
                  <c:v>-11.903472000000001</c:v>
                </c:pt>
                <c:pt idx="1678">
                  <c:v>-5.7570860000000001</c:v>
                </c:pt>
                <c:pt idx="1679">
                  <c:v>-11.248509</c:v>
                </c:pt>
                <c:pt idx="1680">
                  <c:v>-5.0688589999999998</c:v>
                </c:pt>
                <c:pt idx="1681">
                  <c:v>-9.6628749999999997</c:v>
                </c:pt>
                <c:pt idx="1682">
                  <c:v>-4.1728759999999996</c:v>
                </c:pt>
                <c:pt idx="1683">
                  <c:v>-7.9934159999999999</c:v>
                </c:pt>
                <c:pt idx="1684">
                  <c:v>-3.5745659999999999</c:v>
                </c:pt>
                <c:pt idx="1685">
                  <c:v>-6.9877729999999998</c:v>
                </c:pt>
                <c:pt idx="1686">
                  <c:v>-3.1200589999999999</c:v>
                </c:pt>
                <c:pt idx="1687">
                  <c:v>-5.7317749999999998</c:v>
                </c:pt>
                <c:pt idx="1688">
                  <c:v>-1.8647830000000001</c:v>
                </c:pt>
                <c:pt idx="1689">
                  <c:v>-2.5703230000000001</c:v>
                </c:pt>
                <c:pt idx="1690">
                  <c:v>0.69556899999999999</c:v>
                </c:pt>
                <c:pt idx="1691">
                  <c:v>2.6178680000000001</c:v>
                </c:pt>
                <c:pt idx="1692">
                  <c:v>2.9047990000000001</c:v>
                </c:pt>
                <c:pt idx="1693">
                  <c:v>6.3813709999999997</c:v>
                </c:pt>
                <c:pt idx="1694">
                  <c:v>3.6107200000000002</c:v>
                </c:pt>
                <c:pt idx="1695">
                  <c:v>7.2051429999999996</c:v>
                </c:pt>
                <c:pt idx="1696">
                  <c:v>3.9276309999999999</c:v>
                </c:pt>
                <c:pt idx="1697">
                  <c:v>8.6586299999999987</c:v>
                </c:pt>
                <c:pt idx="1698">
                  <c:v>6.1864619999999997</c:v>
                </c:pt>
                <c:pt idx="1699">
                  <c:v>14.112684999999999</c:v>
                </c:pt>
                <c:pt idx="1700">
                  <c:v>9.3194090000000003</c:v>
                </c:pt>
                <c:pt idx="1701">
                  <c:v>19.440302000000003</c:v>
                </c:pt>
                <c:pt idx="1702">
                  <c:v>10.105934</c:v>
                </c:pt>
                <c:pt idx="1703">
                  <c:v>19.365321999999999</c:v>
                </c:pt>
                <c:pt idx="1704">
                  <c:v>8.1643080000000001</c:v>
                </c:pt>
                <c:pt idx="1705">
                  <c:v>15.828975</c:v>
                </c:pt>
                <c:pt idx="1706">
                  <c:v>8.1592190000000002</c:v>
                </c:pt>
                <c:pt idx="1707">
                  <c:v>17.705272000000001</c:v>
                </c:pt>
                <c:pt idx="1708">
                  <c:v>10.845803999999999</c:v>
                </c:pt>
                <c:pt idx="1709">
                  <c:v>22.508446999999997</c:v>
                </c:pt>
                <c:pt idx="1710">
                  <c:v>12.174943000000001</c:v>
                </c:pt>
                <c:pt idx="1711">
                  <c:v>24.440438</c:v>
                </c:pt>
                <c:pt idx="1712">
                  <c:v>11.918259000000001</c:v>
                </c:pt>
                <c:pt idx="1713">
                  <c:v>23.284977000000001</c:v>
                </c:pt>
                <c:pt idx="1714">
                  <c:v>10.742642</c:v>
                </c:pt>
                <c:pt idx="1715">
                  <c:v>20.755983000000001</c:v>
                </c:pt>
                <c:pt idx="1716">
                  <c:v>9.1335460000000008</c:v>
                </c:pt>
                <c:pt idx="1717">
                  <c:v>17.297198999999999</c:v>
                </c:pt>
                <c:pt idx="1718">
                  <c:v>7.1735429999999996</c:v>
                </c:pt>
                <c:pt idx="1719">
                  <c:v>13.364507</c:v>
                </c:pt>
                <c:pt idx="1720">
                  <c:v>5.2685469999999999</c:v>
                </c:pt>
                <c:pt idx="1721">
                  <c:v>9.7335959999999986</c:v>
                </c:pt>
                <c:pt idx="1722">
                  <c:v>3.7245509999999999</c:v>
                </c:pt>
                <c:pt idx="1723">
                  <c:v>6.6885750000000002</c:v>
                </c:pt>
                <c:pt idx="1724">
                  <c:v>2.0720809999999998</c:v>
                </c:pt>
                <c:pt idx="1725">
                  <c:v>3.0635389999999996</c:v>
                </c:pt>
                <c:pt idx="1726">
                  <c:v>-0.194769</c:v>
                </c:pt>
                <c:pt idx="1727">
                  <c:v>-1.537544</c:v>
                </c:pt>
                <c:pt idx="1728">
                  <c:v>-2.323493</c:v>
                </c:pt>
                <c:pt idx="1729">
                  <c:v>-5.4440539999999995</c:v>
                </c:pt>
                <c:pt idx="1730">
                  <c:v>-3.7736900000000002</c:v>
                </c:pt>
                <c:pt idx="1731">
                  <c:v>-8.0991379999999999</c:v>
                </c:pt>
                <c:pt idx="1732">
                  <c:v>-4.7929370000000002</c:v>
                </c:pt>
                <c:pt idx="1733">
                  <c:v>-9.9930070000000004</c:v>
                </c:pt>
                <c:pt idx="1734">
                  <c:v>-5.6114360000000003</c:v>
                </c:pt>
                <c:pt idx="1735">
                  <c:v>-11.657212000000001</c:v>
                </c:pt>
                <c:pt idx="1736">
                  <c:v>-6.3631380000000002</c:v>
                </c:pt>
                <c:pt idx="1737">
                  <c:v>-12.780619000000002</c:v>
                </c:pt>
                <c:pt idx="1738">
                  <c:v>-6.3799210000000004</c:v>
                </c:pt>
                <c:pt idx="1739">
                  <c:v>-12.811064</c:v>
                </c:pt>
                <c:pt idx="1740">
                  <c:v>-6.6838050000000004</c:v>
                </c:pt>
                <c:pt idx="1741">
                  <c:v>-13.769819999999999</c:v>
                </c:pt>
                <c:pt idx="1742">
                  <c:v>-7.5460450000000003</c:v>
                </c:pt>
                <c:pt idx="1743">
                  <c:v>-15.555707000000002</c:v>
                </c:pt>
                <c:pt idx="1744">
                  <c:v>-8.4191369999999992</c:v>
                </c:pt>
                <c:pt idx="1745">
                  <c:v>-17.168099999999999</c:v>
                </c:pt>
                <c:pt idx="1746">
                  <c:v>-8.9095560000000003</c:v>
                </c:pt>
                <c:pt idx="1747">
                  <c:v>-17.754584999999999</c:v>
                </c:pt>
                <c:pt idx="1748">
                  <c:v>-8.6185010000000002</c:v>
                </c:pt>
                <c:pt idx="1749">
                  <c:v>-16.957241</c:v>
                </c:pt>
                <c:pt idx="1750">
                  <c:v>-8.1161879999999993</c:v>
                </c:pt>
                <c:pt idx="1751">
                  <c:v>-16.082532999999998</c:v>
                </c:pt>
                <c:pt idx="1752">
                  <c:v>-7.7635439999999996</c:v>
                </c:pt>
                <c:pt idx="1753">
                  <c:v>-15.255037999999999</c:v>
                </c:pt>
                <c:pt idx="1754">
                  <c:v>-7.3190460000000002</c:v>
                </c:pt>
                <c:pt idx="1755">
                  <c:v>-14.413425</c:v>
                </c:pt>
                <c:pt idx="1756">
                  <c:v>-6.762956</c:v>
                </c:pt>
                <c:pt idx="1757">
                  <c:v>-13.167646999999999</c:v>
                </c:pt>
                <c:pt idx="1758">
                  <c:v>-6.0590950000000001</c:v>
                </c:pt>
                <c:pt idx="1759">
                  <c:v>-11.760010000000001</c:v>
                </c:pt>
                <c:pt idx="1760">
                  <c:v>-5.3300919999999996</c:v>
                </c:pt>
                <c:pt idx="1761">
                  <c:v>-10.276976999999999</c:v>
                </c:pt>
                <c:pt idx="1762">
                  <c:v>-4.589747</c:v>
                </c:pt>
                <c:pt idx="1763">
                  <c:v>-8.8467249999999993</c:v>
                </c:pt>
                <c:pt idx="1764">
                  <c:v>-3.9694370000000001</c:v>
                </c:pt>
                <c:pt idx="1765">
                  <c:v>-7.6382300000000001</c:v>
                </c:pt>
                <c:pt idx="1766">
                  <c:v>-3.2481949999999999</c:v>
                </c:pt>
                <c:pt idx="1767">
                  <c:v>-5.8892249999999997</c:v>
                </c:pt>
                <c:pt idx="1768">
                  <c:v>-1.864053</c:v>
                </c:pt>
                <c:pt idx="1769">
                  <c:v>-2.9531419999999997</c:v>
                </c:pt>
                <c:pt idx="1770">
                  <c:v>-0.50570000000000004</c:v>
                </c:pt>
                <c:pt idx="1771">
                  <c:v>-0.62126500000000007</c:v>
                </c:pt>
                <c:pt idx="1772">
                  <c:v>0.23632400000000001</c:v>
                </c:pt>
                <c:pt idx="1773">
                  <c:v>0.92010999999999998</c:v>
                </c:pt>
                <c:pt idx="1774">
                  <c:v>1.3801380000000001</c:v>
                </c:pt>
                <c:pt idx="1775">
                  <c:v>3.7556630000000002</c:v>
                </c:pt>
                <c:pt idx="1776">
                  <c:v>3.345323</c:v>
                </c:pt>
                <c:pt idx="1777">
                  <c:v>7.3842049999999997</c:v>
                </c:pt>
                <c:pt idx="1778">
                  <c:v>4.4415209999999998</c:v>
                </c:pt>
                <c:pt idx="1779">
                  <c:v>8.9537839999999989</c:v>
                </c:pt>
                <c:pt idx="1780">
                  <c:v>4.3497349999999999</c:v>
                </c:pt>
                <c:pt idx="1781">
                  <c:v>8.617597</c:v>
                </c:pt>
                <c:pt idx="1782">
                  <c:v>4.6617249999999997</c:v>
                </c:pt>
                <c:pt idx="1783">
                  <c:v>10.407478999999999</c:v>
                </c:pt>
                <c:pt idx="1784">
                  <c:v>7.2170610000000002</c:v>
                </c:pt>
                <c:pt idx="1785">
                  <c:v>15.705676</c:v>
                </c:pt>
                <c:pt idx="1786">
                  <c:v>9.0873659999999994</c:v>
                </c:pt>
                <c:pt idx="1787">
                  <c:v>17.839343999999997</c:v>
                </c:pt>
                <c:pt idx="1788">
                  <c:v>7.6855510000000002</c:v>
                </c:pt>
                <c:pt idx="1789">
                  <c:v>14.512494</c:v>
                </c:pt>
                <c:pt idx="1790">
                  <c:v>6.8556179999999998</c:v>
                </c:pt>
                <c:pt idx="1791">
                  <c:v>14.649853</c:v>
                </c:pt>
                <c:pt idx="1792">
                  <c:v>9.0182660000000006</c:v>
                </c:pt>
                <c:pt idx="1793">
                  <c:v>18.92493</c:v>
                </c:pt>
                <c:pt idx="1794">
                  <c:v>10.345319</c:v>
                </c:pt>
                <c:pt idx="1795">
                  <c:v>20.734779</c:v>
                </c:pt>
                <c:pt idx="1796">
                  <c:v>10.245822</c:v>
                </c:pt>
                <c:pt idx="1797">
                  <c:v>20.315818</c:v>
                </c:pt>
                <c:pt idx="1798">
                  <c:v>9.8499649999999992</c:v>
                </c:pt>
                <c:pt idx="1799">
                  <c:v>19.368476999999999</c:v>
                </c:pt>
                <c:pt idx="1800">
                  <c:v>9.0091999999999999</c:v>
                </c:pt>
                <c:pt idx="1801">
                  <c:v>17.328035</c:v>
                </c:pt>
                <c:pt idx="1802">
                  <c:v>7.5395810000000001</c:v>
                </c:pt>
                <c:pt idx="1803">
                  <c:v>14.357429</c:v>
                </c:pt>
                <c:pt idx="1804">
                  <c:v>6.1337159999999997</c:v>
                </c:pt>
                <c:pt idx="1805">
                  <c:v>11.609954</c:v>
                </c:pt>
                <c:pt idx="1806">
                  <c:v>4.8852140000000004</c:v>
                </c:pt>
                <c:pt idx="1807">
                  <c:v>9.1375360000000008</c:v>
                </c:pt>
                <c:pt idx="1808">
                  <c:v>3.53329</c:v>
                </c:pt>
                <c:pt idx="1809">
                  <c:v>6.2160880000000001</c:v>
                </c:pt>
                <c:pt idx="1810">
                  <c:v>1.744985</c:v>
                </c:pt>
                <c:pt idx="1811">
                  <c:v>2.5104500000000001</c:v>
                </c:pt>
                <c:pt idx="1812">
                  <c:v>-0.179476</c:v>
                </c:pt>
                <c:pt idx="1813">
                  <c:v>-1.207028</c:v>
                </c:pt>
                <c:pt idx="1814">
                  <c:v>-1.795072</c:v>
                </c:pt>
                <c:pt idx="1815">
                  <c:v>-4.2807599999999999</c:v>
                </c:pt>
                <c:pt idx="1816">
                  <c:v>-3.1425139999999998</c:v>
                </c:pt>
                <c:pt idx="1817">
                  <c:v>-6.8867440000000002</c:v>
                </c:pt>
                <c:pt idx="1818">
                  <c:v>-4.2304130000000004</c:v>
                </c:pt>
                <c:pt idx="1819">
                  <c:v>-8.8347380000000015</c:v>
                </c:pt>
                <c:pt idx="1820">
                  <c:v>-4.9094939999999996</c:v>
                </c:pt>
                <c:pt idx="1821">
                  <c:v>-10.086825999999999</c:v>
                </c:pt>
                <c:pt idx="1822">
                  <c:v>-5.4309430000000001</c:v>
                </c:pt>
                <c:pt idx="1823">
                  <c:v>-11.125895</c:v>
                </c:pt>
                <c:pt idx="1824">
                  <c:v>-5.8314779999999997</c:v>
                </c:pt>
                <c:pt idx="1825">
                  <c:v>-11.594802999999999</c:v>
                </c:pt>
                <c:pt idx="1826">
                  <c:v>-5.5934499999999998</c:v>
                </c:pt>
                <c:pt idx="1827">
                  <c:v>-11.022660999999999</c:v>
                </c:pt>
                <c:pt idx="1828">
                  <c:v>-5.3728069999999999</c:v>
                </c:pt>
                <c:pt idx="1829">
                  <c:v>-10.802341</c:v>
                </c:pt>
                <c:pt idx="1830">
                  <c:v>-5.6267069999999997</c:v>
                </c:pt>
                <c:pt idx="1831">
                  <c:v>-11.600168</c:v>
                </c:pt>
                <c:pt idx="1832">
                  <c:v>-6.4355520000000004</c:v>
                </c:pt>
                <c:pt idx="1833">
                  <c:v>-13.451039000000002</c:v>
                </c:pt>
                <c:pt idx="1834">
                  <c:v>-7.4789300000000001</c:v>
                </c:pt>
                <c:pt idx="1835">
                  <c:v>-15.116009</c:v>
                </c:pt>
                <c:pt idx="1836">
                  <c:v>-7.5235830000000004</c:v>
                </c:pt>
                <c:pt idx="1837">
                  <c:v>-14.780079000000001</c:v>
                </c:pt>
                <c:pt idx="1838">
                  <c:v>-6.9745970000000002</c:v>
                </c:pt>
                <c:pt idx="1839">
                  <c:v>-13.683159</c:v>
                </c:pt>
                <c:pt idx="1840">
                  <c:v>-6.5691680000000003</c:v>
                </c:pt>
                <c:pt idx="1841">
                  <c:v>-13.157275</c:v>
                </c:pt>
                <c:pt idx="1842">
                  <c:v>-6.65611</c:v>
                </c:pt>
                <c:pt idx="1843">
                  <c:v>-13.333326</c:v>
                </c:pt>
                <c:pt idx="1844">
                  <c:v>-6.4622070000000003</c:v>
                </c:pt>
                <c:pt idx="1845">
                  <c:v>-12.493739999999999</c:v>
                </c:pt>
                <c:pt idx="1846">
                  <c:v>-5.5534429999999997</c:v>
                </c:pt>
                <c:pt idx="1847">
                  <c:v>-10.651720000000001</c:v>
                </c:pt>
                <c:pt idx="1848">
                  <c:v>-4.652539</c:v>
                </c:pt>
                <c:pt idx="1849">
                  <c:v>-8.9043409999999987</c:v>
                </c:pt>
                <c:pt idx="1850">
                  <c:v>-4.0406649999999997</c:v>
                </c:pt>
                <c:pt idx="1851">
                  <c:v>-8.0818720000000006</c:v>
                </c:pt>
                <c:pt idx="1852">
                  <c:v>-4.0799029999999998</c:v>
                </c:pt>
                <c:pt idx="1853">
                  <c:v>-8.0152079999999994</c:v>
                </c:pt>
                <c:pt idx="1854">
                  <c:v>-3.3953690000000001</c:v>
                </c:pt>
                <c:pt idx="1855">
                  <c:v>-5.7507869999999999</c:v>
                </c:pt>
                <c:pt idx="1856">
                  <c:v>-0.82081999999999999</c:v>
                </c:pt>
                <c:pt idx="1857">
                  <c:v>-0.11337399999999997</c:v>
                </c:pt>
                <c:pt idx="1858">
                  <c:v>1.6957979999999999</c:v>
                </c:pt>
                <c:pt idx="1859">
                  <c:v>3.9384329999999999</c:v>
                </c:pt>
                <c:pt idx="1860">
                  <c:v>2.5922130000000001</c:v>
                </c:pt>
                <c:pt idx="1861">
                  <c:v>5.5932979999999999</c:v>
                </c:pt>
                <c:pt idx="1862">
                  <c:v>3.510259</c:v>
                </c:pt>
                <c:pt idx="1863">
                  <c:v>7.5010820000000002</c:v>
                </c:pt>
                <c:pt idx="1864">
                  <c:v>4.604495</c:v>
                </c:pt>
                <c:pt idx="1865">
                  <c:v>10.013985999999999</c:v>
                </c:pt>
                <c:pt idx="1866">
                  <c:v>6.3649690000000003</c:v>
                </c:pt>
                <c:pt idx="1867">
                  <c:v>13.726193</c:v>
                </c:pt>
                <c:pt idx="1868">
                  <c:v>8.0038199999999993</c:v>
                </c:pt>
                <c:pt idx="1869">
                  <c:v>16.318739000000001</c:v>
                </c:pt>
                <c:pt idx="1870">
                  <c:v>8.1758810000000004</c:v>
                </c:pt>
                <c:pt idx="1871">
                  <c:v>15.978405</c:v>
                </c:pt>
                <c:pt idx="1872">
                  <c:v>7.7075670000000001</c:v>
                </c:pt>
                <c:pt idx="1873">
                  <c:v>15.939285000000002</c:v>
                </c:pt>
                <c:pt idx="1874">
                  <c:v>9.0663070000000001</c:v>
                </c:pt>
                <c:pt idx="1875">
                  <c:v>18.787708000000002</c:v>
                </c:pt>
                <c:pt idx="1876">
                  <c:v>10.150221</c:v>
                </c:pt>
                <c:pt idx="1877">
                  <c:v>20.510522999999999</c:v>
                </c:pt>
                <c:pt idx="1878">
                  <c:v>10.539718000000001</c:v>
                </c:pt>
                <c:pt idx="1879">
                  <c:v>21.178139000000002</c:v>
                </c:pt>
                <c:pt idx="1880">
                  <c:v>10.565604</c:v>
                </c:pt>
                <c:pt idx="1881">
                  <c:v>20.857862000000001</c:v>
                </c:pt>
                <c:pt idx="1882">
                  <c:v>9.8709150000000001</c:v>
                </c:pt>
                <c:pt idx="1883">
                  <c:v>19.224625</c:v>
                </c:pt>
                <c:pt idx="1884">
                  <c:v>8.7252609999999997</c:v>
                </c:pt>
                <c:pt idx="1885">
                  <c:v>16.695298999999999</c:v>
                </c:pt>
                <c:pt idx="1886">
                  <c:v>7.1265140000000002</c:v>
                </c:pt>
                <c:pt idx="1887">
                  <c:v>13.287348000000001</c:v>
                </c:pt>
                <c:pt idx="1888">
                  <c:v>5.1016069999999996</c:v>
                </c:pt>
                <c:pt idx="1889">
                  <c:v>9.1636659999999992</c:v>
                </c:pt>
                <c:pt idx="1890">
                  <c:v>3.0204339999999998</c:v>
                </c:pt>
                <c:pt idx="1891">
                  <c:v>4.9713099999999999</c:v>
                </c:pt>
                <c:pt idx="1892">
                  <c:v>0.83762400000000004</c:v>
                </c:pt>
                <c:pt idx="1893">
                  <c:v>0.55769900000000006</c:v>
                </c:pt>
                <c:pt idx="1894">
                  <c:v>-1.292891</c:v>
                </c:pt>
                <c:pt idx="1895">
                  <c:v>-3.5384709999999999</c:v>
                </c:pt>
                <c:pt idx="1896">
                  <c:v>-3.1422180000000002</c:v>
                </c:pt>
                <c:pt idx="1897">
                  <c:v>-7.0415340000000004</c:v>
                </c:pt>
                <c:pt idx="1898">
                  <c:v>-4.4998519999999997</c:v>
                </c:pt>
                <c:pt idx="1899">
                  <c:v>-9.4850139999999996</c:v>
                </c:pt>
                <c:pt idx="1900">
                  <c:v>-5.4116489999999997</c:v>
                </c:pt>
                <c:pt idx="1901">
                  <c:v>-11.187034000000001</c:v>
                </c:pt>
                <c:pt idx="1902">
                  <c:v>-5.9858799999999999</c:v>
                </c:pt>
                <c:pt idx="1903">
                  <c:v>-11.993561</c:v>
                </c:pt>
                <c:pt idx="1904">
                  <c:v>-6.018497</c:v>
                </c:pt>
                <c:pt idx="1905">
                  <c:v>-12.199999</c:v>
                </c:pt>
                <c:pt idx="1906">
                  <c:v>-6.5028389999999998</c:v>
                </c:pt>
                <c:pt idx="1907">
                  <c:v>-13.357811999999999</c:v>
                </c:pt>
                <c:pt idx="1908">
                  <c:v>-7.1691060000000002</c:v>
                </c:pt>
                <c:pt idx="1909">
                  <c:v>-14.658502</c:v>
                </c:pt>
                <c:pt idx="1910">
                  <c:v>-7.677276</c:v>
                </c:pt>
                <c:pt idx="1911">
                  <c:v>-15.214898</c:v>
                </c:pt>
                <c:pt idx="1912">
                  <c:v>-7.269603</c:v>
                </c:pt>
                <c:pt idx="1913">
                  <c:v>-14.37171</c:v>
                </c:pt>
                <c:pt idx="1914">
                  <c:v>-7.1476150000000001</c:v>
                </c:pt>
                <c:pt idx="1915">
                  <c:v>-14.477867</c:v>
                </c:pt>
                <c:pt idx="1916">
                  <c:v>-7.5727039999999999</c:v>
                </c:pt>
                <c:pt idx="1917">
                  <c:v>-15.25746</c:v>
                </c:pt>
                <c:pt idx="1918">
                  <c:v>-7.5872590000000004</c:v>
                </c:pt>
                <c:pt idx="1919">
                  <c:v>-14.929205</c:v>
                </c:pt>
                <c:pt idx="1920">
                  <c:v>-6.9921389999999999</c:v>
                </c:pt>
                <c:pt idx="1921">
                  <c:v>-13.626028999999999</c:v>
                </c:pt>
                <c:pt idx="1922">
                  <c:v>-6.3077810000000003</c:v>
                </c:pt>
                <c:pt idx="1923">
                  <c:v>-12.245688000000001</c:v>
                </c:pt>
                <c:pt idx="1924">
                  <c:v>-5.5590310000000001</c:v>
                </c:pt>
                <c:pt idx="1925">
                  <c:v>-10.829896</c:v>
                </c:pt>
                <c:pt idx="1926">
                  <c:v>-5.0559519999999996</c:v>
                </c:pt>
                <c:pt idx="1927">
                  <c:v>-9.9590779999999999</c:v>
                </c:pt>
                <c:pt idx="1928">
                  <c:v>-4.7558290000000003</c:v>
                </c:pt>
                <c:pt idx="1929">
                  <c:v>-9.271844999999999</c:v>
                </c:pt>
                <c:pt idx="1930">
                  <c:v>-4.1683570000000003</c:v>
                </c:pt>
                <c:pt idx="1931">
                  <c:v>-8.0488250000000008</c:v>
                </c:pt>
                <c:pt idx="1932">
                  <c:v>-3.7345830000000002</c:v>
                </c:pt>
                <c:pt idx="1933">
                  <c:v>-7.4189800000000004</c:v>
                </c:pt>
                <c:pt idx="1934">
                  <c:v>-3.6005590000000001</c:v>
                </c:pt>
                <c:pt idx="1935">
                  <c:v>-6.8753899999999994</c:v>
                </c:pt>
                <c:pt idx="1936">
                  <c:v>-2.4855830000000001</c:v>
                </c:pt>
                <c:pt idx="1937">
                  <c:v>-3.8060489999999998</c:v>
                </c:pt>
                <c:pt idx="1938">
                  <c:v>2.9963E-2</c:v>
                </c:pt>
                <c:pt idx="1939">
                  <c:v>1.4316709999999999</c:v>
                </c:pt>
                <c:pt idx="1940">
                  <c:v>2.553321</c:v>
                </c:pt>
                <c:pt idx="1941">
                  <c:v>5.8564109999999996</c:v>
                </c:pt>
                <c:pt idx="1942">
                  <c:v>3.89805</c:v>
                </c:pt>
                <c:pt idx="1943">
                  <c:v>8.5269370000000002</c:v>
                </c:pt>
                <c:pt idx="1944">
                  <c:v>5.62751</c:v>
                </c:pt>
                <c:pt idx="1945">
                  <c:v>12.381879</c:v>
                </c:pt>
                <c:pt idx="1946">
                  <c:v>7.7661230000000003</c:v>
                </c:pt>
                <c:pt idx="1947">
                  <c:v>16.106258</c:v>
                </c:pt>
                <c:pt idx="1948">
                  <c:v>8.4558319999999991</c:v>
                </c:pt>
                <c:pt idx="1949">
                  <c:v>16.805448999999999</c:v>
                </c:pt>
                <c:pt idx="1950">
                  <c:v>8.1004939999999994</c:v>
                </c:pt>
                <c:pt idx="1951">
                  <c:v>15.845158999999999</c:v>
                </c:pt>
                <c:pt idx="1952">
                  <c:v>7.2538330000000002</c:v>
                </c:pt>
                <c:pt idx="1953">
                  <c:v>14.077300000000001</c:v>
                </c:pt>
                <c:pt idx="1954">
                  <c:v>6.7793789999999996</c:v>
                </c:pt>
                <c:pt idx="1955">
                  <c:v>13.991078999999999</c:v>
                </c:pt>
                <c:pt idx="1956">
                  <c:v>8.1691260000000003</c:v>
                </c:pt>
                <c:pt idx="1957">
                  <c:v>17.194904000000001</c:v>
                </c:pt>
                <c:pt idx="1958">
                  <c:v>9.3690090000000001</c:v>
                </c:pt>
                <c:pt idx="1959">
                  <c:v>18.867660999999998</c:v>
                </c:pt>
                <c:pt idx="1960">
                  <c:v>9.6047180000000001</c:v>
                </c:pt>
                <c:pt idx="1961">
                  <c:v>19.173737000000003</c:v>
                </c:pt>
                <c:pt idx="1962">
                  <c:v>9.4112019999999994</c:v>
                </c:pt>
                <c:pt idx="1963">
                  <c:v>18.529775999999998</c:v>
                </c:pt>
                <c:pt idx="1964">
                  <c:v>8.6568869999999993</c:v>
                </c:pt>
                <c:pt idx="1965">
                  <c:v>16.769317000000001</c:v>
                </c:pt>
                <c:pt idx="1966">
                  <c:v>7.5612690000000002</c:v>
                </c:pt>
                <c:pt idx="1967">
                  <c:v>14.543327000000001</c:v>
                </c:pt>
                <c:pt idx="1968">
                  <c:v>6.3524120000000002</c:v>
                </c:pt>
                <c:pt idx="1969">
                  <c:v>12.016784000000001</c:v>
                </c:pt>
                <c:pt idx="1970">
                  <c:v>4.7861180000000001</c:v>
                </c:pt>
                <c:pt idx="1971">
                  <c:v>8.5281459999999996</c:v>
                </c:pt>
                <c:pt idx="1972">
                  <c:v>2.5866950000000002</c:v>
                </c:pt>
                <c:pt idx="1973">
                  <c:v>3.9524430000000002</c:v>
                </c:pt>
                <c:pt idx="1974">
                  <c:v>0.21746099999999999</c:v>
                </c:pt>
                <c:pt idx="1975">
                  <c:v>-0.55415700000000001</c:v>
                </c:pt>
                <c:pt idx="1976">
                  <c:v>-1.5871329999999999</c:v>
                </c:pt>
                <c:pt idx="1977">
                  <c:v>-3.7969109999999997</c:v>
                </c:pt>
                <c:pt idx="1978">
                  <c:v>-2.6082879999999999</c:v>
                </c:pt>
                <c:pt idx="1979">
                  <c:v>-5.4928290000000004</c:v>
                </c:pt>
                <c:pt idx="1980">
                  <c:v>-3.268259</c:v>
                </c:pt>
                <c:pt idx="1981">
                  <c:v>-7.0263010000000001</c:v>
                </c:pt>
                <c:pt idx="1982">
                  <c:v>-4.274038</c:v>
                </c:pt>
                <c:pt idx="1983">
                  <c:v>-9.0864060000000002</c:v>
                </c:pt>
                <c:pt idx="1984">
                  <c:v>-5.3289330000000001</c:v>
                </c:pt>
                <c:pt idx="1985">
                  <c:v>-11.114051</c:v>
                </c:pt>
                <c:pt idx="1986">
                  <c:v>-6.1595930000000001</c:v>
                </c:pt>
                <c:pt idx="1987">
                  <c:v>-12.577252</c:v>
                </c:pt>
                <c:pt idx="1988">
                  <c:v>-6.5592839999999999</c:v>
                </c:pt>
                <c:pt idx="1989">
                  <c:v>-13.091201999999999</c:v>
                </c:pt>
                <c:pt idx="1990">
                  <c:v>-6.1929730000000003</c:v>
                </c:pt>
                <c:pt idx="1991">
                  <c:v>-12.044468999999999</c:v>
                </c:pt>
                <c:pt idx="1992">
                  <c:v>-5.8721350000000001</c:v>
                </c:pt>
                <c:pt idx="1993">
                  <c:v>-11.869209999999999</c:v>
                </c:pt>
                <c:pt idx="1994">
                  <c:v>-5.9988700000000001</c:v>
                </c:pt>
                <c:pt idx="1995">
                  <c:v>-12.029375999999999</c:v>
                </c:pt>
                <c:pt idx="1996">
                  <c:v>-6.1442680000000003</c:v>
                </c:pt>
                <c:pt idx="1997">
                  <c:v>-12.485227999999999</c:v>
                </c:pt>
                <c:pt idx="1998">
                  <c:v>-6.522837</c:v>
                </c:pt>
                <c:pt idx="1999">
                  <c:v>-13.023689000000001</c:v>
                </c:pt>
                <c:pt idx="2000">
                  <c:v>-6.3175160000000004</c:v>
                </c:pt>
                <c:pt idx="2001">
                  <c:v>-12.370108999999999</c:v>
                </c:pt>
                <c:pt idx="2002">
                  <c:v>-5.7120850000000001</c:v>
                </c:pt>
                <c:pt idx="2003">
                  <c:v>-11.120735</c:v>
                </c:pt>
                <c:pt idx="2004">
                  <c:v>-5.206499</c:v>
                </c:pt>
                <c:pt idx="2005">
                  <c:v>-10.298477</c:v>
                </c:pt>
                <c:pt idx="2006">
                  <c:v>-4.967422</c:v>
                </c:pt>
                <c:pt idx="2007">
                  <c:v>-9.7495909999999988</c:v>
                </c:pt>
                <c:pt idx="2008">
                  <c:v>-4.5074719999999999</c:v>
                </c:pt>
                <c:pt idx="2009">
                  <c:v>-8.530581999999999</c:v>
                </c:pt>
                <c:pt idx="2010">
                  <c:v>-3.3954970000000002</c:v>
                </c:pt>
                <c:pt idx="2011">
                  <c:v>-6.2778919999999996</c:v>
                </c:pt>
                <c:pt idx="2012">
                  <c:v>-2.5455040000000002</c:v>
                </c:pt>
                <c:pt idx="2013">
                  <c:v>-4.9210790000000006</c:v>
                </c:pt>
                <c:pt idx="2014">
                  <c:v>-2.3425560000000001</c:v>
                </c:pt>
                <c:pt idx="2015">
                  <c:v>-4.5856349999999999</c:v>
                </c:pt>
                <c:pt idx="2016">
                  <c:v>-1.9579549999999999</c:v>
                </c:pt>
                <c:pt idx="2017">
                  <c:v>-3.3279879999999999</c:v>
                </c:pt>
                <c:pt idx="2018">
                  <c:v>-0.36956</c:v>
                </c:pt>
                <c:pt idx="2019">
                  <c:v>0.34668900000000002</c:v>
                </c:pt>
                <c:pt idx="2020">
                  <c:v>1.4743999999999999</c:v>
                </c:pt>
                <c:pt idx="2021">
                  <c:v>3.3932709999999999</c:v>
                </c:pt>
                <c:pt idx="2022">
                  <c:v>2.2591929999999998</c:v>
                </c:pt>
                <c:pt idx="2023">
                  <c:v>4.6445609999999995</c:v>
                </c:pt>
                <c:pt idx="2024">
                  <c:v>2.1575790000000001</c:v>
                </c:pt>
                <c:pt idx="2025">
                  <c:v>4.0547199999999997</c:v>
                </c:pt>
                <c:pt idx="2026">
                  <c:v>2.232856</c:v>
                </c:pt>
                <c:pt idx="2027">
                  <c:v>5.898352</c:v>
                </c:pt>
                <c:pt idx="2028">
                  <c:v>5.6390840000000004</c:v>
                </c:pt>
                <c:pt idx="2029">
                  <c:v>12.628665000000002</c:v>
                </c:pt>
                <c:pt idx="2030">
                  <c:v>7.3610660000000001</c:v>
                </c:pt>
                <c:pt idx="2031">
                  <c:v>14.443166</c:v>
                </c:pt>
                <c:pt idx="2032">
                  <c:v>6.7526700000000002</c:v>
                </c:pt>
                <c:pt idx="2033">
                  <c:v>13.370810000000001</c:v>
                </c:pt>
                <c:pt idx="2034">
                  <c:v>6.6807359999999996</c:v>
                </c:pt>
                <c:pt idx="2035">
                  <c:v>13.51403</c:v>
                </c:pt>
                <c:pt idx="2036">
                  <c:v>7.112603</c:v>
                </c:pt>
                <c:pt idx="2037">
                  <c:v>14.744873</c:v>
                </c:pt>
                <c:pt idx="2038">
                  <c:v>8.0705709999999993</c:v>
                </c:pt>
                <c:pt idx="2039">
                  <c:v>16.400979</c:v>
                </c:pt>
                <c:pt idx="2040">
                  <c:v>8.4318539999999995</c:v>
                </c:pt>
                <c:pt idx="2041">
                  <c:v>16.953006000000002</c:v>
                </c:pt>
                <c:pt idx="2042">
                  <c:v>8.5055230000000002</c:v>
                </c:pt>
                <c:pt idx="2043">
                  <c:v>16.815964999999998</c:v>
                </c:pt>
                <c:pt idx="2044">
                  <c:v>8.0448839999999997</c:v>
                </c:pt>
                <c:pt idx="2045">
                  <c:v>15.744107</c:v>
                </c:pt>
                <c:pt idx="2046">
                  <c:v>7.3297829999999999</c:v>
                </c:pt>
                <c:pt idx="2047">
                  <c:v>14.299111</c:v>
                </c:pt>
                <c:pt idx="2048">
                  <c:v>6.5606330000000002</c:v>
                </c:pt>
                <c:pt idx="2049">
                  <c:v>12.660508</c:v>
                </c:pt>
                <c:pt idx="2050">
                  <c:v>5.4901359999999997</c:v>
                </c:pt>
                <c:pt idx="2051">
                  <c:v>10.181529999999999</c:v>
                </c:pt>
                <c:pt idx="2052">
                  <c:v>3.7262149999999998</c:v>
                </c:pt>
                <c:pt idx="2053">
                  <c:v>6.3531499999999994</c:v>
                </c:pt>
                <c:pt idx="2054">
                  <c:v>1.640722</c:v>
                </c:pt>
                <c:pt idx="2055">
                  <c:v>2.4993759999999998</c:v>
                </c:pt>
                <c:pt idx="2056">
                  <c:v>0.19</c:v>
                </c:pt>
                <c:pt idx="2057">
                  <c:v>-8.4201999999999999E-2</c:v>
                </c:pt>
                <c:pt idx="2058">
                  <c:v>-0.61201300000000003</c:v>
                </c:pt>
                <c:pt idx="2059">
                  <c:v>-1.5734590000000002</c:v>
                </c:pt>
                <c:pt idx="2060">
                  <c:v>-1.334827</c:v>
                </c:pt>
                <c:pt idx="2061">
                  <c:v>-3.1788090000000002</c:v>
                </c:pt>
                <c:pt idx="2062">
                  <c:v>-2.4880640000000001</c:v>
                </c:pt>
                <c:pt idx="2063">
                  <c:v>-5.6799400000000002</c:v>
                </c:pt>
                <c:pt idx="2064">
                  <c:v>-3.770521</c:v>
                </c:pt>
                <c:pt idx="2065">
                  <c:v>-7.8001380000000005</c:v>
                </c:pt>
                <c:pt idx="2066">
                  <c:v>-3.938504</c:v>
                </c:pt>
                <c:pt idx="2067">
                  <c:v>-7.3834280000000003</c:v>
                </c:pt>
                <c:pt idx="2068">
                  <c:v>-2.7582800000000001</c:v>
                </c:pt>
                <c:pt idx="2069">
                  <c:v>-5.0718119999999995</c:v>
                </c:pt>
                <c:pt idx="2070">
                  <c:v>-2.1728869999999998</c:v>
                </c:pt>
                <c:pt idx="2071">
                  <c:v>-4.1391619999999998</c:v>
                </c:pt>
                <c:pt idx="2072">
                  <c:v>-1.644741</c:v>
                </c:pt>
                <c:pt idx="2073">
                  <c:v>-3.0997279999999998</c:v>
                </c:pt>
                <c:pt idx="2074">
                  <c:v>-1.4550069999999999</c:v>
                </c:pt>
                <c:pt idx="2075">
                  <c:v>-2.96828</c:v>
                </c:pt>
                <c:pt idx="2076">
                  <c:v>-1.434361</c:v>
                </c:pt>
                <c:pt idx="2077">
                  <c:v>-2.5493049999999999</c:v>
                </c:pt>
                <c:pt idx="2078">
                  <c:v>-0.71450899999999995</c:v>
                </c:pt>
                <c:pt idx="2079">
                  <c:v>-0.94638899999999992</c:v>
                </c:pt>
                <c:pt idx="2080">
                  <c:v>0.488039</c:v>
                </c:pt>
                <c:pt idx="2081">
                  <c:v>1.8409279999999999</c:v>
                </c:pt>
                <c:pt idx="2082">
                  <c:v>2.3739859999999999</c:v>
                </c:pt>
                <c:pt idx="2083">
                  <c:v>5.7394879999999997</c:v>
                </c:pt>
                <c:pt idx="2084">
                  <c:v>4.1724059999999996</c:v>
                </c:pt>
                <c:pt idx="2085">
                  <c:v>9.0128199999999996</c:v>
                </c:pt>
                <c:pt idx="2086">
                  <c:v>5.3321059999999996</c:v>
                </c:pt>
                <c:pt idx="2087">
                  <c:v>11.040188000000001</c:v>
                </c:pt>
                <c:pt idx="2088">
                  <c:v>5.8249560000000002</c:v>
                </c:pt>
                <c:pt idx="2089">
                  <c:v>11.471477</c:v>
                </c:pt>
                <c:pt idx="2090">
                  <c:v>5.1901320000000002</c:v>
                </c:pt>
                <c:pt idx="2091">
                  <c:v>9.5881620000000005</c:v>
                </c:pt>
                <c:pt idx="2092">
                  <c:v>3.4841410000000002</c:v>
                </c:pt>
                <c:pt idx="2093">
                  <c:v>6.3311520000000003</c:v>
                </c:pt>
                <c:pt idx="2094">
                  <c:v>2.5572370000000002</c:v>
                </c:pt>
                <c:pt idx="2095">
                  <c:v>4.957605</c:v>
                </c:pt>
                <c:pt idx="2096">
                  <c:v>2.360954</c:v>
                </c:pt>
                <c:pt idx="2097">
                  <c:v>4.7449519999999996</c:v>
                </c:pt>
                <c:pt idx="2098">
                  <c:v>2.5488960000000001</c:v>
                </c:pt>
                <c:pt idx="2099">
                  <c:v>5.2901179999999997</c:v>
                </c:pt>
                <c:pt idx="2100">
                  <c:v>2.762772</c:v>
                </c:pt>
                <c:pt idx="2101">
                  <c:v>5.2718959999999999</c:v>
                </c:pt>
                <c:pt idx="2102">
                  <c:v>1.433673</c:v>
                </c:pt>
                <c:pt idx="2103">
                  <c:v>1.173184</c:v>
                </c:pt>
                <c:pt idx="2104">
                  <c:v>-1.2424269999999999</c:v>
                </c:pt>
                <c:pt idx="2105">
                  <c:v>-2.8356729999999999</c:v>
                </c:pt>
                <c:pt idx="2106">
                  <c:v>-1.5280959999999999</c:v>
                </c:pt>
                <c:pt idx="2107">
                  <c:v>-2.7701440000000002</c:v>
                </c:pt>
                <c:pt idx="2108">
                  <c:v>-0.81104100000000001</c:v>
                </c:pt>
                <c:pt idx="2109">
                  <c:v>-1.026861</c:v>
                </c:pt>
                <c:pt idx="2110">
                  <c:v>0.34546900000000003</c:v>
                </c:pt>
                <c:pt idx="2111">
                  <c:v>1.128706</c:v>
                </c:pt>
                <c:pt idx="2112">
                  <c:v>1.0756270000000001</c:v>
                </c:pt>
                <c:pt idx="2113">
                  <c:v>2.1415990000000003</c:v>
                </c:pt>
                <c:pt idx="2114">
                  <c:v>0.63775599999999999</c:v>
                </c:pt>
                <c:pt idx="2115">
                  <c:v>0.92112899999999998</c:v>
                </c:pt>
                <c:pt idx="2116">
                  <c:v>6.9143999999999997E-2</c:v>
                </c:pt>
                <c:pt idx="2117">
                  <c:v>-0.16191300000000003</c:v>
                </c:pt>
                <c:pt idx="2118">
                  <c:v>-0.729348</c:v>
                </c:pt>
                <c:pt idx="2119">
                  <c:v>-1.8134109999999999</c:v>
                </c:pt>
                <c:pt idx="2120">
                  <c:v>-0.76883299999999999</c:v>
                </c:pt>
                <c:pt idx="2121">
                  <c:v>-1.4882059999999999</c:v>
                </c:pt>
                <c:pt idx="2122">
                  <c:v>-0.48727399999999998</c:v>
                </c:pt>
                <c:pt idx="2123">
                  <c:v>-0.63130200000000003</c:v>
                </c:pt>
                <c:pt idx="2124">
                  <c:v>0.17818500000000001</c:v>
                </c:pt>
                <c:pt idx="2125">
                  <c:v>0.71494000000000002</c:v>
                </c:pt>
                <c:pt idx="2126">
                  <c:v>1.0742389999999999</c:v>
                </c:pt>
                <c:pt idx="2127">
                  <c:v>2.0900210000000001</c:v>
                </c:pt>
                <c:pt idx="2128">
                  <c:v>0.77409499999999998</c:v>
                </c:pt>
                <c:pt idx="2129">
                  <c:v>1.5636760000000001</c:v>
                </c:pt>
                <c:pt idx="2130">
                  <c:v>1.1184769999999999</c:v>
                </c:pt>
                <c:pt idx="2131">
                  <c:v>2.2769459999999997</c:v>
                </c:pt>
                <c:pt idx="2132">
                  <c:v>0.55569299999999999</c:v>
                </c:pt>
                <c:pt idx="2133">
                  <c:v>0.519007</c:v>
                </c:pt>
                <c:pt idx="2134">
                  <c:v>-0.52032400000000001</c:v>
                </c:pt>
                <c:pt idx="2135">
                  <c:v>-1.418652</c:v>
                </c:pt>
                <c:pt idx="2136">
                  <c:v>-1.057029</c:v>
                </c:pt>
                <c:pt idx="2137">
                  <c:v>-2.079332</c:v>
                </c:pt>
                <c:pt idx="2138">
                  <c:v>-0.93880300000000005</c:v>
                </c:pt>
                <c:pt idx="2139">
                  <c:v>-1.791245</c:v>
                </c:pt>
                <c:pt idx="2140">
                  <c:v>-0.77793500000000004</c:v>
                </c:pt>
                <c:pt idx="2141">
                  <c:v>-1.4891000000000001</c:v>
                </c:pt>
                <c:pt idx="2142">
                  <c:v>-0.66726700000000005</c:v>
                </c:pt>
                <c:pt idx="2143">
                  <c:v>-1.381569</c:v>
                </c:pt>
                <c:pt idx="2144">
                  <c:v>-0.80541099999999999</c:v>
                </c:pt>
                <c:pt idx="2145">
                  <c:v>-1.6845059999999998</c:v>
                </c:pt>
                <c:pt idx="2146">
                  <c:v>-0.80290899999999998</c:v>
                </c:pt>
                <c:pt idx="2147">
                  <c:v>-1.673988</c:v>
                </c:pt>
                <c:pt idx="2148">
                  <c:v>-0.90891900000000003</c:v>
                </c:pt>
                <c:pt idx="2149">
                  <c:v>-1.7879890000000001</c:v>
                </c:pt>
                <c:pt idx="2150">
                  <c:v>-0.85102599999999995</c:v>
                </c:pt>
                <c:pt idx="2151">
                  <c:v>-1.6446079999999998</c:v>
                </c:pt>
                <c:pt idx="2152">
                  <c:v>-0.75949699999999998</c:v>
                </c:pt>
                <c:pt idx="2153">
                  <c:v>-1.482912</c:v>
                </c:pt>
                <c:pt idx="2154">
                  <c:v>-0.63945300000000005</c:v>
                </c:pt>
                <c:pt idx="2155">
                  <c:v>-1.1686369999999999</c:v>
                </c:pt>
                <c:pt idx="2156">
                  <c:v>-0.43066500000000002</c:v>
                </c:pt>
                <c:pt idx="2157">
                  <c:v>-0.78222199999999997</c:v>
                </c:pt>
                <c:pt idx="2158">
                  <c:v>-0.276758</c:v>
                </c:pt>
                <c:pt idx="2159">
                  <c:v>-5.2782999999999997E-2</c:v>
                </c:pt>
                <c:pt idx="2160">
                  <c:v>0.227601</c:v>
                </c:pt>
                <c:pt idx="2161">
                  <c:v>0.32788400000000001</c:v>
                </c:pt>
                <c:pt idx="2162">
                  <c:v>-0.13539200000000001</c:v>
                </c:pt>
                <c:pt idx="2163">
                  <c:v>-0.42232200000000003</c:v>
                </c:pt>
                <c:pt idx="2164">
                  <c:v>-0.32621099999999997</c:v>
                </c:pt>
                <c:pt idx="2165">
                  <c:v>-0.64522199999999996</c:v>
                </c:pt>
                <c:pt idx="2166">
                  <c:v>-0.24105599999999999</c:v>
                </c:pt>
                <c:pt idx="2167">
                  <c:v>-0.367645</c:v>
                </c:pt>
                <c:pt idx="2168">
                  <c:v>-0.130269</c:v>
                </c:pt>
                <c:pt idx="2169">
                  <c:v>-0.181446</c:v>
                </c:pt>
                <c:pt idx="2170">
                  <c:v>-7.1674000000000002E-2</c:v>
                </c:pt>
                <c:pt idx="2171">
                  <c:v>-0.21968500000000002</c:v>
                </c:pt>
                <c:pt idx="2172">
                  <c:v>-0.13992499999999999</c:v>
                </c:pt>
                <c:pt idx="2173">
                  <c:v>-0.21296499999999999</c:v>
                </c:pt>
                <c:pt idx="2174">
                  <c:v>2.1981000000000001E-2</c:v>
                </c:pt>
                <c:pt idx="2175">
                  <c:v>0.14152700000000001</c:v>
                </c:pt>
                <c:pt idx="2176">
                  <c:v>0.20646100000000001</c:v>
                </c:pt>
                <c:pt idx="2177">
                  <c:v>0.44216800000000001</c:v>
                </c:pt>
                <c:pt idx="2178">
                  <c:v>0.18143400000000001</c:v>
                </c:pt>
                <c:pt idx="2179">
                  <c:v>0.27905400000000002</c:v>
                </c:pt>
                <c:pt idx="2180">
                  <c:v>1.6691999999999999E-2</c:v>
                </c:pt>
                <c:pt idx="2181">
                  <c:v>-4.0072000000000003E-2</c:v>
                </c:pt>
                <c:pt idx="2182">
                  <c:v>-7.5219999999999995E-2</c:v>
                </c:pt>
                <c:pt idx="2183">
                  <c:v>-9.3316999999999997E-2</c:v>
                </c:pt>
                <c:pt idx="2184">
                  <c:v>9.1899999999999996E-2</c:v>
                </c:pt>
                <c:pt idx="2185">
                  <c:v>0.26732</c:v>
                </c:pt>
                <c:pt idx="2186">
                  <c:v>0.18491199999999999</c:v>
                </c:pt>
                <c:pt idx="2187">
                  <c:v>0.31972400000000001</c:v>
                </c:pt>
                <c:pt idx="2188">
                  <c:v>4.7230000000000001E-2</c:v>
                </c:pt>
                <c:pt idx="2189">
                  <c:v>-2.2849000000000001E-2</c:v>
                </c:pt>
                <c:pt idx="2190">
                  <c:v>-0.159165</c:v>
                </c:pt>
                <c:pt idx="2191">
                  <c:v>-0.33254</c:v>
                </c:pt>
                <c:pt idx="2192">
                  <c:v>-5.5012999999999999E-2</c:v>
                </c:pt>
                <c:pt idx="2193">
                  <c:v>9.2465999999999993E-2</c:v>
                </c:pt>
                <c:pt idx="2194">
                  <c:v>0.286213</c:v>
                </c:pt>
                <c:pt idx="2195">
                  <c:v>0.55951899999999999</c:v>
                </c:pt>
                <c:pt idx="2196">
                  <c:v>0.16885800000000001</c:v>
                </c:pt>
                <c:pt idx="2197">
                  <c:v>0.219059</c:v>
                </c:pt>
                <c:pt idx="2198">
                  <c:v>-4.0557000000000003E-2</c:v>
                </c:pt>
                <c:pt idx="2199">
                  <c:v>-0.10446800000000001</c:v>
                </c:pt>
                <c:pt idx="2200">
                  <c:v>2.5132000000000002E-2</c:v>
                </c:pt>
                <c:pt idx="2201">
                  <c:v>0.21008500000000002</c:v>
                </c:pt>
                <c:pt idx="2202">
                  <c:v>0.295902</c:v>
                </c:pt>
                <c:pt idx="2203">
                  <c:v>0.61414100000000005</c:v>
                </c:pt>
                <c:pt idx="2204">
                  <c:v>0.26033899999999999</c:v>
                </c:pt>
                <c:pt idx="2205">
                  <c:v>0.43824799999999997</c:v>
                </c:pt>
                <c:pt idx="2206">
                  <c:v>0.17483399999999999</c:v>
                </c:pt>
                <c:pt idx="2207">
                  <c:v>0.40013500000000002</c:v>
                </c:pt>
                <c:pt idx="2208">
                  <c:v>0.18732799999999999</c:v>
                </c:pt>
                <c:pt idx="2209">
                  <c:v>0.24359500000000001</c:v>
                </c:pt>
                <c:pt idx="2210">
                  <c:v>-8.523E-2</c:v>
                </c:pt>
                <c:pt idx="2211">
                  <c:v>-0.22477</c:v>
                </c:pt>
                <c:pt idx="2212">
                  <c:v>-5.9797999999999997E-2</c:v>
                </c:pt>
                <c:pt idx="2213">
                  <c:v>2.6738000000000005E-2</c:v>
                </c:pt>
                <c:pt idx="2214">
                  <c:v>0.28422500000000001</c:v>
                </c:pt>
                <c:pt idx="2215">
                  <c:v>0.81831100000000001</c:v>
                </c:pt>
                <c:pt idx="2216">
                  <c:v>0.73629800000000001</c:v>
                </c:pt>
                <c:pt idx="2217">
                  <c:v>1.537722</c:v>
                </c:pt>
                <c:pt idx="2218">
                  <c:v>0.73507900000000004</c:v>
                </c:pt>
                <c:pt idx="2219">
                  <c:v>1.376241</c:v>
                </c:pt>
                <c:pt idx="2220">
                  <c:v>0.55682399999999999</c:v>
                </c:pt>
                <c:pt idx="2221">
                  <c:v>1.0264769999999999</c:v>
                </c:pt>
                <c:pt idx="2222">
                  <c:v>0.33962100000000001</c:v>
                </c:pt>
                <c:pt idx="2223">
                  <c:v>0.51770700000000003</c:v>
                </c:pt>
                <c:pt idx="2224">
                  <c:v>2.1728000000000001E-2</c:v>
                </c:pt>
                <c:pt idx="2225">
                  <c:v>-3.4266000000000005E-2</c:v>
                </c:pt>
                <c:pt idx="2226">
                  <c:v>-4.4942000000000003E-2</c:v>
                </c:pt>
                <c:pt idx="2227">
                  <c:v>-8.9221999999999996E-2</c:v>
                </c:pt>
                <c:pt idx="2228">
                  <c:v>-5.4854E-2</c:v>
                </c:pt>
                <c:pt idx="2229">
                  <c:v>-0.118633</c:v>
                </c:pt>
                <c:pt idx="2230">
                  <c:v>-0.143846</c:v>
                </c:pt>
                <c:pt idx="2231">
                  <c:v>-0.40987700000000005</c:v>
                </c:pt>
                <c:pt idx="2232">
                  <c:v>-0.39125799999999999</c:v>
                </c:pt>
                <c:pt idx="2233">
                  <c:v>-1.036117</c:v>
                </c:pt>
                <c:pt idx="2234">
                  <c:v>-1.0267869999999999</c:v>
                </c:pt>
                <c:pt idx="2235">
                  <c:v>-2.303172</c:v>
                </c:pt>
                <c:pt idx="2236">
                  <c:v>-1.4738789999999999</c:v>
                </c:pt>
                <c:pt idx="2237">
                  <c:v>-3.327474</c:v>
                </c:pt>
                <c:pt idx="2238">
                  <c:v>-2.3919670000000002</c:v>
                </c:pt>
                <c:pt idx="2239">
                  <c:v>-5.3195240000000004</c:v>
                </c:pt>
                <c:pt idx="2240">
                  <c:v>-3.2451560000000002</c:v>
                </c:pt>
                <c:pt idx="2241">
                  <c:v>-6.5505200000000006</c:v>
                </c:pt>
                <c:pt idx="2242">
                  <c:v>-3.234327</c:v>
                </c:pt>
                <c:pt idx="2243">
                  <c:v>-6.4626299999999999</c:v>
                </c:pt>
                <c:pt idx="2244">
                  <c:v>-3.4504100000000002</c:v>
                </c:pt>
                <c:pt idx="2245">
                  <c:v>-7.3054490000000003</c:v>
                </c:pt>
                <c:pt idx="2246">
                  <c:v>-4.3322669999999999</c:v>
                </c:pt>
                <c:pt idx="2247">
                  <c:v>-9.0577719999999999</c:v>
                </c:pt>
                <c:pt idx="2248">
                  <c:v>-4.8618399999999999</c:v>
                </c:pt>
                <c:pt idx="2249">
                  <c:v>-9.5090000000000003</c:v>
                </c:pt>
                <c:pt idx="2250">
                  <c:v>-4.069617</c:v>
                </c:pt>
                <c:pt idx="2251">
                  <c:v>-7.402514</c:v>
                </c:pt>
                <c:pt idx="2252">
                  <c:v>-2.7062560000000002</c:v>
                </c:pt>
                <c:pt idx="2253">
                  <c:v>-4.9838000000000005</c:v>
                </c:pt>
                <c:pt idx="2254">
                  <c:v>-2.0638019999999999</c:v>
                </c:pt>
                <c:pt idx="2255">
                  <c:v>-4.1122730000000001</c:v>
                </c:pt>
                <c:pt idx="2256">
                  <c:v>-2.113569</c:v>
                </c:pt>
                <c:pt idx="2257">
                  <c:v>-4.3727149999999995</c:v>
                </c:pt>
                <c:pt idx="2258">
                  <c:v>-2.528654</c:v>
                </c:pt>
                <c:pt idx="2259">
                  <c:v>-5.2632259999999995</c:v>
                </c:pt>
                <c:pt idx="2260">
                  <c:v>-2.5494569999999999</c:v>
                </c:pt>
                <c:pt idx="2261">
                  <c:v>-4.3709360000000004</c:v>
                </c:pt>
                <c:pt idx="2262">
                  <c:v>-0.69671099999999997</c:v>
                </c:pt>
                <c:pt idx="2263">
                  <c:v>-0.29120799999999997</c:v>
                </c:pt>
                <c:pt idx="2264">
                  <c:v>1.3225610000000001</c:v>
                </c:pt>
                <c:pt idx="2265">
                  <c:v>3.329866</c:v>
                </c:pt>
                <c:pt idx="2266">
                  <c:v>2.361043</c:v>
                </c:pt>
                <c:pt idx="2267">
                  <c:v>4.9280949999999999</c:v>
                </c:pt>
                <c:pt idx="2268">
                  <c:v>2.8827759999999998</c:v>
                </c:pt>
                <c:pt idx="2269">
                  <c:v>6.6129479999999994</c:v>
                </c:pt>
                <c:pt idx="2270">
                  <c:v>5.0944799999999999</c:v>
                </c:pt>
                <c:pt idx="2271">
                  <c:v>11.585277</c:v>
                </c:pt>
                <c:pt idx="2272">
                  <c:v>7.6771289999999999</c:v>
                </c:pt>
                <c:pt idx="2273">
                  <c:v>16.123419999999999</c:v>
                </c:pt>
                <c:pt idx="2274">
                  <c:v>8.7930349999999997</c:v>
                </c:pt>
                <c:pt idx="2275">
                  <c:v>18.020211</c:v>
                </c:pt>
                <c:pt idx="2276">
                  <c:v>9.7617229999999999</c:v>
                </c:pt>
                <c:pt idx="2277">
                  <c:v>19.833109999999998</c:v>
                </c:pt>
                <c:pt idx="2278">
                  <c:v>10.375169</c:v>
                </c:pt>
                <c:pt idx="2279">
                  <c:v>21.406342000000002</c:v>
                </c:pt>
                <c:pt idx="2280">
                  <c:v>11.710462</c:v>
                </c:pt>
                <c:pt idx="2281">
                  <c:v>23.681860999999998</c:v>
                </c:pt>
                <c:pt idx="2282">
                  <c:v>11.582869000000001</c:v>
                </c:pt>
                <c:pt idx="2283">
                  <c:v>22.330522999999999</c:v>
                </c:pt>
                <c:pt idx="2284">
                  <c:v>9.7762069999999994</c:v>
                </c:pt>
                <c:pt idx="2285">
                  <c:v>18.670918</c:v>
                </c:pt>
                <c:pt idx="2286">
                  <c:v>8.3094570000000001</c:v>
                </c:pt>
                <c:pt idx="2287">
                  <c:v>16.448270000000001</c:v>
                </c:pt>
                <c:pt idx="2288">
                  <c:v>8.2114630000000002</c:v>
                </c:pt>
                <c:pt idx="2289">
                  <c:v>16.417346000000002</c:v>
                </c:pt>
                <c:pt idx="2290">
                  <c:v>7.995603</c:v>
                </c:pt>
                <c:pt idx="2291">
                  <c:v>15.4937</c:v>
                </c:pt>
                <c:pt idx="2292">
                  <c:v>6.6579309999999996</c:v>
                </c:pt>
                <c:pt idx="2293">
                  <c:v>12.307793999999999</c:v>
                </c:pt>
                <c:pt idx="2294">
                  <c:v>4.7456319999999996</c:v>
                </c:pt>
                <c:pt idx="2295">
                  <c:v>8.8186879999999999</c:v>
                </c:pt>
                <c:pt idx="2296">
                  <c:v>3.5336970000000001</c:v>
                </c:pt>
                <c:pt idx="2297">
                  <c:v>6.6273409999999995</c:v>
                </c:pt>
                <c:pt idx="2298">
                  <c:v>2.6520800000000002</c:v>
                </c:pt>
                <c:pt idx="2299">
                  <c:v>4.7903850000000006</c:v>
                </c:pt>
                <c:pt idx="2300">
                  <c:v>1.541655</c:v>
                </c:pt>
                <c:pt idx="2301">
                  <c:v>2.3941330000000001</c:v>
                </c:pt>
                <c:pt idx="2302">
                  <c:v>1.9321999999999999E-2</c:v>
                </c:pt>
                <c:pt idx="2303">
                  <c:v>-0.85580000000000001</c:v>
                </c:pt>
                <c:pt idx="2304">
                  <c:v>-1.663886</c:v>
                </c:pt>
                <c:pt idx="2305">
                  <c:v>-4.0941000000000001</c:v>
                </c:pt>
                <c:pt idx="2306">
                  <c:v>-3.2605089999999999</c:v>
                </c:pt>
                <c:pt idx="2307">
                  <c:v>-7.3569750000000003</c:v>
                </c:pt>
                <c:pt idx="2308">
                  <c:v>-4.7912020000000002</c:v>
                </c:pt>
                <c:pt idx="2309">
                  <c:v>-10.198135000000001</c:v>
                </c:pt>
                <c:pt idx="2310">
                  <c:v>-6.007028</c:v>
                </c:pt>
                <c:pt idx="2311">
                  <c:v>-12.502192000000001</c:v>
                </c:pt>
                <c:pt idx="2312">
                  <c:v>-6.8649990000000001</c:v>
                </c:pt>
                <c:pt idx="2313">
                  <c:v>-13.985890000000001</c:v>
                </c:pt>
                <c:pt idx="2314">
                  <c:v>-7.3214769999999998</c:v>
                </c:pt>
                <c:pt idx="2315">
                  <c:v>-14.889239</c:v>
                </c:pt>
                <c:pt idx="2316">
                  <c:v>-7.854336</c:v>
                </c:pt>
                <c:pt idx="2317">
                  <c:v>-15.897525999999999</c:v>
                </c:pt>
                <c:pt idx="2318">
                  <c:v>-8.1676599999999997</c:v>
                </c:pt>
                <c:pt idx="2319">
                  <c:v>-16.455055999999999</c:v>
                </c:pt>
                <c:pt idx="2320">
                  <c:v>-8.4127530000000004</c:v>
                </c:pt>
                <c:pt idx="2321">
                  <c:v>-16.911400999999998</c:v>
                </c:pt>
                <c:pt idx="2322">
                  <c:v>-8.4947370000000006</c:v>
                </c:pt>
                <c:pt idx="2323">
                  <c:v>-17.003292000000002</c:v>
                </c:pt>
                <c:pt idx="2324">
                  <c:v>-8.6406189999999992</c:v>
                </c:pt>
                <c:pt idx="2325">
                  <c:v>-17.457076000000001</c:v>
                </c:pt>
                <c:pt idx="2326">
                  <c:v>-8.8343570000000007</c:v>
                </c:pt>
                <c:pt idx="2327">
                  <c:v>-17.449010000000001</c:v>
                </c:pt>
                <c:pt idx="2328">
                  <c:v>-8.1590509999999998</c:v>
                </c:pt>
                <c:pt idx="2329">
                  <c:v>-15.744066</c:v>
                </c:pt>
                <c:pt idx="2330">
                  <c:v>-7.1058430000000001</c:v>
                </c:pt>
                <c:pt idx="2331">
                  <c:v>-13.924195000000001</c:v>
                </c:pt>
                <c:pt idx="2332">
                  <c:v>-6.7276509999999998</c:v>
                </c:pt>
                <c:pt idx="2333">
                  <c:v>-13.508564</c:v>
                </c:pt>
                <c:pt idx="2334">
                  <c:v>-6.7722090000000001</c:v>
                </c:pt>
                <c:pt idx="2335">
                  <c:v>-13.30073</c:v>
                </c:pt>
                <c:pt idx="2336">
                  <c:v>-6.1049610000000003</c:v>
                </c:pt>
                <c:pt idx="2337">
                  <c:v>-11.642211</c:v>
                </c:pt>
                <c:pt idx="2338">
                  <c:v>-4.9028320000000001</c:v>
                </c:pt>
                <c:pt idx="2339">
                  <c:v>-9.2562360000000012</c:v>
                </c:pt>
                <c:pt idx="2340">
                  <c:v>-3.9761790000000001</c:v>
                </c:pt>
                <c:pt idx="2341">
                  <c:v>-7.7888459999999995</c:v>
                </c:pt>
                <c:pt idx="2342">
                  <c:v>-3.8495469999999998</c:v>
                </c:pt>
                <c:pt idx="2343">
                  <c:v>-7.68872</c:v>
                </c:pt>
                <c:pt idx="2344">
                  <c:v>-3.5766719999999999</c:v>
                </c:pt>
                <c:pt idx="2345">
                  <c:v>-6.5825420000000001</c:v>
                </c:pt>
                <c:pt idx="2346">
                  <c:v>-2.0478930000000002</c:v>
                </c:pt>
                <c:pt idx="2347">
                  <c:v>-2.8966950000000002</c:v>
                </c:pt>
                <c:pt idx="2348">
                  <c:v>0.25407600000000002</c:v>
                </c:pt>
                <c:pt idx="2349">
                  <c:v>1.243482</c:v>
                </c:pt>
                <c:pt idx="2350">
                  <c:v>1.212367</c:v>
                </c:pt>
                <c:pt idx="2351">
                  <c:v>2.1516579999999998</c:v>
                </c:pt>
                <c:pt idx="2352">
                  <c:v>0.40127400000000002</c:v>
                </c:pt>
                <c:pt idx="2353">
                  <c:v>0.44283100000000003</c:v>
                </c:pt>
                <c:pt idx="2354">
                  <c:v>0.19406599999999999</c:v>
                </c:pt>
                <c:pt idx="2355">
                  <c:v>1.3921330000000001</c:v>
                </c:pt>
                <c:pt idx="2356">
                  <c:v>3.1505890000000001</c:v>
                </c:pt>
                <c:pt idx="2357">
                  <c:v>8.2149070000000002</c:v>
                </c:pt>
                <c:pt idx="2358">
                  <c:v>6.5598900000000002</c:v>
                </c:pt>
                <c:pt idx="2359">
                  <c:v>14.304684999999999</c:v>
                </c:pt>
                <c:pt idx="2360">
                  <c:v>8.2392909999999997</c:v>
                </c:pt>
                <c:pt idx="2361">
                  <c:v>15.969767999999998</c:v>
                </c:pt>
                <c:pt idx="2362">
                  <c:v>6.4954929999999997</c:v>
                </c:pt>
                <c:pt idx="2363">
                  <c:v>11.838875</c:v>
                </c:pt>
                <c:pt idx="2364">
                  <c:v>5.1628550000000004</c:v>
                </c:pt>
                <c:pt idx="2365">
                  <c:v>11.161443</c:v>
                </c:pt>
                <c:pt idx="2366">
                  <c:v>7.7153850000000004</c:v>
                </c:pt>
                <c:pt idx="2367">
                  <c:v>17.830674999999999</c:v>
                </c:pt>
                <c:pt idx="2368">
                  <c:v>12.102517000000001</c:v>
                </c:pt>
                <c:pt idx="2369">
                  <c:v>25.192868000000001</c:v>
                </c:pt>
                <c:pt idx="2370">
                  <c:v>13.612194000000001</c:v>
                </c:pt>
                <c:pt idx="2371">
                  <c:v>27.570999</c:v>
                </c:pt>
                <c:pt idx="2372">
                  <c:v>13.996036</c:v>
                </c:pt>
                <c:pt idx="2373">
                  <c:v>27.786529999999999</c:v>
                </c:pt>
                <c:pt idx="2374">
                  <c:v>13.419165</c:v>
                </c:pt>
                <c:pt idx="2375">
                  <c:v>26.381062999999997</c:v>
                </c:pt>
                <c:pt idx="2376">
                  <c:v>12.469635999999999</c:v>
                </c:pt>
                <c:pt idx="2377">
                  <c:v>24.331265000000002</c:v>
                </c:pt>
                <c:pt idx="2378">
                  <c:v>11.081068999999999</c:v>
                </c:pt>
                <c:pt idx="2379">
                  <c:v>21.259259</c:v>
                </c:pt>
                <c:pt idx="2380">
                  <c:v>9.1349640000000001</c:v>
                </c:pt>
                <c:pt idx="2381">
                  <c:v>17.148997999999999</c:v>
                </c:pt>
                <c:pt idx="2382">
                  <c:v>6.9282750000000002</c:v>
                </c:pt>
                <c:pt idx="2383">
                  <c:v>12.840620000000001</c:v>
                </c:pt>
                <c:pt idx="2384">
                  <c:v>4.9715850000000001</c:v>
                </c:pt>
                <c:pt idx="2385">
                  <c:v>9.1509970000000003</c:v>
                </c:pt>
                <c:pt idx="2386">
                  <c:v>3.5453809999999999</c:v>
                </c:pt>
                <c:pt idx="2387">
                  <c:v>6.5542870000000004</c:v>
                </c:pt>
                <c:pt idx="2388">
                  <c:v>2.5938059999999998</c:v>
                </c:pt>
                <c:pt idx="2389">
                  <c:v>4.8519799999999993</c:v>
                </c:pt>
                <c:pt idx="2390">
                  <c:v>2.0101520000000002</c:v>
                </c:pt>
                <c:pt idx="2391">
                  <c:v>3.7414140000000002</c:v>
                </c:pt>
                <c:pt idx="2392">
                  <c:v>1.3079289999999999</c:v>
                </c:pt>
                <c:pt idx="2393">
                  <c:v>2.0505360000000001</c:v>
                </c:pt>
                <c:pt idx="2394">
                  <c:v>0.143119</c:v>
                </c:pt>
                <c:pt idx="2395">
                  <c:v>-0.23936299999999999</c:v>
                </c:pt>
                <c:pt idx="2396">
                  <c:v>-0.88154600000000005</c:v>
                </c:pt>
                <c:pt idx="2397">
                  <c:v>-2.3182879999999999</c:v>
                </c:pt>
                <c:pt idx="2398">
                  <c:v>-2.1197319999999999</c:v>
                </c:pt>
                <c:pt idx="2399">
                  <c:v>-5.0042860000000005</c:v>
                </c:pt>
                <c:pt idx="2400">
                  <c:v>-3.7018970000000002</c:v>
                </c:pt>
                <c:pt idx="2401">
                  <c:v>-8.316593000000001</c:v>
                </c:pt>
                <c:pt idx="2402">
                  <c:v>-5.5390990000000002</c:v>
                </c:pt>
                <c:pt idx="2403">
                  <c:v>-12.031326</c:v>
                </c:pt>
                <c:pt idx="2404">
                  <c:v>-7.4561679999999999</c:v>
                </c:pt>
                <c:pt idx="2405">
                  <c:v>-15.740295</c:v>
                </c:pt>
                <c:pt idx="2406">
                  <c:v>-8.7652979999999996</c:v>
                </c:pt>
                <c:pt idx="2407">
                  <c:v>-17.665855000000001</c:v>
                </c:pt>
                <c:pt idx="2408">
                  <c:v>-8.8397079999999999</c:v>
                </c:pt>
                <c:pt idx="2409">
                  <c:v>-17.475505999999999</c:v>
                </c:pt>
                <c:pt idx="2410">
                  <c:v>-8.3789429999999996</c:v>
                </c:pt>
                <c:pt idx="2411">
                  <c:v>-16.484794999999998</c:v>
                </c:pt>
                <c:pt idx="2412">
                  <c:v>-7.8602889999999999</c:v>
                </c:pt>
                <c:pt idx="2413">
                  <c:v>-15.684927</c:v>
                </c:pt>
                <c:pt idx="2414">
                  <c:v>-8.0265889999999995</c:v>
                </c:pt>
                <c:pt idx="2415">
                  <c:v>-16.319316999999998</c:v>
                </c:pt>
                <c:pt idx="2416">
                  <c:v>-8.4897100000000005</c:v>
                </c:pt>
                <c:pt idx="2417">
                  <c:v>-17.118085999999998</c:v>
                </c:pt>
                <c:pt idx="2418">
                  <c:v>-8.7269679999999994</c:v>
                </c:pt>
                <c:pt idx="2419">
                  <c:v>-17.407691</c:v>
                </c:pt>
                <c:pt idx="2420">
                  <c:v>-8.528098</c:v>
                </c:pt>
                <c:pt idx="2421">
                  <c:v>-16.897238000000002</c:v>
                </c:pt>
                <c:pt idx="2422">
                  <c:v>-8.2151390000000006</c:v>
                </c:pt>
                <c:pt idx="2423">
                  <c:v>-16.269196000000001</c:v>
                </c:pt>
                <c:pt idx="2424">
                  <c:v>-7.8614990000000002</c:v>
                </c:pt>
                <c:pt idx="2425">
                  <c:v>-15.327197999999999</c:v>
                </c:pt>
                <c:pt idx="2426">
                  <c:v>-6.9759359999999999</c:v>
                </c:pt>
                <c:pt idx="2427">
                  <c:v>-13.373956</c:v>
                </c:pt>
                <c:pt idx="2428">
                  <c:v>-5.8313040000000003</c:v>
                </c:pt>
                <c:pt idx="2429">
                  <c:v>-11.178879999999999</c:v>
                </c:pt>
                <c:pt idx="2430">
                  <c:v>-4.8521970000000003</c:v>
                </c:pt>
                <c:pt idx="2431">
                  <c:v>-9.2671349999999997</c:v>
                </c:pt>
                <c:pt idx="2432">
                  <c:v>-4.0480510000000001</c:v>
                </c:pt>
                <c:pt idx="2433">
                  <c:v>-7.6705900000000007</c:v>
                </c:pt>
                <c:pt idx="2434">
                  <c:v>-3.1574650000000002</c:v>
                </c:pt>
                <c:pt idx="2435">
                  <c:v>-5.8677849999999996</c:v>
                </c:pt>
                <c:pt idx="2436">
                  <c:v>-2.3185859999999998</c:v>
                </c:pt>
                <c:pt idx="2437">
                  <c:v>-4.3425779999999996</c:v>
                </c:pt>
                <c:pt idx="2438">
                  <c:v>-1.7557720000000001</c:v>
                </c:pt>
                <c:pt idx="2439">
                  <c:v>-3.1895370000000001</c:v>
                </c:pt>
                <c:pt idx="2440">
                  <c:v>-1.0485139999999999</c:v>
                </c:pt>
                <c:pt idx="2441">
                  <c:v>-1.6688609999999999</c:v>
                </c:pt>
                <c:pt idx="2442">
                  <c:v>-0.15928999999999999</c:v>
                </c:pt>
                <c:pt idx="2443">
                  <c:v>2.8067000000000009E-2</c:v>
                </c:pt>
                <c:pt idx="2444">
                  <c:v>0.330924</c:v>
                </c:pt>
                <c:pt idx="2445">
                  <c:v>0.77934400000000004</c:v>
                </c:pt>
                <c:pt idx="2446">
                  <c:v>0.79355500000000001</c:v>
                </c:pt>
                <c:pt idx="2447">
                  <c:v>2.2196959999999999</c:v>
                </c:pt>
                <c:pt idx="2448">
                  <c:v>2.2581579999999999</c:v>
                </c:pt>
                <c:pt idx="2449">
                  <c:v>5.526186</c:v>
                </c:pt>
                <c:pt idx="2450">
                  <c:v>4.2739479999999999</c:v>
                </c:pt>
                <c:pt idx="2451">
                  <c:v>9.1518499999999996</c:v>
                </c:pt>
                <c:pt idx="2452">
                  <c:v>5.0640720000000004</c:v>
                </c:pt>
                <c:pt idx="2453">
                  <c:v>10.194874</c:v>
                </c:pt>
                <c:pt idx="2454">
                  <c:v>5.1613369999999996</c:v>
                </c:pt>
                <c:pt idx="2455">
                  <c:v>10.684355999999999</c:v>
                </c:pt>
                <c:pt idx="2456">
                  <c:v>6.6271100000000001</c:v>
                </c:pt>
                <c:pt idx="2457">
                  <c:v>14.787198</c:v>
                </c:pt>
                <c:pt idx="2458">
                  <c:v>9.4616699999999998</c:v>
                </c:pt>
                <c:pt idx="2459">
                  <c:v>19.622593000000002</c:v>
                </c:pt>
                <c:pt idx="2460">
                  <c:v>10.534777</c:v>
                </c:pt>
                <c:pt idx="2461">
                  <c:v>21.466067000000002</c:v>
                </c:pt>
                <c:pt idx="2462">
                  <c:v>11.227596999999999</c:v>
                </c:pt>
                <c:pt idx="2463">
                  <c:v>22.948400999999997</c:v>
                </c:pt>
                <c:pt idx="2464">
                  <c:v>12.364307</c:v>
                </c:pt>
                <c:pt idx="2465">
                  <c:v>24.941026000000001</c:v>
                </c:pt>
                <c:pt idx="2466">
                  <c:v>12.468541999999999</c:v>
                </c:pt>
                <c:pt idx="2467">
                  <c:v>24.736208999999999</c:v>
                </c:pt>
                <c:pt idx="2468">
                  <c:v>11.922618999999999</c:v>
                </c:pt>
                <c:pt idx="2469">
                  <c:v>23.262169</c:v>
                </c:pt>
                <c:pt idx="2470">
                  <c:v>10.527039</c:v>
                </c:pt>
                <c:pt idx="2471">
                  <c:v>20.146881</c:v>
                </c:pt>
                <c:pt idx="2472">
                  <c:v>8.7054399999999994</c:v>
                </c:pt>
                <c:pt idx="2473">
                  <c:v>16.513552999999998</c:v>
                </c:pt>
                <c:pt idx="2474">
                  <c:v>7.0092369999999997</c:v>
                </c:pt>
                <c:pt idx="2475">
                  <c:v>13.356169</c:v>
                </c:pt>
                <c:pt idx="2476">
                  <c:v>5.721768</c:v>
                </c:pt>
                <c:pt idx="2477">
                  <c:v>10.795888</c:v>
                </c:pt>
                <c:pt idx="2478">
                  <c:v>4.4333140000000002</c:v>
                </c:pt>
                <c:pt idx="2479">
                  <c:v>8.1697710000000008</c:v>
                </c:pt>
                <c:pt idx="2480">
                  <c:v>2.9625010000000001</c:v>
                </c:pt>
                <c:pt idx="2481">
                  <c:v>5.090935</c:v>
                </c:pt>
                <c:pt idx="2482">
                  <c:v>1.2691669999999999</c:v>
                </c:pt>
                <c:pt idx="2483">
                  <c:v>1.737098</c:v>
                </c:pt>
                <c:pt idx="2484">
                  <c:v>-0.23976700000000001</c:v>
                </c:pt>
                <c:pt idx="2485">
                  <c:v>-1.0829169999999999</c:v>
                </c:pt>
                <c:pt idx="2486">
                  <c:v>-1.3146610000000001</c:v>
                </c:pt>
                <c:pt idx="2487">
                  <c:v>-3.079415</c:v>
                </c:pt>
                <c:pt idx="2488">
                  <c:v>-2.3204479999999998</c:v>
                </c:pt>
                <c:pt idx="2489">
                  <c:v>-5.3282569999999998</c:v>
                </c:pt>
                <c:pt idx="2490">
                  <c:v>-3.8498079999999999</c:v>
                </c:pt>
                <c:pt idx="2491">
                  <c:v>-8.6176460000000006</c:v>
                </c:pt>
                <c:pt idx="2492">
                  <c:v>-5.5271119999999998</c:v>
                </c:pt>
                <c:pt idx="2493">
                  <c:v>-11.610043999999998</c:v>
                </c:pt>
                <c:pt idx="2494">
                  <c:v>-6.5157379999999998</c:v>
                </c:pt>
                <c:pt idx="2495">
                  <c:v>-13.36857</c:v>
                </c:pt>
                <c:pt idx="2496">
                  <c:v>-7.1518990000000002</c:v>
                </c:pt>
                <c:pt idx="2497">
                  <c:v>-14.604514</c:v>
                </c:pt>
                <c:pt idx="2498">
                  <c:v>-7.7948570000000004</c:v>
                </c:pt>
                <c:pt idx="2499">
                  <c:v>-15.829731000000001</c:v>
                </c:pt>
                <c:pt idx="2500">
                  <c:v>-8.0057899999999993</c:v>
                </c:pt>
                <c:pt idx="2501">
                  <c:v>-15.966151</c:v>
                </c:pt>
                <c:pt idx="2502">
                  <c:v>-7.9185639999999999</c:v>
                </c:pt>
                <c:pt idx="2503">
                  <c:v>-15.779681</c:v>
                </c:pt>
                <c:pt idx="2504">
                  <c:v>-7.819534</c:v>
                </c:pt>
                <c:pt idx="2505">
                  <c:v>-15.564335</c:v>
                </c:pt>
                <c:pt idx="2506">
                  <c:v>-7.6086289999999996</c:v>
                </c:pt>
                <c:pt idx="2507">
                  <c:v>-15.048717</c:v>
                </c:pt>
                <c:pt idx="2508">
                  <c:v>-7.2350269999999997</c:v>
                </c:pt>
                <c:pt idx="2509">
                  <c:v>-14.301705999999999</c:v>
                </c:pt>
                <c:pt idx="2510">
                  <c:v>-6.9380899999999999</c:v>
                </c:pt>
                <c:pt idx="2511">
                  <c:v>-13.71508</c:v>
                </c:pt>
                <c:pt idx="2512">
                  <c:v>-6.6166010000000002</c:v>
                </c:pt>
                <c:pt idx="2513">
                  <c:v>-13.092577</c:v>
                </c:pt>
                <c:pt idx="2514">
                  <c:v>-6.3887270000000003</c:v>
                </c:pt>
                <c:pt idx="2515">
                  <c:v>-12.673173999999999</c:v>
                </c:pt>
                <c:pt idx="2516">
                  <c:v>-6.0242170000000002</c:v>
                </c:pt>
                <c:pt idx="2517">
                  <c:v>-11.666658999999999</c:v>
                </c:pt>
                <c:pt idx="2518">
                  <c:v>-5.2159300000000002</c:v>
                </c:pt>
                <c:pt idx="2519">
                  <c:v>-10.069094</c:v>
                </c:pt>
                <c:pt idx="2520">
                  <c:v>-4.6545730000000001</c:v>
                </c:pt>
                <c:pt idx="2521">
                  <c:v>-9.249689</c:v>
                </c:pt>
                <c:pt idx="2522">
                  <c:v>-4.4765170000000003</c:v>
                </c:pt>
                <c:pt idx="2523">
                  <c:v>-8.7103870000000008</c:v>
                </c:pt>
                <c:pt idx="2524">
                  <c:v>-3.9981279999999999</c:v>
                </c:pt>
                <c:pt idx="2525">
                  <c:v>-7.7954220000000003</c:v>
                </c:pt>
                <c:pt idx="2526">
                  <c:v>-3.5947309999999999</c:v>
                </c:pt>
                <c:pt idx="2527">
                  <c:v>-6.9294039999999999</c:v>
                </c:pt>
                <c:pt idx="2528">
                  <c:v>-3.0977450000000002</c:v>
                </c:pt>
                <c:pt idx="2529">
                  <c:v>-5.9380269999999999</c:v>
                </c:pt>
                <c:pt idx="2530">
                  <c:v>-2.4472939999999999</c:v>
                </c:pt>
                <c:pt idx="2531">
                  <c:v>-4.3790779999999998</c:v>
                </c:pt>
                <c:pt idx="2532">
                  <c:v>-1.327153</c:v>
                </c:pt>
                <c:pt idx="2533">
                  <c:v>-1.932374</c:v>
                </c:pt>
                <c:pt idx="2534">
                  <c:v>0.2823</c:v>
                </c:pt>
                <c:pt idx="2535">
                  <c:v>1.651778</c:v>
                </c:pt>
                <c:pt idx="2536">
                  <c:v>2.5354160000000001</c:v>
                </c:pt>
                <c:pt idx="2537">
                  <c:v>6.0880720000000004</c:v>
                </c:pt>
                <c:pt idx="2538">
                  <c:v>4.1562229999999998</c:v>
                </c:pt>
                <c:pt idx="2539">
                  <c:v>8.6252220000000008</c:v>
                </c:pt>
                <c:pt idx="2540">
                  <c:v>4.8549429999999996</c:v>
                </c:pt>
                <c:pt idx="2541">
                  <c:v>10.355543999999998</c:v>
                </c:pt>
                <c:pt idx="2542">
                  <c:v>6.3603639999999997</c:v>
                </c:pt>
                <c:pt idx="2543">
                  <c:v>13.723478</c:v>
                </c:pt>
                <c:pt idx="2544">
                  <c:v>8.2913350000000001</c:v>
                </c:pt>
                <c:pt idx="2545">
                  <c:v>17.161625000000001</c:v>
                </c:pt>
                <c:pt idx="2546">
                  <c:v>9.1392059999999997</c:v>
                </c:pt>
                <c:pt idx="2547">
                  <c:v>18.375636999999998</c:v>
                </c:pt>
                <c:pt idx="2548">
                  <c:v>8.9092400000000005</c:v>
                </c:pt>
                <c:pt idx="2549">
                  <c:v>17.349741000000002</c:v>
                </c:pt>
                <c:pt idx="2550">
                  <c:v>8.2049230000000009</c:v>
                </c:pt>
                <c:pt idx="2551">
                  <c:v>16.420133</c:v>
                </c:pt>
                <c:pt idx="2552">
                  <c:v>8.4958209999999994</c:v>
                </c:pt>
                <c:pt idx="2553">
                  <c:v>17.560198999999997</c:v>
                </c:pt>
                <c:pt idx="2554">
                  <c:v>9.7021409999999992</c:v>
                </c:pt>
                <c:pt idx="2555">
                  <c:v>19.812049999999999</c:v>
                </c:pt>
                <c:pt idx="2556">
                  <c:v>10.147197999999999</c:v>
                </c:pt>
                <c:pt idx="2557">
                  <c:v>19.961103000000001</c:v>
                </c:pt>
                <c:pt idx="2558">
                  <c:v>9.2186389999999996</c:v>
                </c:pt>
                <c:pt idx="2559">
                  <c:v>17.758687999999999</c:v>
                </c:pt>
                <c:pt idx="2560">
                  <c:v>7.8502770000000002</c:v>
                </c:pt>
                <c:pt idx="2561">
                  <c:v>14.986485</c:v>
                </c:pt>
                <c:pt idx="2562">
                  <c:v>6.3477399999999999</c:v>
                </c:pt>
                <c:pt idx="2563">
                  <c:v>11.858816000000001</c:v>
                </c:pt>
                <c:pt idx="2564">
                  <c:v>4.7050549999999998</c:v>
                </c:pt>
                <c:pt idx="2565">
                  <c:v>8.6303669999999997</c:v>
                </c:pt>
                <c:pt idx="2566">
                  <c:v>3.1539760000000001</c:v>
                </c:pt>
                <c:pt idx="2567">
                  <c:v>5.5241720000000001</c:v>
                </c:pt>
                <c:pt idx="2568">
                  <c:v>1.574271</c:v>
                </c:pt>
                <c:pt idx="2569">
                  <c:v>2.3372260000000002</c:v>
                </c:pt>
                <c:pt idx="2570">
                  <c:v>-2.7186999999999999E-2</c:v>
                </c:pt>
                <c:pt idx="2571">
                  <c:v>-0.70735399999999993</c:v>
                </c:pt>
                <c:pt idx="2572">
                  <c:v>-1.1995480000000001</c:v>
                </c:pt>
                <c:pt idx="2573">
                  <c:v>-2.972718</c:v>
                </c:pt>
                <c:pt idx="2574">
                  <c:v>-2.4231720000000001</c:v>
                </c:pt>
                <c:pt idx="2575">
                  <c:v>-5.4718309999999999</c:v>
                </c:pt>
                <c:pt idx="2576">
                  <c:v>-3.4805060000000001</c:v>
                </c:pt>
                <c:pt idx="2577">
                  <c:v>-7.2014460000000007</c:v>
                </c:pt>
                <c:pt idx="2578">
                  <c:v>-3.803137</c:v>
                </c:pt>
                <c:pt idx="2579">
                  <c:v>-7.6146440000000002</c:v>
                </c:pt>
                <c:pt idx="2580">
                  <c:v>-3.8471649999999999</c:v>
                </c:pt>
                <c:pt idx="2581">
                  <c:v>-7.6660209999999998</c:v>
                </c:pt>
                <c:pt idx="2582">
                  <c:v>-3.7219799999999998</c:v>
                </c:pt>
                <c:pt idx="2583">
                  <c:v>-7.5742339999999997</c:v>
                </c:pt>
                <c:pt idx="2584">
                  <c:v>-4.3851399999999998</c:v>
                </c:pt>
                <c:pt idx="2585">
                  <c:v>-9.6746400000000001</c:v>
                </c:pt>
                <c:pt idx="2586">
                  <c:v>-6.1162619999999999</c:v>
                </c:pt>
                <c:pt idx="2587">
                  <c:v>-12.754849</c:v>
                </c:pt>
                <c:pt idx="2588">
                  <c:v>-6.9401570000000001</c:v>
                </c:pt>
                <c:pt idx="2589">
                  <c:v>-13.960937000000001</c:v>
                </c:pt>
                <c:pt idx="2590">
                  <c:v>-7.0030429999999999</c:v>
                </c:pt>
                <c:pt idx="2591">
                  <c:v>-13.980170000000001</c:v>
                </c:pt>
                <c:pt idx="2592">
                  <c:v>-6.9353619999999996</c:v>
                </c:pt>
                <c:pt idx="2593">
                  <c:v>-13.817298999999998</c:v>
                </c:pt>
                <c:pt idx="2594">
                  <c:v>-6.8873889999999998</c:v>
                </c:pt>
                <c:pt idx="2595">
                  <c:v>-13.822628999999999</c:v>
                </c:pt>
                <c:pt idx="2596">
                  <c:v>-6.9988780000000004</c:v>
                </c:pt>
                <c:pt idx="2597">
                  <c:v>-13.928573</c:v>
                </c:pt>
                <c:pt idx="2598">
                  <c:v>-6.6521679999999996</c:v>
                </c:pt>
                <c:pt idx="2599">
                  <c:v>-12.916132999999999</c:v>
                </c:pt>
                <c:pt idx="2600">
                  <c:v>-5.8827059999999998</c:v>
                </c:pt>
                <c:pt idx="2601">
                  <c:v>-11.472252000000001</c:v>
                </c:pt>
                <c:pt idx="2602">
                  <c:v>-5.3733329999999997</c:v>
                </c:pt>
                <c:pt idx="2603">
                  <c:v>-10.508161999999999</c:v>
                </c:pt>
                <c:pt idx="2604">
                  <c:v>-4.9044740000000004</c:v>
                </c:pt>
                <c:pt idx="2605">
                  <c:v>-9.5994910000000004</c:v>
                </c:pt>
                <c:pt idx="2606">
                  <c:v>-4.4271849999999997</c:v>
                </c:pt>
                <c:pt idx="2607">
                  <c:v>-8.4895789999999991</c:v>
                </c:pt>
                <c:pt idx="2608">
                  <c:v>-3.578478</c:v>
                </c:pt>
                <c:pt idx="2609">
                  <c:v>-6.6641779999999997</c:v>
                </c:pt>
                <c:pt idx="2610">
                  <c:v>-2.7320359999999999</c:v>
                </c:pt>
                <c:pt idx="2611">
                  <c:v>-5.2860230000000001</c:v>
                </c:pt>
                <c:pt idx="2612">
                  <c:v>-2.482437</c:v>
                </c:pt>
                <c:pt idx="2613">
                  <c:v>-4.8740610000000002</c:v>
                </c:pt>
                <c:pt idx="2614">
                  <c:v>-2.164272</c:v>
                </c:pt>
                <c:pt idx="2615">
                  <c:v>-3.9262269999999999</c:v>
                </c:pt>
                <c:pt idx="2616">
                  <c:v>-1.1665589999999999</c:v>
                </c:pt>
                <c:pt idx="2617">
                  <c:v>-1.592525</c:v>
                </c:pt>
                <c:pt idx="2618">
                  <c:v>0.32697300000000001</c:v>
                </c:pt>
                <c:pt idx="2619">
                  <c:v>1.278823</c:v>
                </c:pt>
                <c:pt idx="2620">
                  <c:v>1.455478</c:v>
                </c:pt>
                <c:pt idx="2621">
                  <c:v>3.3132450000000002</c:v>
                </c:pt>
                <c:pt idx="2622">
                  <c:v>2.1262539999999999</c:v>
                </c:pt>
                <c:pt idx="2623">
                  <c:v>4.6138490000000001</c:v>
                </c:pt>
                <c:pt idx="2624">
                  <c:v>3.1762920000000001</c:v>
                </c:pt>
                <c:pt idx="2625">
                  <c:v>7.3997200000000003</c:v>
                </c:pt>
                <c:pt idx="2626">
                  <c:v>5.5516569999999996</c:v>
                </c:pt>
                <c:pt idx="2627">
                  <c:v>12.25769</c:v>
                </c:pt>
                <c:pt idx="2628">
                  <c:v>7.3987780000000001</c:v>
                </c:pt>
                <c:pt idx="2629">
                  <c:v>15.087109</c:v>
                </c:pt>
                <c:pt idx="2630">
                  <c:v>7.8089870000000001</c:v>
                </c:pt>
                <c:pt idx="2631">
                  <c:v>15.866052</c:v>
                </c:pt>
                <c:pt idx="2632">
                  <c:v>8.4820989999999998</c:v>
                </c:pt>
                <c:pt idx="2633">
                  <c:v>17.410356999999998</c:v>
                </c:pt>
                <c:pt idx="2634">
                  <c:v>9.1484439999999996</c:v>
                </c:pt>
                <c:pt idx="2635">
                  <c:v>18.274934000000002</c:v>
                </c:pt>
                <c:pt idx="2636">
                  <c:v>9.0530039999999996</c:v>
                </c:pt>
                <c:pt idx="2637">
                  <c:v>18.089791999999999</c:v>
                </c:pt>
                <c:pt idx="2638">
                  <c:v>8.8401709999999998</c:v>
                </c:pt>
                <c:pt idx="2639">
                  <c:v>17.266793999999997</c:v>
                </c:pt>
                <c:pt idx="2640">
                  <c:v>8.1507830000000006</c:v>
                </c:pt>
                <c:pt idx="2641">
                  <c:v>16.441231999999999</c:v>
                </c:pt>
                <c:pt idx="2642">
                  <c:v>8.6634869999999999</c:v>
                </c:pt>
                <c:pt idx="2643">
                  <c:v>17.53913</c:v>
                </c:pt>
                <c:pt idx="2644">
                  <c:v>8.7783569999999997</c:v>
                </c:pt>
                <c:pt idx="2645">
                  <c:v>17.00046</c:v>
                </c:pt>
                <c:pt idx="2646">
                  <c:v>7.3840130000000004</c:v>
                </c:pt>
                <c:pt idx="2647">
                  <c:v>13.845354</c:v>
                </c:pt>
                <c:pt idx="2648">
                  <c:v>5.6529600000000002</c:v>
                </c:pt>
                <c:pt idx="2649">
                  <c:v>10.631409999999999</c:v>
                </c:pt>
                <c:pt idx="2650">
                  <c:v>4.490405</c:v>
                </c:pt>
                <c:pt idx="2651">
                  <c:v>8.6974070000000001</c:v>
                </c:pt>
                <c:pt idx="2652">
                  <c:v>3.9985940000000002</c:v>
                </c:pt>
                <c:pt idx="2653">
                  <c:v>7.5866670000000003</c:v>
                </c:pt>
                <c:pt idx="2654">
                  <c:v>2.7928790000000001</c:v>
                </c:pt>
                <c:pt idx="2655">
                  <c:v>4.6911490000000002</c:v>
                </c:pt>
                <c:pt idx="2656">
                  <c:v>1.0775859999999999</c:v>
                </c:pt>
                <c:pt idx="2657">
                  <c:v>1.4992529999999999</c:v>
                </c:pt>
                <c:pt idx="2658">
                  <c:v>8.3765999999999993E-2</c:v>
                </c:pt>
                <c:pt idx="2659">
                  <c:v>2.7126999999999991E-2</c:v>
                </c:pt>
                <c:pt idx="2660">
                  <c:v>-0.20530200000000001</c:v>
                </c:pt>
                <c:pt idx="2661">
                  <c:v>-0.672261</c:v>
                </c:pt>
                <c:pt idx="2662">
                  <c:v>-1.0009619999999999</c:v>
                </c:pt>
                <c:pt idx="2663">
                  <c:v>-2.7427919999999997</c:v>
                </c:pt>
                <c:pt idx="2664">
                  <c:v>-2.5268290000000002</c:v>
                </c:pt>
                <c:pt idx="2665">
                  <c:v>-5.6794370000000001</c:v>
                </c:pt>
                <c:pt idx="2666">
                  <c:v>-3.4331339999999999</c:v>
                </c:pt>
                <c:pt idx="2667">
                  <c:v>-6.947775</c:v>
                </c:pt>
                <c:pt idx="2668">
                  <c:v>-3.5476049999999999</c:v>
                </c:pt>
                <c:pt idx="2669">
                  <c:v>-6.9879479999999994</c:v>
                </c:pt>
                <c:pt idx="2670">
                  <c:v>-3.1674709999999999</c:v>
                </c:pt>
                <c:pt idx="2671">
                  <c:v>-5.9753100000000003</c:v>
                </c:pt>
                <c:pt idx="2672">
                  <c:v>-2.4627490000000001</c:v>
                </c:pt>
                <c:pt idx="2673">
                  <c:v>-4.6282709999999998</c:v>
                </c:pt>
                <c:pt idx="2674">
                  <c:v>-1.8161750000000001</c:v>
                </c:pt>
                <c:pt idx="2675">
                  <c:v>-3.24146</c:v>
                </c:pt>
                <c:pt idx="2676">
                  <c:v>-1.1296790000000001</c:v>
                </c:pt>
                <c:pt idx="2677">
                  <c:v>-2.2010640000000001</c:v>
                </c:pt>
                <c:pt idx="2678">
                  <c:v>-1.2281</c:v>
                </c:pt>
                <c:pt idx="2679">
                  <c:v>-2.62934</c:v>
                </c:pt>
                <c:pt idx="2680">
                  <c:v>-1.526149</c:v>
                </c:pt>
                <c:pt idx="2681">
                  <c:v>-2.9276409999999999</c:v>
                </c:pt>
                <c:pt idx="2682">
                  <c:v>-0.88684600000000002</c:v>
                </c:pt>
                <c:pt idx="2683">
                  <c:v>-1.140795</c:v>
                </c:pt>
                <c:pt idx="2684">
                  <c:v>0.21914800000000001</c:v>
                </c:pt>
                <c:pt idx="2685">
                  <c:v>0.64702999999999999</c:v>
                </c:pt>
                <c:pt idx="2686">
                  <c:v>0.49788399999999999</c:v>
                </c:pt>
                <c:pt idx="2687">
                  <c:v>1.038014</c:v>
                </c:pt>
                <c:pt idx="2688">
                  <c:v>0.67966300000000002</c:v>
                </c:pt>
                <c:pt idx="2689">
                  <c:v>1.5096449999999999</c:v>
                </c:pt>
                <c:pt idx="2690">
                  <c:v>1.162741</c:v>
                </c:pt>
                <c:pt idx="2691">
                  <c:v>2.818273</c:v>
                </c:pt>
                <c:pt idx="2692">
                  <c:v>2.1018439999999998</c:v>
                </c:pt>
                <c:pt idx="2693">
                  <c:v>4.6143509999999992</c:v>
                </c:pt>
                <c:pt idx="2694">
                  <c:v>2.926202</c:v>
                </c:pt>
                <c:pt idx="2695">
                  <c:v>6.1774109999999993</c:v>
                </c:pt>
                <c:pt idx="2696">
                  <c:v>3.2272810000000001</c:v>
                </c:pt>
                <c:pt idx="2697">
                  <c:v>6.0087820000000001</c:v>
                </c:pt>
                <c:pt idx="2698">
                  <c:v>2.0355340000000002</c:v>
                </c:pt>
                <c:pt idx="2699">
                  <c:v>3.1319610000000004</c:v>
                </c:pt>
                <c:pt idx="2700">
                  <c:v>0.16694300000000001</c:v>
                </c:pt>
                <c:pt idx="2701">
                  <c:v>-0.310116</c:v>
                </c:pt>
                <c:pt idx="2702">
                  <c:v>-0.684554</c:v>
                </c:pt>
                <c:pt idx="2703">
                  <c:v>-0.83829200000000004</c:v>
                </c:pt>
                <c:pt idx="2704">
                  <c:v>0.69320499999999996</c:v>
                </c:pt>
                <c:pt idx="2705">
                  <c:v>1.6025700000000001</c:v>
                </c:pt>
                <c:pt idx="2706">
                  <c:v>0.13222700000000001</c:v>
                </c:pt>
                <c:pt idx="2707">
                  <c:v>-0.64287899999999998</c:v>
                </c:pt>
                <c:pt idx="2708">
                  <c:v>-0.97622200000000003</c:v>
                </c:pt>
                <c:pt idx="2709">
                  <c:v>-1.9280810000000002</c:v>
                </c:pt>
                <c:pt idx="2710">
                  <c:v>-0.78026799999999996</c:v>
                </c:pt>
                <c:pt idx="2711">
                  <c:v>-0.98381699999999994</c:v>
                </c:pt>
                <c:pt idx="2712">
                  <c:v>0.58903099999999997</c:v>
                </c:pt>
                <c:pt idx="2713">
                  <c:v>1.5131760000000001</c:v>
                </c:pt>
                <c:pt idx="2714">
                  <c:v>0.65425999999999995</c:v>
                </c:pt>
                <c:pt idx="2715">
                  <c:v>0.61378699999999997</c:v>
                </c:pt>
                <c:pt idx="2716">
                  <c:v>-0.41575600000000001</c:v>
                </c:pt>
                <c:pt idx="2717">
                  <c:v>-0.85501899999999997</c:v>
                </c:pt>
                <c:pt idx="2718">
                  <c:v>-0.32249100000000003</c:v>
                </c:pt>
                <c:pt idx="2719">
                  <c:v>-0.66346100000000008</c:v>
                </c:pt>
                <c:pt idx="2720">
                  <c:v>-0.62702599999999997</c:v>
                </c:pt>
                <c:pt idx="2721">
                  <c:v>-1.6301389999999998</c:v>
                </c:pt>
                <c:pt idx="2722">
                  <c:v>-1.3822589999999999</c:v>
                </c:pt>
                <c:pt idx="2723">
                  <c:v>-3.0327099999999998</c:v>
                </c:pt>
                <c:pt idx="2724">
                  <c:v>-1.736653</c:v>
                </c:pt>
                <c:pt idx="2725">
                  <c:v>-3.424175</c:v>
                </c:pt>
                <c:pt idx="2726">
                  <c:v>-1.6247290000000001</c:v>
                </c:pt>
                <c:pt idx="2727">
                  <c:v>-3.2820140000000002</c:v>
                </c:pt>
                <c:pt idx="2728">
                  <c:v>-1.753458</c:v>
                </c:pt>
                <c:pt idx="2729">
                  <c:v>-3.6526889999999996</c:v>
                </c:pt>
                <c:pt idx="2730">
                  <c:v>-2.0584579999999999</c:v>
                </c:pt>
                <c:pt idx="2731">
                  <c:v>-4.1856249999999999</c:v>
                </c:pt>
                <c:pt idx="2732">
                  <c:v>-2.0185919999999999</c:v>
                </c:pt>
                <c:pt idx="2733">
                  <c:v>-3.794943</c:v>
                </c:pt>
                <c:pt idx="2734">
                  <c:v>-1.500623</c:v>
                </c:pt>
                <c:pt idx="2735">
                  <c:v>-2.7169119999999998</c:v>
                </c:pt>
                <c:pt idx="2736">
                  <c:v>-0.92534499999999997</c:v>
                </c:pt>
                <c:pt idx="2737">
                  <c:v>-1.601996</c:v>
                </c:pt>
                <c:pt idx="2738">
                  <c:v>-0.55705899999999997</c:v>
                </c:pt>
                <c:pt idx="2739">
                  <c:v>-1.09165</c:v>
                </c:pt>
                <c:pt idx="2740">
                  <c:v>-0.56472500000000003</c:v>
                </c:pt>
                <c:pt idx="2741">
                  <c:v>-1.1903920000000001</c:v>
                </c:pt>
                <c:pt idx="2742">
                  <c:v>-0.66745299999999996</c:v>
                </c:pt>
                <c:pt idx="2743">
                  <c:v>-1.257733</c:v>
                </c:pt>
                <c:pt idx="2744">
                  <c:v>-0.38364900000000002</c:v>
                </c:pt>
                <c:pt idx="2745">
                  <c:v>-0.58290299999999995</c:v>
                </c:pt>
                <c:pt idx="2746">
                  <c:v>-0.124987</c:v>
                </c:pt>
                <c:pt idx="2747">
                  <c:v>-0.25544</c:v>
                </c:pt>
                <c:pt idx="2748">
                  <c:v>-0.16359299999999999</c:v>
                </c:pt>
                <c:pt idx="2749">
                  <c:v>-0.36895299999999998</c:v>
                </c:pt>
                <c:pt idx="2750">
                  <c:v>-0.22490199999999999</c:v>
                </c:pt>
                <c:pt idx="2751">
                  <c:v>-0.448963</c:v>
                </c:pt>
                <c:pt idx="2752">
                  <c:v>-0.198793</c:v>
                </c:pt>
                <c:pt idx="2753">
                  <c:v>-0.36476900000000001</c:v>
                </c:pt>
                <c:pt idx="2754">
                  <c:v>-0.15305199999999999</c:v>
                </c:pt>
              </c:numCache>
            </c:numRef>
          </c:val>
          <c:smooth val="0"/>
          <c:extLst>
            <c:ext xmlns:c16="http://schemas.microsoft.com/office/drawing/2014/chart" uri="{C3380CC4-5D6E-409C-BE32-E72D297353CC}">
              <c16:uniqueId val="{00000000-31F1-4C5A-AE58-4D69EFEFD979}"/>
            </c:ext>
          </c:extLst>
        </c:ser>
        <c:ser>
          <c:idx val="1"/>
          <c:order val="1"/>
          <c:tx>
            <c:strRef>
              <c:f>Sheet1!$K$1</c:f>
              <c:strCache>
                <c:ptCount val="1"/>
                <c:pt idx="0">
                  <c:v>G_y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Sheet1!$K$2:$K$2756</c:f>
              <c:numCache>
                <c:formatCode>General</c:formatCode>
                <c:ptCount val="2755"/>
                <c:pt idx="0">
                  <c:v>-0.32481100000000002</c:v>
                </c:pt>
                <c:pt idx="1">
                  <c:v>-0.58673200000000003</c:v>
                </c:pt>
                <c:pt idx="2">
                  <c:v>-5.5326E-2</c:v>
                </c:pt>
                <c:pt idx="3">
                  <c:v>8.8433999999999999E-2</c:v>
                </c:pt>
                <c:pt idx="4">
                  <c:v>0.13197200000000001</c:v>
                </c:pt>
                <c:pt idx="5">
                  <c:v>0.25014800000000004</c:v>
                </c:pt>
                <c:pt idx="6">
                  <c:v>-3.6084999999999999E-2</c:v>
                </c:pt>
                <c:pt idx="7">
                  <c:v>-6.5750000000000003E-2</c:v>
                </c:pt>
                <c:pt idx="8">
                  <c:v>-1.5748999999999999E-2</c:v>
                </c:pt>
                <c:pt idx="9">
                  <c:v>-1.7547E-2</c:v>
                </c:pt>
                <c:pt idx="10">
                  <c:v>-7.0369999999999999E-3</c:v>
                </c:pt>
                <c:pt idx="11">
                  <c:v>-5.6647000000000003E-2</c:v>
                </c:pt>
                <c:pt idx="12">
                  <c:v>-9.2221999999999998E-2</c:v>
                </c:pt>
                <c:pt idx="13">
                  <c:v>-0.199383</c:v>
                </c:pt>
                <c:pt idx="14">
                  <c:v>-9.8685999999999996E-2</c:v>
                </c:pt>
                <c:pt idx="15">
                  <c:v>-0.153725</c:v>
                </c:pt>
                <c:pt idx="16">
                  <c:v>1.1023E-2</c:v>
                </c:pt>
                <c:pt idx="17">
                  <c:v>7.8567000000000012E-2</c:v>
                </c:pt>
                <c:pt idx="18">
                  <c:v>6.9749000000000005E-2</c:v>
                </c:pt>
                <c:pt idx="19">
                  <c:v>9.5902000000000001E-2</c:v>
                </c:pt>
                <c:pt idx="20">
                  <c:v>-3.5582000000000003E-2</c:v>
                </c:pt>
                <c:pt idx="21">
                  <c:v>-0.10952100000000001</c:v>
                </c:pt>
                <c:pt idx="22">
                  <c:v>-8.6763999999999994E-2</c:v>
                </c:pt>
                <c:pt idx="23">
                  <c:v>-0.16506399999999999</c:v>
                </c:pt>
                <c:pt idx="24">
                  <c:v>-3.8920999999999997E-2</c:v>
                </c:pt>
                <c:pt idx="25">
                  <c:v>-3.6294E-2</c:v>
                </c:pt>
                <c:pt idx="26">
                  <c:v>1.3289E-2</c:v>
                </c:pt>
                <c:pt idx="27">
                  <c:v>4.2079999999999999E-3</c:v>
                </c:pt>
                <c:pt idx="28">
                  <c:v>-3.9972000000000001E-2</c:v>
                </c:pt>
                <c:pt idx="29">
                  <c:v>-0.119368</c:v>
                </c:pt>
                <c:pt idx="30">
                  <c:v>-9.4330999999999998E-2</c:v>
                </c:pt>
                <c:pt idx="31">
                  <c:v>-0.16098000000000001</c:v>
                </c:pt>
                <c:pt idx="32">
                  <c:v>-3.5782000000000001E-2</c:v>
                </c:pt>
                <c:pt idx="33">
                  <c:v>-4.2798000000000003E-2</c:v>
                </c:pt>
                <c:pt idx="34">
                  <c:v>-8.0540000000000004E-3</c:v>
                </c:pt>
                <c:pt idx="35">
                  <c:v>-4.8063999999999996E-2</c:v>
                </c:pt>
                <c:pt idx="36">
                  <c:v>-8.1567000000000001E-2</c:v>
                </c:pt>
                <c:pt idx="37">
                  <c:v>-0.19619799999999998</c:v>
                </c:pt>
                <c:pt idx="38">
                  <c:v>-0.101913</c:v>
                </c:pt>
                <c:pt idx="39">
                  <c:v>-0.15806999999999999</c:v>
                </c:pt>
                <c:pt idx="40">
                  <c:v>1.0933999999999999E-2</c:v>
                </c:pt>
                <c:pt idx="41">
                  <c:v>8.0448999999999993E-2</c:v>
                </c:pt>
                <c:pt idx="42">
                  <c:v>8.6539000000000005E-2</c:v>
                </c:pt>
                <c:pt idx="43">
                  <c:v>0.14641799999999999</c:v>
                </c:pt>
                <c:pt idx="44">
                  <c:v>7.6519999999999999E-3</c:v>
                </c:pt>
                <c:pt idx="45">
                  <c:v>-3.4786999999999998E-2</c:v>
                </c:pt>
                <c:pt idx="46">
                  <c:v>-7.0139999999999994E-2</c:v>
                </c:pt>
                <c:pt idx="47">
                  <c:v>-0.13599699999999998</c:v>
                </c:pt>
                <c:pt idx="48">
                  <c:v>-3.9227999999999999E-2</c:v>
                </c:pt>
                <c:pt idx="49">
                  <c:v>-4.3332999999999997E-2</c:v>
                </c:pt>
                <c:pt idx="50">
                  <c:v>4.7004999999999998E-2</c:v>
                </c:pt>
                <c:pt idx="51">
                  <c:v>0.13660600000000001</c:v>
                </c:pt>
                <c:pt idx="52">
                  <c:v>9.5971000000000001E-2</c:v>
                </c:pt>
                <c:pt idx="53">
                  <c:v>0.19084699999999999</c:v>
                </c:pt>
                <c:pt idx="54">
                  <c:v>8.3130999999999997E-2</c:v>
                </c:pt>
                <c:pt idx="55">
                  <c:v>0.136405</c:v>
                </c:pt>
                <c:pt idx="56">
                  <c:v>1.1734E-2</c:v>
                </c:pt>
                <c:pt idx="57">
                  <c:v>-1.8033E-2</c:v>
                </c:pt>
                <c:pt idx="58">
                  <c:v>-7.4434E-2</c:v>
                </c:pt>
                <c:pt idx="59">
                  <c:v>-0.148812</c:v>
                </c:pt>
                <c:pt idx="60">
                  <c:v>-7.2740000000000001E-3</c:v>
                </c:pt>
                <c:pt idx="61">
                  <c:v>0.12707599999999999</c:v>
                </c:pt>
                <c:pt idx="62">
                  <c:v>0.31223299999999998</c:v>
                </c:pt>
                <c:pt idx="63">
                  <c:v>0.67558499999999999</c:v>
                </c:pt>
                <c:pt idx="64">
                  <c:v>0.14698600000000001</c:v>
                </c:pt>
                <c:pt idx="65">
                  <c:v>-1.9468999999999986E-2</c:v>
                </c:pt>
                <c:pt idx="66">
                  <c:v>-0.36450199999999999</c:v>
                </c:pt>
                <c:pt idx="67">
                  <c:v>-0.78622799999999993</c:v>
                </c:pt>
                <c:pt idx="68">
                  <c:v>-0.373585</c:v>
                </c:pt>
                <c:pt idx="69">
                  <c:v>-0.462559</c:v>
                </c:pt>
                <c:pt idx="70">
                  <c:v>-3.8470000000000002E-3</c:v>
                </c:pt>
                <c:pt idx="71">
                  <c:v>-1.8607000000000002E-2</c:v>
                </c:pt>
                <c:pt idx="72">
                  <c:v>-2.0040000000000001E-3</c:v>
                </c:pt>
                <c:pt idx="73">
                  <c:v>3.1137999999999999E-2</c:v>
                </c:pt>
                <c:pt idx="74">
                  <c:v>3.8523000000000002E-2</c:v>
                </c:pt>
                <c:pt idx="75">
                  <c:v>3.8801000000000002E-2</c:v>
                </c:pt>
                <c:pt idx="76">
                  <c:v>-5.8216999999999998E-2</c:v>
                </c:pt>
                <c:pt idx="77">
                  <c:v>-0.170737</c:v>
                </c:pt>
                <c:pt idx="78">
                  <c:v>-0.145589</c:v>
                </c:pt>
                <c:pt idx="79">
                  <c:v>-0.272094</c:v>
                </c:pt>
                <c:pt idx="80">
                  <c:v>-8.1858E-2</c:v>
                </c:pt>
                <c:pt idx="81">
                  <c:v>-0.110522</c:v>
                </c:pt>
                <c:pt idx="82">
                  <c:v>1.0732999999999999E-2</c:v>
                </c:pt>
                <c:pt idx="83">
                  <c:v>3.2146999999999995E-2</c:v>
                </c:pt>
                <c:pt idx="84">
                  <c:v>5.4840000000000002E-3</c:v>
                </c:pt>
                <c:pt idx="85">
                  <c:v>-4.1183999999999998E-2</c:v>
                </c:pt>
                <c:pt idx="86">
                  <c:v>-9.9918999999999994E-2</c:v>
                </c:pt>
                <c:pt idx="87">
                  <c:v>-0.21263499999999999</c:v>
                </c:pt>
                <c:pt idx="88">
                  <c:v>-0.106332</c:v>
                </c:pt>
                <c:pt idx="89">
                  <c:v>-0.19883099999999998</c:v>
                </c:pt>
                <c:pt idx="90">
                  <c:v>-6.8033999999999997E-2</c:v>
                </c:pt>
                <c:pt idx="91">
                  <c:v>-0.10947999999999999</c:v>
                </c:pt>
                <c:pt idx="92">
                  <c:v>-1.9109999999999999E-2</c:v>
                </c:pt>
                <c:pt idx="93">
                  <c:v>-3.8237999999999994E-2</c:v>
                </c:pt>
                <c:pt idx="94">
                  <c:v>-2.9760999999999999E-2</c:v>
                </c:pt>
                <c:pt idx="95">
                  <c:v>-9.0359999999999996E-2</c:v>
                </c:pt>
                <c:pt idx="96">
                  <c:v>-9.8906999999999995E-2</c:v>
                </c:pt>
                <c:pt idx="97">
                  <c:v>-0.215917</c:v>
                </c:pt>
                <c:pt idx="98">
                  <c:v>-0.118092</c:v>
                </c:pt>
                <c:pt idx="99">
                  <c:v>-0.23086099999999998</c:v>
                </c:pt>
                <c:pt idx="100">
                  <c:v>-0.107409</c:v>
                </c:pt>
                <c:pt idx="101">
                  <c:v>-0.20622000000000001</c:v>
                </c:pt>
                <c:pt idx="102">
                  <c:v>-9.1273000000000007E-2</c:v>
                </c:pt>
                <c:pt idx="103">
                  <c:v>-0.16332200000000002</c:v>
                </c:pt>
                <c:pt idx="104">
                  <c:v>-5.1792999999999999E-2</c:v>
                </c:pt>
                <c:pt idx="105">
                  <c:v>-0.100435</c:v>
                </c:pt>
                <c:pt idx="106">
                  <c:v>-4.9757999999999997E-2</c:v>
                </c:pt>
                <c:pt idx="107">
                  <c:v>-0.10697999999999999</c:v>
                </c:pt>
                <c:pt idx="108">
                  <c:v>-6.8901000000000004E-2</c:v>
                </c:pt>
                <c:pt idx="109">
                  <c:v>-0.15479599999999999</c:v>
                </c:pt>
                <c:pt idx="110">
                  <c:v>-0.1221</c:v>
                </c:pt>
                <c:pt idx="111">
                  <c:v>-0.27618100000000001</c:v>
                </c:pt>
                <c:pt idx="112">
                  <c:v>-0.16159999999999999</c:v>
                </c:pt>
                <c:pt idx="113">
                  <c:v>-0.33609500000000003</c:v>
                </c:pt>
                <c:pt idx="114">
                  <c:v>-0.15651000000000001</c:v>
                </c:pt>
                <c:pt idx="115">
                  <c:v>-0.23857100000000001</c:v>
                </c:pt>
                <c:pt idx="116">
                  <c:v>2.5420000000000002E-2</c:v>
                </c:pt>
                <c:pt idx="117">
                  <c:v>0.127472</c:v>
                </c:pt>
                <c:pt idx="118">
                  <c:v>0.11692900000000001</c:v>
                </c:pt>
                <c:pt idx="119">
                  <c:v>0.19658200000000001</c:v>
                </c:pt>
                <c:pt idx="120">
                  <c:v>-1.8304999999999998E-2</c:v>
                </c:pt>
                <c:pt idx="121">
                  <c:v>-0.14310899999999999</c:v>
                </c:pt>
                <c:pt idx="122">
                  <c:v>-0.16108600000000001</c:v>
                </c:pt>
                <c:pt idx="123">
                  <c:v>-0.27543499999999999</c:v>
                </c:pt>
                <c:pt idx="124">
                  <c:v>-1.0113E-2</c:v>
                </c:pt>
                <c:pt idx="125">
                  <c:v>8.8297E-2</c:v>
                </c:pt>
                <c:pt idx="126">
                  <c:v>0.17500199999999999</c:v>
                </c:pt>
                <c:pt idx="127">
                  <c:v>0.38825599999999999</c:v>
                </c:pt>
                <c:pt idx="128">
                  <c:v>0.19720499999999999</c:v>
                </c:pt>
                <c:pt idx="129">
                  <c:v>0.345331</c:v>
                </c:pt>
                <c:pt idx="130">
                  <c:v>0.121437</c:v>
                </c:pt>
                <c:pt idx="131">
                  <c:v>0.23327999999999999</c:v>
                </c:pt>
                <c:pt idx="132">
                  <c:v>9.2688000000000006E-2</c:v>
                </c:pt>
                <c:pt idx="133">
                  <c:v>0.182231</c:v>
                </c:pt>
                <c:pt idx="134">
                  <c:v>9.7087999999999994E-2</c:v>
                </c:pt>
                <c:pt idx="135">
                  <c:v>0.22624499999999997</c:v>
                </c:pt>
                <c:pt idx="136">
                  <c:v>0.18248900000000001</c:v>
                </c:pt>
                <c:pt idx="137">
                  <c:v>0.41612199999999999</c:v>
                </c:pt>
                <c:pt idx="138">
                  <c:v>0.221888</c:v>
                </c:pt>
                <c:pt idx="139">
                  <c:v>0.35957899999999998</c:v>
                </c:pt>
                <c:pt idx="140">
                  <c:v>1.6220999999999999E-2</c:v>
                </c:pt>
                <c:pt idx="141">
                  <c:v>-3.6829000000000001E-2</c:v>
                </c:pt>
                <c:pt idx="142">
                  <c:v>4.4400000000000004E-3</c:v>
                </c:pt>
                <c:pt idx="143">
                  <c:v>0.18463399999999999</c:v>
                </c:pt>
                <c:pt idx="144">
                  <c:v>0.38370199999999999</c:v>
                </c:pt>
                <c:pt idx="145">
                  <c:v>0.93476400000000004</c:v>
                </c:pt>
                <c:pt idx="146">
                  <c:v>0.62257799999999996</c:v>
                </c:pt>
                <c:pt idx="147">
                  <c:v>1.1462059999999998</c:v>
                </c:pt>
                <c:pt idx="148">
                  <c:v>0.34261200000000003</c:v>
                </c:pt>
                <c:pt idx="149">
                  <c:v>0.51586900000000002</c:v>
                </c:pt>
                <c:pt idx="150">
                  <c:v>4.1118000000000002E-2</c:v>
                </c:pt>
                <c:pt idx="151">
                  <c:v>4.4857000000000001E-2</c:v>
                </c:pt>
                <c:pt idx="152">
                  <c:v>3.7700999999999998E-2</c:v>
                </c:pt>
                <c:pt idx="153">
                  <c:v>0.17543900000000001</c:v>
                </c:pt>
                <c:pt idx="154">
                  <c:v>0.26342900000000002</c:v>
                </c:pt>
                <c:pt idx="155">
                  <c:v>0.62703400000000009</c:v>
                </c:pt>
                <c:pt idx="156">
                  <c:v>0.41802499999999998</c:v>
                </c:pt>
                <c:pt idx="157">
                  <c:v>0.82014399999999998</c:v>
                </c:pt>
                <c:pt idx="158">
                  <c:v>0.33501399999999998</c:v>
                </c:pt>
                <c:pt idx="159">
                  <c:v>0.55920499999999995</c:v>
                </c:pt>
                <c:pt idx="160">
                  <c:v>7.9292000000000001E-2</c:v>
                </c:pt>
                <c:pt idx="161">
                  <c:v>-3.261E-3</c:v>
                </c:pt>
                <c:pt idx="162">
                  <c:v>-0.16226099999999999</c:v>
                </c:pt>
                <c:pt idx="163">
                  <c:v>-0.30718499999999999</c:v>
                </c:pt>
                <c:pt idx="164">
                  <c:v>-8.83E-4</c:v>
                </c:pt>
                <c:pt idx="165">
                  <c:v>0.222052</c:v>
                </c:pt>
                <c:pt idx="166">
                  <c:v>0.21012900000000001</c:v>
                </c:pt>
                <c:pt idx="167">
                  <c:v>0.35409999999999997</c:v>
                </c:pt>
                <c:pt idx="168">
                  <c:v>-9.6569000000000002E-2</c:v>
                </c:pt>
                <c:pt idx="169">
                  <c:v>-0.27202300000000001</c:v>
                </c:pt>
                <c:pt idx="170">
                  <c:v>-0.128635</c:v>
                </c:pt>
                <c:pt idx="171">
                  <c:v>-0.17840400000000001</c:v>
                </c:pt>
                <c:pt idx="172">
                  <c:v>-3.898E-3</c:v>
                </c:pt>
                <c:pt idx="173">
                  <c:v>-6.6779999999999999E-3</c:v>
                </c:pt>
                <c:pt idx="174">
                  <c:v>-2.4081000000000002E-2</c:v>
                </c:pt>
                <c:pt idx="175">
                  <c:v>-8.3403000000000005E-2</c:v>
                </c:pt>
                <c:pt idx="176">
                  <c:v>-9.9934999999999996E-2</c:v>
                </c:pt>
                <c:pt idx="177">
                  <c:v>-0.22131200000000001</c:v>
                </c:pt>
                <c:pt idx="178">
                  <c:v>-9.2688999999999994E-2</c:v>
                </c:pt>
                <c:pt idx="179">
                  <c:v>-0.12564799999999998</c:v>
                </c:pt>
                <c:pt idx="180">
                  <c:v>-8.2690000000000003E-3</c:v>
                </c:pt>
                <c:pt idx="181">
                  <c:v>-3.5520000000000003E-2</c:v>
                </c:pt>
                <c:pt idx="182">
                  <c:v>-6.7623000000000003E-2</c:v>
                </c:pt>
                <c:pt idx="183">
                  <c:v>-0.18635099999999999</c:v>
                </c:pt>
                <c:pt idx="184">
                  <c:v>-0.164546</c:v>
                </c:pt>
                <c:pt idx="185">
                  <c:v>-0.367452</c:v>
                </c:pt>
                <c:pt idx="186">
                  <c:v>-0.21890000000000001</c:v>
                </c:pt>
                <c:pt idx="187">
                  <c:v>-0.40154699999999999</c:v>
                </c:pt>
                <c:pt idx="188">
                  <c:v>-0.120758</c:v>
                </c:pt>
                <c:pt idx="189">
                  <c:v>-0.188168</c:v>
                </c:pt>
                <c:pt idx="190">
                  <c:v>-1.5161000000000001E-2</c:v>
                </c:pt>
                <c:pt idx="191">
                  <c:v>-1.0065000000000001E-2</c:v>
                </c:pt>
                <c:pt idx="192">
                  <c:v>-1.0928999999999999E-2</c:v>
                </c:pt>
                <c:pt idx="193">
                  <c:v>-5.0674000000000004E-2</c:v>
                </c:pt>
                <c:pt idx="194">
                  <c:v>-8.1313999999999997E-2</c:v>
                </c:pt>
                <c:pt idx="195">
                  <c:v>-0.14771200000000001</c:v>
                </c:pt>
                <c:pt idx="196">
                  <c:v>3.0536000000000001E-2</c:v>
                </c:pt>
                <c:pt idx="197">
                  <c:v>0.19533900000000001</c:v>
                </c:pt>
                <c:pt idx="198">
                  <c:v>0.23730799999999999</c:v>
                </c:pt>
                <c:pt idx="199">
                  <c:v>0.43953799999999998</c:v>
                </c:pt>
                <c:pt idx="200">
                  <c:v>8.5130999999999998E-2</c:v>
                </c:pt>
                <c:pt idx="201">
                  <c:v>2.8644999999999997E-2</c:v>
                </c:pt>
                <c:pt idx="202">
                  <c:v>-0.14910899999999999</c:v>
                </c:pt>
                <c:pt idx="203">
                  <c:v>-0.30986999999999998</c:v>
                </c:pt>
                <c:pt idx="204">
                  <c:v>-7.4395000000000003E-2</c:v>
                </c:pt>
                <c:pt idx="205">
                  <c:v>-2.9375999999999999E-2</c:v>
                </c:pt>
                <c:pt idx="206">
                  <c:v>0.117455</c:v>
                </c:pt>
                <c:pt idx="207">
                  <c:v>0.31047599999999997</c:v>
                </c:pt>
                <c:pt idx="208">
                  <c:v>0.257938</c:v>
                </c:pt>
                <c:pt idx="209">
                  <c:v>0.57555200000000006</c:v>
                </c:pt>
                <c:pt idx="210">
                  <c:v>0.381747</c:v>
                </c:pt>
                <c:pt idx="211">
                  <c:v>0.75851099999999994</c:v>
                </c:pt>
                <c:pt idx="212">
                  <c:v>0.36002400000000001</c:v>
                </c:pt>
                <c:pt idx="213">
                  <c:v>0.68719799999999998</c:v>
                </c:pt>
                <c:pt idx="214">
                  <c:v>0.23327400000000001</c:v>
                </c:pt>
                <c:pt idx="215">
                  <c:v>0.43204900000000002</c:v>
                </c:pt>
                <c:pt idx="216">
                  <c:v>0.20794899999999999</c:v>
                </c:pt>
                <c:pt idx="217">
                  <c:v>0.40174900000000002</c:v>
                </c:pt>
                <c:pt idx="218">
                  <c:v>0.181953</c:v>
                </c:pt>
                <c:pt idx="219">
                  <c:v>0.40348400000000001</c:v>
                </c:pt>
                <c:pt idx="220">
                  <c:v>0.24537500000000001</c:v>
                </c:pt>
                <c:pt idx="221">
                  <c:v>0.40176800000000001</c:v>
                </c:pt>
                <c:pt idx="222">
                  <c:v>-3.4957000000000002E-2</c:v>
                </c:pt>
                <c:pt idx="223">
                  <c:v>-0.32224600000000003</c:v>
                </c:pt>
                <c:pt idx="224">
                  <c:v>-0.45584000000000002</c:v>
                </c:pt>
                <c:pt idx="225">
                  <c:v>-0.90365399999999996</c:v>
                </c:pt>
                <c:pt idx="226">
                  <c:v>-0.33848200000000001</c:v>
                </c:pt>
                <c:pt idx="227">
                  <c:v>-0.48004800000000003</c:v>
                </c:pt>
                <c:pt idx="228">
                  <c:v>7.1362999999999996E-2</c:v>
                </c:pt>
                <c:pt idx="229">
                  <c:v>0.33982499999999999</c:v>
                </c:pt>
                <c:pt idx="230">
                  <c:v>0.45805299999999999</c:v>
                </c:pt>
                <c:pt idx="231">
                  <c:v>1.1034489999999999</c:v>
                </c:pt>
                <c:pt idx="232">
                  <c:v>0.84500200000000003</c:v>
                </c:pt>
                <c:pt idx="233">
                  <c:v>1.778816</c:v>
                </c:pt>
                <c:pt idx="234">
                  <c:v>0.84869899999999998</c:v>
                </c:pt>
                <c:pt idx="235">
                  <c:v>1.513957</c:v>
                </c:pt>
                <c:pt idx="236">
                  <c:v>0.52839899999999995</c:v>
                </c:pt>
                <c:pt idx="237">
                  <c:v>1.076362</c:v>
                </c:pt>
                <c:pt idx="238">
                  <c:v>0.66029199999999999</c:v>
                </c:pt>
                <c:pt idx="239">
                  <c:v>1.3735330000000001</c:v>
                </c:pt>
                <c:pt idx="240">
                  <c:v>0.66002400000000006</c:v>
                </c:pt>
                <c:pt idx="241">
                  <c:v>1.175586</c:v>
                </c:pt>
                <c:pt idx="242">
                  <c:v>0.29772500000000002</c:v>
                </c:pt>
                <c:pt idx="243">
                  <c:v>0.24868300000000002</c:v>
                </c:pt>
                <c:pt idx="244">
                  <c:v>-0.324714</c:v>
                </c:pt>
                <c:pt idx="245">
                  <c:v>-0.70384899999999995</c:v>
                </c:pt>
                <c:pt idx="246">
                  <c:v>-0.43786599999999998</c:v>
                </c:pt>
                <c:pt idx="247">
                  <c:v>-1.006834</c:v>
                </c:pt>
                <c:pt idx="248">
                  <c:v>-0.67421299999999995</c:v>
                </c:pt>
                <c:pt idx="249">
                  <c:v>-1.3097479999999999</c:v>
                </c:pt>
                <c:pt idx="250">
                  <c:v>-0.43822100000000003</c:v>
                </c:pt>
                <c:pt idx="251">
                  <c:v>-0.50898600000000005</c:v>
                </c:pt>
                <c:pt idx="252">
                  <c:v>0.22168299999999999</c:v>
                </c:pt>
                <c:pt idx="253">
                  <c:v>0.49931599999999998</c:v>
                </c:pt>
                <c:pt idx="254">
                  <c:v>0.27599800000000002</c:v>
                </c:pt>
                <c:pt idx="255">
                  <c:v>0.485595</c:v>
                </c:pt>
                <c:pt idx="256">
                  <c:v>1.7937999999999999E-2</c:v>
                </c:pt>
                <c:pt idx="257">
                  <c:v>-7.5729000000000005E-2</c:v>
                </c:pt>
                <c:pt idx="258">
                  <c:v>-0.111507</c:v>
                </c:pt>
                <c:pt idx="259">
                  <c:v>-0.136571</c:v>
                </c:pt>
                <c:pt idx="260">
                  <c:v>0.11446000000000001</c:v>
                </c:pt>
                <c:pt idx="261">
                  <c:v>0.40244000000000002</c:v>
                </c:pt>
                <c:pt idx="262">
                  <c:v>0.49654700000000002</c:v>
                </c:pt>
                <c:pt idx="263">
                  <c:v>1.331691</c:v>
                </c:pt>
                <c:pt idx="264">
                  <c:v>1.2625139999999999</c:v>
                </c:pt>
                <c:pt idx="265">
                  <c:v>2.9469690000000002</c:v>
                </c:pt>
                <c:pt idx="266">
                  <c:v>1.82941</c:v>
                </c:pt>
                <c:pt idx="267">
                  <c:v>3.7216670000000001</c:v>
                </c:pt>
                <c:pt idx="268">
                  <c:v>1.9154990000000001</c:v>
                </c:pt>
                <c:pt idx="269">
                  <c:v>3.88069</c:v>
                </c:pt>
                <c:pt idx="270">
                  <c:v>2.0851630000000001</c:v>
                </c:pt>
                <c:pt idx="271">
                  <c:v>4.3277339999999995</c:v>
                </c:pt>
                <c:pt idx="272">
                  <c:v>2.5578599999999998</c:v>
                </c:pt>
                <c:pt idx="273">
                  <c:v>5.4759909999999996</c:v>
                </c:pt>
                <c:pt idx="274">
                  <c:v>3.1048550000000001</c:v>
                </c:pt>
                <c:pt idx="275">
                  <c:v>6.2770360000000007</c:v>
                </c:pt>
                <c:pt idx="276">
                  <c:v>3.2754370000000002</c:v>
                </c:pt>
                <c:pt idx="277">
                  <c:v>6.6899429999999995</c:v>
                </c:pt>
                <c:pt idx="278">
                  <c:v>3.240272</c:v>
                </c:pt>
                <c:pt idx="279">
                  <c:v>6.3214389999999998</c:v>
                </c:pt>
                <c:pt idx="280">
                  <c:v>3.4864850000000001</c:v>
                </c:pt>
                <c:pt idx="281">
                  <c:v>7.8857600000000003</c:v>
                </c:pt>
                <c:pt idx="282">
                  <c:v>5.225371</c:v>
                </c:pt>
                <c:pt idx="283">
                  <c:v>10.799206</c:v>
                </c:pt>
                <c:pt idx="284">
                  <c:v>5.5944250000000002</c:v>
                </c:pt>
                <c:pt idx="285">
                  <c:v>11.179141000000001</c:v>
                </c:pt>
                <c:pt idx="286">
                  <c:v>5.4550749999999999</c:v>
                </c:pt>
                <c:pt idx="287">
                  <c:v>10.785149000000001</c:v>
                </c:pt>
                <c:pt idx="288">
                  <c:v>5.6816250000000004</c:v>
                </c:pt>
                <c:pt idx="289">
                  <c:v>11.88195</c:v>
                </c:pt>
                <c:pt idx="290">
                  <c:v>6.9866210000000004</c:v>
                </c:pt>
                <c:pt idx="291">
                  <c:v>14.888912000000001</c:v>
                </c:pt>
                <c:pt idx="292">
                  <c:v>8.6928970000000003</c:v>
                </c:pt>
                <c:pt idx="293">
                  <c:v>18.206505</c:v>
                </c:pt>
                <c:pt idx="294">
                  <c:v>10.305573000000001</c:v>
                </c:pt>
                <c:pt idx="295">
                  <c:v>20.921182000000002</c:v>
                </c:pt>
                <c:pt idx="296">
                  <c:v>10.368126</c:v>
                </c:pt>
                <c:pt idx="297">
                  <c:v>20.359797999999998</c:v>
                </c:pt>
                <c:pt idx="298">
                  <c:v>9.6131799999999998</c:v>
                </c:pt>
                <c:pt idx="299">
                  <c:v>18.776476000000002</c:v>
                </c:pt>
                <c:pt idx="300">
                  <c:v>8.6026240000000005</c:v>
                </c:pt>
                <c:pt idx="301">
                  <c:v>16.491315</c:v>
                </c:pt>
                <c:pt idx="302">
                  <c:v>7.0440430000000003</c:v>
                </c:pt>
                <c:pt idx="303">
                  <c:v>13.183107</c:v>
                </c:pt>
                <c:pt idx="304">
                  <c:v>5.1842430000000004</c:v>
                </c:pt>
                <c:pt idx="305">
                  <c:v>9.4360120000000016</c:v>
                </c:pt>
                <c:pt idx="306">
                  <c:v>3.5810930000000001</c:v>
                </c:pt>
                <c:pt idx="307">
                  <c:v>6.8331840000000001</c:v>
                </c:pt>
                <c:pt idx="308">
                  <c:v>3.156282</c:v>
                </c:pt>
                <c:pt idx="309">
                  <c:v>6.3979370000000007</c:v>
                </c:pt>
                <c:pt idx="310">
                  <c:v>3.3441809999999998</c:v>
                </c:pt>
                <c:pt idx="311">
                  <c:v>6.6480969999999999</c:v>
                </c:pt>
                <c:pt idx="312">
                  <c:v>3.138979</c:v>
                </c:pt>
                <c:pt idx="313">
                  <c:v>5.9278060000000004</c:v>
                </c:pt>
                <c:pt idx="314">
                  <c:v>2.2360310000000001</c:v>
                </c:pt>
                <c:pt idx="315">
                  <c:v>3.809412</c:v>
                </c:pt>
                <c:pt idx="316">
                  <c:v>0.97558599999999995</c:v>
                </c:pt>
                <c:pt idx="317">
                  <c:v>1.5065879999999998</c:v>
                </c:pt>
                <c:pt idx="318">
                  <c:v>0.36332199999999998</c:v>
                </c:pt>
                <c:pt idx="319">
                  <c:v>1.0247839999999999</c:v>
                </c:pt>
                <c:pt idx="320">
                  <c:v>1.3712470000000001</c:v>
                </c:pt>
                <c:pt idx="321">
                  <c:v>3.5413600000000001</c:v>
                </c:pt>
                <c:pt idx="322">
                  <c:v>2.834606</c:v>
                </c:pt>
                <c:pt idx="323">
                  <c:v>5.8536510000000002</c:v>
                </c:pt>
                <c:pt idx="324">
                  <c:v>2.4127320000000001</c:v>
                </c:pt>
                <c:pt idx="325">
                  <c:v>3.5224609999999998</c:v>
                </c:pt>
                <c:pt idx="326">
                  <c:v>-0.36353999999999997</c:v>
                </c:pt>
                <c:pt idx="327">
                  <c:v>-1.5787119999999999</c:v>
                </c:pt>
                <c:pt idx="328">
                  <c:v>-1.1154170000000001</c:v>
                </c:pt>
                <c:pt idx="329">
                  <c:v>-1.5477630000000002</c:v>
                </c:pt>
                <c:pt idx="330">
                  <c:v>0.99389000000000005</c:v>
                </c:pt>
                <c:pt idx="331">
                  <c:v>3.7080319999999998</c:v>
                </c:pt>
                <c:pt idx="332">
                  <c:v>4.1104690000000002</c:v>
                </c:pt>
                <c:pt idx="333">
                  <c:v>9.1818279999999994</c:v>
                </c:pt>
                <c:pt idx="334">
                  <c:v>5.2435679999999998</c:v>
                </c:pt>
                <c:pt idx="335">
                  <c:v>9.3942920000000001</c:v>
                </c:pt>
                <c:pt idx="336">
                  <c:v>2.7986140000000002</c:v>
                </c:pt>
                <c:pt idx="337">
                  <c:v>4.9066290000000006</c:v>
                </c:pt>
                <c:pt idx="338">
                  <c:v>1.5909990000000001</c:v>
                </c:pt>
                <c:pt idx="339">
                  <c:v>2.8703349999999999</c:v>
                </c:pt>
                <c:pt idx="340">
                  <c:v>1.2840389999999999</c:v>
                </c:pt>
                <c:pt idx="341">
                  <c:v>2.696536</c:v>
                </c:pt>
                <c:pt idx="342">
                  <c:v>1.5441480000000001</c:v>
                </c:pt>
                <c:pt idx="343">
                  <c:v>3.2089940000000001</c:v>
                </c:pt>
                <c:pt idx="344">
                  <c:v>1.674345</c:v>
                </c:pt>
                <c:pt idx="345">
                  <c:v>3.2385000000000002</c:v>
                </c:pt>
                <c:pt idx="346">
                  <c:v>1.3620699999999999</c:v>
                </c:pt>
                <c:pt idx="347">
                  <c:v>2.441989</c:v>
                </c:pt>
                <c:pt idx="348">
                  <c:v>0.92125000000000001</c:v>
                </c:pt>
                <c:pt idx="349">
                  <c:v>1.773253</c:v>
                </c:pt>
                <c:pt idx="350">
                  <c:v>0.82639899999999999</c:v>
                </c:pt>
                <c:pt idx="351">
                  <c:v>1.671975</c:v>
                </c:pt>
                <c:pt idx="352">
                  <c:v>0.88187300000000002</c:v>
                </c:pt>
                <c:pt idx="353">
                  <c:v>1.800184</c:v>
                </c:pt>
                <c:pt idx="354">
                  <c:v>0.89088000000000001</c:v>
                </c:pt>
                <c:pt idx="355">
                  <c:v>1.7053509999999998</c:v>
                </c:pt>
                <c:pt idx="356">
                  <c:v>0.72202299999999997</c:v>
                </c:pt>
                <c:pt idx="357">
                  <c:v>1.2810980000000001</c:v>
                </c:pt>
                <c:pt idx="358">
                  <c:v>0.33313100000000001</c:v>
                </c:pt>
                <c:pt idx="359">
                  <c:v>0.50401899999999999</c:v>
                </c:pt>
                <c:pt idx="360">
                  <c:v>7.1252999999999997E-2</c:v>
                </c:pt>
                <c:pt idx="361">
                  <c:v>-1.2635000000000007E-2</c:v>
                </c:pt>
                <c:pt idx="362">
                  <c:v>-0.30615300000000001</c:v>
                </c:pt>
                <c:pt idx="363">
                  <c:v>-0.91755900000000001</c:v>
                </c:pt>
                <c:pt idx="364">
                  <c:v>-0.984653</c:v>
                </c:pt>
                <c:pt idx="365">
                  <c:v>-2.2816479999999997</c:v>
                </c:pt>
                <c:pt idx="366">
                  <c:v>-1.4600010000000001</c:v>
                </c:pt>
                <c:pt idx="367">
                  <c:v>-2.9816289999999999</c:v>
                </c:pt>
                <c:pt idx="368">
                  <c:v>-1.5820890000000001</c:v>
                </c:pt>
                <c:pt idx="369">
                  <c:v>-3.3235590000000004</c:v>
                </c:pt>
                <c:pt idx="370">
                  <c:v>-2.073258</c:v>
                </c:pt>
                <c:pt idx="371">
                  <c:v>-4.5103410000000004</c:v>
                </c:pt>
                <c:pt idx="372">
                  <c:v>-2.8544010000000002</c:v>
                </c:pt>
                <c:pt idx="373">
                  <c:v>-6.1369959999999999</c:v>
                </c:pt>
                <c:pt idx="374">
                  <c:v>-3.5735410000000001</c:v>
                </c:pt>
                <c:pt idx="375">
                  <c:v>-7.1951110000000007</c:v>
                </c:pt>
                <c:pt idx="376">
                  <c:v>-3.3594810000000002</c:v>
                </c:pt>
                <c:pt idx="377">
                  <c:v>-6.3714740000000001</c:v>
                </c:pt>
                <c:pt idx="378">
                  <c:v>-2.650585</c:v>
                </c:pt>
                <c:pt idx="379">
                  <c:v>-4.9642219999999995</c:v>
                </c:pt>
                <c:pt idx="380">
                  <c:v>-2.1673230000000001</c:v>
                </c:pt>
                <c:pt idx="381">
                  <c:v>-4.5419260000000001</c:v>
                </c:pt>
                <c:pt idx="382">
                  <c:v>-2.9292959999999999</c:v>
                </c:pt>
                <c:pt idx="383">
                  <c:v>-6.5069149999999993</c:v>
                </c:pt>
                <c:pt idx="384">
                  <c:v>-4.1958960000000003</c:v>
                </c:pt>
                <c:pt idx="385">
                  <c:v>-8.864903</c:v>
                </c:pt>
                <c:pt idx="386">
                  <c:v>-4.8019730000000003</c:v>
                </c:pt>
                <c:pt idx="387">
                  <c:v>-9.3351210000000009</c:v>
                </c:pt>
                <c:pt idx="388">
                  <c:v>-3.959549</c:v>
                </c:pt>
                <c:pt idx="389">
                  <c:v>-7.2432639999999999</c:v>
                </c:pt>
                <c:pt idx="390">
                  <c:v>-2.6485270000000001</c:v>
                </c:pt>
                <c:pt idx="391">
                  <c:v>-4.8396020000000002</c:v>
                </c:pt>
                <c:pt idx="392">
                  <c:v>-1.927141</c:v>
                </c:pt>
                <c:pt idx="393">
                  <c:v>-3.629534</c:v>
                </c:pt>
                <c:pt idx="394">
                  <c:v>-1.422272</c:v>
                </c:pt>
                <c:pt idx="395">
                  <c:v>-2.5337110000000003</c:v>
                </c:pt>
                <c:pt idx="396">
                  <c:v>-0.83060699999999998</c:v>
                </c:pt>
                <c:pt idx="397">
                  <c:v>-1.4187810000000001</c:v>
                </c:pt>
                <c:pt idx="398">
                  <c:v>-0.47984100000000002</c:v>
                </c:pt>
                <c:pt idx="399">
                  <c:v>-0.938446</c:v>
                </c:pt>
                <c:pt idx="400">
                  <c:v>-0.59153699999999998</c:v>
                </c:pt>
                <c:pt idx="401">
                  <c:v>-1.3309489999999999</c:v>
                </c:pt>
                <c:pt idx="402">
                  <c:v>-0.71609500000000004</c:v>
                </c:pt>
                <c:pt idx="403">
                  <c:v>-1.292017</c:v>
                </c:pt>
                <c:pt idx="404">
                  <c:v>-0.42976199999999998</c:v>
                </c:pt>
                <c:pt idx="405">
                  <c:v>-0.71262899999999996</c:v>
                </c:pt>
                <c:pt idx="406">
                  <c:v>-0.13927</c:v>
                </c:pt>
                <c:pt idx="407">
                  <c:v>-0.20506200000000002</c:v>
                </c:pt>
                <c:pt idx="408">
                  <c:v>-1.7499000000000001E-2</c:v>
                </c:pt>
                <c:pt idx="409">
                  <c:v>-2.4679E-2</c:v>
                </c:pt>
                <c:pt idx="410">
                  <c:v>0.108764</c:v>
                </c:pt>
                <c:pt idx="411">
                  <c:v>0.42197700000000005</c:v>
                </c:pt>
                <c:pt idx="412">
                  <c:v>0.693469</c:v>
                </c:pt>
                <c:pt idx="413">
                  <c:v>1.8266429999999998</c:v>
                </c:pt>
                <c:pt idx="414">
                  <c:v>1.2676289999999999</c:v>
                </c:pt>
                <c:pt idx="415">
                  <c:v>2.2675839999999998</c:v>
                </c:pt>
                <c:pt idx="416">
                  <c:v>0.281692</c:v>
                </c:pt>
                <c:pt idx="417">
                  <c:v>-0.18313000000000001</c:v>
                </c:pt>
                <c:pt idx="418">
                  <c:v>-1.1037079999999999</c:v>
                </c:pt>
                <c:pt idx="419">
                  <c:v>-2.3391419999999998</c:v>
                </c:pt>
                <c:pt idx="420">
                  <c:v>-0.46920800000000001</c:v>
                </c:pt>
                <c:pt idx="421">
                  <c:v>0.137075</c:v>
                </c:pt>
                <c:pt idx="422">
                  <c:v>1.37005</c:v>
                </c:pt>
                <c:pt idx="423">
                  <c:v>3.0731010000000003</c:v>
                </c:pt>
                <c:pt idx="424">
                  <c:v>1.7623869999999999</c:v>
                </c:pt>
                <c:pt idx="425">
                  <c:v>3.2794910000000002</c:v>
                </c:pt>
                <c:pt idx="426">
                  <c:v>0.85036500000000004</c:v>
                </c:pt>
                <c:pt idx="427">
                  <c:v>0.71452100000000007</c:v>
                </c:pt>
                <c:pt idx="428">
                  <c:v>-1.2131369999999999</c:v>
                </c:pt>
                <c:pt idx="429">
                  <c:v>-2.9953810000000001</c:v>
                </c:pt>
                <c:pt idx="430">
                  <c:v>-1.394914</c:v>
                </c:pt>
                <c:pt idx="431">
                  <c:v>-1.378986</c:v>
                </c:pt>
                <c:pt idx="432">
                  <c:v>1.740011</c:v>
                </c:pt>
                <c:pt idx="433">
                  <c:v>4.8682150000000002</c:v>
                </c:pt>
                <c:pt idx="434">
                  <c:v>3.8061099999999999</c:v>
                </c:pt>
                <c:pt idx="435">
                  <c:v>7.6911139999999998</c:v>
                </c:pt>
                <c:pt idx="436">
                  <c:v>3.5340760000000002</c:v>
                </c:pt>
                <c:pt idx="437">
                  <c:v>6.4060290000000002</c:v>
                </c:pt>
                <c:pt idx="438">
                  <c:v>2.1905079999999999</c:v>
                </c:pt>
                <c:pt idx="439">
                  <c:v>3.9340000000000002</c:v>
                </c:pt>
                <c:pt idx="440">
                  <c:v>1.605653</c:v>
                </c:pt>
                <c:pt idx="441">
                  <c:v>3.3069649999999999</c:v>
                </c:pt>
                <c:pt idx="442">
                  <c:v>1.8588009999999999</c:v>
                </c:pt>
                <c:pt idx="443">
                  <c:v>3.8217409999999998</c:v>
                </c:pt>
                <c:pt idx="444">
                  <c:v>1.9572750000000001</c:v>
                </c:pt>
                <c:pt idx="445">
                  <c:v>3.8127849999999999</c:v>
                </c:pt>
                <c:pt idx="446">
                  <c:v>1.7513620000000001</c:v>
                </c:pt>
                <c:pt idx="447">
                  <c:v>3.4313760000000002</c:v>
                </c:pt>
                <c:pt idx="448">
                  <c:v>1.6819329999999999</c:v>
                </c:pt>
                <c:pt idx="449">
                  <c:v>3.3283429999999998</c:v>
                </c:pt>
                <c:pt idx="450">
                  <c:v>1.4859549999999999</c:v>
                </c:pt>
                <c:pt idx="451">
                  <c:v>2.6972319999999996</c:v>
                </c:pt>
                <c:pt idx="452">
                  <c:v>0.87237699999999996</c:v>
                </c:pt>
                <c:pt idx="453">
                  <c:v>1.3724859999999999</c:v>
                </c:pt>
                <c:pt idx="454">
                  <c:v>5.2061999999999997E-2</c:v>
                </c:pt>
                <c:pt idx="455">
                  <c:v>-0.45041599999999998</c:v>
                </c:pt>
                <c:pt idx="456">
                  <c:v>-1.036443</c:v>
                </c:pt>
                <c:pt idx="457">
                  <c:v>-2.297428</c:v>
                </c:pt>
                <c:pt idx="458">
                  <c:v>-1.091958</c:v>
                </c:pt>
                <c:pt idx="459">
                  <c:v>-1.8088649999999999</c:v>
                </c:pt>
                <c:pt idx="460">
                  <c:v>-0.36903599999999998</c:v>
                </c:pt>
                <c:pt idx="461">
                  <c:v>-0.664628</c:v>
                </c:pt>
                <c:pt idx="462">
                  <c:v>-0.63555099999999998</c:v>
                </c:pt>
                <c:pt idx="463">
                  <c:v>-1.85849</c:v>
                </c:pt>
                <c:pt idx="464">
                  <c:v>-1.8457410000000001</c:v>
                </c:pt>
                <c:pt idx="465">
                  <c:v>-4.1782000000000004</c:v>
                </c:pt>
                <c:pt idx="466">
                  <c:v>-2.6788110000000001</c:v>
                </c:pt>
                <c:pt idx="467">
                  <c:v>-5.5846879999999999</c:v>
                </c:pt>
                <c:pt idx="468">
                  <c:v>-2.9963700000000002</c:v>
                </c:pt>
                <c:pt idx="469">
                  <c:v>-5.9604940000000006</c:v>
                </c:pt>
                <c:pt idx="470">
                  <c:v>-2.890288</c:v>
                </c:pt>
                <c:pt idx="471">
                  <c:v>-5.6502889999999999</c:v>
                </c:pt>
                <c:pt idx="472">
                  <c:v>-2.5975890000000001</c:v>
                </c:pt>
                <c:pt idx="473">
                  <c:v>-5.120965</c:v>
                </c:pt>
                <c:pt idx="474">
                  <c:v>-2.574535</c:v>
                </c:pt>
                <c:pt idx="475">
                  <c:v>-5.3204200000000004</c:v>
                </c:pt>
                <c:pt idx="476">
                  <c:v>-2.9865750000000002</c:v>
                </c:pt>
                <c:pt idx="477">
                  <c:v>-6.2012859999999996</c:v>
                </c:pt>
                <c:pt idx="478">
                  <c:v>-3.4494280000000002</c:v>
                </c:pt>
                <c:pt idx="479">
                  <c:v>-7.0505360000000001</c:v>
                </c:pt>
                <c:pt idx="480">
                  <c:v>-3.61531</c:v>
                </c:pt>
                <c:pt idx="481">
                  <c:v>-7.0720089999999995</c:v>
                </c:pt>
                <c:pt idx="482">
                  <c:v>-3.1911679999999998</c:v>
                </c:pt>
                <c:pt idx="483">
                  <c:v>-6.1067489999999998</c:v>
                </c:pt>
                <c:pt idx="484">
                  <c:v>-2.4705210000000002</c:v>
                </c:pt>
                <c:pt idx="485">
                  <c:v>-4.4301159999999999</c:v>
                </c:pt>
                <c:pt idx="486">
                  <c:v>-1.5009209999999999</c:v>
                </c:pt>
                <c:pt idx="487">
                  <c:v>-2.6474849999999996</c:v>
                </c:pt>
                <c:pt idx="488">
                  <c:v>-0.83058200000000004</c:v>
                </c:pt>
                <c:pt idx="489">
                  <c:v>-1.4900500000000001</c:v>
                </c:pt>
                <c:pt idx="490">
                  <c:v>-0.62456</c:v>
                </c:pt>
                <c:pt idx="491">
                  <c:v>-1.24177</c:v>
                </c:pt>
                <c:pt idx="492">
                  <c:v>-0.58220700000000003</c:v>
                </c:pt>
                <c:pt idx="493">
                  <c:v>-1.1061380000000001</c:v>
                </c:pt>
                <c:pt idx="494">
                  <c:v>-0.49346200000000001</c:v>
                </c:pt>
                <c:pt idx="495">
                  <c:v>-0.92357100000000003</c:v>
                </c:pt>
                <c:pt idx="496">
                  <c:v>-0.31157000000000001</c:v>
                </c:pt>
                <c:pt idx="497">
                  <c:v>-0.46968900000000002</c:v>
                </c:pt>
                <c:pt idx="498">
                  <c:v>-6.6457000000000002E-2</c:v>
                </c:pt>
                <c:pt idx="499">
                  <c:v>-0.12931999999999999</c:v>
                </c:pt>
                <c:pt idx="500">
                  <c:v>-6.2283999999999999E-2</c:v>
                </c:pt>
                <c:pt idx="501">
                  <c:v>-0.10248299999999999</c:v>
                </c:pt>
                <c:pt idx="502">
                  <c:v>-4.9825000000000001E-2</c:v>
                </c:pt>
                <c:pt idx="503">
                  <c:v>-0.137985</c:v>
                </c:pt>
                <c:pt idx="504">
                  <c:v>-0.13413</c:v>
                </c:pt>
                <c:pt idx="505">
                  <c:v>-0.26659699999999997</c:v>
                </c:pt>
                <c:pt idx="506">
                  <c:v>2.8698999999999999E-2</c:v>
                </c:pt>
                <c:pt idx="507">
                  <c:v>0.392181</c:v>
                </c:pt>
                <c:pt idx="508">
                  <c:v>0.65489399999999998</c:v>
                </c:pt>
                <c:pt idx="509">
                  <c:v>1.4174039999999999</c:v>
                </c:pt>
                <c:pt idx="510">
                  <c:v>0.68624499999999999</c:v>
                </c:pt>
                <c:pt idx="511">
                  <c:v>0.99909800000000004</c:v>
                </c:pt>
                <c:pt idx="512">
                  <c:v>-0.387824</c:v>
                </c:pt>
                <c:pt idx="513">
                  <c:v>-1.413033</c:v>
                </c:pt>
                <c:pt idx="514">
                  <c:v>-1.2178599999999999</c:v>
                </c:pt>
                <c:pt idx="515">
                  <c:v>-1.9532659999999999</c:v>
                </c:pt>
                <c:pt idx="516">
                  <c:v>0.21075099999999999</c:v>
                </c:pt>
                <c:pt idx="517">
                  <c:v>1.01017</c:v>
                </c:pt>
                <c:pt idx="518">
                  <c:v>0.77156800000000003</c:v>
                </c:pt>
                <c:pt idx="519">
                  <c:v>0.86037399999999997</c:v>
                </c:pt>
                <c:pt idx="520">
                  <c:v>-1.06498</c:v>
                </c:pt>
                <c:pt idx="521">
                  <c:v>-3.1551960000000001</c:v>
                </c:pt>
                <c:pt idx="522">
                  <c:v>-2.565925</c:v>
                </c:pt>
                <c:pt idx="523">
                  <c:v>-4.6765310000000007</c:v>
                </c:pt>
                <c:pt idx="524">
                  <c:v>-0.499112</c:v>
                </c:pt>
                <c:pt idx="525">
                  <c:v>1.2160949999999999</c:v>
                </c:pt>
                <c:pt idx="526">
                  <c:v>3.8989479999999999</c:v>
                </c:pt>
                <c:pt idx="527">
                  <c:v>9.566929</c:v>
                </c:pt>
                <c:pt idx="528">
                  <c:v>6.3283230000000001</c:v>
                </c:pt>
                <c:pt idx="529">
                  <c:v>11.859960000000001</c:v>
                </c:pt>
                <c:pt idx="530">
                  <c:v>4.1639280000000003</c:v>
                </c:pt>
                <c:pt idx="531">
                  <c:v>6.8646030000000007</c:v>
                </c:pt>
                <c:pt idx="532">
                  <c:v>1.546435</c:v>
                </c:pt>
                <c:pt idx="533">
                  <c:v>2.596978</c:v>
                </c:pt>
                <c:pt idx="534">
                  <c:v>0.86259300000000005</c:v>
                </c:pt>
                <c:pt idx="535">
                  <c:v>1.8322000000000001</c:v>
                </c:pt>
                <c:pt idx="536">
                  <c:v>1.162738</c:v>
                </c:pt>
                <c:pt idx="537">
                  <c:v>2.352058</c:v>
                </c:pt>
                <c:pt idx="538">
                  <c:v>1.0887100000000001</c:v>
                </c:pt>
                <c:pt idx="539">
                  <c:v>2.0232330000000003</c:v>
                </c:pt>
                <c:pt idx="540">
                  <c:v>0.69266300000000003</c:v>
                </c:pt>
                <c:pt idx="541">
                  <c:v>1.137769</c:v>
                </c:pt>
                <c:pt idx="542">
                  <c:v>0.44442599999999999</c:v>
                </c:pt>
                <c:pt idx="543">
                  <c:v>1.025625</c:v>
                </c:pt>
                <c:pt idx="544">
                  <c:v>0.836364</c:v>
                </c:pt>
                <c:pt idx="545">
                  <c:v>1.793828</c:v>
                </c:pt>
                <c:pt idx="546">
                  <c:v>0.81547599999999998</c:v>
                </c:pt>
                <c:pt idx="547">
                  <c:v>1.3440449999999999</c:v>
                </c:pt>
                <c:pt idx="548">
                  <c:v>0.21918899999999999</c:v>
                </c:pt>
                <c:pt idx="549">
                  <c:v>0.26209499999999997</c:v>
                </c:pt>
                <c:pt idx="550">
                  <c:v>-3.5403999999999998E-2</c:v>
                </c:pt>
                <c:pt idx="551">
                  <c:v>-0.122444</c:v>
                </c:pt>
                <c:pt idx="552">
                  <c:v>-0.139629</c:v>
                </c:pt>
                <c:pt idx="553">
                  <c:v>-0.32852100000000001</c:v>
                </c:pt>
                <c:pt idx="554">
                  <c:v>-0.26368799999999998</c:v>
                </c:pt>
                <c:pt idx="555">
                  <c:v>-0.526478</c:v>
                </c:pt>
                <c:pt idx="556">
                  <c:v>-0.40354400000000001</c:v>
                </c:pt>
                <c:pt idx="557">
                  <c:v>-1.2291270000000001</c:v>
                </c:pt>
                <c:pt idx="558">
                  <c:v>-1.4893160000000001</c:v>
                </c:pt>
                <c:pt idx="559">
                  <c:v>-3.5442979999999999</c:v>
                </c:pt>
                <c:pt idx="560">
                  <c:v>-2.2468460000000001</c:v>
                </c:pt>
                <c:pt idx="561">
                  <c:v>-4.3596880000000002</c:v>
                </c:pt>
                <c:pt idx="562">
                  <c:v>-1.875605</c:v>
                </c:pt>
                <c:pt idx="563">
                  <c:v>-3.7035450000000001</c:v>
                </c:pt>
                <c:pt idx="564">
                  <c:v>-2.0123899999999999</c:v>
                </c:pt>
                <c:pt idx="565">
                  <c:v>-4.3005979999999999</c:v>
                </c:pt>
                <c:pt idx="566">
                  <c:v>-2.4648180000000002</c:v>
                </c:pt>
                <c:pt idx="567">
                  <c:v>-4.795147</c:v>
                </c:pt>
                <c:pt idx="568">
                  <c:v>-1.9860530000000001</c:v>
                </c:pt>
                <c:pt idx="569">
                  <c:v>-3.7543850000000001</c:v>
                </c:pt>
                <c:pt idx="570">
                  <c:v>-1.728232</c:v>
                </c:pt>
                <c:pt idx="571">
                  <c:v>-3.4545300000000001</c:v>
                </c:pt>
                <c:pt idx="572">
                  <c:v>-1.936957</c:v>
                </c:pt>
                <c:pt idx="573">
                  <c:v>-4.1932810000000007</c:v>
                </c:pt>
                <c:pt idx="574">
                  <c:v>-2.544975</c:v>
                </c:pt>
                <c:pt idx="575">
                  <c:v>-5.3423160000000003</c:v>
                </c:pt>
                <c:pt idx="576">
                  <c:v>-3.0133529999999999</c:v>
                </c:pt>
                <c:pt idx="577">
                  <c:v>-6.1724009999999998</c:v>
                </c:pt>
                <c:pt idx="578">
                  <c:v>-3.2983730000000002</c:v>
                </c:pt>
                <c:pt idx="579">
                  <c:v>-6.7860840000000007</c:v>
                </c:pt>
                <c:pt idx="580">
                  <c:v>-3.6737690000000001</c:v>
                </c:pt>
                <c:pt idx="581">
                  <c:v>-7.460019</c:v>
                </c:pt>
                <c:pt idx="582">
                  <c:v>-3.7474440000000002</c:v>
                </c:pt>
                <c:pt idx="583">
                  <c:v>-7.2431210000000004</c:v>
                </c:pt>
                <c:pt idx="584">
                  <c:v>-2.859502</c:v>
                </c:pt>
                <c:pt idx="585">
                  <c:v>-4.8346239999999998</c:v>
                </c:pt>
                <c:pt idx="586">
                  <c:v>-1.126717</c:v>
                </c:pt>
                <c:pt idx="587">
                  <c:v>-1.691276</c:v>
                </c:pt>
                <c:pt idx="588">
                  <c:v>-0.39736199999999999</c:v>
                </c:pt>
                <c:pt idx="589">
                  <c:v>-0.93523699999999999</c:v>
                </c:pt>
                <c:pt idx="590">
                  <c:v>-0.80934300000000003</c:v>
                </c:pt>
                <c:pt idx="591">
                  <c:v>-1.9488430000000001</c:v>
                </c:pt>
                <c:pt idx="592">
                  <c:v>-1.417772</c:v>
                </c:pt>
                <c:pt idx="593">
                  <c:v>-2.9468649999999998</c:v>
                </c:pt>
                <c:pt idx="594">
                  <c:v>-1.4297299999999999</c:v>
                </c:pt>
                <c:pt idx="595">
                  <c:v>-2.5589389999999996</c:v>
                </c:pt>
                <c:pt idx="596">
                  <c:v>-0.668964</c:v>
                </c:pt>
                <c:pt idx="597">
                  <c:v>-0.89999499999999999</c:v>
                </c:pt>
                <c:pt idx="598">
                  <c:v>0.11550199999999999</c:v>
                </c:pt>
                <c:pt idx="599">
                  <c:v>0.494809</c:v>
                </c:pt>
                <c:pt idx="600">
                  <c:v>0.42193799999999998</c:v>
                </c:pt>
                <c:pt idx="601">
                  <c:v>0.65224199999999999</c:v>
                </c:pt>
                <c:pt idx="602">
                  <c:v>-9.3556E-2</c:v>
                </c:pt>
                <c:pt idx="603">
                  <c:v>-0.46867300000000001</c:v>
                </c:pt>
                <c:pt idx="604">
                  <c:v>-0.52155600000000002</c:v>
                </c:pt>
                <c:pt idx="605">
                  <c:v>-0.984873</c:v>
                </c:pt>
                <c:pt idx="606">
                  <c:v>-0.230073</c:v>
                </c:pt>
                <c:pt idx="607">
                  <c:v>-0.25023899999999999</c:v>
                </c:pt>
                <c:pt idx="608">
                  <c:v>2.2259000000000001E-2</c:v>
                </c:pt>
                <c:pt idx="609">
                  <c:v>-0.23060699999999998</c:v>
                </c:pt>
                <c:pt idx="610">
                  <c:v>-0.644872</c:v>
                </c:pt>
                <c:pt idx="611">
                  <c:v>-1.885224</c:v>
                </c:pt>
                <c:pt idx="612">
                  <c:v>-2.0183089999999999</c:v>
                </c:pt>
                <c:pt idx="613">
                  <c:v>-4.2563759999999995</c:v>
                </c:pt>
                <c:pt idx="614">
                  <c:v>-1.289304</c:v>
                </c:pt>
                <c:pt idx="615">
                  <c:v>-0.73655199999999998</c:v>
                </c:pt>
                <c:pt idx="616">
                  <c:v>2.3084220000000002</c:v>
                </c:pt>
                <c:pt idx="617">
                  <c:v>6.0070600000000001</c:v>
                </c:pt>
                <c:pt idx="618">
                  <c:v>4.6038500000000004</c:v>
                </c:pt>
                <c:pt idx="619">
                  <c:v>9.8368730000000006</c:v>
                </c:pt>
                <c:pt idx="620">
                  <c:v>6.0173990000000002</c:v>
                </c:pt>
                <c:pt idx="621">
                  <c:v>12.081906</c:v>
                </c:pt>
                <c:pt idx="622">
                  <c:v>5.5485009999999999</c:v>
                </c:pt>
                <c:pt idx="623">
                  <c:v>10.141017999999999</c:v>
                </c:pt>
                <c:pt idx="624">
                  <c:v>3.2730000000000001</c:v>
                </c:pt>
                <c:pt idx="625">
                  <c:v>5.8175380000000008</c:v>
                </c:pt>
                <c:pt idx="626">
                  <c:v>2.801587</c:v>
                </c:pt>
                <c:pt idx="627">
                  <c:v>6.199967</c:v>
                </c:pt>
                <c:pt idx="628">
                  <c:v>3.890558</c:v>
                </c:pt>
                <c:pt idx="629">
                  <c:v>7.9086389999999991</c:v>
                </c:pt>
                <c:pt idx="630">
                  <c:v>3.6925439999999998</c:v>
                </c:pt>
                <c:pt idx="631">
                  <c:v>6.8611570000000004</c:v>
                </c:pt>
                <c:pt idx="632">
                  <c:v>2.6391810000000002</c:v>
                </c:pt>
                <c:pt idx="633">
                  <c:v>4.9811390000000006</c:v>
                </c:pt>
                <c:pt idx="634">
                  <c:v>2.2025519999999998</c:v>
                </c:pt>
                <c:pt idx="635">
                  <c:v>4.3168340000000001</c:v>
                </c:pt>
                <c:pt idx="636">
                  <c:v>2.0269729999999999</c:v>
                </c:pt>
                <c:pt idx="637">
                  <c:v>3.9111739999999999</c:v>
                </c:pt>
                <c:pt idx="638">
                  <c:v>1.693336</c:v>
                </c:pt>
                <c:pt idx="639">
                  <c:v>3.0839109999999996</c:v>
                </c:pt>
                <c:pt idx="640">
                  <c:v>1.070827</c:v>
                </c:pt>
                <c:pt idx="641">
                  <c:v>1.9177789999999999</c:v>
                </c:pt>
                <c:pt idx="642">
                  <c:v>0.69975900000000002</c:v>
                </c:pt>
                <c:pt idx="643">
                  <c:v>1.386514</c:v>
                </c:pt>
                <c:pt idx="644">
                  <c:v>0.69191100000000005</c:v>
                </c:pt>
                <c:pt idx="645">
                  <c:v>1.3016130000000001</c:v>
                </c:pt>
                <c:pt idx="646">
                  <c:v>0.393202</c:v>
                </c:pt>
                <c:pt idx="647">
                  <c:v>0.56994</c:v>
                </c:pt>
                <c:pt idx="648">
                  <c:v>-0.101302</c:v>
                </c:pt>
                <c:pt idx="649">
                  <c:v>-0.55852400000000002</c:v>
                </c:pt>
                <c:pt idx="650">
                  <c:v>-0.70025899999999996</c:v>
                </c:pt>
                <c:pt idx="651">
                  <c:v>-1.4687049999999999</c:v>
                </c:pt>
                <c:pt idx="652">
                  <c:v>-0.78646300000000002</c:v>
                </c:pt>
                <c:pt idx="653">
                  <c:v>-1.5610460000000002</c:v>
                </c:pt>
                <c:pt idx="654">
                  <c:v>-0.826569</c:v>
                </c:pt>
                <c:pt idx="655">
                  <c:v>-1.9106719999999999</c:v>
                </c:pt>
                <c:pt idx="656">
                  <c:v>-1.43109</c:v>
                </c:pt>
                <c:pt idx="657">
                  <c:v>-3.1399809999999997</c:v>
                </c:pt>
                <c:pt idx="658">
                  <c:v>-1.942971</c:v>
                </c:pt>
                <c:pt idx="659">
                  <c:v>-4.1797760000000004</c:v>
                </c:pt>
                <c:pt idx="660">
                  <c:v>-2.4531239999999999</c:v>
                </c:pt>
                <c:pt idx="661">
                  <c:v>-5.0863379999999996</c:v>
                </c:pt>
                <c:pt idx="662">
                  <c:v>-2.8058480000000001</c:v>
                </c:pt>
                <c:pt idx="663">
                  <c:v>-5.8450059999999997</c:v>
                </c:pt>
                <c:pt idx="664">
                  <c:v>-3.1571189999999998</c:v>
                </c:pt>
                <c:pt idx="665">
                  <c:v>-6.2667529999999996</c:v>
                </c:pt>
                <c:pt idx="666">
                  <c:v>-3.1405180000000001</c:v>
                </c:pt>
                <c:pt idx="667">
                  <c:v>-6.3394180000000002</c:v>
                </c:pt>
                <c:pt idx="668">
                  <c:v>-3.3712529999999998</c:v>
                </c:pt>
                <c:pt idx="669">
                  <c:v>-7.1886589999999995</c:v>
                </c:pt>
                <c:pt idx="670">
                  <c:v>-4.3499400000000001</c:v>
                </c:pt>
                <c:pt idx="671">
                  <c:v>-9.0567489999999999</c:v>
                </c:pt>
                <c:pt idx="672">
                  <c:v>-4.8187800000000003</c:v>
                </c:pt>
                <c:pt idx="673">
                  <c:v>-9.6398080000000004</c:v>
                </c:pt>
                <c:pt idx="674">
                  <c:v>-4.6717919999999999</c:v>
                </c:pt>
                <c:pt idx="675">
                  <c:v>-9.0536539999999999</c:v>
                </c:pt>
                <c:pt idx="676">
                  <c:v>-3.9407260000000002</c:v>
                </c:pt>
                <c:pt idx="677">
                  <c:v>-7.2251960000000004</c:v>
                </c:pt>
                <c:pt idx="678">
                  <c:v>-2.5557259999999999</c:v>
                </c:pt>
                <c:pt idx="679">
                  <c:v>-4.5199249999999997</c:v>
                </c:pt>
                <c:pt idx="680">
                  <c:v>-1.6026480000000001</c:v>
                </c:pt>
                <c:pt idx="681">
                  <c:v>-3.117267</c:v>
                </c:pt>
                <c:pt idx="682">
                  <c:v>-1.6116330000000001</c:v>
                </c:pt>
                <c:pt idx="683">
                  <c:v>-3.2393619999999999</c:v>
                </c:pt>
                <c:pt idx="684">
                  <c:v>-1.429935</c:v>
                </c:pt>
                <c:pt idx="685">
                  <c:v>-2.451397</c:v>
                </c:pt>
                <c:pt idx="686">
                  <c:v>-0.51828799999999997</c:v>
                </c:pt>
                <c:pt idx="687">
                  <c:v>-0.56753900000000002</c:v>
                </c:pt>
                <c:pt idx="688">
                  <c:v>0.25476700000000002</c:v>
                </c:pt>
                <c:pt idx="689">
                  <c:v>0.58587600000000006</c:v>
                </c:pt>
                <c:pt idx="690">
                  <c:v>0.22647300000000001</c:v>
                </c:pt>
                <c:pt idx="691">
                  <c:v>0.212978</c:v>
                </c:pt>
                <c:pt idx="692">
                  <c:v>-0.37812000000000001</c:v>
                </c:pt>
                <c:pt idx="693">
                  <c:v>-1.179535</c:v>
                </c:pt>
                <c:pt idx="694">
                  <c:v>-1.185427</c:v>
                </c:pt>
                <c:pt idx="695">
                  <c:v>-2.570713</c:v>
                </c:pt>
                <c:pt idx="696">
                  <c:v>-1.2668079999999999</c:v>
                </c:pt>
                <c:pt idx="697">
                  <c:v>-2.1457440000000001</c:v>
                </c:pt>
                <c:pt idx="698">
                  <c:v>-0.374691</c:v>
                </c:pt>
                <c:pt idx="699">
                  <c:v>-0.107265</c:v>
                </c:pt>
                <c:pt idx="700">
                  <c:v>0.70859399999999995</c:v>
                </c:pt>
                <c:pt idx="701">
                  <c:v>1.610522</c:v>
                </c:pt>
                <c:pt idx="702">
                  <c:v>0.790771</c:v>
                </c:pt>
                <c:pt idx="703">
                  <c:v>1.269906</c:v>
                </c:pt>
                <c:pt idx="704">
                  <c:v>0.12740199999999999</c:v>
                </c:pt>
                <c:pt idx="705">
                  <c:v>8.562199999999999E-2</c:v>
                </c:pt>
                <c:pt idx="706">
                  <c:v>-0.19509099999999999</c:v>
                </c:pt>
                <c:pt idx="707">
                  <c:v>-0.72868100000000002</c:v>
                </c:pt>
                <c:pt idx="708">
                  <c:v>-1.014607</c:v>
                </c:pt>
                <c:pt idx="709">
                  <c:v>-2.4246949999999998</c:v>
                </c:pt>
                <c:pt idx="710">
                  <c:v>-1.5123420000000001</c:v>
                </c:pt>
                <c:pt idx="711">
                  <c:v>-2.8840060000000003</c:v>
                </c:pt>
                <c:pt idx="712">
                  <c:v>-1.045582</c:v>
                </c:pt>
                <c:pt idx="713">
                  <c:v>-1.7732299999999999</c:v>
                </c:pt>
                <c:pt idx="714">
                  <c:v>-0.47112599999999999</c:v>
                </c:pt>
                <c:pt idx="715">
                  <c:v>-0.54497799999999996</c:v>
                </c:pt>
                <c:pt idx="716">
                  <c:v>0.58000200000000002</c:v>
                </c:pt>
                <c:pt idx="717">
                  <c:v>2.080638</c:v>
                </c:pt>
                <c:pt idx="718">
                  <c:v>2.6188639999999999</c:v>
                </c:pt>
                <c:pt idx="719">
                  <c:v>6.3512329999999997</c:v>
                </c:pt>
                <c:pt idx="720">
                  <c:v>4.6070570000000002</c:v>
                </c:pt>
                <c:pt idx="721">
                  <c:v>9.6023370000000003</c:v>
                </c:pt>
                <c:pt idx="722">
                  <c:v>4.9257140000000001</c:v>
                </c:pt>
                <c:pt idx="723">
                  <c:v>9.5568200000000001</c:v>
                </c:pt>
                <c:pt idx="724">
                  <c:v>4.2658250000000004</c:v>
                </c:pt>
                <c:pt idx="725">
                  <c:v>8.1424830000000004</c:v>
                </c:pt>
                <c:pt idx="726">
                  <c:v>3.636307</c:v>
                </c:pt>
                <c:pt idx="727">
                  <c:v>7.1569000000000003</c:v>
                </c:pt>
                <c:pt idx="728">
                  <c:v>3.4485730000000001</c:v>
                </c:pt>
                <c:pt idx="729">
                  <c:v>6.8103069999999999</c:v>
                </c:pt>
                <c:pt idx="730">
                  <c:v>3.2536520000000002</c:v>
                </c:pt>
                <c:pt idx="731">
                  <c:v>6.3767530000000008</c:v>
                </c:pt>
                <c:pt idx="732">
                  <c:v>2.892255</c:v>
                </c:pt>
                <c:pt idx="733">
                  <c:v>5.4949379999999994</c:v>
                </c:pt>
                <c:pt idx="734">
                  <c:v>2.3077770000000002</c:v>
                </c:pt>
                <c:pt idx="735">
                  <c:v>4.3952960000000001</c:v>
                </c:pt>
                <c:pt idx="736">
                  <c:v>1.8799710000000001</c:v>
                </c:pt>
                <c:pt idx="737">
                  <c:v>3.5170870000000001</c:v>
                </c:pt>
                <c:pt idx="738">
                  <c:v>1.39829</c:v>
                </c:pt>
                <c:pt idx="739">
                  <c:v>2.5863779999999998</c:v>
                </c:pt>
                <c:pt idx="740">
                  <c:v>0.98200200000000004</c:v>
                </c:pt>
                <c:pt idx="741">
                  <c:v>1.6043700000000001</c:v>
                </c:pt>
                <c:pt idx="742">
                  <c:v>0.192437</c:v>
                </c:pt>
                <c:pt idx="743">
                  <c:v>-5.4599999999999926E-3</c:v>
                </c:pt>
                <c:pt idx="744">
                  <c:v>-0.47184399999999999</c:v>
                </c:pt>
                <c:pt idx="745">
                  <c:v>-1.172642</c:v>
                </c:pt>
                <c:pt idx="746">
                  <c:v>-0.95528400000000002</c:v>
                </c:pt>
                <c:pt idx="747">
                  <c:v>-2.203484</c:v>
                </c:pt>
                <c:pt idx="748">
                  <c:v>-1.568764</c:v>
                </c:pt>
                <c:pt idx="749">
                  <c:v>-3.4505479999999999</c:v>
                </c:pt>
                <c:pt idx="750">
                  <c:v>-2.1788349999999999</c:v>
                </c:pt>
                <c:pt idx="751">
                  <c:v>-4.5813009999999998</c:v>
                </c:pt>
                <c:pt idx="752">
                  <c:v>-2.547269</c:v>
                </c:pt>
                <c:pt idx="753">
                  <c:v>-5.2957649999999994</c:v>
                </c:pt>
                <c:pt idx="754">
                  <c:v>-2.971082</c:v>
                </c:pt>
                <c:pt idx="755">
                  <c:v>-6.1445259999999999</c:v>
                </c:pt>
                <c:pt idx="756">
                  <c:v>-3.2541820000000001</c:v>
                </c:pt>
                <c:pt idx="757">
                  <c:v>-6.4483470000000001</c:v>
                </c:pt>
                <c:pt idx="758">
                  <c:v>-3.1075089999999999</c:v>
                </c:pt>
                <c:pt idx="759">
                  <c:v>-6.1636769999999999</c:v>
                </c:pt>
                <c:pt idx="760">
                  <c:v>-3.0763150000000001</c:v>
                </c:pt>
                <c:pt idx="761">
                  <c:v>-6.2644990000000007</c:v>
                </c:pt>
                <c:pt idx="762">
                  <c:v>-3.4055580000000001</c:v>
                </c:pt>
                <c:pt idx="763">
                  <c:v>-6.9796370000000003</c:v>
                </c:pt>
                <c:pt idx="764">
                  <c:v>-3.684866</c:v>
                </c:pt>
                <c:pt idx="765">
                  <c:v>-7.255204</c:v>
                </c:pt>
                <c:pt idx="766">
                  <c:v>-3.414879</c:v>
                </c:pt>
                <c:pt idx="767">
                  <c:v>-6.7526539999999997</c:v>
                </c:pt>
                <c:pt idx="768">
                  <c:v>-3.278562</c:v>
                </c:pt>
                <c:pt idx="769">
                  <c:v>-6.471266</c:v>
                </c:pt>
                <c:pt idx="770">
                  <c:v>-2.9056220000000001</c:v>
                </c:pt>
                <c:pt idx="771">
                  <c:v>-5.4913129999999999</c:v>
                </c:pt>
                <c:pt idx="772">
                  <c:v>-2.208526</c:v>
                </c:pt>
                <c:pt idx="773">
                  <c:v>-4.1455549999999999</c:v>
                </c:pt>
                <c:pt idx="774">
                  <c:v>-1.7622009999999999</c:v>
                </c:pt>
                <c:pt idx="775">
                  <c:v>-3.412954</c:v>
                </c:pt>
                <c:pt idx="776">
                  <c:v>-1.619939</c:v>
                </c:pt>
                <c:pt idx="777">
                  <c:v>-3.1271640000000001</c:v>
                </c:pt>
                <c:pt idx="778">
                  <c:v>-1.3219019999999999</c:v>
                </c:pt>
                <c:pt idx="779">
                  <c:v>-2.3508149999999999</c:v>
                </c:pt>
                <c:pt idx="780">
                  <c:v>-0.75186799999999998</c:v>
                </c:pt>
                <c:pt idx="781">
                  <c:v>-1.17883</c:v>
                </c:pt>
                <c:pt idx="782">
                  <c:v>-0.13957800000000001</c:v>
                </c:pt>
                <c:pt idx="783">
                  <c:v>-0.165795</c:v>
                </c:pt>
                <c:pt idx="784">
                  <c:v>-6.7281999999999995E-2</c:v>
                </c:pt>
                <c:pt idx="785">
                  <c:v>-0.23717199999999999</c:v>
                </c:pt>
                <c:pt idx="786">
                  <c:v>-0.39382600000000001</c:v>
                </c:pt>
                <c:pt idx="787">
                  <c:v>-1.107486</c:v>
                </c:pt>
                <c:pt idx="788">
                  <c:v>-0.972831</c:v>
                </c:pt>
                <c:pt idx="789">
                  <c:v>-2.0207709999999999</c:v>
                </c:pt>
                <c:pt idx="790">
                  <c:v>-0.85394999999999999</c:v>
                </c:pt>
                <c:pt idx="791">
                  <c:v>-1.2732520000000001</c:v>
                </c:pt>
                <c:pt idx="792">
                  <c:v>0.102687</c:v>
                </c:pt>
                <c:pt idx="793">
                  <c:v>0.63810499999999992</c:v>
                </c:pt>
                <c:pt idx="794">
                  <c:v>0.77476500000000004</c:v>
                </c:pt>
                <c:pt idx="795">
                  <c:v>1.5539700000000001</c:v>
                </c:pt>
                <c:pt idx="796">
                  <c:v>0.54950699999999997</c:v>
                </c:pt>
                <c:pt idx="797">
                  <c:v>0.69220399999999993</c:v>
                </c:pt>
                <c:pt idx="798">
                  <c:v>-0.18353900000000001</c:v>
                </c:pt>
                <c:pt idx="799">
                  <c:v>-0.43032500000000001</c:v>
                </c:pt>
                <c:pt idx="800">
                  <c:v>6.4055000000000001E-2</c:v>
                </c:pt>
                <c:pt idx="801">
                  <c:v>0.56991000000000003</c:v>
                </c:pt>
                <c:pt idx="802">
                  <c:v>0.64289099999999999</c:v>
                </c:pt>
                <c:pt idx="803">
                  <c:v>0.52502199999999999</c:v>
                </c:pt>
                <c:pt idx="804">
                  <c:v>-1.9393499999999999</c:v>
                </c:pt>
                <c:pt idx="805">
                  <c:v>-6.2645179999999998</c:v>
                </c:pt>
                <c:pt idx="806">
                  <c:v>-6.1292049999999998</c:v>
                </c:pt>
                <c:pt idx="807">
                  <c:v>-12.550747999999999</c:v>
                </c:pt>
                <c:pt idx="808">
                  <c:v>-4.780513</c:v>
                </c:pt>
                <c:pt idx="809">
                  <c:v>-6.4799769999999999</c:v>
                </c:pt>
                <c:pt idx="810">
                  <c:v>1.81168</c:v>
                </c:pt>
                <c:pt idx="811">
                  <c:v>6.2885390000000001</c:v>
                </c:pt>
                <c:pt idx="812">
                  <c:v>5.7017629999999997</c:v>
                </c:pt>
                <c:pt idx="813">
                  <c:v>11.489857000000001</c:v>
                </c:pt>
                <c:pt idx="814">
                  <c:v>5.1902220000000003</c:v>
                </c:pt>
                <c:pt idx="815">
                  <c:v>9.587161</c:v>
                </c:pt>
                <c:pt idx="816">
                  <c:v>3.4414150000000001</c:v>
                </c:pt>
                <c:pt idx="817">
                  <c:v>5.944178</c:v>
                </c:pt>
                <c:pt idx="818">
                  <c:v>1.7011700000000001</c:v>
                </c:pt>
                <c:pt idx="819">
                  <c:v>2.8373200000000001</c:v>
                </c:pt>
                <c:pt idx="820">
                  <c:v>0.75141599999999997</c:v>
                </c:pt>
                <c:pt idx="821">
                  <c:v>1.137529</c:v>
                </c:pt>
                <c:pt idx="822">
                  <c:v>5.8334999999999998E-2</c:v>
                </c:pt>
                <c:pt idx="823">
                  <c:v>1.3750999999999999E-2</c:v>
                </c:pt>
                <c:pt idx="824">
                  <c:v>7.1809999999999999E-2</c:v>
                </c:pt>
                <c:pt idx="825">
                  <c:v>0.50046000000000002</c:v>
                </c:pt>
                <c:pt idx="826">
                  <c:v>0.85547600000000001</c:v>
                </c:pt>
                <c:pt idx="827">
                  <c:v>2.0693630000000001</c:v>
                </c:pt>
                <c:pt idx="828">
                  <c:v>1.563574</c:v>
                </c:pt>
                <c:pt idx="829">
                  <c:v>3.499082</c:v>
                </c:pt>
                <c:pt idx="830">
                  <c:v>2.2359140000000002</c:v>
                </c:pt>
                <c:pt idx="831">
                  <c:v>4.527094</c:v>
                </c:pt>
                <c:pt idx="832">
                  <c:v>2.0897169999999998</c:v>
                </c:pt>
                <c:pt idx="833">
                  <c:v>3.786365</c:v>
                </c:pt>
                <c:pt idx="834">
                  <c:v>1.2854049999999999</c:v>
                </c:pt>
                <c:pt idx="835">
                  <c:v>2.1881719999999998</c:v>
                </c:pt>
                <c:pt idx="836">
                  <c:v>0.523146</c:v>
                </c:pt>
                <c:pt idx="837">
                  <c:v>0.70380699999999996</c:v>
                </c:pt>
                <c:pt idx="838">
                  <c:v>-5.4316000000000003E-2</c:v>
                </c:pt>
                <c:pt idx="839">
                  <c:v>-0.27654699999999999</c:v>
                </c:pt>
                <c:pt idx="840">
                  <c:v>-0.33058500000000002</c:v>
                </c:pt>
                <c:pt idx="841">
                  <c:v>-0.83779300000000001</c:v>
                </c:pt>
                <c:pt idx="842">
                  <c:v>-0.68044700000000002</c:v>
                </c:pt>
                <c:pt idx="843">
                  <c:v>-1.2558210000000001</c:v>
                </c:pt>
                <c:pt idx="844">
                  <c:v>-0.89187700000000003</c:v>
                </c:pt>
                <c:pt idx="845">
                  <c:v>-2.0031340000000002</c:v>
                </c:pt>
                <c:pt idx="846">
                  <c:v>-1.2080820000000001</c:v>
                </c:pt>
                <c:pt idx="847">
                  <c:v>-2.42991</c:v>
                </c:pt>
                <c:pt idx="848">
                  <c:v>-1.14286</c:v>
                </c:pt>
                <c:pt idx="849">
                  <c:v>-2.1907570000000001</c:v>
                </c:pt>
                <c:pt idx="850">
                  <c:v>-1.0186839999999999</c:v>
                </c:pt>
                <c:pt idx="851">
                  <c:v>-2.1686800000000002</c:v>
                </c:pt>
                <c:pt idx="852">
                  <c:v>-1.4367460000000001</c:v>
                </c:pt>
                <c:pt idx="853">
                  <c:v>-3.1571150000000001</c:v>
                </c:pt>
                <c:pt idx="854">
                  <c:v>-1.8964190000000001</c:v>
                </c:pt>
                <c:pt idx="855">
                  <c:v>-3.7920210000000001</c:v>
                </c:pt>
                <c:pt idx="856">
                  <c:v>-1.9300330000000001</c:v>
                </c:pt>
                <c:pt idx="857">
                  <c:v>-3.9794640000000001</c:v>
                </c:pt>
                <c:pt idx="858">
                  <c:v>-2.200615</c:v>
                </c:pt>
                <c:pt idx="859">
                  <c:v>-4.5472269999999995</c:v>
                </c:pt>
                <c:pt idx="860">
                  <c:v>-2.498094</c:v>
                </c:pt>
                <c:pt idx="861">
                  <c:v>-5.046678</c:v>
                </c:pt>
                <c:pt idx="862">
                  <c:v>-2.4191069999999999</c:v>
                </c:pt>
                <c:pt idx="863">
                  <c:v>-4.5766109999999998</c:v>
                </c:pt>
                <c:pt idx="864">
                  <c:v>-1.970539</c:v>
                </c:pt>
                <c:pt idx="865">
                  <c:v>-3.9384700000000001</c:v>
                </c:pt>
                <c:pt idx="866">
                  <c:v>-2.189902</c:v>
                </c:pt>
                <c:pt idx="867">
                  <c:v>-4.7795209999999999</c:v>
                </c:pt>
                <c:pt idx="868">
                  <c:v>-2.9401739999999998</c:v>
                </c:pt>
                <c:pt idx="869">
                  <c:v>-6.0082399999999998</c:v>
                </c:pt>
                <c:pt idx="870">
                  <c:v>-2.9636930000000001</c:v>
                </c:pt>
                <c:pt idx="871">
                  <c:v>-5.5768649999999997</c:v>
                </c:pt>
                <c:pt idx="872">
                  <c:v>-2.1251630000000001</c:v>
                </c:pt>
                <c:pt idx="873">
                  <c:v>-3.7451400000000001</c:v>
                </c:pt>
                <c:pt idx="874">
                  <c:v>-1.2646280000000001</c:v>
                </c:pt>
                <c:pt idx="875">
                  <c:v>-2.5229840000000001</c:v>
                </c:pt>
                <c:pt idx="876">
                  <c:v>-1.2607569999999999</c:v>
                </c:pt>
                <c:pt idx="877">
                  <c:v>-2.3718659999999998</c:v>
                </c:pt>
                <c:pt idx="878">
                  <c:v>-0.88691200000000003</c:v>
                </c:pt>
                <c:pt idx="879">
                  <c:v>-1.4962710000000001</c:v>
                </c:pt>
                <c:pt idx="880">
                  <c:v>-0.37854900000000002</c:v>
                </c:pt>
                <c:pt idx="881">
                  <c:v>-0.57948200000000005</c:v>
                </c:pt>
                <c:pt idx="882">
                  <c:v>-9.0254000000000001E-2</c:v>
                </c:pt>
                <c:pt idx="883">
                  <c:v>-0.22000600000000001</c:v>
                </c:pt>
                <c:pt idx="884">
                  <c:v>-0.35045199999999999</c:v>
                </c:pt>
                <c:pt idx="885">
                  <c:v>-0.93589599999999995</c:v>
                </c:pt>
                <c:pt idx="886">
                  <c:v>-0.72594999999999998</c:v>
                </c:pt>
                <c:pt idx="887">
                  <c:v>-1.515714</c:v>
                </c:pt>
                <c:pt idx="888">
                  <c:v>-0.81953600000000004</c:v>
                </c:pt>
                <c:pt idx="889">
                  <c:v>-1.6070630000000001</c:v>
                </c:pt>
                <c:pt idx="890">
                  <c:v>-0.679871</c:v>
                </c:pt>
                <c:pt idx="891">
                  <c:v>-1.177435</c:v>
                </c:pt>
                <c:pt idx="892">
                  <c:v>-0.26285900000000001</c:v>
                </c:pt>
                <c:pt idx="893">
                  <c:v>-0.28325300000000003</c:v>
                </c:pt>
                <c:pt idx="894">
                  <c:v>0.178651</c:v>
                </c:pt>
                <c:pt idx="895">
                  <c:v>0.53400099999999995</c:v>
                </c:pt>
                <c:pt idx="896">
                  <c:v>0.49883899999999998</c:v>
                </c:pt>
                <c:pt idx="897">
                  <c:v>1.1197189999999999</c:v>
                </c:pt>
                <c:pt idx="898">
                  <c:v>0.63419199999999998</c:v>
                </c:pt>
                <c:pt idx="899">
                  <c:v>1.118646</c:v>
                </c:pt>
                <c:pt idx="900">
                  <c:v>0.101523</c:v>
                </c:pt>
                <c:pt idx="901">
                  <c:v>-0.29800700000000002</c:v>
                </c:pt>
                <c:pt idx="902">
                  <c:v>-0.73005900000000001</c:v>
                </c:pt>
                <c:pt idx="903">
                  <c:v>-1.417875</c:v>
                </c:pt>
                <c:pt idx="904">
                  <c:v>-0.22784499999999999</c:v>
                </c:pt>
                <c:pt idx="905">
                  <c:v>0.12721299999999999</c:v>
                </c:pt>
                <c:pt idx="906">
                  <c:v>0.81039899999999998</c:v>
                </c:pt>
                <c:pt idx="907">
                  <c:v>1.758832</c:v>
                </c:pt>
                <c:pt idx="908">
                  <c:v>0.89343499999999998</c:v>
                </c:pt>
                <c:pt idx="909">
                  <c:v>1.522359</c:v>
                </c:pt>
                <c:pt idx="910">
                  <c:v>0.15803700000000001</c:v>
                </c:pt>
                <c:pt idx="911">
                  <c:v>-0.20399500000000001</c:v>
                </c:pt>
                <c:pt idx="912">
                  <c:v>-0.72094400000000003</c:v>
                </c:pt>
                <c:pt idx="913">
                  <c:v>-1.5999680000000001</c:v>
                </c:pt>
                <c:pt idx="914">
                  <c:v>-0.48396600000000001</c:v>
                </c:pt>
                <c:pt idx="915">
                  <c:v>-0.24341000000000002</c:v>
                </c:pt>
                <c:pt idx="916">
                  <c:v>0.92790399999999995</c:v>
                </c:pt>
                <c:pt idx="917">
                  <c:v>2.4854449999999999</c:v>
                </c:pt>
                <c:pt idx="918">
                  <c:v>2.0941730000000001</c:v>
                </c:pt>
                <c:pt idx="919">
                  <c:v>4.8408100000000003</c:v>
                </c:pt>
                <c:pt idx="920">
                  <c:v>3.2922720000000001</c:v>
                </c:pt>
                <c:pt idx="921">
                  <c:v>6.9146710000000002</c:v>
                </c:pt>
                <c:pt idx="922">
                  <c:v>3.7308669999999999</c:v>
                </c:pt>
                <c:pt idx="923">
                  <c:v>7.3040590000000005</c:v>
                </c:pt>
                <c:pt idx="924">
                  <c:v>3.2612459999999999</c:v>
                </c:pt>
                <c:pt idx="925">
                  <c:v>6.102976</c:v>
                </c:pt>
                <c:pt idx="926">
                  <c:v>2.4774790000000002</c:v>
                </c:pt>
                <c:pt idx="927">
                  <c:v>4.6576880000000003</c:v>
                </c:pt>
                <c:pt idx="928">
                  <c:v>1.906115</c:v>
                </c:pt>
                <c:pt idx="929">
                  <c:v>3.6412580000000001</c:v>
                </c:pt>
                <c:pt idx="930">
                  <c:v>1.6301209999999999</c:v>
                </c:pt>
                <c:pt idx="931">
                  <c:v>3.248796</c:v>
                </c:pt>
                <c:pt idx="932">
                  <c:v>1.679554</c:v>
                </c:pt>
                <c:pt idx="933">
                  <c:v>3.4379919999999999</c:v>
                </c:pt>
                <c:pt idx="934">
                  <c:v>1.6818059999999999</c:v>
                </c:pt>
                <c:pt idx="935">
                  <c:v>3.0941429999999999</c:v>
                </c:pt>
                <c:pt idx="936">
                  <c:v>0.92847800000000003</c:v>
                </c:pt>
                <c:pt idx="937">
                  <c:v>1.3833709999999999</c:v>
                </c:pt>
                <c:pt idx="938">
                  <c:v>0.33675899999999998</c:v>
                </c:pt>
                <c:pt idx="939">
                  <c:v>0.69781000000000004</c:v>
                </c:pt>
                <c:pt idx="940">
                  <c:v>0.114749</c:v>
                </c:pt>
                <c:pt idx="941">
                  <c:v>-0.16669899999999999</c:v>
                </c:pt>
                <c:pt idx="942">
                  <c:v>-0.78467299999999995</c:v>
                </c:pt>
                <c:pt idx="943">
                  <c:v>-1.801455</c:v>
                </c:pt>
                <c:pt idx="944">
                  <c:v>-0.86925799999999998</c:v>
                </c:pt>
                <c:pt idx="945">
                  <c:v>-1.4917389999999999</c:v>
                </c:pt>
                <c:pt idx="946">
                  <c:v>-0.57926299999999997</c:v>
                </c:pt>
                <c:pt idx="947">
                  <c:v>-1.431716</c:v>
                </c:pt>
                <c:pt idx="948">
                  <c:v>-1.324041</c:v>
                </c:pt>
                <c:pt idx="949">
                  <c:v>-3.3744990000000001</c:v>
                </c:pt>
                <c:pt idx="950">
                  <c:v>-2.8738039999999998</c:v>
                </c:pt>
                <c:pt idx="951">
                  <c:v>-6.3122059999999998</c:v>
                </c:pt>
                <c:pt idx="952">
                  <c:v>-3.7251820000000002</c:v>
                </c:pt>
                <c:pt idx="953">
                  <c:v>-7.410209</c:v>
                </c:pt>
                <c:pt idx="954">
                  <c:v>-3.4668519999999998</c:v>
                </c:pt>
                <c:pt idx="955">
                  <c:v>-6.7313739999999997</c:v>
                </c:pt>
                <c:pt idx="956">
                  <c:v>-3.173746</c:v>
                </c:pt>
                <c:pt idx="957">
                  <c:v>-6.5249160000000002</c:v>
                </c:pt>
                <c:pt idx="958">
                  <c:v>-3.8064469999999999</c:v>
                </c:pt>
                <c:pt idx="959">
                  <c:v>-8.1542530000000006</c:v>
                </c:pt>
                <c:pt idx="960">
                  <c:v>-4.7015479999999998</c:v>
                </c:pt>
                <c:pt idx="961">
                  <c:v>-9.3828619999999994</c:v>
                </c:pt>
                <c:pt idx="962">
                  <c:v>-4.0358309999999999</c:v>
                </c:pt>
                <c:pt idx="963">
                  <c:v>-7.1011699999999998</c:v>
                </c:pt>
                <c:pt idx="964">
                  <c:v>-2.0649700000000002</c:v>
                </c:pt>
                <c:pt idx="965">
                  <c:v>-3.3050450000000002</c:v>
                </c:pt>
                <c:pt idx="966">
                  <c:v>-1.0910439999999999</c:v>
                </c:pt>
                <c:pt idx="967">
                  <c:v>-2.4238299999999997</c:v>
                </c:pt>
                <c:pt idx="968">
                  <c:v>-1.508813</c:v>
                </c:pt>
                <c:pt idx="969">
                  <c:v>-3.1589320000000001</c:v>
                </c:pt>
                <c:pt idx="970">
                  <c:v>-1.7779</c:v>
                </c:pt>
                <c:pt idx="971">
                  <c:v>-3.5481560000000001</c:v>
                </c:pt>
                <c:pt idx="972">
                  <c:v>-1.6315539999999999</c:v>
                </c:pt>
                <c:pt idx="973">
                  <c:v>-3.0722620000000003</c:v>
                </c:pt>
                <c:pt idx="974">
                  <c:v>-1.209236</c:v>
                </c:pt>
                <c:pt idx="975">
                  <c:v>-2.2397390000000001</c:v>
                </c:pt>
                <c:pt idx="976">
                  <c:v>-0.73662700000000003</c:v>
                </c:pt>
                <c:pt idx="977">
                  <c:v>-1.079545</c:v>
                </c:pt>
                <c:pt idx="978">
                  <c:v>-0.117577</c:v>
                </c:pt>
                <c:pt idx="979">
                  <c:v>-0.20263599999999998</c:v>
                </c:pt>
                <c:pt idx="980">
                  <c:v>-8.7684999999999999E-2</c:v>
                </c:pt>
                <c:pt idx="981">
                  <c:v>-0.122626</c:v>
                </c:pt>
                <c:pt idx="982">
                  <c:v>4.0967999999999997E-2</c:v>
                </c:pt>
                <c:pt idx="983">
                  <c:v>0.12925400000000001</c:v>
                </c:pt>
                <c:pt idx="984">
                  <c:v>9.7639000000000004E-2</c:v>
                </c:pt>
                <c:pt idx="985">
                  <c:v>0.14204700000000001</c:v>
                </c:pt>
                <c:pt idx="986">
                  <c:v>-5.7748000000000001E-2</c:v>
                </c:pt>
                <c:pt idx="987">
                  <c:v>-0.10473099999999999</c:v>
                </c:pt>
                <c:pt idx="988">
                  <c:v>0.27506199999999997</c:v>
                </c:pt>
                <c:pt idx="989">
                  <c:v>1.0634790000000001</c:v>
                </c:pt>
                <c:pt idx="990">
                  <c:v>1.2405060000000001</c:v>
                </c:pt>
                <c:pt idx="991">
                  <c:v>2.762699</c:v>
                </c:pt>
                <c:pt idx="992">
                  <c:v>1.402749</c:v>
                </c:pt>
                <c:pt idx="993">
                  <c:v>2.2122570000000001</c:v>
                </c:pt>
                <c:pt idx="994">
                  <c:v>-9.8679000000000003E-2</c:v>
                </c:pt>
                <c:pt idx="995">
                  <c:v>-1.33131</c:v>
                </c:pt>
                <c:pt idx="996">
                  <c:v>-2.1377890000000002</c:v>
                </c:pt>
                <c:pt idx="997">
                  <c:v>-4.3935390000000005</c:v>
                </c:pt>
                <c:pt idx="998">
                  <c:v>-1.982507</c:v>
                </c:pt>
                <c:pt idx="999">
                  <c:v>-3.375216</c:v>
                </c:pt>
                <c:pt idx="1000">
                  <c:v>-0.42011999999999999</c:v>
                </c:pt>
                <c:pt idx="1001">
                  <c:v>0.24177100000000001</c:v>
                </c:pt>
                <c:pt idx="1002">
                  <c:v>1.6444749999999999</c:v>
                </c:pt>
                <c:pt idx="1003">
                  <c:v>4.2387560000000004</c:v>
                </c:pt>
                <c:pt idx="1004">
                  <c:v>3.5122019999999998</c:v>
                </c:pt>
                <c:pt idx="1005">
                  <c:v>7.8833129999999993</c:v>
                </c:pt>
                <c:pt idx="1006">
                  <c:v>5.0612769999999996</c:v>
                </c:pt>
                <c:pt idx="1007">
                  <c:v>10.212185999999999</c:v>
                </c:pt>
                <c:pt idx="1008">
                  <c:v>4.8943919999999999</c:v>
                </c:pt>
                <c:pt idx="1009">
                  <c:v>9.4204129999999999</c:v>
                </c:pt>
                <c:pt idx="1010">
                  <c:v>4.142722</c:v>
                </c:pt>
                <c:pt idx="1011">
                  <c:v>7.852671</c:v>
                </c:pt>
                <c:pt idx="1012">
                  <c:v>3.344935</c:v>
                </c:pt>
                <c:pt idx="1013">
                  <c:v>6.3756950000000003</c:v>
                </c:pt>
                <c:pt idx="1014">
                  <c:v>2.6812550000000002</c:v>
                </c:pt>
                <c:pt idx="1015">
                  <c:v>5.0756990000000002</c:v>
                </c:pt>
                <c:pt idx="1016">
                  <c:v>2.2011590000000001</c:v>
                </c:pt>
                <c:pt idx="1017">
                  <c:v>4.1758579999999998</c:v>
                </c:pt>
                <c:pt idx="1018">
                  <c:v>1.6672560000000001</c:v>
                </c:pt>
                <c:pt idx="1019">
                  <c:v>3.0729519999999999</c:v>
                </c:pt>
                <c:pt idx="1020">
                  <c:v>1.198518</c:v>
                </c:pt>
                <c:pt idx="1021">
                  <c:v>2.2112379999999998</c:v>
                </c:pt>
                <c:pt idx="1022">
                  <c:v>0.81207300000000004</c:v>
                </c:pt>
                <c:pt idx="1023">
                  <c:v>1.3702209999999999</c:v>
                </c:pt>
                <c:pt idx="1024">
                  <c:v>0.28811999999999999</c:v>
                </c:pt>
                <c:pt idx="1025">
                  <c:v>0.38054499999999997</c:v>
                </c:pt>
                <c:pt idx="1026">
                  <c:v>-9.7050000000000001E-3</c:v>
                </c:pt>
                <c:pt idx="1027">
                  <c:v>-0.12589</c:v>
                </c:pt>
                <c:pt idx="1028">
                  <c:v>-0.42822399999999999</c:v>
                </c:pt>
                <c:pt idx="1029">
                  <c:v>-1.37822</c:v>
                </c:pt>
                <c:pt idx="1030">
                  <c:v>-1.4267479999999999</c:v>
                </c:pt>
                <c:pt idx="1031">
                  <c:v>-3.235096</c:v>
                </c:pt>
                <c:pt idx="1032">
                  <c:v>-2.1631130000000001</c:v>
                </c:pt>
                <c:pt idx="1033">
                  <c:v>-4.5465870000000006</c:v>
                </c:pt>
                <c:pt idx="1034">
                  <c:v>-2.3938109999999999</c:v>
                </c:pt>
                <c:pt idx="1035">
                  <c:v>-4.6668469999999997</c:v>
                </c:pt>
                <c:pt idx="1036">
                  <c:v>-2.2055709999999999</c:v>
                </c:pt>
                <c:pt idx="1037">
                  <c:v>-4.5183669999999996</c:v>
                </c:pt>
                <c:pt idx="1038">
                  <c:v>-2.4764759999999999</c:v>
                </c:pt>
                <c:pt idx="1039">
                  <c:v>-5.0399969999999996</c:v>
                </c:pt>
                <c:pt idx="1040">
                  <c:v>-2.6025900000000002</c:v>
                </c:pt>
                <c:pt idx="1041">
                  <c:v>-5.1600929999999998</c:v>
                </c:pt>
                <c:pt idx="1042">
                  <c:v>-2.5708009999999999</c:v>
                </c:pt>
                <c:pt idx="1043">
                  <c:v>-5.296144</c:v>
                </c:pt>
                <c:pt idx="1044">
                  <c:v>-3.1162350000000001</c:v>
                </c:pt>
                <c:pt idx="1045">
                  <c:v>-6.6748180000000001</c:v>
                </c:pt>
                <c:pt idx="1046">
                  <c:v>-3.8126030000000002</c:v>
                </c:pt>
                <c:pt idx="1047">
                  <c:v>-7.574891</c:v>
                </c:pt>
                <c:pt idx="1048">
                  <c:v>-3.3329040000000001</c:v>
                </c:pt>
                <c:pt idx="1049">
                  <c:v>-6.1648480000000001</c:v>
                </c:pt>
                <c:pt idx="1050">
                  <c:v>-2.4227479999999999</c:v>
                </c:pt>
                <c:pt idx="1051">
                  <c:v>-4.5342590000000005</c:v>
                </c:pt>
                <c:pt idx="1052">
                  <c:v>-1.8508039999999999</c:v>
                </c:pt>
                <c:pt idx="1053">
                  <c:v>-3.2291850000000002</c:v>
                </c:pt>
                <c:pt idx="1054">
                  <c:v>-0.99399700000000002</c:v>
                </c:pt>
                <c:pt idx="1055">
                  <c:v>-1.931081</c:v>
                </c:pt>
                <c:pt idx="1056">
                  <c:v>-1.1042529999999999</c:v>
                </c:pt>
                <c:pt idx="1057">
                  <c:v>-2.3734250000000001</c:v>
                </c:pt>
                <c:pt idx="1058">
                  <c:v>-1.398671</c:v>
                </c:pt>
                <c:pt idx="1059">
                  <c:v>-2.743163</c:v>
                </c:pt>
                <c:pt idx="1060">
                  <c:v>-1.115065</c:v>
                </c:pt>
                <c:pt idx="1061">
                  <c:v>-1.9503759999999999</c:v>
                </c:pt>
                <c:pt idx="1062">
                  <c:v>-0.465748</c:v>
                </c:pt>
                <c:pt idx="1063">
                  <c:v>-0.60923799999999995</c:v>
                </c:pt>
                <c:pt idx="1064">
                  <c:v>2.8367E-2</c:v>
                </c:pt>
                <c:pt idx="1065">
                  <c:v>0.103807</c:v>
                </c:pt>
                <c:pt idx="1066">
                  <c:v>1.9147000000000001E-2</c:v>
                </c:pt>
                <c:pt idx="1067">
                  <c:v>6.7300000000000016E-3</c:v>
                </c:pt>
                <c:pt idx="1068">
                  <c:v>-4.1555000000000002E-2</c:v>
                </c:pt>
                <c:pt idx="1069">
                  <c:v>-1.7376000000000003E-2</c:v>
                </c:pt>
                <c:pt idx="1070">
                  <c:v>0.35062599999999999</c:v>
                </c:pt>
                <c:pt idx="1071">
                  <c:v>1.059059</c:v>
                </c:pt>
                <c:pt idx="1072">
                  <c:v>1.169432</c:v>
                </c:pt>
                <c:pt idx="1073">
                  <c:v>2.7651349999999999</c:v>
                </c:pt>
                <c:pt idx="1074">
                  <c:v>1.643022</c:v>
                </c:pt>
                <c:pt idx="1075">
                  <c:v>2.7916850000000002</c:v>
                </c:pt>
                <c:pt idx="1076">
                  <c:v>0.57206299999999999</c:v>
                </c:pt>
                <c:pt idx="1077">
                  <c:v>0.95237400000000005</c:v>
                </c:pt>
                <c:pt idx="1078">
                  <c:v>-0.119542</c:v>
                </c:pt>
                <c:pt idx="1079">
                  <c:v>-0.97287699999999999</c:v>
                </c:pt>
                <c:pt idx="1080">
                  <c:v>-1.2488429999999999</c:v>
                </c:pt>
                <c:pt idx="1081">
                  <c:v>-2.4771859999999997</c:v>
                </c:pt>
                <c:pt idx="1082">
                  <c:v>-0.99858499999999994</c:v>
                </c:pt>
                <c:pt idx="1083">
                  <c:v>-1.6377660000000001</c:v>
                </c:pt>
                <c:pt idx="1084">
                  <c:v>0.17583599999999999</c:v>
                </c:pt>
                <c:pt idx="1085">
                  <c:v>1.342536</c:v>
                </c:pt>
                <c:pt idx="1086">
                  <c:v>1.8992230000000001</c:v>
                </c:pt>
                <c:pt idx="1087">
                  <c:v>3.609175</c:v>
                </c:pt>
                <c:pt idx="1088">
                  <c:v>0.27815899999999999</c:v>
                </c:pt>
                <c:pt idx="1089">
                  <c:v>-0.98961799999999989</c:v>
                </c:pt>
                <c:pt idx="1090">
                  <c:v>-1.411267</c:v>
                </c:pt>
                <c:pt idx="1091">
                  <c:v>-1.0434490000000001</c:v>
                </c:pt>
                <c:pt idx="1092">
                  <c:v>2.666086</c:v>
                </c:pt>
                <c:pt idx="1093">
                  <c:v>7.0101250000000004</c:v>
                </c:pt>
                <c:pt idx="1094">
                  <c:v>4.619567</c:v>
                </c:pt>
                <c:pt idx="1095">
                  <c:v>8.2752669999999995</c:v>
                </c:pt>
                <c:pt idx="1096">
                  <c:v>2.6249410000000002</c:v>
                </c:pt>
                <c:pt idx="1097">
                  <c:v>4.8776520000000003</c:v>
                </c:pt>
                <c:pt idx="1098">
                  <c:v>2.0901800000000001</c:v>
                </c:pt>
                <c:pt idx="1099">
                  <c:v>3.9402290000000004</c:v>
                </c:pt>
                <c:pt idx="1100">
                  <c:v>1.674925</c:v>
                </c:pt>
                <c:pt idx="1101">
                  <c:v>3.361046</c:v>
                </c:pt>
                <c:pt idx="1102">
                  <c:v>1.9326840000000001</c:v>
                </c:pt>
                <c:pt idx="1103">
                  <c:v>4.1532879999999999</c:v>
                </c:pt>
                <c:pt idx="1104">
                  <c:v>2.2452209999999999</c:v>
                </c:pt>
                <c:pt idx="1105">
                  <c:v>4.2453560000000001</c:v>
                </c:pt>
                <c:pt idx="1106">
                  <c:v>1.642002</c:v>
                </c:pt>
                <c:pt idx="1107">
                  <c:v>2.8853119999999999</c:v>
                </c:pt>
                <c:pt idx="1108">
                  <c:v>0.92335100000000003</c:v>
                </c:pt>
                <c:pt idx="1109">
                  <c:v>1.6598359999999999</c:v>
                </c:pt>
                <c:pt idx="1110">
                  <c:v>0.66778800000000005</c:v>
                </c:pt>
                <c:pt idx="1111">
                  <c:v>1.319045</c:v>
                </c:pt>
                <c:pt idx="1112">
                  <c:v>0.59936199999999995</c:v>
                </c:pt>
                <c:pt idx="1113">
                  <c:v>1.1176569999999999</c:v>
                </c:pt>
                <c:pt idx="1114">
                  <c:v>0.37191000000000002</c:v>
                </c:pt>
                <c:pt idx="1115">
                  <c:v>0.425597</c:v>
                </c:pt>
                <c:pt idx="1116">
                  <c:v>-0.42321999999999999</c:v>
                </c:pt>
                <c:pt idx="1117">
                  <c:v>-1.357089</c:v>
                </c:pt>
                <c:pt idx="1118">
                  <c:v>-1.3290979999999999</c:v>
                </c:pt>
                <c:pt idx="1119">
                  <c:v>-2.798559</c:v>
                </c:pt>
                <c:pt idx="1120">
                  <c:v>-1.386854</c:v>
                </c:pt>
                <c:pt idx="1121">
                  <c:v>-2.5777429999999999</c:v>
                </c:pt>
                <c:pt idx="1122">
                  <c:v>-1.137205</c:v>
                </c:pt>
                <c:pt idx="1123">
                  <c:v>-2.4228300000000003</c:v>
                </c:pt>
                <c:pt idx="1124">
                  <c:v>-1.4436310000000001</c:v>
                </c:pt>
                <c:pt idx="1125">
                  <c:v>-3.0196230000000002</c:v>
                </c:pt>
                <c:pt idx="1126">
                  <c:v>-1.6902349999999999</c:v>
                </c:pt>
                <c:pt idx="1127">
                  <c:v>-3.4403999999999999</c:v>
                </c:pt>
                <c:pt idx="1128">
                  <c:v>-1.9739869999999999</c:v>
                </c:pt>
                <c:pt idx="1129">
                  <c:v>-4.4496200000000004</c:v>
                </c:pt>
                <c:pt idx="1130">
                  <c:v>-3.0165099999999998</c:v>
                </c:pt>
                <c:pt idx="1131">
                  <c:v>-6.5654469999999998</c:v>
                </c:pt>
                <c:pt idx="1132">
                  <c:v>-3.7748159999999999</c:v>
                </c:pt>
                <c:pt idx="1133">
                  <c:v>-7.4574040000000004</c:v>
                </c:pt>
                <c:pt idx="1134">
                  <c:v>-3.313666</c:v>
                </c:pt>
                <c:pt idx="1135">
                  <c:v>-6.0014419999999999</c:v>
                </c:pt>
                <c:pt idx="1136">
                  <c:v>-2.1083699999999999</c:v>
                </c:pt>
                <c:pt idx="1137">
                  <c:v>-3.7603119999999999</c:v>
                </c:pt>
                <c:pt idx="1138">
                  <c:v>-1.4473879999999999</c:v>
                </c:pt>
                <c:pt idx="1139">
                  <c:v>-2.7516790000000002</c:v>
                </c:pt>
                <c:pt idx="1140">
                  <c:v>-1.201649</c:v>
                </c:pt>
                <c:pt idx="1141">
                  <c:v>-2.169035</c:v>
                </c:pt>
                <c:pt idx="1142">
                  <c:v>-0.72188600000000003</c:v>
                </c:pt>
                <c:pt idx="1143">
                  <c:v>-1.320921</c:v>
                </c:pt>
                <c:pt idx="1144">
                  <c:v>-0.60183200000000003</c:v>
                </c:pt>
                <c:pt idx="1145">
                  <c:v>-1.311706</c:v>
                </c:pt>
                <c:pt idx="1146">
                  <c:v>-0.67285099999999998</c:v>
                </c:pt>
                <c:pt idx="1147">
                  <c:v>-1.4278029999999999</c:v>
                </c:pt>
                <c:pt idx="1148">
                  <c:v>-1.0637909999999999</c:v>
                </c:pt>
                <c:pt idx="1149">
                  <c:v>-2.1628799999999999</c:v>
                </c:pt>
                <c:pt idx="1150">
                  <c:v>-0.75769900000000001</c:v>
                </c:pt>
                <c:pt idx="1151">
                  <c:v>-1.110536</c:v>
                </c:pt>
                <c:pt idx="1152">
                  <c:v>7.4440999999999993E-2</c:v>
                </c:pt>
                <c:pt idx="1153">
                  <c:v>0.46466299999999999</c:v>
                </c:pt>
                <c:pt idx="1154">
                  <c:v>0.35540699999999997</c:v>
                </c:pt>
                <c:pt idx="1155">
                  <c:v>0.44901199999999997</c:v>
                </c:pt>
                <c:pt idx="1156">
                  <c:v>-0.233014</c:v>
                </c:pt>
                <c:pt idx="1157">
                  <c:v>-0.60394199999999998</c:v>
                </c:pt>
                <c:pt idx="1158">
                  <c:v>-0.43215599999999998</c:v>
                </c:pt>
                <c:pt idx="1159">
                  <c:v>-0.84155000000000002</c:v>
                </c:pt>
                <c:pt idx="1160">
                  <c:v>-0.114374</c:v>
                </c:pt>
                <c:pt idx="1161">
                  <c:v>0.21189899999999998</c:v>
                </c:pt>
                <c:pt idx="1162">
                  <c:v>0.80430400000000002</c:v>
                </c:pt>
                <c:pt idx="1163">
                  <c:v>2.085944</c:v>
                </c:pt>
                <c:pt idx="1164">
                  <c:v>1.4345810000000001</c:v>
                </c:pt>
                <c:pt idx="1165">
                  <c:v>2.6114199999999999</c:v>
                </c:pt>
                <c:pt idx="1166">
                  <c:v>0.92858399999999996</c:v>
                </c:pt>
                <c:pt idx="1167">
                  <c:v>1.8073489999999999</c:v>
                </c:pt>
                <c:pt idx="1168">
                  <c:v>0.48195900000000003</c:v>
                </c:pt>
                <c:pt idx="1169">
                  <c:v>0.16862300000000002</c:v>
                </c:pt>
                <c:pt idx="1170">
                  <c:v>-1.045239</c:v>
                </c:pt>
                <c:pt idx="1171">
                  <c:v>-2.7401360000000001</c:v>
                </c:pt>
                <c:pt idx="1172">
                  <c:v>-1.8937029999999999</c:v>
                </c:pt>
                <c:pt idx="1173">
                  <c:v>-3.2900840000000002</c:v>
                </c:pt>
                <c:pt idx="1174">
                  <c:v>-0.32909699999999997</c:v>
                </c:pt>
                <c:pt idx="1175">
                  <c:v>0.21885399999999999</c:v>
                </c:pt>
                <c:pt idx="1176">
                  <c:v>0.40814</c:v>
                </c:pt>
                <c:pt idx="1177">
                  <c:v>-0.11808899999999994</c:v>
                </c:pt>
                <c:pt idx="1178">
                  <c:v>-0.88543400000000005</c:v>
                </c:pt>
                <c:pt idx="1179">
                  <c:v>-0.73915300000000006</c:v>
                </c:pt>
                <c:pt idx="1180">
                  <c:v>1.9119870000000001</c:v>
                </c:pt>
                <c:pt idx="1181">
                  <c:v>5.6135320000000002</c:v>
                </c:pt>
                <c:pt idx="1182">
                  <c:v>4.6992830000000003</c:v>
                </c:pt>
                <c:pt idx="1183">
                  <c:v>9.4792179999999995</c:v>
                </c:pt>
                <c:pt idx="1184">
                  <c:v>4.3562209999999997</c:v>
                </c:pt>
                <c:pt idx="1185">
                  <c:v>8.1255469999999992</c:v>
                </c:pt>
                <c:pt idx="1186">
                  <c:v>3.1821199999999998</c:v>
                </c:pt>
                <c:pt idx="1187">
                  <c:v>5.9759569999999993</c:v>
                </c:pt>
                <c:pt idx="1188">
                  <c:v>2.3937680000000001</c:v>
                </c:pt>
                <c:pt idx="1189">
                  <c:v>4.4620220000000002</c:v>
                </c:pt>
                <c:pt idx="1190">
                  <c:v>1.921745</c:v>
                </c:pt>
                <c:pt idx="1191">
                  <c:v>3.8834239999999998</c:v>
                </c:pt>
                <c:pt idx="1192">
                  <c:v>2.0548679999999999</c:v>
                </c:pt>
                <c:pt idx="1193">
                  <c:v>4.1165579999999995</c:v>
                </c:pt>
                <c:pt idx="1194">
                  <c:v>1.9512940000000001</c:v>
                </c:pt>
                <c:pt idx="1195">
                  <c:v>3.742016</c:v>
                </c:pt>
                <c:pt idx="1196">
                  <c:v>1.6598619999999999</c:v>
                </c:pt>
                <c:pt idx="1197">
                  <c:v>3.2388529999999998</c:v>
                </c:pt>
                <c:pt idx="1198">
                  <c:v>1.5289189999999999</c:v>
                </c:pt>
                <c:pt idx="1199">
                  <c:v>2.9842519999999997</c:v>
                </c:pt>
                <c:pt idx="1200">
                  <c:v>1.2761910000000001</c:v>
                </c:pt>
                <c:pt idx="1201">
                  <c:v>2.316592</c:v>
                </c:pt>
                <c:pt idx="1202">
                  <c:v>0.70526699999999998</c:v>
                </c:pt>
                <c:pt idx="1203">
                  <c:v>0.95477499999999993</c:v>
                </c:pt>
                <c:pt idx="1204">
                  <c:v>-0.224551</c:v>
                </c:pt>
                <c:pt idx="1205">
                  <c:v>-0.84224999999999994</c:v>
                </c:pt>
                <c:pt idx="1206">
                  <c:v>-0.94154599999999999</c:v>
                </c:pt>
                <c:pt idx="1207">
                  <c:v>-2.092803</c:v>
                </c:pt>
                <c:pt idx="1208">
                  <c:v>-1.203085</c:v>
                </c:pt>
                <c:pt idx="1209">
                  <c:v>-2.379947</c:v>
                </c:pt>
                <c:pt idx="1210">
                  <c:v>-1.1395649999999999</c:v>
                </c:pt>
                <c:pt idx="1211">
                  <c:v>-2.2723819999999999</c:v>
                </c:pt>
                <c:pt idx="1212">
                  <c:v>-1.26867</c:v>
                </c:pt>
                <c:pt idx="1213">
                  <c:v>-2.8755999999999999</c:v>
                </c:pt>
                <c:pt idx="1214">
                  <c:v>-1.9664999999999999</c:v>
                </c:pt>
                <c:pt idx="1215">
                  <c:v>-4.1946479999999999</c:v>
                </c:pt>
                <c:pt idx="1216">
                  <c:v>-2.3577560000000002</c:v>
                </c:pt>
                <c:pt idx="1217">
                  <c:v>-4.7682040000000008</c:v>
                </c:pt>
                <c:pt idx="1218">
                  <c:v>-2.465185</c:v>
                </c:pt>
                <c:pt idx="1219">
                  <c:v>-5.0842770000000002</c:v>
                </c:pt>
                <c:pt idx="1220">
                  <c:v>-2.8732250000000001</c:v>
                </c:pt>
                <c:pt idx="1221">
                  <c:v>-5.8675290000000002</c:v>
                </c:pt>
                <c:pt idx="1222">
                  <c:v>-2.840627</c:v>
                </c:pt>
                <c:pt idx="1223">
                  <c:v>-5.3601809999999999</c:v>
                </c:pt>
                <c:pt idx="1224">
                  <c:v>-2.0257269999999998</c:v>
                </c:pt>
                <c:pt idx="1225">
                  <c:v>-3.693352</c:v>
                </c:pt>
                <c:pt idx="1226">
                  <c:v>-1.7691699999999999</c:v>
                </c:pt>
                <c:pt idx="1227">
                  <c:v>-3.9539960000000001</c:v>
                </c:pt>
                <c:pt idx="1228">
                  <c:v>-2.659319</c:v>
                </c:pt>
                <c:pt idx="1229">
                  <c:v>-5.7157429999999998</c:v>
                </c:pt>
                <c:pt idx="1230">
                  <c:v>-3.1746660000000002</c:v>
                </c:pt>
                <c:pt idx="1231">
                  <c:v>-6.1533680000000004</c:v>
                </c:pt>
                <c:pt idx="1232">
                  <c:v>-2.5952000000000002</c:v>
                </c:pt>
                <c:pt idx="1233">
                  <c:v>-4.6948800000000004</c:v>
                </c:pt>
                <c:pt idx="1234">
                  <c:v>-1.732677</c:v>
                </c:pt>
                <c:pt idx="1235">
                  <c:v>-3.2502610000000001</c:v>
                </c:pt>
                <c:pt idx="1236">
                  <c:v>-1.3789480000000001</c:v>
                </c:pt>
                <c:pt idx="1237">
                  <c:v>-2.6608130000000001</c:v>
                </c:pt>
                <c:pt idx="1238">
                  <c:v>-1.0411969999999999</c:v>
                </c:pt>
                <c:pt idx="1239">
                  <c:v>-1.776986</c:v>
                </c:pt>
                <c:pt idx="1240">
                  <c:v>-0.43057099999999998</c:v>
                </c:pt>
                <c:pt idx="1241">
                  <c:v>-0.60497699999999999</c:v>
                </c:pt>
                <c:pt idx="1242">
                  <c:v>-7.5927999999999995E-2</c:v>
                </c:pt>
                <c:pt idx="1243">
                  <c:v>-0.14830499999999999</c:v>
                </c:pt>
                <c:pt idx="1244">
                  <c:v>-0.183863</c:v>
                </c:pt>
                <c:pt idx="1245">
                  <c:v>-0.54627399999999993</c:v>
                </c:pt>
                <c:pt idx="1246">
                  <c:v>-0.54944300000000001</c:v>
                </c:pt>
                <c:pt idx="1247">
                  <c:v>-1.1538110000000001</c:v>
                </c:pt>
                <c:pt idx="1248">
                  <c:v>-0.45702399999999999</c:v>
                </c:pt>
                <c:pt idx="1249">
                  <c:v>-0.615533</c:v>
                </c:pt>
                <c:pt idx="1250">
                  <c:v>0.198545</c:v>
                </c:pt>
                <c:pt idx="1251">
                  <c:v>0.72440599999999999</c:v>
                </c:pt>
                <c:pt idx="1252">
                  <c:v>0.79069400000000001</c:v>
                </c:pt>
                <c:pt idx="1253">
                  <c:v>1.7146949999999999</c:v>
                </c:pt>
                <c:pt idx="1254">
                  <c:v>1.0004010000000001</c:v>
                </c:pt>
                <c:pt idx="1255">
                  <c:v>2.1635460000000002</c:v>
                </c:pt>
                <c:pt idx="1256">
                  <c:v>0.93114699999999995</c:v>
                </c:pt>
                <c:pt idx="1257">
                  <c:v>1.2989310000000001</c:v>
                </c:pt>
                <c:pt idx="1258">
                  <c:v>-0.19268099999999999</c:v>
                </c:pt>
                <c:pt idx="1259">
                  <c:v>-0.68471300000000002</c:v>
                </c:pt>
                <c:pt idx="1260">
                  <c:v>-0.36629899999999999</c:v>
                </c:pt>
                <c:pt idx="1261">
                  <c:v>-0.30517499999999997</c:v>
                </c:pt>
                <c:pt idx="1262">
                  <c:v>0.87832399999999999</c:v>
                </c:pt>
                <c:pt idx="1263">
                  <c:v>2.547409</c:v>
                </c:pt>
                <c:pt idx="1264">
                  <c:v>1.9586399999999999</c:v>
                </c:pt>
                <c:pt idx="1265">
                  <c:v>3.361135</c:v>
                </c:pt>
                <c:pt idx="1266">
                  <c:v>-0.177985</c:v>
                </c:pt>
                <c:pt idx="1267">
                  <c:v>-2.4807060000000001</c:v>
                </c:pt>
                <c:pt idx="1268">
                  <c:v>-4.1417120000000001</c:v>
                </c:pt>
                <c:pt idx="1269">
                  <c:v>-8.7339009999999995</c:v>
                </c:pt>
                <c:pt idx="1270">
                  <c:v>-3.246451</c:v>
                </c:pt>
                <c:pt idx="1271">
                  <c:v>-3.7172369999999999</c:v>
                </c:pt>
                <c:pt idx="1272">
                  <c:v>2.7344909999999998</c:v>
                </c:pt>
                <c:pt idx="1273">
                  <c:v>7.5675489999999996</c:v>
                </c:pt>
                <c:pt idx="1274">
                  <c:v>5.5701840000000002</c:v>
                </c:pt>
                <c:pt idx="1275">
                  <c:v>10.974523000000001</c:v>
                </c:pt>
                <c:pt idx="1276">
                  <c:v>4.7487329999999996</c:v>
                </c:pt>
                <c:pt idx="1277">
                  <c:v>8.8713160000000002</c:v>
                </c:pt>
                <c:pt idx="1278">
                  <c:v>3.4787699999999999</c:v>
                </c:pt>
                <c:pt idx="1279">
                  <c:v>6.4439890000000002</c:v>
                </c:pt>
                <c:pt idx="1280">
                  <c:v>2.5515509999999999</c:v>
                </c:pt>
                <c:pt idx="1281">
                  <c:v>4.6861649999999999</c:v>
                </c:pt>
                <c:pt idx="1282">
                  <c:v>1.864738</c:v>
                </c:pt>
                <c:pt idx="1283">
                  <c:v>3.645988</c:v>
                </c:pt>
                <c:pt idx="1284">
                  <c:v>1.890582</c:v>
                </c:pt>
                <c:pt idx="1285">
                  <c:v>3.9340120000000001</c:v>
                </c:pt>
                <c:pt idx="1286">
                  <c:v>2.1738</c:v>
                </c:pt>
                <c:pt idx="1287">
                  <c:v>4.3394879999999993</c:v>
                </c:pt>
                <c:pt idx="1288">
                  <c:v>2.0146649999999999</c:v>
                </c:pt>
                <c:pt idx="1289">
                  <c:v>3.7333159999999999</c:v>
                </c:pt>
                <c:pt idx="1290">
                  <c:v>1.3915519999999999</c:v>
                </c:pt>
                <c:pt idx="1291">
                  <c:v>2.5347419999999996</c:v>
                </c:pt>
                <c:pt idx="1292">
                  <c:v>0.93291599999999997</c:v>
                </c:pt>
                <c:pt idx="1293">
                  <c:v>1.6647810000000001</c:v>
                </c:pt>
                <c:pt idx="1294">
                  <c:v>0.54336799999999996</c:v>
                </c:pt>
                <c:pt idx="1295">
                  <c:v>0.8597999999999999</c:v>
                </c:pt>
                <c:pt idx="1296">
                  <c:v>1.2713E-2</c:v>
                </c:pt>
                <c:pt idx="1297">
                  <c:v>-0.39543900000000004</c:v>
                </c:pt>
                <c:pt idx="1298">
                  <c:v>-0.78097300000000003</c:v>
                </c:pt>
                <c:pt idx="1299">
                  <c:v>-1.8291580000000001</c:v>
                </c:pt>
                <c:pt idx="1300">
                  <c:v>-1.2513399999999999</c:v>
                </c:pt>
                <c:pt idx="1301">
                  <c:v>-2.6415459999999999</c:v>
                </c:pt>
                <c:pt idx="1302">
                  <c:v>-1.4774700000000001</c:v>
                </c:pt>
                <c:pt idx="1303">
                  <c:v>-3.007784</c:v>
                </c:pt>
                <c:pt idx="1304">
                  <c:v>-1.612708</c:v>
                </c:pt>
                <c:pt idx="1305">
                  <c:v>-3.328929</c:v>
                </c:pt>
                <c:pt idx="1306">
                  <c:v>-1.855855</c:v>
                </c:pt>
                <c:pt idx="1307">
                  <c:v>-3.9994260000000001</c:v>
                </c:pt>
                <c:pt idx="1308">
                  <c:v>-2.4505910000000002</c:v>
                </c:pt>
                <c:pt idx="1309">
                  <c:v>-5.0463129999999996</c:v>
                </c:pt>
                <c:pt idx="1310">
                  <c:v>-2.487393</c:v>
                </c:pt>
                <c:pt idx="1311">
                  <c:v>-4.6661989999999998</c:v>
                </c:pt>
                <c:pt idx="1312">
                  <c:v>-2.0063469999999999</c:v>
                </c:pt>
                <c:pt idx="1313">
                  <c:v>-4.0682729999999996</c:v>
                </c:pt>
                <c:pt idx="1314">
                  <c:v>-2.3458109999999999</c:v>
                </c:pt>
                <c:pt idx="1315">
                  <c:v>-5.1621519999999999</c:v>
                </c:pt>
                <c:pt idx="1316">
                  <c:v>-3.1858819999999999</c:v>
                </c:pt>
                <c:pt idx="1317">
                  <c:v>-6.4365939999999995</c:v>
                </c:pt>
                <c:pt idx="1318">
                  <c:v>-2.980909</c:v>
                </c:pt>
                <c:pt idx="1319">
                  <c:v>-5.5200820000000004</c:v>
                </c:pt>
                <c:pt idx="1320">
                  <c:v>-2.3372069999999998</c:v>
                </c:pt>
                <c:pt idx="1321">
                  <c:v>-4.5793489999999997</c:v>
                </c:pt>
                <c:pt idx="1322">
                  <c:v>-2.2749169999999999</c:v>
                </c:pt>
                <c:pt idx="1323">
                  <c:v>-4.4158080000000002</c:v>
                </c:pt>
                <c:pt idx="1324">
                  <c:v>-2.0541770000000001</c:v>
                </c:pt>
                <c:pt idx="1325">
                  <c:v>-4.0082019999999998</c:v>
                </c:pt>
                <c:pt idx="1326">
                  <c:v>-1.812338</c:v>
                </c:pt>
                <c:pt idx="1327">
                  <c:v>-3.4273499999999997</c:v>
                </c:pt>
                <c:pt idx="1328">
                  <c:v>-1.358538</c:v>
                </c:pt>
                <c:pt idx="1329">
                  <c:v>-2.5824889999999998</c:v>
                </c:pt>
                <c:pt idx="1330">
                  <c:v>-0.98930399999999996</c:v>
                </c:pt>
                <c:pt idx="1331">
                  <c:v>-1.603831</c:v>
                </c:pt>
                <c:pt idx="1332">
                  <c:v>-0.466167</c:v>
                </c:pt>
                <c:pt idx="1333">
                  <c:v>-0.75220200000000004</c:v>
                </c:pt>
                <c:pt idx="1334">
                  <c:v>-0.173708</c:v>
                </c:pt>
                <c:pt idx="1335">
                  <c:v>-0.37466299999999997</c:v>
                </c:pt>
                <c:pt idx="1336">
                  <c:v>-0.442187</c:v>
                </c:pt>
                <c:pt idx="1337">
                  <c:v>-1.1521439999999998</c:v>
                </c:pt>
                <c:pt idx="1338">
                  <c:v>-0.77720299999999998</c:v>
                </c:pt>
                <c:pt idx="1339">
                  <c:v>-1.5258430000000001</c:v>
                </c:pt>
                <c:pt idx="1340">
                  <c:v>-0.60529599999999995</c:v>
                </c:pt>
                <c:pt idx="1341">
                  <c:v>-0.74151599999999995</c:v>
                </c:pt>
                <c:pt idx="1342">
                  <c:v>0.483852</c:v>
                </c:pt>
                <c:pt idx="1343">
                  <c:v>1.5248079999999999</c:v>
                </c:pt>
                <c:pt idx="1344">
                  <c:v>1.5368900000000001</c:v>
                </c:pt>
                <c:pt idx="1345">
                  <c:v>3.3947599999999998</c:v>
                </c:pt>
                <c:pt idx="1346">
                  <c:v>1.9928889999999999</c:v>
                </c:pt>
                <c:pt idx="1347">
                  <c:v>3.7318359999999999</c:v>
                </c:pt>
                <c:pt idx="1348">
                  <c:v>1.0985549999999999</c:v>
                </c:pt>
                <c:pt idx="1349">
                  <c:v>1.401529</c:v>
                </c:pt>
                <c:pt idx="1350">
                  <c:v>-0.51459100000000002</c:v>
                </c:pt>
                <c:pt idx="1351">
                  <c:v>-1.5974740000000001</c:v>
                </c:pt>
                <c:pt idx="1352">
                  <c:v>-1.2616480000000001</c:v>
                </c:pt>
                <c:pt idx="1353">
                  <c:v>-2.2165949999999999</c:v>
                </c:pt>
                <c:pt idx="1354">
                  <c:v>-0.33776499999999998</c:v>
                </c:pt>
                <c:pt idx="1355">
                  <c:v>-0.14095999999999997</c:v>
                </c:pt>
                <c:pt idx="1356">
                  <c:v>0.17432</c:v>
                </c:pt>
                <c:pt idx="1357">
                  <c:v>-0.20255900000000002</c:v>
                </c:pt>
                <c:pt idx="1358">
                  <c:v>-0.63029000000000002</c:v>
                </c:pt>
                <c:pt idx="1359">
                  <c:v>-0.36562500000000003</c:v>
                </c:pt>
                <c:pt idx="1360">
                  <c:v>1.9821960000000001</c:v>
                </c:pt>
                <c:pt idx="1361">
                  <c:v>5.6694290000000001</c:v>
                </c:pt>
                <c:pt idx="1362">
                  <c:v>4.7897600000000002</c:v>
                </c:pt>
                <c:pt idx="1363">
                  <c:v>9.8546560000000003</c:v>
                </c:pt>
                <c:pt idx="1364">
                  <c:v>4.7258170000000002</c:v>
                </c:pt>
                <c:pt idx="1365">
                  <c:v>8.7693550000000009</c:v>
                </c:pt>
                <c:pt idx="1366">
                  <c:v>3.3939889999999999</c:v>
                </c:pt>
                <c:pt idx="1367">
                  <c:v>6.3562729999999998</c:v>
                </c:pt>
                <c:pt idx="1368">
                  <c:v>2.6390479999999998</c:v>
                </c:pt>
                <c:pt idx="1369">
                  <c:v>4.9059749999999998</c:v>
                </c:pt>
                <c:pt idx="1370">
                  <c:v>2.0238640000000001</c:v>
                </c:pt>
                <c:pt idx="1371">
                  <c:v>3.909043</c:v>
                </c:pt>
                <c:pt idx="1372">
                  <c:v>1.841154</c:v>
                </c:pt>
                <c:pt idx="1373">
                  <c:v>3.6593929999999997</c:v>
                </c:pt>
                <c:pt idx="1374">
                  <c:v>1.8185020000000001</c:v>
                </c:pt>
                <c:pt idx="1375">
                  <c:v>3.5581529999999999</c:v>
                </c:pt>
                <c:pt idx="1376">
                  <c:v>1.643613</c:v>
                </c:pt>
                <c:pt idx="1377">
                  <c:v>3.2018909999999998</c:v>
                </c:pt>
                <c:pt idx="1378">
                  <c:v>1.363254</c:v>
                </c:pt>
                <c:pt idx="1379">
                  <c:v>2.3888759999999998</c:v>
                </c:pt>
                <c:pt idx="1380">
                  <c:v>0.65298400000000001</c:v>
                </c:pt>
                <c:pt idx="1381">
                  <c:v>0.96950599999999998</c:v>
                </c:pt>
                <c:pt idx="1382">
                  <c:v>0.123691</c:v>
                </c:pt>
                <c:pt idx="1383">
                  <c:v>0.200323</c:v>
                </c:pt>
                <c:pt idx="1384">
                  <c:v>0.156082</c:v>
                </c:pt>
                <c:pt idx="1385">
                  <c:v>0.44246600000000003</c:v>
                </c:pt>
                <c:pt idx="1386">
                  <c:v>0.32287500000000002</c:v>
                </c:pt>
                <c:pt idx="1387">
                  <c:v>0.381886</c:v>
                </c:pt>
                <c:pt idx="1388">
                  <c:v>-0.39649499999999999</c:v>
                </c:pt>
                <c:pt idx="1389">
                  <c:v>-1.1770080000000001</c:v>
                </c:pt>
                <c:pt idx="1390">
                  <c:v>-1.1186179999999999</c:v>
                </c:pt>
                <c:pt idx="1391">
                  <c:v>-2.4014889999999998</c:v>
                </c:pt>
                <c:pt idx="1392">
                  <c:v>-1.2497780000000001</c:v>
                </c:pt>
                <c:pt idx="1393">
                  <c:v>-2.4883610000000003</c:v>
                </c:pt>
                <c:pt idx="1394">
                  <c:v>-1.3868910000000001</c:v>
                </c:pt>
                <c:pt idx="1395">
                  <c:v>-3.0242200000000001</c:v>
                </c:pt>
                <c:pt idx="1396">
                  <c:v>-1.7588539999999999</c:v>
                </c:pt>
                <c:pt idx="1397">
                  <c:v>-3.4677479999999998</c:v>
                </c:pt>
                <c:pt idx="1398">
                  <c:v>-1.642968</c:v>
                </c:pt>
                <c:pt idx="1399">
                  <c:v>-3.2807729999999999</c:v>
                </c:pt>
                <c:pt idx="1400">
                  <c:v>-1.7626299999999999</c:v>
                </c:pt>
                <c:pt idx="1401">
                  <c:v>-3.8896889999999997</c:v>
                </c:pt>
                <c:pt idx="1402">
                  <c:v>-2.4939689999999999</c:v>
                </c:pt>
                <c:pt idx="1403">
                  <c:v>-5.3765559999999999</c:v>
                </c:pt>
                <c:pt idx="1404">
                  <c:v>-2.992324</c:v>
                </c:pt>
                <c:pt idx="1405">
                  <c:v>-5.7087500000000002</c:v>
                </c:pt>
                <c:pt idx="1406">
                  <c:v>-2.3551150000000001</c:v>
                </c:pt>
                <c:pt idx="1407">
                  <c:v>-4.3125780000000002</c:v>
                </c:pt>
                <c:pt idx="1408">
                  <c:v>-1.9457310000000001</c:v>
                </c:pt>
                <c:pt idx="1409">
                  <c:v>-4.3550120000000003</c:v>
                </c:pt>
                <c:pt idx="1410">
                  <c:v>-2.9558520000000001</c:v>
                </c:pt>
                <c:pt idx="1411">
                  <c:v>-6.3179610000000004</c:v>
                </c:pt>
                <c:pt idx="1412">
                  <c:v>-3.6270069999999999</c:v>
                </c:pt>
                <c:pt idx="1413">
                  <c:v>-7.2360579999999999</c:v>
                </c:pt>
                <c:pt idx="1414">
                  <c:v>-3.2811560000000002</c:v>
                </c:pt>
                <c:pt idx="1415">
                  <c:v>-5.8808199999999999</c:v>
                </c:pt>
                <c:pt idx="1416">
                  <c:v>-1.897697</c:v>
                </c:pt>
                <c:pt idx="1417">
                  <c:v>-3.2774729999999996</c:v>
                </c:pt>
                <c:pt idx="1418">
                  <c:v>-1.0583</c:v>
                </c:pt>
                <c:pt idx="1419">
                  <c:v>-2.1151660000000003</c:v>
                </c:pt>
                <c:pt idx="1420">
                  <c:v>-1.0820970000000001</c:v>
                </c:pt>
                <c:pt idx="1421">
                  <c:v>-1.9703850000000001</c:v>
                </c:pt>
                <c:pt idx="1422">
                  <c:v>-0.69484100000000004</c:v>
                </c:pt>
                <c:pt idx="1423">
                  <c:v>-1.2518820000000002</c:v>
                </c:pt>
                <c:pt idx="1424">
                  <c:v>-0.431033</c:v>
                </c:pt>
                <c:pt idx="1425">
                  <c:v>-0.660354</c:v>
                </c:pt>
                <c:pt idx="1426">
                  <c:v>-2.2027000000000001E-2</c:v>
                </c:pt>
                <c:pt idx="1427">
                  <c:v>0.16889900000000002</c:v>
                </c:pt>
                <c:pt idx="1428">
                  <c:v>0.39648099999999997</c:v>
                </c:pt>
                <c:pt idx="1429">
                  <c:v>0.90882699999999994</c:v>
                </c:pt>
                <c:pt idx="1430">
                  <c:v>0.53842199999999996</c:v>
                </c:pt>
                <c:pt idx="1431">
                  <c:v>1.020664</c:v>
                </c:pt>
                <c:pt idx="1432">
                  <c:v>0.32262000000000002</c:v>
                </c:pt>
                <c:pt idx="1433">
                  <c:v>0.40908100000000003</c:v>
                </c:pt>
                <c:pt idx="1434">
                  <c:v>-0.14491699999999999</c:v>
                </c:pt>
                <c:pt idx="1435">
                  <c:v>-0.48344999999999994</c:v>
                </c:pt>
                <c:pt idx="1436">
                  <c:v>-0.60025799999999996</c:v>
                </c:pt>
                <c:pt idx="1437">
                  <c:v>-1.3080379999999998</c:v>
                </c:pt>
                <c:pt idx="1438">
                  <c:v>-0.235349</c:v>
                </c:pt>
                <c:pt idx="1439">
                  <c:v>0.724831</c:v>
                </c:pt>
                <c:pt idx="1440">
                  <c:v>2.8697539999999999</c:v>
                </c:pt>
                <c:pt idx="1441">
                  <c:v>7.6218369999999993</c:v>
                </c:pt>
                <c:pt idx="1442">
                  <c:v>5.7375030000000002</c:v>
                </c:pt>
                <c:pt idx="1443">
                  <c:v>11.201890000000001</c:v>
                </c:pt>
                <c:pt idx="1444">
                  <c:v>3.934647</c:v>
                </c:pt>
                <c:pt idx="1445">
                  <c:v>5.7488989999999998</c:v>
                </c:pt>
                <c:pt idx="1446">
                  <c:v>-0.18149899999999999</c:v>
                </c:pt>
                <c:pt idx="1447">
                  <c:v>-1.398636</c:v>
                </c:pt>
                <c:pt idx="1448">
                  <c:v>-1.2737529999999999</c:v>
                </c:pt>
                <c:pt idx="1449">
                  <c:v>-1.8035919999999999</c:v>
                </c:pt>
                <c:pt idx="1450">
                  <c:v>0.83237300000000003</c:v>
                </c:pt>
                <c:pt idx="1451">
                  <c:v>3.0406819999999999</c:v>
                </c:pt>
                <c:pt idx="1452">
                  <c:v>3.0547740000000001</c:v>
                </c:pt>
                <c:pt idx="1453">
                  <c:v>6.2278199999999995</c:v>
                </c:pt>
                <c:pt idx="1454">
                  <c:v>2.6420430000000001</c:v>
                </c:pt>
                <c:pt idx="1455">
                  <c:v>4.3718700000000004</c:v>
                </c:pt>
                <c:pt idx="1456">
                  <c:v>0.94162100000000004</c:v>
                </c:pt>
                <c:pt idx="1457">
                  <c:v>1.2928410000000001</c:v>
                </c:pt>
                <c:pt idx="1458">
                  <c:v>1.1997000000000001E-2</c:v>
                </c:pt>
                <c:pt idx="1459">
                  <c:v>3.175E-2</c:v>
                </c:pt>
                <c:pt idx="1460">
                  <c:v>0.35104400000000002</c:v>
                </c:pt>
                <c:pt idx="1461">
                  <c:v>1.2142460000000002</c:v>
                </c:pt>
                <c:pt idx="1462">
                  <c:v>1.281379</c:v>
                </c:pt>
                <c:pt idx="1463">
                  <c:v>2.8499110000000001</c:v>
                </c:pt>
                <c:pt idx="1464">
                  <c:v>1.718237</c:v>
                </c:pt>
                <c:pt idx="1465">
                  <c:v>3.4082499999999998</c:v>
                </c:pt>
                <c:pt idx="1466">
                  <c:v>1.563674</c:v>
                </c:pt>
                <c:pt idx="1467">
                  <c:v>2.92624</c:v>
                </c:pt>
                <c:pt idx="1468">
                  <c:v>1.1761820000000001</c:v>
                </c:pt>
                <c:pt idx="1469">
                  <c:v>2.1988530000000002</c:v>
                </c:pt>
                <c:pt idx="1470">
                  <c:v>0.83589400000000003</c:v>
                </c:pt>
                <c:pt idx="1471">
                  <c:v>1.403664</c:v>
                </c:pt>
                <c:pt idx="1472">
                  <c:v>0.15659799999999999</c:v>
                </c:pt>
                <c:pt idx="1473">
                  <c:v>-0.16636799999999999</c:v>
                </c:pt>
                <c:pt idx="1474">
                  <c:v>-0.64390499999999995</c:v>
                </c:pt>
                <c:pt idx="1475">
                  <c:v>-1.3924240000000001</c:v>
                </c:pt>
                <c:pt idx="1476">
                  <c:v>-0.711198</c:v>
                </c:pt>
                <c:pt idx="1477">
                  <c:v>-1.3994740000000001</c:v>
                </c:pt>
                <c:pt idx="1478">
                  <c:v>-0.74581399999999998</c:v>
                </c:pt>
                <c:pt idx="1479">
                  <c:v>-1.634163</c:v>
                </c:pt>
                <c:pt idx="1480">
                  <c:v>-1.159705</c:v>
                </c:pt>
                <c:pt idx="1481">
                  <c:v>-2.6544140000000001</c:v>
                </c:pt>
                <c:pt idx="1482">
                  <c:v>-1.7336819999999999</c:v>
                </c:pt>
                <c:pt idx="1483">
                  <c:v>-3.5144839999999999</c:v>
                </c:pt>
                <c:pt idx="1484">
                  <c:v>-1.880965</c:v>
                </c:pt>
                <c:pt idx="1485">
                  <c:v>-3.9014930000000003</c:v>
                </c:pt>
                <c:pt idx="1486">
                  <c:v>-2.1986970000000001</c:v>
                </c:pt>
                <c:pt idx="1487">
                  <c:v>-4.7347760000000001</c:v>
                </c:pt>
                <c:pt idx="1488">
                  <c:v>-2.8588429999999998</c:v>
                </c:pt>
                <c:pt idx="1489">
                  <c:v>-5.8657679999999992</c:v>
                </c:pt>
                <c:pt idx="1490">
                  <c:v>-2.9023379999999999</c:v>
                </c:pt>
                <c:pt idx="1491">
                  <c:v>-5.3865080000000001</c:v>
                </c:pt>
                <c:pt idx="1492">
                  <c:v>-2.3934250000000001</c:v>
                </c:pt>
                <c:pt idx="1493">
                  <c:v>-5.0877569999999999</c:v>
                </c:pt>
                <c:pt idx="1494">
                  <c:v>-2.963368</c:v>
                </c:pt>
                <c:pt idx="1495">
                  <c:v>-6.0970639999999996</c:v>
                </c:pt>
                <c:pt idx="1496">
                  <c:v>-3.2531129999999999</c:v>
                </c:pt>
                <c:pt idx="1497">
                  <c:v>-6.4138459999999995</c:v>
                </c:pt>
                <c:pt idx="1498">
                  <c:v>-2.9139590000000002</c:v>
                </c:pt>
                <c:pt idx="1499">
                  <c:v>-5.5501880000000003</c:v>
                </c:pt>
                <c:pt idx="1500">
                  <c:v>-2.3794149999999998</c:v>
                </c:pt>
                <c:pt idx="1501">
                  <c:v>-4.4779909999999994</c:v>
                </c:pt>
                <c:pt idx="1502">
                  <c:v>-1.7489319999999999</c:v>
                </c:pt>
                <c:pt idx="1503">
                  <c:v>-3.1617419999999998</c:v>
                </c:pt>
                <c:pt idx="1504">
                  <c:v>-0.83409100000000003</c:v>
                </c:pt>
                <c:pt idx="1505">
                  <c:v>-1.057005</c:v>
                </c:pt>
                <c:pt idx="1506">
                  <c:v>3.1126999999999998E-2</c:v>
                </c:pt>
                <c:pt idx="1507">
                  <c:v>7.6574000000000003E-2</c:v>
                </c:pt>
                <c:pt idx="1508">
                  <c:v>-2.9552999999999999E-2</c:v>
                </c:pt>
                <c:pt idx="1509">
                  <c:v>-0.34920400000000001</c:v>
                </c:pt>
                <c:pt idx="1510">
                  <c:v>-0.63740300000000005</c:v>
                </c:pt>
                <c:pt idx="1511">
                  <c:v>-1.4935240000000001</c:v>
                </c:pt>
                <c:pt idx="1512">
                  <c:v>-0.98028000000000004</c:v>
                </c:pt>
                <c:pt idx="1513">
                  <c:v>-2.0402279999999999</c:v>
                </c:pt>
                <c:pt idx="1514">
                  <c:v>-0.85501799999999994</c:v>
                </c:pt>
                <c:pt idx="1515">
                  <c:v>-1.2735189999999998</c:v>
                </c:pt>
                <c:pt idx="1516">
                  <c:v>-4.8861000000000002E-2</c:v>
                </c:pt>
                <c:pt idx="1517">
                  <c:v>0.16758800000000001</c:v>
                </c:pt>
                <c:pt idx="1518">
                  <c:v>0.47214</c:v>
                </c:pt>
                <c:pt idx="1519">
                  <c:v>0.98217299999999996</c:v>
                </c:pt>
                <c:pt idx="1520">
                  <c:v>0.40688400000000002</c:v>
                </c:pt>
                <c:pt idx="1521">
                  <c:v>0.86953100000000005</c:v>
                </c:pt>
                <c:pt idx="1522">
                  <c:v>0.80938299999999996</c:v>
                </c:pt>
                <c:pt idx="1523">
                  <c:v>2.1222630000000002</c:v>
                </c:pt>
                <c:pt idx="1524">
                  <c:v>1.6085210000000001</c:v>
                </c:pt>
                <c:pt idx="1525">
                  <c:v>2.9136570000000002</c:v>
                </c:pt>
                <c:pt idx="1526">
                  <c:v>0.22844900000000001</c:v>
                </c:pt>
                <c:pt idx="1527">
                  <c:v>-1.294848</c:v>
                </c:pt>
                <c:pt idx="1528">
                  <c:v>-3.600816</c:v>
                </c:pt>
                <c:pt idx="1529">
                  <c:v>-8.6793319999999987</c:v>
                </c:pt>
                <c:pt idx="1530">
                  <c:v>-5.2581369999999996</c:v>
                </c:pt>
                <c:pt idx="1531">
                  <c:v>-9.3660429999999995</c:v>
                </c:pt>
                <c:pt idx="1532">
                  <c:v>-1.8525</c:v>
                </c:pt>
                <c:pt idx="1533">
                  <c:v>-0.94901600000000008</c:v>
                </c:pt>
                <c:pt idx="1534">
                  <c:v>3.648901</c:v>
                </c:pt>
                <c:pt idx="1535">
                  <c:v>9.2093430000000005</c:v>
                </c:pt>
                <c:pt idx="1536">
                  <c:v>6.4048210000000001</c:v>
                </c:pt>
                <c:pt idx="1537">
                  <c:v>12.924828</c:v>
                </c:pt>
                <c:pt idx="1538">
                  <c:v>6.1415579999999999</c:v>
                </c:pt>
                <c:pt idx="1539">
                  <c:v>11.497941000000001</c:v>
                </c:pt>
                <c:pt idx="1540">
                  <c:v>4.4516229999999997</c:v>
                </c:pt>
                <c:pt idx="1541">
                  <c:v>8.2818670000000001</c:v>
                </c:pt>
                <c:pt idx="1542">
                  <c:v>3.0346630000000001</c:v>
                </c:pt>
                <c:pt idx="1543">
                  <c:v>5.2466390000000001</c:v>
                </c:pt>
                <c:pt idx="1544">
                  <c:v>1.48471</c:v>
                </c:pt>
                <c:pt idx="1545">
                  <c:v>2.4464600000000001</c:v>
                </c:pt>
                <c:pt idx="1546">
                  <c:v>0.767845</c:v>
                </c:pt>
                <c:pt idx="1547">
                  <c:v>1.723201</c:v>
                </c:pt>
                <c:pt idx="1548">
                  <c:v>1.4210719999999999</c:v>
                </c:pt>
                <c:pt idx="1549">
                  <c:v>3.1045729999999998</c:v>
                </c:pt>
                <c:pt idx="1550">
                  <c:v>1.5806880000000001</c:v>
                </c:pt>
                <c:pt idx="1551">
                  <c:v>2.8283800000000001</c:v>
                </c:pt>
                <c:pt idx="1552">
                  <c:v>0.88254299999999997</c:v>
                </c:pt>
                <c:pt idx="1553">
                  <c:v>1.4519549999999999</c:v>
                </c:pt>
                <c:pt idx="1554">
                  <c:v>0.31781599999999999</c:v>
                </c:pt>
                <c:pt idx="1555">
                  <c:v>0.50520699999999996</c:v>
                </c:pt>
                <c:pt idx="1556">
                  <c:v>0.147254</c:v>
                </c:pt>
                <c:pt idx="1557">
                  <c:v>0.29885400000000001</c:v>
                </c:pt>
                <c:pt idx="1558">
                  <c:v>9.0700000000000003E-2</c:v>
                </c:pt>
                <c:pt idx="1559">
                  <c:v>9.7953999999999999E-2</c:v>
                </c:pt>
                <c:pt idx="1560">
                  <c:v>-0.19436</c:v>
                </c:pt>
                <c:pt idx="1561">
                  <c:v>-0.69450199999999995</c:v>
                </c:pt>
                <c:pt idx="1562">
                  <c:v>-0.70114100000000001</c:v>
                </c:pt>
                <c:pt idx="1563">
                  <c:v>-1.399411</c:v>
                </c:pt>
                <c:pt idx="1564">
                  <c:v>-0.63102899999999995</c:v>
                </c:pt>
                <c:pt idx="1565">
                  <c:v>-1.312532</c:v>
                </c:pt>
                <c:pt idx="1566">
                  <c:v>-0.80310199999999998</c:v>
                </c:pt>
                <c:pt idx="1567">
                  <c:v>-1.7757109999999998</c:v>
                </c:pt>
                <c:pt idx="1568">
                  <c:v>-1.23177</c:v>
                </c:pt>
                <c:pt idx="1569">
                  <c:v>-2.7228310000000002</c:v>
                </c:pt>
                <c:pt idx="1570">
                  <c:v>-1.633121</c:v>
                </c:pt>
                <c:pt idx="1571">
                  <c:v>-3.2634609999999999</c:v>
                </c:pt>
                <c:pt idx="1572">
                  <c:v>-1.582727</c:v>
                </c:pt>
                <c:pt idx="1573">
                  <c:v>-3.1955619999999998</c:v>
                </c:pt>
                <c:pt idx="1574">
                  <c:v>-1.8605780000000001</c:v>
                </c:pt>
                <c:pt idx="1575">
                  <c:v>-4.2237460000000002</c:v>
                </c:pt>
                <c:pt idx="1576">
                  <c:v>-2.669794</c:v>
                </c:pt>
                <c:pt idx="1577">
                  <c:v>-5.3511139999999999</c:v>
                </c:pt>
                <c:pt idx="1578">
                  <c:v>-2.4275720000000001</c:v>
                </c:pt>
                <c:pt idx="1579">
                  <c:v>-4.3126199999999999</c:v>
                </c:pt>
                <c:pt idx="1580">
                  <c:v>-1.701954</c:v>
                </c:pt>
                <c:pt idx="1581">
                  <c:v>-3.7231490000000003</c:v>
                </c:pt>
                <c:pt idx="1582">
                  <c:v>-2.580022</c:v>
                </c:pt>
                <c:pt idx="1583">
                  <c:v>-5.6934670000000001</c:v>
                </c:pt>
                <c:pt idx="1584">
                  <c:v>-3.4701529999999998</c:v>
                </c:pt>
                <c:pt idx="1585">
                  <c:v>-6.860487</c:v>
                </c:pt>
                <c:pt idx="1586">
                  <c:v>-2.8694869999999999</c:v>
                </c:pt>
                <c:pt idx="1587">
                  <c:v>-5.0677939999999992</c:v>
                </c:pt>
                <c:pt idx="1588">
                  <c:v>-1.631119</c:v>
                </c:pt>
                <c:pt idx="1589">
                  <c:v>-3.1493150000000001</c:v>
                </c:pt>
                <c:pt idx="1590">
                  <c:v>-1.7321770000000001</c:v>
                </c:pt>
                <c:pt idx="1591">
                  <c:v>-3.419737</c:v>
                </c:pt>
                <c:pt idx="1592">
                  <c:v>-1.388468</c:v>
                </c:pt>
                <c:pt idx="1593">
                  <c:v>-2.3202069999999999</c:v>
                </c:pt>
                <c:pt idx="1594">
                  <c:v>-0.44741599999999998</c:v>
                </c:pt>
                <c:pt idx="1595">
                  <c:v>-0.58116100000000004</c:v>
                </c:pt>
                <c:pt idx="1596">
                  <c:v>-8.2293000000000005E-2</c:v>
                </c:pt>
                <c:pt idx="1597">
                  <c:v>-0.30261399999999999</c:v>
                </c:pt>
                <c:pt idx="1598">
                  <c:v>-0.32403300000000002</c:v>
                </c:pt>
                <c:pt idx="1599">
                  <c:v>-0.70695700000000006</c:v>
                </c:pt>
                <c:pt idx="1600">
                  <c:v>-0.416209</c:v>
                </c:pt>
                <c:pt idx="1601">
                  <c:v>-0.88390299999999999</c:v>
                </c:pt>
                <c:pt idx="1602">
                  <c:v>-0.47887299999999999</c:v>
                </c:pt>
                <c:pt idx="1603">
                  <c:v>-0.83918800000000005</c:v>
                </c:pt>
                <c:pt idx="1604">
                  <c:v>-7.5706999999999997E-2</c:v>
                </c:pt>
                <c:pt idx="1605">
                  <c:v>0.232542</c:v>
                </c:pt>
                <c:pt idx="1606">
                  <c:v>0.78870899999999999</c:v>
                </c:pt>
                <c:pt idx="1607">
                  <c:v>1.8196180000000002</c:v>
                </c:pt>
                <c:pt idx="1608">
                  <c:v>1.034491</c:v>
                </c:pt>
                <c:pt idx="1609">
                  <c:v>1.849499</c:v>
                </c:pt>
                <c:pt idx="1610">
                  <c:v>0.43399399999999999</c:v>
                </c:pt>
                <c:pt idx="1611">
                  <c:v>0.58763799999999999</c:v>
                </c:pt>
                <c:pt idx="1612">
                  <c:v>4.2590999999999997E-2</c:v>
                </c:pt>
                <c:pt idx="1613">
                  <c:v>0.101351</c:v>
                </c:pt>
                <c:pt idx="1614">
                  <c:v>-0.22584199999999999</c:v>
                </c:pt>
                <c:pt idx="1615">
                  <c:v>-1.1638839999999999</c:v>
                </c:pt>
                <c:pt idx="1616">
                  <c:v>-1.8680589999999999</c:v>
                </c:pt>
                <c:pt idx="1617">
                  <c:v>-4.5395529999999997</c:v>
                </c:pt>
                <c:pt idx="1618">
                  <c:v>-2.6934619999999998</c:v>
                </c:pt>
                <c:pt idx="1619">
                  <c:v>-4.2644729999999997</c:v>
                </c:pt>
                <c:pt idx="1620">
                  <c:v>0.58103099999999996</c:v>
                </c:pt>
                <c:pt idx="1621">
                  <c:v>3.3524279999999997</c:v>
                </c:pt>
                <c:pt idx="1622">
                  <c:v>4.413233</c:v>
                </c:pt>
                <c:pt idx="1623">
                  <c:v>9.7882719999999992</c:v>
                </c:pt>
                <c:pt idx="1624">
                  <c:v>5.5621070000000001</c:v>
                </c:pt>
                <c:pt idx="1625">
                  <c:v>10.904461000000001</c:v>
                </c:pt>
                <c:pt idx="1626">
                  <c:v>4.9377680000000002</c:v>
                </c:pt>
                <c:pt idx="1627">
                  <c:v>9.1654140000000002</c:v>
                </c:pt>
                <c:pt idx="1628">
                  <c:v>3.589121</c:v>
                </c:pt>
                <c:pt idx="1629">
                  <c:v>6.7118120000000001</c:v>
                </c:pt>
                <c:pt idx="1630">
                  <c:v>2.7295970000000001</c:v>
                </c:pt>
                <c:pt idx="1631">
                  <c:v>5.155672</c:v>
                </c:pt>
                <c:pt idx="1632">
                  <c:v>2.2537539999999998</c:v>
                </c:pt>
                <c:pt idx="1633">
                  <c:v>4.4652829999999994</c:v>
                </c:pt>
                <c:pt idx="1634">
                  <c:v>2.150207</c:v>
                </c:pt>
                <c:pt idx="1635">
                  <c:v>4.1400969999999999</c:v>
                </c:pt>
                <c:pt idx="1636">
                  <c:v>1.814597</c:v>
                </c:pt>
                <c:pt idx="1637">
                  <c:v>3.452725</c:v>
                </c:pt>
                <c:pt idx="1638">
                  <c:v>1.4806969999999999</c:v>
                </c:pt>
                <c:pt idx="1639">
                  <c:v>2.8230209999999998</c:v>
                </c:pt>
                <c:pt idx="1640">
                  <c:v>1.195333</c:v>
                </c:pt>
                <c:pt idx="1641">
                  <c:v>2.1657820000000001</c:v>
                </c:pt>
                <c:pt idx="1642">
                  <c:v>0.65913500000000003</c:v>
                </c:pt>
                <c:pt idx="1643">
                  <c:v>0.98554600000000003</c:v>
                </c:pt>
                <c:pt idx="1644">
                  <c:v>8.6301000000000003E-2</c:v>
                </c:pt>
                <c:pt idx="1645">
                  <c:v>0.12965100000000002</c:v>
                </c:pt>
                <c:pt idx="1646">
                  <c:v>8.1506999999999996E-2</c:v>
                </c:pt>
                <c:pt idx="1647">
                  <c:v>0.13322200000000001</c:v>
                </c:pt>
                <c:pt idx="1648">
                  <c:v>-0.15782099999999999</c:v>
                </c:pt>
                <c:pt idx="1649">
                  <c:v>-0.63465700000000003</c:v>
                </c:pt>
                <c:pt idx="1650">
                  <c:v>-0.896953</c:v>
                </c:pt>
                <c:pt idx="1651">
                  <c:v>-2.257803</c:v>
                </c:pt>
                <c:pt idx="1652">
                  <c:v>-1.7469710000000001</c:v>
                </c:pt>
                <c:pt idx="1653">
                  <c:v>-3.7096550000000001</c:v>
                </c:pt>
                <c:pt idx="1654">
                  <c:v>-1.9420390000000001</c:v>
                </c:pt>
                <c:pt idx="1655">
                  <c:v>-3.89209</c:v>
                </c:pt>
                <c:pt idx="1656">
                  <c:v>-2.122188</c:v>
                </c:pt>
                <c:pt idx="1657">
                  <c:v>-4.5297210000000003</c:v>
                </c:pt>
                <c:pt idx="1658">
                  <c:v>-2.8891079999999998</c:v>
                </c:pt>
                <c:pt idx="1659">
                  <c:v>-6.1843360000000001</c:v>
                </c:pt>
                <c:pt idx="1660">
                  <c:v>-3.396547</c:v>
                </c:pt>
                <c:pt idx="1661">
                  <c:v>-6.6107589999999998</c:v>
                </c:pt>
                <c:pt idx="1662">
                  <c:v>-2.6641889999999999</c:v>
                </c:pt>
                <c:pt idx="1663">
                  <c:v>-4.9224809999999994</c:v>
                </c:pt>
                <c:pt idx="1664">
                  <c:v>-2.3281339999999999</c:v>
                </c:pt>
                <c:pt idx="1665">
                  <c:v>-4.9981559999999998</c:v>
                </c:pt>
                <c:pt idx="1666">
                  <c:v>-3.2542149999999999</c:v>
                </c:pt>
                <c:pt idx="1667">
                  <c:v>-7.1044179999999999</c:v>
                </c:pt>
                <c:pt idx="1668">
                  <c:v>-4.0935790000000001</c:v>
                </c:pt>
                <c:pt idx="1669">
                  <c:v>-8.0266760000000001</c:v>
                </c:pt>
                <c:pt idx="1670">
                  <c:v>-3.5644809999999998</c:v>
                </c:pt>
                <c:pt idx="1671">
                  <c:v>-6.7206019999999995</c:v>
                </c:pt>
                <c:pt idx="1672">
                  <c:v>-2.8453020000000002</c:v>
                </c:pt>
                <c:pt idx="1673">
                  <c:v>-5.5370050000000006</c:v>
                </c:pt>
                <c:pt idx="1674">
                  <c:v>-2.3348010000000001</c:v>
                </c:pt>
                <c:pt idx="1675">
                  <c:v>-4.1574160000000004</c:v>
                </c:pt>
                <c:pt idx="1676">
                  <c:v>-1.4087719999999999</c:v>
                </c:pt>
                <c:pt idx="1677">
                  <c:v>-2.4496279999999997</c:v>
                </c:pt>
                <c:pt idx="1678">
                  <c:v>-0.77208299999999996</c:v>
                </c:pt>
                <c:pt idx="1679">
                  <c:v>-1.4362599999999999</c:v>
                </c:pt>
                <c:pt idx="1680">
                  <c:v>-0.68489100000000003</c:v>
                </c:pt>
                <c:pt idx="1681">
                  <c:v>-1.4744679999999999</c:v>
                </c:pt>
                <c:pt idx="1682">
                  <c:v>-0.80057400000000001</c:v>
                </c:pt>
                <c:pt idx="1683">
                  <c:v>-1.4779910000000001</c:v>
                </c:pt>
                <c:pt idx="1684">
                  <c:v>-0.414713</c:v>
                </c:pt>
                <c:pt idx="1685">
                  <c:v>-0.51132699999999998</c:v>
                </c:pt>
                <c:pt idx="1686">
                  <c:v>0.29403299999999999</c:v>
                </c:pt>
                <c:pt idx="1687">
                  <c:v>0.988483</c:v>
                </c:pt>
                <c:pt idx="1688">
                  <c:v>0.90861099999999995</c:v>
                </c:pt>
                <c:pt idx="1689">
                  <c:v>1.871837</c:v>
                </c:pt>
                <c:pt idx="1690">
                  <c:v>0.69289999999999996</c:v>
                </c:pt>
                <c:pt idx="1691">
                  <c:v>0.70071299999999992</c:v>
                </c:pt>
                <c:pt idx="1692">
                  <c:v>-0.78308599999999995</c:v>
                </c:pt>
                <c:pt idx="1693">
                  <c:v>-2.1452010000000001</c:v>
                </c:pt>
                <c:pt idx="1694">
                  <c:v>-1.5065440000000001</c:v>
                </c:pt>
                <c:pt idx="1695">
                  <c:v>-2.771808</c:v>
                </c:pt>
                <c:pt idx="1696">
                  <c:v>-0.97797500000000004</c:v>
                </c:pt>
                <c:pt idx="1697">
                  <c:v>-1.8367900000000001</c:v>
                </c:pt>
                <c:pt idx="1698">
                  <c:v>-0.71783300000000005</c:v>
                </c:pt>
                <c:pt idx="1699">
                  <c:v>-1.3045439999999999</c:v>
                </c:pt>
                <c:pt idx="1700">
                  <c:v>-0.21141599999999999</c:v>
                </c:pt>
                <c:pt idx="1701">
                  <c:v>0.38613500000000006</c:v>
                </c:pt>
                <c:pt idx="1702">
                  <c:v>1.9834890000000001</c:v>
                </c:pt>
                <c:pt idx="1703">
                  <c:v>5.916766</c:v>
                </c:pt>
                <c:pt idx="1704">
                  <c:v>5.9299160000000004</c:v>
                </c:pt>
                <c:pt idx="1705">
                  <c:v>13.141012</c:v>
                </c:pt>
                <c:pt idx="1706">
                  <c:v>7.4725489999999999</c:v>
                </c:pt>
                <c:pt idx="1707">
                  <c:v>14.464333</c:v>
                </c:pt>
                <c:pt idx="1708">
                  <c:v>5.956029</c:v>
                </c:pt>
                <c:pt idx="1709">
                  <c:v>10.820702000000001</c:v>
                </c:pt>
                <c:pt idx="1710">
                  <c:v>3.9652289999999999</c:v>
                </c:pt>
                <c:pt idx="1711">
                  <c:v>7.0522779999999994</c:v>
                </c:pt>
                <c:pt idx="1712">
                  <c:v>2.54847</c:v>
                </c:pt>
                <c:pt idx="1713">
                  <c:v>4.9034250000000004</c:v>
                </c:pt>
                <c:pt idx="1714">
                  <c:v>2.422329</c:v>
                </c:pt>
                <c:pt idx="1715">
                  <c:v>4.8969469999999999</c:v>
                </c:pt>
                <c:pt idx="1716">
                  <c:v>2.3988619999999998</c:v>
                </c:pt>
                <c:pt idx="1717">
                  <c:v>4.636641</c:v>
                </c:pt>
                <c:pt idx="1718">
                  <c:v>2.0724140000000002</c:v>
                </c:pt>
                <c:pt idx="1719">
                  <c:v>3.9337240000000002</c:v>
                </c:pt>
                <c:pt idx="1720">
                  <c:v>1.5511790000000001</c:v>
                </c:pt>
                <c:pt idx="1721">
                  <c:v>2.7016900000000001</c:v>
                </c:pt>
                <c:pt idx="1722">
                  <c:v>0.73708399999999996</c:v>
                </c:pt>
                <c:pt idx="1723">
                  <c:v>1.1982249999999999</c:v>
                </c:pt>
                <c:pt idx="1724">
                  <c:v>0.40894200000000003</c:v>
                </c:pt>
                <c:pt idx="1725">
                  <c:v>0.91378100000000007</c:v>
                </c:pt>
                <c:pt idx="1726">
                  <c:v>0.57411599999999996</c:v>
                </c:pt>
                <c:pt idx="1727">
                  <c:v>1.072565</c:v>
                </c:pt>
                <c:pt idx="1728">
                  <c:v>0.27576499999999998</c:v>
                </c:pt>
                <c:pt idx="1729">
                  <c:v>0.24166599999999999</c:v>
                </c:pt>
                <c:pt idx="1730">
                  <c:v>-0.400227</c:v>
                </c:pt>
                <c:pt idx="1731">
                  <c:v>-1.1825030000000001</c:v>
                </c:pt>
                <c:pt idx="1732">
                  <c:v>-1.1589750000000001</c:v>
                </c:pt>
                <c:pt idx="1733">
                  <c:v>-2.5913140000000001</c:v>
                </c:pt>
                <c:pt idx="1734">
                  <c:v>-1.6355489999999999</c:v>
                </c:pt>
                <c:pt idx="1735">
                  <c:v>-3.5755239999999997</c:v>
                </c:pt>
                <c:pt idx="1736">
                  <c:v>-2.3775439999999999</c:v>
                </c:pt>
                <c:pt idx="1737">
                  <c:v>-5.1275110000000002</c:v>
                </c:pt>
                <c:pt idx="1738">
                  <c:v>-2.9089010000000002</c:v>
                </c:pt>
                <c:pt idx="1739">
                  <c:v>-5.8178140000000003</c:v>
                </c:pt>
                <c:pt idx="1740">
                  <c:v>-2.8155160000000001</c:v>
                </c:pt>
                <c:pt idx="1741">
                  <c:v>-5.5837669999999999</c:v>
                </c:pt>
                <c:pt idx="1742">
                  <c:v>-2.8372480000000002</c:v>
                </c:pt>
                <c:pt idx="1743">
                  <c:v>-5.822451</c:v>
                </c:pt>
                <c:pt idx="1744">
                  <c:v>-3.0288379999999999</c:v>
                </c:pt>
                <c:pt idx="1745">
                  <c:v>-6.017144</c:v>
                </c:pt>
                <c:pt idx="1746">
                  <c:v>-2.911403</c:v>
                </c:pt>
                <c:pt idx="1747">
                  <c:v>-5.7124310000000005</c:v>
                </c:pt>
                <c:pt idx="1748">
                  <c:v>-2.8744580000000002</c:v>
                </c:pt>
                <c:pt idx="1749">
                  <c:v>-5.8626820000000004</c:v>
                </c:pt>
                <c:pt idx="1750">
                  <c:v>-3.1595870000000001</c:v>
                </c:pt>
                <c:pt idx="1751">
                  <c:v>-6.4883670000000002</c:v>
                </c:pt>
                <c:pt idx="1752">
                  <c:v>-3.256014</c:v>
                </c:pt>
                <c:pt idx="1753">
                  <c:v>-6.1268029999999998</c:v>
                </c:pt>
                <c:pt idx="1754">
                  <c:v>-2.28193</c:v>
                </c:pt>
                <c:pt idx="1755">
                  <c:v>-3.7788940000000002</c:v>
                </c:pt>
                <c:pt idx="1756">
                  <c:v>-0.800234</c:v>
                </c:pt>
                <c:pt idx="1757">
                  <c:v>-1.1923589999999999</c:v>
                </c:pt>
                <c:pt idx="1758">
                  <c:v>-0.190774</c:v>
                </c:pt>
                <c:pt idx="1759">
                  <c:v>-0.27942</c:v>
                </c:pt>
                <c:pt idx="1760">
                  <c:v>-6.8755999999999998E-2</c:v>
                </c:pt>
                <c:pt idx="1761">
                  <c:v>-0.14765600000000001</c:v>
                </c:pt>
                <c:pt idx="1762">
                  <c:v>-0.12970400000000001</c:v>
                </c:pt>
                <c:pt idx="1763">
                  <c:v>-0.30710100000000001</c:v>
                </c:pt>
                <c:pt idx="1764">
                  <c:v>-0.17815</c:v>
                </c:pt>
                <c:pt idx="1765">
                  <c:v>-0.29825699999999999</c:v>
                </c:pt>
                <c:pt idx="1766">
                  <c:v>-4.7952000000000002E-2</c:v>
                </c:pt>
                <c:pt idx="1767">
                  <c:v>-4.8083000000000001E-2</c:v>
                </c:pt>
                <c:pt idx="1768">
                  <c:v>4.1292000000000002E-2</c:v>
                </c:pt>
                <c:pt idx="1769">
                  <c:v>0.15797600000000001</c:v>
                </c:pt>
                <c:pt idx="1770">
                  <c:v>0.310276</c:v>
                </c:pt>
                <c:pt idx="1771">
                  <c:v>0.97512500000000002</c:v>
                </c:pt>
                <c:pt idx="1772">
                  <c:v>1.0825130000000001</c:v>
                </c:pt>
                <c:pt idx="1773">
                  <c:v>2.410231</c:v>
                </c:pt>
                <c:pt idx="1774">
                  <c:v>1.1435340000000001</c:v>
                </c:pt>
                <c:pt idx="1775">
                  <c:v>1.6422350000000001</c:v>
                </c:pt>
                <c:pt idx="1776">
                  <c:v>-0.486628</c:v>
                </c:pt>
                <c:pt idx="1777">
                  <c:v>-1.8141210000000001</c:v>
                </c:pt>
                <c:pt idx="1778">
                  <c:v>-1.701597</c:v>
                </c:pt>
                <c:pt idx="1779">
                  <c:v>-3.3837260000000002</c:v>
                </c:pt>
                <c:pt idx="1780">
                  <c:v>-1.528046</c:v>
                </c:pt>
                <c:pt idx="1781">
                  <c:v>-2.8762889999999999</c:v>
                </c:pt>
                <c:pt idx="1782">
                  <c:v>-1.357934</c:v>
                </c:pt>
                <c:pt idx="1783">
                  <c:v>-2.956439</c:v>
                </c:pt>
                <c:pt idx="1784">
                  <c:v>-1.866592</c:v>
                </c:pt>
                <c:pt idx="1785">
                  <c:v>-3.6261130000000001</c:v>
                </c:pt>
                <c:pt idx="1786">
                  <c:v>-0.84580200000000005</c:v>
                </c:pt>
                <c:pt idx="1787">
                  <c:v>0.12540499999999999</c:v>
                </c:pt>
                <c:pt idx="1788">
                  <c:v>3.2116530000000001</c:v>
                </c:pt>
                <c:pt idx="1789">
                  <c:v>8.3946630000000013</c:v>
                </c:pt>
                <c:pt idx="1790">
                  <c:v>6.2605940000000002</c:v>
                </c:pt>
                <c:pt idx="1791">
                  <c:v>12.615594999999999</c:v>
                </c:pt>
                <c:pt idx="1792">
                  <c:v>5.8015369999999997</c:v>
                </c:pt>
                <c:pt idx="1793">
                  <c:v>10.873452</c:v>
                </c:pt>
                <c:pt idx="1794">
                  <c:v>4.3951039999999999</c:v>
                </c:pt>
                <c:pt idx="1795">
                  <c:v>8.2450039999999998</c:v>
                </c:pt>
                <c:pt idx="1796">
                  <c:v>3.4205220000000001</c:v>
                </c:pt>
                <c:pt idx="1797">
                  <c:v>6.4755199999999995</c:v>
                </c:pt>
                <c:pt idx="1798">
                  <c:v>2.7438750000000001</c:v>
                </c:pt>
                <c:pt idx="1799">
                  <c:v>5.1629629999999995</c:v>
                </c:pt>
                <c:pt idx="1800">
                  <c:v>2.1647270000000001</c:v>
                </c:pt>
                <c:pt idx="1801">
                  <c:v>4.1657159999999998</c:v>
                </c:pt>
                <c:pt idx="1802">
                  <c:v>1.8129090000000001</c:v>
                </c:pt>
                <c:pt idx="1803">
                  <c:v>3.3708170000000002</c:v>
                </c:pt>
                <c:pt idx="1804">
                  <c:v>1.2049989999999999</c:v>
                </c:pt>
                <c:pt idx="1805">
                  <c:v>2.1092009999999997</c:v>
                </c:pt>
                <c:pt idx="1806">
                  <c:v>0.78235299999999997</c:v>
                </c:pt>
                <c:pt idx="1807">
                  <c:v>1.5588359999999999</c:v>
                </c:pt>
                <c:pt idx="1808">
                  <c:v>0.81937499999999996</c:v>
                </c:pt>
                <c:pt idx="1809">
                  <c:v>1.637661</c:v>
                </c:pt>
                <c:pt idx="1810">
                  <c:v>0.71140400000000004</c:v>
                </c:pt>
                <c:pt idx="1811">
                  <c:v>1.071601</c:v>
                </c:pt>
                <c:pt idx="1812">
                  <c:v>-0.201068</c:v>
                </c:pt>
                <c:pt idx="1813">
                  <c:v>-0.92819400000000007</c:v>
                </c:pt>
                <c:pt idx="1814">
                  <c:v>-0.99946100000000004</c:v>
                </c:pt>
                <c:pt idx="1815">
                  <c:v>-1.975886</c:v>
                </c:pt>
                <c:pt idx="1816">
                  <c:v>-0.760355</c:v>
                </c:pt>
                <c:pt idx="1817">
                  <c:v>-1.3533740000000001</c:v>
                </c:pt>
                <c:pt idx="1818">
                  <c:v>-0.64159500000000003</c:v>
                </c:pt>
                <c:pt idx="1819">
                  <c:v>-1.5115080000000001</c:v>
                </c:pt>
                <c:pt idx="1820">
                  <c:v>-1.266378</c:v>
                </c:pt>
                <c:pt idx="1821">
                  <c:v>-2.911133</c:v>
                </c:pt>
                <c:pt idx="1822">
                  <c:v>-1.82721</c:v>
                </c:pt>
                <c:pt idx="1823">
                  <c:v>-3.663252</c:v>
                </c:pt>
                <c:pt idx="1824">
                  <c:v>-1.7510479999999999</c:v>
                </c:pt>
                <c:pt idx="1825">
                  <c:v>-3.3850739999999999</c:v>
                </c:pt>
                <c:pt idx="1826">
                  <c:v>-1.6563969999999999</c:v>
                </c:pt>
                <c:pt idx="1827">
                  <c:v>-3.5459909999999999</c:v>
                </c:pt>
                <c:pt idx="1828">
                  <c:v>-2.2040380000000002</c:v>
                </c:pt>
                <c:pt idx="1829">
                  <c:v>-4.8037840000000003</c:v>
                </c:pt>
                <c:pt idx="1830">
                  <c:v>-2.9829020000000002</c:v>
                </c:pt>
                <c:pt idx="1831">
                  <c:v>-6.0656720000000002</c:v>
                </c:pt>
                <c:pt idx="1832">
                  <c:v>-2.7671079999999999</c:v>
                </c:pt>
                <c:pt idx="1833">
                  <c:v>-4.9500299999999999</c:v>
                </c:pt>
                <c:pt idx="1834">
                  <c:v>-1.617918</c:v>
                </c:pt>
                <c:pt idx="1835">
                  <c:v>-2.9062049999999999</c:v>
                </c:pt>
                <c:pt idx="1836">
                  <c:v>-1.5886739999999999</c:v>
                </c:pt>
                <c:pt idx="1837">
                  <c:v>-3.890619</c:v>
                </c:pt>
                <c:pt idx="1838">
                  <c:v>-2.9503059999999999</c:v>
                </c:pt>
                <c:pt idx="1839">
                  <c:v>-6.3210759999999997</c:v>
                </c:pt>
                <c:pt idx="1840">
                  <c:v>-3.433297</c:v>
                </c:pt>
                <c:pt idx="1841">
                  <c:v>-6.42523</c:v>
                </c:pt>
                <c:pt idx="1842">
                  <c:v>-2.1542050000000001</c:v>
                </c:pt>
                <c:pt idx="1843">
                  <c:v>-3.4483230000000002</c:v>
                </c:pt>
                <c:pt idx="1844">
                  <c:v>-0.71308400000000005</c:v>
                </c:pt>
                <c:pt idx="1845">
                  <c:v>-1.2410680000000001</c:v>
                </c:pt>
                <c:pt idx="1846">
                  <c:v>-0.67521500000000001</c:v>
                </c:pt>
                <c:pt idx="1847">
                  <c:v>-1.538297</c:v>
                </c:pt>
                <c:pt idx="1848">
                  <c:v>-1.043582</c:v>
                </c:pt>
                <c:pt idx="1849">
                  <c:v>-2.1857359999999999</c:v>
                </c:pt>
                <c:pt idx="1850">
                  <c:v>-1.07887</c:v>
                </c:pt>
                <c:pt idx="1851">
                  <c:v>-1.800468</c:v>
                </c:pt>
                <c:pt idx="1852">
                  <c:v>-6.7996000000000001E-2</c:v>
                </c:pt>
                <c:pt idx="1853">
                  <c:v>0.68511799999999989</c:v>
                </c:pt>
                <c:pt idx="1854">
                  <c:v>1.295558</c:v>
                </c:pt>
                <c:pt idx="1855">
                  <c:v>2.642865</c:v>
                </c:pt>
                <c:pt idx="1856">
                  <c:v>1.0295730000000001</c:v>
                </c:pt>
                <c:pt idx="1857">
                  <c:v>1.5236070000000002</c:v>
                </c:pt>
                <c:pt idx="1858">
                  <c:v>-8.7192000000000006E-2</c:v>
                </c:pt>
                <c:pt idx="1859">
                  <c:v>-0.39709800000000001</c:v>
                </c:pt>
                <c:pt idx="1860">
                  <c:v>-0.13165099999999999</c:v>
                </c:pt>
                <c:pt idx="1861">
                  <c:v>1.2353000000000003E-2</c:v>
                </c:pt>
                <c:pt idx="1862">
                  <c:v>0.39098100000000002</c:v>
                </c:pt>
                <c:pt idx="1863">
                  <c:v>0.93590700000000004</c:v>
                </c:pt>
                <c:pt idx="1864">
                  <c:v>0.50038300000000002</c:v>
                </c:pt>
                <c:pt idx="1865">
                  <c:v>0.29990000000000006</c:v>
                </c:pt>
                <c:pt idx="1866">
                  <c:v>-1.465684</c:v>
                </c:pt>
                <c:pt idx="1867">
                  <c:v>-4.1309109999999993</c:v>
                </c:pt>
                <c:pt idx="1868">
                  <c:v>-3.1192989999999998</c:v>
                </c:pt>
                <c:pt idx="1869">
                  <c:v>-5.4762830000000005</c:v>
                </c:pt>
                <c:pt idx="1870">
                  <c:v>-0.27235999999999999</c:v>
                </c:pt>
                <c:pt idx="1871">
                  <c:v>2.5222899999999999</c:v>
                </c:pt>
                <c:pt idx="1872">
                  <c:v>5.5246550000000001</c:v>
                </c:pt>
                <c:pt idx="1873">
                  <c:v>12.144054000000001</c:v>
                </c:pt>
                <c:pt idx="1874">
                  <c:v>6.4613129999999996</c:v>
                </c:pt>
                <c:pt idx="1875">
                  <c:v>12.388407000000001</c:v>
                </c:pt>
                <c:pt idx="1876">
                  <c:v>5.2244169999999999</c:v>
                </c:pt>
                <c:pt idx="1877">
                  <c:v>9.7237709999999993</c:v>
                </c:pt>
                <c:pt idx="1878">
                  <c:v>3.8171379999999999</c:v>
                </c:pt>
                <c:pt idx="1879">
                  <c:v>6.9937880000000003</c:v>
                </c:pt>
                <c:pt idx="1880">
                  <c:v>2.6991100000000001</c:v>
                </c:pt>
                <c:pt idx="1881">
                  <c:v>4.9312269999999998</c:v>
                </c:pt>
                <c:pt idx="1882">
                  <c:v>1.9057329999999999</c:v>
                </c:pt>
                <c:pt idx="1883">
                  <c:v>3.68743</c:v>
                </c:pt>
                <c:pt idx="1884">
                  <c:v>1.7098390000000001</c:v>
                </c:pt>
                <c:pt idx="1885">
                  <c:v>3.2956080000000001</c:v>
                </c:pt>
                <c:pt idx="1886">
                  <c:v>1.441365</c:v>
                </c:pt>
                <c:pt idx="1887">
                  <c:v>2.724243</c:v>
                </c:pt>
                <c:pt idx="1888">
                  <c:v>1.0355319999999999</c:v>
                </c:pt>
                <c:pt idx="1889">
                  <c:v>1.6816809999999998</c:v>
                </c:pt>
                <c:pt idx="1890">
                  <c:v>0.22652900000000001</c:v>
                </c:pt>
                <c:pt idx="1891">
                  <c:v>0.16746800000000001</c:v>
                </c:pt>
                <c:pt idx="1892">
                  <c:v>-0.16669400000000001</c:v>
                </c:pt>
                <c:pt idx="1893">
                  <c:v>-0.33318599999999998</c:v>
                </c:pt>
                <c:pt idx="1894">
                  <c:v>-9.3529000000000001E-2</c:v>
                </c:pt>
                <c:pt idx="1895">
                  <c:v>-0.20528299999999999</c:v>
                </c:pt>
                <c:pt idx="1896">
                  <c:v>-0.217997</c:v>
                </c:pt>
                <c:pt idx="1897">
                  <c:v>-0.68668899999999999</c:v>
                </c:pt>
                <c:pt idx="1898">
                  <c:v>-0.75111799999999995</c:v>
                </c:pt>
                <c:pt idx="1899">
                  <c:v>-1.7761199999999999</c:v>
                </c:pt>
                <c:pt idx="1900">
                  <c:v>-1.253212</c:v>
                </c:pt>
                <c:pt idx="1901">
                  <c:v>-2.6813739999999999</c:v>
                </c:pt>
                <c:pt idx="1902">
                  <c:v>-1.5582480000000001</c:v>
                </c:pt>
                <c:pt idx="1903">
                  <c:v>-3.1688489999999998</c:v>
                </c:pt>
                <c:pt idx="1904">
                  <c:v>-1.7949139999999999</c:v>
                </c:pt>
                <c:pt idx="1905">
                  <c:v>-3.8126199999999999</c:v>
                </c:pt>
                <c:pt idx="1906">
                  <c:v>-2.180215</c:v>
                </c:pt>
                <c:pt idx="1907">
                  <c:v>-4.6563470000000002</c:v>
                </c:pt>
                <c:pt idx="1908">
                  <c:v>-2.8318490000000001</c:v>
                </c:pt>
                <c:pt idx="1909">
                  <c:v>-6.0492869999999996</c:v>
                </c:pt>
                <c:pt idx="1910">
                  <c:v>-3.4356719999999998</c:v>
                </c:pt>
                <c:pt idx="1911">
                  <c:v>-6.9391219999999993</c:v>
                </c:pt>
                <c:pt idx="1912">
                  <c:v>-3.6442410000000001</c:v>
                </c:pt>
                <c:pt idx="1913">
                  <c:v>-7.5557230000000004</c:v>
                </c:pt>
                <c:pt idx="1914">
                  <c:v>-4.0179650000000002</c:v>
                </c:pt>
                <c:pt idx="1915">
                  <c:v>-8.0220850000000006</c:v>
                </c:pt>
                <c:pt idx="1916">
                  <c:v>-3.915845</c:v>
                </c:pt>
                <c:pt idx="1917">
                  <c:v>-7.5718589999999999</c:v>
                </c:pt>
                <c:pt idx="1918">
                  <c:v>-3.3118650000000001</c:v>
                </c:pt>
                <c:pt idx="1919">
                  <c:v>-6.2070369999999997</c:v>
                </c:pt>
                <c:pt idx="1920">
                  <c:v>-2.4816090000000002</c:v>
                </c:pt>
                <c:pt idx="1921">
                  <c:v>-4.6367940000000001</c:v>
                </c:pt>
                <c:pt idx="1922">
                  <c:v>-1.9881869999999999</c:v>
                </c:pt>
                <c:pt idx="1923">
                  <c:v>-3.6462649999999996</c:v>
                </c:pt>
                <c:pt idx="1924">
                  <c:v>-1.211832</c:v>
                </c:pt>
                <c:pt idx="1925">
                  <c:v>-1.948731</c:v>
                </c:pt>
                <c:pt idx="1926">
                  <c:v>-0.308919</c:v>
                </c:pt>
                <c:pt idx="1927">
                  <c:v>-0.24871199999999999</c:v>
                </c:pt>
                <c:pt idx="1928">
                  <c:v>0.29288500000000001</c:v>
                </c:pt>
                <c:pt idx="1929">
                  <c:v>0.65549600000000008</c:v>
                </c:pt>
                <c:pt idx="1930">
                  <c:v>0.22351099999999999</c:v>
                </c:pt>
                <c:pt idx="1931">
                  <c:v>0.12141599999999998</c:v>
                </c:pt>
                <c:pt idx="1932">
                  <c:v>-0.355408</c:v>
                </c:pt>
                <c:pt idx="1933">
                  <c:v>-0.76822800000000002</c:v>
                </c:pt>
                <c:pt idx="1934">
                  <c:v>-0.302039</c:v>
                </c:pt>
                <c:pt idx="1935">
                  <c:v>-0.371896</c:v>
                </c:pt>
                <c:pt idx="1936">
                  <c:v>0.16909299999999999</c:v>
                </c:pt>
                <c:pt idx="1937">
                  <c:v>0.49038900000000002</c:v>
                </c:pt>
                <c:pt idx="1938">
                  <c:v>0.39076899999999998</c:v>
                </c:pt>
                <c:pt idx="1939">
                  <c:v>0.733016</c:v>
                </c:pt>
                <c:pt idx="1940">
                  <c:v>0.30230600000000002</c:v>
                </c:pt>
                <c:pt idx="1941">
                  <c:v>0.74982100000000007</c:v>
                </c:pt>
                <c:pt idx="1942">
                  <c:v>0.89084700000000006</c:v>
                </c:pt>
                <c:pt idx="1943">
                  <c:v>2.2270379999999999</c:v>
                </c:pt>
                <c:pt idx="1944">
                  <c:v>1.601059</c:v>
                </c:pt>
                <c:pt idx="1945">
                  <c:v>3.1264590000000001</c:v>
                </c:pt>
                <c:pt idx="1946">
                  <c:v>1.0836570000000001</c:v>
                </c:pt>
                <c:pt idx="1947">
                  <c:v>1.2160390000000001</c:v>
                </c:pt>
                <c:pt idx="1948">
                  <c:v>-1.196029</c:v>
                </c:pt>
                <c:pt idx="1949">
                  <c:v>-3.5761260000000004</c:v>
                </c:pt>
                <c:pt idx="1950">
                  <c:v>-2.9751470000000002</c:v>
                </c:pt>
                <c:pt idx="1951">
                  <c:v>-5.7219460000000009</c:v>
                </c:pt>
                <c:pt idx="1952">
                  <c:v>-1.531102</c:v>
                </c:pt>
                <c:pt idx="1953">
                  <c:v>-0.94256299999999993</c:v>
                </c:pt>
                <c:pt idx="1954">
                  <c:v>3.0361760000000002</c:v>
                </c:pt>
                <c:pt idx="1955">
                  <c:v>8.0354489999999998</c:v>
                </c:pt>
                <c:pt idx="1956">
                  <c:v>6.1400940000000004</c:v>
                </c:pt>
                <c:pt idx="1957">
                  <c:v>12.180108000000001</c:v>
                </c:pt>
                <c:pt idx="1958">
                  <c:v>5.5266500000000001</c:v>
                </c:pt>
                <c:pt idx="1959">
                  <c:v>10.677102</c:v>
                </c:pt>
                <c:pt idx="1960">
                  <c:v>4.7062489999999997</c:v>
                </c:pt>
                <c:pt idx="1961">
                  <c:v>8.8342369999999999</c:v>
                </c:pt>
                <c:pt idx="1962">
                  <c:v>3.5637129999999999</c:v>
                </c:pt>
                <c:pt idx="1963">
                  <c:v>6.5547629999999995</c:v>
                </c:pt>
                <c:pt idx="1964">
                  <c:v>2.430231</c:v>
                </c:pt>
                <c:pt idx="1965">
                  <c:v>4.3657909999999998</c:v>
                </c:pt>
                <c:pt idx="1966">
                  <c:v>1.5111810000000001</c:v>
                </c:pt>
                <c:pt idx="1967">
                  <c:v>2.7044190000000001</c:v>
                </c:pt>
                <c:pt idx="1968">
                  <c:v>1.029558</c:v>
                </c:pt>
                <c:pt idx="1969">
                  <c:v>2.0732900000000001</c:v>
                </c:pt>
                <c:pt idx="1970">
                  <c:v>1.0898680000000001</c:v>
                </c:pt>
                <c:pt idx="1971">
                  <c:v>2.1437059999999999</c:v>
                </c:pt>
                <c:pt idx="1972">
                  <c:v>0.87604700000000002</c:v>
                </c:pt>
                <c:pt idx="1973">
                  <c:v>1.4496709999999999</c:v>
                </c:pt>
                <c:pt idx="1974">
                  <c:v>0.277555</c:v>
                </c:pt>
                <c:pt idx="1975">
                  <c:v>0.26005600000000001</c:v>
                </c:pt>
                <c:pt idx="1976">
                  <c:v>-0.340443</c:v>
                </c:pt>
                <c:pt idx="1977">
                  <c:v>-1.1189340000000001</c:v>
                </c:pt>
                <c:pt idx="1978">
                  <c:v>-1.319631</c:v>
                </c:pt>
                <c:pt idx="1979">
                  <c:v>-3.1674220000000002</c:v>
                </c:pt>
                <c:pt idx="1980">
                  <c:v>-2.3012419999999998</c:v>
                </c:pt>
                <c:pt idx="1981">
                  <c:v>-4.8161290000000001</c:v>
                </c:pt>
                <c:pt idx="1982">
                  <c:v>-2.4461059999999999</c:v>
                </c:pt>
                <c:pt idx="1983">
                  <c:v>-4.7177699999999998</c:v>
                </c:pt>
                <c:pt idx="1984">
                  <c:v>-2.0172119999999998</c:v>
                </c:pt>
                <c:pt idx="1985">
                  <c:v>-4.1506399999999992</c:v>
                </c:pt>
                <c:pt idx="1986">
                  <c:v>-2.5224920000000002</c:v>
                </c:pt>
                <c:pt idx="1987">
                  <c:v>-5.2799019999999999</c:v>
                </c:pt>
                <c:pt idx="1988">
                  <c:v>-3.030008</c:v>
                </c:pt>
                <c:pt idx="1989">
                  <c:v>-6.4915909999999997</c:v>
                </c:pt>
                <c:pt idx="1990">
                  <c:v>-3.8154669999999999</c:v>
                </c:pt>
                <c:pt idx="1991">
                  <c:v>-7.8824750000000003</c:v>
                </c:pt>
                <c:pt idx="1992">
                  <c:v>-4.4705139999999997</c:v>
                </c:pt>
                <c:pt idx="1993">
                  <c:v>-9.2140780000000007</c:v>
                </c:pt>
                <c:pt idx="1994">
                  <c:v>-4.7458320000000001</c:v>
                </c:pt>
                <c:pt idx="1995">
                  <c:v>-9.2500479999999996</c:v>
                </c:pt>
                <c:pt idx="1996">
                  <c:v>-4.0091599999999996</c:v>
                </c:pt>
                <c:pt idx="1997">
                  <c:v>-7.4155869999999995</c:v>
                </c:pt>
                <c:pt idx="1998">
                  <c:v>-2.9709989999999999</c:v>
                </c:pt>
                <c:pt idx="1999">
                  <c:v>-5.7079219999999999</c:v>
                </c:pt>
                <c:pt idx="2000">
                  <c:v>-2.8711959999999999</c:v>
                </c:pt>
                <c:pt idx="2001">
                  <c:v>-6.0777850000000004</c:v>
                </c:pt>
                <c:pt idx="2002">
                  <c:v>-3.471276</c:v>
                </c:pt>
                <c:pt idx="2003">
                  <c:v>-6.8190390000000001</c:v>
                </c:pt>
                <c:pt idx="2004">
                  <c:v>-2.6595049999999998</c:v>
                </c:pt>
                <c:pt idx="2005">
                  <c:v>-4.3410969999999995</c:v>
                </c:pt>
                <c:pt idx="2006">
                  <c:v>-0.91905800000000004</c:v>
                </c:pt>
                <c:pt idx="2007">
                  <c:v>-1.3304990000000001</c:v>
                </c:pt>
                <c:pt idx="2008">
                  <c:v>-0.17252700000000001</c:v>
                </c:pt>
                <c:pt idx="2009">
                  <c:v>-0.47460000000000002</c:v>
                </c:pt>
                <c:pt idx="2010">
                  <c:v>-0.63050399999999995</c:v>
                </c:pt>
                <c:pt idx="2011">
                  <c:v>-1.5978330000000001</c:v>
                </c:pt>
                <c:pt idx="2012">
                  <c:v>-1.1101989999999999</c:v>
                </c:pt>
                <c:pt idx="2013">
                  <c:v>-2.0309529999999998</c:v>
                </c:pt>
                <c:pt idx="2014">
                  <c:v>-0.37991999999999998</c:v>
                </c:pt>
                <c:pt idx="2015">
                  <c:v>-2.6238999999999957E-2</c:v>
                </c:pt>
                <c:pt idx="2016">
                  <c:v>0.92210400000000003</c:v>
                </c:pt>
                <c:pt idx="2017">
                  <c:v>1.982407</c:v>
                </c:pt>
                <c:pt idx="2018">
                  <c:v>0.87512999999999996</c:v>
                </c:pt>
                <c:pt idx="2019">
                  <c:v>1.1187689999999999</c:v>
                </c:pt>
                <c:pt idx="2020">
                  <c:v>-0.55358499999999999</c:v>
                </c:pt>
                <c:pt idx="2021">
                  <c:v>-1.3624540000000001</c:v>
                </c:pt>
                <c:pt idx="2022">
                  <c:v>-0.400229</c:v>
                </c:pt>
                <c:pt idx="2023">
                  <c:v>7.9237999999999975E-2</c:v>
                </c:pt>
                <c:pt idx="2024">
                  <c:v>1.5401290000000001</c:v>
                </c:pt>
                <c:pt idx="2025">
                  <c:v>3.8581060000000003</c:v>
                </c:pt>
                <c:pt idx="2026">
                  <c:v>2.4617599999999999</c:v>
                </c:pt>
                <c:pt idx="2027">
                  <c:v>4.2918310000000002</c:v>
                </c:pt>
                <c:pt idx="2028">
                  <c:v>0.31434200000000001</c:v>
                </c:pt>
                <c:pt idx="2029">
                  <c:v>-1.3399649999999999</c:v>
                </c:pt>
                <c:pt idx="2030">
                  <c:v>-3.0958380000000001</c:v>
                </c:pt>
                <c:pt idx="2031">
                  <c:v>-6.2989329999999999</c:v>
                </c:pt>
                <c:pt idx="2032">
                  <c:v>-2.0951219999999999</c:v>
                </c:pt>
                <c:pt idx="2033">
                  <c:v>-2.189981</c:v>
                </c:pt>
                <c:pt idx="2034">
                  <c:v>2.2998289999999999</c:v>
                </c:pt>
                <c:pt idx="2035">
                  <c:v>6.5478800000000001</c:v>
                </c:pt>
                <c:pt idx="2036">
                  <c:v>5.3999990000000002</c:v>
                </c:pt>
                <c:pt idx="2037">
                  <c:v>11.187832</c:v>
                </c:pt>
                <c:pt idx="2038">
                  <c:v>5.4463359999999996</c:v>
                </c:pt>
                <c:pt idx="2039">
                  <c:v>10.413202999999999</c:v>
                </c:pt>
                <c:pt idx="2040">
                  <c:v>4.4945490000000001</c:v>
                </c:pt>
                <c:pt idx="2041">
                  <c:v>8.6902410000000003</c:v>
                </c:pt>
                <c:pt idx="2042">
                  <c:v>4.0181570000000004</c:v>
                </c:pt>
                <c:pt idx="2043">
                  <c:v>7.7382300000000006</c:v>
                </c:pt>
                <c:pt idx="2044">
                  <c:v>3.2631359999999998</c:v>
                </c:pt>
                <c:pt idx="2045">
                  <c:v>6.0767879999999996</c:v>
                </c:pt>
                <c:pt idx="2046">
                  <c:v>2.345151</c:v>
                </c:pt>
                <c:pt idx="2047">
                  <c:v>4.2677779999999998</c:v>
                </c:pt>
                <c:pt idx="2048">
                  <c:v>1.5278240000000001</c:v>
                </c:pt>
                <c:pt idx="2049">
                  <c:v>2.7802579999999999</c:v>
                </c:pt>
                <c:pt idx="2050">
                  <c:v>1.106986</c:v>
                </c:pt>
                <c:pt idx="2051">
                  <c:v>2.145079</c:v>
                </c:pt>
                <c:pt idx="2052">
                  <c:v>0.94469400000000003</c:v>
                </c:pt>
                <c:pt idx="2053">
                  <c:v>1.808567</c:v>
                </c:pt>
                <c:pt idx="2054">
                  <c:v>0.75820100000000001</c:v>
                </c:pt>
                <c:pt idx="2055">
                  <c:v>1.2071339999999999</c:v>
                </c:pt>
                <c:pt idx="2056">
                  <c:v>-0.23768</c:v>
                </c:pt>
                <c:pt idx="2057">
                  <c:v>-1.2929569999999999</c:v>
                </c:pt>
                <c:pt idx="2058">
                  <c:v>-1.8959859999999999</c:v>
                </c:pt>
                <c:pt idx="2059">
                  <c:v>-4.5801929999999995</c:v>
                </c:pt>
                <c:pt idx="2060">
                  <c:v>-3.047148</c:v>
                </c:pt>
                <c:pt idx="2061">
                  <c:v>-6.0373909999999995</c:v>
                </c:pt>
                <c:pt idx="2062">
                  <c:v>-2.569747</c:v>
                </c:pt>
                <c:pt idx="2063">
                  <c:v>-4.6675469999999999</c:v>
                </c:pt>
                <c:pt idx="2064">
                  <c:v>-1.9676739999999999</c:v>
                </c:pt>
                <c:pt idx="2065">
                  <c:v>-4.3239939999999999</c:v>
                </c:pt>
                <c:pt idx="2066">
                  <c:v>-3.237034</c:v>
                </c:pt>
                <c:pt idx="2067">
                  <c:v>-7.3217979999999994</c:v>
                </c:pt>
                <c:pt idx="2068">
                  <c:v>-4.809088</c:v>
                </c:pt>
                <c:pt idx="2069">
                  <c:v>-10.286795999999999</c:v>
                </c:pt>
                <c:pt idx="2070">
                  <c:v>-6.0968850000000003</c:v>
                </c:pt>
                <c:pt idx="2071">
                  <c:v>-12.375449</c:v>
                </c:pt>
                <c:pt idx="2072">
                  <c:v>-6.3208070000000003</c:v>
                </c:pt>
                <c:pt idx="2073">
                  <c:v>-12.718135</c:v>
                </c:pt>
                <c:pt idx="2074">
                  <c:v>-6.5600810000000003</c:v>
                </c:pt>
                <c:pt idx="2075">
                  <c:v>-13.258216000000001</c:v>
                </c:pt>
                <c:pt idx="2076">
                  <c:v>-7.0298959999999999</c:v>
                </c:pt>
                <c:pt idx="2077">
                  <c:v>-14.896492</c:v>
                </c:pt>
                <c:pt idx="2078">
                  <c:v>-9.2255230000000008</c:v>
                </c:pt>
                <c:pt idx="2079">
                  <c:v>-19.924168000000002</c:v>
                </c:pt>
                <c:pt idx="2080">
                  <c:v>-12.10445</c:v>
                </c:pt>
                <c:pt idx="2081">
                  <c:v>-25.313889</c:v>
                </c:pt>
                <c:pt idx="2082">
                  <c:v>-13.643011</c:v>
                </c:pt>
                <c:pt idx="2083">
                  <c:v>-27.055599000000001</c:v>
                </c:pt>
                <c:pt idx="2084">
                  <c:v>-12.921908</c:v>
                </c:pt>
                <c:pt idx="2085">
                  <c:v>-25.463666</c:v>
                </c:pt>
                <c:pt idx="2086">
                  <c:v>-12.144091</c:v>
                </c:pt>
                <c:pt idx="2087">
                  <c:v>-23.715102000000002</c:v>
                </c:pt>
                <c:pt idx="2088">
                  <c:v>-10.932335</c:v>
                </c:pt>
                <c:pt idx="2089">
                  <c:v>-20.761310999999999</c:v>
                </c:pt>
                <c:pt idx="2090">
                  <c:v>-8.4411620000000003</c:v>
                </c:pt>
                <c:pt idx="2091">
                  <c:v>-15.848181</c:v>
                </c:pt>
                <c:pt idx="2092">
                  <c:v>-6.5667869999999997</c:v>
                </c:pt>
                <c:pt idx="2093">
                  <c:v>-12.257287</c:v>
                </c:pt>
                <c:pt idx="2094">
                  <c:v>-4.8643270000000003</c:v>
                </c:pt>
                <c:pt idx="2095">
                  <c:v>-8.9787949999999999</c:v>
                </c:pt>
                <c:pt idx="2096">
                  <c:v>-3.266356</c:v>
                </c:pt>
                <c:pt idx="2097">
                  <c:v>-5.9446759999999994</c:v>
                </c:pt>
                <c:pt idx="2098">
                  <c:v>-2.5985079999999998</c:v>
                </c:pt>
                <c:pt idx="2099">
                  <c:v>-5.6157830000000004</c:v>
                </c:pt>
                <c:pt idx="2100">
                  <c:v>-3.426498</c:v>
                </c:pt>
                <c:pt idx="2101">
                  <c:v>-6.413392</c:v>
                </c:pt>
                <c:pt idx="2102">
                  <c:v>-2.2390159999999999</c:v>
                </c:pt>
                <c:pt idx="2103">
                  <c:v>-3.9602040000000001</c:v>
                </c:pt>
                <c:pt idx="2104">
                  <c:v>-0.49018099999999998</c:v>
                </c:pt>
                <c:pt idx="2105">
                  <c:v>0.270262</c:v>
                </c:pt>
                <c:pt idx="2106">
                  <c:v>1.103834</c:v>
                </c:pt>
                <c:pt idx="2107">
                  <c:v>1.987365</c:v>
                </c:pt>
                <c:pt idx="2108">
                  <c:v>-6.4584000000000003E-2</c:v>
                </c:pt>
                <c:pt idx="2109">
                  <c:v>-1.6813370000000001</c:v>
                </c:pt>
                <c:pt idx="2110">
                  <c:v>-2.7324090000000001</c:v>
                </c:pt>
                <c:pt idx="2111">
                  <c:v>-5.8501279999999998</c:v>
                </c:pt>
                <c:pt idx="2112">
                  <c:v>-2.5402589999999998</c:v>
                </c:pt>
                <c:pt idx="2113">
                  <c:v>-4.0327469999999996</c:v>
                </c:pt>
                <c:pt idx="2114">
                  <c:v>-0.210371</c:v>
                </c:pt>
                <c:pt idx="2115">
                  <c:v>4.5768999999999976E-2</c:v>
                </c:pt>
                <c:pt idx="2116">
                  <c:v>0.16791300000000001</c:v>
                </c:pt>
                <c:pt idx="2117">
                  <c:v>-1.9912999999999986E-2</c:v>
                </c:pt>
                <c:pt idx="2118">
                  <c:v>-0.39342500000000002</c:v>
                </c:pt>
                <c:pt idx="2119">
                  <c:v>-1.1159840000000001</c:v>
                </c:pt>
                <c:pt idx="2120">
                  <c:v>-1.605801</c:v>
                </c:pt>
                <c:pt idx="2121">
                  <c:v>-3.1142820000000002</c:v>
                </c:pt>
                <c:pt idx="2122">
                  <c:v>-1.0128490000000001</c:v>
                </c:pt>
                <c:pt idx="2123">
                  <c:v>-1.380922</c:v>
                </c:pt>
                <c:pt idx="2124">
                  <c:v>-0.788192</c:v>
                </c:pt>
                <c:pt idx="2125">
                  <c:v>-1.5714380000000001</c:v>
                </c:pt>
                <c:pt idx="2126">
                  <c:v>-0.65858799999999995</c:v>
                </c:pt>
                <c:pt idx="2127">
                  <c:v>-0.23365999999999998</c:v>
                </c:pt>
                <c:pt idx="2128">
                  <c:v>1.8366130000000001</c:v>
                </c:pt>
                <c:pt idx="2129">
                  <c:v>3.8686220000000002</c:v>
                </c:pt>
                <c:pt idx="2130">
                  <c:v>0.41075499999999998</c:v>
                </c:pt>
                <c:pt idx="2131">
                  <c:v>-1.335143</c:v>
                </c:pt>
                <c:pt idx="2132">
                  <c:v>-2.6436739999999999</c:v>
                </c:pt>
                <c:pt idx="2133">
                  <c:v>-5.327833</c:v>
                </c:pt>
                <c:pt idx="2134">
                  <c:v>-2.3345690000000001</c:v>
                </c:pt>
                <c:pt idx="2135">
                  <c:v>-4.2280879999999996</c:v>
                </c:pt>
                <c:pt idx="2136">
                  <c:v>-1.2863469999999999</c:v>
                </c:pt>
                <c:pt idx="2137">
                  <c:v>-2.0650849999999998</c:v>
                </c:pt>
                <c:pt idx="2138">
                  <c:v>-0.55892900000000001</c:v>
                </c:pt>
                <c:pt idx="2139">
                  <c:v>-0.92431200000000002</c:v>
                </c:pt>
                <c:pt idx="2140">
                  <c:v>-3.3679999999999999E-3</c:v>
                </c:pt>
                <c:pt idx="2141">
                  <c:v>0.363894</c:v>
                </c:pt>
                <c:pt idx="2142">
                  <c:v>0.580287</c:v>
                </c:pt>
                <c:pt idx="2143">
                  <c:v>1.165913</c:v>
                </c:pt>
                <c:pt idx="2144">
                  <c:v>0.64849900000000005</c:v>
                </c:pt>
                <c:pt idx="2145">
                  <c:v>1.4951950000000001</c:v>
                </c:pt>
                <c:pt idx="2146">
                  <c:v>1.277388</c:v>
                </c:pt>
                <c:pt idx="2147">
                  <c:v>2.5366340000000003</c:v>
                </c:pt>
                <c:pt idx="2148">
                  <c:v>1.12504</c:v>
                </c:pt>
                <c:pt idx="2149">
                  <c:v>2.2500990000000001</c:v>
                </c:pt>
                <c:pt idx="2150">
                  <c:v>1.0696570000000001</c:v>
                </c:pt>
                <c:pt idx="2151">
                  <c:v>1.9794840000000002</c:v>
                </c:pt>
                <c:pt idx="2152">
                  <c:v>0.74887999999999999</c:v>
                </c:pt>
                <c:pt idx="2153">
                  <c:v>1.3666389999999999</c:v>
                </c:pt>
                <c:pt idx="2154">
                  <c:v>0.46331800000000001</c:v>
                </c:pt>
                <c:pt idx="2155">
                  <c:v>0.85528199999999999</c:v>
                </c:pt>
                <c:pt idx="2156">
                  <c:v>0.34506399999999998</c:v>
                </c:pt>
                <c:pt idx="2157">
                  <c:v>0.672014</c:v>
                </c:pt>
                <c:pt idx="2158">
                  <c:v>0.33330399999999999</c:v>
                </c:pt>
                <c:pt idx="2159">
                  <c:v>6.2475000000000003E-2</c:v>
                </c:pt>
                <c:pt idx="2160">
                  <c:v>-0.295458</c:v>
                </c:pt>
                <c:pt idx="2161">
                  <c:v>-0.52170300000000003</c:v>
                </c:pt>
                <c:pt idx="2162">
                  <c:v>-9.1963000000000003E-2</c:v>
                </c:pt>
                <c:pt idx="2163">
                  <c:v>-4.1051000000000004E-2</c:v>
                </c:pt>
                <c:pt idx="2164">
                  <c:v>0.15970599999999999</c:v>
                </c:pt>
                <c:pt idx="2165">
                  <c:v>0.33547399999999999</c:v>
                </c:pt>
                <c:pt idx="2166">
                  <c:v>0.16938400000000001</c:v>
                </c:pt>
                <c:pt idx="2167">
                  <c:v>0.29189599999999999</c:v>
                </c:pt>
                <c:pt idx="2168">
                  <c:v>7.2298000000000001E-2</c:v>
                </c:pt>
                <c:pt idx="2169">
                  <c:v>0.12861500000000001</c:v>
                </c:pt>
                <c:pt idx="2170">
                  <c:v>3.8330999999999997E-2</c:v>
                </c:pt>
                <c:pt idx="2171">
                  <c:v>8.6451E-2</c:v>
                </c:pt>
                <c:pt idx="2172">
                  <c:v>4.8309999999999999E-2</c:v>
                </c:pt>
                <c:pt idx="2173">
                  <c:v>0.12442</c:v>
                </c:pt>
                <c:pt idx="2174">
                  <c:v>3.8901999999999999E-2</c:v>
                </c:pt>
                <c:pt idx="2175">
                  <c:v>-2.23E-2</c:v>
                </c:pt>
                <c:pt idx="2176">
                  <c:v>-0.16025500000000001</c:v>
                </c:pt>
                <c:pt idx="2177">
                  <c:v>-0.40042100000000003</c:v>
                </c:pt>
                <c:pt idx="2178">
                  <c:v>-0.26575700000000002</c:v>
                </c:pt>
                <c:pt idx="2179">
                  <c:v>-0.42285000000000006</c:v>
                </c:pt>
                <c:pt idx="2180">
                  <c:v>5.0576000000000003E-2</c:v>
                </c:pt>
                <c:pt idx="2181">
                  <c:v>0.31307499999999999</c:v>
                </c:pt>
                <c:pt idx="2182">
                  <c:v>0.32960499999999998</c:v>
                </c:pt>
                <c:pt idx="2183">
                  <c:v>0.51865099999999997</c:v>
                </c:pt>
                <c:pt idx="2184">
                  <c:v>-0.10165</c:v>
                </c:pt>
                <c:pt idx="2185">
                  <c:v>-0.53342199999999995</c:v>
                </c:pt>
                <c:pt idx="2186">
                  <c:v>-0.66606299999999996</c:v>
                </c:pt>
                <c:pt idx="2187">
                  <c:v>-1.3693710000000001</c:v>
                </c:pt>
                <c:pt idx="2188">
                  <c:v>-0.46257700000000002</c:v>
                </c:pt>
                <c:pt idx="2189">
                  <c:v>-0.47886000000000001</c:v>
                </c:pt>
                <c:pt idx="2190">
                  <c:v>0.36496499999999998</c:v>
                </c:pt>
                <c:pt idx="2191">
                  <c:v>0.87040399999999996</c:v>
                </c:pt>
                <c:pt idx="2192">
                  <c:v>0.341333</c:v>
                </c:pt>
                <c:pt idx="2193">
                  <c:v>0.29387999999999997</c:v>
                </c:pt>
                <c:pt idx="2194">
                  <c:v>-0.54480799999999996</c:v>
                </c:pt>
                <c:pt idx="2195">
                  <c:v>-1.4089689999999999</c:v>
                </c:pt>
                <c:pt idx="2196">
                  <c:v>-0.83721500000000004</c:v>
                </c:pt>
                <c:pt idx="2197">
                  <c:v>-1.309882</c:v>
                </c:pt>
                <c:pt idx="2198">
                  <c:v>-4.0134999999999997E-2</c:v>
                </c:pt>
                <c:pt idx="2199">
                  <c:v>0.205044</c:v>
                </c:pt>
                <c:pt idx="2200">
                  <c:v>0.33218199999999998</c:v>
                </c:pt>
                <c:pt idx="2201">
                  <c:v>0.49457200000000001</c:v>
                </c:pt>
                <c:pt idx="2202">
                  <c:v>-0.118071</c:v>
                </c:pt>
                <c:pt idx="2203">
                  <c:v>-0.45768799999999998</c:v>
                </c:pt>
                <c:pt idx="2204">
                  <c:v>-0.47347299999999998</c:v>
                </c:pt>
                <c:pt idx="2205">
                  <c:v>-0.93471599999999999</c:v>
                </c:pt>
                <c:pt idx="2206">
                  <c:v>-0.26797599999999999</c:v>
                </c:pt>
                <c:pt idx="2207">
                  <c:v>-0.26407599999999998</c:v>
                </c:pt>
                <c:pt idx="2208">
                  <c:v>0.20402500000000001</c:v>
                </c:pt>
                <c:pt idx="2209">
                  <c:v>0.61206399999999994</c:v>
                </c:pt>
                <c:pt idx="2210">
                  <c:v>0.62577400000000005</c:v>
                </c:pt>
                <c:pt idx="2211">
                  <c:v>1.451362</c:v>
                </c:pt>
                <c:pt idx="2212">
                  <c:v>0.94692799999999999</c:v>
                </c:pt>
                <c:pt idx="2213">
                  <c:v>1.8385479999999998</c:v>
                </c:pt>
                <c:pt idx="2214">
                  <c:v>0.75227900000000003</c:v>
                </c:pt>
                <c:pt idx="2215">
                  <c:v>1.3907940000000001</c:v>
                </c:pt>
                <c:pt idx="2216">
                  <c:v>0.47249000000000002</c:v>
                </c:pt>
                <c:pt idx="2217">
                  <c:v>0.85567700000000002</c:v>
                </c:pt>
                <c:pt idx="2218">
                  <c:v>0.51977700000000004</c:v>
                </c:pt>
                <c:pt idx="2219">
                  <c:v>1.3040890000000001</c:v>
                </c:pt>
                <c:pt idx="2220">
                  <c:v>1.063744</c:v>
                </c:pt>
                <c:pt idx="2221">
                  <c:v>2.4173970000000002</c:v>
                </c:pt>
                <c:pt idx="2222">
                  <c:v>1.6474329999999999</c:v>
                </c:pt>
                <c:pt idx="2223">
                  <c:v>3.6936789999999999</c:v>
                </c:pt>
                <c:pt idx="2224">
                  <c:v>2.4164210000000002</c:v>
                </c:pt>
                <c:pt idx="2225">
                  <c:v>4.955457</c:v>
                </c:pt>
                <c:pt idx="2226">
                  <c:v>2.4521459999999999</c:v>
                </c:pt>
                <c:pt idx="2227">
                  <c:v>4.7960200000000004</c:v>
                </c:pt>
                <c:pt idx="2228">
                  <c:v>2.4994960000000002</c:v>
                </c:pt>
                <c:pt idx="2229">
                  <c:v>5.3610699999999998</c:v>
                </c:pt>
                <c:pt idx="2230">
                  <c:v>3.3876580000000001</c:v>
                </c:pt>
                <c:pt idx="2231">
                  <c:v>7.8021719999999997</c:v>
                </c:pt>
                <c:pt idx="2232">
                  <c:v>5.7430659999999998</c:v>
                </c:pt>
                <c:pt idx="2233">
                  <c:v>12.79565</c:v>
                </c:pt>
                <c:pt idx="2234">
                  <c:v>8.3993970000000004</c:v>
                </c:pt>
                <c:pt idx="2235">
                  <c:v>17.980400000000003</c:v>
                </c:pt>
                <c:pt idx="2236">
                  <c:v>10.494956</c:v>
                </c:pt>
                <c:pt idx="2237">
                  <c:v>21.375058000000003</c:v>
                </c:pt>
                <c:pt idx="2238">
                  <c:v>10.936724</c:v>
                </c:pt>
                <c:pt idx="2239">
                  <c:v>22.047191999999999</c:v>
                </c:pt>
                <c:pt idx="2240">
                  <c:v>11.160814</c:v>
                </c:pt>
                <c:pt idx="2241">
                  <c:v>22.092950999999999</c:v>
                </c:pt>
                <c:pt idx="2242">
                  <c:v>10.564221999999999</c:v>
                </c:pt>
                <c:pt idx="2243">
                  <c:v>20.992691999999998</c:v>
                </c:pt>
                <c:pt idx="2244">
                  <c:v>10.714468999999999</c:v>
                </c:pt>
                <c:pt idx="2245">
                  <c:v>21.730241999999997</c:v>
                </c:pt>
                <c:pt idx="2246">
                  <c:v>11.316454999999999</c:v>
                </c:pt>
                <c:pt idx="2247">
                  <c:v>22.747689999999999</c:v>
                </c:pt>
                <c:pt idx="2248">
                  <c:v>11.268261000000001</c:v>
                </c:pt>
                <c:pt idx="2249">
                  <c:v>22.027241</c:v>
                </c:pt>
                <c:pt idx="2250">
                  <c:v>9.9044129999999999</c:v>
                </c:pt>
                <c:pt idx="2251">
                  <c:v>18.651398</c:v>
                </c:pt>
                <c:pt idx="2252">
                  <c:v>7.5281099999999999</c:v>
                </c:pt>
                <c:pt idx="2253">
                  <c:v>13.957204000000001</c:v>
                </c:pt>
                <c:pt idx="2254">
                  <c:v>5.3510460000000002</c:v>
                </c:pt>
                <c:pt idx="2255">
                  <c:v>9.7328539999999997</c:v>
                </c:pt>
                <c:pt idx="2256">
                  <c:v>3.7570060000000001</c:v>
                </c:pt>
                <c:pt idx="2257">
                  <c:v>7.1666860000000003</c:v>
                </c:pt>
                <c:pt idx="2258">
                  <c:v>3.271655</c:v>
                </c:pt>
                <c:pt idx="2259">
                  <c:v>6.6780939999999998</c:v>
                </c:pt>
                <c:pt idx="2260">
                  <c:v>3.5039099999999999</c:v>
                </c:pt>
                <c:pt idx="2261">
                  <c:v>6.691084</c:v>
                </c:pt>
                <c:pt idx="2262">
                  <c:v>2.401926</c:v>
                </c:pt>
                <c:pt idx="2263">
                  <c:v>3.7147699999999997</c:v>
                </c:pt>
                <c:pt idx="2264">
                  <c:v>0.66985399999999995</c:v>
                </c:pt>
                <c:pt idx="2265">
                  <c:v>1.557958</c:v>
                </c:pt>
                <c:pt idx="2266">
                  <c:v>1.5703419999999999</c:v>
                </c:pt>
                <c:pt idx="2267">
                  <c:v>3.5617190000000001</c:v>
                </c:pt>
                <c:pt idx="2268">
                  <c:v>1.483668</c:v>
                </c:pt>
                <c:pt idx="2269">
                  <c:v>1.749633</c:v>
                </c:pt>
                <c:pt idx="2270">
                  <c:v>-1.0066349999999999</c:v>
                </c:pt>
                <c:pt idx="2271">
                  <c:v>-2.6291760000000002</c:v>
                </c:pt>
                <c:pt idx="2272">
                  <c:v>-0.91566000000000003</c:v>
                </c:pt>
                <c:pt idx="2273">
                  <c:v>0.16603000000000001</c:v>
                </c:pt>
                <c:pt idx="2274">
                  <c:v>3.2436639999999999</c:v>
                </c:pt>
                <c:pt idx="2275">
                  <c:v>7.882733</c:v>
                </c:pt>
                <c:pt idx="2276">
                  <c:v>4.9909569999999999</c:v>
                </c:pt>
                <c:pt idx="2277">
                  <c:v>9.1757600000000004</c:v>
                </c:pt>
                <c:pt idx="2278">
                  <c:v>2.9023089999999998</c:v>
                </c:pt>
                <c:pt idx="2279">
                  <c:v>4.5938509999999999</c:v>
                </c:pt>
                <c:pt idx="2280">
                  <c:v>0.93191199999999996</c:v>
                </c:pt>
                <c:pt idx="2281">
                  <c:v>1.730583</c:v>
                </c:pt>
                <c:pt idx="2282">
                  <c:v>1.385581</c:v>
                </c:pt>
                <c:pt idx="2283">
                  <c:v>3.8190239999999998</c:v>
                </c:pt>
                <c:pt idx="2284">
                  <c:v>3.3445939999999998</c:v>
                </c:pt>
                <c:pt idx="2285">
                  <c:v>7.0375479999999992</c:v>
                </c:pt>
                <c:pt idx="2286">
                  <c:v>3.7419199999999999</c:v>
                </c:pt>
                <c:pt idx="2287">
                  <c:v>7.4167819999999995</c:v>
                </c:pt>
                <c:pt idx="2288">
                  <c:v>3.4309349999999998</c:v>
                </c:pt>
                <c:pt idx="2289">
                  <c:v>6.4215529999999994</c:v>
                </c:pt>
                <c:pt idx="2290">
                  <c:v>2.4901930000000001</c:v>
                </c:pt>
                <c:pt idx="2291">
                  <c:v>4.5745870000000002</c:v>
                </c:pt>
                <c:pt idx="2292">
                  <c:v>1.7838149999999999</c:v>
                </c:pt>
                <c:pt idx="2293">
                  <c:v>3.4866190000000001</c:v>
                </c:pt>
                <c:pt idx="2294">
                  <c:v>1.719937</c:v>
                </c:pt>
                <c:pt idx="2295">
                  <c:v>3.5106250000000001</c:v>
                </c:pt>
                <c:pt idx="2296">
                  <c:v>1.814764</c:v>
                </c:pt>
                <c:pt idx="2297">
                  <c:v>3.6238320000000002</c:v>
                </c:pt>
                <c:pt idx="2298">
                  <c:v>1.6755329999999999</c:v>
                </c:pt>
                <c:pt idx="2299">
                  <c:v>3.048943</c:v>
                </c:pt>
                <c:pt idx="2300">
                  <c:v>0.90163099999999996</c:v>
                </c:pt>
                <c:pt idx="2301">
                  <c:v>1.202245</c:v>
                </c:pt>
                <c:pt idx="2302">
                  <c:v>-0.37533699999999998</c:v>
                </c:pt>
                <c:pt idx="2303">
                  <c:v>-1.422639</c:v>
                </c:pt>
                <c:pt idx="2304">
                  <c:v>-1.704372</c:v>
                </c:pt>
                <c:pt idx="2305">
                  <c:v>-4.0275470000000002</c:v>
                </c:pt>
                <c:pt idx="2306">
                  <c:v>-2.7820990000000001</c:v>
                </c:pt>
                <c:pt idx="2307">
                  <c:v>-5.9343020000000006</c:v>
                </c:pt>
                <c:pt idx="2308">
                  <c:v>-3.4641229999999998</c:v>
                </c:pt>
                <c:pt idx="2309">
                  <c:v>-7.1971930000000004</c:v>
                </c:pt>
                <c:pt idx="2310">
                  <c:v>-3.7845300000000002</c:v>
                </c:pt>
                <c:pt idx="2311">
                  <c:v>-7.4871169999999996</c:v>
                </c:pt>
                <c:pt idx="2312">
                  <c:v>-3.5759029999999998</c:v>
                </c:pt>
                <c:pt idx="2313">
                  <c:v>-7.1147449999999992</c:v>
                </c:pt>
                <c:pt idx="2314">
                  <c:v>-3.7768760000000001</c:v>
                </c:pt>
                <c:pt idx="2315">
                  <c:v>-7.8922559999999997</c:v>
                </c:pt>
                <c:pt idx="2316">
                  <c:v>-4.4603809999999999</c:v>
                </c:pt>
                <c:pt idx="2317">
                  <c:v>-9.1167090000000002</c:v>
                </c:pt>
                <c:pt idx="2318">
                  <c:v>-4.6197499999999998</c:v>
                </c:pt>
                <c:pt idx="2319">
                  <c:v>-9.098037999999999</c:v>
                </c:pt>
                <c:pt idx="2320">
                  <c:v>-4.3250120000000001</c:v>
                </c:pt>
                <c:pt idx="2321">
                  <c:v>-8.7066170000000014</c:v>
                </c:pt>
                <c:pt idx="2322">
                  <c:v>-4.7119229999999996</c:v>
                </c:pt>
                <c:pt idx="2323">
                  <c:v>-9.6816010000000006</c:v>
                </c:pt>
                <c:pt idx="2324">
                  <c:v>-4.9332250000000002</c:v>
                </c:pt>
                <c:pt idx="2325">
                  <c:v>-9.4686979999999998</c:v>
                </c:pt>
                <c:pt idx="2326">
                  <c:v>-4.018167</c:v>
                </c:pt>
                <c:pt idx="2327">
                  <c:v>-7.5060640000000003</c:v>
                </c:pt>
                <c:pt idx="2328">
                  <c:v>-2.989493</c:v>
                </c:pt>
                <c:pt idx="2329">
                  <c:v>-5.663856</c:v>
                </c:pt>
                <c:pt idx="2330">
                  <c:v>-2.485198</c:v>
                </c:pt>
                <c:pt idx="2331">
                  <c:v>-4.8303479999999999</c:v>
                </c:pt>
                <c:pt idx="2332">
                  <c:v>-2.1635</c:v>
                </c:pt>
                <c:pt idx="2333">
                  <c:v>-4.1379839999999994</c:v>
                </c:pt>
                <c:pt idx="2334">
                  <c:v>-1.7727250000000001</c:v>
                </c:pt>
                <c:pt idx="2335">
                  <c:v>-3.3671170000000004</c:v>
                </c:pt>
                <c:pt idx="2336">
                  <c:v>-1.5076970000000001</c:v>
                </c:pt>
                <c:pt idx="2337">
                  <c:v>-2.9542190000000002</c:v>
                </c:pt>
                <c:pt idx="2338">
                  <c:v>-1.3415250000000001</c:v>
                </c:pt>
                <c:pt idx="2339">
                  <c:v>-2.5533320000000002</c:v>
                </c:pt>
                <c:pt idx="2340">
                  <c:v>-0.990533</c:v>
                </c:pt>
                <c:pt idx="2341">
                  <c:v>-1.6310799999999999</c:v>
                </c:pt>
                <c:pt idx="2342">
                  <c:v>-0.21096400000000001</c:v>
                </c:pt>
                <c:pt idx="2343">
                  <c:v>-2.029000000000003E-3</c:v>
                </c:pt>
                <c:pt idx="2344">
                  <c:v>0.51926899999999998</c:v>
                </c:pt>
                <c:pt idx="2345">
                  <c:v>1.0710549999999999</c:v>
                </c:pt>
                <c:pt idx="2346">
                  <c:v>0.30441600000000002</c:v>
                </c:pt>
                <c:pt idx="2347">
                  <c:v>0.11019200000000001</c:v>
                </c:pt>
                <c:pt idx="2348">
                  <c:v>-0.78894299999999995</c:v>
                </c:pt>
                <c:pt idx="2349">
                  <c:v>-1.983258</c:v>
                </c:pt>
                <c:pt idx="2350">
                  <c:v>-1.03538</c:v>
                </c:pt>
                <c:pt idx="2351">
                  <c:v>-1.4497139999999999</c:v>
                </c:pt>
                <c:pt idx="2352">
                  <c:v>0.63080099999999995</c:v>
                </c:pt>
                <c:pt idx="2353">
                  <c:v>2.5287660000000001</c:v>
                </c:pt>
                <c:pt idx="2354">
                  <c:v>2.8150210000000002</c:v>
                </c:pt>
                <c:pt idx="2355">
                  <c:v>5.818791</c:v>
                </c:pt>
                <c:pt idx="2356">
                  <c:v>2.3064770000000001</c:v>
                </c:pt>
                <c:pt idx="2357">
                  <c:v>3.0009510000000001</c:v>
                </c:pt>
                <c:pt idx="2358">
                  <c:v>-1.3247059999999999</c:v>
                </c:pt>
                <c:pt idx="2359">
                  <c:v>-4.0108610000000002</c:v>
                </c:pt>
                <c:pt idx="2360">
                  <c:v>-2.9457979999999999</c:v>
                </c:pt>
                <c:pt idx="2361">
                  <c:v>-4.9616120000000006</c:v>
                </c:pt>
                <c:pt idx="2362">
                  <c:v>-0.58441399999999999</c:v>
                </c:pt>
                <c:pt idx="2363">
                  <c:v>0.52232600000000007</c:v>
                </c:pt>
                <c:pt idx="2364">
                  <c:v>2.8770280000000001</c:v>
                </c:pt>
                <c:pt idx="2365">
                  <c:v>7.1878530000000005</c:v>
                </c:pt>
                <c:pt idx="2366">
                  <c:v>5.2159769999999996</c:v>
                </c:pt>
                <c:pt idx="2367">
                  <c:v>10.980252999999999</c:v>
                </c:pt>
                <c:pt idx="2368">
                  <c:v>6.0227310000000003</c:v>
                </c:pt>
                <c:pt idx="2369">
                  <c:v>11.987622999999999</c:v>
                </c:pt>
                <c:pt idx="2370">
                  <c:v>6.0732730000000004</c:v>
                </c:pt>
                <c:pt idx="2371">
                  <c:v>12.230526000000001</c:v>
                </c:pt>
                <c:pt idx="2372">
                  <c:v>6.0503770000000001</c:v>
                </c:pt>
                <c:pt idx="2373">
                  <c:v>11.831555999999999</c:v>
                </c:pt>
                <c:pt idx="2374">
                  <c:v>5.3570549999999999</c:v>
                </c:pt>
                <c:pt idx="2375">
                  <c:v>10.208957999999999</c:v>
                </c:pt>
                <c:pt idx="2376">
                  <c:v>4.4332120000000002</c:v>
                </c:pt>
                <c:pt idx="2377">
                  <c:v>8.519145</c:v>
                </c:pt>
                <c:pt idx="2378">
                  <c:v>3.896271</c:v>
                </c:pt>
                <c:pt idx="2379">
                  <c:v>7.8178879999999999</c:v>
                </c:pt>
                <c:pt idx="2380">
                  <c:v>3.9616009999999999</c:v>
                </c:pt>
                <c:pt idx="2381">
                  <c:v>7.9020410000000005</c:v>
                </c:pt>
                <c:pt idx="2382">
                  <c:v>3.8720819999999998</c:v>
                </c:pt>
                <c:pt idx="2383">
                  <c:v>7.4668049999999999</c:v>
                </c:pt>
                <c:pt idx="2384">
                  <c:v>3.1328130000000001</c:v>
                </c:pt>
                <c:pt idx="2385">
                  <c:v>5.7930120000000001</c:v>
                </c:pt>
                <c:pt idx="2386">
                  <c:v>2.17903</c:v>
                </c:pt>
                <c:pt idx="2387">
                  <c:v>3.8458950000000001</c:v>
                </c:pt>
                <c:pt idx="2388">
                  <c:v>1.171854</c:v>
                </c:pt>
                <c:pt idx="2389">
                  <c:v>1.8330039999999999</c:v>
                </c:pt>
                <c:pt idx="2390">
                  <c:v>0.19126699999999999</c:v>
                </c:pt>
                <c:pt idx="2391">
                  <c:v>-2.3154000000000008E-2</c:v>
                </c:pt>
                <c:pt idx="2392">
                  <c:v>-0.38670900000000002</c:v>
                </c:pt>
                <c:pt idx="2393">
                  <c:v>-0.74645700000000004</c:v>
                </c:pt>
                <c:pt idx="2394">
                  <c:v>-0.325345</c:v>
                </c:pt>
                <c:pt idx="2395">
                  <c:v>-0.84540000000000004</c:v>
                </c:pt>
                <c:pt idx="2396">
                  <c:v>-0.80338699999999996</c:v>
                </c:pt>
                <c:pt idx="2397">
                  <c:v>-1.8509600000000002</c:v>
                </c:pt>
                <c:pt idx="2398">
                  <c:v>-1.3291059999999999</c:v>
                </c:pt>
                <c:pt idx="2399">
                  <c:v>-2.9866849999999996</c:v>
                </c:pt>
                <c:pt idx="2400">
                  <c:v>-2.1278109999999999</c:v>
                </c:pt>
                <c:pt idx="2401">
                  <c:v>-4.9057940000000002</c:v>
                </c:pt>
                <c:pt idx="2402">
                  <c:v>-3.3150740000000001</c:v>
                </c:pt>
                <c:pt idx="2403">
                  <c:v>-7.0073639999999999</c:v>
                </c:pt>
                <c:pt idx="2404">
                  <c:v>-3.8755099999999998</c:v>
                </c:pt>
                <c:pt idx="2405">
                  <c:v>-7.6655939999999996</c:v>
                </c:pt>
                <c:pt idx="2406">
                  <c:v>-3.6913640000000001</c:v>
                </c:pt>
                <c:pt idx="2407">
                  <c:v>-7.5725560000000005</c:v>
                </c:pt>
                <c:pt idx="2408">
                  <c:v>-4.3737009999999996</c:v>
                </c:pt>
                <c:pt idx="2409">
                  <c:v>-9.425338</c:v>
                </c:pt>
                <c:pt idx="2410">
                  <c:v>-5.6156329999999999</c:v>
                </c:pt>
                <c:pt idx="2411">
                  <c:v>-11.620552</c:v>
                </c:pt>
                <c:pt idx="2412">
                  <c:v>-6.2269399999999999</c:v>
                </c:pt>
                <c:pt idx="2413">
                  <c:v>-12.397705999999999</c:v>
                </c:pt>
                <c:pt idx="2414">
                  <c:v>-6.0261129999999996</c:v>
                </c:pt>
                <c:pt idx="2415">
                  <c:v>-12.039797</c:v>
                </c:pt>
                <c:pt idx="2416">
                  <c:v>-5.9129110000000003</c:v>
                </c:pt>
                <c:pt idx="2417">
                  <c:v>-11.62388</c:v>
                </c:pt>
                <c:pt idx="2418">
                  <c:v>-5.4577859999999996</c:v>
                </c:pt>
                <c:pt idx="2419">
                  <c:v>-10.317945999999999</c:v>
                </c:pt>
                <c:pt idx="2420">
                  <c:v>-4.0212079999999997</c:v>
                </c:pt>
                <c:pt idx="2421">
                  <c:v>-7.1636509999999998</c:v>
                </c:pt>
                <c:pt idx="2422">
                  <c:v>-2.1953499999999999</c:v>
                </c:pt>
                <c:pt idx="2423">
                  <c:v>-3.7951759999999997</c:v>
                </c:pt>
                <c:pt idx="2424">
                  <c:v>-1.39133</c:v>
                </c:pt>
                <c:pt idx="2425">
                  <c:v>-2.8022799999999997</c:v>
                </c:pt>
                <c:pt idx="2426">
                  <c:v>-1.6000589999999999</c:v>
                </c:pt>
                <c:pt idx="2427">
                  <c:v>-3.4979199999999997</c:v>
                </c:pt>
                <c:pt idx="2428">
                  <c:v>-2.1242130000000001</c:v>
                </c:pt>
                <c:pt idx="2429">
                  <c:v>-4.3426240000000007</c:v>
                </c:pt>
                <c:pt idx="2430">
                  <c:v>-2.211125</c:v>
                </c:pt>
                <c:pt idx="2431">
                  <c:v>-4.3658669999999997</c:v>
                </c:pt>
                <c:pt idx="2432">
                  <c:v>-2.0569350000000002</c:v>
                </c:pt>
                <c:pt idx="2433">
                  <c:v>-3.9851910000000004</c:v>
                </c:pt>
                <c:pt idx="2434">
                  <c:v>-1.788969</c:v>
                </c:pt>
                <c:pt idx="2435">
                  <c:v>-3.4259849999999998</c:v>
                </c:pt>
                <c:pt idx="2436">
                  <c:v>-1.4510879999999999</c:v>
                </c:pt>
                <c:pt idx="2437">
                  <c:v>-2.7056259999999996</c:v>
                </c:pt>
                <c:pt idx="2438">
                  <c:v>-0.92584500000000003</c:v>
                </c:pt>
                <c:pt idx="2439">
                  <c:v>-1.4621189999999999</c:v>
                </c:pt>
                <c:pt idx="2440">
                  <c:v>-0.230795</c:v>
                </c:pt>
                <c:pt idx="2441">
                  <c:v>-0.29272700000000001</c:v>
                </c:pt>
                <c:pt idx="2442">
                  <c:v>-1.8880000000000001E-2</c:v>
                </c:pt>
                <c:pt idx="2443">
                  <c:v>-0.15987300000000002</c:v>
                </c:pt>
                <c:pt idx="2444">
                  <c:v>-0.28534300000000001</c:v>
                </c:pt>
                <c:pt idx="2445">
                  <c:v>-0.72016499999999994</c:v>
                </c:pt>
                <c:pt idx="2446">
                  <c:v>-0.53823200000000004</c:v>
                </c:pt>
                <c:pt idx="2447">
                  <c:v>-1.1338110000000001</c:v>
                </c:pt>
                <c:pt idx="2448">
                  <c:v>-0.71023899999999995</c:v>
                </c:pt>
                <c:pt idx="2449">
                  <c:v>-1.530697</c:v>
                </c:pt>
                <c:pt idx="2450">
                  <c:v>-1.0073570000000001</c:v>
                </c:pt>
                <c:pt idx="2451">
                  <c:v>-2.3468819999999999</c:v>
                </c:pt>
                <c:pt idx="2452">
                  <c:v>-1.4748810000000001</c:v>
                </c:pt>
                <c:pt idx="2453">
                  <c:v>-2.625623</c:v>
                </c:pt>
                <c:pt idx="2454">
                  <c:v>-0.37179000000000001</c:v>
                </c:pt>
                <c:pt idx="2455">
                  <c:v>0.28196000000000004</c:v>
                </c:pt>
                <c:pt idx="2456">
                  <c:v>1.78546</c:v>
                </c:pt>
                <c:pt idx="2457">
                  <c:v>4.5934379999999999</c:v>
                </c:pt>
                <c:pt idx="2458">
                  <c:v>3.848271</c:v>
                </c:pt>
                <c:pt idx="2459">
                  <c:v>9.1926410000000001</c:v>
                </c:pt>
                <c:pt idx="2460">
                  <c:v>6.7126099999999997</c:v>
                </c:pt>
                <c:pt idx="2461">
                  <c:v>13.966844999999999</c:v>
                </c:pt>
                <c:pt idx="2462">
                  <c:v>6.7290780000000003</c:v>
                </c:pt>
                <c:pt idx="2463">
                  <c:v>12.288619000000001</c:v>
                </c:pt>
                <c:pt idx="2464">
                  <c:v>4.5631310000000003</c:v>
                </c:pt>
                <c:pt idx="2465">
                  <c:v>8.8397560000000013</c:v>
                </c:pt>
                <c:pt idx="2466">
                  <c:v>4.2605469999999999</c:v>
                </c:pt>
                <c:pt idx="2467">
                  <c:v>8.4941309999999994</c:v>
                </c:pt>
                <c:pt idx="2468">
                  <c:v>4.1698680000000001</c:v>
                </c:pt>
                <c:pt idx="2469">
                  <c:v>8.3100069999999988</c:v>
                </c:pt>
                <c:pt idx="2470">
                  <c:v>4.0705809999999998</c:v>
                </c:pt>
                <c:pt idx="2471">
                  <c:v>8.1511990000000001</c:v>
                </c:pt>
                <c:pt idx="2472">
                  <c:v>4.1415740000000003</c:v>
                </c:pt>
                <c:pt idx="2473">
                  <c:v>8.2022630000000003</c:v>
                </c:pt>
                <c:pt idx="2474">
                  <c:v>3.7443089999999999</c:v>
                </c:pt>
                <c:pt idx="2475">
                  <c:v>6.9985390000000001</c:v>
                </c:pt>
                <c:pt idx="2476">
                  <c:v>2.6787489999999998</c:v>
                </c:pt>
                <c:pt idx="2477">
                  <c:v>4.7199349999999995</c:v>
                </c:pt>
                <c:pt idx="2478">
                  <c:v>1.418326</c:v>
                </c:pt>
                <c:pt idx="2479">
                  <c:v>2.3437169999999998</c:v>
                </c:pt>
                <c:pt idx="2480">
                  <c:v>0.68708899999999995</c:v>
                </c:pt>
                <c:pt idx="2481">
                  <c:v>1.2969900000000001</c:v>
                </c:pt>
                <c:pt idx="2482">
                  <c:v>0.55105499999999996</c:v>
                </c:pt>
                <c:pt idx="2483">
                  <c:v>0.93041299999999993</c:v>
                </c:pt>
                <c:pt idx="2484">
                  <c:v>3.5159999999999997E-2</c:v>
                </c:pt>
                <c:pt idx="2485">
                  <c:v>-0.35711499999999996</c:v>
                </c:pt>
                <c:pt idx="2486">
                  <c:v>-0.91136799999999996</c:v>
                </c:pt>
                <c:pt idx="2487">
                  <c:v>-2.423718</c:v>
                </c:pt>
                <c:pt idx="2488">
                  <c:v>-2.1176270000000001</c:v>
                </c:pt>
                <c:pt idx="2489">
                  <c:v>-4.7308870000000001</c:v>
                </c:pt>
                <c:pt idx="2490">
                  <c:v>-2.8948269999999998</c:v>
                </c:pt>
                <c:pt idx="2491">
                  <c:v>-5.970129</c:v>
                </c:pt>
                <c:pt idx="2492">
                  <c:v>-3.2322489999999999</c:v>
                </c:pt>
                <c:pt idx="2493">
                  <c:v>-6.5825259999999997</c:v>
                </c:pt>
                <c:pt idx="2494">
                  <c:v>-3.4573230000000001</c:v>
                </c:pt>
                <c:pt idx="2495">
                  <c:v>-7.0151540000000008</c:v>
                </c:pt>
                <c:pt idx="2496">
                  <c:v>-3.5986319999999998</c:v>
                </c:pt>
                <c:pt idx="2497">
                  <c:v>-7.0964220000000005</c:v>
                </c:pt>
                <c:pt idx="2498">
                  <c:v>-3.3502169999999998</c:v>
                </c:pt>
                <c:pt idx="2499">
                  <c:v>-6.5282939999999998</c:v>
                </c:pt>
                <c:pt idx="2500">
                  <c:v>-2.8949389999999999</c:v>
                </c:pt>
                <c:pt idx="2501">
                  <c:v>-5.6397719999999998</c:v>
                </c:pt>
                <c:pt idx="2502">
                  <c:v>-2.8767299999999998</c:v>
                </c:pt>
                <c:pt idx="2503">
                  <c:v>-5.8479939999999999</c:v>
                </c:pt>
                <c:pt idx="2504">
                  <c:v>-3.0552280000000001</c:v>
                </c:pt>
                <c:pt idx="2505">
                  <c:v>-6.1976320000000005</c:v>
                </c:pt>
                <c:pt idx="2506">
                  <c:v>-3.1379450000000002</c:v>
                </c:pt>
                <c:pt idx="2507">
                  <c:v>-6.1222849999999998</c:v>
                </c:pt>
                <c:pt idx="2508">
                  <c:v>-2.6390129999999998</c:v>
                </c:pt>
                <c:pt idx="2509">
                  <c:v>-5.0233410000000003</c:v>
                </c:pt>
                <c:pt idx="2510">
                  <c:v>-2.3649390000000001</c:v>
                </c:pt>
                <c:pt idx="2511">
                  <c:v>-4.905246</c:v>
                </c:pt>
                <c:pt idx="2512">
                  <c:v>-2.7530350000000001</c:v>
                </c:pt>
                <c:pt idx="2513">
                  <c:v>-5.5442130000000001</c:v>
                </c:pt>
                <c:pt idx="2514">
                  <c:v>-2.7495889999999998</c:v>
                </c:pt>
                <c:pt idx="2515">
                  <c:v>-5.434177</c:v>
                </c:pt>
                <c:pt idx="2516">
                  <c:v>-2.5373060000000001</c:v>
                </c:pt>
                <c:pt idx="2517">
                  <c:v>-4.8396330000000001</c:v>
                </c:pt>
                <c:pt idx="2518">
                  <c:v>-1.994564</c:v>
                </c:pt>
                <c:pt idx="2519">
                  <c:v>-3.585369</c:v>
                </c:pt>
                <c:pt idx="2520">
                  <c:v>-1.1488769999999999</c:v>
                </c:pt>
                <c:pt idx="2521">
                  <c:v>-2.068146</c:v>
                </c:pt>
                <c:pt idx="2522">
                  <c:v>-0.87526899999999996</c:v>
                </c:pt>
                <c:pt idx="2523">
                  <c:v>-1.783166</c:v>
                </c:pt>
                <c:pt idx="2524">
                  <c:v>-0.95670900000000003</c:v>
                </c:pt>
                <c:pt idx="2525">
                  <c:v>-1.9868190000000001</c:v>
                </c:pt>
                <c:pt idx="2526">
                  <c:v>-1.077826</c:v>
                </c:pt>
                <c:pt idx="2527">
                  <c:v>-2.0901610000000002</c:v>
                </c:pt>
                <c:pt idx="2528">
                  <c:v>-0.874255</c:v>
                </c:pt>
                <c:pt idx="2529">
                  <c:v>-1.47932</c:v>
                </c:pt>
                <c:pt idx="2530">
                  <c:v>-0.18868299999999999</c:v>
                </c:pt>
                <c:pt idx="2531">
                  <c:v>7.4209999999999998E-2</c:v>
                </c:pt>
                <c:pt idx="2532">
                  <c:v>0.67492399999999997</c:v>
                </c:pt>
                <c:pt idx="2533">
                  <c:v>1.5133350000000001</c:v>
                </c:pt>
                <c:pt idx="2534">
                  <c:v>0.48702099999999998</c:v>
                </c:pt>
                <c:pt idx="2535">
                  <c:v>0.19118499999999999</c:v>
                </c:pt>
                <c:pt idx="2536">
                  <c:v>-1.2720819999999999</c:v>
                </c:pt>
                <c:pt idx="2537">
                  <c:v>-3.1861889999999997</c:v>
                </c:pt>
                <c:pt idx="2538">
                  <c:v>-1.8556630000000001</c:v>
                </c:pt>
                <c:pt idx="2539">
                  <c:v>-2.8397600000000001</c:v>
                </c:pt>
                <c:pt idx="2540">
                  <c:v>0.46161000000000002</c:v>
                </c:pt>
                <c:pt idx="2541">
                  <c:v>2.5491109999999999</c:v>
                </c:pt>
                <c:pt idx="2542">
                  <c:v>3.1219440000000001</c:v>
                </c:pt>
                <c:pt idx="2543">
                  <c:v>6.3220480000000006</c:v>
                </c:pt>
                <c:pt idx="2544">
                  <c:v>2.7595290000000001</c:v>
                </c:pt>
                <c:pt idx="2545">
                  <c:v>4.9811680000000003</c:v>
                </c:pt>
                <c:pt idx="2546">
                  <c:v>1.74966</c:v>
                </c:pt>
                <c:pt idx="2547">
                  <c:v>3.1286969999999998</c:v>
                </c:pt>
                <c:pt idx="2548">
                  <c:v>1.631027</c:v>
                </c:pt>
                <c:pt idx="2549">
                  <c:v>4.0622690000000006</c:v>
                </c:pt>
                <c:pt idx="2550">
                  <c:v>3.4560620000000002</c:v>
                </c:pt>
                <c:pt idx="2551">
                  <c:v>7.5908509999999998</c:v>
                </c:pt>
                <c:pt idx="2552">
                  <c:v>4.5355080000000001</c:v>
                </c:pt>
                <c:pt idx="2553">
                  <c:v>9.0414710000000014</c:v>
                </c:pt>
                <c:pt idx="2554">
                  <c:v>4.3191509999999997</c:v>
                </c:pt>
                <c:pt idx="2555">
                  <c:v>8.5643670000000007</c:v>
                </c:pt>
                <c:pt idx="2556">
                  <c:v>4.2712110000000001</c:v>
                </c:pt>
                <c:pt idx="2557">
                  <c:v>8.4680700000000009</c:v>
                </c:pt>
                <c:pt idx="2558">
                  <c:v>4.092454</c:v>
                </c:pt>
                <c:pt idx="2559">
                  <c:v>8.0035279999999993</c:v>
                </c:pt>
                <c:pt idx="2560">
                  <c:v>3.5631620000000002</c:v>
                </c:pt>
                <c:pt idx="2561">
                  <c:v>6.7140699999999995</c:v>
                </c:pt>
                <c:pt idx="2562">
                  <c:v>2.8171849999999998</c:v>
                </c:pt>
                <c:pt idx="2563">
                  <c:v>5.4134039999999999</c:v>
                </c:pt>
                <c:pt idx="2564">
                  <c:v>2.4444910000000002</c:v>
                </c:pt>
                <c:pt idx="2565">
                  <c:v>4.7310480000000004</c:v>
                </c:pt>
                <c:pt idx="2566">
                  <c:v>2.0787110000000002</c:v>
                </c:pt>
                <c:pt idx="2567">
                  <c:v>3.8324760000000002</c:v>
                </c:pt>
                <c:pt idx="2568">
                  <c:v>1.2701290000000001</c:v>
                </c:pt>
                <c:pt idx="2569">
                  <c:v>1.939416</c:v>
                </c:pt>
                <c:pt idx="2570">
                  <c:v>-0.112662</c:v>
                </c:pt>
                <c:pt idx="2571">
                  <c:v>-0.97620300000000004</c:v>
                </c:pt>
                <c:pt idx="2572">
                  <c:v>-1.2967649999999999</c:v>
                </c:pt>
                <c:pt idx="2573">
                  <c:v>-2.7793010000000002</c:v>
                </c:pt>
                <c:pt idx="2574">
                  <c:v>-1.5166550000000001</c:v>
                </c:pt>
                <c:pt idx="2575">
                  <c:v>-2.833691</c:v>
                </c:pt>
                <c:pt idx="2576">
                  <c:v>-1.093742</c:v>
                </c:pt>
                <c:pt idx="2577">
                  <c:v>-2.1167879999999997</c:v>
                </c:pt>
                <c:pt idx="2578">
                  <c:v>-1.164898</c:v>
                </c:pt>
                <c:pt idx="2579">
                  <c:v>-2.8090039999999998</c:v>
                </c:pt>
                <c:pt idx="2580">
                  <c:v>-2.5458560000000001</c:v>
                </c:pt>
                <c:pt idx="2581">
                  <c:v>-6.4072610000000001</c:v>
                </c:pt>
                <c:pt idx="2582">
                  <c:v>-5.3284640000000003</c:v>
                </c:pt>
                <c:pt idx="2583">
                  <c:v>-11.774495999999999</c:v>
                </c:pt>
                <c:pt idx="2584">
                  <c:v>-6.7208290000000002</c:v>
                </c:pt>
                <c:pt idx="2585">
                  <c:v>-12.996019</c:v>
                </c:pt>
                <c:pt idx="2586">
                  <c:v>-5.3173139999999997</c:v>
                </c:pt>
                <c:pt idx="2587">
                  <c:v>-9.8283959999999997</c:v>
                </c:pt>
                <c:pt idx="2588">
                  <c:v>-4.1308920000000002</c:v>
                </c:pt>
                <c:pt idx="2589">
                  <c:v>-8.3332340000000009</c:v>
                </c:pt>
                <c:pt idx="2590">
                  <c:v>-4.474164</c:v>
                </c:pt>
                <c:pt idx="2591">
                  <c:v>-9.2072399999999988</c:v>
                </c:pt>
                <c:pt idx="2592">
                  <c:v>-4.7575810000000001</c:v>
                </c:pt>
                <c:pt idx="2593">
                  <c:v>-9.2989129999999989</c:v>
                </c:pt>
                <c:pt idx="2594">
                  <c:v>-4.1055640000000002</c:v>
                </c:pt>
                <c:pt idx="2595">
                  <c:v>-7.6378970000000006</c:v>
                </c:pt>
                <c:pt idx="2596">
                  <c:v>-3.0197980000000002</c:v>
                </c:pt>
                <c:pt idx="2597">
                  <c:v>-5.6516260000000003</c:v>
                </c:pt>
                <c:pt idx="2598">
                  <c:v>-2.3395999999999999</c:v>
                </c:pt>
                <c:pt idx="2599">
                  <c:v>-4.4123359999999998</c:v>
                </c:pt>
                <c:pt idx="2600">
                  <c:v>-1.769501</c:v>
                </c:pt>
                <c:pt idx="2601">
                  <c:v>-3.2153390000000002</c:v>
                </c:pt>
                <c:pt idx="2602">
                  <c:v>-1.122144</c:v>
                </c:pt>
                <c:pt idx="2603">
                  <c:v>-1.8641939999999999</c:v>
                </c:pt>
                <c:pt idx="2604">
                  <c:v>-0.40358100000000002</c:v>
                </c:pt>
                <c:pt idx="2605">
                  <c:v>-0.51778900000000005</c:v>
                </c:pt>
                <c:pt idx="2606">
                  <c:v>6.1107000000000002E-2</c:v>
                </c:pt>
                <c:pt idx="2607">
                  <c:v>0.129192</c:v>
                </c:pt>
                <c:pt idx="2608">
                  <c:v>-8.4666000000000005E-2</c:v>
                </c:pt>
                <c:pt idx="2609">
                  <c:v>-0.38175200000000004</c:v>
                </c:pt>
                <c:pt idx="2610">
                  <c:v>-0.39987200000000001</c:v>
                </c:pt>
                <c:pt idx="2611">
                  <c:v>-0.74390699999999998</c:v>
                </c:pt>
                <c:pt idx="2612">
                  <c:v>-7.9488000000000003E-2</c:v>
                </c:pt>
                <c:pt idx="2613">
                  <c:v>0.235703</c:v>
                </c:pt>
                <c:pt idx="2614">
                  <c:v>0.74438899999999997</c:v>
                </c:pt>
                <c:pt idx="2615">
                  <c:v>1.7511189999999999</c:v>
                </c:pt>
                <c:pt idx="2616">
                  <c:v>1.050753</c:v>
                </c:pt>
                <c:pt idx="2617">
                  <c:v>1.942644</c:v>
                </c:pt>
                <c:pt idx="2618">
                  <c:v>0.56816299999999997</c:v>
                </c:pt>
                <c:pt idx="2619">
                  <c:v>0.65539799999999993</c:v>
                </c:pt>
                <c:pt idx="2620">
                  <c:v>-0.36473899999999998</c:v>
                </c:pt>
                <c:pt idx="2621">
                  <c:v>-0.93562999999999996</c:v>
                </c:pt>
                <c:pt idx="2622">
                  <c:v>-0.533169</c:v>
                </c:pt>
                <c:pt idx="2623">
                  <c:v>-0.76147600000000004</c:v>
                </c:pt>
                <c:pt idx="2624">
                  <c:v>0.39187300000000003</c:v>
                </c:pt>
                <c:pt idx="2625">
                  <c:v>1.5896650000000001</c:v>
                </c:pt>
                <c:pt idx="2626">
                  <c:v>1.9920709999999999</c:v>
                </c:pt>
                <c:pt idx="2627">
                  <c:v>4.5860859999999999</c:v>
                </c:pt>
                <c:pt idx="2628">
                  <c:v>3.049401</c:v>
                </c:pt>
                <c:pt idx="2629">
                  <c:v>6.2871679999999994</c:v>
                </c:pt>
                <c:pt idx="2630">
                  <c:v>3.5516679999999998</c:v>
                </c:pt>
                <c:pt idx="2631">
                  <c:v>7.8055819999999994</c:v>
                </c:pt>
                <c:pt idx="2632">
                  <c:v>5.0366340000000003</c:v>
                </c:pt>
                <c:pt idx="2633">
                  <c:v>9.9029519999999991</c:v>
                </c:pt>
                <c:pt idx="2634">
                  <c:v>3.8637380000000001</c:v>
                </c:pt>
                <c:pt idx="2635">
                  <c:v>7.0716610000000006</c:v>
                </c:pt>
                <c:pt idx="2636">
                  <c:v>2.4293439999999999</c:v>
                </c:pt>
                <c:pt idx="2637">
                  <c:v>4.2969790000000003</c:v>
                </c:pt>
                <c:pt idx="2638">
                  <c:v>2.1901090000000001</c:v>
                </c:pt>
                <c:pt idx="2639">
                  <c:v>5.4925200000000007</c:v>
                </c:pt>
                <c:pt idx="2640">
                  <c:v>4.6571239999999996</c:v>
                </c:pt>
                <c:pt idx="2641">
                  <c:v>10.106655999999999</c:v>
                </c:pt>
                <c:pt idx="2642">
                  <c:v>4.9668640000000002</c:v>
                </c:pt>
                <c:pt idx="2643">
                  <c:v>8.8631640000000012</c:v>
                </c:pt>
                <c:pt idx="2644">
                  <c:v>3.1837659999999999</c:v>
                </c:pt>
                <c:pt idx="2645">
                  <c:v>6.1693300000000004</c:v>
                </c:pt>
                <c:pt idx="2646">
                  <c:v>3.3176860000000001</c:v>
                </c:pt>
                <c:pt idx="2647">
                  <c:v>6.98203</c:v>
                </c:pt>
                <c:pt idx="2648">
                  <c:v>3.7315469999999999</c:v>
                </c:pt>
                <c:pt idx="2649">
                  <c:v>7.2851559999999997</c:v>
                </c:pt>
                <c:pt idx="2650">
                  <c:v>3.1499980000000001</c:v>
                </c:pt>
                <c:pt idx="2651">
                  <c:v>5.8125450000000001</c:v>
                </c:pt>
                <c:pt idx="2652">
                  <c:v>2.2477299999999998</c:v>
                </c:pt>
                <c:pt idx="2653">
                  <c:v>4.1264889999999994</c:v>
                </c:pt>
                <c:pt idx="2654">
                  <c:v>1.625796</c:v>
                </c:pt>
                <c:pt idx="2655">
                  <c:v>3.0475829999999999</c:v>
                </c:pt>
                <c:pt idx="2656">
                  <c:v>1.0141640000000001</c:v>
                </c:pt>
                <c:pt idx="2657">
                  <c:v>1.4957320000000001</c:v>
                </c:pt>
                <c:pt idx="2658">
                  <c:v>-0.16941700000000001</c:v>
                </c:pt>
                <c:pt idx="2659">
                  <c:v>-1.121019</c:v>
                </c:pt>
                <c:pt idx="2660">
                  <c:v>-1.794505</c:v>
                </c:pt>
                <c:pt idx="2661">
                  <c:v>-4.3135340000000006</c:v>
                </c:pt>
                <c:pt idx="2662">
                  <c:v>-3.0368240000000002</c:v>
                </c:pt>
                <c:pt idx="2663">
                  <c:v>-6.2961710000000002</c:v>
                </c:pt>
                <c:pt idx="2664">
                  <c:v>-3.3881649999999999</c:v>
                </c:pt>
                <c:pt idx="2665">
                  <c:v>-7.0853210000000004</c:v>
                </c:pt>
                <c:pt idx="2666">
                  <c:v>-3.935692</c:v>
                </c:pt>
                <c:pt idx="2667">
                  <c:v>-7.9586839999999999</c:v>
                </c:pt>
                <c:pt idx="2668">
                  <c:v>-4.1264459999999996</c:v>
                </c:pt>
                <c:pt idx="2669">
                  <c:v>-8.4075260000000007</c:v>
                </c:pt>
                <c:pt idx="2670">
                  <c:v>-4.6498999999999997</c:v>
                </c:pt>
                <c:pt idx="2671">
                  <c:v>-10.088508999999998</c:v>
                </c:pt>
                <c:pt idx="2672">
                  <c:v>-6.3916570000000004</c:v>
                </c:pt>
                <c:pt idx="2673">
                  <c:v>-13.512731</c:v>
                </c:pt>
                <c:pt idx="2674">
                  <c:v>-7.4763520000000003</c:v>
                </c:pt>
                <c:pt idx="2675">
                  <c:v>-15.176727</c:v>
                </c:pt>
                <c:pt idx="2676">
                  <c:v>-7.7750050000000002</c:v>
                </c:pt>
                <c:pt idx="2677">
                  <c:v>-15.196861999999999</c:v>
                </c:pt>
                <c:pt idx="2678">
                  <c:v>-6.8178130000000001</c:v>
                </c:pt>
                <c:pt idx="2679">
                  <c:v>-12.849167000000001</c:v>
                </c:pt>
                <c:pt idx="2680">
                  <c:v>-5.442717</c:v>
                </c:pt>
                <c:pt idx="2681">
                  <c:v>-10.740908000000001</c:v>
                </c:pt>
                <c:pt idx="2682">
                  <c:v>-5.4104429999999999</c:v>
                </c:pt>
                <c:pt idx="2683">
                  <c:v>-11.200326</c:v>
                </c:pt>
                <c:pt idx="2684">
                  <c:v>-6.0106159999999997</c:v>
                </c:pt>
                <c:pt idx="2685">
                  <c:v>-11.8781</c:v>
                </c:pt>
                <c:pt idx="2686">
                  <c:v>-5.385853</c:v>
                </c:pt>
                <c:pt idx="2687">
                  <c:v>-10.131667</c:v>
                </c:pt>
                <c:pt idx="2688">
                  <c:v>-4.4575579999999997</c:v>
                </c:pt>
                <c:pt idx="2689">
                  <c:v>-9.2948389999999996</c:v>
                </c:pt>
                <c:pt idx="2690">
                  <c:v>-5.2658509999999996</c:v>
                </c:pt>
                <c:pt idx="2691">
                  <c:v>-11.080355999999998</c:v>
                </c:pt>
                <c:pt idx="2692">
                  <c:v>-6.6589260000000001</c:v>
                </c:pt>
                <c:pt idx="2693">
                  <c:v>-13.764652999999999</c:v>
                </c:pt>
                <c:pt idx="2694">
                  <c:v>-7.0567539999999997</c:v>
                </c:pt>
                <c:pt idx="2695">
                  <c:v>-13.530531</c:v>
                </c:pt>
                <c:pt idx="2696">
                  <c:v>-5.5540390000000004</c:v>
                </c:pt>
                <c:pt idx="2697">
                  <c:v>-10.080919000000002</c:v>
                </c:pt>
                <c:pt idx="2698">
                  <c:v>-3.5681409999999998</c:v>
                </c:pt>
                <c:pt idx="2699">
                  <c:v>-6.307741</c:v>
                </c:pt>
                <c:pt idx="2700">
                  <c:v>-2.0412149999999998</c:v>
                </c:pt>
                <c:pt idx="2701">
                  <c:v>-3.3465569999999998</c:v>
                </c:pt>
                <c:pt idx="2702">
                  <c:v>-0.64336599999999999</c:v>
                </c:pt>
                <c:pt idx="2703">
                  <c:v>-1.5087280000000001</c:v>
                </c:pt>
                <c:pt idx="2704">
                  <c:v>-1.4795240000000001</c:v>
                </c:pt>
                <c:pt idx="2705">
                  <c:v>-3.6671369999999999</c:v>
                </c:pt>
                <c:pt idx="2706">
                  <c:v>-2.7444259999999998</c:v>
                </c:pt>
                <c:pt idx="2707">
                  <c:v>-5.2193480000000001</c:v>
                </c:pt>
                <c:pt idx="2708">
                  <c:v>-2.2238570000000002</c:v>
                </c:pt>
                <c:pt idx="2709">
                  <c:v>-4.5437620000000001</c:v>
                </c:pt>
                <c:pt idx="2710">
                  <c:v>-2.5919430000000001</c:v>
                </c:pt>
                <c:pt idx="2711">
                  <c:v>-5.0328840000000001</c:v>
                </c:pt>
                <c:pt idx="2712">
                  <c:v>-1.9855069999999999</c:v>
                </c:pt>
                <c:pt idx="2713">
                  <c:v>-3.732707</c:v>
                </c:pt>
                <c:pt idx="2714">
                  <c:v>-2.051539</c:v>
                </c:pt>
                <c:pt idx="2715">
                  <c:v>-4.6379909999999995</c:v>
                </c:pt>
                <c:pt idx="2716">
                  <c:v>-2.2694160000000001</c:v>
                </c:pt>
                <c:pt idx="2717">
                  <c:v>-3.6450580000000001</c:v>
                </c:pt>
                <c:pt idx="2718">
                  <c:v>-0.316803</c:v>
                </c:pt>
                <c:pt idx="2719">
                  <c:v>-0.59138800000000002</c:v>
                </c:pt>
                <c:pt idx="2720">
                  <c:v>-0.80540999999999996</c:v>
                </c:pt>
                <c:pt idx="2721">
                  <c:v>-2.723319</c:v>
                </c:pt>
                <c:pt idx="2722">
                  <c:v>-3.0931950000000001</c:v>
                </c:pt>
                <c:pt idx="2723">
                  <c:v>-6.9939599999999995</c:v>
                </c:pt>
                <c:pt idx="2724">
                  <c:v>-4.0486620000000002</c:v>
                </c:pt>
                <c:pt idx="2725">
                  <c:v>-7.6111970000000007</c:v>
                </c:pt>
                <c:pt idx="2726">
                  <c:v>-2.7898830000000001</c:v>
                </c:pt>
                <c:pt idx="2727">
                  <c:v>-4.8903509999999999</c:v>
                </c:pt>
                <c:pt idx="2728">
                  <c:v>-1.604114</c:v>
                </c:pt>
                <c:pt idx="2729">
                  <c:v>-3.143586</c:v>
                </c:pt>
                <c:pt idx="2730">
                  <c:v>-1.9840850000000001</c:v>
                </c:pt>
                <c:pt idx="2731">
                  <c:v>-4.4679690000000001</c:v>
                </c:pt>
                <c:pt idx="2732">
                  <c:v>-2.6861899999999999</c:v>
                </c:pt>
                <c:pt idx="2733">
                  <c:v>-5.2751339999999995</c:v>
                </c:pt>
                <c:pt idx="2734">
                  <c:v>-2.3415089999999998</c:v>
                </c:pt>
                <c:pt idx="2735">
                  <c:v>-4.3420529999999999</c:v>
                </c:pt>
                <c:pt idx="2736">
                  <c:v>-1.5905579999999999</c:v>
                </c:pt>
                <c:pt idx="2737">
                  <c:v>-2.8531839999999997</c:v>
                </c:pt>
                <c:pt idx="2738">
                  <c:v>-1.232861</c:v>
                </c:pt>
                <c:pt idx="2739">
                  <c:v>-2.4838149999999999</c:v>
                </c:pt>
                <c:pt idx="2740">
                  <c:v>-1.2338439999999999</c:v>
                </c:pt>
                <c:pt idx="2741">
                  <c:v>-2.4463910000000002</c:v>
                </c:pt>
                <c:pt idx="2742">
                  <c:v>-1.1284970000000001</c:v>
                </c:pt>
                <c:pt idx="2743">
                  <c:v>-2.050421</c:v>
                </c:pt>
                <c:pt idx="2744">
                  <c:v>-0.59275299999999997</c:v>
                </c:pt>
                <c:pt idx="2745">
                  <c:v>-0.92870699999999995</c:v>
                </c:pt>
                <c:pt idx="2746">
                  <c:v>-0.28472599999999998</c:v>
                </c:pt>
                <c:pt idx="2747">
                  <c:v>-0.5619559999999999</c:v>
                </c:pt>
                <c:pt idx="2748">
                  <c:v>-0.29103400000000001</c:v>
                </c:pt>
                <c:pt idx="2749">
                  <c:v>-0.58414199999999994</c:v>
                </c:pt>
                <c:pt idx="2750">
                  <c:v>-0.27702599999999999</c:v>
                </c:pt>
                <c:pt idx="2751">
                  <c:v>-0.54438999999999993</c:v>
                </c:pt>
                <c:pt idx="2752">
                  <c:v>-0.20980399999999999</c:v>
                </c:pt>
                <c:pt idx="2753">
                  <c:v>-0.35782700000000001</c:v>
                </c:pt>
                <c:pt idx="2754">
                  <c:v>-0.14275399999999999</c:v>
                </c:pt>
              </c:numCache>
            </c:numRef>
          </c:val>
          <c:smooth val="0"/>
          <c:extLst>
            <c:ext xmlns:c16="http://schemas.microsoft.com/office/drawing/2014/chart" uri="{C3380CC4-5D6E-409C-BE32-E72D297353CC}">
              <c16:uniqueId val="{00000001-31F1-4C5A-AE58-4D69EFEFD979}"/>
            </c:ext>
          </c:extLst>
        </c:ser>
        <c:ser>
          <c:idx val="2"/>
          <c:order val="2"/>
          <c:tx>
            <c:strRef>
              <c:f>Sheet1!$L$1</c:f>
              <c:strCache>
                <c:ptCount val="1"/>
                <c:pt idx="0">
                  <c:v>G_z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Sheet1!$L$2:$L$2756</c:f>
              <c:numCache>
                <c:formatCode>General</c:formatCode>
                <c:ptCount val="2755"/>
                <c:pt idx="0">
                  <c:v>-1.8099000000000001E-2</c:v>
                </c:pt>
                <c:pt idx="1">
                  <c:v>-1.1990000000000001E-2</c:v>
                </c:pt>
                <c:pt idx="2">
                  <c:v>3.6270999999999998E-2</c:v>
                </c:pt>
                <c:pt idx="3">
                  <c:v>8.2424999999999998E-2</c:v>
                </c:pt>
                <c:pt idx="4">
                  <c:v>4.9725999999999999E-2</c:v>
                </c:pt>
                <c:pt idx="5">
                  <c:v>8.1164E-2</c:v>
                </c:pt>
                <c:pt idx="6">
                  <c:v>4.3090000000000003E-2</c:v>
                </c:pt>
                <c:pt idx="7">
                  <c:v>0.112528</c:v>
                </c:pt>
                <c:pt idx="8">
                  <c:v>0.10970000000000001</c:v>
                </c:pt>
                <c:pt idx="9">
                  <c:v>0.263104</c:v>
                </c:pt>
                <c:pt idx="10">
                  <c:v>0.181364</c:v>
                </c:pt>
                <c:pt idx="11">
                  <c:v>0.36526999999999998</c:v>
                </c:pt>
                <c:pt idx="12">
                  <c:v>0.17460800000000001</c:v>
                </c:pt>
                <c:pt idx="13">
                  <c:v>0.33754700000000004</c:v>
                </c:pt>
                <c:pt idx="14">
                  <c:v>0.153091</c:v>
                </c:pt>
                <c:pt idx="15">
                  <c:v>0.30997600000000003</c:v>
                </c:pt>
                <c:pt idx="16">
                  <c:v>0.17460100000000001</c:v>
                </c:pt>
                <c:pt idx="17">
                  <c:v>0.36944900000000003</c:v>
                </c:pt>
                <c:pt idx="18">
                  <c:v>0.20804400000000001</c:v>
                </c:pt>
                <c:pt idx="19">
                  <c:v>0.42632800000000004</c:v>
                </c:pt>
                <c:pt idx="20">
                  <c:v>0.221001</c:v>
                </c:pt>
                <c:pt idx="21">
                  <c:v>0.434728</c:v>
                </c:pt>
                <c:pt idx="22">
                  <c:v>0.20816100000000001</c:v>
                </c:pt>
                <c:pt idx="23">
                  <c:v>0.41159400000000002</c:v>
                </c:pt>
                <c:pt idx="24">
                  <c:v>0.20614099999999999</c:v>
                </c:pt>
                <c:pt idx="25">
                  <c:v>0.420543</c:v>
                </c:pt>
                <c:pt idx="26">
                  <c:v>0.215506</c:v>
                </c:pt>
                <c:pt idx="27">
                  <c:v>0.41958700000000004</c:v>
                </c:pt>
                <c:pt idx="28">
                  <c:v>0.18746599999999999</c:v>
                </c:pt>
                <c:pt idx="29">
                  <c:v>0.35824699999999998</c:v>
                </c:pt>
                <c:pt idx="30">
                  <c:v>0.159141</c:v>
                </c:pt>
                <c:pt idx="31">
                  <c:v>0.31598199999999999</c:v>
                </c:pt>
                <c:pt idx="32">
                  <c:v>0.15547900000000001</c:v>
                </c:pt>
                <c:pt idx="33">
                  <c:v>0.317189</c:v>
                </c:pt>
                <c:pt idx="34">
                  <c:v>0.16509099999999999</c:v>
                </c:pt>
                <c:pt idx="35">
                  <c:v>0.31670399999999999</c:v>
                </c:pt>
                <c:pt idx="36">
                  <c:v>0.13386500000000001</c:v>
                </c:pt>
                <c:pt idx="37">
                  <c:v>0.252834</c:v>
                </c:pt>
                <c:pt idx="38">
                  <c:v>0.107904</c:v>
                </c:pt>
                <c:pt idx="39">
                  <c:v>0.215229</c:v>
                </c:pt>
                <c:pt idx="40">
                  <c:v>0.11426</c:v>
                </c:pt>
                <c:pt idx="41">
                  <c:v>0.230374</c:v>
                </c:pt>
                <c:pt idx="42">
                  <c:v>0.10440000000000001</c:v>
                </c:pt>
                <c:pt idx="43">
                  <c:v>0.18981300000000001</c:v>
                </c:pt>
                <c:pt idx="44">
                  <c:v>6.5449999999999994E-2</c:v>
                </c:pt>
                <c:pt idx="45">
                  <c:v>0.11411499999999999</c:v>
                </c:pt>
                <c:pt idx="46">
                  <c:v>3.9298E-2</c:v>
                </c:pt>
                <c:pt idx="47">
                  <c:v>8.0879000000000006E-2</c:v>
                </c:pt>
                <c:pt idx="48">
                  <c:v>4.3566000000000001E-2</c:v>
                </c:pt>
                <c:pt idx="49">
                  <c:v>8.8848999999999997E-2</c:v>
                </c:pt>
                <c:pt idx="50">
                  <c:v>4.9120999999999998E-2</c:v>
                </c:pt>
                <c:pt idx="51">
                  <c:v>9.6948000000000006E-2</c:v>
                </c:pt>
                <c:pt idx="52">
                  <c:v>3.6122000000000001E-2</c:v>
                </c:pt>
                <c:pt idx="53">
                  <c:v>5.2132999999999999E-2</c:v>
                </c:pt>
                <c:pt idx="54">
                  <c:v>-2.9949999999999998E-3</c:v>
                </c:pt>
                <c:pt idx="55">
                  <c:v>-2.1849E-2</c:v>
                </c:pt>
                <c:pt idx="56">
                  <c:v>-1.9729E-2</c:v>
                </c:pt>
                <c:pt idx="57">
                  <c:v>-3.1634000000000002E-2</c:v>
                </c:pt>
                <c:pt idx="58">
                  <c:v>5.5929999999999999E-3</c:v>
                </c:pt>
                <c:pt idx="59">
                  <c:v>3.2584000000000002E-2</c:v>
                </c:pt>
                <c:pt idx="60">
                  <c:v>4.4489000000000001E-2</c:v>
                </c:pt>
                <c:pt idx="61">
                  <c:v>0.104799</c:v>
                </c:pt>
                <c:pt idx="62">
                  <c:v>9.3099000000000001E-2</c:v>
                </c:pt>
                <c:pt idx="63">
                  <c:v>0.21726200000000001</c:v>
                </c:pt>
                <c:pt idx="64">
                  <c:v>9.7592999999999999E-2</c:v>
                </c:pt>
                <c:pt idx="65">
                  <c:v>7.7829999999999996E-2</c:v>
                </c:pt>
                <c:pt idx="66">
                  <c:v>-4.9725999999999999E-2</c:v>
                </c:pt>
                <c:pt idx="67">
                  <c:v>-5.1674999999999999E-2</c:v>
                </c:pt>
                <c:pt idx="68">
                  <c:v>3.7361999999999999E-2</c:v>
                </c:pt>
                <c:pt idx="69">
                  <c:v>0.110071</c:v>
                </c:pt>
                <c:pt idx="70">
                  <c:v>9.0434E-2</c:v>
                </c:pt>
                <c:pt idx="71">
                  <c:v>0.14513199999999998</c:v>
                </c:pt>
                <c:pt idx="72">
                  <c:v>5.3371000000000002E-2</c:v>
                </c:pt>
                <c:pt idx="73">
                  <c:v>0.112841</c:v>
                </c:pt>
                <c:pt idx="74">
                  <c:v>8.0838999999999994E-2</c:v>
                </c:pt>
                <c:pt idx="75">
                  <c:v>0.188833</c:v>
                </c:pt>
                <c:pt idx="76">
                  <c:v>0.122584</c:v>
                </c:pt>
                <c:pt idx="77">
                  <c:v>0.23719400000000002</c:v>
                </c:pt>
                <c:pt idx="78">
                  <c:v>9.2356999999999995E-2</c:v>
                </c:pt>
                <c:pt idx="79">
                  <c:v>0.161907</c:v>
                </c:pt>
                <c:pt idx="80">
                  <c:v>5.2911E-2</c:v>
                </c:pt>
                <c:pt idx="81">
                  <c:v>9.461E-2</c:v>
                </c:pt>
                <c:pt idx="82">
                  <c:v>4.3519000000000002E-2</c:v>
                </c:pt>
                <c:pt idx="83">
                  <c:v>9.7707000000000002E-2</c:v>
                </c:pt>
                <c:pt idx="84">
                  <c:v>6.4071000000000003E-2</c:v>
                </c:pt>
                <c:pt idx="85">
                  <c:v>0.13497000000000001</c:v>
                </c:pt>
                <c:pt idx="86">
                  <c:v>6.6979999999999998E-2</c:v>
                </c:pt>
                <c:pt idx="87">
                  <c:v>0.123419</c:v>
                </c:pt>
                <c:pt idx="88">
                  <c:v>5.2183E-2</c:v>
                </c:pt>
                <c:pt idx="89">
                  <c:v>0.10313700000000001</c:v>
                </c:pt>
                <c:pt idx="90">
                  <c:v>4.5343000000000001E-2</c:v>
                </c:pt>
                <c:pt idx="91">
                  <c:v>8.1863999999999992E-2</c:v>
                </c:pt>
                <c:pt idx="92">
                  <c:v>2.9883E-2</c:v>
                </c:pt>
                <c:pt idx="93">
                  <c:v>5.4380999999999999E-2</c:v>
                </c:pt>
                <c:pt idx="94">
                  <c:v>2.366E-2</c:v>
                </c:pt>
                <c:pt idx="95">
                  <c:v>5.1027000000000003E-2</c:v>
                </c:pt>
                <c:pt idx="96">
                  <c:v>2.7847E-2</c:v>
                </c:pt>
                <c:pt idx="97">
                  <c:v>4.7448000000000004E-2</c:v>
                </c:pt>
                <c:pt idx="98">
                  <c:v>6.9189999999999998E-3</c:v>
                </c:pt>
                <c:pt idx="99">
                  <c:v>1.0661E-2</c:v>
                </c:pt>
                <c:pt idx="100">
                  <c:v>1.9696000000000002E-2</c:v>
                </c:pt>
                <c:pt idx="101">
                  <c:v>7.4520000000000003E-2</c:v>
                </c:pt>
                <c:pt idx="102">
                  <c:v>9.4178999999999999E-2</c:v>
                </c:pt>
                <c:pt idx="103">
                  <c:v>0.21277200000000002</c:v>
                </c:pt>
                <c:pt idx="104">
                  <c:v>0.123901</c:v>
                </c:pt>
                <c:pt idx="105">
                  <c:v>0.23172999999999999</c:v>
                </c:pt>
                <c:pt idx="106">
                  <c:v>9.2752000000000001E-2</c:v>
                </c:pt>
                <c:pt idx="107">
                  <c:v>0.18754599999999999</c:v>
                </c:pt>
                <c:pt idx="108">
                  <c:v>0.10979899999999999</c:v>
                </c:pt>
                <c:pt idx="109">
                  <c:v>0.23471799999999998</c:v>
                </c:pt>
                <c:pt idx="110">
                  <c:v>0.12932199999999999</c:v>
                </c:pt>
                <c:pt idx="111">
                  <c:v>0.24912200000000001</c:v>
                </c:pt>
                <c:pt idx="112">
                  <c:v>9.3153E-2</c:v>
                </c:pt>
                <c:pt idx="113">
                  <c:v>0.14459900000000001</c:v>
                </c:pt>
                <c:pt idx="114">
                  <c:v>1.4766E-2</c:v>
                </c:pt>
                <c:pt idx="115">
                  <c:v>2.1339999999999987E-3</c:v>
                </c:pt>
                <c:pt idx="116">
                  <c:v>-3.2721E-2</c:v>
                </c:pt>
                <c:pt idx="117">
                  <c:v>-7.1483999999999992E-2</c:v>
                </c:pt>
                <c:pt idx="118">
                  <c:v>-4.4354999999999999E-2</c:v>
                </c:pt>
                <c:pt idx="119">
                  <c:v>-9.8976000000000008E-2</c:v>
                </c:pt>
                <c:pt idx="120">
                  <c:v>-6.6467999999999999E-2</c:v>
                </c:pt>
                <c:pt idx="121">
                  <c:v>-0.148066</c:v>
                </c:pt>
                <c:pt idx="122">
                  <c:v>-0.109221</c:v>
                </c:pt>
                <c:pt idx="123">
                  <c:v>-0.24798700000000001</c:v>
                </c:pt>
                <c:pt idx="124">
                  <c:v>-0.163465</c:v>
                </c:pt>
                <c:pt idx="125">
                  <c:v>-0.339924</c:v>
                </c:pt>
                <c:pt idx="126">
                  <c:v>-0.18598700000000001</c:v>
                </c:pt>
                <c:pt idx="127">
                  <c:v>-0.39803200000000005</c:v>
                </c:pt>
                <c:pt idx="128">
                  <c:v>-0.245008</c:v>
                </c:pt>
                <c:pt idx="129">
                  <c:v>-0.53340100000000001</c:v>
                </c:pt>
                <c:pt idx="130">
                  <c:v>-0.32851799999999998</c:v>
                </c:pt>
                <c:pt idx="131">
                  <c:v>-0.67692200000000002</c:v>
                </c:pt>
                <c:pt idx="132">
                  <c:v>-0.34817199999999998</c:v>
                </c:pt>
                <c:pt idx="133">
                  <c:v>-0.67707399999999995</c:v>
                </c:pt>
                <c:pt idx="134">
                  <c:v>-0.29366300000000001</c:v>
                </c:pt>
                <c:pt idx="135">
                  <c:v>-0.53941300000000003</c:v>
                </c:pt>
                <c:pt idx="136">
                  <c:v>-0.20872299999999999</c:v>
                </c:pt>
                <c:pt idx="137">
                  <c:v>-0.408078</c:v>
                </c:pt>
                <c:pt idx="138">
                  <c:v>-0.221502</c:v>
                </c:pt>
                <c:pt idx="139">
                  <c:v>-0.48178799999999999</c:v>
                </c:pt>
                <c:pt idx="140">
                  <c:v>-0.29469299999999998</c:v>
                </c:pt>
                <c:pt idx="141">
                  <c:v>-0.60616899999999996</c:v>
                </c:pt>
                <c:pt idx="142">
                  <c:v>-0.30253600000000003</c:v>
                </c:pt>
                <c:pt idx="143">
                  <c:v>-0.57226299999999997</c:v>
                </c:pt>
                <c:pt idx="144">
                  <c:v>-0.21873000000000001</c:v>
                </c:pt>
                <c:pt idx="145">
                  <c:v>-0.38153599999999999</c:v>
                </c:pt>
                <c:pt idx="146">
                  <c:v>-0.12515299999999999</c:v>
                </c:pt>
                <c:pt idx="147">
                  <c:v>-0.239562</c:v>
                </c:pt>
                <c:pt idx="148">
                  <c:v>-0.12155299999999999</c:v>
                </c:pt>
                <c:pt idx="149">
                  <c:v>-0.26646700000000001</c:v>
                </c:pt>
                <c:pt idx="150">
                  <c:v>-0.18152199999999999</c:v>
                </c:pt>
                <c:pt idx="151">
                  <c:v>-0.40035199999999999</c:v>
                </c:pt>
                <c:pt idx="152">
                  <c:v>-0.24826899999999999</c:v>
                </c:pt>
                <c:pt idx="153">
                  <c:v>-0.50709099999999996</c:v>
                </c:pt>
                <c:pt idx="154">
                  <c:v>-0.24254700000000001</c:v>
                </c:pt>
                <c:pt idx="155">
                  <c:v>-0.46097399999999999</c:v>
                </c:pt>
                <c:pt idx="156">
                  <c:v>-0.189556</c:v>
                </c:pt>
                <c:pt idx="157">
                  <c:v>-0.36065199999999997</c:v>
                </c:pt>
                <c:pt idx="158">
                  <c:v>-0.17502699999999999</c:v>
                </c:pt>
                <c:pt idx="159">
                  <c:v>-0.37200699999999998</c:v>
                </c:pt>
                <c:pt idx="160">
                  <c:v>-0.221858</c:v>
                </c:pt>
                <c:pt idx="161">
                  <c:v>-0.43946200000000002</c:v>
                </c:pt>
                <c:pt idx="162">
                  <c:v>-0.17078599999999999</c:v>
                </c:pt>
                <c:pt idx="163">
                  <c:v>-0.22931499999999999</c:v>
                </c:pt>
                <c:pt idx="164">
                  <c:v>7.6845999999999998E-2</c:v>
                </c:pt>
                <c:pt idx="165">
                  <c:v>0.255409</c:v>
                </c:pt>
                <c:pt idx="166">
                  <c:v>0.20659</c:v>
                </c:pt>
                <c:pt idx="167">
                  <c:v>0.36953400000000003</c:v>
                </c:pt>
                <c:pt idx="168">
                  <c:v>0.143562</c:v>
                </c:pt>
                <c:pt idx="169">
                  <c:v>0.26699000000000001</c:v>
                </c:pt>
                <c:pt idx="170">
                  <c:v>0.124919</c:v>
                </c:pt>
                <c:pt idx="171">
                  <c:v>0.27397199999999999</c:v>
                </c:pt>
                <c:pt idx="172">
                  <c:v>0.17144400000000001</c:v>
                </c:pt>
                <c:pt idx="173">
                  <c:v>0.34754000000000002</c:v>
                </c:pt>
                <c:pt idx="174">
                  <c:v>0.149036</c:v>
                </c:pt>
                <c:pt idx="175">
                  <c:v>0.239929</c:v>
                </c:pt>
                <c:pt idx="176">
                  <c:v>2.9227E-2</c:v>
                </c:pt>
                <c:pt idx="177">
                  <c:v>1.2375000000000001E-2</c:v>
                </c:pt>
                <c:pt idx="178">
                  <c:v>-2.8046999999999999E-2</c:v>
                </c:pt>
                <c:pt idx="179">
                  <c:v>-1.0666999999999999E-2</c:v>
                </c:pt>
                <c:pt idx="180">
                  <c:v>9.9441000000000002E-2</c:v>
                </c:pt>
                <c:pt idx="181">
                  <c:v>0.26856400000000002</c:v>
                </c:pt>
                <c:pt idx="182">
                  <c:v>0.19631299999999999</c:v>
                </c:pt>
                <c:pt idx="183">
                  <c:v>0.38570399999999999</c:v>
                </c:pt>
                <c:pt idx="184">
                  <c:v>0.17166200000000001</c:v>
                </c:pt>
                <c:pt idx="185">
                  <c:v>0.334976</c:v>
                </c:pt>
                <c:pt idx="186">
                  <c:v>0.16740099999999999</c:v>
                </c:pt>
                <c:pt idx="187">
                  <c:v>0.36320600000000003</c:v>
                </c:pt>
                <c:pt idx="188">
                  <c:v>0.24148500000000001</c:v>
                </c:pt>
                <c:pt idx="189">
                  <c:v>0.51805400000000001</c:v>
                </c:pt>
                <c:pt idx="190">
                  <c:v>0.29881999999999997</c:v>
                </c:pt>
                <c:pt idx="191">
                  <c:v>0.60295600000000005</c:v>
                </c:pt>
                <c:pt idx="192">
                  <c:v>0.287055</c:v>
                </c:pt>
                <c:pt idx="193">
                  <c:v>0.55594699999999997</c:v>
                </c:pt>
                <c:pt idx="194">
                  <c:v>0.26566400000000001</c:v>
                </c:pt>
                <c:pt idx="195">
                  <c:v>0.54488200000000009</c:v>
                </c:pt>
                <c:pt idx="196">
                  <c:v>0.29144199999999998</c:v>
                </c:pt>
                <c:pt idx="197">
                  <c:v>0.59857099999999996</c:v>
                </c:pt>
                <c:pt idx="198">
                  <c:v>0.320075</c:v>
                </c:pt>
                <c:pt idx="199">
                  <c:v>0.65868300000000002</c:v>
                </c:pt>
                <c:pt idx="200">
                  <c:v>0.35845100000000002</c:v>
                </c:pt>
                <c:pt idx="201">
                  <c:v>0.731433</c:v>
                </c:pt>
                <c:pt idx="202">
                  <c:v>0.39462700000000001</c:v>
                </c:pt>
                <c:pt idx="203">
                  <c:v>0.82017099999999998</c:v>
                </c:pt>
                <c:pt idx="204">
                  <c:v>0.458401</c:v>
                </c:pt>
                <c:pt idx="205">
                  <c:v>0.94665599999999994</c:v>
                </c:pt>
                <c:pt idx="206">
                  <c:v>0.47759499999999999</c:v>
                </c:pt>
                <c:pt idx="207">
                  <c:v>0.93034899999999998</c:v>
                </c:pt>
                <c:pt idx="208">
                  <c:v>0.44885999999999998</c:v>
                </c:pt>
                <c:pt idx="209">
                  <c:v>0.94057900000000005</c:v>
                </c:pt>
                <c:pt idx="210">
                  <c:v>0.60107699999999997</c:v>
                </c:pt>
                <c:pt idx="211">
                  <c:v>1.3389530000000001</c:v>
                </c:pt>
                <c:pt idx="212">
                  <c:v>0.83257300000000001</c:v>
                </c:pt>
                <c:pt idx="213">
                  <c:v>1.6814179999999999</c:v>
                </c:pt>
                <c:pt idx="214">
                  <c:v>0.74011499999999997</c:v>
                </c:pt>
                <c:pt idx="215">
                  <c:v>1.293839</c:v>
                </c:pt>
                <c:pt idx="216">
                  <c:v>0.38181300000000001</c:v>
                </c:pt>
                <c:pt idx="217">
                  <c:v>0.657555</c:v>
                </c:pt>
                <c:pt idx="218">
                  <c:v>0.246416</c:v>
                </c:pt>
                <c:pt idx="219">
                  <c:v>0.55267900000000003</c:v>
                </c:pt>
                <c:pt idx="220">
                  <c:v>0.42581200000000002</c:v>
                </c:pt>
                <c:pt idx="221">
                  <c:v>0.9827570000000001</c:v>
                </c:pt>
                <c:pt idx="222">
                  <c:v>0.64564999999999995</c:v>
                </c:pt>
                <c:pt idx="223">
                  <c:v>1.3130639999999998</c:v>
                </c:pt>
                <c:pt idx="224">
                  <c:v>0.59679099999999996</c:v>
                </c:pt>
                <c:pt idx="225">
                  <c:v>1.0627070000000001</c:v>
                </c:pt>
                <c:pt idx="226">
                  <c:v>0.37436799999999998</c:v>
                </c:pt>
                <c:pt idx="227">
                  <c:v>0.70812199999999992</c:v>
                </c:pt>
                <c:pt idx="228">
                  <c:v>0.281918</c:v>
                </c:pt>
                <c:pt idx="229">
                  <c:v>0.58754499999999998</c:v>
                </c:pt>
                <c:pt idx="230">
                  <c:v>0.35709000000000002</c:v>
                </c:pt>
                <c:pt idx="231">
                  <c:v>0.74475899999999995</c:v>
                </c:pt>
                <c:pt idx="232">
                  <c:v>0.58500600000000003</c:v>
                </c:pt>
                <c:pt idx="233">
                  <c:v>1.3310420000000001</c:v>
                </c:pt>
                <c:pt idx="234">
                  <c:v>0.75767399999999996</c:v>
                </c:pt>
                <c:pt idx="235">
                  <c:v>1.3770850000000001</c:v>
                </c:pt>
                <c:pt idx="236">
                  <c:v>0.37395600000000001</c:v>
                </c:pt>
                <c:pt idx="237">
                  <c:v>0.482742</c:v>
                </c:pt>
                <c:pt idx="238">
                  <c:v>-9.2146000000000006E-2</c:v>
                </c:pt>
                <c:pt idx="239">
                  <c:v>-0.28126899999999999</c:v>
                </c:pt>
                <c:pt idx="240">
                  <c:v>-0.171852</c:v>
                </c:pt>
                <c:pt idx="241">
                  <c:v>-0.223636</c:v>
                </c:pt>
                <c:pt idx="242">
                  <c:v>8.7385000000000004E-2</c:v>
                </c:pt>
                <c:pt idx="243">
                  <c:v>0.29729100000000003</c:v>
                </c:pt>
                <c:pt idx="244">
                  <c:v>0.23886399999999999</c:v>
                </c:pt>
                <c:pt idx="245">
                  <c:v>0.40183999999999997</c:v>
                </c:pt>
                <c:pt idx="246">
                  <c:v>0.108595</c:v>
                </c:pt>
                <c:pt idx="247">
                  <c:v>0.23985599999999999</c:v>
                </c:pt>
                <c:pt idx="248">
                  <c:v>0.30584099999999997</c:v>
                </c:pt>
                <c:pt idx="249">
                  <c:v>0.83387499999999992</c:v>
                </c:pt>
                <c:pt idx="250">
                  <c:v>0.67796900000000004</c:v>
                </c:pt>
                <c:pt idx="251">
                  <c:v>1.333501</c:v>
                </c:pt>
                <c:pt idx="252">
                  <c:v>0.43610199999999999</c:v>
                </c:pt>
                <c:pt idx="253">
                  <c:v>0.635598</c:v>
                </c:pt>
                <c:pt idx="254">
                  <c:v>-3.1244999999999998E-2</c:v>
                </c:pt>
                <c:pt idx="255">
                  <c:v>-0.16367799999999999</c:v>
                </c:pt>
                <c:pt idx="256">
                  <c:v>-4.3371E-2</c:v>
                </c:pt>
                <c:pt idx="257">
                  <c:v>3.8001E-2</c:v>
                </c:pt>
                <c:pt idx="258">
                  <c:v>0.19247700000000001</c:v>
                </c:pt>
                <c:pt idx="259">
                  <c:v>0.43208100000000005</c:v>
                </c:pt>
                <c:pt idx="260">
                  <c:v>0.20347499999999999</c:v>
                </c:pt>
                <c:pt idx="261">
                  <c:v>0.35005200000000003</c:v>
                </c:pt>
                <c:pt idx="262">
                  <c:v>8.7572999999999998E-2</c:v>
                </c:pt>
                <c:pt idx="263">
                  <c:v>0.16653799999999999</c:v>
                </c:pt>
                <c:pt idx="264">
                  <c:v>0.17880499999999999</c:v>
                </c:pt>
                <c:pt idx="265">
                  <c:v>0.39700800000000003</c:v>
                </c:pt>
                <c:pt idx="266">
                  <c:v>0.22895699999999999</c:v>
                </c:pt>
                <c:pt idx="267">
                  <c:v>0.44100499999999998</c:v>
                </c:pt>
                <c:pt idx="268">
                  <c:v>0.11100500000000001</c:v>
                </c:pt>
                <c:pt idx="269">
                  <c:v>4.1979000000000002E-2</c:v>
                </c:pt>
                <c:pt idx="270">
                  <c:v>-0.26412400000000003</c:v>
                </c:pt>
                <c:pt idx="271">
                  <c:v>-0.65523799999999999</c:v>
                </c:pt>
                <c:pt idx="272">
                  <c:v>-0.40790799999999999</c:v>
                </c:pt>
                <c:pt idx="273">
                  <c:v>-0.716723</c:v>
                </c:pt>
                <c:pt idx="274">
                  <c:v>-0.18335000000000001</c:v>
                </c:pt>
                <c:pt idx="275">
                  <c:v>-0.28661999999999999</c:v>
                </c:pt>
                <c:pt idx="276">
                  <c:v>-0.129298</c:v>
                </c:pt>
                <c:pt idx="277">
                  <c:v>-0.45026999999999995</c:v>
                </c:pt>
                <c:pt idx="278">
                  <c:v>-0.55355600000000005</c:v>
                </c:pt>
                <c:pt idx="279">
                  <c:v>-1.2218629999999999</c:v>
                </c:pt>
                <c:pt idx="280">
                  <c:v>-0.80491500000000005</c:v>
                </c:pt>
                <c:pt idx="281">
                  <c:v>-1.5833189999999999</c:v>
                </c:pt>
                <c:pt idx="282">
                  <c:v>-0.51595000000000002</c:v>
                </c:pt>
                <c:pt idx="283">
                  <c:v>-0.58661700000000006</c:v>
                </c:pt>
                <c:pt idx="284">
                  <c:v>0.39846199999999998</c:v>
                </c:pt>
                <c:pt idx="285">
                  <c:v>1.0571699999999999</c:v>
                </c:pt>
                <c:pt idx="286">
                  <c:v>0.70165200000000005</c:v>
                </c:pt>
                <c:pt idx="287">
                  <c:v>1.2332390000000002</c:v>
                </c:pt>
                <c:pt idx="288">
                  <c:v>0.16811200000000001</c:v>
                </c:pt>
                <c:pt idx="289">
                  <c:v>6.2289000000000011E-2</c:v>
                </c:pt>
                <c:pt idx="290">
                  <c:v>-0.208318</c:v>
                </c:pt>
                <c:pt idx="291">
                  <c:v>-0.38043899999999997</c:v>
                </c:pt>
                <c:pt idx="292">
                  <c:v>3.3078000000000003E-2</c:v>
                </c:pt>
                <c:pt idx="293">
                  <c:v>0.32183899999999999</c:v>
                </c:pt>
                <c:pt idx="294">
                  <c:v>0.49659700000000001</c:v>
                </c:pt>
                <c:pt idx="295">
                  <c:v>1.0084109999999999</c:v>
                </c:pt>
                <c:pt idx="296">
                  <c:v>0.40601900000000002</c:v>
                </c:pt>
                <c:pt idx="297">
                  <c:v>0.69756700000000005</c:v>
                </c:pt>
                <c:pt idx="298">
                  <c:v>0.20402600000000001</c:v>
                </c:pt>
                <c:pt idx="299">
                  <c:v>0.28609099999999998</c:v>
                </c:pt>
                <c:pt idx="300">
                  <c:v>-8.6592000000000002E-2</c:v>
                </c:pt>
                <c:pt idx="301">
                  <c:v>-0.34437099999999998</c:v>
                </c:pt>
                <c:pt idx="302">
                  <c:v>-0.33910299999999999</c:v>
                </c:pt>
                <c:pt idx="303">
                  <c:v>-0.61484899999999998</c:v>
                </c:pt>
                <c:pt idx="304">
                  <c:v>-0.104731</c:v>
                </c:pt>
                <c:pt idx="305">
                  <c:v>-4.2490000000000028E-3</c:v>
                </c:pt>
                <c:pt idx="306">
                  <c:v>0.25461</c:v>
                </c:pt>
                <c:pt idx="307">
                  <c:v>0.60143000000000002</c:v>
                </c:pt>
                <c:pt idx="308">
                  <c:v>0.41868899999999998</c:v>
                </c:pt>
                <c:pt idx="309">
                  <c:v>0.91685400000000006</c:v>
                </c:pt>
                <c:pt idx="310">
                  <c:v>0.59005200000000002</c:v>
                </c:pt>
                <c:pt idx="311">
                  <c:v>1.2458659999999999</c:v>
                </c:pt>
                <c:pt idx="312">
                  <c:v>0.67876599999999998</c:v>
                </c:pt>
                <c:pt idx="313">
                  <c:v>1.393761</c:v>
                </c:pt>
                <c:pt idx="314">
                  <c:v>0.648262</c:v>
                </c:pt>
                <c:pt idx="315">
                  <c:v>1.1411690000000001</c:v>
                </c:pt>
                <c:pt idx="316">
                  <c:v>0.28506199999999998</c:v>
                </c:pt>
                <c:pt idx="317">
                  <c:v>0.34659399999999996</c:v>
                </c:pt>
                <c:pt idx="318">
                  <c:v>-0.11529399999999999</c:v>
                </c:pt>
                <c:pt idx="319">
                  <c:v>-0.26499099999999998</c:v>
                </c:pt>
                <c:pt idx="320">
                  <c:v>-1.6126000000000001E-2</c:v>
                </c:pt>
                <c:pt idx="321">
                  <c:v>0.27207899999999996</c:v>
                </c:pt>
                <c:pt idx="322">
                  <c:v>0.71290600000000004</c:v>
                </c:pt>
                <c:pt idx="323">
                  <c:v>1.7591730000000001</c:v>
                </c:pt>
                <c:pt idx="324">
                  <c:v>1.174145</c:v>
                </c:pt>
                <c:pt idx="325">
                  <c:v>2.162391</c:v>
                </c:pt>
                <c:pt idx="326">
                  <c:v>0.67469699999999999</c:v>
                </c:pt>
                <c:pt idx="327">
                  <c:v>1.1645749999999999</c:v>
                </c:pt>
                <c:pt idx="328">
                  <c:v>0.54467600000000005</c:v>
                </c:pt>
                <c:pt idx="329">
                  <c:v>1.4238379999999999</c:v>
                </c:pt>
                <c:pt idx="330">
                  <c:v>1.39839</c:v>
                </c:pt>
                <c:pt idx="331">
                  <c:v>3.2118180000000001</c:v>
                </c:pt>
                <c:pt idx="332">
                  <c:v>2.0374509999999999</c:v>
                </c:pt>
                <c:pt idx="333">
                  <c:v>4.0486199999999997</c:v>
                </c:pt>
                <c:pt idx="334">
                  <c:v>2.0276459999999998</c:v>
                </c:pt>
                <c:pt idx="335">
                  <c:v>4.0052329999999996</c:v>
                </c:pt>
                <c:pt idx="336">
                  <c:v>1.9966429999999999</c:v>
                </c:pt>
                <c:pt idx="337">
                  <c:v>4.1858389999999996</c:v>
                </c:pt>
                <c:pt idx="338">
                  <c:v>2.4685060000000001</c:v>
                </c:pt>
                <c:pt idx="339">
                  <c:v>5.2302850000000003</c:v>
                </c:pt>
                <c:pt idx="340">
                  <c:v>3.1010249999999999</c:v>
                </c:pt>
                <c:pt idx="341">
                  <c:v>6.6303619999999999</c:v>
                </c:pt>
                <c:pt idx="342">
                  <c:v>3.9743189999999999</c:v>
                </c:pt>
                <c:pt idx="343">
                  <c:v>8.3094749999999991</c:v>
                </c:pt>
                <c:pt idx="344">
                  <c:v>4.5421810000000002</c:v>
                </c:pt>
                <c:pt idx="345">
                  <c:v>9.1180580000000013</c:v>
                </c:pt>
                <c:pt idx="346">
                  <c:v>4.4547879999999997</c:v>
                </c:pt>
                <c:pt idx="347">
                  <c:v>8.6962960000000002</c:v>
                </c:pt>
                <c:pt idx="348">
                  <c:v>3.998882</c:v>
                </c:pt>
                <c:pt idx="349">
                  <c:v>7.7585329999999999</c:v>
                </c:pt>
                <c:pt idx="350">
                  <c:v>3.5304519999999999</c:v>
                </c:pt>
                <c:pt idx="351">
                  <c:v>6.8601349999999996</c:v>
                </c:pt>
                <c:pt idx="352">
                  <c:v>3.1640199999999998</c:v>
                </c:pt>
                <c:pt idx="353">
                  <c:v>6.2002109999999995</c:v>
                </c:pt>
                <c:pt idx="354">
                  <c:v>2.9047740000000002</c:v>
                </c:pt>
                <c:pt idx="355">
                  <c:v>5.6575939999999996</c:v>
                </c:pt>
                <c:pt idx="356">
                  <c:v>2.5387490000000001</c:v>
                </c:pt>
                <c:pt idx="357">
                  <c:v>4.7626550000000005</c:v>
                </c:pt>
                <c:pt idx="358">
                  <c:v>1.849431</c:v>
                </c:pt>
                <c:pt idx="359">
                  <c:v>3.2617089999999997</c:v>
                </c:pt>
                <c:pt idx="360">
                  <c:v>0.91322300000000001</c:v>
                </c:pt>
                <c:pt idx="361">
                  <c:v>1.3035619999999999</c:v>
                </c:pt>
                <c:pt idx="362">
                  <c:v>-0.13142799999999999</c:v>
                </c:pt>
                <c:pt idx="363">
                  <c:v>-0.74169299999999994</c:v>
                </c:pt>
                <c:pt idx="364">
                  <c:v>-1.0099769999999999</c:v>
                </c:pt>
                <c:pt idx="365">
                  <c:v>-2.3387880000000001</c:v>
                </c:pt>
                <c:pt idx="366">
                  <c:v>-1.5647949999999999</c:v>
                </c:pt>
                <c:pt idx="367">
                  <c:v>-3.2984390000000001</c:v>
                </c:pt>
                <c:pt idx="368">
                  <c:v>-1.882781</c:v>
                </c:pt>
                <c:pt idx="369">
                  <c:v>-3.8838409999999999</c:v>
                </c:pt>
                <c:pt idx="370">
                  <c:v>-2.092301</c:v>
                </c:pt>
                <c:pt idx="371">
                  <c:v>-4.3401839999999998</c:v>
                </c:pt>
                <c:pt idx="372">
                  <c:v>-2.5098410000000002</c:v>
                </c:pt>
                <c:pt idx="373">
                  <c:v>-5.3703060000000002</c:v>
                </c:pt>
                <c:pt idx="374">
                  <c:v>-3.266276</c:v>
                </c:pt>
                <c:pt idx="375">
                  <c:v>-6.9136319999999998</c:v>
                </c:pt>
                <c:pt idx="376">
                  <c:v>-3.9811570000000001</c:v>
                </c:pt>
                <c:pt idx="377">
                  <c:v>-8.2132690000000004</c:v>
                </c:pt>
                <c:pt idx="378">
                  <c:v>-4.4177090000000003</c:v>
                </c:pt>
                <c:pt idx="379">
                  <c:v>-8.9788060000000005</c:v>
                </c:pt>
                <c:pt idx="380">
                  <c:v>-4.7202279999999996</c:v>
                </c:pt>
                <c:pt idx="381">
                  <c:v>-9.6188350000000007</c:v>
                </c:pt>
                <c:pt idx="382">
                  <c:v>-5.1253149999999996</c:v>
                </c:pt>
                <c:pt idx="383">
                  <c:v>-10.451000000000001</c:v>
                </c:pt>
                <c:pt idx="384">
                  <c:v>-5.4437350000000002</c:v>
                </c:pt>
                <c:pt idx="385">
                  <c:v>-10.898865000000001</c:v>
                </c:pt>
                <c:pt idx="386">
                  <c:v>-5.3642529999999997</c:v>
                </c:pt>
                <c:pt idx="387">
                  <c:v>-10.582736000000001</c:v>
                </c:pt>
                <c:pt idx="388">
                  <c:v>-5.0360319999999996</c:v>
                </c:pt>
                <c:pt idx="389">
                  <c:v>-9.9026949999999996</c:v>
                </c:pt>
                <c:pt idx="390">
                  <c:v>-4.7770140000000003</c:v>
                </c:pt>
                <c:pt idx="391">
                  <c:v>-9.4248150000000006</c:v>
                </c:pt>
                <c:pt idx="392">
                  <c:v>-4.3894799999999998</c:v>
                </c:pt>
                <c:pt idx="393">
                  <c:v>-8.4296889999999998</c:v>
                </c:pt>
                <c:pt idx="394">
                  <c:v>-3.7027649999999999</c:v>
                </c:pt>
                <c:pt idx="395">
                  <c:v>-7.1418730000000004</c:v>
                </c:pt>
                <c:pt idx="396">
                  <c:v>-3.2427250000000001</c:v>
                </c:pt>
                <c:pt idx="397">
                  <c:v>-6.336417</c:v>
                </c:pt>
                <c:pt idx="398">
                  <c:v>-2.9369079999999999</c:v>
                </c:pt>
                <c:pt idx="399">
                  <c:v>-5.6340749999999993</c:v>
                </c:pt>
                <c:pt idx="400">
                  <c:v>-2.334222</c:v>
                </c:pt>
                <c:pt idx="401">
                  <c:v>-4.2984169999999997</c:v>
                </c:pt>
                <c:pt idx="402">
                  <c:v>-1.7081980000000001</c:v>
                </c:pt>
                <c:pt idx="403">
                  <c:v>-3.2628510000000004</c:v>
                </c:pt>
                <c:pt idx="404">
                  <c:v>-1.503995</c:v>
                </c:pt>
                <c:pt idx="405">
                  <c:v>-3.0584829999999998</c:v>
                </c:pt>
                <c:pt idx="406">
                  <c:v>-1.6508149999999999</c:v>
                </c:pt>
                <c:pt idx="407">
                  <c:v>-3.3427899999999999</c:v>
                </c:pt>
                <c:pt idx="408">
                  <c:v>-1.608484</c:v>
                </c:pt>
                <c:pt idx="409">
                  <c:v>-3.0161319999999998</c:v>
                </c:pt>
                <c:pt idx="410">
                  <c:v>-1.182647</c:v>
                </c:pt>
                <c:pt idx="411">
                  <c:v>-2.1303520000000002</c:v>
                </c:pt>
                <c:pt idx="412">
                  <c:v>-0.71184700000000001</c:v>
                </c:pt>
                <c:pt idx="413">
                  <c:v>-1.2546189999999999</c:v>
                </c:pt>
                <c:pt idx="414">
                  <c:v>-0.50763400000000003</c:v>
                </c:pt>
                <c:pt idx="415">
                  <c:v>-1.118476</c:v>
                </c:pt>
                <c:pt idx="416">
                  <c:v>-0.72415300000000005</c:v>
                </c:pt>
                <c:pt idx="417">
                  <c:v>-1.4848590000000002</c:v>
                </c:pt>
                <c:pt idx="418">
                  <c:v>-0.54218599999999995</c:v>
                </c:pt>
                <c:pt idx="419">
                  <c:v>-0.54032199999999997</c:v>
                </c:pt>
                <c:pt idx="420">
                  <c:v>0.77595999999999998</c:v>
                </c:pt>
                <c:pt idx="421">
                  <c:v>2.4128119999999997</c:v>
                </c:pt>
                <c:pt idx="422">
                  <c:v>2.071482</c:v>
                </c:pt>
                <c:pt idx="423">
                  <c:v>3.841567</c:v>
                </c:pt>
                <c:pt idx="424">
                  <c:v>1.2268669999999999</c:v>
                </c:pt>
                <c:pt idx="425">
                  <c:v>2.0287489999999999</c:v>
                </c:pt>
                <c:pt idx="426">
                  <c:v>0.57164700000000002</c:v>
                </c:pt>
                <c:pt idx="427">
                  <c:v>0.903443</c:v>
                </c:pt>
                <c:pt idx="428">
                  <c:v>0.10635</c:v>
                </c:pt>
                <c:pt idx="429">
                  <c:v>0.252886</c:v>
                </c:pt>
                <c:pt idx="430">
                  <c:v>0.88274699999999995</c:v>
                </c:pt>
                <c:pt idx="431">
                  <c:v>3.3141990000000003</c:v>
                </c:pt>
                <c:pt idx="432">
                  <c:v>4.0810959999999996</c:v>
                </c:pt>
                <c:pt idx="433">
                  <c:v>9.2810629999999996</c:v>
                </c:pt>
                <c:pt idx="434">
                  <c:v>5.6269780000000003</c:v>
                </c:pt>
                <c:pt idx="435">
                  <c:v>11.164497000000001</c:v>
                </c:pt>
                <c:pt idx="436">
                  <c:v>5.2544510000000004</c:v>
                </c:pt>
                <c:pt idx="437">
                  <c:v>10.224413</c:v>
                </c:pt>
                <c:pt idx="438">
                  <c:v>4.7280639999999998</c:v>
                </c:pt>
                <c:pt idx="439">
                  <c:v>9.3207629999999995</c:v>
                </c:pt>
                <c:pt idx="440">
                  <c:v>4.5955620000000001</c:v>
                </c:pt>
                <c:pt idx="441">
                  <c:v>9.2891969999999997</c:v>
                </c:pt>
                <c:pt idx="442">
                  <c:v>4.7992549999999996</c:v>
                </c:pt>
                <c:pt idx="443">
                  <c:v>9.656490999999999</c:v>
                </c:pt>
                <c:pt idx="444">
                  <c:v>4.882403</c:v>
                </c:pt>
                <c:pt idx="445">
                  <c:v>9.7328460000000003</c:v>
                </c:pt>
                <c:pt idx="446">
                  <c:v>4.7608540000000001</c:v>
                </c:pt>
                <c:pt idx="447">
                  <c:v>9.3830200000000001</c:v>
                </c:pt>
                <c:pt idx="448">
                  <c:v>4.4080380000000003</c:v>
                </c:pt>
                <c:pt idx="449">
                  <c:v>8.5296030000000016</c:v>
                </c:pt>
                <c:pt idx="450">
                  <c:v>3.7022010000000001</c:v>
                </c:pt>
                <c:pt idx="451">
                  <c:v>6.8683100000000001</c:v>
                </c:pt>
                <c:pt idx="452">
                  <c:v>2.4989599999999998</c:v>
                </c:pt>
                <c:pt idx="453">
                  <c:v>4.1909349999999996</c:v>
                </c:pt>
                <c:pt idx="454">
                  <c:v>0.82330800000000004</c:v>
                </c:pt>
                <c:pt idx="455">
                  <c:v>0.79212400000000005</c:v>
                </c:pt>
                <c:pt idx="456">
                  <c:v>-0.73545300000000002</c:v>
                </c:pt>
                <c:pt idx="457">
                  <c:v>-1.9490750000000001</c:v>
                </c:pt>
                <c:pt idx="458">
                  <c:v>-1.47333</c:v>
                </c:pt>
                <c:pt idx="459">
                  <c:v>-3.0223770000000001</c:v>
                </c:pt>
                <c:pt idx="460">
                  <c:v>-1.4633700000000001</c:v>
                </c:pt>
                <c:pt idx="461">
                  <c:v>-2.7634940000000001</c:v>
                </c:pt>
                <c:pt idx="462">
                  <c:v>-1.230464</c:v>
                </c:pt>
                <c:pt idx="463">
                  <c:v>-2.5529850000000001</c:v>
                </c:pt>
                <c:pt idx="464">
                  <c:v>-1.5651379999999999</c:v>
                </c:pt>
                <c:pt idx="465">
                  <c:v>-3.504178</c:v>
                </c:pt>
                <c:pt idx="466">
                  <c:v>-2.400169</c:v>
                </c:pt>
                <c:pt idx="467">
                  <c:v>-5.2494700000000005</c:v>
                </c:pt>
                <c:pt idx="468">
                  <c:v>-3.2059669999999998</c:v>
                </c:pt>
                <c:pt idx="469">
                  <c:v>-6.6696989999999996</c:v>
                </c:pt>
                <c:pt idx="470">
                  <c:v>-3.679427</c:v>
                </c:pt>
                <c:pt idx="471">
                  <c:v>-7.552848</c:v>
                </c:pt>
                <c:pt idx="472">
                  <c:v>-4.0001910000000001</c:v>
                </c:pt>
                <c:pt idx="473">
                  <c:v>-8.0560089999999995</c:v>
                </c:pt>
                <c:pt idx="474">
                  <c:v>-4.000559</c:v>
                </c:pt>
                <c:pt idx="475">
                  <c:v>-7.8749310000000001</c:v>
                </c:pt>
                <c:pt idx="476">
                  <c:v>-3.7718590000000001</c:v>
                </c:pt>
                <c:pt idx="477">
                  <c:v>-7.5268549999999994</c:v>
                </c:pt>
                <c:pt idx="478">
                  <c:v>-3.8265159999999998</c:v>
                </c:pt>
                <c:pt idx="479">
                  <c:v>-7.7722719999999992</c:v>
                </c:pt>
                <c:pt idx="480">
                  <c:v>-4.0794629999999996</c:v>
                </c:pt>
                <c:pt idx="481">
                  <c:v>-8.24498</c:v>
                </c:pt>
                <c:pt idx="482">
                  <c:v>-4.1083740000000004</c:v>
                </c:pt>
                <c:pt idx="483">
                  <c:v>-7.9736620000000009</c:v>
                </c:pt>
                <c:pt idx="484">
                  <c:v>-3.5706220000000002</c:v>
                </c:pt>
                <c:pt idx="485">
                  <c:v>-6.8745070000000004</c:v>
                </c:pt>
                <c:pt idx="486">
                  <c:v>-3.0594199999999998</c:v>
                </c:pt>
                <c:pt idx="487">
                  <c:v>-5.8890370000000001</c:v>
                </c:pt>
                <c:pt idx="488">
                  <c:v>-2.6281469999999998</c:v>
                </c:pt>
                <c:pt idx="489">
                  <c:v>-5.0480859999999996</c:v>
                </c:pt>
                <c:pt idx="490">
                  <c:v>-2.1651180000000001</c:v>
                </c:pt>
                <c:pt idx="491">
                  <c:v>-4.0730409999999999</c:v>
                </c:pt>
                <c:pt idx="492">
                  <c:v>-1.7263949999999999</c:v>
                </c:pt>
                <c:pt idx="493">
                  <c:v>-3.3323299999999998</c:v>
                </c:pt>
                <c:pt idx="494">
                  <c:v>-1.5041519999999999</c:v>
                </c:pt>
                <c:pt idx="495">
                  <c:v>-2.9339779999999998</c:v>
                </c:pt>
                <c:pt idx="496">
                  <c:v>-1.384676</c:v>
                </c:pt>
                <c:pt idx="497">
                  <c:v>-2.7598919999999998</c:v>
                </c:pt>
                <c:pt idx="498">
                  <c:v>-1.3520479999999999</c:v>
                </c:pt>
                <c:pt idx="499">
                  <c:v>-2.593979</c:v>
                </c:pt>
                <c:pt idx="500">
                  <c:v>-1.1270530000000001</c:v>
                </c:pt>
                <c:pt idx="501">
                  <c:v>-2.0873390000000001</c:v>
                </c:pt>
                <c:pt idx="502">
                  <c:v>-0.73062700000000003</c:v>
                </c:pt>
                <c:pt idx="503">
                  <c:v>-1.2550620000000001</c:v>
                </c:pt>
                <c:pt idx="504">
                  <c:v>-0.42114400000000002</c:v>
                </c:pt>
                <c:pt idx="505">
                  <c:v>-0.83064500000000008</c:v>
                </c:pt>
                <c:pt idx="506">
                  <c:v>-0.43221500000000002</c:v>
                </c:pt>
                <c:pt idx="507">
                  <c:v>-0.85229200000000005</c:v>
                </c:pt>
                <c:pt idx="508">
                  <c:v>-0.290188</c:v>
                </c:pt>
                <c:pt idx="509">
                  <c:v>-0.31182900000000002</c:v>
                </c:pt>
                <c:pt idx="510">
                  <c:v>0.27930899999999997</c:v>
                </c:pt>
                <c:pt idx="511">
                  <c:v>0.81619700000000006</c:v>
                </c:pt>
                <c:pt idx="512">
                  <c:v>0.69703800000000005</c:v>
                </c:pt>
                <c:pt idx="513">
                  <c:v>1.4032490000000002</c:v>
                </c:pt>
                <c:pt idx="514">
                  <c:v>0.70088700000000004</c:v>
                </c:pt>
                <c:pt idx="515">
                  <c:v>1.4840580000000001</c:v>
                </c:pt>
                <c:pt idx="516">
                  <c:v>1.055002</c:v>
                </c:pt>
                <c:pt idx="517">
                  <c:v>2.4452689999999997</c:v>
                </c:pt>
                <c:pt idx="518">
                  <c:v>1.6084860000000001</c:v>
                </c:pt>
                <c:pt idx="519">
                  <c:v>3.2948950000000004</c:v>
                </c:pt>
                <c:pt idx="520">
                  <c:v>1.6104909999999999</c:v>
                </c:pt>
                <c:pt idx="521">
                  <c:v>3.1206999999999998</c:v>
                </c:pt>
                <c:pt idx="522">
                  <c:v>1.5898600000000001</c:v>
                </c:pt>
                <c:pt idx="523">
                  <c:v>3.5178070000000004</c:v>
                </c:pt>
                <c:pt idx="524">
                  <c:v>2.4812959999999999</c:v>
                </c:pt>
                <c:pt idx="525">
                  <c:v>5.7766479999999998</c:v>
                </c:pt>
                <c:pt idx="526">
                  <c:v>4.0924779999999998</c:v>
                </c:pt>
                <c:pt idx="527">
                  <c:v>8.6962390000000003</c:v>
                </c:pt>
                <c:pt idx="528">
                  <c:v>4.6971299999999996</c:v>
                </c:pt>
                <c:pt idx="529">
                  <c:v>9.1480059999999987</c:v>
                </c:pt>
                <c:pt idx="530">
                  <c:v>4.2037329999999997</c:v>
                </c:pt>
                <c:pt idx="531">
                  <c:v>8.3714040000000001</c:v>
                </c:pt>
                <c:pt idx="532">
                  <c:v>4.3195459999999999</c:v>
                </c:pt>
                <c:pt idx="533">
                  <c:v>8.8832889999999995</c:v>
                </c:pt>
                <c:pt idx="534">
                  <c:v>4.8798979999999998</c:v>
                </c:pt>
                <c:pt idx="535">
                  <c:v>10.067836</c:v>
                </c:pt>
                <c:pt idx="536">
                  <c:v>5.4472139999999998</c:v>
                </c:pt>
                <c:pt idx="537">
                  <c:v>11.018200999999999</c:v>
                </c:pt>
                <c:pt idx="538">
                  <c:v>5.548184</c:v>
                </c:pt>
                <c:pt idx="539">
                  <c:v>10.965399999999999</c:v>
                </c:pt>
                <c:pt idx="540">
                  <c:v>5.1760060000000001</c:v>
                </c:pt>
                <c:pt idx="541">
                  <c:v>10.013484</c:v>
                </c:pt>
                <c:pt idx="542">
                  <c:v>4.4373930000000001</c:v>
                </c:pt>
                <c:pt idx="543">
                  <c:v>8.5122339999999994</c:v>
                </c:pt>
                <c:pt idx="544">
                  <c:v>3.7362609999999998</c:v>
                </c:pt>
                <c:pt idx="545">
                  <c:v>7.1326159999999996</c:v>
                </c:pt>
                <c:pt idx="546">
                  <c:v>3.0146310000000001</c:v>
                </c:pt>
                <c:pt idx="547">
                  <c:v>5.5932390000000005</c:v>
                </c:pt>
                <c:pt idx="548">
                  <c:v>2.1041180000000002</c:v>
                </c:pt>
                <c:pt idx="549">
                  <c:v>3.7317930000000001</c:v>
                </c:pt>
                <c:pt idx="550">
                  <c:v>1.1600760000000001</c:v>
                </c:pt>
                <c:pt idx="551">
                  <c:v>1.8821080000000001</c:v>
                </c:pt>
                <c:pt idx="552">
                  <c:v>0.325741</c:v>
                </c:pt>
                <c:pt idx="553">
                  <c:v>0.28350799999999998</c:v>
                </c:pt>
                <c:pt idx="554">
                  <c:v>-0.40566099999999999</c:v>
                </c:pt>
                <c:pt idx="555">
                  <c:v>-1.151438</c:v>
                </c:pt>
                <c:pt idx="556">
                  <c:v>-1.0653969999999999</c:v>
                </c:pt>
                <c:pt idx="557">
                  <c:v>-2.4773049999999999</c:v>
                </c:pt>
                <c:pt idx="558">
                  <c:v>-1.7399389999999999</c:v>
                </c:pt>
                <c:pt idx="559">
                  <c:v>-3.7971779999999997</c:v>
                </c:pt>
                <c:pt idx="560">
                  <c:v>-2.4078590000000002</c:v>
                </c:pt>
                <c:pt idx="561">
                  <c:v>-5.1963559999999998</c:v>
                </c:pt>
                <c:pt idx="562">
                  <c:v>-3.207897</c:v>
                </c:pt>
                <c:pt idx="563">
                  <c:v>-6.8394979999999999</c:v>
                </c:pt>
                <c:pt idx="564">
                  <c:v>-4.036931</c:v>
                </c:pt>
                <c:pt idx="565">
                  <c:v>-8.4140779999999999</c:v>
                </c:pt>
                <c:pt idx="566">
                  <c:v>-4.6422189999999999</c:v>
                </c:pt>
                <c:pt idx="567">
                  <c:v>-9.4946370000000009</c:v>
                </c:pt>
                <c:pt idx="568">
                  <c:v>-5.0533869999999999</c:v>
                </c:pt>
                <c:pt idx="569">
                  <c:v>-10.171789</c:v>
                </c:pt>
                <c:pt idx="570">
                  <c:v>-5.0707529999999998</c:v>
                </c:pt>
                <c:pt idx="571">
                  <c:v>-10.121345999999999</c:v>
                </c:pt>
                <c:pt idx="572">
                  <c:v>-4.9108150000000004</c:v>
                </c:pt>
                <c:pt idx="573">
                  <c:v>-9.6652979999999999</c:v>
                </c:pt>
                <c:pt idx="574">
                  <c:v>-4.6687609999999999</c:v>
                </c:pt>
                <c:pt idx="575">
                  <c:v>-9.2596710000000009</c:v>
                </c:pt>
                <c:pt idx="576">
                  <c:v>-4.4973169999999998</c:v>
                </c:pt>
                <c:pt idx="577">
                  <c:v>-8.9188939999999999</c:v>
                </c:pt>
                <c:pt idx="578">
                  <c:v>-4.3690369999999996</c:v>
                </c:pt>
                <c:pt idx="579">
                  <c:v>-8.6807339999999993</c:v>
                </c:pt>
                <c:pt idx="580">
                  <c:v>-4.2389760000000001</c:v>
                </c:pt>
                <c:pt idx="581">
                  <c:v>-8.4120860000000004</c:v>
                </c:pt>
                <c:pt idx="582">
                  <c:v>-4.121054</c:v>
                </c:pt>
                <c:pt idx="583">
                  <c:v>-8.202964999999999</c:v>
                </c:pt>
                <c:pt idx="584">
                  <c:v>-4.0514599999999996</c:v>
                </c:pt>
                <c:pt idx="585">
                  <c:v>-8.0303430000000002</c:v>
                </c:pt>
                <c:pt idx="586">
                  <c:v>-3.795382</c:v>
                </c:pt>
                <c:pt idx="587">
                  <c:v>-7.3065540000000002</c:v>
                </c:pt>
                <c:pt idx="588">
                  <c:v>-3.1619809999999999</c:v>
                </c:pt>
                <c:pt idx="589">
                  <c:v>-5.9433240000000005</c:v>
                </c:pt>
                <c:pt idx="590">
                  <c:v>-2.4111699999999998</c:v>
                </c:pt>
                <c:pt idx="591">
                  <c:v>-4.5176610000000004</c:v>
                </c:pt>
                <c:pt idx="592">
                  <c:v>-1.9040060000000001</c:v>
                </c:pt>
                <c:pt idx="593">
                  <c:v>-3.6817570000000002</c:v>
                </c:pt>
                <c:pt idx="594">
                  <c:v>-1.7022679999999999</c:v>
                </c:pt>
                <c:pt idx="595">
                  <c:v>-3.3635839999999999</c:v>
                </c:pt>
                <c:pt idx="596">
                  <c:v>-1.648541</c:v>
                </c:pt>
                <c:pt idx="597">
                  <c:v>-3.2847740000000001</c:v>
                </c:pt>
                <c:pt idx="598">
                  <c:v>-1.591458</c:v>
                </c:pt>
                <c:pt idx="599">
                  <c:v>-3.0803400000000001</c:v>
                </c:pt>
                <c:pt idx="600">
                  <c:v>-1.3058430000000001</c:v>
                </c:pt>
                <c:pt idx="601">
                  <c:v>-2.4334290000000003</c:v>
                </c:pt>
                <c:pt idx="602">
                  <c:v>-0.98567400000000005</c:v>
                </c:pt>
                <c:pt idx="603">
                  <c:v>-1.8699590000000001</c:v>
                </c:pt>
                <c:pt idx="604">
                  <c:v>-0.72836199999999995</c:v>
                </c:pt>
                <c:pt idx="605">
                  <c:v>-1.1684410000000001</c:v>
                </c:pt>
                <c:pt idx="606">
                  <c:v>-4.0933999999999998E-2</c:v>
                </c:pt>
                <c:pt idx="607">
                  <c:v>0.30047999999999997</c:v>
                </c:pt>
                <c:pt idx="608">
                  <c:v>0.53618500000000002</c:v>
                </c:pt>
                <c:pt idx="609">
                  <c:v>1.052978</c:v>
                </c:pt>
                <c:pt idx="610">
                  <c:v>0.36670599999999998</c:v>
                </c:pt>
                <c:pt idx="611">
                  <c:v>0.90675399999999995</c:v>
                </c:pt>
                <c:pt idx="612">
                  <c:v>1.178113</c:v>
                </c:pt>
                <c:pt idx="613">
                  <c:v>3.3677400000000004</c:v>
                </c:pt>
                <c:pt idx="614">
                  <c:v>3.218998</c:v>
                </c:pt>
                <c:pt idx="615">
                  <c:v>7.5108670000000002</c:v>
                </c:pt>
                <c:pt idx="616">
                  <c:v>5.1635429999999998</c:v>
                </c:pt>
                <c:pt idx="617">
                  <c:v>10.805384</c:v>
                </c:pt>
                <c:pt idx="618">
                  <c:v>5.6371719999999996</c:v>
                </c:pt>
                <c:pt idx="619">
                  <c:v>10.922442999999999</c:v>
                </c:pt>
                <c:pt idx="620">
                  <c:v>4.5633999999999997</c:v>
                </c:pt>
                <c:pt idx="621">
                  <c:v>8.4509220000000003</c:v>
                </c:pt>
                <c:pt idx="622">
                  <c:v>3.7140789999999999</c:v>
                </c:pt>
                <c:pt idx="623">
                  <c:v>7.5439749999999997</c:v>
                </c:pt>
                <c:pt idx="624">
                  <c:v>4.0267419999999996</c:v>
                </c:pt>
                <c:pt idx="625">
                  <c:v>8.2973289999999995</c:v>
                </c:pt>
                <c:pt idx="626">
                  <c:v>4.661308</c:v>
                </c:pt>
                <c:pt idx="627">
                  <c:v>9.7388890000000004</c:v>
                </c:pt>
                <c:pt idx="628">
                  <c:v>5.3950319999999996</c:v>
                </c:pt>
                <c:pt idx="629">
                  <c:v>10.891380999999999</c:v>
                </c:pt>
                <c:pt idx="630">
                  <c:v>5.3965110000000003</c:v>
                </c:pt>
                <c:pt idx="631">
                  <c:v>10.565056</c:v>
                </c:pt>
                <c:pt idx="632">
                  <c:v>4.8491960000000001</c:v>
                </c:pt>
                <c:pt idx="633">
                  <c:v>9.364650000000001</c:v>
                </c:pt>
                <c:pt idx="634">
                  <c:v>4.2505920000000001</c:v>
                </c:pt>
                <c:pt idx="635">
                  <c:v>8.2717320000000001</c:v>
                </c:pt>
                <c:pt idx="636">
                  <c:v>3.7990970000000002</c:v>
                </c:pt>
                <c:pt idx="637">
                  <c:v>7.381945</c:v>
                </c:pt>
                <c:pt idx="638">
                  <c:v>3.3235540000000001</c:v>
                </c:pt>
                <c:pt idx="639">
                  <c:v>6.3657909999999998</c:v>
                </c:pt>
                <c:pt idx="640">
                  <c:v>2.7573050000000001</c:v>
                </c:pt>
                <c:pt idx="641">
                  <c:v>5.1959850000000003</c:v>
                </c:pt>
                <c:pt idx="642">
                  <c:v>2.086265</c:v>
                </c:pt>
                <c:pt idx="643">
                  <c:v>3.7954160000000003</c:v>
                </c:pt>
                <c:pt idx="644">
                  <c:v>1.3428869999999999</c:v>
                </c:pt>
                <c:pt idx="645">
                  <c:v>2.315448</c:v>
                </c:pt>
                <c:pt idx="646">
                  <c:v>0.58111199999999996</c:v>
                </c:pt>
                <c:pt idx="647">
                  <c:v>0.77840599999999993</c:v>
                </c:pt>
                <c:pt idx="648">
                  <c:v>-9.5685999999999993E-2</c:v>
                </c:pt>
                <c:pt idx="649">
                  <c:v>-0.491448</c:v>
                </c:pt>
                <c:pt idx="650">
                  <c:v>-0.67035</c:v>
                </c:pt>
                <c:pt idx="651">
                  <c:v>-1.524629</c:v>
                </c:pt>
                <c:pt idx="652">
                  <c:v>-0.97056799999999999</c:v>
                </c:pt>
                <c:pt idx="653">
                  <c:v>-2.0422609999999999</c:v>
                </c:pt>
                <c:pt idx="654">
                  <c:v>-1.217098</c:v>
                </c:pt>
                <c:pt idx="655">
                  <c:v>-2.6444209999999999</c:v>
                </c:pt>
                <c:pt idx="656">
                  <c:v>-1.681937</c:v>
                </c:pt>
                <c:pt idx="657">
                  <c:v>-3.6599310000000003</c:v>
                </c:pt>
                <c:pt idx="658">
                  <c:v>-2.2455609999999999</c:v>
                </c:pt>
                <c:pt idx="659">
                  <c:v>-4.7667229999999998</c:v>
                </c:pt>
                <c:pt idx="660">
                  <c:v>-2.8702570000000001</c:v>
                </c:pt>
                <c:pt idx="661">
                  <c:v>-6.0885610000000003</c:v>
                </c:pt>
                <c:pt idx="662">
                  <c:v>-3.5737009999999998</c:v>
                </c:pt>
                <c:pt idx="663">
                  <c:v>-7.479247</c:v>
                </c:pt>
                <c:pt idx="664">
                  <c:v>-4.1305670000000001</c:v>
                </c:pt>
                <c:pt idx="665">
                  <c:v>-8.3676929999999992</c:v>
                </c:pt>
                <c:pt idx="666">
                  <c:v>-4.1659319999999997</c:v>
                </c:pt>
                <c:pt idx="667">
                  <c:v>-8.1762999999999995</c:v>
                </c:pt>
                <c:pt idx="668">
                  <c:v>-3.8491490000000002</c:v>
                </c:pt>
                <c:pt idx="669">
                  <c:v>-7.5637310000000006</c:v>
                </c:pt>
                <c:pt idx="670">
                  <c:v>-3.644336</c:v>
                </c:pt>
                <c:pt idx="671">
                  <c:v>-7.3107229999999994</c:v>
                </c:pt>
                <c:pt idx="672">
                  <c:v>-3.7830819999999998</c:v>
                </c:pt>
                <c:pt idx="673">
                  <c:v>-7.7134409999999995</c:v>
                </c:pt>
                <c:pt idx="674">
                  <c:v>-3.9967280000000001</c:v>
                </c:pt>
                <c:pt idx="675">
                  <c:v>-7.9978759999999998</c:v>
                </c:pt>
                <c:pt idx="676">
                  <c:v>-3.9845969999999999</c:v>
                </c:pt>
                <c:pt idx="677">
                  <c:v>-7.945449</c:v>
                </c:pt>
                <c:pt idx="678">
                  <c:v>-3.9149259999999999</c:v>
                </c:pt>
                <c:pt idx="679">
                  <c:v>-7.7336869999999998</c:v>
                </c:pt>
                <c:pt idx="680">
                  <c:v>-3.7135570000000002</c:v>
                </c:pt>
                <c:pt idx="681">
                  <c:v>-7.2530890000000001</c:v>
                </c:pt>
                <c:pt idx="682">
                  <c:v>-3.2744550000000001</c:v>
                </c:pt>
                <c:pt idx="683">
                  <c:v>-6.3084509999999998</c:v>
                </c:pt>
                <c:pt idx="684">
                  <c:v>-2.8504909999999999</c:v>
                </c:pt>
                <c:pt idx="685">
                  <c:v>-5.5599379999999998</c:v>
                </c:pt>
                <c:pt idx="686">
                  <c:v>-2.5790350000000002</c:v>
                </c:pt>
                <c:pt idx="687">
                  <c:v>-5.0488910000000002</c:v>
                </c:pt>
                <c:pt idx="688">
                  <c:v>-2.3478650000000001</c:v>
                </c:pt>
                <c:pt idx="689">
                  <c:v>-4.4942450000000003</c:v>
                </c:pt>
                <c:pt idx="690">
                  <c:v>-1.914099</c:v>
                </c:pt>
                <c:pt idx="691">
                  <c:v>-3.6230869999999999</c:v>
                </c:pt>
                <c:pt idx="692">
                  <c:v>-1.528797</c:v>
                </c:pt>
                <c:pt idx="693">
                  <c:v>-2.9113889999999998</c:v>
                </c:pt>
                <c:pt idx="694">
                  <c:v>-1.272143</c:v>
                </c:pt>
                <c:pt idx="695">
                  <c:v>-2.4575290000000001</c:v>
                </c:pt>
                <c:pt idx="696">
                  <c:v>-1.1366019999999999</c:v>
                </c:pt>
                <c:pt idx="697">
                  <c:v>-2.2565210000000002</c:v>
                </c:pt>
                <c:pt idx="698">
                  <c:v>-1.0500350000000001</c:v>
                </c:pt>
                <c:pt idx="699">
                  <c:v>-1.9586049999999999</c:v>
                </c:pt>
                <c:pt idx="700">
                  <c:v>-0.66593400000000003</c:v>
                </c:pt>
                <c:pt idx="701">
                  <c:v>-0.98178600000000005</c:v>
                </c:pt>
                <c:pt idx="702">
                  <c:v>0.108705</c:v>
                </c:pt>
                <c:pt idx="703">
                  <c:v>0.64480699999999991</c:v>
                </c:pt>
                <c:pt idx="704">
                  <c:v>0.82586800000000005</c:v>
                </c:pt>
                <c:pt idx="705">
                  <c:v>1.7479610000000001</c:v>
                </c:pt>
                <c:pt idx="706">
                  <c:v>0.94314600000000004</c:v>
                </c:pt>
                <c:pt idx="707">
                  <c:v>1.8999649999999999</c:v>
                </c:pt>
                <c:pt idx="708">
                  <c:v>0.99694700000000003</c:v>
                </c:pt>
                <c:pt idx="709">
                  <c:v>2.1139250000000001</c:v>
                </c:pt>
                <c:pt idx="710">
                  <c:v>1.327491</c:v>
                </c:pt>
                <c:pt idx="711">
                  <c:v>2.9175230000000001</c:v>
                </c:pt>
                <c:pt idx="712">
                  <c:v>1.8921829999999999</c:v>
                </c:pt>
                <c:pt idx="713">
                  <c:v>4.2037579999999997</c:v>
                </c:pt>
                <c:pt idx="714">
                  <c:v>2.8660999999999999</c:v>
                </c:pt>
                <c:pt idx="715">
                  <c:v>6.3847129999999996</c:v>
                </c:pt>
                <c:pt idx="716">
                  <c:v>4.1440159999999997</c:v>
                </c:pt>
                <c:pt idx="717">
                  <c:v>8.778811000000001</c:v>
                </c:pt>
                <c:pt idx="718">
                  <c:v>4.9446440000000003</c:v>
                </c:pt>
                <c:pt idx="719">
                  <c:v>9.9975920000000009</c:v>
                </c:pt>
                <c:pt idx="720">
                  <c:v>5.0191169999999996</c:v>
                </c:pt>
                <c:pt idx="721">
                  <c:v>10.060161000000001</c:v>
                </c:pt>
                <c:pt idx="722">
                  <c:v>5.156542</c:v>
                </c:pt>
                <c:pt idx="723">
                  <c:v>10.352599</c:v>
                </c:pt>
                <c:pt idx="724">
                  <c:v>5.1405539999999998</c:v>
                </c:pt>
                <c:pt idx="725">
                  <c:v>10.112997</c:v>
                </c:pt>
                <c:pt idx="726">
                  <c:v>4.7300009999999997</c:v>
                </c:pt>
                <c:pt idx="727">
                  <c:v>9.2464790000000008</c:v>
                </c:pt>
                <c:pt idx="728">
                  <c:v>4.3510429999999998</c:v>
                </c:pt>
                <c:pt idx="729">
                  <c:v>8.6012489999999993</c:v>
                </c:pt>
                <c:pt idx="730">
                  <c:v>4.1876049999999996</c:v>
                </c:pt>
                <c:pt idx="731">
                  <c:v>8.2898379999999996</c:v>
                </c:pt>
                <c:pt idx="732">
                  <c:v>3.9728750000000002</c:v>
                </c:pt>
                <c:pt idx="733">
                  <c:v>7.7484820000000001</c:v>
                </c:pt>
                <c:pt idx="734">
                  <c:v>3.5584340000000001</c:v>
                </c:pt>
                <c:pt idx="735">
                  <c:v>6.929449</c:v>
                </c:pt>
                <c:pt idx="736">
                  <c:v>3.1787339999999999</c:v>
                </c:pt>
                <c:pt idx="737">
                  <c:v>6.1430090000000002</c:v>
                </c:pt>
                <c:pt idx="738">
                  <c:v>2.6933950000000002</c:v>
                </c:pt>
                <c:pt idx="739">
                  <c:v>5.0801259999999999</c:v>
                </c:pt>
                <c:pt idx="740">
                  <c:v>2.0213049999999999</c:v>
                </c:pt>
                <c:pt idx="741">
                  <c:v>3.613591</c:v>
                </c:pt>
                <c:pt idx="742">
                  <c:v>1.1531</c:v>
                </c:pt>
                <c:pt idx="743">
                  <c:v>1.931214</c:v>
                </c:pt>
                <c:pt idx="744">
                  <c:v>0.502413</c:v>
                </c:pt>
                <c:pt idx="745">
                  <c:v>0.81378400000000006</c:v>
                </c:pt>
                <c:pt idx="746">
                  <c:v>0.11860800000000001</c:v>
                </c:pt>
                <c:pt idx="747">
                  <c:v>-7.3369999999999963E-3</c:v>
                </c:pt>
                <c:pt idx="748">
                  <c:v>-0.38460299999999997</c:v>
                </c:pt>
                <c:pt idx="749">
                  <c:v>-1.0187470000000001</c:v>
                </c:pt>
                <c:pt idx="750">
                  <c:v>-0.88172799999999996</c:v>
                </c:pt>
                <c:pt idx="751">
                  <c:v>-2.0391529999999998</c:v>
                </c:pt>
                <c:pt idx="752">
                  <c:v>-1.4417059999999999</c:v>
                </c:pt>
                <c:pt idx="753">
                  <c:v>-3.1473810000000002</c:v>
                </c:pt>
                <c:pt idx="754">
                  <c:v>-1.9763329999999999</c:v>
                </c:pt>
                <c:pt idx="755">
                  <c:v>-4.2412720000000004</c:v>
                </c:pt>
                <c:pt idx="756">
                  <c:v>-2.5135900000000002</c:v>
                </c:pt>
                <c:pt idx="757">
                  <c:v>-5.2446640000000002</c:v>
                </c:pt>
                <c:pt idx="758">
                  <c:v>-2.9454259999999999</c:v>
                </c:pt>
                <c:pt idx="759">
                  <c:v>-6.1514759999999997</c:v>
                </c:pt>
                <c:pt idx="760">
                  <c:v>-3.4946739999999998</c:v>
                </c:pt>
                <c:pt idx="761">
                  <c:v>-7.3048059999999992</c:v>
                </c:pt>
                <c:pt idx="762">
                  <c:v>-4.1445030000000003</c:v>
                </c:pt>
                <c:pt idx="763">
                  <c:v>-8.6885660000000016</c:v>
                </c:pt>
                <c:pt idx="764">
                  <c:v>-4.8666939999999999</c:v>
                </c:pt>
                <c:pt idx="765">
                  <c:v>-9.8710379999999986</c:v>
                </c:pt>
                <c:pt idx="766">
                  <c:v>-5.0053970000000003</c:v>
                </c:pt>
                <c:pt idx="767">
                  <c:v>-9.882028</c:v>
                </c:pt>
                <c:pt idx="768">
                  <c:v>-4.6904820000000003</c:v>
                </c:pt>
                <c:pt idx="769">
                  <c:v>-9.1738780000000002</c:v>
                </c:pt>
                <c:pt idx="770">
                  <c:v>-4.2883110000000002</c:v>
                </c:pt>
                <c:pt idx="771">
                  <c:v>-8.4030419999999992</c:v>
                </c:pt>
                <c:pt idx="772">
                  <c:v>-4.0222499999999997</c:v>
                </c:pt>
                <c:pt idx="773">
                  <c:v>-8.0528230000000001</c:v>
                </c:pt>
                <c:pt idx="774">
                  <c:v>-4.0205380000000002</c:v>
                </c:pt>
                <c:pt idx="775">
                  <c:v>-7.9048750000000005</c:v>
                </c:pt>
                <c:pt idx="776">
                  <c:v>-3.609194</c:v>
                </c:pt>
                <c:pt idx="777">
                  <c:v>-6.9571319999999996</c:v>
                </c:pt>
                <c:pt idx="778">
                  <c:v>-3.058182</c:v>
                </c:pt>
                <c:pt idx="779">
                  <c:v>-5.8157940000000004</c:v>
                </c:pt>
                <c:pt idx="780">
                  <c:v>-2.4378820000000001</c:v>
                </c:pt>
                <c:pt idx="781">
                  <c:v>-4.5913240000000002</c:v>
                </c:pt>
                <c:pt idx="782">
                  <c:v>-1.93161</c:v>
                </c:pt>
                <c:pt idx="783">
                  <c:v>-3.738381</c:v>
                </c:pt>
                <c:pt idx="784">
                  <c:v>-1.699978</c:v>
                </c:pt>
                <c:pt idx="785">
                  <c:v>-3.2573850000000002</c:v>
                </c:pt>
                <c:pt idx="786">
                  <c:v>-1.3717140000000001</c:v>
                </c:pt>
                <c:pt idx="787">
                  <c:v>-2.5608200000000001</c:v>
                </c:pt>
                <c:pt idx="788">
                  <c:v>-1.0280629999999999</c:v>
                </c:pt>
                <c:pt idx="789">
                  <c:v>-1.922728</c:v>
                </c:pt>
                <c:pt idx="790">
                  <c:v>-0.85344900000000001</c:v>
                </c:pt>
                <c:pt idx="791">
                  <c:v>-1.719408</c:v>
                </c:pt>
                <c:pt idx="792">
                  <c:v>-0.89968300000000001</c:v>
                </c:pt>
                <c:pt idx="793">
                  <c:v>-1.7921879999999999</c:v>
                </c:pt>
                <c:pt idx="794">
                  <c:v>-0.76231899999999997</c:v>
                </c:pt>
                <c:pt idx="795">
                  <c:v>-1.2439719999999999</c:v>
                </c:pt>
                <c:pt idx="796">
                  <c:v>-0.13464200000000001</c:v>
                </c:pt>
                <c:pt idx="797">
                  <c:v>1.3034999999999991E-2</c:v>
                </c:pt>
                <c:pt idx="798">
                  <c:v>0.30409399999999998</c:v>
                </c:pt>
                <c:pt idx="799">
                  <c:v>0.74390099999999992</c:v>
                </c:pt>
                <c:pt idx="800">
                  <c:v>0.65967500000000001</c:v>
                </c:pt>
                <c:pt idx="801">
                  <c:v>1.539285</c:v>
                </c:pt>
                <c:pt idx="802">
                  <c:v>0.98877400000000004</c:v>
                </c:pt>
                <c:pt idx="803">
                  <c:v>1.996135</c:v>
                </c:pt>
                <c:pt idx="804">
                  <c:v>1.043946</c:v>
                </c:pt>
                <c:pt idx="805">
                  <c:v>2.2442409999999997</c:v>
                </c:pt>
                <c:pt idx="806">
                  <c:v>1.5443750000000001</c:v>
                </c:pt>
                <c:pt idx="807">
                  <c:v>3.7250580000000002</c:v>
                </c:pt>
                <c:pt idx="808">
                  <c:v>3.0354679999999998</c:v>
                </c:pt>
                <c:pt idx="809">
                  <c:v>6.9406699999999999</c:v>
                </c:pt>
                <c:pt idx="810">
                  <c:v>4.5268980000000001</c:v>
                </c:pt>
                <c:pt idx="811">
                  <c:v>9.3328799999999994</c:v>
                </c:pt>
                <c:pt idx="812">
                  <c:v>4.7983219999999998</c:v>
                </c:pt>
                <c:pt idx="813">
                  <c:v>9.5510339999999996</c:v>
                </c:pt>
                <c:pt idx="814">
                  <c:v>4.6655300000000004</c:v>
                </c:pt>
                <c:pt idx="815">
                  <c:v>9.2349810000000012</c:v>
                </c:pt>
                <c:pt idx="816">
                  <c:v>4.4834589999999999</c:v>
                </c:pt>
                <c:pt idx="817">
                  <c:v>8.8709740000000004</c:v>
                </c:pt>
                <c:pt idx="818">
                  <c:v>4.2137929999999999</c:v>
                </c:pt>
                <c:pt idx="819">
                  <c:v>8.298884000000001</c:v>
                </c:pt>
                <c:pt idx="820">
                  <c:v>4.074141</c:v>
                </c:pt>
                <c:pt idx="821">
                  <c:v>8.2826799999999992</c:v>
                </c:pt>
                <c:pt idx="822">
                  <c:v>4.4766130000000004</c:v>
                </c:pt>
                <c:pt idx="823">
                  <c:v>9.2914549999999991</c:v>
                </c:pt>
                <c:pt idx="824">
                  <c:v>5.1377009999999999</c:v>
                </c:pt>
                <c:pt idx="825">
                  <c:v>10.488327999999999</c:v>
                </c:pt>
                <c:pt idx="826">
                  <c:v>5.4528840000000001</c:v>
                </c:pt>
                <c:pt idx="827">
                  <c:v>10.883872</c:v>
                </c:pt>
                <c:pt idx="828">
                  <c:v>5.2903019999999996</c:v>
                </c:pt>
                <c:pt idx="829">
                  <c:v>10.389662</c:v>
                </c:pt>
                <c:pt idx="830">
                  <c:v>4.8393220000000001</c:v>
                </c:pt>
                <c:pt idx="831">
                  <c:v>9.3596260000000004</c:v>
                </c:pt>
                <c:pt idx="832">
                  <c:v>4.179011</c:v>
                </c:pt>
                <c:pt idx="833">
                  <c:v>8.0310690000000005</c:v>
                </c:pt>
                <c:pt idx="834">
                  <c:v>3.4754770000000001</c:v>
                </c:pt>
                <c:pt idx="835">
                  <c:v>6.5008150000000002</c:v>
                </c:pt>
                <c:pt idx="836">
                  <c:v>2.5182169999999999</c:v>
                </c:pt>
                <c:pt idx="837">
                  <c:v>4.5059449999999996</c:v>
                </c:pt>
                <c:pt idx="838">
                  <c:v>1.454102</c:v>
                </c:pt>
                <c:pt idx="839">
                  <c:v>2.387521</c:v>
                </c:pt>
                <c:pt idx="840">
                  <c:v>0.41381699999999999</c:v>
                </c:pt>
                <c:pt idx="841">
                  <c:v>0.315747</c:v>
                </c:pt>
                <c:pt idx="842">
                  <c:v>-0.56335400000000002</c:v>
                </c:pt>
                <c:pt idx="843">
                  <c:v>-1.5035639999999999</c:v>
                </c:pt>
                <c:pt idx="844">
                  <c:v>-1.227846</c:v>
                </c:pt>
                <c:pt idx="845">
                  <c:v>-2.7199990000000001</c:v>
                </c:pt>
                <c:pt idx="846">
                  <c:v>-1.754257</c:v>
                </c:pt>
                <c:pt idx="847">
                  <c:v>-3.7667820000000001</c:v>
                </c:pt>
                <c:pt idx="848">
                  <c:v>-2.248783</c:v>
                </c:pt>
                <c:pt idx="849">
                  <c:v>-4.7243230000000001</c:v>
                </c:pt>
                <c:pt idx="850">
                  <c:v>-2.5939570000000001</c:v>
                </c:pt>
                <c:pt idx="851">
                  <c:v>-5.1932469999999995</c:v>
                </c:pt>
                <c:pt idx="852">
                  <c:v>-2.5950220000000002</c:v>
                </c:pt>
                <c:pt idx="853">
                  <c:v>-5.2292319999999997</c:v>
                </c:pt>
                <c:pt idx="854">
                  <c:v>-2.7083349999999999</c:v>
                </c:pt>
                <c:pt idx="855">
                  <c:v>-5.5233530000000002</c:v>
                </c:pt>
                <c:pt idx="856">
                  <c:v>-2.9663219999999999</c:v>
                </c:pt>
                <c:pt idx="857">
                  <c:v>-5.9717629999999993</c:v>
                </c:pt>
                <c:pt idx="858">
                  <c:v>-2.9729350000000001</c:v>
                </c:pt>
                <c:pt idx="859">
                  <c:v>-5.9438779999999998</c:v>
                </c:pt>
                <c:pt idx="860">
                  <c:v>-2.992302</c:v>
                </c:pt>
                <c:pt idx="861">
                  <c:v>-6.0666069999999994</c:v>
                </c:pt>
                <c:pt idx="862">
                  <c:v>-3.184526</c:v>
                </c:pt>
                <c:pt idx="863">
                  <c:v>-6.4970949999999998</c:v>
                </c:pt>
                <c:pt idx="864">
                  <c:v>-3.5005609999999998</c:v>
                </c:pt>
                <c:pt idx="865">
                  <c:v>-7.2299389999999999</c:v>
                </c:pt>
                <c:pt idx="866">
                  <c:v>-3.8869229999999999</c:v>
                </c:pt>
                <c:pt idx="867">
                  <c:v>-7.8490900000000003</c:v>
                </c:pt>
                <c:pt idx="868">
                  <c:v>-3.9786649999999999</c:v>
                </c:pt>
                <c:pt idx="869">
                  <c:v>-7.9710979999999996</c:v>
                </c:pt>
                <c:pt idx="870">
                  <c:v>-3.9866549999999998</c:v>
                </c:pt>
                <c:pt idx="871">
                  <c:v>-7.9310130000000001</c:v>
                </c:pt>
                <c:pt idx="872">
                  <c:v>-3.8485450000000001</c:v>
                </c:pt>
                <c:pt idx="873">
                  <c:v>-7.5479009999999995</c:v>
                </c:pt>
                <c:pt idx="874">
                  <c:v>-3.473357</c:v>
                </c:pt>
                <c:pt idx="875">
                  <c:v>-6.6374089999999999</c:v>
                </c:pt>
                <c:pt idx="876">
                  <c:v>-2.8999440000000001</c:v>
                </c:pt>
                <c:pt idx="877">
                  <c:v>-5.6442420000000002</c:v>
                </c:pt>
                <c:pt idx="878">
                  <c:v>-2.623513</c:v>
                </c:pt>
                <c:pt idx="879">
                  <c:v>-5.1098780000000001</c:v>
                </c:pt>
                <c:pt idx="880">
                  <c:v>-2.2852619999999999</c:v>
                </c:pt>
                <c:pt idx="881">
                  <c:v>-4.3435799999999993</c:v>
                </c:pt>
                <c:pt idx="882">
                  <c:v>-1.7868010000000001</c:v>
                </c:pt>
                <c:pt idx="883">
                  <c:v>-3.3160620000000001</c:v>
                </c:pt>
                <c:pt idx="884">
                  <c:v>-1.336943</c:v>
                </c:pt>
                <c:pt idx="885">
                  <c:v>-2.6213059999999997</c:v>
                </c:pt>
                <c:pt idx="886">
                  <c:v>-1.313294</c:v>
                </c:pt>
                <c:pt idx="887">
                  <c:v>-2.6348919999999998</c:v>
                </c:pt>
                <c:pt idx="888">
                  <c:v>-1.3387739999999999</c:v>
                </c:pt>
                <c:pt idx="889">
                  <c:v>-2.715824</c:v>
                </c:pt>
                <c:pt idx="890">
                  <c:v>-1.428993</c:v>
                </c:pt>
                <c:pt idx="891">
                  <c:v>-2.8832789999999999</c:v>
                </c:pt>
                <c:pt idx="892">
                  <c:v>-1.4068940000000001</c:v>
                </c:pt>
                <c:pt idx="893">
                  <c:v>-2.65924</c:v>
                </c:pt>
                <c:pt idx="894">
                  <c:v>-1.0128600000000001</c:v>
                </c:pt>
                <c:pt idx="895">
                  <c:v>-1.770289</c:v>
                </c:pt>
                <c:pt idx="896">
                  <c:v>-0.54327000000000003</c:v>
                </c:pt>
                <c:pt idx="897">
                  <c:v>-0.92061999999999999</c:v>
                </c:pt>
                <c:pt idx="898">
                  <c:v>-0.25041999999999998</c:v>
                </c:pt>
                <c:pt idx="899">
                  <c:v>-0.42521900000000001</c:v>
                </c:pt>
                <c:pt idx="900">
                  <c:v>-9.8691000000000001E-2</c:v>
                </c:pt>
                <c:pt idx="901">
                  <c:v>-9.1641E-2</c:v>
                </c:pt>
                <c:pt idx="902">
                  <c:v>0.18513299999999999</c:v>
                </c:pt>
                <c:pt idx="903">
                  <c:v>0.61770599999999998</c:v>
                </c:pt>
                <c:pt idx="904">
                  <c:v>0.78147800000000001</c:v>
                </c:pt>
                <c:pt idx="905">
                  <c:v>2.0135550000000002</c:v>
                </c:pt>
                <c:pt idx="906">
                  <c:v>1.6676899999999999</c:v>
                </c:pt>
                <c:pt idx="907">
                  <c:v>3.656161</c:v>
                </c:pt>
                <c:pt idx="908">
                  <c:v>2.084295</c:v>
                </c:pt>
                <c:pt idx="909">
                  <c:v>4.0213900000000002</c:v>
                </c:pt>
                <c:pt idx="910">
                  <c:v>1.610063</c:v>
                </c:pt>
                <c:pt idx="911">
                  <c:v>2.9657590000000003</c:v>
                </c:pt>
                <c:pt idx="912">
                  <c:v>1.373092</c:v>
                </c:pt>
                <c:pt idx="913">
                  <c:v>3.1190389999999999</c:v>
                </c:pt>
                <c:pt idx="914">
                  <c:v>2.294098</c:v>
                </c:pt>
                <c:pt idx="915">
                  <c:v>5.2060130000000004</c:v>
                </c:pt>
                <c:pt idx="916">
                  <c:v>3.459803</c:v>
                </c:pt>
                <c:pt idx="917">
                  <c:v>7.2737819999999997</c:v>
                </c:pt>
                <c:pt idx="918">
                  <c:v>3.9680589999999998</c:v>
                </c:pt>
                <c:pt idx="919">
                  <c:v>7.9609620000000003</c:v>
                </c:pt>
                <c:pt idx="920">
                  <c:v>3.9442849999999998</c:v>
                </c:pt>
                <c:pt idx="921">
                  <c:v>7.8240499999999997</c:v>
                </c:pt>
                <c:pt idx="922">
                  <c:v>3.8380740000000002</c:v>
                </c:pt>
                <c:pt idx="923">
                  <c:v>7.6889719999999997</c:v>
                </c:pt>
                <c:pt idx="924">
                  <c:v>3.9139279999999999</c:v>
                </c:pt>
                <c:pt idx="925">
                  <c:v>7.8997229999999998</c:v>
                </c:pt>
                <c:pt idx="926">
                  <c:v>4.0271179999999998</c:v>
                </c:pt>
                <c:pt idx="927">
                  <c:v>8.0565859999999994</c:v>
                </c:pt>
                <c:pt idx="928">
                  <c:v>3.9584009999999998</c:v>
                </c:pt>
                <c:pt idx="929">
                  <c:v>7.8007379999999999</c:v>
                </c:pt>
                <c:pt idx="930">
                  <c:v>3.7137410000000002</c:v>
                </c:pt>
                <c:pt idx="931">
                  <c:v>7.2647449999999996</c:v>
                </c:pt>
                <c:pt idx="932">
                  <c:v>3.3797389999999998</c:v>
                </c:pt>
                <c:pt idx="933">
                  <c:v>6.5485659999999992</c:v>
                </c:pt>
                <c:pt idx="934">
                  <c:v>2.949071</c:v>
                </c:pt>
                <c:pt idx="935">
                  <c:v>5.6525720000000002</c:v>
                </c:pt>
                <c:pt idx="936">
                  <c:v>2.3766980000000002</c:v>
                </c:pt>
                <c:pt idx="937">
                  <c:v>4.3364659999999997</c:v>
                </c:pt>
                <c:pt idx="938">
                  <c:v>1.4426399999999999</c:v>
                </c:pt>
                <c:pt idx="939">
                  <c:v>2.3199749999999999</c:v>
                </c:pt>
                <c:pt idx="940">
                  <c:v>0.30948199999999998</c:v>
                </c:pt>
                <c:pt idx="941">
                  <c:v>6.6819999999999991E-2</c:v>
                </c:pt>
                <c:pt idx="942">
                  <c:v>-0.61186600000000002</c:v>
                </c:pt>
                <c:pt idx="943">
                  <c:v>-1.4227590000000001</c:v>
                </c:pt>
                <c:pt idx="944">
                  <c:v>-0.87576100000000001</c:v>
                </c:pt>
                <c:pt idx="945">
                  <c:v>-1.7220599999999999</c:v>
                </c:pt>
                <c:pt idx="946">
                  <c:v>-0.81711</c:v>
                </c:pt>
                <c:pt idx="947">
                  <c:v>-1.6221459999999999</c:v>
                </c:pt>
                <c:pt idx="948">
                  <c:v>-0.94515300000000002</c:v>
                </c:pt>
                <c:pt idx="949">
                  <c:v>-2.1748949999999998</c:v>
                </c:pt>
                <c:pt idx="950">
                  <c:v>-1.5400780000000001</c:v>
                </c:pt>
                <c:pt idx="951">
                  <c:v>-3.4590670000000001</c:v>
                </c:pt>
                <c:pt idx="952">
                  <c:v>-2.3914629999999999</c:v>
                </c:pt>
                <c:pt idx="953">
                  <c:v>-5.2822870000000002</c:v>
                </c:pt>
                <c:pt idx="954">
                  <c:v>-3.327966</c:v>
                </c:pt>
                <c:pt idx="955">
                  <c:v>-7.0249730000000001</c:v>
                </c:pt>
                <c:pt idx="956">
                  <c:v>-3.9742660000000001</c:v>
                </c:pt>
                <c:pt idx="957">
                  <c:v>-8.1518079999999991</c:v>
                </c:pt>
                <c:pt idx="958">
                  <c:v>-4.2917310000000004</c:v>
                </c:pt>
                <c:pt idx="959">
                  <c:v>-8.6349970000000003</c:v>
                </c:pt>
                <c:pt idx="960">
                  <c:v>-4.3857840000000001</c:v>
                </c:pt>
                <c:pt idx="961">
                  <c:v>-8.7915290000000006</c:v>
                </c:pt>
                <c:pt idx="962">
                  <c:v>-4.4175250000000004</c:v>
                </c:pt>
                <c:pt idx="963">
                  <c:v>-8.7820320000000009</c:v>
                </c:pt>
                <c:pt idx="964">
                  <c:v>-4.2985990000000003</c:v>
                </c:pt>
                <c:pt idx="965">
                  <c:v>-8.4529490000000003</c:v>
                </c:pt>
                <c:pt idx="966">
                  <c:v>-3.8108399999999998</c:v>
                </c:pt>
                <c:pt idx="967">
                  <c:v>-7.2274419999999999</c:v>
                </c:pt>
                <c:pt idx="968">
                  <c:v>-3.1550340000000001</c:v>
                </c:pt>
                <c:pt idx="969">
                  <c:v>-6.2050029999999996</c:v>
                </c:pt>
                <c:pt idx="970">
                  <c:v>-3.0951119999999999</c:v>
                </c:pt>
                <c:pt idx="971">
                  <c:v>-6.2460120000000003</c:v>
                </c:pt>
                <c:pt idx="972">
                  <c:v>-3.1712590000000001</c:v>
                </c:pt>
                <c:pt idx="973">
                  <c:v>-6.3415610000000004</c:v>
                </c:pt>
                <c:pt idx="974">
                  <c:v>-3.0929519999999999</c:v>
                </c:pt>
                <c:pt idx="975">
                  <c:v>-5.8979200000000001</c:v>
                </c:pt>
                <c:pt idx="976">
                  <c:v>-2.4527359999999998</c:v>
                </c:pt>
                <c:pt idx="977">
                  <c:v>-4.6450169999999993</c:v>
                </c:pt>
                <c:pt idx="978">
                  <c:v>-1.979916</c:v>
                </c:pt>
                <c:pt idx="979">
                  <c:v>-3.7783579999999999</c:v>
                </c:pt>
                <c:pt idx="980">
                  <c:v>-1.6710940000000001</c:v>
                </c:pt>
                <c:pt idx="981">
                  <c:v>-3.219395</c:v>
                </c:pt>
                <c:pt idx="982">
                  <c:v>-1.4802249999999999</c:v>
                </c:pt>
                <c:pt idx="983">
                  <c:v>-2.8249610000000001</c:v>
                </c:pt>
                <c:pt idx="984">
                  <c:v>-1.109577</c:v>
                </c:pt>
                <c:pt idx="985">
                  <c:v>-1.9553210000000001</c:v>
                </c:pt>
                <c:pt idx="986">
                  <c:v>-0.60405200000000003</c:v>
                </c:pt>
                <c:pt idx="987">
                  <c:v>-0.98863600000000007</c:v>
                </c:pt>
                <c:pt idx="988">
                  <c:v>-9.5028000000000001E-2</c:v>
                </c:pt>
                <c:pt idx="989">
                  <c:v>0.31143599999999999</c:v>
                </c:pt>
                <c:pt idx="990">
                  <c:v>1.014119</c:v>
                </c:pt>
                <c:pt idx="991">
                  <c:v>2.5280879999999999</c:v>
                </c:pt>
                <c:pt idx="992">
                  <c:v>1.741168</c:v>
                </c:pt>
                <c:pt idx="993">
                  <c:v>3.480982</c:v>
                </c:pt>
                <c:pt idx="994">
                  <c:v>1.6202840000000001</c:v>
                </c:pt>
                <c:pt idx="995">
                  <c:v>3.271652</c:v>
                </c:pt>
                <c:pt idx="996">
                  <c:v>1.7705649999999999</c:v>
                </c:pt>
                <c:pt idx="997">
                  <c:v>3.7497629999999997</c:v>
                </c:pt>
                <c:pt idx="998">
                  <c:v>2.2120169999999999</c:v>
                </c:pt>
                <c:pt idx="999">
                  <c:v>4.6439399999999997</c:v>
                </c:pt>
                <c:pt idx="1000">
                  <c:v>2.7469860000000001</c:v>
                </c:pt>
                <c:pt idx="1001">
                  <c:v>6.1049430000000005</c:v>
                </c:pt>
                <c:pt idx="1002">
                  <c:v>4.2847489999999997</c:v>
                </c:pt>
                <c:pt idx="1003">
                  <c:v>9.6009460000000004</c:v>
                </c:pt>
                <c:pt idx="1004">
                  <c:v>6.017099</c:v>
                </c:pt>
                <c:pt idx="1005">
                  <c:v>12.165150000000001</c:v>
                </c:pt>
                <c:pt idx="1006">
                  <c:v>5.9507479999999999</c:v>
                </c:pt>
                <c:pt idx="1007">
                  <c:v>11.711452999999999</c:v>
                </c:pt>
                <c:pt idx="1008">
                  <c:v>5.6452840000000002</c:v>
                </c:pt>
                <c:pt idx="1009">
                  <c:v>11.284087</c:v>
                </c:pt>
                <c:pt idx="1010">
                  <c:v>5.7116020000000001</c:v>
                </c:pt>
                <c:pt idx="1011">
                  <c:v>11.434446000000001</c:v>
                </c:pt>
                <c:pt idx="1012">
                  <c:v>5.6309069999999997</c:v>
                </c:pt>
                <c:pt idx="1013">
                  <c:v>11.053246</c:v>
                </c:pt>
                <c:pt idx="1014">
                  <c:v>5.145435</c:v>
                </c:pt>
                <c:pt idx="1015">
                  <c:v>9.9601620000000004</c:v>
                </c:pt>
                <c:pt idx="1016">
                  <c:v>4.422269</c:v>
                </c:pt>
                <c:pt idx="1017">
                  <c:v>8.4111089999999997</c:v>
                </c:pt>
                <c:pt idx="1018">
                  <c:v>3.551253</c:v>
                </c:pt>
                <c:pt idx="1019">
                  <c:v>6.6842830000000006</c:v>
                </c:pt>
                <c:pt idx="1020">
                  <c:v>2.7297600000000002</c:v>
                </c:pt>
                <c:pt idx="1021">
                  <c:v>5.0892499999999998</c:v>
                </c:pt>
                <c:pt idx="1022">
                  <c:v>2.0159500000000001</c:v>
                </c:pt>
                <c:pt idx="1023">
                  <c:v>3.6841970000000002</c:v>
                </c:pt>
                <c:pt idx="1024">
                  <c:v>1.291272</c:v>
                </c:pt>
                <c:pt idx="1025">
                  <c:v>2.139526</c:v>
                </c:pt>
                <c:pt idx="1026">
                  <c:v>0.37726799999999999</c:v>
                </c:pt>
                <c:pt idx="1027">
                  <c:v>0.259774</c:v>
                </c:pt>
                <c:pt idx="1028">
                  <c:v>-0.62493200000000004</c:v>
                </c:pt>
                <c:pt idx="1029">
                  <c:v>-1.749344</c:v>
                </c:pt>
                <c:pt idx="1030">
                  <c:v>-1.5880700000000001</c:v>
                </c:pt>
                <c:pt idx="1031">
                  <c:v>-3.5701320000000001</c:v>
                </c:pt>
                <c:pt idx="1032">
                  <c:v>-2.3147570000000002</c:v>
                </c:pt>
                <c:pt idx="1033">
                  <c:v>-4.8888820000000006</c:v>
                </c:pt>
                <c:pt idx="1034">
                  <c:v>-2.764672</c:v>
                </c:pt>
                <c:pt idx="1035">
                  <c:v>-5.6818939999999998</c:v>
                </c:pt>
                <c:pt idx="1036">
                  <c:v>-3.083631</c:v>
                </c:pt>
                <c:pt idx="1037">
                  <c:v>-6.3341080000000005</c:v>
                </c:pt>
                <c:pt idx="1038">
                  <c:v>-3.4213040000000001</c:v>
                </c:pt>
                <c:pt idx="1039">
                  <c:v>-7.0351169999999996</c:v>
                </c:pt>
                <c:pt idx="1040">
                  <c:v>-3.7611919999999999</c:v>
                </c:pt>
                <c:pt idx="1041">
                  <c:v>-7.6658150000000003</c:v>
                </c:pt>
                <c:pt idx="1042">
                  <c:v>-4.0314240000000003</c:v>
                </c:pt>
                <c:pt idx="1043">
                  <c:v>-8.0579080000000012</c:v>
                </c:pt>
                <c:pt idx="1044">
                  <c:v>-3.9507129999999999</c:v>
                </c:pt>
                <c:pt idx="1045">
                  <c:v>-7.9422709999999999</c:v>
                </c:pt>
                <c:pt idx="1046">
                  <c:v>-4.1237130000000004</c:v>
                </c:pt>
                <c:pt idx="1047">
                  <c:v>-8.4763590000000004</c:v>
                </c:pt>
                <c:pt idx="1048">
                  <c:v>-4.6143989999999997</c:v>
                </c:pt>
                <c:pt idx="1049">
                  <c:v>-9.4084900000000005</c:v>
                </c:pt>
                <c:pt idx="1050">
                  <c:v>-4.6592690000000001</c:v>
                </c:pt>
                <c:pt idx="1051">
                  <c:v>-8.7942900000000002</c:v>
                </c:pt>
                <c:pt idx="1052">
                  <c:v>-3.3681139999999998</c:v>
                </c:pt>
                <c:pt idx="1053">
                  <c:v>-6.0203899999999999</c:v>
                </c:pt>
                <c:pt idx="1054">
                  <c:v>-2.235897</c:v>
                </c:pt>
                <c:pt idx="1055">
                  <c:v>-4.3393920000000001</c:v>
                </c:pt>
                <c:pt idx="1056">
                  <c:v>-2.2339370000000001</c:v>
                </c:pt>
                <c:pt idx="1057">
                  <c:v>-4.6536590000000002</c:v>
                </c:pt>
                <c:pt idx="1058">
                  <c:v>-2.5175519999999998</c:v>
                </c:pt>
                <c:pt idx="1059">
                  <c:v>-4.9110719999999999</c:v>
                </c:pt>
                <c:pt idx="1060">
                  <c:v>-1.9632099999999999</c:v>
                </c:pt>
                <c:pt idx="1061">
                  <c:v>-3.326784</c:v>
                </c:pt>
                <c:pt idx="1062">
                  <c:v>-0.95989199999999997</c:v>
                </c:pt>
                <c:pt idx="1063">
                  <c:v>-1.7172879999999999</c:v>
                </c:pt>
                <c:pt idx="1064">
                  <c:v>-0.69518199999999997</c:v>
                </c:pt>
                <c:pt idx="1065">
                  <c:v>-1.4388160000000001</c:v>
                </c:pt>
                <c:pt idx="1066">
                  <c:v>-0.83912900000000001</c:v>
                </c:pt>
                <c:pt idx="1067">
                  <c:v>-1.7425139999999999</c:v>
                </c:pt>
                <c:pt idx="1068">
                  <c:v>-0.86053599999999997</c:v>
                </c:pt>
                <c:pt idx="1069">
                  <c:v>-1.6340539999999999</c:v>
                </c:pt>
                <c:pt idx="1070">
                  <c:v>-0.73879399999999995</c:v>
                </c:pt>
                <c:pt idx="1071">
                  <c:v>-1.5423339999999999</c:v>
                </c:pt>
                <c:pt idx="1072">
                  <c:v>-0.90429800000000005</c:v>
                </c:pt>
                <c:pt idx="1073">
                  <c:v>-1.8155860000000001</c:v>
                </c:pt>
                <c:pt idx="1074">
                  <c:v>-0.89276999999999995</c:v>
                </c:pt>
                <c:pt idx="1075">
                  <c:v>-1.696939</c:v>
                </c:pt>
                <c:pt idx="1076">
                  <c:v>-0.54997499999999999</c:v>
                </c:pt>
                <c:pt idx="1077">
                  <c:v>-0.75649500000000003</c:v>
                </c:pt>
                <c:pt idx="1078">
                  <c:v>0.19204099999999999</c:v>
                </c:pt>
                <c:pt idx="1079">
                  <c:v>0.65210699999999999</c:v>
                </c:pt>
                <c:pt idx="1080">
                  <c:v>0.628942</c:v>
                </c:pt>
                <c:pt idx="1081">
                  <c:v>1.3332820000000001</c:v>
                </c:pt>
                <c:pt idx="1082">
                  <c:v>0.60770100000000005</c:v>
                </c:pt>
                <c:pt idx="1083">
                  <c:v>0.93276200000000009</c:v>
                </c:pt>
                <c:pt idx="1084">
                  <c:v>0.209781</c:v>
                </c:pt>
                <c:pt idx="1085">
                  <c:v>0.70368799999999998</c:v>
                </c:pt>
                <c:pt idx="1086">
                  <c:v>0.91083800000000004</c:v>
                </c:pt>
                <c:pt idx="1087">
                  <c:v>1.8829480000000001</c:v>
                </c:pt>
                <c:pt idx="1088">
                  <c:v>0.68621100000000002</c:v>
                </c:pt>
                <c:pt idx="1089">
                  <c:v>1.1188260000000001</c:v>
                </c:pt>
                <c:pt idx="1090">
                  <c:v>0.733769</c:v>
                </c:pt>
                <c:pt idx="1091">
                  <c:v>2.4268860000000001</c:v>
                </c:pt>
                <c:pt idx="1092">
                  <c:v>2.9544000000000001</c:v>
                </c:pt>
                <c:pt idx="1093">
                  <c:v>6.9682689999999994</c:v>
                </c:pt>
                <c:pt idx="1094">
                  <c:v>4.5877189999999999</c:v>
                </c:pt>
                <c:pt idx="1095">
                  <c:v>9.444312</c:v>
                </c:pt>
                <c:pt idx="1096">
                  <c:v>4.9300249999999997</c:v>
                </c:pt>
                <c:pt idx="1097">
                  <c:v>9.7556839999999987</c:v>
                </c:pt>
                <c:pt idx="1098">
                  <c:v>4.716151</c:v>
                </c:pt>
                <c:pt idx="1099">
                  <c:v>9.412234999999999</c:v>
                </c:pt>
                <c:pt idx="1100">
                  <c:v>4.7063560000000004</c:v>
                </c:pt>
                <c:pt idx="1101">
                  <c:v>9.3964970000000001</c:v>
                </c:pt>
                <c:pt idx="1102">
                  <c:v>4.6696280000000003</c:v>
                </c:pt>
                <c:pt idx="1103">
                  <c:v>9.2615839999999992</c:v>
                </c:pt>
                <c:pt idx="1104">
                  <c:v>4.449643</c:v>
                </c:pt>
                <c:pt idx="1105">
                  <c:v>8.6745330000000003</c:v>
                </c:pt>
                <c:pt idx="1106">
                  <c:v>3.9261659999999998</c:v>
                </c:pt>
                <c:pt idx="1107">
                  <c:v>7.5101849999999999</c:v>
                </c:pt>
                <c:pt idx="1108">
                  <c:v>3.1958709999999999</c:v>
                </c:pt>
                <c:pt idx="1109">
                  <c:v>5.981757</c:v>
                </c:pt>
                <c:pt idx="1110">
                  <c:v>2.3654920000000002</c:v>
                </c:pt>
                <c:pt idx="1111">
                  <c:v>4.3268810000000002</c:v>
                </c:pt>
                <c:pt idx="1112">
                  <c:v>1.5241420000000001</c:v>
                </c:pt>
                <c:pt idx="1113">
                  <c:v>2.4967230000000002</c:v>
                </c:pt>
                <c:pt idx="1114">
                  <c:v>0.30535299999999999</c:v>
                </c:pt>
                <c:pt idx="1115">
                  <c:v>-0.16242600000000001</c:v>
                </c:pt>
                <c:pt idx="1116">
                  <c:v>-1.2505539999999999</c:v>
                </c:pt>
                <c:pt idx="1117">
                  <c:v>-3.215913</c:v>
                </c:pt>
                <c:pt idx="1118">
                  <c:v>-2.5914929999999998</c:v>
                </c:pt>
                <c:pt idx="1119">
                  <c:v>-5.7217539999999998</c:v>
                </c:pt>
                <c:pt idx="1120">
                  <c:v>-3.5559669999999999</c:v>
                </c:pt>
                <c:pt idx="1121">
                  <c:v>-7.4023749999999993</c:v>
                </c:pt>
                <c:pt idx="1122">
                  <c:v>-3.9818799999999999</c:v>
                </c:pt>
                <c:pt idx="1123">
                  <c:v>-7.9852889999999999</c:v>
                </c:pt>
                <c:pt idx="1124">
                  <c:v>-4.0238500000000004</c:v>
                </c:pt>
                <c:pt idx="1125">
                  <c:v>-8.0455719999999999</c:v>
                </c:pt>
                <c:pt idx="1126">
                  <c:v>-4.0216589999999997</c:v>
                </c:pt>
                <c:pt idx="1127">
                  <c:v>-8.0727890000000002</c:v>
                </c:pt>
                <c:pt idx="1128">
                  <c:v>-4.0317170000000004</c:v>
                </c:pt>
                <c:pt idx="1129">
                  <c:v>-7.9703420000000005</c:v>
                </c:pt>
                <c:pt idx="1130">
                  <c:v>-3.7811020000000002</c:v>
                </c:pt>
                <c:pt idx="1131">
                  <c:v>-7.4314580000000001</c:v>
                </c:pt>
                <c:pt idx="1132">
                  <c:v>-3.6146150000000001</c:v>
                </c:pt>
                <c:pt idx="1133">
                  <c:v>-7.2857560000000001</c:v>
                </c:pt>
                <c:pt idx="1134">
                  <c:v>-3.8102849999999999</c:v>
                </c:pt>
                <c:pt idx="1135">
                  <c:v>-7.7467829999999998</c:v>
                </c:pt>
                <c:pt idx="1136">
                  <c:v>-4.0099919999999996</c:v>
                </c:pt>
                <c:pt idx="1137">
                  <c:v>-7.8987619999999996</c:v>
                </c:pt>
                <c:pt idx="1138">
                  <c:v>-3.5379800000000001</c:v>
                </c:pt>
                <c:pt idx="1139">
                  <c:v>-6.630134</c:v>
                </c:pt>
                <c:pt idx="1140">
                  <c:v>-2.6428609999999999</c:v>
                </c:pt>
                <c:pt idx="1141">
                  <c:v>-4.9611529999999995</c:v>
                </c:pt>
                <c:pt idx="1142">
                  <c:v>-2.1516169999999999</c:v>
                </c:pt>
                <c:pt idx="1143">
                  <c:v>-4.1981000000000002</c:v>
                </c:pt>
                <c:pt idx="1144">
                  <c:v>-1.939481</c:v>
                </c:pt>
                <c:pt idx="1145">
                  <c:v>-3.7603219999999999</c:v>
                </c:pt>
                <c:pt idx="1146">
                  <c:v>-1.7311890000000001</c:v>
                </c:pt>
                <c:pt idx="1147">
                  <c:v>-3.2715070000000002</c:v>
                </c:pt>
                <c:pt idx="1148">
                  <c:v>-1.2564770000000001</c:v>
                </c:pt>
                <c:pt idx="1149">
                  <c:v>-2.2820869999999998</c:v>
                </c:pt>
                <c:pt idx="1150">
                  <c:v>-0.85488200000000003</c:v>
                </c:pt>
                <c:pt idx="1151">
                  <c:v>-1.5891570000000002</c:v>
                </c:pt>
                <c:pt idx="1152">
                  <c:v>-0.61541400000000002</c:v>
                </c:pt>
                <c:pt idx="1153">
                  <c:v>-1.0896669999999999</c:v>
                </c:pt>
                <c:pt idx="1154">
                  <c:v>-0.430365</c:v>
                </c:pt>
                <c:pt idx="1155">
                  <c:v>-0.89115800000000001</c:v>
                </c:pt>
                <c:pt idx="1156">
                  <c:v>-0.45509300000000003</c:v>
                </c:pt>
                <c:pt idx="1157">
                  <c:v>-0.84931599999999996</c:v>
                </c:pt>
                <c:pt idx="1158">
                  <c:v>-0.31487799999999999</c:v>
                </c:pt>
                <c:pt idx="1159">
                  <c:v>-0.59391899999999997</c:v>
                </c:pt>
                <c:pt idx="1160">
                  <c:v>-0.36602099999999999</c:v>
                </c:pt>
                <c:pt idx="1161">
                  <c:v>-0.91103299999999998</c:v>
                </c:pt>
                <c:pt idx="1162">
                  <c:v>-0.72321500000000005</c:v>
                </c:pt>
                <c:pt idx="1163">
                  <c:v>-1.582651</c:v>
                </c:pt>
                <c:pt idx="1164">
                  <c:v>-0.89824499999999996</c:v>
                </c:pt>
                <c:pt idx="1165">
                  <c:v>-1.7282759999999999</c:v>
                </c:pt>
                <c:pt idx="1166">
                  <c:v>-0.49935000000000002</c:v>
                </c:pt>
                <c:pt idx="1167">
                  <c:v>-0.55412400000000006</c:v>
                </c:pt>
                <c:pt idx="1168">
                  <c:v>0.266787</c:v>
                </c:pt>
                <c:pt idx="1169">
                  <c:v>0.607765</c:v>
                </c:pt>
                <c:pt idx="1170">
                  <c:v>0.31837199999999999</c:v>
                </c:pt>
                <c:pt idx="1171">
                  <c:v>0.69422800000000007</c:v>
                </c:pt>
                <c:pt idx="1172">
                  <c:v>0.50428399999999995</c:v>
                </c:pt>
                <c:pt idx="1173">
                  <c:v>1.3642409999999998</c:v>
                </c:pt>
                <c:pt idx="1174">
                  <c:v>1.265655</c:v>
                </c:pt>
                <c:pt idx="1175">
                  <c:v>2.5893619999999999</c:v>
                </c:pt>
                <c:pt idx="1176">
                  <c:v>0.92169400000000001</c:v>
                </c:pt>
                <c:pt idx="1177">
                  <c:v>1.2880590000000001</c:v>
                </c:pt>
                <c:pt idx="1178">
                  <c:v>0.207928</c:v>
                </c:pt>
                <c:pt idx="1179">
                  <c:v>1.1065659999999999</c:v>
                </c:pt>
                <c:pt idx="1180">
                  <c:v>2.1737009999999999</c:v>
                </c:pt>
                <c:pt idx="1181">
                  <c:v>5.585223</c:v>
                </c:pt>
                <c:pt idx="1182">
                  <c:v>4.0738979999999998</c:v>
                </c:pt>
                <c:pt idx="1183">
                  <c:v>8.3194200000000009</c:v>
                </c:pt>
                <c:pt idx="1184">
                  <c:v>4.20099</c:v>
                </c:pt>
                <c:pt idx="1185">
                  <c:v>8.3258469999999996</c:v>
                </c:pt>
                <c:pt idx="1186">
                  <c:v>4.0678609999999997</c:v>
                </c:pt>
                <c:pt idx="1187">
                  <c:v>8.0693799999999989</c:v>
                </c:pt>
                <c:pt idx="1188">
                  <c:v>3.9325049999999999</c:v>
                </c:pt>
                <c:pt idx="1189">
                  <c:v>7.7977620000000005</c:v>
                </c:pt>
                <c:pt idx="1190">
                  <c:v>3.8104100000000001</c:v>
                </c:pt>
                <c:pt idx="1191">
                  <c:v>7.5917700000000004</c:v>
                </c:pt>
                <c:pt idx="1192">
                  <c:v>3.7698520000000002</c:v>
                </c:pt>
                <c:pt idx="1193">
                  <c:v>7.5057660000000004</c:v>
                </c:pt>
                <c:pt idx="1194">
                  <c:v>3.6883720000000002</c:v>
                </c:pt>
                <c:pt idx="1195">
                  <c:v>7.30016</c:v>
                </c:pt>
                <c:pt idx="1196">
                  <c:v>3.496486</c:v>
                </c:pt>
                <c:pt idx="1197">
                  <c:v>6.8538449999999997</c:v>
                </c:pt>
                <c:pt idx="1198">
                  <c:v>3.183878</c:v>
                </c:pt>
                <c:pt idx="1199">
                  <c:v>6.1612609999999997</c:v>
                </c:pt>
                <c:pt idx="1200">
                  <c:v>2.73794</c:v>
                </c:pt>
                <c:pt idx="1201">
                  <c:v>5.1492439999999995</c:v>
                </c:pt>
                <c:pt idx="1202">
                  <c:v>1.9477359999999999</c:v>
                </c:pt>
                <c:pt idx="1203">
                  <c:v>3.3171780000000002</c:v>
                </c:pt>
                <c:pt idx="1204">
                  <c:v>0.72262999999999999</c:v>
                </c:pt>
                <c:pt idx="1205">
                  <c:v>0.79883400000000004</c:v>
                </c:pt>
                <c:pt idx="1206">
                  <c:v>-0.51139199999999996</c:v>
                </c:pt>
                <c:pt idx="1207">
                  <c:v>-1.5194959999999997</c:v>
                </c:pt>
                <c:pt idx="1208">
                  <c:v>-1.4186319999999999</c:v>
                </c:pt>
                <c:pt idx="1209">
                  <c:v>-3.1545459999999999</c:v>
                </c:pt>
                <c:pt idx="1210">
                  <c:v>-1.9272389999999999</c:v>
                </c:pt>
                <c:pt idx="1211">
                  <c:v>-3.9674139999999998</c:v>
                </c:pt>
                <c:pt idx="1212">
                  <c:v>-2.1514250000000001</c:v>
                </c:pt>
                <c:pt idx="1213">
                  <c:v>-4.4752229999999997</c:v>
                </c:pt>
                <c:pt idx="1214">
                  <c:v>-2.554646</c:v>
                </c:pt>
                <c:pt idx="1215">
                  <c:v>-5.3892050000000005</c:v>
                </c:pt>
                <c:pt idx="1216">
                  <c:v>-3.1173899999999999</c:v>
                </c:pt>
                <c:pt idx="1217">
                  <c:v>-6.3978470000000005</c:v>
                </c:pt>
                <c:pt idx="1218">
                  <c:v>-3.3717199999999998</c:v>
                </c:pt>
                <c:pt idx="1219">
                  <c:v>-6.8311549999999999</c:v>
                </c:pt>
                <c:pt idx="1220">
                  <c:v>-3.5477020000000001</c:v>
                </c:pt>
                <c:pt idx="1221">
                  <c:v>-7.184965</c:v>
                </c:pt>
                <c:pt idx="1222">
                  <c:v>-3.7325080000000002</c:v>
                </c:pt>
                <c:pt idx="1223">
                  <c:v>-7.5238530000000008</c:v>
                </c:pt>
                <c:pt idx="1224">
                  <c:v>-3.8427660000000001</c:v>
                </c:pt>
                <c:pt idx="1225">
                  <c:v>-7.567977</c:v>
                </c:pt>
                <c:pt idx="1226">
                  <c:v>-3.4698530000000001</c:v>
                </c:pt>
                <c:pt idx="1227">
                  <c:v>-6.6581890000000001</c:v>
                </c:pt>
                <c:pt idx="1228">
                  <c:v>-2.9767700000000001</c:v>
                </c:pt>
                <c:pt idx="1229">
                  <c:v>-5.8479400000000004</c:v>
                </c:pt>
                <c:pt idx="1230">
                  <c:v>-2.835315</c:v>
                </c:pt>
                <c:pt idx="1231">
                  <c:v>-5.6600780000000004</c:v>
                </c:pt>
                <c:pt idx="1232">
                  <c:v>-2.8268070000000001</c:v>
                </c:pt>
                <c:pt idx="1233">
                  <c:v>-5.6450689999999994</c:v>
                </c:pt>
                <c:pt idx="1234">
                  <c:v>-2.7088100000000002</c:v>
                </c:pt>
                <c:pt idx="1235">
                  <c:v>-5.1890460000000003</c:v>
                </c:pt>
                <c:pt idx="1236">
                  <c:v>-2.1939099999999998</c:v>
                </c:pt>
                <c:pt idx="1237">
                  <c:v>-4.0878779999999999</c:v>
                </c:pt>
                <c:pt idx="1238">
                  <c:v>-1.644498</c:v>
                </c:pt>
                <c:pt idx="1239">
                  <c:v>-3.075304</c:v>
                </c:pt>
                <c:pt idx="1240">
                  <c:v>-1.2564139999999999</c:v>
                </c:pt>
                <c:pt idx="1241">
                  <c:v>-2.3596550000000001</c:v>
                </c:pt>
                <c:pt idx="1242">
                  <c:v>-0.97078200000000003</c:v>
                </c:pt>
                <c:pt idx="1243">
                  <c:v>-1.8777900000000001</c:v>
                </c:pt>
                <c:pt idx="1244">
                  <c:v>-0.867892</c:v>
                </c:pt>
                <c:pt idx="1245">
                  <c:v>-1.7012499999999999</c:v>
                </c:pt>
                <c:pt idx="1246">
                  <c:v>-0.77966299999999999</c:v>
                </c:pt>
                <c:pt idx="1247">
                  <c:v>-1.475576</c:v>
                </c:pt>
                <c:pt idx="1248">
                  <c:v>-0.62747200000000003</c:v>
                </c:pt>
                <c:pt idx="1249">
                  <c:v>-1.213905</c:v>
                </c:pt>
                <c:pt idx="1250">
                  <c:v>-0.59823700000000002</c:v>
                </c:pt>
                <c:pt idx="1251">
                  <c:v>-1.2428980000000001</c:v>
                </c:pt>
                <c:pt idx="1252">
                  <c:v>-0.63016300000000003</c:v>
                </c:pt>
                <c:pt idx="1253">
                  <c:v>-1.080552</c:v>
                </c:pt>
                <c:pt idx="1254">
                  <c:v>-8.8384000000000004E-2</c:v>
                </c:pt>
                <c:pt idx="1255">
                  <c:v>0.18133699999999997</c:v>
                </c:pt>
                <c:pt idx="1256">
                  <c:v>0.46376000000000001</c:v>
                </c:pt>
                <c:pt idx="1257">
                  <c:v>0.749834</c:v>
                </c:pt>
                <c:pt idx="1258">
                  <c:v>2.0046999999999999E-2</c:v>
                </c:pt>
                <c:pt idx="1259">
                  <c:v>-0.10854999999999999</c:v>
                </c:pt>
                <c:pt idx="1260">
                  <c:v>-0.13596900000000001</c:v>
                </c:pt>
                <c:pt idx="1261">
                  <c:v>-0.12984100000000001</c:v>
                </c:pt>
                <c:pt idx="1262">
                  <c:v>0.15138699999999999</c:v>
                </c:pt>
                <c:pt idx="1263">
                  <c:v>0.45088699999999998</c:v>
                </c:pt>
                <c:pt idx="1264">
                  <c:v>0.47677599999999998</c:v>
                </c:pt>
                <c:pt idx="1265">
                  <c:v>1.037096</c:v>
                </c:pt>
                <c:pt idx="1266">
                  <c:v>0.67996400000000001</c:v>
                </c:pt>
                <c:pt idx="1267">
                  <c:v>1.5226600000000001</c:v>
                </c:pt>
                <c:pt idx="1268">
                  <c:v>0.93049099999999996</c:v>
                </c:pt>
                <c:pt idx="1269">
                  <c:v>1.961571</c:v>
                </c:pt>
                <c:pt idx="1270">
                  <c:v>1.3529100000000001</c:v>
                </c:pt>
                <c:pt idx="1271">
                  <c:v>3.2179320000000002</c:v>
                </c:pt>
                <c:pt idx="1272">
                  <c:v>2.4069590000000001</c:v>
                </c:pt>
                <c:pt idx="1273">
                  <c:v>5.2365449999999996</c:v>
                </c:pt>
                <c:pt idx="1274">
                  <c:v>3.0707789999999999</c:v>
                </c:pt>
                <c:pt idx="1275">
                  <c:v>6.3227989999999998</c:v>
                </c:pt>
                <c:pt idx="1276">
                  <c:v>3.4578389999999999</c:v>
                </c:pt>
                <c:pt idx="1277">
                  <c:v>7.0794230000000002</c:v>
                </c:pt>
                <c:pt idx="1278">
                  <c:v>3.7171479999999999</c:v>
                </c:pt>
                <c:pt idx="1279">
                  <c:v>7.3732369999999996</c:v>
                </c:pt>
                <c:pt idx="1280">
                  <c:v>3.5475810000000001</c:v>
                </c:pt>
                <c:pt idx="1281">
                  <c:v>7.0121160000000007</c:v>
                </c:pt>
                <c:pt idx="1282">
                  <c:v>3.4536440000000002</c:v>
                </c:pt>
                <c:pt idx="1283">
                  <c:v>6.9310900000000002</c:v>
                </c:pt>
                <c:pt idx="1284">
                  <c:v>3.5624189999999998</c:v>
                </c:pt>
                <c:pt idx="1285">
                  <c:v>7.1988459999999996</c:v>
                </c:pt>
                <c:pt idx="1286">
                  <c:v>3.6719309999999998</c:v>
                </c:pt>
                <c:pt idx="1287">
                  <c:v>7.3620070000000002</c:v>
                </c:pt>
                <c:pt idx="1288">
                  <c:v>3.6193879999999998</c:v>
                </c:pt>
                <c:pt idx="1289">
                  <c:v>7.0995539999999995</c:v>
                </c:pt>
                <c:pt idx="1290">
                  <c:v>3.2494800000000001</c:v>
                </c:pt>
                <c:pt idx="1291">
                  <c:v>6.2076860000000007</c:v>
                </c:pt>
                <c:pt idx="1292">
                  <c:v>2.577779</c:v>
                </c:pt>
                <c:pt idx="1293">
                  <c:v>4.662153</c:v>
                </c:pt>
                <c:pt idx="1294">
                  <c:v>1.523075</c:v>
                </c:pt>
                <c:pt idx="1295">
                  <c:v>2.446542</c:v>
                </c:pt>
                <c:pt idx="1296">
                  <c:v>0.28049299999999999</c:v>
                </c:pt>
                <c:pt idx="1297">
                  <c:v>-7.9276999999999986E-2</c:v>
                </c:pt>
                <c:pt idx="1298">
                  <c:v>-0.96577999999999997</c:v>
                </c:pt>
                <c:pt idx="1299">
                  <c:v>-2.4686409999999999</c:v>
                </c:pt>
                <c:pt idx="1300">
                  <c:v>-1.9793080000000001</c:v>
                </c:pt>
                <c:pt idx="1301">
                  <c:v>-4.3190759999999999</c:v>
                </c:pt>
                <c:pt idx="1302">
                  <c:v>-2.5593140000000001</c:v>
                </c:pt>
                <c:pt idx="1303">
                  <c:v>-5.237107</c:v>
                </c:pt>
                <c:pt idx="1304">
                  <c:v>-2.6861100000000002</c:v>
                </c:pt>
                <c:pt idx="1305">
                  <c:v>-5.3067250000000001</c:v>
                </c:pt>
                <c:pt idx="1306">
                  <c:v>-2.5541510000000001</c:v>
                </c:pt>
                <c:pt idx="1307">
                  <c:v>-5.0780639999999995</c:v>
                </c:pt>
                <c:pt idx="1308">
                  <c:v>-2.5397110000000001</c:v>
                </c:pt>
                <c:pt idx="1309">
                  <c:v>-5.0959370000000002</c:v>
                </c:pt>
                <c:pt idx="1310">
                  <c:v>-2.6012629999999999</c:v>
                </c:pt>
                <c:pt idx="1311">
                  <c:v>-5.251347</c:v>
                </c:pt>
                <c:pt idx="1312">
                  <c:v>-2.6160640000000002</c:v>
                </c:pt>
                <c:pt idx="1313">
                  <c:v>-5.226337</c:v>
                </c:pt>
                <c:pt idx="1314">
                  <c:v>-2.717616</c:v>
                </c:pt>
                <c:pt idx="1315">
                  <c:v>-5.6286860000000001</c:v>
                </c:pt>
                <c:pt idx="1316">
                  <c:v>-3.1871239999999998</c:v>
                </c:pt>
                <c:pt idx="1317">
                  <c:v>-6.6204429999999999</c:v>
                </c:pt>
                <c:pt idx="1318">
                  <c:v>-3.6562000000000001</c:v>
                </c:pt>
                <c:pt idx="1319">
                  <c:v>-7.400315</c:v>
                </c:pt>
                <c:pt idx="1320">
                  <c:v>-3.4653290000000001</c:v>
                </c:pt>
                <c:pt idx="1321">
                  <c:v>-6.4312400000000007</c:v>
                </c:pt>
                <c:pt idx="1322">
                  <c:v>-2.4860690000000001</c:v>
                </c:pt>
                <c:pt idx="1323">
                  <c:v>-4.6628350000000003</c:v>
                </c:pt>
                <c:pt idx="1324">
                  <c:v>-2.0258750000000001</c:v>
                </c:pt>
                <c:pt idx="1325">
                  <c:v>-4.0445609999999999</c:v>
                </c:pt>
                <c:pt idx="1326">
                  <c:v>-2.051393</c:v>
                </c:pt>
                <c:pt idx="1327">
                  <c:v>-4.1094159999999995</c:v>
                </c:pt>
                <c:pt idx="1328">
                  <c:v>-1.9302760000000001</c:v>
                </c:pt>
                <c:pt idx="1329">
                  <c:v>-3.5117260000000003</c:v>
                </c:pt>
                <c:pt idx="1330">
                  <c:v>-1.2492490000000001</c:v>
                </c:pt>
                <c:pt idx="1331">
                  <c:v>-2.2713130000000001</c:v>
                </c:pt>
                <c:pt idx="1332">
                  <c:v>-0.89244999999999997</c:v>
                </c:pt>
                <c:pt idx="1333">
                  <c:v>-1.7395659999999999</c:v>
                </c:pt>
                <c:pt idx="1334">
                  <c:v>-0.71467999999999998</c:v>
                </c:pt>
                <c:pt idx="1335">
                  <c:v>-1.3406319999999998</c:v>
                </c:pt>
                <c:pt idx="1336">
                  <c:v>-0.51454599999999995</c:v>
                </c:pt>
                <c:pt idx="1337">
                  <c:v>-0.90736499999999998</c:v>
                </c:pt>
                <c:pt idx="1338">
                  <c:v>-0.21609400000000001</c:v>
                </c:pt>
                <c:pt idx="1339">
                  <c:v>-0.27614899999999998</c:v>
                </c:pt>
                <c:pt idx="1340">
                  <c:v>6.5680000000000001E-3</c:v>
                </c:pt>
                <c:pt idx="1341">
                  <c:v>-3.0880000000000001E-2</c:v>
                </c:pt>
                <c:pt idx="1342">
                  <c:v>-0.19712199999999999</c:v>
                </c:pt>
                <c:pt idx="1343">
                  <c:v>-0.64358700000000002</c:v>
                </c:pt>
                <c:pt idx="1344">
                  <c:v>-0.56580200000000003</c:v>
                </c:pt>
                <c:pt idx="1345">
                  <c:v>-0.99035800000000007</c:v>
                </c:pt>
                <c:pt idx="1346">
                  <c:v>-0.125116</c:v>
                </c:pt>
                <c:pt idx="1347">
                  <c:v>5.424699999999999E-2</c:v>
                </c:pt>
                <c:pt idx="1348">
                  <c:v>0.27902500000000002</c:v>
                </c:pt>
                <c:pt idx="1349">
                  <c:v>0.484487</c:v>
                </c:pt>
                <c:pt idx="1350">
                  <c:v>3.0809E-2</c:v>
                </c:pt>
                <c:pt idx="1351">
                  <c:v>-5.2090999999999998E-2</c:v>
                </c:pt>
                <c:pt idx="1352">
                  <c:v>2.4874E-2</c:v>
                </c:pt>
                <c:pt idx="1353">
                  <c:v>0.39709899999999998</c:v>
                </c:pt>
                <c:pt idx="1354">
                  <c:v>0.876664</c:v>
                </c:pt>
                <c:pt idx="1355">
                  <c:v>1.984283</c:v>
                </c:pt>
                <c:pt idx="1356">
                  <c:v>0.83404</c:v>
                </c:pt>
                <c:pt idx="1357">
                  <c:v>1.1338300000000001</c:v>
                </c:pt>
                <c:pt idx="1358">
                  <c:v>1.3308E-2</c:v>
                </c:pt>
                <c:pt idx="1359">
                  <c:v>0.27099400000000001</c:v>
                </c:pt>
                <c:pt idx="1360">
                  <c:v>1.0960369999999999</c:v>
                </c:pt>
                <c:pt idx="1361">
                  <c:v>3.2701599999999997</c:v>
                </c:pt>
                <c:pt idx="1362">
                  <c:v>2.9953829999999999</c:v>
                </c:pt>
                <c:pt idx="1363">
                  <c:v>6.4127580000000002</c:v>
                </c:pt>
                <c:pt idx="1364">
                  <c:v>3.4865979999999999</c:v>
                </c:pt>
                <c:pt idx="1365">
                  <c:v>6.9424770000000002</c:v>
                </c:pt>
                <c:pt idx="1366">
                  <c:v>3.4213830000000001</c:v>
                </c:pt>
                <c:pt idx="1367">
                  <c:v>6.7579359999999999</c:v>
                </c:pt>
                <c:pt idx="1368">
                  <c:v>3.2476409999999998</c:v>
                </c:pt>
                <c:pt idx="1369">
                  <c:v>6.452477</c:v>
                </c:pt>
                <c:pt idx="1370">
                  <c:v>3.2289249999999998</c:v>
                </c:pt>
                <c:pt idx="1371">
                  <c:v>6.5096959999999999</c:v>
                </c:pt>
                <c:pt idx="1372">
                  <c:v>3.339378</c:v>
                </c:pt>
                <c:pt idx="1373">
                  <c:v>6.7177819999999997</c:v>
                </c:pt>
                <c:pt idx="1374">
                  <c:v>3.360735</c:v>
                </c:pt>
                <c:pt idx="1375">
                  <c:v>6.6335680000000004</c:v>
                </c:pt>
                <c:pt idx="1376">
                  <c:v>3.1210209999999998</c:v>
                </c:pt>
                <c:pt idx="1377">
                  <c:v>6.0676799999999993</c:v>
                </c:pt>
                <c:pt idx="1378">
                  <c:v>2.7363309999999998</c:v>
                </c:pt>
                <c:pt idx="1379">
                  <c:v>5.2420359999999997</c:v>
                </c:pt>
                <c:pt idx="1380">
                  <c:v>2.2618860000000001</c:v>
                </c:pt>
                <c:pt idx="1381">
                  <c:v>4.2355900000000002</c:v>
                </c:pt>
                <c:pt idx="1382">
                  <c:v>1.637559</c:v>
                </c:pt>
                <c:pt idx="1383">
                  <c:v>2.9391280000000002</c:v>
                </c:pt>
                <c:pt idx="1384">
                  <c:v>0.94307399999999997</c:v>
                </c:pt>
                <c:pt idx="1385">
                  <c:v>1.485293</c:v>
                </c:pt>
                <c:pt idx="1386">
                  <c:v>0.12743699999999999</c:v>
                </c:pt>
                <c:pt idx="1387">
                  <c:v>-0.15027599999999999</c:v>
                </c:pt>
                <c:pt idx="1388">
                  <c:v>-0.69079299999999999</c:v>
                </c:pt>
                <c:pt idx="1389">
                  <c:v>-1.825162</c:v>
                </c:pt>
                <c:pt idx="1390">
                  <c:v>-1.5739669999999999</c:v>
                </c:pt>
                <c:pt idx="1391">
                  <c:v>-3.5286469999999999</c:v>
                </c:pt>
                <c:pt idx="1392">
                  <c:v>-2.2467929999999998</c:v>
                </c:pt>
                <c:pt idx="1393">
                  <c:v>-4.6038189999999997</c:v>
                </c:pt>
                <c:pt idx="1394">
                  <c:v>-2.3618739999999998</c:v>
                </c:pt>
                <c:pt idx="1395">
                  <c:v>-4.687411</c:v>
                </c:pt>
                <c:pt idx="1396">
                  <c:v>-2.2695620000000001</c:v>
                </c:pt>
                <c:pt idx="1397">
                  <c:v>-4.4786029999999997</c:v>
                </c:pt>
                <c:pt idx="1398">
                  <c:v>-2.1528589999999999</c:v>
                </c:pt>
                <c:pt idx="1399">
                  <c:v>-4.3082539999999998</c:v>
                </c:pt>
                <c:pt idx="1400">
                  <c:v>-2.2079309999999999</c:v>
                </c:pt>
                <c:pt idx="1401">
                  <c:v>-4.4304589999999999</c:v>
                </c:pt>
                <c:pt idx="1402">
                  <c:v>-2.329059</c:v>
                </c:pt>
                <c:pt idx="1403">
                  <c:v>-4.8663930000000004</c:v>
                </c:pt>
                <c:pt idx="1404">
                  <c:v>-2.8047409999999999</c:v>
                </c:pt>
                <c:pt idx="1405">
                  <c:v>-5.8705569999999998</c:v>
                </c:pt>
                <c:pt idx="1406">
                  <c:v>-3.2481100000000001</c:v>
                </c:pt>
                <c:pt idx="1407">
                  <c:v>-6.6785600000000001</c:v>
                </c:pt>
                <c:pt idx="1408">
                  <c:v>-3.3937979999999999</c:v>
                </c:pt>
                <c:pt idx="1409">
                  <c:v>-6.4721379999999993</c:v>
                </c:pt>
                <c:pt idx="1410">
                  <c:v>-2.755754</c:v>
                </c:pt>
                <c:pt idx="1411">
                  <c:v>-5.3016909999999999</c:v>
                </c:pt>
                <c:pt idx="1412">
                  <c:v>-2.428185</c:v>
                </c:pt>
                <c:pt idx="1413">
                  <c:v>-4.9204690000000006</c:v>
                </c:pt>
                <c:pt idx="1414">
                  <c:v>-2.5775589999999999</c:v>
                </c:pt>
                <c:pt idx="1415">
                  <c:v>-5.2858739999999997</c:v>
                </c:pt>
                <c:pt idx="1416">
                  <c:v>-2.7732960000000002</c:v>
                </c:pt>
                <c:pt idx="1417">
                  <c:v>-5.553496</c:v>
                </c:pt>
                <c:pt idx="1418">
                  <c:v>-2.61693</c:v>
                </c:pt>
                <c:pt idx="1419">
                  <c:v>-4.8418019999999995</c:v>
                </c:pt>
                <c:pt idx="1420">
                  <c:v>-1.8215570000000001</c:v>
                </c:pt>
                <c:pt idx="1421">
                  <c:v>-3.377732</c:v>
                </c:pt>
                <c:pt idx="1422">
                  <c:v>-1.4047700000000001</c:v>
                </c:pt>
                <c:pt idx="1423">
                  <c:v>-2.7396380000000002</c:v>
                </c:pt>
                <c:pt idx="1424">
                  <c:v>-1.3011250000000001</c:v>
                </c:pt>
                <c:pt idx="1425">
                  <c:v>-2.5586669999999998</c:v>
                </c:pt>
                <c:pt idx="1426">
                  <c:v>-1.140657</c:v>
                </c:pt>
                <c:pt idx="1427">
                  <c:v>-2.0622220000000002</c:v>
                </c:pt>
                <c:pt idx="1428">
                  <c:v>-0.67163799999999996</c:v>
                </c:pt>
                <c:pt idx="1429">
                  <c:v>-1.1419679999999999</c:v>
                </c:pt>
                <c:pt idx="1430">
                  <c:v>-0.368676</c:v>
                </c:pt>
                <c:pt idx="1431">
                  <c:v>-0.73468</c:v>
                </c:pt>
                <c:pt idx="1432">
                  <c:v>-0.43717099999999998</c:v>
                </c:pt>
                <c:pt idx="1433">
                  <c:v>-0.90518999999999994</c:v>
                </c:pt>
                <c:pt idx="1434">
                  <c:v>-0.345885</c:v>
                </c:pt>
                <c:pt idx="1435">
                  <c:v>-0.45367999999999997</c:v>
                </c:pt>
                <c:pt idx="1436">
                  <c:v>0.104986</c:v>
                </c:pt>
                <c:pt idx="1437">
                  <c:v>0.30299799999999999</c:v>
                </c:pt>
                <c:pt idx="1438">
                  <c:v>0.119918</c:v>
                </c:pt>
                <c:pt idx="1439">
                  <c:v>0.202705</c:v>
                </c:pt>
                <c:pt idx="1440">
                  <c:v>0.27739999999999998</c:v>
                </c:pt>
                <c:pt idx="1441">
                  <c:v>0.91126499999999999</c:v>
                </c:pt>
                <c:pt idx="1442">
                  <c:v>0.888741</c:v>
                </c:pt>
                <c:pt idx="1443">
                  <c:v>1.6943220000000001</c:v>
                </c:pt>
                <c:pt idx="1444">
                  <c:v>0.376141</c:v>
                </c:pt>
                <c:pt idx="1445">
                  <c:v>0.17375199999999999</c:v>
                </c:pt>
                <c:pt idx="1446">
                  <c:v>-0.63391600000000004</c:v>
                </c:pt>
                <c:pt idx="1447">
                  <c:v>-1.3513930000000001</c:v>
                </c:pt>
                <c:pt idx="1448">
                  <c:v>-0.46388000000000001</c:v>
                </c:pt>
                <c:pt idx="1449">
                  <c:v>-0.45655499999999999</c:v>
                </c:pt>
                <c:pt idx="1450">
                  <c:v>0.47248200000000001</c:v>
                </c:pt>
                <c:pt idx="1451">
                  <c:v>1.1561969999999999</c:v>
                </c:pt>
                <c:pt idx="1452">
                  <c:v>0.68197200000000002</c:v>
                </c:pt>
                <c:pt idx="1453">
                  <c:v>1.3943530000000002</c:v>
                </c:pt>
                <c:pt idx="1454">
                  <c:v>0.92800300000000002</c:v>
                </c:pt>
                <c:pt idx="1455">
                  <c:v>2.29548</c:v>
                </c:pt>
                <c:pt idx="1456">
                  <c:v>1.7967900000000001</c:v>
                </c:pt>
                <c:pt idx="1457">
                  <c:v>3.9880150000000003</c:v>
                </c:pt>
                <c:pt idx="1458">
                  <c:v>2.5338530000000001</c:v>
                </c:pt>
                <c:pt idx="1459">
                  <c:v>5.3304600000000004</c:v>
                </c:pt>
                <c:pt idx="1460">
                  <c:v>2.9836399999999998</c:v>
                </c:pt>
                <c:pt idx="1461">
                  <c:v>6.1068639999999998</c:v>
                </c:pt>
                <c:pt idx="1462">
                  <c:v>3.1731790000000002</c:v>
                </c:pt>
                <c:pt idx="1463">
                  <c:v>6.3904420000000002</c:v>
                </c:pt>
                <c:pt idx="1464">
                  <c:v>3.2332649999999998</c:v>
                </c:pt>
                <c:pt idx="1465">
                  <c:v>6.4472399999999999</c:v>
                </c:pt>
                <c:pt idx="1466">
                  <c:v>3.1385990000000001</c:v>
                </c:pt>
                <c:pt idx="1467">
                  <c:v>6.1333800000000007</c:v>
                </c:pt>
                <c:pt idx="1468">
                  <c:v>2.788627</c:v>
                </c:pt>
                <c:pt idx="1469">
                  <c:v>5.3257969999999997</c:v>
                </c:pt>
                <c:pt idx="1470">
                  <c:v>2.209454</c:v>
                </c:pt>
                <c:pt idx="1471">
                  <c:v>3.9531939999999999</c:v>
                </c:pt>
                <c:pt idx="1472">
                  <c:v>1.1628890000000001</c:v>
                </c:pt>
                <c:pt idx="1473">
                  <c:v>1.6763300000000001</c:v>
                </c:pt>
                <c:pt idx="1474">
                  <c:v>-0.146735</c:v>
                </c:pt>
                <c:pt idx="1475">
                  <c:v>-0.91177599999999992</c:v>
                </c:pt>
                <c:pt idx="1476">
                  <c:v>-1.2926660000000001</c:v>
                </c:pt>
                <c:pt idx="1477">
                  <c:v>-2.9568240000000001</c:v>
                </c:pt>
                <c:pt idx="1478">
                  <c:v>-1.8888799999999999</c:v>
                </c:pt>
                <c:pt idx="1479">
                  <c:v>-3.954272</c:v>
                </c:pt>
                <c:pt idx="1480">
                  <c:v>-2.237733</c:v>
                </c:pt>
                <c:pt idx="1481">
                  <c:v>-4.5794119999999996</c:v>
                </c:pt>
                <c:pt idx="1482">
                  <c:v>-2.435079</c:v>
                </c:pt>
                <c:pt idx="1483">
                  <c:v>-4.9192669999999996</c:v>
                </c:pt>
                <c:pt idx="1484">
                  <c:v>-2.418361</c:v>
                </c:pt>
                <c:pt idx="1485">
                  <c:v>-4.7424569999999999</c:v>
                </c:pt>
                <c:pt idx="1486">
                  <c:v>-2.2978360000000002</c:v>
                </c:pt>
                <c:pt idx="1487">
                  <c:v>-4.7060209999999998</c:v>
                </c:pt>
                <c:pt idx="1488">
                  <c:v>-2.6141939999999999</c:v>
                </c:pt>
                <c:pt idx="1489">
                  <c:v>-5.4465649999999997</c:v>
                </c:pt>
                <c:pt idx="1490">
                  <c:v>-3.029576</c:v>
                </c:pt>
                <c:pt idx="1491">
                  <c:v>-6.2119049999999998</c:v>
                </c:pt>
                <c:pt idx="1492">
                  <c:v>-3.099332</c:v>
                </c:pt>
                <c:pt idx="1493">
                  <c:v>-5.9786489999999999</c:v>
                </c:pt>
                <c:pt idx="1494">
                  <c:v>-2.672701</c:v>
                </c:pt>
                <c:pt idx="1495">
                  <c:v>-5.222747</c:v>
                </c:pt>
                <c:pt idx="1496">
                  <c:v>-2.500553</c:v>
                </c:pt>
                <c:pt idx="1497">
                  <c:v>-5.0604379999999995</c:v>
                </c:pt>
                <c:pt idx="1498">
                  <c:v>-2.681905</c:v>
                </c:pt>
                <c:pt idx="1499">
                  <c:v>-5.5072729999999996</c:v>
                </c:pt>
                <c:pt idx="1500">
                  <c:v>-2.9287100000000001</c:v>
                </c:pt>
                <c:pt idx="1501">
                  <c:v>-5.7863179999999996</c:v>
                </c:pt>
                <c:pt idx="1502">
                  <c:v>-2.5314040000000002</c:v>
                </c:pt>
                <c:pt idx="1503">
                  <c:v>-4.5633780000000002</c:v>
                </c:pt>
                <c:pt idx="1504">
                  <c:v>-1.566052</c:v>
                </c:pt>
                <c:pt idx="1505">
                  <c:v>-2.8217639999999999</c:v>
                </c:pt>
                <c:pt idx="1506">
                  <c:v>-1.081588</c:v>
                </c:pt>
                <c:pt idx="1507">
                  <c:v>-2.091075</c:v>
                </c:pt>
                <c:pt idx="1508">
                  <c:v>-0.95239499999999999</c:v>
                </c:pt>
                <c:pt idx="1509">
                  <c:v>-1.8024740000000001</c:v>
                </c:pt>
                <c:pt idx="1510">
                  <c:v>-0.71805200000000002</c:v>
                </c:pt>
                <c:pt idx="1511">
                  <c:v>-1.307798</c:v>
                </c:pt>
                <c:pt idx="1512">
                  <c:v>-0.51721399999999995</c:v>
                </c:pt>
                <c:pt idx="1513">
                  <c:v>-1.005012</c:v>
                </c:pt>
                <c:pt idx="1514">
                  <c:v>-0.41896899999999998</c:v>
                </c:pt>
                <c:pt idx="1515">
                  <c:v>-0.66460199999999992</c:v>
                </c:pt>
                <c:pt idx="1516">
                  <c:v>-4.0757000000000002E-2</c:v>
                </c:pt>
                <c:pt idx="1517">
                  <c:v>3.9641999999999997E-2</c:v>
                </c:pt>
                <c:pt idx="1518">
                  <c:v>6.8648000000000001E-2</c:v>
                </c:pt>
                <c:pt idx="1519">
                  <c:v>-1.4007999999999993E-2</c:v>
                </c:pt>
                <c:pt idx="1520">
                  <c:v>-0.30216900000000002</c:v>
                </c:pt>
                <c:pt idx="1521">
                  <c:v>-0.6659250000000001</c:v>
                </c:pt>
                <c:pt idx="1522">
                  <c:v>-0.26283899999999999</c:v>
                </c:pt>
                <c:pt idx="1523">
                  <c:v>-0.29417599999999999</c:v>
                </c:pt>
                <c:pt idx="1524">
                  <c:v>0.13794100000000001</c:v>
                </c:pt>
                <c:pt idx="1525">
                  <c:v>0.27343800000000001</c:v>
                </c:pt>
                <c:pt idx="1526">
                  <c:v>4.6067999999999998E-2</c:v>
                </c:pt>
                <c:pt idx="1527">
                  <c:v>3.5626999999999999E-2</c:v>
                </c:pt>
                <c:pt idx="1528">
                  <c:v>0.105992</c:v>
                </c:pt>
                <c:pt idx="1529">
                  <c:v>0.539466</c:v>
                </c:pt>
                <c:pt idx="1530">
                  <c:v>1.0540860000000001</c:v>
                </c:pt>
                <c:pt idx="1531">
                  <c:v>2.884379</c:v>
                </c:pt>
                <c:pt idx="1532">
                  <c:v>2.4301710000000001</c:v>
                </c:pt>
                <c:pt idx="1533">
                  <c:v>4.9616500000000006</c:v>
                </c:pt>
                <c:pt idx="1534">
                  <c:v>2.059965</c:v>
                </c:pt>
                <c:pt idx="1535">
                  <c:v>3.5806820000000004</c:v>
                </c:pt>
                <c:pt idx="1536">
                  <c:v>1.325107</c:v>
                </c:pt>
                <c:pt idx="1537">
                  <c:v>2.9794840000000002</c:v>
                </c:pt>
                <c:pt idx="1538">
                  <c:v>2.337615</c:v>
                </c:pt>
                <c:pt idx="1539">
                  <c:v>5.6559659999999994</c:v>
                </c:pt>
                <c:pt idx="1540">
                  <c:v>4.0210090000000003</c:v>
                </c:pt>
                <c:pt idx="1541">
                  <c:v>8.386673</c:v>
                </c:pt>
                <c:pt idx="1542">
                  <c:v>4.4769759999999996</c:v>
                </c:pt>
                <c:pt idx="1543">
                  <c:v>8.9075260000000007</c:v>
                </c:pt>
                <c:pt idx="1544">
                  <c:v>4.253412</c:v>
                </c:pt>
                <c:pt idx="1545">
                  <c:v>8.2968010000000003</c:v>
                </c:pt>
                <c:pt idx="1546">
                  <c:v>3.8544420000000001</c:v>
                </c:pt>
                <c:pt idx="1547">
                  <c:v>7.5976780000000002</c:v>
                </c:pt>
                <c:pt idx="1548">
                  <c:v>3.7121949999999999</c:v>
                </c:pt>
                <c:pt idx="1549">
                  <c:v>7.4320599999999999</c:v>
                </c:pt>
                <c:pt idx="1550">
                  <c:v>3.7413349999999999</c:v>
                </c:pt>
                <c:pt idx="1551">
                  <c:v>7.4455</c:v>
                </c:pt>
                <c:pt idx="1552">
                  <c:v>3.5608849999999999</c:v>
                </c:pt>
                <c:pt idx="1553">
                  <c:v>6.8848099999999999</c:v>
                </c:pt>
                <c:pt idx="1554">
                  <c:v>2.9884469999999999</c:v>
                </c:pt>
                <c:pt idx="1555">
                  <c:v>5.5446539999999995</c:v>
                </c:pt>
                <c:pt idx="1556">
                  <c:v>2.0409570000000001</c:v>
                </c:pt>
                <c:pt idx="1557">
                  <c:v>3.4837889999999998</c:v>
                </c:pt>
                <c:pt idx="1558">
                  <c:v>0.76939500000000005</c:v>
                </c:pt>
                <c:pt idx="1559">
                  <c:v>0.82413800000000004</c:v>
                </c:pt>
                <c:pt idx="1560">
                  <c:v>-0.61606499999999997</c:v>
                </c:pt>
                <c:pt idx="1561">
                  <c:v>-1.8254049999999999</c:v>
                </c:pt>
                <c:pt idx="1562">
                  <c:v>-1.669889</c:v>
                </c:pt>
                <c:pt idx="1563">
                  <c:v>-3.6719219999999999</c:v>
                </c:pt>
                <c:pt idx="1564">
                  <c:v>-2.1913360000000002</c:v>
                </c:pt>
                <c:pt idx="1565">
                  <c:v>-4.3820209999999999</c:v>
                </c:pt>
                <c:pt idx="1566">
                  <c:v>-2.1134379999999999</c:v>
                </c:pt>
                <c:pt idx="1567">
                  <c:v>-4.1690930000000002</c:v>
                </c:pt>
                <c:pt idx="1568">
                  <c:v>-2.0816750000000002</c:v>
                </c:pt>
                <c:pt idx="1569">
                  <c:v>-4.2542650000000002</c:v>
                </c:pt>
                <c:pt idx="1570">
                  <c:v>-2.2664870000000001</c:v>
                </c:pt>
                <c:pt idx="1571">
                  <c:v>-4.6589200000000002</c:v>
                </c:pt>
                <c:pt idx="1572">
                  <c:v>-2.466507</c:v>
                </c:pt>
                <c:pt idx="1573">
                  <c:v>-4.9730650000000001</c:v>
                </c:pt>
                <c:pt idx="1574">
                  <c:v>-2.6606529999999999</c:v>
                </c:pt>
                <c:pt idx="1575">
                  <c:v>-5.5646810000000002</c:v>
                </c:pt>
                <c:pt idx="1576">
                  <c:v>-3.17028</c:v>
                </c:pt>
                <c:pt idx="1577">
                  <c:v>-6.5771259999999998</c:v>
                </c:pt>
                <c:pt idx="1578">
                  <c:v>-3.634547</c:v>
                </c:pt>
                <c:pt idx="1579">
                  <c:v>-7.532292</c:v>
                </c:pt>
                <c:pt idx="1580">
                  <c:v>-3.9537439999999999</c:v>
                </c:pt>
                <c:pt idx="1581">
                  <c:v>-7.8001629999999995</c:v>
                </c:pt>
                <c:pt idx="1582">
                  <c:v>-3.683227</c:v>
                </c:pt>
                <c:pt idx="1583">
                  <c:v>-7.2236010000000004</c:v>
                </c:pt>
                <c:pt idx="1584">
                  <c:v>-3.4074309999999999</c:v>
                </c:pt>
                <c:pt idx="1585">
                  <c:v>-6.7572679999999998</c:v>
                </c:pt>
                <c:pt idx="1586">
                  <c:v>-3.3195000000000001</c:v>
                </c:pt>
                <c:pt idx="1587">
                  <c:v>-6.6246100000000006</c:v>
                </c:pt>
                <c:pt idx="1588">
                  <c:v>-3.245012</c:v>
                </c:pt>
                <c:pt idx="1589">
                  <c:v>-6.2676270000000001</c:v>
                </c:pt>
                <c:pt idx="1590">
                  <c:v>-2.7542499999999999</c:v>
                </c:pt>
                <c:pt idx="1591">
                  <c:v>-5.2902069999999997</c:v>
                </c:pt>
                <c:pt idx="1592">
                  <c:v>-2.2860490000000002</c:v>
                </c:pt>
                <c:pt idx="1593">
                  <c:v>-4.2852250000000005</c:v>
                </c:pt>
                <c:pt idx="1594">
                  <c:v>-1.770748</c:v>
                </c:pt>
                <c:pt idx="1595">
                  <c:v>-3.441916</c:v>
                </c:pt>
                <c:pt idx="1596">
                  <c:v>-1.6621649999999999</c:v>
                </c:pt>
                <c:pt idx="1597">
                  <c:v>-3.2550879999999998</c:v>
                </c:pt>
                <c:pt idx="1598">
                  <c:v>-1.3963779999999999</c:v>
                </c:pt>
                <c:pt idx="1599">
                  <c:v>-2.5256400000000001</c:v>
                </c:pt>
                <c:pt idx="1600">
                  <c:v>-0.85036900000000004</c:v>
                </c:pt>
                <c:pt idx="1601">
                  <c:v>-1.474837</c:v>
                </c:pt>
                <c:pt idx="1602">
                  <c:v>-0.50990999999999997</c:v>
                </c:pt>
                <c:pt idx="1603">
                  <c:v>-1.0110600000000001</c:v>
                </c:pt>
                <c:pt idx="1604">
                  <c:v>-0.52535299999999996</c:v>
                </c:pt>
                <c:pt idx="1605">
                  <c:v>-0.99434999999999996</c:v>
                </c:pt>
                <c:pt idx="1606">
                  <c:v>-0.24115</c:v>
                </c:pt>
                <c:pt idx="1607">
                  <c:v>-0.139849</c:v>
                </c:pt>
                <c:pt idx="1608">
                  <c:v>0.38383200000000001</c:v>
                </c:pt>
                <c:pt idx="1609">
                  <c:v>0.86002699999999999</c:v>
                </c:pt>
                <c:pt idx="1610">
                  <c:v>0.35714800000000002</c:v>
                </c:pt>
                <c:pt idx="1611">
                  <c:v>0.49823600000000001</c:v>
                </c:pt>
                <c:pt idx="1612">
                  <c:v>1.0533000000000001E-2</c:v>
                </c:pt>
                <c:pt idx="1613">
                  <c:v>9.3756000000000006E-2</c:v>
                </c:pt>
                <c:pt idx="1614">
                  <c:v>0.35208200000000001</c:v>
                </c:pt>
                <c:pt idx="1615">
                  <c:v>1.0227759999999999</c:v>
                </c:pt>
                <c:pt idx="1616">
                  <c:v>0.964673</c:v>
                </c:pt>
                <c:pt idx="1617">
                  <c:v>2.1795399999999998</c:v>
                </c:pt>
                <c:pt idx="1618">
                  <c:v>1.488219</c:v>
                </c:pt>
                <c:pt idx="1619">
                  <c:v>3.2284949999999997</c:v>
                </c:pt>
                <c:pt idx="1620">
                  <c:v>1.9513910000000001</c:v>
                </c:pt>
                <c:pt idx="1621">
                  <c:v>4.0404520000000002</c:v>
                </c:pt>
                <c:pt idx="1622">
                  <c:v>2.1997239999999998</c:v>
                </c:pt>
                <c:pt idx="1623">
                  <c:v>4.6705389999999998</c:v>
                </c:pt>
                <c:pt idx="1624">
                  <c:v>2.924401</c:v>
                </c:pt>
                <c:pt idx="1625">
                  <c:v>6.3494150000000005</c:v>
                </c:pt>
                <c:pt idx="1626">
                  <c:v>3.7812779999999999</c:v>
                </c:pt>
                <c:pt idx="1627">
                  <c:v>7.6684700000000001</c:v>
                </c:pt>
                <c:pt idx="1628">
                  <c:v>3.7430099999999999</c:v>
                </c:pt>
                <c:pt idx="1629">
                  <c:v>7.1647230000000004</c:v>
                </c:pt>
                <c:pt idx="1630">
                  <c:v>3.0412620000000001</c:v>
                </c:pt>
                <c:pt idx="1631">
                  <c:v>5.7590409999999999</c:v>
                </c:pt>
                <c:pt idx="1632">
                  <c:v>2.4884469999999999</c:v>
                </c:pt>
                <c:pt idx="1633">
                  <c:v>4.8319770000000002</c:v>
                </c:pt>
                <c:pt idx="1634">
                  <c:v>2.256812</c:v>
                </c:pt>
                <c:pt idx="1635">
                  <c:v>4.4905170000000005</c:v>
                </c:pt>
                <c:pt idx="1636">
                  <c:v>2.2100770000000001</c:v>
                </c:pt>
                <c:pt idx="1637">
                  <c:v>4.3558430000000001</c:v>
                </c:pt>
                <c:pt idx="1638">
                  <c:v>2.0237620000000001</c:v>
                </c:pt>
                <c:pt idx="1639">
                  <c:v>3.8784689999999999</c:v>
                </c:pt>
                <c:pt idx="1640">
                  <c:v>1.6513850000000001</c:v>
                </c:pt>
                <c:pt idx="1641">
                  <c:v>3.0629879999999998</c:v>
                </c:pt>
                <c:pt idx="1642">
                  <c:v>1.141524</c:v>
                </c:pt>
                <c:pt idx="1643">
                  <c:v>1.9985110000000001</c:v>
                </c:pt>
                <c:pt idx="1644">
                  <c:v>0.57369999999999999</c:v>
                </c:pt>
                <c:pt idx="1645">
                  <c:v>0.91134300000000001</c:v>
                </c:pt>
                <c:pt idx="1646">
                  <c:v>0.16222900000000001</c:v>
                </c:pt>
                <c:pt idx="1647">
                  <c:v>0.21291100000000002</c:v>
                </c:pt>
                <c:pt idx="1648">
                  <c:v>9.0390000000000002E-3</c:v>
                </c:pt>
                <c:pt idx="1649">
                  <c:v>9.2250000000000006E-3</c:v>
                </c:pt>
                <c:pt idx="1650">
                  <c:v>-2.1083999999999999E-2</c:v>
                </c:pt>
                <c:pt idx="1651">
                  <c:v>-0.148865</c:v>
                </c:pt>
                <c:pt idx="1652">
                  <c:v>-0.28680499999999998</c:v>
                </c:pt>
                <c:pt idx="1653">
                  <c:v>-0.782501</c:v>
                </c:pt>
                <c:pt idx="1654">
                  <c:v>-0.74715900000000002</c:v>
                </c:pt>
                <c:pt idx="1655">
                  <c:v>-1.67581</c:v>
                </c:pt>
                <c:pt idx="1656">
                  <c:v>-1.0946990000000001</c:v>
                </c:pt>
                <c:pt idx="1657">
                  <c:v>-2.4527830000000002</c:v>
                </c:pt>
                <c:pt idx="1658">
                  <c:v>-1.691873</c:v>
                </c:pt>
                <c:pt idx="1659">
                  <c:v>-3.7642540000000002</c:v>
                </c:pt>
                <c:pt idx="1660">
                  <c:v>-2.3940229999999998</c:v>
                </c:pt>
                <c:pt idx="1661">
                  <c:v>-5.0211310000000005</c:v>
                </c:pt>
                <c:pt idx="1662">
                  <c:v>-2.8680110000000001</c:v>
                </c:pt>
                <c:pt idx="1663">
                  <c:v>-5.7107429999999999</c:v>
                </c:pt>
                <c:pt idx="1664">
                  <c:v>-2.6545179999999999</c:v>
                </c:pt>
                <c:pt idx="1665">
                  <c:v>-5.2375659999999993</c:v>
                </c:pt>
                <c:pt idx="1666">
                  <c:v>-2.6531859999999998</c:v>
                </c:pt>
                <c:pt idx="1667">
                  <c:v>-5.4346180000000004</c:v>
                </c:pt>
                <c:pt idx="1668">
                  <c:v>-2.9492099999999999</c:v>
                </c:pt>
                <c:pt idx="1669">
                  <c:v>-6.0474069999999998</c:v>
                </c:pt>
                <c:pt idx="1670">
                  <c:v>-3.1417229999999998</c:v>
                </c:pt>
                <c:pt idx="1671">
                  <c:v>-6.2666690000000003</c:v>
                </c:pt>
                <c:pt idx="1672">
                  <c:v>-2.9595959999999999</c:v>
                </c:pt>
                <c:pt idx="1673">
                  <c:v>-5.5823320000000001</c:v>
                </c:pt>
                <c:pt idx="1674">
                  <c:v>-2.3150580000000001</c:v>
                </c:pt>
                <c:pt idx="1675">
                  <c:v>-4.3574389999999994</c:v>
                </c:pt>
                <c:pt idx="1676">
                  <c:v>-1.844562</c:v>
                </c:pt>
                <c:pt idx="1677">
                  <c:v>-3.5570200000000001</c:v>
                </c:pt>
                <c:pt idx="1678">
                  <c:v>-1.626698</c:v>
                </c:pt>
                <c:pt idx="1679">
                  <c:v>-3.2059500000000001</c:v>
                </c:pt>
                <c:pt idx="1680">
                  <c:v>-1.466288</c:v>
                </c:pt>
                <c:pt idx="1681">
                  <c:v>-2.7613310000000002</c:v>
                </c:pt>
                <c:pt idx="1682">
                  <c:v>-1.1297569999999999</c:v>
                </c:pt>
                <c:pt idx="1683">
                  <c:v>-2.1025369999999999</c:v>
                </c:pt>
                <c:pt idx="1684">
                  <c:v>-0.78591299999999997</c:v>
                </c:pt>
                <c:pt idx="1685">
                  <c:v>-1.360036</c:v>
                </c:pt>
                <c:pt idx="1686">
                  <c:v>-0.35736800000000002</c:v>
                </c:pt>
                <c:pt idx="1687">
                  <c:v>-0.48800600000000005</c:v>
                </c:pt>
                <c:pt idx="1688">
                  <c:v>9.2865000000000003E-2</c:v>
                </c:pt>
                <c:pt idx="1689">
                  <c:v>0.38680599999999998</c:v>
                </c:pt>
                <c:pt idx="1690">
                  <c:v>0.41098200000000001</c:v>
                </c:pt>
                <c:pt idx="1691">
                  <c:v>0.84279000000000004</c:v>
                </c:pt>
                <c:pt idx="1692">
                  <c:v>0.38395699999999999</c:v>
                </c:pt>
                <c:pt idx="1693">
                  <c:v>0.79258000000000006</c:v>
                </c:pt>
                <c:pt idx="1694">
                  <c:v>0.54882699999999995</c:v>
                </c:pt>
                <c:pt idx="1695">
                  <c:v>1.313796</c:v>
                </c:pt>
                <c:pt idx="1696">
                  <c:v>0.95983700000000005</c:v>
                </c:pt>
                <c:pt idx="1697">
                  <c:v>2.0497879999999999</c:v>
                </c:pt>
                <c:pt idx="1698">
                  <c:v>1.236159</c:v>
                </c:pt>
                <c:pt idx="1699">
                  <c:v>2.8523389999999997</c:v>
                </c:pt>
                <c:pt idx="1700">
                  <c:v>2.1876669999999998</c:v>
                </c:pt>
                <c:pt idx="1701">
                  <c:v>5.1628309999999997</c:v>
                </c:pt>
                <c:pt idx="1702">
                  <c:v>3.838927</c:v>
                </c:pt>
                <c:pt idx="1703">
                  <c:v>8.4863889999999991</c:v>
                </c:pt>
                <c:pt idx="1704">
                  <c:v>5.0941049999999999</c:v>
                </c:pt>
                <c:pt idx="1705">
                  <c:v>10.196315</c:v>
                </c:pt>
                <c:pt idx="1706">
                  <c:v>4.7148310000000002</c:v>
                </c:pt>
                <c:pt idx="1707">
                  <c:v>8.8921810000000008</c:v>
                </c:pt>
                <c:pt idx="1708">
                  <c:v>3.6728459999999998</c:v>
                </c:pt>
                <c:pt idx="1709">
                  <c:v>6.9000539999999999</c:v>
                </c:pt>
                <c:pt idx="1710">
                  <c:v>2.936064</c:v>
                </c:pt>
                <c:pt idx="1711">
                  <c:v>5.6881370000000002</c:v>
                </c:pt>
                <c:pt idx="1712">
                  <c:v>2.6080130000000001</c:v>
                </c:pt>
                <c:pt idx="1713">
                  <c:v>5.0974310000000003</c:v>
                </c:pt>
                <c:pt idx="1714">
                  <c:v>2.35039</c:v>
                </c:pt>
                <c:pt idx="1715">
                  <c:v>4.5247549999999999</c:v>
                </c:pt>
                <c:pt idx="1716">
                  <c:v>1.957068</c:v>
                </c:pt>
                <c:pt idx="1717">
                  <c:v>3.6815040000000003</c:v>
                </c:pt>
                <c:pt idx="1718">
                  <c:v>1.4895419999999999</c:v>
                </c:pt>
                <c:pt idx="1719">
                  <c:v>2.768942</c:v>
                </c:pt>
                <c:pt idx="1720">
                  <c:v>1.0688629999999999</c:v>
                </c:pt>
                <c:pt idx="1721">
                  <c:v>1.8972519999999999</c:v>
                </c:pt>
                <c:pt idx="1722">
                  <c:v>0.57875799999999999</c:v>
                </c:pt>
                <c:pt idx="1723">
                  <c:v>0.93943100000000002</c:v>
                </c:pt>
                <c:pt idx="1724">
                  <c:v>0.19558800000000001</c:v>
                </c:pt>
                <c:pt idx="1725">
                  <c:v>0.29066200000000003</c:v>
                </c:pt>
                <c:pt idx="1726">
                  <c:v>3.0249000000000002E-2</c:v>
                </c:pt>
                <c:pt idx="1727">
                  <c:v>-4.2140999999999998E-2</c:v>
                </c:pt>
                <c:pt idx="1728">
                  <c:v>-0.227995</c:v>
                </c:pt>
                <c:pt idx="1729">
                  <c:v>-0.59622799999999998</c:v>
                </c:pt>
                <c:pt idx="1730">
                  <c:v>-0.47208600000000001</c:v>
                </c:pt>
                <c:pt idx="1731">
                  <c:v>-1.0547759999999999</c:v>
                </c:pt>
                <c:pt idx="1732">
                  <c:v>-0.70876899999999998</c:v>
                </c:pt>
                <c:pt idx="1733">
                  <c:v>-1.559517</c:v>
                </c:pt>
                <c:pt idx="1734">
                  <c:v>-1.053852</c:v>
                </c:pt>
                <c:pt idx="1735">
                  <c:v>-2.3096190000000001</c:v>
                </c:pt>
                <c:pt idx="1736">
                  <c:v>-1.4853810000000001</c:v>
                </c:pt>
                <c:pt idx="1737">
                  <c:v>-3.2115999999999998</c:v>
                </c:pt>
                <c:pt idx="1738">
                  <c:v>-1.8206310000000001</c:v>
                </c:pt>
                <c:pt idx="1739">
                  <c:v>-3.630922</c:v>
                </c:pt>
                <c:pt idx="1740">
                  <c:v>-1.8752930000000001</c:v>
                </c:pt>
                <c:pt idx="1741">
                  <c:v>-3.9019509999999999</c:v>
                </c:pt>
                <c:pt idx="1742">
                  <c:v>-2.21977</c:v>
                </c:pt>
                <c:pt idx="1743">
                  <c:v>-4.6826819999999998</c:v>
                </c:pt>
                <c:pt idx="1744">
                  <c:v>-2.7529859999999999</c:v>
                </c:pt>
                <c:pt idx="1745">
                  <c:v>-5.8149709999999999</c:v>
                </c:pt>
                <c:pt idx="1746">
                  <c:v>-3.3603230000000002</c:v>
                </c:pt>
                <c:pt idx="1747">
                  <c:v>-6.9053630000000004</c:v>
                </c:pt>
                <c:pt idx="1748">
                  <c:v>-3.5817779999999999</c:v>
                </c:pt>
                <c:pt idx="1749">
                  <c:v>-7.1581539999999997</c:v>
                </c:pt>
                <c:pt idx="1750">
                  <c:v>-3.5829559999999998</c:v>
                </c:pt>
                <c:pt idx="1751">
                  <c:v>-7.1355909999999998</c:v>
                </c:pt>
                <c:pt idx="1752">
                  <c:v>-3.4809420000000002</c:v>
                </c:pt>
                <c:pt idx="1753">
                  <c:v>-6.7773120000000002</c:v>
                </c:pt>
                <c:pt idx="1754">
                  <c:v>-3.0157880000000001</c:v>
                </c:pt>
                <c:pt idx="1755">
                  <c:v>-5.7276679999999995</c:v>
                </c:pt>
                <c:pt idx="1756">
                  <c:v>-2.3664079999999998</c:v>
                </c:pt>
                <c:pt idx="1757">
                  <c:v>-4.368214</c:v>
                </c:pt>
                <c:pt idx="1758">
                  <c:v>-1.670919</c:v>
                </c:pt>
                <c:pt idx="1759">
                  <c:v>-3.075777</c:v>
                </c:pt>
                <c:pt idx="1760">
                  <c:v>-1.2271730000000001</c:v>
                </c:pt>
                <c:pt idx="1761">
                  <c:v>-2.3630459999999998</c:v>
                </c:pt>
                <c:pt idx="1762">
                  <c:v>-1.108749</c:v>
                </c:pt>
                <c:pt idx="1763">
                  <c:v>-2.21726</c:v>
                </c:pt>
                <c:pt idx="1764">
                  <c:v>-1.0681020000000001</c:v>
                </c:pt>
                <c:pt idx="1765">
                  <c:v>-2.016797</c:v>
                </c:pt>
                <c:pt idx="1766">
                  <c:v>-0.75906300000000004</c:v>
                </c:pt>
                <c:pt idx="1767">
                  <c:v>-1.316484</c:v>
                </c:pt>
                <c:pt idx="1768">
                  <c:v>-0.40804099999999999</c:v>
                </c:pt>
                <c:pt idx="1769">
                  <c:v>-0.71382199999999996</c:v>
                </c:pt>
                <c:pt idx="1770">
                  <c:v>-0.165601</c:v>
                </c:pt>
                <c:pt idx="1771">
                  <c:v>-8.4844000000000003E-2</c:v>
                </c:pt>
                <c:pt idx="1772">
                  <c:v>0.43460500000000002</c:v>
                </c:pt>
                <c:pt idx="1773">
                  <c:v>1.241268</c:v>
                </c:pt>
                <c:pt idx="1774">
                  <c:v>1.0725800000000001</c:v>
                </c:pt>
                <c:pt idx="1775">
                  <c:v>2.1429450000000001</c:v>
                </c:pt>
                <c:pt idx="1776">
                  <c:v>0.80604900000000002</c:v>
                </c:pt>
                <c:pt idx="1777">
                  <c:v>1.26325</c:v>
                </c:pt>
                <c:pt idx="1778">
                  <c:v>0.26219199999999998</c:v>
                </c:pt>
                <c:pt idx="1779">
                  <c:v>0.62097399999999991</c:v>
                </c:pt>
                <c:pt idx="1780">
                  <c:v>0.67995700000000003</c:v>
                </c:pt>
                <c:pt idx="1781">
                  <c:v>1.7189610000000002</c:v>
                </c:pt>
                <c:pt idx="1782">
                  <c:v>1.308816</c:v>
                </c:pt>
                <c:pt idx="1783">
                  <c:v>2.7987000000000002</c:v>
                </c:pt>
                <c:pt idx="1784">
                  <c:v>1.6298319999999999</c:v>
                </c:pt>
                <c:pt idx="1785">
                  <c:v>3.5308079999999999</c:v>
                </c:pt>
                <c:pt idx="1786">
                  <c:v>2.4635009999999999</c:v>
                </c:pt>
                <c:pt idx="1787">
                  <c:v>5.7382790000000004</c:v>
                </c:pt>
                <c:pt idx="1788">
                  <c:v>4.0831770000000001</c:v>
                </c:pt>
                <c:pt idx="1789">
                  <c:v>8.6574010000000001</c:v>
                </c:pt>
                <c:pt idx="1790">
                  <c:v>4.8022869999999998</c:v>
                </c:pt>
                <c:pt idx="1791">
                  <c:v>9.5946239999999996</c:v>
                </c:pt>
                <c:pt idx="1792">
                  <c:v>4.6247290000000003</c:v>
                </c:pt>
                <c:pt idx="1793">
                  <c:v>9.0255700000000001</c:v>
                </c:pt>
                <c:pt idx="1794">
                  <c:v>4.1278280000000001</c:v>
                </c:pt>
                <c:pt idx="1795">
                  <c:v>7.9026909999999999</c:v>
                </c:pt>
                <c:pt idx="1796">
                  <c:v>3.3615469999999998</c:v>
                </c:pt>
                <c:pt idx="1797">
                  <c:v>6.2944279999999999</c:v>
                </c:pt>
                <c:pt idx="1798">
                  <c:v>2.5454409999999998</c:v>
                </c:pt>
                <c:pt idx="1799">
                  <c:v>4.8106460000000002</c:v>
                </c:pt>
                <c:pt idx="1800">
                  <c:v>2.0840179999999999</c:v>
                </c:pt>
                <c:pt idx="1801">
                  <c:v>4.0697929999999998</c:v>
                </c:pt>
                <c:pt idx="1802">
                  <c:v>1.977822</c:v>
                </c:pt>
                <c:pt idx="1803">
                  <c:v>4.0070290000000002</c:v>
                </c:pt>
                <c:pt idx="1804">
                  <c:v>2.1088930000000001</c:v>
                </c:pt>
                <c:pt idx="1805">
                  <c:v>4.2547700000000006</c:v>
                </c:pt>
                <c:pt idx="1806">
                  <c:v>2.15611</c:v>
                </c:pt>
                <c:pt idx="1807">
                  <c:v>4.2801830000000001</c:v>
                </c:pt>
                <c:pt idx="1808">
                  <c:v>2.0208010000000001</c:v>
                </c:pt>
                <c:pt idx="1809">
                  <c:v>3.8552870000000001</c:v>
                </c:pt>
                <c:pt idx="1810">
                  <c:v>1.541018</c:v>
                </c:pt>
                <c:pt idx="1811">
                  <c:v>2.650045</c:v>
                </c:pt>
                <c:pt idx="1812">
                  <c:v>0.58701599999999998</c:v>
                </c:pt>
                <c:pt idx="1813">
                  <c:v>0.64510000000000001</c:v>
                </c:pt>
                <c:pt idx="1814">
                  <c:v>-0.41970600000000002</c:v>
                </c:pt>
                <c:pt idx="1815">
                  <c:v>-1.223457</c:v>
                </c:pt>
                <c:pt idx="1816">
                  <c:v>-1.11009</c:v>
                </c:pt>
                <c:pt idx="1817">
                  <c:v>-2.4351929999999999</c:v>
                </c:pt>
                <c:pt idx="1818">
                  <c:v>-1.4383079999999999</c:v>
                </c:pt>
                <c:pt idx="1819">
                  <c:v>-2.9062999999999999</c:v>
                </c:pt>
                <c:pt idx="1820">
                  <c:v>-1.451878</c:v>
                </c:pt>
                <c:pt idx="1821">
                  <c:v>-2.9066719999999999</c:v>
                </c:pt>
                <c:pt idx="1822">
                  <c:v>-1.497682</c:v>
                </c:pt>
                <c:pt idx="1823">
                  <c:v>-3.0419989999999997</c:v>
                </c:pt>
                <c:pt idx="1824">
                  <c:v>-1.5956889999999999</c:v>
                </c:pt>
                <c:pt idx="1825">
                  <c:v>-3.2745799999999998</c:v>
                </c:pt>
                <c:pt idx="1826">
                  <c:v>-1.7289730000000001</c:v>
                </c:pt>
                <c:pt idx="1827">
                  <c:v>-3.4668890000000001</c:v>
                </c:pt>
                <c:pt idx="1828">
                  <c:v>-1.8296410000000001</c:v>
                </c:pt>
                <c:pt idx="1829">
                  <c:v>-3.8391670000000002</c:v>
                </c:pt>
                <c:pt idx="1830">
                  <c:v>-2.2406139999999999</c:v>
                </c:pt>
                <c:pt idx="1831">
                  <c:v>-4.6991359999999993</c:v>
                </c:pt>
                <c:pt idx="1832">
                  <c:v>-2.6131579999999999</c:v>
                </c:pt>
                <c:pt idx="1833">
                  <c:v>-5.31623</c:v>
                </c:pt>
                <c:pt idx="1834">
                  <c:v>-2.8306140000000002</c:v>
                </c:pt>
                <c:pt idx="1835">
                  <c:v>-5.856592</c:v>
                </c:pt>
                <c:pt idx="1836">
                  <c:v>-3.0511080000000002</c:v>
                </c:pt>
                <c:pt idx="1837">
                  <c:v>-5.9948290000000002</c:v>
                </c:pt>
                <c:pt idx="1838">
                  <c:v>-2.8695349999999999</c:v>
                </c:pt>
                <c:pt idx="1839">
                  <c:v>-5.6891169999999995</c:v>
                </c:pt>
                <c:pt idx="1840">
                  <c:v>-2.7308539999999999</c:v>
                </c:pt>
                <c:pt idx="1841">
                  <c:v>-5.3198550000000004</c:v>
                </c:pt>
                <c:pt idx="1842">
                  <c:v>-2.4004729999999999</c:v>
                </c:pt>
                <c:pt idx="1843">
                  <c:v>-4.6303280000000004</c:v>
                </c:pt>
                <c:pt idx="1844">
                  <c:v>-2.1092409999999999</c:v>
                </c:pt>
                <c:pt idx="1845">
                  <c:v>-4.0216099999999999</c:v>
                </c:pt>
                <c:pt idx="1846">
                  <c:v>-1.7153419999999999</c:v>
                </c:pt>
                <c:pt idx="1847">
                  <c:v>-3.2892640000000002</c:v>
                </c:pt>
                <c:pt idx="1848">
                  <c:v>-1.4657089999999999</c:v>
                </c:pt>
                <c:pt idx="1849">
                  <c:v>-2.8493759999999999</c:v>
                </c:pt>
                <c:pt idx="1850">
                  <c:v>-1.272357</c:v>
                </c:pt>
                <c:pt idx="1851">
                  <c:v>-2.3822070000000002</c:v>
                </c:pt>
                <c:pt idx="1852">
                  <c:v>-0.86292400000000002</c:v>
                </c:pt>
                <c:pt idx="1853">
                  <c:v>-1.42899</c:v>
                </c:pt>
                <c:pt idx="1854">
                  <c:v>-0.21021899999999999</c:v>
                </c:pt>
                <c:pt idx="1855">
                  <c:v>-5.2403999999999978E-2</c:v>
                </c:pt>
                <c:pt idx="1856">
                  <c:v>0.44791599999999998</c:v>
                </c:pt>
                <c:pt idx="1857">
                  <c:v>0.99201399999999995</c:v>
                </c:pt>
                <c:pt idx="1858">
                  <c:v>0.419852</c:v>
                </c:pt>
                <c:pt idx="1859">
                  <c:v>0.65060000000000007</c:v>
                </c:pt>
                <c:pt idx="1860">
                  <c:v>0.27001999999999998</c:v>
                </c:pt>
                <c:pt idx="1861">
                  <c:v>0.74613599999999991</c:v>
                </c:pt>
                <c:pt idx="1862">
                  <c:v>0.686172</c:v>
                </c:pt>
                <c:pt idx="1863">
                  <c:v>1.449964</c:v>
                </c:pt>
                <c:pt idx="1864">
                  <c:v>0.66334099999999996</c:v>
                </c:pt>
                <c:pt idx="1865">
                  <c:v>1.1245909999999999</c:v>
                </c:pt>
                <c:pt idx="1866">
                  <c:v>0.319409</c:v>
                </c:pt>
                <c:pt idx="1867">
                  <c:v>0.75565300000000002</c:v>
                </c:pt>
                <c:pt idx="1868">
                  <c:v>0.99530300000000005</c:v>
                </c:pt>
                <c:pt idx="1869">
                  <c:v>3.0099929999999997</c:v>
                </c:pt>
                <c:pt idx="1870">
                  <c:v>3.287093</c:v>
                </c:pt>
                <c:pt idx="1871">
                  <c:v>7.5698670000000003</c:v>
                </c:pt>
                <c:pt idx="1872">
                  <c:v>4.6187740000000002</c:v>
                </c:pt>
                <c:pt idx="1873">
                  <c:v>8.9399949999999997</c:v>
                </c:pt>
                <c:pt idx="1874">
                  <c:v>3.9062899999999998</c:v>
                </c:pt>
                <c:pt idx="1875">
                  <c:v>7.4134869999999999</c:v>
                </c:pt>
                <c:pt idx="1876">
                  <c:v>3.1166520000000002</c:v>
                </c:pt>
                <c:pt idx="1877">
                  <c:v>5.9011800000000001</c:v>
                </c:pt>
                <c:pt idx="1878">
                  <c:v>2.5557270000000001</c:v>
                </c:pt>
                <c:pt idx="1879">
                  <c:v>4.979228</c:v>
                </c:pt>
                <c:pt idx="1880">
                  <c:v>2.3260049999999999</c:v>
                </c:pt>
                <c:pt idx="1881">
                  <c:v>4.5712960000000002</c:v>
                </c:pt>
                <c:pt idx="1882">
                  <c:v>2.2048679999999998</c:v>
                </c:pt>
                <c:pt idx="1883">
                  <c:v>4.3755959999999998</c:v>
                </c:pt>
                <c:pt idx="1884">
                  <c:v>2.16134</c:v>
                </c:pt>
                <c:pt idx="1885">
                  <c:v>4.344633</c:v>
                </c:pt>
                <c:pt idx="1886">
                  <c:v>2.1940200000000001</c:v>
                </c:pt>
                <c:pt idx="1887">
                  <c:v>4.3402820000000002</c:v>
                </c:pt>
                <c:pt idx="1888">
                  <c:v>1.9495910000000001</c:v>
                </c:pt>
                <c:pt idx="1889">
                  <c:v>3.5545070000000001</c:v>
                </c:pt>
                <c:pt idx="1890">
                  <c:v>1.096827</c:v>
                </c:pt>
                <c:pt idx="1891">
                  <c:v>1.615559</c:v>
                </c:pt>
                <c:pt idx="1892">
                  <c:v>-2.3812E-2</c:v>
                </c:pt>
                <c:pt idx="1893">
                  <c:v>-0.49218800000000001</c:v>
                </c:pt>
                <c:pt idx="1894">
                  <c:v>-0.81412799999999996</c:v>
                </c:pt>
                <c:pt idx="1895">
                  <c:v>-1.821625</c:v>
                </c:pt>
                <c:pt idx="1896">
                  <c:v>-1.057069</c:v>
                </c:pt>
                <c:pt idx="1897">
                  <c:v>-2.0341529999999999</c:v>
                </c:pt>
                <c:pt idx="1898">
                  <c:v>-0.85214800000000002</c:v>
                </c:pt>
                <c:pt idx="1899">
                  <c:v>-1.605318</c:v>
                </c:pt>
                <c:pt idx="1900">
                  <c:v>-0.72444200000000003</c:v>
                </c:pt>
                <c:pt idx="1901">
                  <c:v>-1.440178</c:v>
                </c:pt>
                <c:pt idx="1902">
                  <c:v>-0.70291199999999998</c:v>
                </c:pt>
                <c:pt idx="1903">
                  <c:v>-1.4613909999999999</c:v>
                </c:pt>
                <c:pt idx="1904">
                  <c:v>-0.76339400000000002</c:v>
                </c:pt>
                <c:pt idx="1905">
                  <c:v>-1.5390360000000001</c:v>
                </c:pt>
                <c:pt idx="1906">
                  <c:v>-0.91627499999999995</c:v>
                </c:pt>
                <c:pt idx="1907">
                  <c:v>-2.0638519999999998</c:v>
                </c:pt>
                <c:pt idx="1908">
                  <c:v>-1.4479139999999999</c:v>
                </c:pt>
                <c:pt idx="1909">
                  <c:v>-3.2121519999999997</c:v>
                </c:pt>
                <c:pt idx="1910">
                  <c:v>-2.076918</c:v>
                </c:pt>
                <c:pt idx="1911">
                  <c:v>-4.4615080000000003</c:v>
                </c:pt>
                <c:pt idx="1912">
                  <c:v>-2.5330590000000002</c:v>
                </c:pt>
                <c:pt idx="1913">
                  <c:v>-5.0578500000000002</c:v>
                </c:pt>
                <c:pt idx="1914">
                  <c:v>-2.4938220000000002</c:v>
                </c:pt>
                <c:pt idx="1915">
                  <c:v>-4.9354890000000005</c:v>
                </c:pt>
                <c:pt idx="1916">
                  <c:v>-2.4275150000000001</c:v>
                </c:pt>
                <c:pt idx="1917">
                  <c:v>-4.8607670000000001</c:v>
                </c:pt>
                <c:pt idx="1918">
                  <c:v>-2.4356659999999999</c:v>
                </c:pt>
                <c:pt idx="1919">
                  <c:v>-4.8750830000000001</c:v>
                </c:pt>
                <c:pt idx="1920">
                  <c:v>-2.447797</c:v>
                </c:pt>
                <c:pt idx="1921">
                  <c:v>-4.8203360000000002</c:v>
                </c:pt>
                <c:pt idx="1922">
                  <c:v>-2.142131</c:v>
                </c:pt>
                <c:pt idx="1923">
                  <c:v>-4.0166040000000001</c:v>
                </c:pt>
                <c:pt idx="1924">
                  <c:v>-1.6006590000000001</c:v>
                </c:pt>
                <c:pt idx="1925">
                  <c:v>-2.9313989999999999</c:v>
                </c:pt>
                <c:pt idx="1926">
                  <c:v>-1.071874</c:v>
                </c:pt>
                <c:pt idx="1927">
                  <c:v>-1.971689</c:v>
                </c:pt>
                <c:pt idx="1928">
                  <c:v>-0.76375300000000002</c:v>
                </c:pt>
                <c:pt idx="1929">
                  <c:v>-1.4042669999999999</c:v>
                </c:pt>
                <c:pt idx="1930">
                  <c:v>-0.56192500000000001</c:v>
                </c:pt>
                <c:pt idx="1931">
                  <c:v>-1.061186</c:v>
                </c:pt>
                <c:pt idx="1932">
                  <c:v>-0.45271</c:v>
                </c:pt>
                <c:pt idx="1933">
                  <c:v>-0.87500699999999998</c:v>
                </c:pt>
                <c:pt idx="1934">
                  <c:v>-0.44981399999999999</c:v>
                </c:pt>
                <c:pt idx="1935">
                  <c:v>-1.0145280000000001</c:v>
                </c:pt>
                <c:pt idx="1936">
                  <c:v>-0.66475099999999998</c:v>
                </c:pt>
                <c:pt idx="1937">
                  <c:v>-1.297477</c:v>
                </c:pt>
                <c:pt idx="1938">
                  <c:v>-0.51053899999999997</c:v>
                </c:pt>
                <c:pt idx="1939">
                  <c:v>-0.80439799999999995</c:v>
                </c:pt>
                <c:pt idx="1940">
                  <c:v>1.1067E-2</c:v>
                </c:pt>
                <c:pt idx="1941">
                  <c:v>0.36124299999999998</c:v>
                </c:pt>
                <c:pt idx="1942">
                  <c:v>0.67354000000000003</c:v>
                </c:pt>
                <c:pt idx="1943">
                  <c:v>1.582668</c:v>
                </c:pt>
                <c:pt idx="1944">
                  <c:v>0.88843499999999997</c:v>
                </c:pt>
                <c:pt idx="1945">
                  <c:v>1.4363459999999999</c:v>
                </c:pt>
                <c:pt idx="1946">
                  <c:v>-3.7083999999999999E-2</c:v>
                </c:pt>
                <c:pt idx="1947">
                  <c:v>-0.66286900000000004</c:v>
                </c:pt>
                <c:pt idx="1948">
                  <c:v>-1.0915379999999999</c:v>
                </c:pt>
                <c:pt idx="1949">
                  <c:v>-2.3707699999999998</c:v>
                </c:pt>
                <c:pt idx="1950">
                  <c:v>-1.0303329999999999</c:v>
                </c:pt>
                <c:pt idx="1951">
                  <c:v>-1.377704</c:v>
                </c:pt>
                <c:pt idx="1952">
                  <c:v>0.73696200000000001</c:v>
                </c:pt>
                <c:pt idx="1953">
                  <c:v>2.7773890000000003</c:v>
                </c:pt>
                <c:pt idx="1954">
                  <c:v>3.1863999999999999</c:v>
                </c:pt>
                <c:pt idx="1955">
                  <c:v>7.0168309999999998</c:v>
                </c:pt>
                <c:pt idx="1956">
                  <c:v>3.9406430000000001</c:v>
                </c:pt>
                <c:pt idx="1957">
                  <c:v>7.6522670000000002</c:v>
                </c:pt>
                <c:pt idx="1958">
                  <c:v>3.223821</c:v>
                </c:pt>
                <c:pt idx="1959">
                  <c:v>5.9206260000000004</c:v>
                </c:pt>
                <c:pt idx="1960">
                  <c:v>2.2456800000000001</c:v>
                </c:pt>
                <c:pt idx="1961">
                  <c:v>4.1486299999999998</c:v>
                </c:pt>
                <c:pt idx="1962">
                  <c:v>1.6512500000000001</c:v>
                </c:pt>
                <c:pt idx="1963">
                  <c:v>3.143942</c:v>
                </c:pt>
                <c:pt idx="1964">
                  <c:v>1.4344699999999999</c:v>
                </c:pt>
                <c:pt idx="1965">
                  <c:v>2.8751579999999999</c:v>
                </c:pt>
                <c:pt idx="1966">
                  <c:v>1.442396</c:v>
                </c:pt>
                <c:pt idx="1967">
                  <c:v>2.8582400000000003</c:v>
                </c:pt>
                <c:pt idx="1968">
                  <c:v>1.323353</c:v>
                </c:pt>
                <c:pt idx="1969">
                  <c:v>2.5522689999999999</c:v>
                </c:pt>
                <c:pt idx="1970">
                  <c:v>1.1918770000000001</c:v>
                </c:pt>
                <c:pt idx="1971">
                  <c:v>2.3394080000000002</c:v>
                </c:pt>
                <c:pt idx="1972">
                  <c:v>1.103888</c:v>
                </c:pt>
                <c:pt idx="1973">
                  <c:v>2.1853989999999999</c:v>
                </c:pt>
                <c:pt idx="1974">
                  <c:v>1.0232779999999999</c:v>
                </c:pt>
                <c:pt idx="1975">
                  <c:v>1.9210099999999999</c:v>
                </c:pt>
                <c:pt idx="1976">
                  <c:v>0.64414300000000002</c:v>
                </c:pt>
                <c:pt idx="1977">
                  <c:v>0.95617299999999994</c:v>
                </c:pt>
                <c:pt idx="1978">
                  <c:v>1.056E-2</c:v>
                </c:pt>
                <c:pt idx="1979">
                  <c:v>-0.23788799999999999</c:v>
                </c:pt>
                <c:pt idx="1980">
                  <c:v>-0.41969899999999999</c:v>
                </c:pt>
                <c:pt idx="1981">
                  <c:v>-0.93187700000000007</c:v>
                </c:pt>
                <c:pt idx="1982">
                  <c:v>-0.54576599999999997</c:v>
                </c:pt>
                <c:pt idx="1983">
                  <c:v>-1.0390079999999999</c:v>
                </c:pt>
                <c:pt idx="1984">
                  <c:v>-0.401254</c:v>
                </c:pt>
                <c:pt idx="1985">
                  <c:v>-0.70910499999999999</c:v>
                </c:pt>
                <c:pt idx="1986">
                  <c:v>-0.29329300000000003</c:v>
                </c:pt>
                <c:pt idx="1987">
                  <c:v>-0.73407500000000003</c:v>
                </c:pt>
                <c:pt idx="1988">
                  <c:v>-0.780783</c:v>
                </c:pt>
                <c:pt idx="1989">
                  <c:v>-2.051723</c:v>
                </c:pt>
                <c:pt idx="1990">
                  <c:v>-1.8820840000000001</c:v>
                </c:pt>
                <c:pt idx="1991">
                  <c:v>-4.345656</c:v>
                </c:pt>
                <c:pt idx="1992">
                  <c:v>-2.7906469999999999</c:v>
                </c:pt>
                <c:pt idx="1993">
                  <c:v>-5.6807660000000002</c:v>
                </c:pt>
                <c:pt idx="1994">
                  <c:v>-2.9446189999999999</c:v>
                </c:pt>
                <c:pt idx="1995">
                  <c:v>-5.9606300000000001</c:v>
                </c:pt>
                <c:pt idx="1996">
                  <c:v>-3.1014680000000001</c:v>
                </c:pt>
                <c:pt idx="1997">
                  <c:v>-6.2304779999999997</c:v>
                </c:pt>
                <c:pt idx="1998">
                  <c:v>-3.1837780000000002</c:v>
                </c:pt>
                <c:pt idx="1999">
                  <c:v>-6.487717</c:v>
                </c:pt>
                <c:pt idx="2000">
                  <c:v>-3.377132</c:v>
                </c:pt>
                <c:pt idx="2001">
                  <c:v>-6.7643870000000001</c:v>
                </c:pt>
                <c:pt idx="2002">
                  <c:v>-3.2602899999999999</c:v>
                </c:pt>
                <c:pt idx="2003">
                  <c:v>-6.2068630000000002</c:v>
                </c:pt>
                <c:pt idx="2004">
                  <c:v>-2.5431819999999998</c:v>
                </c:pt>
                <c:pt idx="2005">
                  <c:v>-4.6971749999999997</c:v>
                </c:pt>
                <c:pt idx="2006">
                  <c:v>-1.8453569999999999</c:v>
                </c:pt>
                <c:pt idx="2007">
                  <c:v>-3.5262919999999998</c:v>
                </c:pt>
                <c:pt idx="2008">
                  <c:v>-1.6444700000000001</c:v>
                </c:pt>
                <c:pt idx="2009">
                  <c:v>-3.2639490000000002</c:v>
                </c:pt>
                <c:pt idx="2010">
                  <c:v>-1.5075000000000001</c:v>
                </c:pt>
                <c:pt idx="2011">
                  <c:v>-2.8182900000000002</c:v>
                </c:pt>
                <c:pt idx="2012">
                  <c:v>-1.0324519999999999</c:v>
                </c:pt>
                <c:pt idx="2013">
                  <c:v>-1.757609</c:v>
                </c:pt>
                <c:pt idx="2014">
                  <c:v>-0.438975</c:v>
                </c:pt>
                <c:pt idx="2015">
                  <c:v>-0.63031000000000004</c:v>
                </c:pt>
                <c:pt idx="2016">
                  <c:v>-2.2131000000000001E-2</c:v>
                </c:pt>
                <c:pt idx="2017">
                  <c:v>9.5031000000000004E-2</c:v>
                </c:pt>
                <c:pt idx="2018">
                  <c:v>0.32422899999999999</c:v>
                </c:pt>
                <c:pt idx="2019">
                  <c:v>0.84342300000000003</c:v>
                </c:pt>
                <c:pt idx="2020">
                  <c:v>0.56387500000000002</c:v>
                </c:pt>
                <c:pt idx="2021">
                  <c:v>1.150676</c:v>
                </c:pt>
                <c:pt idx="2022">
                  <c:v>0.74292199999999997</c:v>
                </c:pt>
                <c:pt idx="2023">
                  <c:v>1.7866930000000001</c:v>
                </c:pt>
                <c:pt idx="2024">
                  <c:v>1.3962330000000001</c:v>
                </c:pt>
                <c:pt idx="2025">
                  <c:v>2.9478020000000003</c:v>
                </c:pt>
                <c:pt idx="2026">
                  <c:v>1.4412510000000001</c:v>
                </c:pt>
                <c:pt idx="2027">
                  <c:v>2.4696880000000001</c:v>
                </c:pt>
                <c:pt idx="2028">
                  <c:v>0.51268899999999995</c:v>
                </c:pt>
                <c:pt idx="2029">
                  <c:v>0.62098699999999996</c:v>
                </c:pt>
                <c:pt idx="2030">
                  <c:v>-8.6156999999999997E-2</c:v>
                </c:pt>
                <c:pt idx="2031">
                  <c:v>4.4071000000000013E-2</c:v>
                </c:pt>
                <c:pt idx="2032">
                  <c:v>0.68809799999999999</c:v>
                </c:pt>
                <c:pt idx="2033">
                  <c:v>2.1391789999999999</c:v>
                </c:pt>
                <c:pt idx="2034">
                  <c:v>2.2656109999999998</c:v>
                </c:pt>
                <c:pt idx="2035">
                  <c:v>5.2727769999999996</c:v>
                </c:pt>
                <c:pt idx="2036">
                  <c:v>3.5059830000000001</c:v>
                </c:pt>
                <c:pt idx="2037">
                  <c:v>7.3157390000000007</c:v>
                </c:pt>
                <c:pt idx="2038">
                  <c:v>3.8638620000000001</c:v>
                </c:pt>
                <c:pt idx="2039">
                  <c:v>7.613245</c:v>
                </c:pt>
                <c:pt idx="2040">
                  <c:v>3.5590190000000002</c:v>
                </c:pt>
                <c:pt idx="2041">
                  <c:v>6.8598049999999997</c:v>
                </c:pt>
                <c:pt idx="2042">
                  <c:v>3.025487</c:v>
                </c:pt>
                <c:pt idx="2043">
                  <c:v>5.7587650000000004</c:v>
                </c:pt>
                <c:pt idx="2044">
                  <c:v>2.4111060000000002</c:v>
                </c:pt>
                <c:pt idx="2045">
                  <c:v>4.5219180000000003</c:v>
                </c:pt>
                <c:pt idx="2046">
                  <c:v>1.88093</c:v>
                </c:pt>
                <c:pt idx="2047">
                  <c:v>3.5970940000000002</c:v>
                </c:pt>
                <c:pt idx="2048">
                  <c:v>1.5755729999999999</c:v>
                </c:pt>
                <c:pt idx="2049">
                  <c:v>3.0665089999999999</c:v>
                </c:pt>
                <c:pt idx="2050">
                  <c:v>1.441271</c:v>
                </c:pt>
                <c:pt idx="2051">
                  <c:v>2.8303240000000001</c:v>
                </c:pt>
                <c:pt idx="2052">
                  <c:v>1.3838619999999999</c:v>
                </c:pt>
                <c:pt idx="2053">
                  <c:v>2.7199210000000003</c:v>
                </c:pt>
                <c:pt idx="2054">
                  <c:v>1.1149199999999999</c:v>
                </c:pt>
                <c:pt idx="2055">
                  <c:v>1.89737</c:v>
                </c:pt>
                <c:pt idx="2056">
                  <c:v>0.321413</c:v>
                </c:pt>
                <c:pt idx="2057">
                  <c:v>0.13971500000000001</c:v>
                </c:pt>
                <c:pt idx="2058">
                  <c:v>-0.59199999999999997</c:v>
                </c:pt>
                <c:pt idx="2059">
                  <c:v>-1.4748510000000001</c:v>
                </c:pt>
                <c:pt idx="2060">
                  <c:v>-1.0724419999999999</c:v>
                </c:pt>
                <c:pt idx="2061">
                  <c:v>-2.2435729999999996</c:v>
                </c:pt>
                <c:pt idx="2062">
                  <c:v>-1.09755</c:v>
                </c:pt>
                <c:pt idx="2063">
                  <c:v>-1.9767459999999999</c:v>
                </c:pt>
                <c:pt idx="2064">
                  <c:v>-0.64410800000000001</c:v>
                </c:pt>
                <c:pt idx="2065">
                  <c:v>-1.140385</c:v>
                </c:pt>
                <c:pt idx="2066">
                  <c:v>-0.41526800000000003</c:v>
                </c:pt>
                <c:pt idx="2067">
                  <c:v>-0.88366900000000004</c:v>
                </c:pt>
                <c:pt idx="2068">
                  <c:v>-0.644513</c:v>
                </c:pt>
                <c:pt idx="2069">
                  <c:v>-1.696653</c:v>
                </c:pt>
                <c:pt idx="2070">
                  <c:v>-1.6211610000000001</c:v>
                </c:pt>
                <c:pt idx="2071">
                  <c:v>-3.9627470000000002</c:v>
                </c:pt>
                <c:pt idx="2072">
                  <c:v>-3.1417519999999999</c:v>
                </c:pt>
                <c:pt idx="2073">
                  <c:v>-7.1207969999999996</c:v>
                </c:pt>
                <c:pt idx="2074">
                  <c:v>-4.7383129999999998</c:v>
                </c:pt>
                <c:pt idx="2075">
                  <c:v>-10.14019</c:v>
                </c:pt>
                <c:pt idx="2076">
                  <c:v>-6.036206</c:v>
                </c:pt>
                <c:pt idx="2077">
                  <c:v>-12.776405</c:v>
                </c:pt>
                <c:pt idx="2078">
                  <c:v>-7.5651039999999998</c:v>
                </c:pt>
                <c:pt idx="2079">
                  <c:v>-16.063237000000001</c:v>
                </c:pt>
                <c:pt idx="2080">
                  <c:v>-9.4190570000000005</c:v>
                </c:pt>
                <c:pt idx="2081">
                  <c:v>-19.638137</c:v>
                </c:pt>
                <c:pt idx="2082">
                  <c:v>-10.947214000000001</c:v>
                </c:pt>
                <c:pt idx="2083">
                  <c:v>-22.482455999999999</c:v>
                </c:pt>
                <c:pt idx="2084">
                  <c:v>-11.937163999999999</c:v>
                </c:pt>
                <c:pt idx="2085">
                  <c:v>-24.131568999999999</c:v>
                </c:pt>
                <c:pt idx="2086">
                  <c:v>-12.211401</c:v>
                </c:pt>
                <c:pt idx="2087">
                  <c:v>-24.121571000000003</c:v>
                </c:pt>
                <c:pt idx="2088">
                  <c:v>-11.287106</c:v>
                </c:pt>
                <c:pt idx="2089">
                  <c:v>-21.774895000000001</c:v>
                </c:pt>
                <c:pt idx="2090">
                  <c:v>-9.5970929999999992</c:v>
                </c:pt>
                <c:pt idx="2091">
                  <c:v>-18.204352999999998</c:v>
                </c:pt>
                <c:pt idx="2092">
                  <c:v>-7.5942150000000002</c:v>
                </c:pt>
                <c:pt idx="2093">
                  <c:v>-14.322139</c:v>
                </c:pt>
                <c:pt idx="2094">
                  <c:v>-5.98203</c:v>
                </c:pt>
                <c:pt idx="2095">
                  <c:v>-11.102732</c:v>
                </c:pt>
                <c:pt idx="2096">
                  <c:v>-4.1947369999999999</c:v>
                </c:pt>
                <c:pt idx="2097">
                  <c:v>-7.5414510000000003</c:v>
                </c:pt>
                <c:pt idx="2098">
                  <c:v>-3.0017580000000001</c:v>
                </c:pt>
                <c:pt idx="2099">
                  <c:v>-6.1057939999999995</c:v>
                </c:pt>
                <c:pt idx="2100">
                  <c:v>-3.1732999999999998</c:v>
                </c:pt>
                <c:pt idx="2101">
                  <c:v>-5.9872809999999994</c:v>
                </c:pt>
                <c:pt idx="2102">
                  <c:v>-1.6233340000000001</c:v>
                </c:pt>
                <c:pt idx="2103">
                  <c:v>-1.4280820000000001</c:v>
                </c:pt>
                <c:pt idx="2104">
                  <c:v>1.582891</c:v>
                </c:pt>
                <c:pt idx="2105">
                  <c:v>3.2647300000000001</c:v>
                </c:pt>
                <c:pt idx="2106">
                  <c:v>1.3853679999999999</c:v>
                </c:pt>
                <c:pt idx="2107">
                  <c:v>2.3437239999999999</c:v>
                </c:pt>
                <c:pt idx="2108">
                  <c:v>0.39753100000000002</c:v>
                </c:pt>
                <c:pt idx="2109">
                  <c:v>0.16860200000000003</c:v>
                </c:pt>
                <c:pt idx="2110">
                  <c:v>-0.51915500000000003</c:v>
                </c:pt>
                <c:pt idx="2111">
                  <c:v>-1.0385819999999999</c:v>
                </c:pt>
                <c:pt idx="2112">
                  <c:v>-0.14611299999999999</c:v>
                </c:pt>
                <c:pt idx="2113">
                  <c:v>-4.7244999999999995E-2</c:v>
                </c:pt>
                <c:pt idx="2114">
                  <c:v>0.46112999999999998</c:v>
                </c:pt>
                <c:pt idx="2115">
                  <c:v>0.99446400000000001</c:v>
                </c:pt>
                <c:pt idx="2116">
                  <c:v>0.24576799999999999</c:v>
                </c:pt>
                <c:pt idx="2117">
                  <c:v>0.17847199999999999</c:v>
                </c:pt>
                <c:pt idx="2118">
                  <c:v>-0.34791299999999997</c:v>
                </c:pt>
                <c:pt idx="2119">
                  <c:v>-1.0039879999999999</c:v>
                </c:pt>
                <c:pt idx="2120">
                  <c:v>-0.80006999999999995</c:v>
                </c:pt>
                <c:pt idx="2121">
                  <c:v>-1.0358969999999998</c:v>
                </c:pt>
                <c:pt idx="2122">
                  <c:v>0.66087200000000001</c:v>
                </c:pt>
                <c:pt idx="2123">
                  <c:v>1.3351310000000001</c:v>
                </c:pt>
                <c:pt idx="2124">
                  <c:v>0.41899500000000001</c:v>
                </c:pt>
                <c:pt idx="2125">
                  <c:v>0.58074899999999996</c:v>
                </c:pt>
                <c:pt idx="2126">
                  <c:v>1.2245000000000001E-2</c:v>
                </c:pt>
                <c:pt idx="2127">
                  <c:v>-0.33252599999999999</c:v>
                </c:pt>
                <c:pt idx="2128">
                  <c:v>-0.62270899999999996</c:v>
                </c:pt>
                <c:pt idx="2129">
                  <c:v>-1.495876</c:v>
                </c:pt>
                <c:pt idx="2130">
                  <c:v>-0.93171999999999999</c:v>
                </c:pt>
                <c:pt idx="2131">
                  <c:v>-1.6628400000000001</c:v>
                </c:pt>
                <c:pt idx="2132">
                  <c:v>-0.45386700000000002</c:v>
                </c:pt>
                <c:pt idx="2133">
                  <c:v>-0.735317</c:v>
                </c:pt>
                <c:pt idx="2134">
                  <c:v>-6.7687999999999998E-2</c:v>
                </c:pt>
                <c:pt idx="2135">
                  <c:v>-1.4109999999999998E-2</c:v>
                </c:pt>
                <c:pt idx="2136">
                  <c:v>8.6118E-2</c:v>
                </c:pt>
                <c:pt idx="2137">
                  <c:v>0.37731300000000001</c:v>
                </c:pt>
                <c:pt idx="2138">
                  <c:v>0.41190300000000002</c:v>
                </c:pt>
                <c:pt idx="2139">
                  <c:v>0.66465400000000008</c:v>
                </c:pt>
                <c:pt idx="2140">
                  <c:v>0.15931000000000001</c:v>
                </c:pt>
                <c:pt idx="2141">
                  <c:v>0.26463700000000001</c:v>
                </c:pt>
                <c:pt idx="2142">
                  <c:v>8.0468999999999999E-2</c:v>
                </c:pt>
                <c:pt idx="2143">
                  <c:v>0.179839</c:v>
                </c:pt>
                <c:pt idx="2144">
                  <c:v>0.13491400000000001</c:v>
                </c:pt>
                <c:pt idx="2145">
                  <c:v>0.31366899999999998</c:v>
                </c:pt>
                <c:pt idx="2146">
                  <c:v>0.28494999999999998</c:v>
                </c:pt>
                <c:pt idx="2147">
                  <c:v>0.57696899999999995</c:v>
                </c:pt>
                <c:pt idx="2148">
                  <c:v>0.31029299999999999</c:v>
                </c:pt>
                <c:pt idx="2149">
                  <c:v>0.61971899999999991</c:v>
                </c:pt>
                <c:pt idx="2150">
                  <c:v>0.298012</c:v>
                </c:pt>
                <c:pt idx="2151">
                  <c:v>0.56372200000000006</c:v>
                </c:pt>
                <c:pt idx="2152">
                  <c:v>0.219363</c:v>
                </c:pt>
                <c:pt idx="2153">
                  <c:v>0.39124300000000001</c:v>
                </c:pt>
                <c:pt idx="2154">
                  <c:v>0.15683900000000001</c:v>
                </c:pt>
                <c:pt idx="2155">
                  <c:v>0.28897200000000001</c:v>
                </c:pt>
                <c:pt idx="2156">
                  <c:v>9.2322000000000001E-2</c:v>
                </c:pt>
                <c:pt idx="2157">
                  <c:v>0.159583</c:v>
                </c:pt>
                <c:pt idx="2158">
                  <c:v>3.0349999999999999E-2</c:v>
                </c:pt>
                <c:pt idx="2159">
                  <c:v>-0.135159</c:v>
                </c:pt>
                <c:pt idx="2160">
                  <c:v>-0.217774</c:v>
                </c:pt>
                <c:pt idx="2161">
                  <c:v>-0.409883</c:v>
                </c:pt>
                <c:pt idx="2162">
                  <c:v>-0.100035</c:v>
                </c:pt>
                <c:pt idx="2163">
                  <c:v>-0.10424699999999999</c:v>
                </c:pt>
                <c:pt idx="2164">
                  <c:v>6.1475000000000002E-2</c:v>
                </c:pt>
                <c:pt idx="2165">
                  <c:v>0.153942</c:v>
                </c:pt>
                <c:pt idx="2166">
                  <c:v>7.2708999999999996E-2</c:v>
                </c:pt>
                <c:pt idx="2167">
                  <c:v>0.112125</c:v>
                </c:pt>
                <c:pt idx="2168">
                  <c:v>-1.8172000000000001E-2</c:v>
                </c:pt>
                <c:pt idx="2169">
                  <c:v>-6.0342E-2</c:v>
                </c:pt>
                <c:pt idx="2170">
                  <c:v>1.3303000000000001E-2</c:v>
                </c:pt>
                <c:pt idx="2171">
                  <c:v>0.12970999999999999</c:v>
                </c:pt>
                <c:pt idx="2172">
                  <c:v>0.190188</c:v>
                </c:pt>
                <c:pt idx="2173">
                  <c:v>0.40212199999999998</c:v>
                </c:pt>
                <c:pt idx="2174">
                  <c:v>0.214813</c:v>
                </c:pt>
                <c:pt idx="2175">
                  <c:v>0.41346099999999997</c:v>
                </c:pt>
                <c:pt idx="2176">
                  <c:v>0.18027000000000001</c:v>
                </c:pt>
                <c:pt idx="2177">
                  <c:v>0.34599600000000003</c:v>
                </c:pt>
                <c:pt idx="2178">
                  <c:v>0.17183999999999999</c:v>
                </c:pt>
                <c:pt idx="2179">
                  <c:v>0.37059999999999998</c:v>
                </c:pt>
                <c:pt idx="2180">
                  <c:v>0.19871800000000001</c:v>
                </c:pt>
                <c:pt idx="2181">
                  <c:v>0.39208999999999999</c:v>
                </c:pt>
                <c:pt idx="2182">
                  <c:v>0.196271</c:v>
                </c:pt>
                <c:pt idx="2183">
                  <c:v>0.39865200000000001</c:v>
                </c:pt>
                <c:pt idx="2184">
                  <c:v>0.219941</c:v>
                </c:pt>
                <c:pt idx="2185">
                  <c:v>0.46057599999999999</c:v>
                </c:pt>
                <c:pt idx="2186">
                  <c:v>0.26591199999999998</c:v>
                </c:pt>
                <c:pt idx="2187">
                  <c:v>0.56257399999999991</c:v>
                </c:pt>
                <c:pt idx="2188">
                  <c:v>0.313581</c:v>
                </c:pt>
                <c:pt idx="2189">
                  <c:v>0.63904800000000006</c:v>
                </c:pt>
                <c:pt idx="2190">
                  <c:v>0.30352800000000002</c:v>
                </c:pt>
                <c:pt idx="2191">
                  <c:v>0.55422100000000007</c:v>
                </c:pt>
                <c:pt idx="2192">
                  <c:v>0.19423799999999999</c:v>
                </c:pt>
                <c:pt idx="2193">
                  <c:v>0.34495399999999998</c:v>
                </c:pt>
                <c:pt idx="2194">
                  <c:v>0.161552</c:v>
                </c:pt>
                <c:pt idx="2195">
                  <c:v>0.41898199999999997</c:v>
                </c:pt>
                <c:pt idx="2196">
                  <c:v>0.41372300000000001</c:v>
                </c:pt>
                <c:pt idx="2197">
                  <c:v>0.95173900000000011</c:v>
                </c:pt>
                <c:pt idx="2198">
                  <c:v>0.57683099999999998</c:v>
                </c:pt>
                <c:pt idx="2199">
                  <c:v>1.0886179999999999</c:v>
                </c:pt>
                <c:pt idx="2200">
                  <c:v>0.34546399999999999</c:v>
                </c:pt>
                <c:pt idx="2201">
                  <c:v>0.47876600000000002</c:v>
                </c:pt>
                <c:pt idx="2202">
                  <c:v>-1.6914999999999999E-2</c:v>
                </c:pt>
                <c:pt idx="2203">
                  <c:v>-2.7734999999999999E-2</c:v>
                </c:pt>
                <c:pt idx="2204">
                  <c:v>0.15370400000000001</c:v>
                </c:pt>
                <c:pt idx="2205">
                  <c:v>0.53654800000000002</c:v>
                </c:pt>
                <c:pt idx="2206">
                  <c:v>0.56501299999999999</c:v>
                </c:pt>
                <c:pt idx="2207">
                  <c:v>1.2076289999999998</c:v>
                </c:pt>
                <c:pt idx="2208">
                  <c:v>0.59480200000000005</c:v>
                </c:pt>
                <c:pt idx="2209">
                  <c:v>1.020408</c:v>
                </c:pt>
                <c:pt idx="2210">
                  <c:v>0.20822099999999999</c:v>
                </c:pt>
                <c:pt idx="2211">
                  <c:v>0.24884399999999998</c:v>
                </c:pt>
                <c:pt idx="2212">
                  <c:v>-2.3279000000000001E-2</c:v>
                </c:pt>
                <c:pt idx="2213">
                  <c:v>-5.5037000000000003E-2</c:v>
                </c:pt>
                <c:pt idx="2214">
                  <c:v>-5.4689999999999999E-3</c:v>
                </c:pt>
                <c:pt idx="2215">
                  <c:v>3.8790000000000005E-3</c:v>
                </c:pt>
                <c:pt idx="2216">
                  <c:v>1.3301E-2</c:v>
                </c:pt>
                <c:pt idx="2217">
                  <c:v>7.9641999999999991E-2</c:v>
                </c:pt>
                <c:pt idx="2218">
                  <c:v>0.17985200000000001</c:v>
                </c:pt>
                <c:pt idx="2219">
                  <c:v>0.52610800000000002</c:v>
                </c:pt>
                <c:pt idx="2220">
                  <c:v>0.50306700000000004</c:v>
                </c:pt>
                <c:pt idx="2221">
                  <c:v>1.0934440000000001</c:v>
                </c:pt>
                <c:pt idx="2222">
                  <c:v>0.53420699999999999</c:v>
                </c:pt>
                <c:pt idx="2223">
                  <c:v>0.84933199999999998</c:v>
                </c:pt>
                <c:pt idx="2224">
                  <c:v>0.14423900000000001</c:v>
                </c:pt>
                <c:pt idx="2225">
                  <c:v>0.35493600000000003</c:v>
                </c:pt>
                <c:pt idx="2226">
                  <c:v>0.39265499999999998</c:v>
                </c:pt>
                <c:pt idx="2227">
                  <c:v>0.93947400000000003</c:v>
                </c:pt>
                <c:pt idx="2228">
                  <c:v>0.58692800000000001</c:v>
                </c:pt>
                <c:pt idx="2229">
                  <c:v>1.130071</c:v>
                </c:pt>
                <c:pt idx="2230">
                  <c:v>0.50163800000000003</c:v>
                </c:pt>
                <c:pt idx="2231">
                  <c:v>1.011414</c:v>
                </c:pt>
                <c:pt idx="2232">
                  <c:v>0.60789700000000002</c:v>
                </c:pt>
                <c:pt idx="2233">
                  <c:v>1.4081980000000001</c:v>
                </c:pt>
                <c:pt idx="2234">
                  <c:v>1.034478</c:v>
                </c:pt>
                <c:pt idx="2235">
                  <c:v>2.2286109999999999</c:v>
                </c:pt>
                <c:pt idx="2236">
                  <c:v>1.2309190000000001</c:v>
                </c:pt>
                <c:pt idx="2237">
                  <c:v>2.379159</c:v>
                </c:pt>
                <c:pt idx="2238">
                  <c:v>0.94464099999999995</c:v>
                </c:pt>
                <c:pt idx="2239">
                  <c:v>1.661877</c:v>
                </c:pt>
                <c:pt idx="2240">
                  <c:v>0.494842</c:v>
                </c:pt>
                <c:pt idx="2241">
                  <c:v>0.72384099999999996</c:v>
                </c:pt>
                <c:pt idx="2242">
                  <c:v>4.99E-2</c:v>
                </c:pt>
                <c:pt idx="2243">
                  <c:v>-8.6779999999999996E-2</c:v>
                </c:pt>
                <c:pt idx="2244">
                  <c:v>-0.29602699999999998</c:v>
                </c:pt>
                <c:pt idx="2245">
                  <c:v>-0.54110999999999998</c:v>
                </c:pt>
                <c:pt idx="2246">
                  <c:v>5.1850000000000004E-3</c:v>
                </c:pt>
                <c:pt idx="2247">
                  <c:v>0.44442500000000001</c:v>
                </c:pt>
                <c:pt idx="2248">
                  <c:v>0.91104399999999996</c:v>
                </c:pt>
                <c:pt idx="2249">
                  <c:v>2.154023</c:v>
                </c:pt>
                <c:pt idx="2250">
                  <c:v>1.4137489999999999</c:v>
                </c:pt>
                <c:pt idx="2251">
                  <c:v>2.821726</c:v>
                </c:pt>
                <c:pt idx="2252">
                  <c:v>1.1441170000000001</c:v>
                </c:pt>
                <c:pt idx="2253">
                  <c:v>1.8752580000000001</c:v>
                </c:pt>
                <c:pt idx="2254">
                  <c:v>0.24613499999999999</c:v>
                </c:pt>
                <c:pt idx="2255">
                  <c:v>0.12637199999999998</c:v>
                </c:pt>
                <c:pt idx="2256">
                  <c:v>-0.321521</c:v>
                </c:pt>
                <c:pt idx="2257">
                  <c:v>-0.61850500000000008</c:v>
                </c:pt>
                <c:pt idx="2258">
                  <c:v>-3.3437000000000001E-2</c:v>
                </c:pt>
                <c:pt idx="2259">
                  <c:v>0.21773100000000001</c:v>
                </c:pt>
                <c:pt idx="2260">
                  <c:v>0.409223</c:v>
                </c:pt>
                <c:pt idx="2261">
                  <c:v>0.891536</c:v>
                </c:pt>
                <c:pt idx="2262">
                  <c:v>0.52302499999999996</c:v>
                </c:pt>
                <c:pt idx="2263">
                  <c:v>1.0008859999999999</c:v>
                </c:pt>
                <c:pt idx="2264">
                  <c:v>0.38322099999999998</c:v>
                </c:pt>
                <c:pt idx="2265">
                  <c:v>0.51295800000000003</c:v>
                </c:pt>
                <c:pt idx="2266">
                  <c:v>-0.21592700000000001</c:v>
                </c:pt>
                <c:pt idx="2267">
                  <c:v>-0.81840899999999994</c:v>
                </c:pt>
                <c:pt idx="2268">
                  <c:v>-0.95051099999999999</c:v>
                </c:pt>
                <c:pt idx="2269">
                  <c:v>-2.186903</c:v>
                </c:pt>
                <c:pt idx="2270">
                  <c:v>-1.474826</c:v>
                </c:pt>
                <c:pt idx="2271">
                  <c:v>-3.003733</c:v>
                </c:pt>
                <c:pt idx="2272">
                  <c:v>-1.20868</c:v>
                </c:pt>
                <c:pt idx="2273">
                  <c:v>-1.8064100000000001</c:v>
                </c:pt>
                <c:pt idx="2274">
                  <c:v>-6.0600000000000001E-2</c:v>
                </c:pt>
                <c:pt idx="2275">
                  <c:v>0.13544800000000001</c:v>
                </c:pt>
                <c:pt idx="2276">
                  <c:v>0.178398</c:v>
                </c:pt>
                <c:pt idx="2277">
                  <c:v>0.36962499999999998</c:v>
                </c:pt>
                <c:pt idx="2278">
                  <c:v>0.14119999999999999</c:v>
                </c:pt>
                <c:pt idx="2279">
                  <c:v>0.27088499999999999</c:v>
                </c:pt>
                <c:pt idx="2280">
                  <c:v>0.32118600000000003</c:v>
                </c:pt>
                <c:pt idx="2281">
                  <c:v>0.95970599999999995</c:v>
                </c:pt>
                <c:pt idx="2282">
                  <c:v>1.1568039999999999</c:v>
                </c:pt>
                <c:pt idx="2283">
                  <c:v>2.8372419999999998</c:v>
                </c:pt>
                <c:pt idx="2284">
                  <c:v>2.1020150000000002</c:v>
                </c:pt>
                <c:pt idx="2285">
                  <c:v>4.4685360000000003</c:v>
                </c:pt>
                <c:pt idx="2286">
                  <c:v>2.5237829999999999</c:v>
                </c:pt>
                <c:pt idx="2287">
                  <c:v>5.119256</c:v>
                </c:pt>
                <c:pt idx="2288">
                  <c:v>2.582735</c:v>
                </c:pt>
                <c:pt idx="2289">
                  <c:v>5.0234489999999994</c:v>
                </c:pt>
                <c:pt idx="2290">
                  <c:v>2.1778019999999998</c:v>
                </c:pt>
                <c:pt idx="2291">
                  <c:v>4.1033179999999998</c:v>
                </c:pt>
                <c:pt idx="2292">
                  <c:v>1.6770419999999999</c:v>
                </c:pt>
                <c:pt idx="2293">
                  <c:v>3.203252</c:v>
                </c:pt>
                <c:pt idx="2294">
                  <c:v>1.400388</c:v>
                </c:pt>
                <c:pt idx="2295">
                  <c:v>2.7490299999999999</c:v>
                </c:pt>
                <c:pt idx="2296">
                  <c:v>1.336389</c:v>
                </c:pt>
                <c:pt idx="2297">
                  <c:v>2.6537959999999998</c:v>
                </c:pt>
                <c:pt idx="2298">
                  <c:v>1.2966249999999999</c:v>
                </c:pt>
                <c:pt idx="2299">
                  <c:v>2.4837530000000001</c:v>
                </c:pt>
                <c:pt idx="2300">
                  <c:v>0.99098299999999995</c:v>
                </c:pt>
                <c:pt idx="2301">
                  <c:v>1.6765599999999998</c:v>
                </c:pt>
                <c:pt idx="2302">
                  <c:v>0.27682600000000002</c:v>
                </c:pt>
                <c:pt idx="2303">
                  <c:v>5.2585000000000021E-2</c:v>
                </c:pt>
                <c:pt idx="2304">
                  <c:v>-0.76417100000000004</c:v>
                </c:pt>
                <c:pt idx="2305">
                  <c:v>-2.1077590000000002</c:v>
                </c:pt>
                <c:pt idx="2306">
                  <c:v>-1.8693770000000001</c:v>
                </c:pt>
                <c:pt idx="2307">
                  <c:v>-4.1013409999999997</c:v>
                </c:pt>
                <c:pt idx="2308">
                  <c:v>-2.3725740000000002</c:v>
                </c:pt>
                <c:pt idx="2309">
                  <c:v>-4.7635310000000004</c:v>
                </c:pt>
                <c:pt idx="2310">
                  <c:v>-2.3457159999999999</c:v>
                </c:pt>
                <c:pt idx="2311">
                  <c:v>-4.5816870000000005</c:v>
                </c:pt>
                <c:pt idx="2312">
                  <c:v>-2.1608100000000001</c:v>
                </c:pt>
                <c:pt idx="2313">
                  <c:v>-4.3362689999999997</c:v>
                </c:pt>
                <c:pt idx="2314">
                  <c:v>-2.3075929999999998</c:v>
                </c:pt>
                <c:pt idx="2315">
                  <c:v>-4.8680959999999995</c:v>
                </c:pt>
                <c:pt idx="2316">
                  <c:v>-2.8435869999999999</c:v>
                </c:pt>
                <c:pt idx="2317">
                  <c:v>-6.0330440000000003</c:v>
                </c:pt>
                <c:pt idx="2318">
                  <c:v>-3.4361540000000002</c:v>
                </c:pt>
                <c:pt idx="2319">
                  <c:v>-6.9247890000000005</c:v>
                </c:pt>
                <c:pt idx="2320">
                  <c:v>-3.501652</c:v>
                </c:pt>
                <c:pt idx="2321">
                  <c:v>-7.0315110000000001</c:v>
                </c:pt>
                <c:pt idx="2322">
                  <c:v>-3.5641949999999998</c:v>
                </c:pt>
                <c:pt idx="2323">
                  <c:v>-7.1074809999999999</c:v>
                </c:pt>
                <c:pt idx="2324">
                  <c:v>-3.4107129999999999</c:v>
                </c:pt>
                <c:pt idx="2325">
                  <c:v>-6.6078539999999997</c:v>
                </c:pt>
                <c:pt idx="2326">
                  <c:v>-2.9326089999999998</c:v>
                </c:pt>
                <c:pt idx="2327">
                  <c:v>-5.5980489999999996</c:v>
                </c:pt>
                <c:pt idx="2328">
                  <c:v>-2.4307850000000002</c:v>
                </c:pt>
                <c:pt idx="2329">
                  <c:v>-4.6801110000000001</c:v>
                </c:pt>
                <c:pt idx="2330">
                  <c:v>-2.1450979999999999</c:v>
                </c:pt>
                <c:pt idx="2331">
                  <c:v>-4.1753739999999997</c:v>
                </c:pt>
                <c:pt idx="2332">
                  <c:v>-1.8356889999999999</c:v>
                </c:pt>
                <c:pt idx="2333">
                  <c:v>-3.4703020000000002</c:v>
                </c:pt>
                <c:pt idx="2334">
                  <c:v>-1.468415</c:v>
                </c:pt>
                <c:pt idx="2335">
                  <c:v>-2.8352300000000001</c:v>
                </c:pt>
                <c:pt idx="2336">
                  <c:v>-1.327863</c:v>
                </c:pt>
                <c:pt idx="2337">
                  <c:v>-2.6403080000000001</c:v>
                </c:pt>
                <c:pt idx="2338">
                  <c:v>-1.258229</c:v>
                </c:pt>
                <c:pt idx="2339">
                  <c:v>-2.3496199999999998</c:v>
                </c:pt>
                <c:pt idx="2340">
                  <c:v>-0.897115</c:v>
                </c:pt>
                <c:pt idx="2341">
                  <c:v>-1.611362</c:v>
                </c:pt>
                <c:pt idx="2342">
                  <c:v>-0.59278500000000001</c:v>
                </c:pt>
                <c:pt idx="2343">
                  <c:v>-1.11612</c:v>
                </c:pt>
                <c:pt idx="2344">
                  <c:v>-0.46470699999999998</c:v>
                </c:pt>
                <c:pt idx="2345">
                  <c:v>-0.87329299999999999</c:v>
                </c:pt>
                <c:pt idx="2346">
                  <c:v>-0.35336600000000001</c:v>
                </c:pt>
                <c:pt idx="2347">
                  <c:v>-0.66843399999999997</c:v>
                </c:pt>
                <c:pt idx="2348">
                  <c:v>-0.33058500000000002</c:v>
                </c:pt>
                <c:pt idx="2349">
                  <c:v>-0.67754400000000004</c:v>
                </c:pt>
                <c:pt idx="2350">
                  <c:v>-0.32879000000000003</c:v>
                </c:pt>
                <c:pt idx="2351">
                  <c:v>-0.58097299999999996</c:v>
                </c:pt>
                <c:pt idx="2352">
                  <c:v>-5.4568999999999999E-2</c:v>
                </c:pt>
                <c:pt idx="2353">
                  <c:v>0.21729699999999999</c:v>
                </c:pt>
                <c:pt idx="2354">
                  <c:v>0.59523000000000004</c:v>
                </c:pt>
                <c:pt idx="2355">
                  <c:v>1.4008080000000001</c:v>
                </c:pt>
                <c:pt idx="2356">
                  <c:v>0.84415799999999996</c:v>
                </c:pt>
                <c:pt idx="2357">
                  <c:v>1.4566490000000001</c:v>
                </c:pt>
                <c:pt idx="2358">
                  <c:v>0.406891</c:v>
                </c:pt>
                <c:pt idx="2359">
                  <c:v>0.88210900000000003</c:v>
                </c:pt>
                <c:pt idx="2360">
                  <c:v>0.870336</c:v>
                </c:pt>
                <c:pt idx="2361">
                  <c:v>2.3159809999999998</c:v>
                </c:pt>
                <c:pt idx="2362">
                  <c:v>1.6759710000000001</c:v>
                </c:pt>
                <c:pt idx="2363">
                  <c:v>3.0617580000000002</c:v>
                </c:pt>
                <c:pt idx="2364">
                  <c:v>0.93205099999999996</c:v>
                </c:pt>
                <c:pt idx="2365">
                  <c:v>1.593375</c:v>
                </c:pt>
                <c:pt idx="2366">
                  <c:v>0.87774099999999999</c:v>
                </c:pt>
                <c:pt idx="2367">
                  <c:v>2.6303390000000002</c:v>
                </c:pt>
                <c:pt idx="2368">
                  <c:v>2.713076</c:v>
                </c:pt>
                <c:pt idx="2369">
                  <c:v>5.8635850000000005</c:v>
                </c:pt>
                <c:pt idx="2370">
                  <c:v>3.3129439999999999</c:v>
                </c:pt>
                <c:pt idx="2371">
                  <c:v>6.8801679999999994</c:v>
                </c:pt>
                <c:pt idx="2372">
                  <c:v>3.8434409999999999</c:v>
                </c:pt>
                <c:pt idx="2373">
                  <c:v>7.8742850000000004</c:v>
                </c:pt>
                <c:pt idx="2374">
                  <c:v>4.0818479999999999</c:v>
                </c:pt>
                <c:pt idx="2375">
                  <c:v>8.2132709999999989</c:v>
                </c:pt>
                <c:pt idx="2376">
                  <c:v>4.2606659999999996</c:v>
                </c:pt>
                <c:pt idx="2377">
                  <c:v>8.6998189999999997</c:v>
                </c:pt>
                <c:pt idx="2378">
                  <c:v>4.6513090000000004</c:v>
                </c:pt>
                <c:pt idx="2379">
                  <c:v>9.4791710000000009</c:v>
                </c:pt>
                <c:pt idx="2380">
                  <c:v>4.9350430000000003</c:v>
                </c:pt>
                <c:pt idx="2381">
                  <c:v>9.8305240000000005</c:v>
                </c:pt>
                <c:pt idx="2382">
                  <c:v>4.7152409999999998</c:v>
                </c:pt>
                <c:pt idx="2383">
                  <c:v>9.146566</c:v>
                </c:pt>
                <c:pt idx="2384">
                  <c:v>4.022335</c:v>
                </c:pt>
                <c:pt idx="2385">
                  <c:v>7.5715319999999995</c:v>
                </c:pt>
                <c:pt idx="2386">
                  <c:v>3.0162450000000001</c:v>
                </c:pt>
                <c:pt idx="2387">
                  <c:v>5.4297579999999996</c:v>
                </c:pt>
                <c:pt idx="2388">
                  <c:v>1.819034</c:v>
                </c:pt>
                <c:pt idx="2389">
                  <c:v>3.1349910000000003</c:v>
                </c:pt>
                <c:pt idx="2390">
                  <c:v>0.92341700000000004</c:v>
                </c:pt>
                <c:pt idx="2391">
                  <c:v>1.5746530000000001</c:v>
                </c:pt>
                <c:pt idx="2392">
                  <c:v>0.46399499999999999</c:v>
                </c:pt>
                <c:pt idx="2393">
                  <c:v>0.79908599999999996</c:v>
                </c:pt>
                <c:pt idx="2394">
                  <c:v>0.21021000000000001</c:v>
                </c:pt>
                <c:pt idx="2395">
                  <c:v>0.24216599999999999</c:v>
                </c:pt>
                <c:pt idx="2396">
                  <c:v>-0.23563200000000001</c:v>
                </c:pt>
                <c:pt idx="2397">
                  <c:v>-0.83016200000000007</c:v>
                </c:pt>
                <c:pt idx="2398">
                  <c:v>-0.94136600000000004</c:v>
                </c:pt>
                <c:pt idx="2399">
                  <c:v>-2.232129</c:v>
                </c:pt>
                <c:pt idx="2400">
                  <c:v>-1.656158</c:v>
                </c:pt>
                <c:pt idx="2401">
                  <c:v>-3.6126860000000001</c:v>
                </c:pt>
                <c:pt idx="2402">
                  <c:v>-2.1888999999999998</c:v>
                </c:pt>
                <c:pt idx="2403">
                  <c:v>-4.5680589999999999</c:v>
                </c:pt>
                <c:pt idx="2404">
                  <c:v>-2.5197989999999999</c:v>
                </c:pt>
                <c:pt idx="2405">
                  <c:v>-5.1415839999999999</c:v>
                </c:pt>
                <c:pt idx="2406">
                  <c:v>-2.6210260000000001</c:v>
                </c:pt>
                <c:pt idx="2407">
                  <c:v>-5.2862580000000001</c:v>
                </c:pt>
                <c:pt idx="2408">
                  <c:v>-2.8237589999999999</c:v>
                </c:pt>
                <c:pt idx="2409">
                  <c:v>-5.8761659999999996</c:v>
                </c:pt>
                <c:pt idx="2410">
                  <c:v>-3.3141319999999999</c:v>
                </c:pt>
                <c:pt idx="2411">
                  <c:v>-6.8924900000000004</c:v>
                </c:pt>
                <c:pt idx="2412">
                  <c:v>-3.8282660000000002</c:v>
                </c:pt>
                <c:pt idx="2413">
                  <c:v>-7.78146</c:v>
                </c:pt>
                <c:pt idx="2414">
                  <c:v>-3.9838</c:v>
                </c:pt>
                <c:pt idx="2415">
                  <c:v>-8.0314029999999992</c:v>
                </c:pt>
                <c:pt idx="2416">
                  <c:v>-4.1614000000000004</c:v>
                </c:pt>
                <c:pt idx="2417">
                  <c:v>-8.4663970000000006</c:v>
                </c:pt>
                <c:pt idx="2418">
                  <c:v>-4.4174749999999996</c:v>
                </c:pt>
                <c:pt idx="2419">
                  <c:v>-8.845879</c:v>
                </c:pt>
                <c:pt idx="2420">
                  <c:v>-4.2405280000000003</c:v>
                </c:pt>
                <c:pt idx="2421">
                  <c:v>-8.1361740000000005</c:v>
                </c:pt>
                <c:pt idx="2422">
                  <c:v>-3.4890099999999999</c:v>
                </c:pt>
                <c:pt idx="2423">
                  <c:v>-6.5842709999999993</c:v>
                </c:pt>
                <c:pt idx="2424">
                  <c:v>-2.8444970000000001</c:v>
                </c:pt>
                <c:pt idx="2425">
                  <c:v>-5.5569800000000003</c:v>
                </c:pt>
                <c:pt idx="2426">
                  <c:v>-2.6520320000000002</c:v>
                </c:pt>
                <c:pt idx="2427">
                  <c:v>-5.2833269999999999</c:v>
                </c:pt>
                <c:pt idx="2428">
                  <c:v>-2.576635</c:v>
                </c:pt>
                <c:pt idx="2429">
                  <c:v>-5.0503780000000003</c:v>
                </c:pt>
                <c:pt idx="2430">
                  <c:v>-2.2609919999999999</c:v>
                </c:pt>
                <c:pt idx="2431">
                  <c:v>-4.2541960000000003</c:v>
                </c:pt>
                <c:pt idx="2432">
                  <c:v>-1.753784</c:v>
                </c:pt>
                <c:pt idx="2433">
                  <c:v>-3.2934809999999999</c:v>
                </c:pt>
                <c:pt idx="2434">
                  <c:v>-1.3552900000000001</c:v>
                </c:pt>
                <c:pt idx="2435">
                  <c:v>-2.5680010000000002</c:v>
                </c:pt>
                <c:pt idx="2436">
                  <c:v>-1.0994470000000001</c:v>
                </c:pt>
                <c:pt idx="2437">
                  <c:v>-2.0692189999999999</c:v>
                </c:pt>
                <c:pt idx="2438">
                  <c:v>-0.81285300000000005</c:v>
                </c:pt>
                <c:pt idx="2439">
                  <c:v>-1.4215740000000001</c:v>
                </c:pt>
                <c:pt idx="2440">
                  <c:v>-0.39752399999999999</c:v>
                </c:pt>
                <c:pt idx="2441">
                  <c:v>-0.70072500000000004</c:v>
                </c:pt>
                <c:pt idx="2442">
                  <c:v>-0.26173999999999997</c:v>
                </c:pt>
                <c:pt idx="2443">
                  <c:v>-0.46738299999999999</c:v>
                </c:pt>
                <c:pt idx="2444">
                  <c:v>-3.6526000000000003E-2</c:v>
                </c:pt>
                <c:pt idx="2445">
                  <c:v>0.182453</c:v>
                </c:pt>
                <c:pt idx="2446">
                  <c:v>0.51329199999999997</c:v>
                </c:pt>
                <c:pt idx="2447">
                  <c:v>1.33874</c:v>
                </c:pt>
                <c:pt idx="2448">
                  <c:v>1.1636820000000001</c:v>
                </c:pt>
                <c:pt idx="2449">
                  <c:v>2.6860189999999999</c:v>
                </c:pt>
                <c:pt idx="2450">
                  <c:v>1.889721</c:v>
                </c:pt>
                <c:pt idx="2451">
                  <c:v>4.1081799999999999</c:v>
                </c:pt>
                <c:pt idx="2452">
                  <c:v>2.5641430000000001</c:v>
                </c:pt>
                <c:pt idx="2453">
                  <c:v>5.6535630000000001</c:v>
                </c:pt>
                <c:pt idx="2454">
                  <c:v>3.6014629999999999</c:v>
                </c:pt>
                <c:pt idx="2455">
                  <c:v>7.3949110000000005</c:v>
                </c:pt>
                <c:pt idx="2456">
                  <c:v>3.6247240000000001</c:v>
                </c:pt>
                <c:pt idx="2457">
                  <c:v>6.7409239999999997</c:v>
                </c:pt>
                <c:pt idx="2458">
                  <c:v>2.9682909999999998</c:v>
                </c:pt>
                <c:pt idx="2459">
                  <c:v>6.3389949999999997</c:v>
                </c:pt>
                <c:pt idx="2460">
                  <c:v>4.2852220000000001</c:v>
                </c:pt>
                <c:pt idx="2461">
                  <c:v>9.920107999999999</c:v>
                </c:pt>
                <c:pt idx="2462">
                  <c:v>6.4108460000000003</c:v>
                </c:pt>
                <c:pt idx="2463">
                  <c:v>12.730965000000001</c:v>
                </c:pt>
                <c:pt idx="2464">
                  <c:v>5.5535680000000003</c:v>
                </c:pt>
                <c:pt idx="2465">
                  <c:v>10.212868</c:v>
                </c:pt>
                <c:pt idx="2466">
                  <c:v>4.2247979999999998</c:v>
                </c:pt>
                <c:pt idx="2467">
                  <c:v>8.3756550000000001</c:v>
                </c:pt>
                <c:pt idx="2468">
                  <c:v>4.3324860000000003</c:v>
                </c:pt>
                <c:pt idx="2469">
                  <c:v>8.8758879999999998</c:v>
                </c:pt>
                <c:pt idx="2470">
                  <c:v>4.6556439999999997</c:v>
                </c:pt>
                <c:pt idx="2471">
                  <c:v>9.3307830000000003</c:v>
                </c:pt>
                <c:pt idx="2472">
                  <c:v>4.611103</c:v>
                </c:pt>
                <c:pt idx="2473">
                  <c:v>9.0892169999999997</c:v>
                </c:pt>
                <c:pt idx="2474">
                  <c:v>4.2887300000000002</c:v>
                </c:pt>
                <c:pt idx="2475">
                  <c:v>8.3242910000000006</c:v>
                </c:pt>
                <c:pt idx="2476">
                  <c:v>3.6995300000000002</c:v>
                </c:pt>
                <c:pt idx="2477">
                  <c:v>6.9508539999999996</c:v>
                </c:pt>
                <c:pt idx="2478">
                  <c:v>2.716574</c:v>
                </c:pt>
                <c:pt idx="2479">
                  <c:v>4.8998030000000004</c:v>
                </c:pt>
                <c:pt idx="2480">
                  <c:v>1.6850020000000001</c:v>
                </c:pt>
                <c:pt idx="2481">
                  <c:v>2.9927429999999999</c:v>
                </c:pt>
                <c:pt idx="2482">
                  <c:v>1.0307010000000001</c:v>
                </c:pt>
                <c:pt idx="2483">
                  <c:v>1.7946759999999999</c:v>
                </c:pt>
                <c:pt idx="2484">
                  <c:v>0.49941799999999997</c:v>
                </c:pt>
                <c:pt idx="2485">
                  <c:v>0.64545399999999997</c:v>
                </c:pt>
                <c:pt idx="2486">
                  <c:v>-0.26390599999999997</c:v>
                </c:pt>
                <c:pt idx="2487">
                  <c:v>-0.88930399999999998</c:v>
                </c:pt>
                <c:pt idx="2488">
                  <c:v>-0.96942700000000004</c:v>
                </c:pt>
                <c:pt idx="2489">
                  <c:v>-2.2755210000000003</c:v>
                </c:pt>
                <c:pt idx="2490">
                  <c:v>-1.61981</c:v>
                </c:pt>
                <c:pt idx="2491">
                  <c:v>-3.574427</c:v>
                </c:pt>
                <c:pt idx="2492">
                  <c:v>-2.2991009999999998</c:v>
                </c:pt>
                <c:pt idx="2493">
                  <c:v>-4.7747310000000001</c:v>
                </c:pt>
                <c:pt idx="2494">
                  <c:v>-2.5562610000000001</c:v>
                </c:pt>
                <c:pt idx="2495">
                  <c:v>-5.1626060000000003</c:v>
                </c:pt>
                <c:pt idx="2496">
                  <c:v>-2.646719</c:v>
                </c:pt>
                <c:pt idx="2497">
                  <c:v>-5.3491669999999996</c:v>
                </c:pt>
                <c:pt idx="2498">
                  <c:v>-2.8023940000000001</c:v>
                </c:pt>
                <c:pt idx="2499">
                  <c:v>-5.7083840000000006</c:v>
                </c:pt>
                <c:pt idx="2500">
                  <c:v>-3.0048659999999998</c:v>
                </c:pt>
                <c:pt idx="2501">
                  <c:v>-6.0621899999999993</c:v>
                </c:pt>
                <c:pt idx="2502">
                  <c:v>-2.9904359999999999</c:v>
                </c:pt>
                <c:pt idx="2503">
                  <c:v>-5.8872669999999996</c:v>
                </c:pt>
                <c:pt idx="2504">
                  <c:v>-2.8322120000000002</c:v>
                </c:pt>
                <c:pt idx="2505">
                  <c:v>-5.6155989999999996</c:v>
                </c:pt>
                <c:pt idx="2506">
                  <c:v>-2.744014</c:v>
                </c:pt>
                <c:pt idx="2507">
                  <c:v>-5.4552529999999999</c:v>
                </c:pt>
                <c:pt idx="2508">
                  <c:v>-2.7001080000000002</c:v>
                </c:pt>
                <c:pt idx="2509">
                  <c:v>-5.4158000000000008</c:v>
                </c:pt>
                <c:pt idx="2510">
                  <c:v>-2.6678630000000001</c:v>
                </c:pt>
                <c:pt idx="2511">
                  <c:v>-5.2219680000000004</c:v>
                </c:pt>
                <c:pt idx="2512">
                  <c:v>-2.4701689999999998</c:v>
                </c:pt>
                <c:pt idx="2513">
                  <c:v>-4.898682</c:v>
                </c:pt>
                <c:pt idx="2514">
                  <c:v>-2.436585</c:v>
                </c:pt>
                <c:pt idx="2515">
                  <c:v>-4.8961509999999997</c:v>
                </c:pt>
                <c:pt idx="2516">
                  <c:v>-2.4261539999999999</c:v>
                </c:pt>
                <c:pt idx="2517">
                  <c:v>-4.7168069999999993</c:v>
                </c:pt>
                <c:pt idx="2518">
                  <c:v>-2.0300310000000001</c:v>
                </c:pt>
                <c:pt idx="2519">
                  <c:v>-3.7317470000000004</c:v>
                </c:pt>
                <c:pt idx="2520">
                  <c:v>-1.39812</c:v>
                </c:pt>
                <c:pt idx="2521">
                  <c:v>-2.5838289999999997</c:v>
                </c:pt>
                <c:pt idx="2522">
                  <c:v>-1.091</c:v>
                </c:pt>
                <c:pt idx="2523">
                  <c:v>-2.0947930000000001</c:v>
                </c:pt>
                <c:pt idx="2524">
                  <c:v>-0.996726</c:v>
                </c:pt>
                <c:pt idx="2525">
                  <c:v>-2.0111309999999998</c:v>
                </c:pt>
                <c:pt idx="2526">
                  <c:v>-0.98512699999999997</c:v>
                </c:pt>
                <c:pt idx="2527">
                  <c:v>-1.842592</c:v>
                </c:pt>
                <c:pt idx="2528">
                  <c:v>-0.66284100000000001</c:v>
                </c:pt>
                <c:pt idx="2529">
                  <c:v>-1.104563</c:v>
                </c:pt>
                <c:pt idx="2530">
                  <c:v>-0.18696499999999999</c:v>
                </c:pt>
                <c:pt idx="2531">
                  <c:v>-0.13874300000000001</c:v>
                </c:pt>
                <c:pt idx="2532">
                  <c:v>0.20504800000000001</c:v>
                </c:pt>
                <c:pt idx="2533">
                  <c:v>0.39849600000000002</c:v>
                </c:pt>
                <c:pt idx="2534">
                  <c:v>-6.8979999999999996E-3</c:v>
                </c:pt>
                <c:pt idx="2535">
                  <c:v>-0.28428100000000001</c:v>
                </c:pt>
                <c:pt idx="2536">
                  <c:v>-0.37478099999999998</c:v>
                </c:pt>
                <c:pt idx="2537">
                  <c:v>-0.48664599999999997</c:v>
                </c:pt>
                <c:pt idx="2538">
                  <c:v>0.50537399999999999</c:v>
                </c:pt>
                <c:pt idx="2539">
                  <c:v>1.8407229999999999</c:v>
                </c:pt>
                <c:pt idx="2540">
                  <c:v>2.1268590000000001</c:v>
                </c:pt>
                <c:pt idx="2541">
                  <c:v>4.603059</c:v>
                </c:pt>
                <c:pt idx="2542">
                  <c:v>2.2483930000000001</c:v>
                </c:pt>
                <c:pt idx="2543">
                  <c:v>3.933824</c:v>
                </c:pt>
                <c:pt idx="2544">
                  <c:v>1.1661170000000001</c:v>
                </c:pt>
                <c:pt idx="2545">
                  <c:v>2.1922860000000002</c:v>
                </c:pt>
                <c:pt idx="2546">
                  <c:v>1.348751</c:v>
                </c:pt>
                <c:pt idx="2547">
                  <c:v>3.132981</c:v>
                </c:pt>
                <c:pt idx="2548">
                  <c:v>2.1147119999999999</c:v>
                </c:pt>
                <c:pt idx="2549">
                  <c:v>4.4441989999999993</c:v>
                </c:pt>
                <c:pt idx="2550">
                  <c:v>2.4084560000000002</c:v>
                </c:pt>
                <c:pt idx="2551">
                  <c:v>4.8728359999999995</c:v>
                </c:pt>
                <c:pt idx="2552">
                  <c:v>2.4523630000000001</c:v>
                </c:pt>
                <c:pt idx="2553">
                  <c:v>4.850943</c:v>
                </c:pt>
                <c:pt idx="2554">
                  <c:v>2.4824619999999999</c:v>
                </c:pt>
                <c:pt idx="2555">
                  <c:v>5.0993040000000001</c:v>
                </c:pt>
                <c:pt idx="2556">
                  <c:v>2.7772990000000002</c:v>
                </c:pt>
                <c:pt idx="2557">
                  <c:v>5.7395399999999999</c:v>
                </c:pt>
                <c:pt idx="2558">
                  <c:v>3.1337440000000001</c:v>
                </c:pt>
                <c:pt idx="2559">
                  <c:v>6.3531560000000002</c:v>
                </c:pt>
                <c:pt idx="2560">
                  <c:v>3.1686879999999999</c:v>
                </c:pt>
                <c:pt idx="2561">
                  <c:v>6.1231809999999998</c:v>
                </c:pt>
                <c:pt idx="2562">
                  <c:v>2.6423480000000001</c:v>
                </c:pt>
                <c:pt idx="2563">
                  <c:v>4.9216990000000003</c:v>
                </c:pt>
                <c:pt idx="2564">
                  <c:v>1.905688</c:v>
                </c:pt>
                <c:pt idx="2565">
                  <c:v>3.5041539999999998</c:v>
                </c:pt>
                <c:pt idx="2566">
                  <c:v>1.3512740000000001</c:v>
                </c:pt>
                <c:pt idx="2567">
                  <c:v>2.49085</c:v>
                </c:pt>
                <c:pt idx="2568">
                  <c:v>0.94639300000000004</c:v>
                </c:pt>
                <c:pt idx="2569">
                  <c:v>1.693406</c:v>
                </c:pt>
                <c:pt idx="2570">
                  <c:v>0.53758399999999995</c:v>
                </c:pt>
                <c:pt idx="2571">
                  <c:v>0.89649699999999988</c:v>
                </c:pt>
                <c:pt idx="2572">
                  <c:v>0.22195300000000001</c:v>
                </c:pt>
                <c:pt idx="2573">
                  <c:v>0.44695099999999999</c:v>
                </c:pt>
                <c:pt idx="2574">
                  <c:v>0.40342</c:v>
                </c:pt>
                <c:pt idx="2575">
                  <c:v>1.155753</c:v>
                </c:pt>
                <c:pt idx="2576">
                  <c:v>1.139886</c:v>
                </c:pt>
                <c:pt idx="2577">
                  <c:v>2.5055499999999999</c:v>
                </c:pt>
                <c:pt idx="2578">
                  <c:v>1.3216859999999999</c:v>
                </c:pt>
                <c:pt idx="2579">
                  <c:v>2.2855989999999999</c:v>
                </c:pt>
                <c:pt idx="2580">
                  <c:v>0.33677000000000001</c:v>
                </c:pt>
                <c:pt idx="2581">
                  <c:v>-0.16147400000000001</c:v>
                </c:pt>
                <c:pt idx="2582">
                  <c:v>-1.4499200000000001</c:v>
                </c:pt>
                <c:pt idx="2583">
                  <c:v>-3.7524899999999999</c:v>
                </c:pt>
                <c:pt idx="2584">
                  <c:v>-2.981786</c:v>
                </c:pt>
                <c:pt idx="2585">
                  <c:v>-6.4100450000000002</c:v>
                </c:pt>
                <c:pt idx="2586">
                  <c:v>-3.534745</c:v>
                </c:pt>
                <c:pt idx="2587">
                  <c:v>-6.9886569999999999</c:v>
                </c:pt>
                <c:pt idx="2588">
                  <c:v>-3.4110339999999999</c:v>
                </c:pt>
                <c:pt idx="2589">
                  <c:v>-6.8288289999999998</c:v>
                </c:pt>
                <c:pt idx="2590">
                  <c:v>-3.4938690000000001</c:v>
                </c:pt>
                <c:pt idx="2591">
                  <c:v>-7.0157100000000003</c:v>
                </c:pt>
                <c:pt idx="2592">
                  <c:v>-3.5353829999999999</c:v>
                </c:pt>
                <c:pt idx="2593">
                  <c:v>-7.087021</c:v>
                </c:pt>
                <c:pt idx="2594">
                  <c:v>-3.5218720000000001</c:v>
                </c:pt>
                <c:pt idx="2595">
                  <c:v>-6.9847200000000003</c:v>
                </c:pt>
                <c:pt idx="2596">
                  <c:v>-3.3888060000000002</c:v>
                </c:pt>
                <c:pt idx="2597">
                  <c:v>-6.7140890000000004</c:v>
                </c:pt>
                <c:pt idx="2598">
                  <c:v>-3.2697099999999999</c:v>
                </c:pt>
                <c:pt idx="2599">
                  <c:v>-6.4349489999999996</c:v>
                </c:pt>
                <c:pt idx="2600">
                  <c:v>-2.997871</c:v>
                </c:pt>
                <c:pt idx="2601">
                  <c:v>-5.7275159999999996</c:v>
                </c:pt>
                <c:pt idx="2602">
                  <c:v>-2.4266770000000002</c:v>
                </c:pt>
                <c:pt idx="2603">
                  <c:v>-4.5803070000000004</c:v>
                </c:pt>
                <c:pt idx="2604">
                  <c:v>-1.9104429999999999</c:v>
                </c:pt>
                <c:pt idx="2605">
                  <c:v>-3.6086939999999998</c:v>
                </c:pt>
                <c:pt idx="2606">
                  <c:v>-1.53237</c:v>
                </c:pt>
                <c:pt idx="2607">
                  <c:v>-2.937281</c:v>
                </c:pt>
                <c:pt idx="2608">
                  <c:v>-1.286899</c:v>
                </c:pt>
                <c:pt idx="2609">
                  <c:v>-2.4641130000000002</c:v>
                </c:pt>
                <c:pt idx="2610">
                  <c:v>-1.062354</c:v>
                </c:pt>
                <c:pt idx="2611">
                  <c:v>-1.999711</c:v>
                </c:pt>
                <c:pt idx="2612">
                  <c:v>-0.81471499999999997</c:v>
                </c:pt>
                <c:pt idx="2613">
                  <c:v>-1.4450370000000001</c:v>
                </c:pt>
                <c:pt idx="2614">
                  <c:v>-0.31367499999999998</c:v>
                </c:pt>
                <c:pt idx="2615">
                  <c:v>-0.20542299999999997</c:v>
                </c:pt>
                <c:pt idx="2616">
                  <c:v>0.49895099999999998</c:v>
                </c:pt>
                <c:pt idx="2617">
                  <c:v>1.1529229999999999</c:v>
                </c:pt>
                <c:pt idx="2618">
                  <c:v>0.47935499999999998</c:v>
                </c:pt>
                <c:pt idx="2619">
                  <c:v>0.57957099999999995</c:v>
                </c:pt>
                <c:pt idx="2620">
                  <c:v>-0.16655900000000001</c:v>
                </c:pt>
                <c:pt idx="2621">
                  <c:v>-0.24649900000000002</c:v>
                </c:pt>
                <c:pt idx="2622">
                  <c:v>0.44320300000000001</c:v>
                </c:pt>
                <c:pt idx="2623">
                  <c:v>1.710769</c:v>
                </c:pt>
                <c:pt idx="2624">
                  <c:v>1.9949779999999999</c:v>
                </c:pt>
                <c:pt idx="2625">
                  <c:v>4.3378240000000003</c:v>
                </c:pt>
                <c:pt idx="2626">
                  <c:v>2.212882</c:v>
                </c:pt>
                <c:pt idx="2627">
                  <c:v>4.1124340000000004</c:v>
                </c:pt>
                <c:pt idx="2628">
                  <c:v>1.901921</c:v>
                </c:pt>
                <c:pt idx="2629">
                  <c:v>4.0702740000000004</c:v>
                </c:pt>
                <c:pt idx="2630">
                  <c:v>2.417278</c:v>
                </c:pt>
                <c:pt idx="2631">
                  <c:v>4.8535539999999999</c:v>
                </c:pt>
                <c:pt idx="2632">
                  <c:v>2.2083560000000002</c:v>
                </c:pt>
                <c:pt idx="2633">
                  <c:v>3.9105060000000003</c:v>
                </c:pt>
                <c:pt idx="2634">
                  <c:v>1.1485989999999999</c:v>
                </c:pt>
                <c:pt idx="2635">
                  <c:v>2.03491</c:v>
                </c:pt>
                <c:pt idx="2636">
                  <c:v>0.962727</c:v>
                </c:pt>
                <c:pt idx="2637">
                  <c:v>2.2335340000000001</c:v>
                </c:pt>
                <c:pt idx="2638">
                  <c:v>1.632965</c:v>
                </c:pt>
                <c:pt idx="2639">
                  <c:v>3.4492430000000001</c:v>
                </c:pt>
                <c:pt idx="2640">
                  <c:v>1.7701309999999999</c:v>
                </c:pt>
                <c:pt idx="2641">
                  <c:v>3.4364739999999996</c:v>
                </c:pt>
                <c:pt idx="2642">
                  <c:v>1.5173749999999999</c:v>
                </c:pt>
                <c:pt idx="2643">
                  <c:v>2.987803</c:v>
                </c:pt>
                <c:pt idx="2644">
                  <c:v>1.552915</c:v>
                </c:pt>
                <c:pt idx="2645">
                  <c:v>3.244726</c:v>
                </c:pt>
                <c:pt idx="2646">
                  <c:v>1.840187</c:v>
                </c:pt>
                <c:pt idx="2647">
                  <c:v>3.7020550000000001</c:v>
                </c:pt>
                <c:pt idx="2648">
                  <c:v>1.7087749999999999</c:v>
                </c:pt>
                <c:pt idx="2649">
                  <c:v>3.1741349999999997</c:v>
                </c:pt>
                <c:pt idx="2650">
                  <c:v>1.2334339999999999</c:v>
                </c:pt>
                <c:pt idx="2651">
                  <c:v>2.3017289999999999</c:v>
                </c:pt>
                <c:pt idx="2652">
                  <c:v>0.95902799999999999</c:v>
                </c:pt>
                <c:pt idx="2653">
                  <c:v>1.884233</c:v>
                </c:pt>
                <c:pt idx="2654">
                  <c:v>0.96113000000000004</c:v>
                </c:pt>
                <c:pt idx="2655">
                  <c:v>1.968065</c:v>
                </c:pt>
                <c:pt idx="2656">
                  <c:v>0.97258599999999995</c:v>
                </c:pt>
                <c:pt idx="2657">
                  <c:v>1.7274229999999999</c:v>
                </c:pt>
                <c:pt idx="2658">
                  <c:v>0.38675799999999999</c:v>
                </c:pt>
                <c:pt idx="2659">
                  <c:v>0.27890599999999999</c:v>
                </c:pt>
                <c:pt idx="2660">
                  <c:v>-0.59914800000000001</c:v>
                </c:pt>
                <c:pt idx="2661">
                  <c:v>-1.6030580000000001</c:v>
                </c:pt>
                <c:pt idx="2662">
                  <c:v>-1.302084</c:v>
                </c:pt>
                <c:pt idx="2663">
                  <c:v>-2.7656339999999999</c:v>
                </c:pt>
                <c:pt idx="2664">
                  <c:v>-1.6277060000000001</c:v>
                </c:pt>
                <c:pt idx="2665">
                  <c:v>-3.5227170000000001</c:v>
                </c:pt>
                <c:pt idx="2666">
                  <c:v>-2.2050559999999999</c:v>
                </c:pt>
                <c:pt idx="2667">
                  <c:v>-4.7918830000000003</c:v>
                </c:pt>
                <c:pt idx="2668">
                  <c:v>-3.0526390000000001</c:v>
                </c:pt>
                <c:pt idx="2669">
                  <c:v>-6.6309089999999999</c:v>
                </c:pt>
                <c:pt idx="2670">
                  <c:v>-4.1791349999999996</c:v>
                </c:pt>
                <c:pt idx="2671">
                  <c:v>-9.052505</c:v>
                </c:pt>
                <c:pt idx="2672">
                  <c:v>-5.678382</c:v>
                </c:pt>
                <c:pt idx="2673">
                  <c:v>-12.178734</c:v>
                </c:pt>
                <c:pt idx="2674">
                  <c:v>-7.2460550000000001</c:v>
                </c:pt>
                <c:pt idx="2675">
                  <c:v>-15.159887000000001</c:v>
                </c:pt>
                <c:pt idx="2676">
                  <c:v>-8.4512330000000002</c:v>
                </c:pt>
                <c:pt idx="2677">
                  <c:v>-17.129556999999998</c:v>
                </c:pt>
                <c:pt idx="2678">
                  <c:v>-8.6190490000000004</c:v>
                </c:pt>
                <c:pt idx="2679">
                  <c:v>-17.072580000000002</c:v>
                </c:pt>
                <c:pt idx="2680">
                  <c:v>-8.1749550000000006</c:v>
                </c:pt>
                <c:pt idx="2681">
                  <c:v>-16.100498999999999</c:v>
                </c:pt>
                <c:pt idx="2682">
                  <c:v>-7.8095720000000002</c:v>
                </c:pt>
                <c:pt idx="2683">
                  <c:v>-15.458907</c:v>
                </c:pt>
                <c:pt idx="2684">
                  <c:v>-7.450005</c:v>
                </c:pt>
                <c:pt idx="2685">
                  <c:v>-14.807098</c:v>
                </c:pt>
                <c:pt idx="2686">
                  <c:v>-7.326943</c:v>
                </c:pt>
                <c:pt idx="2687">
                  <c:v>-14.742958999999999</c:v>
                </c:pt>
                <c:pt idx="2688">
                  <c:v>-7.6306279999999997</c:v>
                </c:pt>
                <c:pt idx="2689">
                  <c:v>-15.499625</c:v>
                </c:pt>
                <c:pt idx="2690">
                  <c:v>-8.0985220000000009</c:v>
                </c:pt>
                <c:pt idx="2691">
                  <c:v>-16.356777000000001</c:v>
                </c:pt>
                <c:pt idx="2692">
                  <c:v>-8.2518790000000006</c:v>
                </c:pt>
                <c:pt idx="2693">
                  <c:v>-16.377962</c:v>
                </c:pt>
                <c:pt idx="2694">
                  <c:v>-7.8327900000000001</c:v>
                </c:pt>
                <c:pt idx="2695">
                  <c:v>-15.225813</c:v>
                </c:pt>
                <c:pt idx="2696">
                  <c:v>-6.7973179999999997</c:v>
                </c:pt>
                <c:pt idx="2697">
                  <c:v>-12.943303</c:v>
                </c:pt>
                <c:pt idx="2698">
                  <c:v>-5.5039699999999998</c:v>
                </c:pt>
                <c:pt idx="2699">
                  <c:v>-10.403205</c:v>
                </c:pt>
                <c:pt idx="2700">
                  <c:v>-4.3742190000000001</c:v>
                </c:pt>
                <c:pt idx="2701">
                  <c:v>-8.2258709999999997</c:v>
                </c:pt>
                <c:pt idx="2702">
                  <c:v>-3.1881010000000001</c:v>
                </c:pt>
                <c:pt idx="2703">
                  <c:v>-5.8463089999999998</c:v>
                </c:pt>
                <c:pt idx="2704">
                  <c:v>-2.2789820000000001</c:v>
                </c:pt>
                <c:pt idx="2705">
                  <c:v>-4.4936749999999996</c:v>
                </c:pt>
                <c:pt idx="2706">
                  <c:v>-2.2825350000000002</c:v>
                </c:pt>
                <c:pt idx="2707">
                  <c:v>-4.7300660000000008</c:v>
                </c:pt>
                <c:pt idx="2708">
                  <c:v>-2.5243660000000001</c:v>
                </c:pt>
                <c:pt idx="2709">
                  <c:v>-5.1252390000000005</c:v>
                </c:pt>
                <c:pt idx="2710">
                  <c:v>-2.3820679999999999</c:v>
                </c:pt>
                <c:pt idx="2711">
                  <c:v>-4.1868639999999999</c:v>
                </c:pt>
                <c:pt idx="2712">
                  <c:v>-1.3861030000000001</c:v>
                </c:pt>
                <c:pt idx="2713">
                  <c:v>-2.1433770000000001</c:v>
                </c:pt>
                <c:pt idx="2714">
                  <c:v>-0.119298</c:v>
                </c:pt>
                <c:pt idx="2715">
                  <c:v>0.334096</c:v>
                </c:pt>
                <c:pt idx="2716">
                  <c:v>0.39657399999999998</c:v>
                </c:pt>
                <c:pt idx="2717">
                  <c:v>0.80338299999999996</c:v>
                </c:pt>
                <c:pt idx="2718">
                  <c:v>0.35449900000000001</c:v>
                </c:pt>
                <c:pt idx="2719">
                  <c:v>0.55703000000000003</c:v>
                </c:pt>
                <c:pt idx="2720">
                  <c:v>0.159303</c:v>
                </c:pt>
                <c:pt idx="2721">
                  <c:v>0.28810400000000003</c:v>
                </c:pt>
                <c:pt idx="2722">
                  <c:v>0.125163</c:v>
                </c:pt>
                <c:pt idx="2723">
                  <c:v>0.292383</c:v>
                </c:pt>
                <c:pt idx="2724">
                  <c:v>0.263206</c:v>
                </c:pt>
                <c:pt idx="2725">
                  <c:v>0.65684900000000002</c:v>
                </c:pt>
                <c:pt idx="2726">
                  <c:v>0.50629800000000003</c:v>
                </c:pt>
                <c:pt idx="2727">
                  <c:v>1.0949140000000002</c:v>
                </c:pt>
                <c:pt idx="2728">
                  <c:v>0.59089199999999997</c:v>
                </c:pt>
                <c:pt idx="2729">
                  <c:v>1.088733</c:v>
                </c:pt>
                <c:pt idx="2730">
                  <c:v>0.38685000000000003</c:v>
                </c:pt>
                <c:pt idx="2731">
                  <c:v>0.72009999999999996</c:v>
                </c:pt>
                <c:pt idx="2732">
                  <c:v>0.33987600000000001</c:v>
                </c:pt>
                <c:pt idx="2733">
                  <c:v>0.73134199999999994</c:v>
                </c:pt>
                <c:pt idx="2734">
                  <c:v>0.42684699999999998</c:v>
                </c:pt>
                <c:pt idx="2735">
                  <c:v>0.80125999999999997</c:v>
                </c:pt>
                <c:pt idx="2736">
                  <c:v>0.231014</c:v>
                </c:pt>
                <c:pt idx="2737">
                  <c:v>0.31963399999999997</c:v>
                </c:pt>
                <c:pt idx="2738">
                  <c:v>2.8441000000000001E-2</c:v>
                </c:pt>
                <c:pt idx="2739">
                  <c:v>5.7083000000000002E-2</c:v>
                </c:pt>
                <c:pt idx="2740">
                  <c:v>6.3653000000000001E-2</c:v>
                </c:pt>
                <c:pt idx="2741">
                  <c:v>0.14179600000000001</c:v>
                </c:pt>
                <c:pt idx="2742">
                  <c:v>4.7713999999999999E-2</c:v>
                </c:pt>
                <c:pt idx="2743">
                  <c:v>3.662E-2</c:v>
                </c:pt>
                <c:pt idx="2744">
                  <c:v>-7.1499999999999994E-2</c:v>
                </c:pt>
                <c:pt idx="2745">
                  <c:v>-0.170235</c:v>
                </c:pt>
                <c:pt idx="2746">
                  <c:v>-8.2345000000000002E-2</c:v>
                </c:pt>
                <c:pt idx="2747">
                  <c:v>-0.147651</c:v>
                </c:pt>
                <c:pt idx="2748">
                  <c:v>-3.7711000000000001E-2</c:v>
                </c:pt>
                <c:pt idx="2749">
                  <c:v>-4.0437000000000001E-2</c:v>
                </c:pt>
                <c:pt idx="2750">
                  <c:v>4.4112999999999999E-2</c:v>
                </c:pt>
                <c:pt idx="2751">
                  <c:v>0.11812300000000001</c:v>
                </c:pt>
                <c:pt idx="2752">
                  <c:v>8.0435000000000006E-2</c:v>
                </c:pt>
                <c:pt idx="2753">
                  <c:v>0.14917000000000002</c:v>
                </c:pt>
                <c:pt idx="2754">
                  <c:v>4.2096000000000001E-2</c:v>
                </c:pt>
              </c:numCache>
            </c:numRef>
          </c:val>
          <c:smooth val="0"/>
          <c:extLst>
            <c:ext xmlns:c16="http://schemas.microsoft.com/office/drawing/2014/chart" uri="{C3380CC4-5D6E-409C-BE32-E72D297353CC}">
              <c16:uniqueId val="{00000002-31F1-4C5A-AE58-4D69EFEFD979}"/>
            </c:ext>
          </c:extLst>
        </c:ser>
        <c:dLbls>
          <c:showLegendKey val="0"/>
          <c:showVal val="0"/>
          <c:showCatName val="0"/>
          <c:showSerName val="0"/>
          <c:showPercent val="0"/>
          <c:showBubbleSize val="0"/>
        </c:dLbls>
        <c:marker val="1"/>
        <c:smooth val="0"/>
        <c:axId val="388523216"/>
        <c:axId val="270429664"/>
      </c:lineChart>
      <c:catAx>
        <c:axId val="388523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429664"/>
        <c:crosses val="autoZero"/>
        <c:auto val="1"/>
        <c:lblAlgn val="ctr"/>
        <c:lblOffset val="100"/>
        <c:noMultiLvlLbl val="0"/>
      </c:catAx>
      <c:valAx>
        <c:axId val="27042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23216"/>
        <c:crosses val="autoZero"/>
        <c:crossBetween val="between"/>
      </c:valAx>
      <c:spPr>
        <a:noFill/>
        <a:ln w="25400">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a:t>
            </a:r>
            <a:r>
              <a:rPr lang="en-IE" baseline="0"/>
              <a:t> </a:t>
            </a:r>
            <a:r>
              <a:rPr lang="en-US" altLang="zh-CN" baseline="0"/>
              <a:t>Data in Gesture1</a:t>
            </a:r>
            <a:endParaRPr lang="en-IE"/>
          </a:p>
        </c:rich>
      </c:tx>
      <c:layout>
        <c:manualLayout>
          <c:xMode val="edge"/>
          <c:yMode val="edge"/>
          <c:x val="0.31361466180363823"/>
          <c:y val="2.888086642599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4558600638880374E-2"/>
          <c:y val="9.4106280193236733E-2"/>
          <c:w val="0.95329005995211658"/>
          <c:h val="0.80409905283578686"/>
        </c:manualLayout>
      </c:layout>
      <c:lineChart>
        <c:grouping val="standard"/>
        <c:varyColors val="0"/>
        <c:ser>
          <c:idx val="0"/>
          <c:order val="0"/>
          <c:tx>
            <c:strRef>
              <c:f>accelerometer!$F$1</c:f>
              <c:strCache>
                <c:ptCount val="1"/>
                <c:pt idx="0">
                  <c:v>Accel_x</c:v>
                </c:pt>
              </c:strCache>
            </c:strRef>
          </c:tx>
          <c:spPr>
            <a:ln w="28575" cap="rnd">
              <a:solidFill>
                <a:schemeClr val="accent1"/>
              </a:solidFill>
              <a:round/>
            </a:ln>
            <a:effectLst/>
          </c:spPr>
          <c:marker>
            <c:symbol val="none"/>
          </c:marker>
          <c:val>
            <c:numRef>
              <c:f>accelerometer!$F$2:$F$2333</c:f>
              <c:numCache>
                <c:formatCode>General</c:formatCode>
                <c:ptCount val="2332"/>
                <c:pt idx="0">
                  <c:v>0.76185935999999999</c:v>
                </c:pt>
                <c:pt idx="1">
                  <c:v>0.84837152100000002</c:v>
                </c:pt>
                <c:pt idx="2">
                  <c:v>0.84827856000000001</c:v>
                </c:pt>
                <c:pt idx="3">
                  <c:v>0.872005688</c:v>
                </c:pt>
                <c:pt idx="4">
                  <c:v>0.79731062399999997</c:v>
                </c:pt>
                <c:pt idx="5">
                  <c:v>0.79442942400000005</c:v>
                </c:pt>
                <c:pt idx="6">
                  <c:v>0.80976523099999997</c:v>
                </c:pt>
                <c:pt idx="7">
                  <c:v>0.79003095099999998</c:v>
                </c:pt>
                <c:pt idx="8">
                  <c:v>0.81118214300000002</c:v>
                </c:pt>
                <c:pt idx="9">
                  <c:v>0.91616612200000003</c:v>
                </c:pt>
                <c:pt idx="10">
                  <c:v>0.86735003700000002</c:v>
                </c:pt>
                <c:pt idx="11">
                  <c:v>0.77922689899999997</c:v>
                </c:pt>
                <c:pt idx="12">
                  <c:v>0.81388864999999999</c:v>
                </c:pt>
                <c:pt idx="13">
                  <c:v>0.867703628</c:v>
                </c:pt>
                <c:pt idx="14">
                  <c:v>0.81915070800000001</c:v>
                </c:pt>
                <c:pt idx="15">
                  <c:v>-8.3397388479999996</c:v>
                </c:pt>
                <c:pt idx="16">
                  <c:v>-10.050495079999999</c:v>
                </c:pt>
                <c:pt idx="17">
                  <c:v>-7.2434778990000002</c:v>
                </c:pt>
                <c:pt idx="18">
                  <c:v>-2.1362211499999999</c:v>
                </c:pt>
                <c:pt idx="19">
                  <c:v>0.69060116500000002</c:v>
                </c:pt>
                <c:pt idx="20">
                  <c:v>0.51283408699999999</c:v>
                </c:pt>
                <c:pt idx="21">
                  <c:v>-1.8436603250000001</c:v>
                </c:pt>
                <c:pt idx="22">
                  <c:v>-5.6082927610000004</c:v>
                </c:pt>
                <c:pt idx="23">
                  <c:v>-4.9797461969999999</c:v>
                </c:pt>
                <c:pt idx="24">
                  <c:v>-2.7546564419999999</c:v>
                </c:pt>
                <c:pt idx="25">
                  <c:v>-1.509579287</c:v>
                </c:pt>
                <c:pt idx="26">
                  <c:v>-1.0259338389999999</c:v>
                </c:pt>
                <c:pt idx="27">
                  <c:v>-1.0919747070000001</c:v>
                </c:pt>
                <c:pt idx="28">
                  <c:v>-0.78895703900000003</c:v>
                </c:pt>
                <c:pt idx="29">
                  <c:v>-7.4681987000000005E-2</c:v>
                </c:pt>
                <c:pt idx="30">
                  <c:v>1.5901510919999999</c:v>
                </c:pt>
                <c:pt idx="31">
                  <c:v>2.325581567</c:v>
                </c:pt>
                <c:pt idx="32">
                  <c:v>1.6971256139999999</c:v>
                </c:pt>
                <c:pt idx="33">
                  <c:v>1.0001838279999999</c:v>
                </c:pt>
                <c:pt idx="34">
                  <c:v>6.9578390000000004E-2</c:v>
                </c:pt>
                <c:pt idx="35">
                  <c:v>0.56253771799999996</c:v>
                </c:pt>
                <c:pt idx="36">
                  <c:v>-0.92035414199999999</c:v>
                </c:pt>
                <c:pt idx="37">
                  <c:v>-1.5722003259999999</c:v>
                </c:pt>
                <c:pt idx="38">
                  <c:v>-1.558711768</c:v>
                </c:pt>
                <c:pt idx="39">
                  <c:v>-0.261601097</c:v>
                </c:pt>
                <c:pt idx="40">
                  <c:v>0.159563131</c:v>
                </c:pt>
                <c:pt idx="41">
                  <c:v>0.654976275</c:v>
                </c:pt>
                <c:pt idx="42">
                  <c:v>1.7462035810000001</c:v>
                </c:pt>
                <c:pt idx="43">
                  <c:v>2.2452718420000002</c:v>
                </c:pt>
                <c:pt idx="44">
                  <c:v>3.4269557380000002</c:v>
                </c:pt>
                <c:pt idx="45">
                  <c:v>3.5321393680000002</c:v>
                </c:pt>
                <c:pt idx="46">
                  <c:v>3.4126652310000001</c:v>
                </c:pt>
                <c:pt idx="47">
                  <c:v>3.425782817</c:v>
                </c:pt>
                <c:pt idx="48">
                  <c:v>3.031475409</c:v>
                </c:pt>
                <c:pt idx="49">
                  <c:v>3.1617350210000001</c:v>
                </c:pt>
                <c:pt idx="50">
                  <c:v>2.7012959159999999</c:v>
                </c:pt>
                <c:pt idx="51">
                  <c:v>1.8156759389999999</c:v>
                </c:pt>
                <c:pt idx="52">
                  <c:v>-0.74172869200000002</c:v>
                </c:pt>
                <c:pt idx="53">
                  <c:v>0.76231597399999995</c:v>
                </c:pt>
                <c:pt idx="54">
                  <c:v>8.5556813589999994</c:v>
                </c:pt>
                <c:pt idx="55">
                  <c:v>17.084741650000002</c:v>
                </c:pt>
                <c:pt idx="56">
                  <c:v>14.3822156</c:v>
                </c:pt>
                <c:pt idx="57">
                  <c:v>7.3616407979999998</c:v>
                </c:pt>
                <c:pt idx="58">
                  <c:v>-0.81695389500000004</c:v>
                </c:pt>
                <c:pt idx="59">
                  <c:v>-3.370760529</c:v>
                </c:pt>
                <c:pt idx="60">
                  <c:v>-0.15349875800000001</c:v>
                </c:pt>
                <c:pt idx="61">
                  <c:v>0.66758231400000001</c:v>
                </c:pt>
                <c:pt idx="62">
                  <c:v>-0.22922099500000001</c:v>
                </c:pt>
                <c:pt idx="63">
                  <c:v>2.957341671</c:v>
                </c:pt>
                <c:pt idx="64">
                  <c:v>7.280968916</c:v>
                </c:pt>
                <c:pt idx="65">
                  <c:v>8.3142105760000007</c:v>
                </c:pt>
                <c:pt idx="66">
                  <c:v>5.7598824469999998</c:v>
                </c:pt>
                <c:pt idx="67">
                  <c:v>-0.19918229100000001</c:v>
                </c:pt>
                <c:pt idx="68">
                  <c:v>-3.3289566320000001</c:v>
                </c:pt>
                <c:pt idx="69">
                  <c:v>-3.760388286</c:v>
                </c:pt>
                <c:pt idx="70">
                  <c:v>-5.4246245369999997</c:v>
                </c:pt>
                <c:pt idx="71">
                  <c:v>-3.6900425879999998</c:v>
                </c:pt>
                <c:pt idx="72">
                  <c:v>-0.68220806199999995</c:v>
                </c:pt>
                <c:pt idx="73">
                  <c:v>1.5008614950000001</c:v>
                </c:pt>
                <c:pt idx="74">
                  <c:v>-3.1047192219999999</c:v>
                </c:pt>
                <c:pt idx="75">
                  <c:v>-4.4725605579999996</c:v>
                </c:pt>
                <c:pt idx="76">
                  <c:v>-5.590833247</c:v>
                </c:pt>
                <c:pt idx="77">
                  <c:v>-5.7501404880000004</c:v>
                </c:pt>
                <c:pt idx="78">
                  <c:v>-3.8350451360000002</c:v>
                </c:pt>
                <c:pt idx="79">
                  <c:v>-2.5745053740000001</c:v>
                </c:pt>
                <c:pt idx="80">
                  <c:v>1.0902350350000001</c:v>
                </c:pt>
                <c:pt idx="81">
                  <c:v>3.495481281</c:v>
                </c:pt>
                <c:pt idx="82">
                  <c:v>-4.210605814</c:v>
                </c:pt>
                <c:pt idx="83">
                  <c:v>-13.88604544</c:v>
                </c:pt>
                <c:pt idx="84">
                  <c:v>-16.74443728</c:v>
                </c:pt>
                <c:pt idx="85">
                  <c:v>-14.174877329999999</c:v>
                </c:pt>
                <c:pt idx="86">
                  <c:v>-10.70567333</c:v>
                </c:pt>
                <c:pt idx="87">
                  <c:v>-11.057671640000001</c:v>
                </c:pt>
                <c:pt idx="88">
                  <c:v>-10.55050239</c:v>
                </c:pt>
                <c:pt idx="89">
                  <c:v>-6.141902365</c:v>
                </c:pt>
                <c:pt idx="90">
                  <c:v>-8.4885982910000006</c:v>
                </c:pt>
                <c:pt idx="91">
                  <c:v>-11.52032167</c:v>
                </c:pt>
                <c:pt idx="92">
                  <c:v>-10.144426879999999</c:v>
                </c:pt>
                <c:pt idx="93">
                  <c:v>-4.7544319140000004</c:v>
                </c:pt>
                <c:pt idx="94">
                  <c:v>-1.5615220519999999</c:v>
                </c:pt>
                <c:pt idx="95">
                  <c:v>-3.789096121</c:v>
                </c:pt>
                <c:pt idx="96">
                  <c:v>-2.7265934060000001</c:v>
                </c:pt>
                <c:pt idx="97">
                  <c:v>-7.8077776229999998</c:v>
                </c:pt>
                <c:pt idx="98">
                  <c:v>-23.58828703</c:v>
                </c:pt>
                <c:pt idx="99">
                  <c:v>-18.57205338</c:v>
                </c:pt>
                <c:pt idx="100">
                  <c:v>-1.884327388</c:v>
                </c:pt>
                <c:pt idx="101">
                  <c:v>-2.7225018209999998</c:v>
                </c:pt>
                <c:pt idx="102">
                  <c:v>-2.874032862</c:v>
                </c:pt>
                <c:pt idx="103">
                  <c:v>-1.401201242</c:v>
                </c:pt>
                <c:pt idx="104">
                  <c:v>-2.588379202</c:v>
                </c:pt>
                <c:pt idx="105">
                  <c:v>-3.808756641</c:v>
                </c:pt>
                <c:pt idx="106">
                  <c:v>-5.8741445570000002</c:v>
                </c:pt>
                <c:pt idx="107">
                  <c:v>-5.5156658419999998</c:v>
                </c:pt>
                <c:pt idx="108">
                  <c:v>-10.832453210000001</c:v>
                </c:pt>
                <c:pt idx="109">
                  <c:v>-15.857400220000001</c:v>
                </c:pt>
                <c:pt idx="110">
                  <c:v>-18.977885659999998</c:v>
                </c:pt>
                <c:pt idx="111">
                  <c:v>-22.06407549</c:v>
                </c:pt>
                <c:pt idx="112">
                  <c:v>-18.709904420000001</c:v>
                </c:pt>
                <c:pt idx="113">
                  <c:v>-19.400304989999999</c:v>
                </c:pt>
                <c:pt idx="114">
                  <c:v>-18.626276879999999</c:v>
                </c:pt>
                <c:pt idx="115">
                  <c:v>-17.311595430000001</c:v>
                </c:pt>
                <c:pt idx="116">
                  <c:v>-22.56639496</c:v>
                </c:pt>
                <c:pt idx="117">
                  <c:v>-25.95353575</c:v>
                </c:pt>
                <c:pt idx="118">
                  <c:v>-27.476840589999998</c:v>
                </c:pt>
                <c:pt idx="119">
                  <c:v>-29.69180974</c:v>
                </c:pt>
                <c:pt idx="120">
                  <c:v>-38.814894899999999</c:v>
                </c:pt>
                <c:pt idx="121">
                  <c:v>-37.637711690000003</c:v>
                </c:pt>
                <c:pt idx="122">
                  <c:v>-37.367781379999997</c:v>
                </c:pt>
                <c:pt idx="123">
                  <c:v>-38.01923506</c:v>
                </c:pt>
                <c:pt idx="124">
                  <c:v>-36.628985120000003</c:v>
                </c:pt>
                <c:pt idx="125">
                  <c:v>-34.252928959999998</c:v>
                </c:pt>
                <c:pt idx="126">
                  <c:v>-35.632438299999997</c:v>
                </c:pt>
                <c:pt idx="127">
                  <c:v>-36.306112310000003</c:v>
                </c:pt>
                <c:pt idx="128">
                  <c:v>-35.115132269999997</c:v>
                </c:pt>
                <c:pt idx="129">
                  <c:v>-37.279765189999999</c:v>
                </c:pt>
                <c:pt idx="130">
                  <c:v>-39.026316199999997</c:v>
                </c:pt>
                <c:pt idx="131">
                  <c:v>-40.240747689999999</c:v>
                </c:pt>
                <c:pt idx="132">
                  <c:v>-42.119916750000002</c:v>
                </c:pt>
                <c:pt idx="133">
                  <c:v>-42.346835990000002</c:v>
                </c:pt>
                <c:pt idx="134">
                  <c:v>-44.133425250000002</c:v>
                </c:pt>
                <c:pt idx="135">
                  <c:v>-45.013647249999998</c:v>
                </c:pt>
                <c:pt idx="136">
                  <c:v>-45.001907869999997</c:v>
                </c:pt>
                <c:pt idx="137">
                  <c:v>-45.151882819999997</c:v>
                </c:pt>
                <c:pt idx="138">
                  <c:v>-42.999507049999998</c:v>
                </c:pt>
                <c:pt idx="139">
                  <c:v>-37.317934540000003</c:v>
                </c:pt>
                <c:pt idx="140">
                  <c:v>-29.30776955</c:v>
                </c:pt>
                <c:pt idx="141">
                  <c:v>-20.575291750000002</c:v>
                </c:pt>
                <c:pt idx="142">
                  <c:v>-16.32021524</c:v>
                </c:pt>
                <c:pt idx="143">
                  <c:v>-11.082793150000001</c:v>
                </c:pt>
                <c:pt idx="144">
                  <c:v>-3.924798601</c:v>
                </c:pt>
                <c:pt idx="145">
                  <c:v>8.1556249839999992</c:v>
                </c:pt>
                <c:pt idx="146">
                  <c:v>18.73041061</c:v>
                </c:pt>
                <c:pt idx="147">
                  <c:v>25.883613919999998</c:v>
                </c:pt>
                <c:pt idx="148">
                  <c:v>33.456956390000002</c:v>
                </c:pt>
                <c:pt idx="149">
                  <c:v>42.497017309999997</c:v>
                </c:pt>
                <c:pt idx="150">
                  <c:v>39.264005599999997</c:v>
                </c:pt>
                <c:pt idx="151">
                  <c:v>25.43168949</c:v>
                </c:pt>
                <c:pt idx="152">
                  <c:v>19.395465139999999</c:v>
                </c:pt>
                <c:pt idx="153">
                  <c:v>11.046381179999999</c:v>
                </c:pt>
                <c:pt idx="154">
                  <c:v>-9.6816298389999993</c:v>
                </c:pt>
                <c:pt idx="155">
                  <c:v>-37.983730039999998</c:v>
                </c:pt>
                <c:pt idx="156">
                  <c:v>-41.868014619999997</c:v>
                </c:pt>
                <c:pt idx="157">
                  <c:v>-38.334328390000003</c:v>
                </c:pt>
                <c:pt idx="158">
                  <c:v>-30.19887095</c:v>
                </c:pt>
                <c:pt idx="159">
                  <c:v>-24.03109126</c:v>
                </c:pt>
                <c:pt idx="160">
                  <c:v>-19.081359070000001</c:v>
                </c:pt>
                <c:pt idx="161">
                  <c:v>-14.635620510000001</c:v>
                </c:pt>
                <c:pt idx="162">
                  <c:v>-11.113070909999999</c:v>
                </c:pt>
                <c:pt idx="163">
                  <c:v>-8.9056503100000004</c:v>
                </c:pt>
                <c:pt idx="164">
                  <c:v>-10.4412038</c:v>
                </c:pt>
                <c:pt idx="165">
                  <c:v>-13.0543136</c:v>
                </c:pt>
                <c:pt idx="166">
                  <c:v>-15.43677905</c:v>
                </c:pt>
                <c:pt idx="167">
                  <c:v>-16.893113750000001</c:v>
                </c:pt>
                <c:pt idx="168">
                  <c:v>-18.493533209999999</c:v>
                </c:pt>
                <c:pt idx="169">
                  <c:v>-19.220116269999998</c:v>
                </c:pt>
                <c:pt idx="170">
                  <c:v>-18.50650211</c:v>
                </c:pt>
                <c:pt idx="171">
                  <c:v>-18.560406560000001</c:v>
                </c:pt>
                <c:pt idx="172">
                  <c:v>-17.765405900000001</c:v>
                </c:pt>
                <c:pt idx="173">
                  <c:v>-17.450949390000002</c:v>
                </c:pt>
                <c:pt idx="174">
                  <c:v>-16.260651800000002</c:v>
                </c:pt>
                <c:pt idx="175">
                  <c:v>-13.57279417</c:v>
                </c:pt>
                <c:pt idx="176">
                  <c:v>-12.452467739999999</c:v>
                </c:pt>
                <c:pt idx="177">
                  <c:v>-10.834713069999999</c:v>
                </c:pt>
                <c:pt idx="178">
                  <c:v>-11.65768327</c:v>
                </c:pt>
                <c:pt idx="179">
                  <c:v>-13.51096652</c:v>
                </c:pt>
                <c:pt idx="180">
                  <c:v>-15.454458470000001</c:v>
                </c:pt>
                <c:pt idx="181">
                  <c:v>-16.84816885</c:v>
                </c:pt>
                <c:pt idx="182">
                  <c:v>-17.32458321</c:v>
                </c:pt>
                <c:pt idx="183">
                  <c:v>-17.39228932</c:v>
                </c:pt>
                <c:pt idx="184">
                  <c:v>-18.946995000000001</c:v>
                </c:pt>
                <c:pt idx="185">
                  <c:v>-21.67179367</c:v>
                </c:pt>
                <c:pt idx="186">
                  <c:v>-24.109160339999999</c:v>
                </c:pt>
                <c:pt idx="187">
                  <c:v>-25.431154029999998</c:v>
                </c:pt>
                <c:pt idx="188">
                  <c:v>-26.265895319999998</c:v>
                </c:pt>
                <c:pt idx="189">
                  <c:v>-29.75614697</c:v>
                </c:pt>
                <c:pt idx="190">
                  <c:v>-30.702780069999999</c:v>
                </c:pt>
                <c:pt idx="191">
                  <c:v>-22.224075599999999</c:v>
                </c:pt>
                <c:pt idx="192">
                  <c:v>-17.079988579999998</c:v>
                </c:pt>
                <c:pt idx="193">
                  <c:v>-16.64668125</c:v>
                </c:pt>
                <c:pt idx="194">
                  <c:v>-19.383044699999999</c:v>
                </c:pt>
                <c:pt idx="195">
                  <c:v>-21.69789703</c:v>
                </c:pt>
                <c:pt idx="196">
                  <c:v>-23.7411408</c:v>
                </c:pt>
                <c:pt idx="197">
                  <c:v>-25.686999230000001</c:v>
                </c:pt>
                <c:pt idx="198">
                  <c:v>-26.22127643</c:v>
                </c:pt>
                <c:pt idx="199">
                  <c:v>-24.832634980000002</c:v>
                </c:pt>
                <c:pt idx="200">
                  <c:v>-17.805561399999998</c:v>
                </c:pt>
                <c:pt idx="201">
                  <c:v>-9.3175706320000007</c:v>
                </c:pt>
                <c:pt idx="202">
                  <c:v>-4.5302380380000002</c:v>
                </c:pt>
                <c:pt idx="203">
                  <c:v>-1.8225243419999999</c:v>
                </c:pt>
                <c:pt idx="204">
                  <c:v>-0.46304664099999998</c:v>
                </c:pt>
                <c:pt idx="205">
                  <c:v>0.71840539299999995</c:v>
                </c:pt>
                <c:pt idx="206">
                  <c:v>1.931722843</c:v>
                </c:pt>
                <c:pt idx="207">
                  <c:v>2.3719242170000001</c:v>
                </c:pt>
                <c:pt idx="208">
                  <c:v>2.2172656489999998</c:v>
                </c:pt>
                <c:pt idx="209">
                  <c:v>1.7002014969999999</c:v>
                </c:pt>
                <c:pt idx="210">
                  <c:v>0.75352566899999995</c:v>
                </c:pt>
                <c:pt idx="211">
                  <c:v>-0.89998798999999996</c:v>
                </c:pt>
                <c:pt idx="212">
                  <c:v>-2.3481336270000002</c:v>
                </c:pt>
                <c:pt idx="213">
                  <c:v>-3.2562481270000001</c:v>
                </c:pt>
                <c:pt idx="214">
                  <c:v>-4.3016236909999996</c:v>
                </c:pt>
                <c:pt idx="215">
                  <c:v>-5.3040633770000003</c:v>
                </c:pt>
                <c:pt idx="216">
                  <c:v>-6.2898607340000003</c:v>
                </c:pt>
                <c:pt idx="217">
                  <c:v>-7.8976236630000001</c:v>
                </c:pt>
                <c:pt idx="218">
                  <c:v>-9.0610207129999996</c:v>
                </c:pt>
                <c:pt idx="219">
                  <c:v>-10.60189782</c:v>
                </c:pt>
                <c:pt idx="220">
                  <c:v>-11.49523838</c:v>
                </c:pt>
                <c:pt idx="221">
                  <c:v>-12.151263350000001</c:v>
                </c:pt>
                <c:pt idx="222">
                  <c:v>-11.49797757</c:v>
                </c:pt>
                <c:pt idx="223">
                  <c:v>-9.9378146049999998</c:v>
                </c:pt>
                <c:pt idx="224">
                  <c:v>-10.092283520000001</c:v>
                </c:pt>
                <c:pt idx="225">
                  <c:v>-11.5565497</c:v>
                </c:pt>
                <c:pt idx="226">
                  <c:v>-13.901057720000001</c:v>
                </c:pt>
                <c:pt idx="227">
                  <c:v>-17.545197569999999</c:v>
                </c:pt>
                <c:pt idx="228">
                  <c:v>-23.68767197</c:v>
                </c:pt>
                <c:pt idx="229">
                  <c:v>-30.482469649999999</c:v>
                </c:pt>
                <c:pt idx="230">
                  <c:v>-35.197506660000002</c:v>
                </c:pt>
                <c:pt idx="231">
                  <c:v>-23.197720239999999</c:v>
                </c:pt>
                <c:pt idx="232">
                  <c:v>-12.654523360000001</c:v>
                </c:pt>
                <c:pt idx="233">
                  <c:v>-6.7945012580000004</c:v>
                </c:pt>
                <c:pt idx="234">
                  <c:v>-7.5186851849999998</c:v>
                </c:pt>
                <c:pt idx="235">
                  <c:v>-8.1293102659999992</c:v>
                </c:pt>
                <c:pt idx="236">
                  <c:v>-7.5625693409999997</c:v>
                </c:pt>
                <c:pt idx="237">
                  <c:v>-7.7463624309999997</c:v>
                </c:pt>
                <c:pt idx="238">
                  <c:v>-9.0723637769999996</c:v>
                </c:pt>
                <c:pt idx="239">
                  <c:v>-10.49590869</c:v>
                </c:pt>
                <c:pt idx="240">
                  <c:v>-9.1124088830000005</c:v>
                </c:pt>
                <c:pt idx="241">
                  <c:v>-8.1343620520000002</c:v>
                </c:pt>
                <c:pt idx="242">
                  <c:v>-7.5827348900000002</c:v>
                </c:pt>
                <c:pt idx="243">
                  <c:v>-7.0114203220000002</c:v>
                </c:pt>
                <c:pt idx="244">
                  <c:v>-6.5274087969999997</c:v>
                </c:pt>
                <c:pt idx="245">
                  <c:v>-6.1673607600000002</c:v>
                </c:pt>
                <c:pt idx="246">
                  <c:v>-6.5818884119999996</c:v>
                </c:pt>
                <c:pt idx="247">
                  <c:v>-7.0770573109999999</c:v>
                </c:pt>
                <c:pt idx="248">
                  <c:v>-7.8115210230000001</c:v>
                </c:pt>
                <c:pt idx="249">
                  <c:v>-7.8496489719999998</c:v>
                </c:pt>
                <c:pt idx="250">
                  <c:v>-7.8510181159999997</c:v>
                </c:pt>
                <c:pt idx="251">
                  <c:v>-8.4412896310000001</c:v>
                </c:pt>
                <c:pt idx="252">
                  <c:v>-9.4461689720000006</c:v>
                </c:pt>
                <c:pt idx="253">
                  <c:v>-10.7417237</c:v>
                </c:pt>
                <c:pt idx="254">
                  <c:v>-12.057272299999999</c:v>
                </c:pt>
                <c:pt idx="255">
                  <c:v>-12.99863034</c:v>
                </c:pt>
                <c:pt idx="256">
                  <c:v>-13.683474349999999</c:v>
                </c:pt>
                <c:pt idx="257">
                  <c:v>-13.709433560000001</c:v>
                </c:pt>
                <c:pt idx="258">
                  <c:v>-12.85754669</c:v>
                </c:pt>
                <c:pt idx="259">
                  <c:v>-10.53461705</c:v>
                </c:pt>
                <c:pt idx="260">
                  <c:v>-8.0256611479999993</c:v>
                </c:pt>
                <c:pt idx="261">
                  <c:v>-6.3951336830000001</c:v>
                </c:pt>
                <c:pt idx="262">
                  <c:v>-6.3466735879999998</c:v>
                </c:pt>
                <c:pt idx="263">
                  <c:v>-7.6657518600000003</c:v>
                </c:pt>
                <c:pt idx="264">
                  <c:v>-9.6789849070000002</c:v>
                </c:pt>
                <c:pt idx="265">
                  <c:v>-11.26167845</c:v>
                </c:pt>
                <c:pt idx="266">
                  <c:v>-12.64030041</c:v>
                </c:pt>
                <c:pt idx="267">
                  <c:v>-13.31764991</c:v>
                </c:pt>
                <c:pt idx="268">
                  <c:v>-13.67404606</c:v>
                </c:pt>
                <c:pt idx="269">
                  <c:v>-14.43962075</c:v>
                </c:pt>
                <c:pt idx="270">
                  <c:v>-13.19045434</c:v>
                </c:pt>
                <c:pt idx="271">
                  <c:v>-14.168556329999999</c:v>
                </c:pt>
                <c:pt idx="272">
                  <c:v>-18.204538589999999</c:v>
                </c:pt>
                <c:pt idx="273">
                  <c:v>-26.33432797</c:v>
                </c:pt>
                <c:pt idx="274">
                  <c:v>-33.015974</c:v>
                </c:pt>
                <c:pt idx="275">
                  <c:v>-38.687665070000001</c:v>
                </c:pt>
                <c:pt idx="276">
                  <c:v>-41.725374940000002</c:v>
                </c:pt>
                <c:pt idx="277">
                  <c:v>-41.341770279999999</c:v>
                </c:pt>
                <c:pt idx="278">
                  <c:v>-38.376742970000002</c:v>
                </c:pt>
                <c:pt idx="279">
                  <c:v>-31.566646519999999</c:v>
                </c:pt>
                <c:pt idx="280">
                  <c:v>-26.18799834</c:v>
                </c:pt>
                <c:pt idx="281">
                  <c:v>-22.748182109999998</c:v>
                </c:pt>
                <c:pt idx="282">
                  <c:v>-16.866030729999999</c:v>
                </c:pt>
                <c:pt idx="283">
                  <c:v>-11.346036399999999</c:v>
                </c:pt>
                <c:pt idx="284">
                  <c:v>-7.3646974949999997</c:v>
                </c:pt>
                <c:pt idx="285">
                  <c:v>-4.4408256740000001</c:v>
                </c:pt>
                <c:pt idx="286">
                  <c:v>-2.596478989</c:v>
                </c:pt>
                <c:pt idx="287">
                  <c:v>-0.70507493099999996</c:v>
                </c:pt>
                <c:pt idx="288">
                  <c:v>0.70416416900000001</c:v>
                </c:pt>
                <c:pt idx="289">
                  <c:v>0.61503142799999999</c:v>
                </c:pt>
                <c:pt idx="290">
                  <c:v>-0.305599181</c:v>
                </c:pt>
                <c:pt idx="291">
                  <c:v>-1.482139246</c:v>
                </c:pt>
                <c:pt idx="292">
                  <c:v>-2.309513887</c:v>
                </c:pt>
                <c:pt idx="293">
                  <c:v>-1.889393323</c:v>
                </c:pt>
                <c:pt idx="294">
                  <c:v>-1.4652343860000001</c:v>
                </c:pt>
                <c:pt idx="295">
                  <c:v>-2.0394840250000001</c:v>
                </c:pt>
                <c:pt idx="296">
                  <c:v>-2.7193900599999998</c:v>
                </c:pt>
                <c:pt idx="297">
                  <c:v>-2.4209743659999998</c:v>
                </c:pt>
                <c:pt idx="298">
                  <c:v>-1.9757493610000001</c:v>
                </c:pt>
                <c:pt idx="299">
                  <c:v>-2.344521716</c:v>
                </c:pt>
                <c:pt idx="300">
                  <c:v>-3.5109313150000001</c:v>
                </c:pt>
                <c:pt idx="301">
                  <c:v>-5.3231772340000001</c:v>
                </c:pt>
                <c:pt idx="302">
                  <c:v>-7.4511951989999998</c:v>
                </c:pt>
                <c:pt idx="303">
                  <c:v>-9.6316156510000006</c:v>
                </c:pt>
                <c:pt idx="304">
                  <c:v>-11.39498193</c:v>
                </c:pt>
                <c:pt idx="305">
                  <c:v>-12.32620637</c:v>
                </c:pt>
                <c:pt idx="306">
                  <c:v>-12.23052025</c:v>
                </c:pt>
                <c:pt idx="307">
                  <c:v>-11.669611229999999</c:v>
                </c:pt>
                <c:pt idx="308">
                  <c:v>-11.39378632</c:v>
                </c:pt>
                <c:pt idx="309">
                  <c:v>-12.60196644</c:v>
                </c:pt>
                <c:pt idx="310">
                  <c:v>-14.111992770000001</c:v>
                </c:pt>
                <c:pt idx="311">
                  <c:v>-15.467117119999999</c:v>
                </c:pt>
                <c:pt idx="312">
                  <c:v>-15.36578495</c:v>
                </c:pt>
                <c:pt idx="313">
                  <c:v>-14.00530612</c:v>
                </c:pt>
                <c:pt idx="314">
                  <c:v>-12.84986056</c:v>
                </c:pt>
                <c:pt idx="315">
                  <c:v>-11.8473512</c:v>
                </c:pt>
                <c:pt idx="316">
                  <c:v>-12.484135630000001</c:v>
                </c:pt>
                <c:pt idx="317">
                  <c:v>-16.51908018</c:v>
                </c:pt>
                <c:pt idx="318">
                  <c:v>-38.083097860000002</c:v>
                </c:pt>
                <c:pt idx="319">
                  <c:v>-48.330035950000003</c:v>
                </c:pt>
                <c:pt idx="320">
                  <c:v>-45.557184100000001</c:v>
                </c:pt>
                <c:pt idx="321">
                  <c:v>-37.447046370000002</c:v>
                </c:pt>
                <c:pt idx="322">
                  <c:v>-32.507433669999998</c:v>
                </c:pt>
                <c:pt idx="323">
                  <c:v>-24.067806260000001</c:v>
                </c:pt>
                <c:pt idx="324">
                  <c:v>-14.345496799999999</c:v>
                </c:pt>
                <c:pt idx="325">
                  <c:v>-5.5624300809999996</c:v>
                </c:pt>
                <c:pt idx="326">
                  <c:v>0.14081183</c:v>
                </c:pt>
                <c:pt idx="327">
                  <c:v>3.147362818</c:v>
                </c:pt>
                <c:pt idx="328">
                  <c:v>3.951691474</c:v>
                </c:pt>
                <c:pt idx="329">
                  <c:v>1.8975769179999999</c:v>
                </c:pt>
                <c:pt idx="330">
                  <c:v>-2.8796300490000002</c:v>
                </c:pt>
                <c:pt idx="331">
                  <c:v>-6.249762499</c:v>
                </c:pt>
                <c:pt idx="332">
                  <c:v>-9.1684155749999992</c:v>
                </c:pt>
                <c:pt idx="333">
                  <c:v>-9.3102962389999995</c:v>
                </c:pt>
                <c:pt idx="334">
                  <c:v>-7.2315230899999996</c:v>
                </c:pt>
                <c:pt idx="335">
                  <c:v>-5.2334072980000004</c:v>
                </c:pt>
                <c:pt idx="336">
                  <c:v>-4.061755829</c:v>
                </c:pt>
                <c:pt idx="337">
                  <c:v>-3.8704879230000002</c:v>
                </c:pt>
                <c:pt idx="338">
                  <c:v>-4.3754785199999997</c:v>
                </c:pt>
                <c:pt idx="339">
                  <c:v>-5.7382727989999998</c:v>
                </c:pt>
                <c:pt idx="340">
                  <c:v>-8.4415000189999994</c:v>
                </c:pt>
                <c:pt idx="341">
                  <c:v>-11.973026559999999</c:v>
                </c:pt>
                <c:pt idx="342">
                  <c:v>-14.75728067</c:v>
                </c:pt>
                <c:pt idx="343">
                  <c:v>-15.46641655</c:v>
                </c:pt>
                <c:pt idx="344">
                  <c:v>-12.98370654</c:v>
                </c:pt>
                <c:pt idx="345">
                  <c:v>-10.664292919999999</c:v>
                </c:pt>
                <c:pt idx="346">
                  <c:v>-8.2255106209999997</c:v>
                </c:pt>
                <c:pt idx="347">
                  <c:v>-6.6799602790000003</c:v>
                </c:pt>
                <c:pt idx="348">
                  <c:v>-6.4771302569999998</c:v>
                </c:pt>
                <c:pt idx="349">
                  <c:v>-6.8226774380000004</c:v>
                </c:pt>
                <c:pt idx="350">
                  <c:v>-6.7309676029999999</c:v>
                </c:pt>
                <c:pt idx="351">
                  <c:v>-6.1155336409999999</c:v>
                </c:pt>
                <c:pt idx="352">
                  <c:v>-4.5873443759999999</c:v>
                </c:pt>
                <c:pt idx="353">
                  <c:v>-3.0089901430000001</c:v>
                </c:pt>
                <c:pt idx="354">
                  <c:v>-2.235040235</c:v>
                </c:pt>
                <c:pt idx="355">
                  <c:v>-2.5347253279999999</c:v>
                </c:pt>
                <c:pt idx="356">
                  <c:v>-3.59933404</c:v>
                </c:pt>
                <c:pt idx="357">
                  <c:v>-5.6950822690000003</c:v>
                </c:pt>
                <c:pt idx="358">
                  <c:v>-9.3639578159999992</c:v>
                </c:pt>
                <c:pt idx="359">
                  <c:v>-12.62942949</c:v>
                </c:pt>
                <c:pt idx="360">
                  <c:v>-15.06476265</c:v>
                </c:pt>
                <c:pt idx="361">
                  <c:v>-17.401175110000001</c:v>
                </c:pt>
                <c:pt idx="362">
                  <c:v>-19.210941139999999</c:v>
                </c:pt>
                <c:pt idx="363">
                  <c:v>-20.371719349999999</c:v>
                </c:pt>
                <c:pt idx="364">
                  <c:v>-21.59260312</c:v>
                </c:pt>
                <c:pt idx="365">
                  <c:v>-21.96079598</c:v>
                </c:pt>
                <c:pt idx="366">
                  <c:v>-23.706469649999999</c:v>
                </c:pt>
                <c:pt idx="367">
                  <c:v>-27.010235269999999</c:v>
                </c:pt>
                <c:pt idx="368">
                  <c:v>-31.49288482</c:v>
                </c:pt>
                <c:pt idx="369">
                  <c:v>-37.782795069999999</c:v>
                </c:pt>
                <c:pt idx="370">
                  <c:v>-43.77374133</c:v>
                </c:pt>
                <c:pt idx="371">
                  <c:v>-43.40910367</c:v>
                </c:pt>
                <c:pt idx="372">
                  <c:v>-38.52143959</c:v>
                </c:pt>
                <c:pt idx="373">
                  <c:v>-30.245013369999999</c:v>
                </c:pt>
                <c:pt idx="374">
                  <c:v>-19.31255393</c:v>
                </c:pt>
                <c:pt idx="375">
                  <c:v>-8.6800959310000003</c:v>
                </c:pt>
                <c:pt idx="376">
                  <c:v>-5.7333787740000002</c:v>
                </c:pt>
                <c:pt idx="377">
                  <c:v>-9.459554679</c:v>
                </c:pt>
                <c:pt idx="378">
                  <c:v>-16.600316939999999</c:v>
                </c:pt>
                <c:pt idx="379">
                  <c:v>-20.4137883</c:v>
                </c:pt>
                <c:pt idx="380">
                  <c:v>-18.471786340000001</c:v>
                </c:pt>
                <c:pt idx="381">
                  <c:v>-11.9983998</c:v>
                </c:pt>
                <c:pt idx="382">
                  <c:v>-6.8547095850000002</c:v>
                </c:pt>
                <c:pt idx="383">
                  <c:v>-5.2631789080000004</c:v>
                </c:pt>
                <c:pt idx="384">
                  <c:v>-5.4110091919999999</c:v>
                </c:pt>
                <c:pt idx="385">
                  <c:v>-5.6504812810000002</c:v>
                </c:pt>
                <c:pt idx="386">
                  <c:v>-6.1460014559999996</c:v>
                </c:pt>
                <c:pt idx="387">
                  <c:v>-6.5817933039999996</c:v>
                </c:pt>
                <c:pt idx="388">
                  <c:v>-5.5813928300000004</c:v>
                </c:pt>
                <c:pt idx="389">
                  <c:v>-4.5381125659999997</c:v>
                </c:pt>
                <c:pt idx="390">
                  <c:v>-4.4797257760000004</c:v>
                </c:pt>
                <c:pt idx="391">
                  <c:v>-4.4429285869999999</c:v>
                </c:pt>
                <c:pt idx="392">
                  <c:v>-4.2676255359999997</c:v>
                </c:pt>
                <c:pt idx="393">
                  <c:v>-3.7790040939999998</c:v>
                </c:pt>
                <c:pt idx="394">
                  <c:v>-2.9356654760000001</c:v>
                </c:pt>
                <c:pt idx="395">
                  <c:v>-1.1817719820000001</c:v>
                </c:pt>
                <c:pt idx="396">
                  <c:v>-0.36810110000000001</c:v>
                </c:pt>
                <c:pt idx="397">
                  <c:v>-1.6699471809999999</c:v>
                </c:pt>
                <c:pt idx="398">
                  <c:v>-5.5317048639999999</c:v>
                </c:pt>
                <c:pt idx="399">
                  <c:v>-9.817698729</c:v>
                </c:pt>
                <c:pt idx="400">
                  <c:v>-12.935405360000001</c:v>
                </c:pt>
                <c:pt idx="401">
                  <c:v>-14.5911033</c:v>
                </c:pt>
                <c:pt idx="402">
                  <c:v>-15.137665670000001</c:v>
                </c:pt>
                <c:pt idx="403">
                  <c:v>-14.51009268</c:v>
                </c:pt>
                <c:pt idx="404">
                  <c:v>-16.402602699999999</c:v>
                </c:pt>
                <c:pt idx="405">
                  <c:v>-19.343399640000001</c:v>
                </c:pt>
                <c:pt idx="406">
                  <c:v>-21.936918049999999</c:v>
                </c:pt>
                <c:pt idx="407">
                  <c:v>-23.097240769999999</c:v>
                </c:pt>
                <c:pt idx="408">
                  <c:v>-21.59908064</c:v>
                </c:pt>
                <c:pt idx="409">
                  <c:v>-21.272559210000001</c:v>
                </c:pt>
                <c:pt idx="410">
                  <c:v>-21.67418481</c:v>
                </c:pt>
                <c:pt idx="411">
                  <c:v>-22.406020040000001</c:v>
                </c:pt>
                <c:pt idx="412">
                  <c:v>-24.662595759999999</c:v>
                </c:pt>
                <c:pt idx="413">
                  <c:v>-25.33124342</c:v>
                </c:pt>
                <c:pt idx="414">
                  <c:v>-26.906128580000001</c:v>
                </c:pt>
                <c:pt idx="415">
                  <c:v>-31.081369110000001</c:v>
                </c:pt>
                <c:pt idx="416">
                  <c:v>-34.03232577</c:v>
                </c:pt>
                <c:pt idx="417">
                  <c:v>-34.424301470000003</c:v>
                </c:pt>
                <c:pt idx="418">
                  <c:v>-33.15813309</c:v>
                </c:pt>
                <c:pt idx="419">
                  <c:v>-30.642583569999999</c:v>
                </c:pt>
                <c:pt idx="420">
                  <c:v>-25.691587349999999</c:v>
                </c:pt>
                <c:pt idx="421">
                  <c:v>-16.889837249999999</c:v>
                </c:pt>
                <c:pt idx="422">
                  <c:v>-12.896858010000001</c:v>
                </c:pt>
                <c:pt idx="423">
                  <c:v>-10.292610420000001</c:v>
                </c:pt>
                <c:pt idx="424">
                  <c:v>-10.91967346</c:v>
                </c:pt>
                <c:pt idx="425">
                  <c:v>-13.37427241</c:v>
                </c:pt>
                <c:pt idx="426">
                  <c:v>-17.460067639999998</c:v>
                </c:pt>
                <c:pt idx="427">
                  <c:v>-16.9229433</c:v>
                </c:pt>
                <c:pt idx="428">
                  <c:v>-13.460821360000001</c:v>
                </c:pt>
                <c:pt idx="429">
                  <c:v>-9.5306292520000007</c:v>
                </c:pt>
                <c:pt idx="430">
                  <c:v>-6.7580329389999996</c:v>
                </c:pt>
                <c:pt idx="431">
                  <c:v>-5.8557051080000004</c:v>
                </c:pt>
                <c:pt idx="432">
                  <c:v>-6.9826083739999998</c:v>
                </c:pt>
                <c:pt idx="433">
                  <c:v>-9.0359526179999996</c:v>
                </c:pt>
                <c:pt idx="434">
                  <c:v>-11.07282932</c:v>
                </c:pt>
                <c:pt idx="435">
                  <c:v>-12.65163285</c:v>
                </c:pt>
                <c:pt idx="436">
                  <c:v>-13.73387969</c:v>
                </c:pt>
                <c:pt idx="437">
                  <c:v>-14.32096844</c:v>
                </c:pt>
                <c:pt idx="438">
                  <c:v>-14.625918710000001</c:v>
                </c:pt>
                <c:pt idx="439">
                  <c:v>-14.407340509999999</c:v>
                </c:pt>
                <c:pt idx="440">
                  <c:v>-13.97214164</c:v>
                </c:pt>
                <c:pt idx="441">
                  <c:v>-13.488475149999999</c:v>
                </c:pt>
                <c:pt idx="442">
                  <c:v>-12.91078916</c:v>
                </c:pt>
                <c:pt idx="443">
                  <c:v>-12.280700420000001</c:v>
                </c:pt>
                <c:pt idx="444">
                  <c:v>-11.75286442</c:v>
                </c:pt>
                <c:pt idx="445">
                  <c:v>-10.63948716</c:v>
                </c:pt>
                <c:pt idx="446">
                  <c:v>-9.1252301199999994</c:v>
                </c:pt>
                <c:pt idx="447">
                  <c:v>-8.3895895679999999</c:v>
                </c:pt>
                <c:pt idx="448">
                  <c:v>-8.3963586130000003</c:v>
                </c:pt>
                <c:pt idx="449">
                  <c:v>-8.6462778680000003</c:v>
                </c:pt>
                <c:pt idx="450">
                  <c:v>-8.8607754029999999</c:v>
                </c:pt>
                <c:pt idx="451">
                  <c:v>-9.2806214970000003</c:v>
                </c:pt>
                <c:pt idx="452">
                  <c:v>-9.7765725159999999</c:v>
                </c:pt>
                <c:pt idx="453">
                  <c:v>-10.957793929999999</c:v>
                </c:pt>
                <c:pt idx="454">
                  <c:v>-12.97885409</c:v>
                </c:pt>
                <c:pt idx="455">
                  <c:v>-15.715242760000001</c:v>
                </c:pt>
                <c:pt idx="456">
                  <c:v>-19.249402450000002</c:v>
                </c:pt>
                <c:pt idx="457">
                  <c:v>-22.331212959999998</c:v>
                </c:pt>
                <c:pt idx="458">
                  <c:v>-24.815379719999999</c:v>
                </c:pt>
                <c:pt idx="459">
                  <c:v>-25.76204019</c:v>
                </c:pt>
                <c:pt idx="460">
                  <c:v>-25.638352399999999</c:v>
                </c:pt>
                <c:pt idx="461">
                  <c:v>-26.303269579999998</c:v>
                </c:pt>
                <c:pt idx="462">
                  <c:v>-28.424146690000001</c:v>
                </c:pt>
                <c:pt idx="463">
                  <c:v>-30.866711909999999</c:v>
                </c:pt>
                <c:pt idx="464">
                  <c:v>-33.765632490000002</c:v>
                </c:pt>
                <c:pt idx="465">
                  <c:v>-36.081087199999999</c:v>
                </c:pt>
                <c:pt idx="466">
                  <c:v>-42.338845499999998</c:v>
                </c:pt>
                <c:pt idx="467">
                  <c:v>-47.639649349999999</c:v>
                </c:pt>
                <c:pt idx="468">
                  <c:v>-50.98901283</c:v>
                </c:pt>
                <c:pt idx="469">
                  <c:v>-50.847205160000001</c:v>
                </c:pt>
                <c:pt idx="470">
                  <c:v>-42.926274479999996</c:v>
                </c:pt>
                <c:pt idx="471">
                  <c:v>-27.662904659999999</c:v>
                </c:pt>
                <c:pt idx="472">
                  <c:v>-17.94288877</c:v>
                </c:pt>
                <c:pt idx="473">
                  <c:v>-13.418953999999999</c:v>
                </c:pt>
                <c:pt idx="474">
                  <c:v>-15.00388867</c:v>
                </c:pt>
                <c:pt idx="475">
                  <c:v>-22.47364494</c:v>
                </c:pt>
                <c:pt idx="476">
                  <c:v>-31.206910059999998</c:v>
                </c:pt>
                <c:pt idx="477">
                  <c:v>-29.36796305</c:v>
                </c:pt>
                <c:pt idx="478">
                  <c:v>-10.920942800000001</c:v>
                </c:pt>
                <c:pt idx="479">
                  <c:v>1.9919000650000001</c:v>
                </c:pt>
                <c:pt idx="480">
                  <c:v>6.3440541660000003</c:v>
                </c:pt>
                <c:pt idx="481">
                  <c:v>6.523929088</c:v>
                </c:pt>
                <c:pt idx="482">
                  <c:v>5.0642135320000001</c:v>
                </c:pt>
                <c:pt idx="483">
                  <c:v>2.0198387449999999</c:v>
                </c:pt>
                <c:pt idx="484">
                  <c:v>-1.9764867420000001</c:v>
                </c:pt>
                <c:pt idx="485">
                  <c:v>-6.0064679569999999</c:v>
                </c:pt>
                <c:pt idx="486">
                  <c:v>-6.5754047179999997</c:v>
                </c:pt>
                <c:pt idx="487">
                  <c:v>-4.8147957010000004</c:v>
                </c:pt>
                <c:pt idx="488">
                  <c:v>-2.9171667189999999</c:v>
                </c:pt>
                <c:pt idx="489">
                  <c:v>-2.9325060449999998</c:v>
                </c:pt>
                <c:pt idx="490">
                  <c:v>-4.1134747640000002</c:v>
                </c:pt>
                <c:pt idx="491">
                  <c:v>-3.4934201680000001</c:v>
                </c:pt>
                <c:pt idx="492">
                  <c:v>-6.0777218629999998</c:v>
                </c:pt>
                <c:pt idx="493">
                  <c:v>-7.4893609320000003</c:v>
                </c:pt>
                <c:pt idx="494">
                  <c:v>-8.40604482</c:v>
                </c:pt>
                <c:pt idx="495">
                  <c:v>-9.3347535980000007</c:v>
                </c:pt>
                <c:pt idx="496">
                  <c:v>-10.55368079</c:v>
                </c:pt>
                <c:pt idx="497">
                  <c:v>-11.58640276</c:v>
                </c:pt>
                <c:pt idx="498">
                  <c:v>-13.13562612</c:v>
                </c:pt>
                <c:pt idx="499">
                  <c:v>-14.868856129999999</c:v>
                </c:pt>
                <c:pt idx="500">
                  <c:v>-16.317468160000001</c:v>
                </c:pt>
                <c:pt idx="501">
                  <c:v>-17.88891396</c:v>
                </c:pt>
                <c:pt idx="502">
                  <c:v>-18.68530908</c:v>
                </c:pt>
                <c:pt idx="503">
                  <c:v>-20.25936823</c:v>
                </c:pt>
                <c:pt idx="504">
                  <c:v>-21.366973609999999</c:v>
                </c:pt>
                <c:pt idx="505">
                  <c:v>-21.213453099999999</c:v>
                </c:pt>
                <c:pt idx="506">
                  <c:v>-20.17634426</c:v>
                </c:pt>
                <c:pt idx="507">
                  <c:v>-19.99175133</c:v>
                </c:pt>
                <c:pt idx="508">
                  <c:v>-20.66760257</c:v>
                </c:pt>
                <c:pt idx="509">
                  <c:v>-22.651277910000001</c:v>
                </c:pt>
                <c:pt idx="510">
                  <c:v>-23.82668791</c:v>
                </c:pt>
                <c:pt idx="511">
                  <c:v>-27.984140709999998</c:v>
                </c:pt>
                <c:pt idx="512">
                  <c:v>-32.512479169999999</c:v>
                </c:pt>
                <c:pt idx="513">
                  <c:v>-32.498713950000003</c:v>
                </c:pt>
                <c:pt idx="514">
                  <c:v>-30.921658969999999</c:v>
                </c:pt>
                <c:pt idx="515">
                  <c:v>-27.021706399999999</c:v>
                </c:pt>
                <c:pt idx="516">
                  <c:v>-24.216781569999998</c:v>
                </c:pt>
                <c:pt idx="517">
                  <c:v>-23.905582240000001</c:v>
                </c:pt>
                <c:pt idx="518">
                  <c:v>-18.114271840000001</c:v>
                </c:pt>
                <c:pt idx="519">
                  <c:v>-13.51406764</c:v>
                </c:pt>
                <c:pt idx="520">
                  <c:v>-10.80944025</c:v>
                </c:pt>
                <c:pt idx="521">
                  <c:v>-9.3524127020000005</c:v>
                </c:pt>
                <c:pt idx="522">
                  <c:v>-10.025341389999999</c:v>
                </c:pt>
                <c:pt idx="523">
                  <c:v>-11.950252689999999</c:v>
                </c:pt>
                <c:pt idx="524">
                  <c:v>-14.658476179999999</c:v>
                </c:pt>
                <c:pt idx="525">
                  <c:v>-18.094101219999999</c:v>
                </c:pt>
                <c:pt idx="526">
                  <c:v>-20.421238710000001</c:v>
                </c:pt>
                <c:pt idx="527">
                  <c:v>-22.317792489999999</c:v>
                </c:pt>
                <c:pt idx="528">
                  <c:v>-22.774758810000002</c:v>
                </c:pt>
                <c:pt idx="529">
                  <c:v>-21.50937338</c:v>
                </c:pt>
                <c:pt idx="530">
                  <c:v>-20.307016579999999</c:v>
                </c:pt>
                <c:pt idx="531">
                  <c:v>-18.049761660000001</c:v>
                </c:pt>
                <c:pt idx="532">
                  <c:v>-15.225530259999999</c:v>
                </c:pt>
                <c:pt idx="533">
                  <c:v>-13.218070640000001</c:v>
                </c:pt>
                <c:pt idx="534">
                  <c:v>-11.16062442</c:v>
                </c:pt>
                <c:pt idx="535">
                  <c:v>-9.9503480240000002</c:v>
                </c:pt>
                <c:pt idx="536">
                  <c:v>-9.4890492510000009</c:v>
                </c:pt>
                <c:pt idx="537">
                  <c:v>-9.2999142419999998</c:v>
                </c:pt>
                <c:pt idx="538">
                  <c:v>-8.8697383129999992</c:v>
                </c:pt>
                <c:pt idx="539">
                  <c:v>-8.2388457810000002</c:v>
                </c:pt>
                <c:pt idx="540">
                  <c:v>-7.475737079</c:v>
                </c:pt>
                <c:pt idx="541">
                  <c:v>-6.703222695</c:v>
                </c:pt>
                <c:pt idx="542">
                  <c:v>-6.2021397220000001</c:v>
                </c:pt>
                <c:pt idx="543">
                  <c:v>-5.8311740790000002</c:v>
                </c:pt>
                <c:pt idx="544">
                  <c:v>-5.8821881559999998</c:v>
                </c:pt>
                <c:pt idx="545">
                  <c:v>-6.757767394</c:v>
                </c:pt>
                <c:pt idx="546">
                  <c:v>-7.63990379</c:v>
                </c:pt>
                <c:pt idx="547">
                  <c:v>-8.3176997230000005</c:v>
                </c:pt>
                <c:pt idx="548">
                  <c:v>-8.6405751570000007</c:v>
                </c:pt>
                <c:pt idx="549">
                  <c:v>-9.0196619810000005</c:v>
                </c:pt>
                <c:pt idx="550">
                  <c:v>-10.01537253</c:v>
                </c:pt>
                <c:pt idx="551">
                  <c:v>-10.77149477</c:v>
                </c:pt>
                <c:pt idx="552">
                  <c:v>-11.2492488</c:v>
                </c:pt>
                <c:pt idx="553">
                  <c:v>-12.413261029999999</c:v>
                </c:pt>
                <c:pt idx="554">
                  <c:v>-9.9642235800000005</c:v>
                </c:pt>
                <c:pt idx="555">
                  <c:v>-11.2291597</c:v>
                </c:pt>
                <c:pt idx="556">
                  <c:v>-12.75240251</c:v>
                </c:pt>
                <c:pt idx="557">
                  <c:v>-15.939597790000001</c:v>
                </c:pt>
                <c:pt idx="558">
                  <c:v>-19.115992330000001</c:v>
                </c:pt>
                <c:pt idx="559">
                  <c:v>-22.053413750000001</c:v>
                </c:pt>
                <c:pt idx="560">
                  <c:v>-25.345067369999999</c:v>
                </c:pt>
                <c:pt idx="561">
                  <c:v>-26.34577878</c:v>
                </c:pt>
                <c:pt idx="562">
                  <c:v>-26.961829699999999</c:v>
                </c:pt>
                <c:pt idx="563">
                  <c:v>-26.913854180000001</c:v>
                </c:pt>
                <c:pt idx="564">
                  <c:v>-29.83952575</c:v>
                </c:pt>
                <c:pt idx="565">
                  <c:v>-35.388617590000003</c:v>
                </c:pt>
                <c:pt idx="566">
                  <c:v>-41.034731149999999</c:v>
                </c:pt>
                <c:pt idx="567">
                  <c:v>-38.987222240000001</c:v>
                </c:pt>
                <c:pt idx="568">
                  <c:v>-36.9283255</c:v>
                </c:pt>
                <c:pt idx="569">
                  <c:v>-28.869002930000001</c:v>
                </c:pt>
                <c:pt idx="570">
                  <c:v>-23.77297154</c:v>
                </c:pt>
                <c:pt idx="571">
                  <c:v>-16.323988719999999</c:v>
                </c:pt>
                <c:pt idx="572">
                  <c:v>-8.8236251039999996</c:v>
                </c:pt>
                <c:pt idx="573">
                  <c:v>-6.2821984979999996</c:v>
                </c:pt>
                <c:pt idx="574">
                  <c:v>-7.7269876540000002</c:v>
                </c:pt>
                <c:pt idx="575">
                  <c:v>-10.080311139999999</c:v>
                </c:pt>
                <c:pt idx="576">
                  <c:v>-10.87354595</c:v>
                </c:pt>
                <c:pt idx="577">
                  <c:v>-9.8309297569999998</c:v>
                </c:pt>
                <c:pt idx="578">
                  <c:v>-7.6526184879999999</c:v>
                </c:pt>
                <c:pt idx="579">
                  <c:v>-5.3613212780000001</c:v>
                </c:pt>
                <c:pt idx="580">
                  <c:v>-1.464548741</c:v>
                </c:pt>
                <c:pt idx="581">
                  <c:v>2.9233996709999999</c:v>
                </c:pt>
                <c:pt idx="582">
                  <c:v>3.9739671560000001</c:v>
                </c:pt>
                <c:pt idx="583">
                  <c:v>3.4148486459999998</c:v>
                </c:pt>
                <c:pt idx="584">
                  <c:v>3.6120956899999999</c:v>
                </c:pt>
                <c:pt idx="585">
                  <c:v>3.5898517089999999</c:v>
                </c:pt>
                <c:pt idx="586">
                  <c:v>3.329899014</c:v>
                </c:pt>
                <c:pt idx="587">
                  <c:v>3.489856998</c:v>
                </c:pt>
                <c:pt idx="588">
                  <c:v>4.2072199670000003</c:v>
                </c:pt>
                <c:pt idx="589">
                  <c:v>4.8876356569999997</c:v>
                </c:pt>
                <c:pt idx="590">
                  <c:v>5.7421669900000003</c:v>
                </c:pt>
                <c:pt idx="591">
                  <c:v>7.0300519619999999</c:v>
                </c:pt>
                <c:pt idx="592">
                  <c:v>7.4255649669999997</c:v>
                </c:pt>
                <c:pt idx="593">
                  <c:v>5.7453489820000003</c:v>
                </c:pt>
                <c:pt idx="594">
                  <c:v>3.383389867</c:v>
                </c:pt>
                <c:pt idx="595">
                  <c:v>-0.26569181600000003</c:v>
                </c:pt>
                <c:pt idx="596">
                  <c:v>-3.8142052679999998</c:v>
                </c:pt>
                <c:pt idx="597">
                  <c:v>-7.0316139800000004</c:v>
                </c:pt>
                <c:pt idx="598">
                  <c:v>-9.8508994689999998</c:v>
                </c:pt>
                <c:pt idx="599">
                  <c:v>-11.95632063</c:v>
                </c:pt>
                <c:pt idx="600">
                  <c:v>-13.376506320000001</c:v>
                </c:pt>
                <c:pt idx="601">
                  <c:v>-15.60205932</c:v>
                </c:pt>
                <c:pt idx="602">
                  <c:v>-19.188169609999999</c:v>
                </c:pt>
                <c:pt idx="603">
                  <c:v>-23.9747731</c:v>
                </c:pt>
                <c:pt idx="604">
                  <c:v>-27.507297569999999</c:v>
                </c:pt>
                <c:pt idx="605">
                  <c:v>-30.25448548</c:v>
                </c:pt>
                <c:pt idx="606">
                  <c:v>-33.445327489999997</c:v>
                </c:pt>
                <c:pt idx="607">
                  <c:v>-37.436547599999997</c:v>
                </c:pt>
                <c:pt idx="608">
                  <c:v>-43.212235730000003</c:v>
                </c:pt>
                <c:pt idx="609">
                  <c:v>-50.42771887</c:v>
                </c:pt>
                <c:pt idx="610">
                  <c:v>-62.978511339999997</c:v>
                </c:pt>
                <c:pt idx="611">
                  <c:v>-49.819453770000003</c:v>
                </c:pt>
                <c:pt idx="612">
                  <c:v>-35.727795030000003</c:v>
                </c:pt>
                <c:pt idx="613">
                  <c:v>-30.275826439999999</c:v>
                </c:pt>
                <c:pt idx="614">
                  <c:v>-29.816782499999999</c:v>
                </c:pt>
                <c:pt idx="615">
                  <c:v>-31.88755677</c:v>
                </c:pt>
                <c:pt idx="616">
                  <c:v>-31.025666489999999</c:v>
                </c:pt>
                <c:pt idx="617">
                  <c:v>-27.74214615</c:v>
                </c:pt>
                <c:pt idx="618">
                  <c:v>-23.42824705</c:v>
                </c:pt>
                <c:pt idx="619">
                  <c:v>-20.44005842</c:v>
                </c:pt>
                <c:pt idx="620">
                  <c:v>-19.00098152</c:v>
                </c:pt>
                <c:pt idx="621">
                  <c:v>-16.891227900000001</c:v>
                </c:pt>
                <c:pt idx="622">
                  <c:v>-15.28519556</c:v>
                </c:pt>
                <c:pt idx="623">
                  <c:v>-14.12054182</c:v>
                </c:pt>
                <c:pt idx="624">
                  <c:v>-12.85680773</c:v>
                </c:pt>
                <c:pt idx="625">
                  <c:v>-12.76592114</c:v>
                </c:pt>
                <c:pt idx="626">
                  <c:v>-13.839838009999999</c:v>
                </c:pt>
                <c:pt idx="627">
                  <c:v>-13.57587975</c:v>
                </c:pt>
                <c:pt idx="628">
                  <c:v>-12.82787722</c:v>
                </c:pt>
                <c:pt idx="629">
                  <c:v>-12.35883183</c:v>
                </c:pt>
                <c:pt idx="630">
                  <c:v>-12.029735280000001</c:v>
                </c:pt>
                <c:pt idx="631">
                  <c:v>-11.84848249</c:v>
                </c:pt>
                <c:pt idx="632">
                  <c:v>-11.760434289999999</c:v>
                </c:pt>
                <c:pt idx="633">
                  <c:v>-11.5229836</c:v>
                </c:pt>
                <c:pt idx="634">
                  <c:v>-9.5103709460000001</c:v>
                </c:pt>
                <c:pt idx="635">
                  <c:v>-6.5108114349999999</c:v>
                </c:pt>
                <c:pt idx="636">
                  <c:v>-3.898730456</c:v>
                </c:pt>
                <c:pt idx="637">
                  <c:v>-1.6129656859999999</c:v>
                </c:pt>
                <c:pt idx="638">
                  <c:v>0.29319960499999997</c:v>
                </c:pt>
                <c:pt idx="639">
                  <c:v>2.118742546</c:v>
                </c:pt>
                <c:pt idx="640">
                  <c:v>3.5650889490000002</c:v>
                </c:pt>
                <c:pt idx="641">
                  <c:v>5.4679179830000004</c:v>
                </c:pt>
                <c:pt idx="642">
                  <c:v>8.1190291099999996</c:v>
                </c:pt>
                <c:pt idx="643">
                  <c:v>10.490805379999999</c:v>
                </c:pt>
                <c:pt idx="644">
                  <c:v>12.031178560000001</c:v>
                </c:pt>
                <c:pt idx="645">
                  <c:v>11.96898876</c:v>
                </c:pt>
                <c:pt idx="646">
                  <c:v>10.5660417</c:v>
                </c:pt>
                <c:pt idx="647">
                  <c:v>8.1521927230000006</c:v>
                </c:pt>
                <c:pt idx="648">
                  <c:v>4.688239834</c:v>
                </c:pt>
                <c:pt idx="649">
                  <c:v>0.169258244</c:v>
                </c:pt>
                <c:pt idx="650">
                  <c:v>-4.8019850599999998</c:v>
                </c:pt>
                <c:pt idx="651">
                  <c:v>-9.4166619199999992</c:v>
                </c:pt>
                <c:pt idx="652">
                  <c:v>-13.18338788</c:v>
                </c:pt>
                <c:pt idx="653">
                  <c:v>-16.01902707</c:v>
                </c:pt>
                <c:pt idx="654">
                  <c:v>-17.77372265</c:v>
                </c:pt>
                <c:pt idx="655">
                  <c:v>-19.02230067</c:v>
                </c:pt>
                <c:pt idx="656">
                  <c:v>-20.351309530000002</c:v>
                </c:pt>
                <c:pt idx="657">
                  <c:v>-21.80765572</c:v>
                </c:pt>
                <c:pt idx="658">
                  <c:v>-24.022883480000001</c:v>
                </c:pt>
                <c:pt idx="659">
                  <c:v>-25.890910229999999</c:v>
                </c:pt>
                <c:pt idx="660">
                  <c:v>-27.674553</c:v>
                </c:pt>
                <c:pt idx="661">
                  <c:v>-31.43740932</c:v>
                </c:pt>
                <c:pt idx="662">
                  <c:v>-36.602487969999999</c:v>
                </c:pt>
                <c:pt idx="663">
                  <c:v>-39.810913210000002</c:v>
                </c:pt>
                <c:pt idx="664">
                  <c:v>-41.712542890000002</c:v>
                </c:pt>
                <c:pt idx="665">
                  <c:v>-40.181583160000002</c:v>
                </c:pt>
                <c:pt idx="666">
                  <c:v>-37.76738873</c:v>
                </c:pt>
                <c:pt idx="667">
                  <c:v>-31.259467950000001</c:v>
                </c:pt>
                <c:pt idx="668">
                  <c:v>-20.048124139999999</c:v>
                </c:pt>
                <c:pt idx="669">
                  <c:v>-11.97868534</c:v>
                </c:pt>
                <c:pt idx="670">
                  <c:v>-10.59012457</c:v>
                </c:pt>
                <c:pt idx="671">
                  <c:v>-15.95636753</c:v>
                </c:pt>
                <c:pt idx="672">
                  <c:v>-21.61615917</c:v>
                </c:pt>
                <c:pt idx="673">
                  <c:v>-23.984205589999998</c:v>
                </c:pt>
                <c:pt idx="674">
                  <c:v>-23.056716999999999</c:v>
                </c:pt>
                <c:pt idx="675">
                  <c:v>-18.370219890000001</c:v>
                </c:pt>
                <c:pt idx="676">
                  <c:v>-12.66738679</c:v>
                </c:pt>
                <c:pt idx="677">
                  <c:v>-7.0300829179999997</c:v>
                </c:pt>
                <c:pt idx="678">
                  <c:v>-3.363822592</c:v>
                </c:pt>
                <c:pt idx="679">
                  <c:v>-3.3716339450000001</c:v>
                </c:pt>
                <c:pt idx="680">
                  <c:v>-5.4477258190000004</c:v>
                </c:pt>
                <c:pt idx="681">
                  <c:v>-6.6884646630000004</c:v>
                </c:pt>
                <c:pt idx="682">
                  <c:v>-7.7935762710000001</c:v>
                </c:pt>
                <c:pt idx="683">
                  <c:v>-8.2409189139999999</c:v>
                </c:pt>
                <c:pt idx="684">
                  <c:v>-7.3348815480000003</c:v>
                </c:pt>
                <c:pt idx="685">
                  <c:v>-4.867703412</c:v>
                </c:pt>
                <c:pt idx="686">
                  <c:v>-2.1661868210000002</c:v>
                </c:pt>
                <c:pt idx="687">
                  <c:v>-0.139663493</c:v>
                </c:pt>
                <c:pt idx="688">
                  <c:v>-0.37112166899999999</c:v>
                </c:pt>
                <c:pt idx="689">
                  <c:v>-2.7016964319999999</c:v>
                </c:pt>
                <c:pt idx="690">
                  <c:v>-5.6805125849999998</c:v>
                </c:pt>
                <c:pt idx="691">
                  <c:v>-8.5471158779999996</c:v>
                </c:pt>
                <c:pt idx="692">
                  <c:v>-10.575324800000001</c:v>
                </c:pt>
                <c:pt idx="693">
                  <c:v>-10.746985799999999</c:v>
                </c:pt>
                <c:pt idx="694">
                  <c:v>-12.83172965</c:v>
                </c:pt>
                <c:pt idx="695">
                  <c:v>-13.513920000000001</c:v>
                </c:pt>
                <c:pt idx="696">
                  <c:v>-15.352261520000001</c:v>
                </c:pt>
                <c:pt idx="697">
                  <c:v>-16.217363039999999</c:v>
                </c:pt>
                <c:pt idx="698">
                  <c:v>-16.854068569999999</c:v>
                </c:pt>
                <c:pt idx="699">
                  <c:v>-18.496385799999999</c:v>
                </c:pt>
                <c:pt idx="700">
                  <c:v>-19.56476348</c:v>
                </c:pt>
                <c:pt idx="701">
                  <c:v>-21.647621879999999</c:v>
                </c:pt>
                <c:pt idx="702">
                  <c:v>-25.13981201</c:v>
                </c:pt>
                <c:pt idx="703">
                  <c:v>-30.445591839999999</c:v>
                </c:pt>
                <c:pt idx="704">
                  <c:v>-35.74658874</c:v>
                </c:pt>
                <c:pt idx="705">
                  <c:v>-40.01971915</c:v>
                </c:pt>
                <c:pt idx="706">
                  <c:v>-38.968460530000002</c:v>
                </c:pt>
                <c:pt idx="707">
                  <c:v>-34.712971850000002</c:v>
                </c:pt>
                <c:pt idx="708">
                  <c:v>-30.585083579999999</c:v>
                </c:pt>
                <c:pt idx="709">
                  <c:v>-32.815221700000002</c:v>
                </c:pt>
                <c:pt idx="710">
                  <c:v>-39.71510327</c:v>
                </c:pt>
                <c:pt idx="711">
                  <c:v>-34.907770990000003</c:v>
                </c:pt>
                <c:pt idx="712">
                  <c:v>-32.218312969999999</c:v>
                </c:pt>
                <c:pt idx="713">
                  <c:v>-24.223426010000001</c:v>
                </c:pt>
                <c:pt idx="714">
                  <c:v>-17.943245149999999</c:v>
                </c:pt>
                <c:pt idx="715">
                  <c:v>-13.859500690000001</c:v>
                </c:pt>
                <c:pt idx="716">
                  <c:v>-11.97713454</c:v>
                </c:pt>
                <c:pt idx="717">
                  <c:v>-10.533760689999999</c:v>
                </c:pt>
                <c:pt idx="718">
                  <c:v>-11.005016700000001</c:v>
                </c:pt>
                <c:pt idx="719">
                  <c:v>-12.3741854</c:v>
                </c:pt>
                <c:pt idx="720">
                  <c:v>-12.91457823</c:v>
                </c:pt>
                <c:pt idx="721">
                  <c:v>-10.420358159999999</c:v>
                </c:pt>
                <c:pt idx="722">
                  <c:v>-6.9027902550000002</c:v>
                </c:pt>
                <c:pt idx="723">
                  <c:v>-3.990754505</c:v>
                </c:pt>
                <c:pt idx="724">
                  <c:v>-1.76346202</c:v>
                </c:pt>
                <c:pt idx="725">
                  <c:v>-1.3277812449999999</c:v>
                </c:pt>
                <c:pt idx="726">
                  <c:v>-1.580298668</c:v>
                </c:pt>
                <c:pt idx="727">
                  <c:v>-2.8392498559999999</c:v>
                </c:pt>
                <c:pt idx="728">
                  <c:v>-5.003917672</c:v>
                </c:pt>
                <c:pt idx="729">
                  <c:v>-6.6711998230000003</c:v>
                </c:pt>
                <c:pt idx="730">
                  <c:v>-8.1488143740000005</c:v>
                </c:pt>
                <c:pt idx="731">
                  <c:v>-9.6955743210000005</c:v>
                </c:pt>
                <c:pt idx="732">
                  <c:v>-9.4275754270000007</c:v>
                </c:pt>
                <c:pt idx="733">
                  <c:v>-7.3143489979999998</c:v>
                </c:pt>
                <c:pt idx="734">
                  <c:v>-4.7652868970000002</c:v>
                </c:pt>
                <c:pt idx="735">
                  <c:v>-1.9102418189999999</c:v>
                </c:pt>
                <c:pt idx="736">
                  <c:v>1.032940883</c:v>
                </c:pt>
                <c:pt idx="737">
                  <c:v>3.582334226</c:v>
                </c:pt>
                <c:pt idx="738">
                  <c:v>5.7027135099999997</c:v>
                </c:pt>
                <c:pt idx="739">
                  <c:v>8.14317563</c:v>
                </c:pt>
                <c:pt idx="740">
                  <c:v>10.25055585</c:v>
                </c:pt>
                <c:pt idx="741">
                  <c:v>11.517557800000001</c:v>
                </c:pt>
                <c:pt idx="742">
                  <c:v>11.672398619999999</c:v>
                </c:pt>
                <c:pt idx="743">
                  <c:v>10.54347031</c:v>
                </c:pt>
                <c:pt idx="744">
                  <c:v>7.9209854530000001</c:v>
                </c:pt>
                <c:pt idx="745">
                  <c:v>4.4129828499999997</c:v>
                </c:pt>
                <c:pt idx="746">
                  <c:v>0.98615375500000002</c:v>
                </c:pt>
                <c:pt idx="747">
                  <c:v>-2.166325466</c:v>
                </c:pt>
                <c:pt idx="748">
                  <c:v>-4.6960722940000004</c:v>
                </c:pt>
                <c:pt idx="749">
                  <c:v>-6.7111819490000002</c:v>
                </c:pt>
                <c:pt idx="750">
                  <c:v>-8.9924689089999994</c:v>
                </c:pt>
                <c:pt idx="751">
                  <c:v>-11.07215753</c:v>
                </c:pt>
                <c:pt idx="752">
                  <c:v>-13.114912260000001</c:v>
                </c:pt>
                <c:pt idx="753">
                  <c:v>-15.455180500000001</c:v>
                </c:pt>
                <c:pt idx="754">
                  <c:v>-17.47815104</c:v>
                </c:pt>
                <c:pt idx="755">
                  <c:v>-19.464889249999999</c:v>
                </c:pt>
                <c:pt idx="756">
                  <c:v>-20.823003010000001</c:v>
                </c:pt>
                <c:pt idx="757">
                  <c:v>-21.999675660000001</c:v>
                </c:pt>
                <c:pt idx="758">
                  <c:v>-21.997023710000001</c:v>
                </c:pt>
                <c:pt idx="759">
                  <c:v>-20.829113809999999</c:v>
                </c:pt>
                <c:pt idx="760">
                  <c:v>-21.34920808</c:v>
                </c:pt>
                <c:pt idx="761">
                  <c:v>-25.319149830000001</c:v>
                </c:pt>
                <c:pt idx="762">
                  <c:v>-33.259884159999999</c:v>
                </c:pt>
                <c:pt idx="763">
                  <c:v>-41.078542200000001</c:v>
                </c:pt>
                <c:pt idx="764">
                  <c:v>-40.308420040000001</c:v>
                </c:pt>
                <c:pt idx="765">
                  <c:v>-32.278000390000003</c:v>
                </c:pt>
                <c:pt idx="766">
                  <c:v>-21.266530490000001</c:v>
                </c:pt>
                <c:pt idx="767">
                  <c:v>-11.22946982</c:v>
                </c:pt>
                <c:pt idx="768">
                  <c:v>-6.6008050980000004</c:v>
                </c:pt>
                <c:pt idx="769">
                  <c:v>-13.59320589</c:v>
                </c:pt>
                <c:pt idx="770">
                  <c:v>-20.36517392</c:v>
                </c:pt>
                <c:pt idx="771">
                  <c:v>-17.914971820000002</c:v>
                </c:pt>
                <c:pt idx="772">
                  <c:v>-10.884401260000001</c:v>
                </c:pt>
                <c:pt idx="773">
                  <c:v>-4.0542439689999998</c:v>
                </c:pt>
                <c:pt idx="774">
                  <c:v>-2.5178952610000001</c:v>
                </c:pt>
                <c:pt idx="775">
                  <c:v>-3.8361281599999999</c:v>
                </c:pt>
                <c:pt idx="776">
                  <c:v>-5.4792791220000003</c:v>
                </c:pt>
                <c:pt idx="777">
                  <c:v>-4.3873201750000002</c:v>
                </c:pt>
                <c:pt idx="778">
                  <c:v>-1.7536996979999999</c:v>
                </c:pt>
                <c:pt idx="779">
                  <c:v>1.5587791950000001</c:v>
                </c:pt>
                <c:pt idx="780">
                  <c:v>3.21508394</c:v>
                </c:pt>
                <c:pt idx="781">
                  <c:v>3.159314846</c:v>
                </c:pt>
                <c:pt idx="782">
                  <c:v>3.0992964559999998</c:v>
                </c:pt>
                <c:pt idx="783">
                  <c:v>2.836544897</c:v>
                </c:pt>
                <c:pt idx="784">
                  <c:v>2.8939574050000001</c:v>
                </c:pt>
                <c:pt idx="785">
                  <c:v>3.4354372639999999</c:v>
                </c:pt>
                <c:pt idx="786">
                  <c:v>4.2005502830000001</c:v>
                </c:pt>
                <c:pt idx="787">
                  <c:v>5.053933475</c:v>
                </c:pt>
                <c:pt idx="788">
                  <c:v>6.2180572329999997</c:v>
                </c:pt>
                <c:pt idx="789">
                  <c:v>6.3486536869999997</c:v>
                </c:pt>
                <c:pt idx="790">
                  <c:v>4.5082390239999999</c:v>
                </c:pt>
                <c:pt idx="791">
                  <c:v>0.68806214499999996</c:v>
                </c:pt>
                <c:pt idx="792">
                  <c:v>-2.9347268770000001</c:v>
                </c:pt>
                <c:pt idx="793">
                  <c:v>-5.0852803729999998</c:v>
                </c:pt>
                <c:pt idx="794">
                  <c:v>-5.6952241150000003</c:v>
                </c:pt>
                <c:pt idx="795">
                  <c:v>-5.305239212</c:v>
                </c:pt>
                <c:pt idx="796">
                  <c:v>-5.0234281879999996</c:v>
                </c:pt>
                <c:pt idx="797">
                  <c:v>-4.5552228039999996</c:v>
                </c:pt>
                <c:pt idx="798">
                  <c:v>-4.1455818369999999</c:v>
                </c:pt>
                <c:pt idx="799">
                  <c:v>-6.6493082899999996</c:v>
                </c:pt>
                <c:pt idx="800">
                  <c:v>-9.7009614759999998</c:v>
                </c:pt>
                <c:pt idx="801">
                  <c:v>-10.26572397</c:v>
                </c:pt>
                <c:pt idx="802">
                  <c:v>-10.06143</c:v>
                </c:pt>
                <c:pt idx="803">
                  <c:v>-8.9764977320000003</c:v>
                </c:pt>
                <c:pt idx="804">
                  <c:v>-7.1105241509999999</c:v>
                </c:pt>
                <c:pt idx="805">
                  <c:v>-11.483320190000001</c:v>
                </c:pt>
                <c:pt idx="806">
                  <c:v>-34.028438729999998</c:v>
                </c:pt>
                <c:pt idx="807">
                  <c:v>-53.174592660000002</c:v>
                </c:pt>
                <c:pt idx="808">
                  <c:v>-44.102475230000003</c:v>
                </c:pt>
                <c:pt idx="809">
                  <c:v>-43.991024580000001</c:v>
                </c:pt>
                <c:pt idx="810">
                  <c:v>-52.205845549999999</c:v>
                </c:pt>
                <c:pt idx="811">
                  <c:v>-78.378165339999995</c:v>
                </c:pt>
                <c:pt idx="812">
                  <c:v>-48.563531529999999</c:v>
                </c:pt>
                <c:pt idx="813">
                  <c:v>-27.912053</c:v>
                </c:pt>
                <c:pt idx="814">
                  <c:v>-17.92027152</c:v>
                </c:pt>
                <c:pt idx="815">
                  <c:v>-15.275021929999999</c:v>
                </c:pt>
                <c:pt idx="816">
                  <c:v>-11.44526422</c:v>
                </c:pt>
                <c:pt idx="817">
                  <c:v>-8.9382615179999991</c:v>
                </c:pt>
                <c:pt idx="818">
                  <c:v>-11.326148610000001</c:v>
                </c:pt>
                <c:pt idx="819">
                  <c:v>-13.22911562</c:v>
                </c:pt>
                <c:pt idx="820">
                  <c:v>-13.028211089999999</c:v>
                </c:pt>
                <c:pt idx="821">
                  <c:v>-12.02750333</c:v>
                </c:pt>
                <c:pt idx="822">
                  <c:v>-5.8466633310000002</c:v>
                </c:pt>
                <c:pt idx="823">
                  <c:v>-1.7758052150000001</c:v>
                </c:pt>
                <c:pt idx="824">
                  <c:v>-1.2881190440000001</c:v>
                </c:pt>
                <c:pt idx="825">
                  <c:v>-1.757149069</c:v>
                </c:pt>
                <c:pt idx="826">
                  <c:v>-2.039124894</c:v>
                </c:pt>
                <c:pt idx="827">
                  <c:v>-1.2173165450000001</c:v>
                </c:pt>
                <c:pt idx="828">
                  <c:v>-0.26542796499999999</c:v>
                </c:pt>
                <c:pt idx="829">
                  <c:v>-4.4212122E-2</c:v>
                </c:pt>
                <c:pt idx="830">
                  <c:v>-1.6563386689999999</c:v>
                </c:pt>
                <c:pt idx="831">
                  <c:v>-1.8723863169999999</c:v>
                </c:pt>
                <c:pt idx="832">
                  <c:v>-0.98806453299999997</c:v>
                </c:pt>
                <c:pt idx="833">
                  <c:v>-3.706926E-2</c:v>
                </c:pt>
                <c:pt idx="834">
                  <c:v>0.68281513500000002</c:v>
                </c:pt>
                <c:pt idx="835">
                  <c:v>0.47554914199999998</c:v>
                </c:pt>
                <c:pt idx="836">
                  <c:v>0.93907169800000001</c:v>
                </c:pt>
                <c:pt idx="837">
                  <c:v>0.40777340899999998</c:v>
                </c:pt>
                <c:pt idx="838">
                  <c:v>-0.91313386200000002</c:v>
                </c:pt>
                <c:pt idx="839">
                  <c:v>-1.7118422929999999</c:v>
                </c:pt>
                <c:pt idx="840">
                  <c:v>-1.7746660620000001</c:v>
                </c:pt>
                <c:pt idx="841">
                  <c:v>-0.49964270100000002</c:v>
                </c:pt>
                <c:pt idx="842">
                  <c:v>1.755463362</c:v>
                </c:pt>
                <c:pt idx="843">
                  <c:v>3.4612824020000001</c:v>
                </c:pt>
                <c:pt idx="844">
                  <c:v>4.5271979670000002</c:v>
                </c:pt>
                <c:pt idx="845">
                  <c:v>4.4505819009999996</c:v>
                </c:pt>
                <c:pt idx="846">
                  <c:v>3.9091131730000002</c:v>
                </c:pt>
                <c:pt idx="847">
                  <c:v>2.8695737490000002</c:v>
                </c:pt>
                <c:pt idx="848">
                  <c:v>1.595989251</c:v>
                </c:pt>
                <c:pt idx="849">
                  <c:v>-0.43746197399999998</c:v>
                </c:pt>
                <c:pt idx="850">
                  <c:v>-3.62499686</c:v>
                </c:pt>
                <c:pt idx="851">
                  <c:v>-7.2481557519999997</c:v>
                </c:pt>
                <c:pt idx="852">
                  <c:v>-11.10842972</c:v>
                </c:pt>
                <c:pt idx="853">
                  <c:v>-14.69325738</c:v>
                </c:pt>
                <c:pt idx="854">
                  <c:v>-18.0949755</c:v>
                </c:pt>
                <c:pt idx="855">
                  <c:v>-21.005409230000001</c:v>
                </c:pt>
                <c:pt idx="856">
                  <c:v>-22.887801700000001</c:v>
                </c:pt>
                <c:pt idx="857">
                  <c:v>-22.20324823</c:v>
                </c:pt>
                <c:pt idx="858">
                  <c:v>-23.166722960000001</c:v>
                </c:pt>
                <c:pt idx="859">
                  <c:v>-27.212427770000001</c:v>
                </c:pt>
                <c:pt idx="860">
                  <c:v>-30.856904669999999</c:v>
                </c:pt>
                <c:pt idx="861">
                  <c:v>-33.199670810000001</c:v>
                </c:pt>
                <c:pt idx="862">
                  <c:v>-35.324833069999997</c:v>
                </c:pt>
                <c:pt idx="863">
                  <c:v>-33.529403979999998</c:v>
                </c:pt>
                <c:pt idx="864">
                  <c:v>-26.780524339999999</c:v>
                </c:pt>
                <c:pt idx="865">
                  <c:v>-18.347043790000001</c:v>
                </c:pt>
                <c:pt idx="866">
                  <c:v>-9.8669360499999996</c:v>
                </c:pt>
                <c:pt idx="867">
                  <c:v>-6.951146584</c:v>
                </c:pt>
                <c:pt idx="868">
                  <c:v>-8.8473158569999999</c:v>
                </c:pt>
                <c:pt idx="869">
                  <c:v>-12.86448057</c:v>
                </c:pt>
                <c:pt idx="870">
                  <c:v>-14.915601179999999</c:v>
                </c:pt>
                <c:pt idx="871">
                  <c:v>-14.992648190000001</c:v>
                </c:pt>
                <c:pt idx="872">
                  <c:v>-13.10910376</c:v>
                </c:pt>
                <c:pt idx="873">
                  <c:v>-9.6437542880000002</c:v>
                </c:pt>
                <c:pt idx="874">
                  <c:v>-5.7719523180000003</c:v>
                </c:pt>
                <c:pt idx="875">
                  <c:v>-4.4479113520000002</c:v>
                </c:pt>
                <c:pt idx="876">
                  <c:v>-8.7682033579999992</c:v>
                </c:pt>
                <c:pt idx="877">
                  <c:v>-13.395848900000001</c:v>
                </c:pt>
                <c:pt idx="878">
                  <c:v>-16.172436959999999</c:v>
                </c:pt>
                <c:pt idx="879">
                  <c:v>-17.743968760000001</c:v>
                </c:pt>
                <c:pt idx="880">
                  <c:v>-16.741135060000001</c:v>
                </c:pt>
                <c:pt idx="881">
                  <c:v>-13.13998559</c:v>
                </c:pt>
                <c:pt idx="882">
                  <c:v>-7.7002356709999997</c:v>
                </c:pt>
                <c:pt idx="883">
                  <c:v>-1.9857635090000001</c:v>
                </c:pt>
                <c:pt idx="884">
                  <c:v>1.424830142</c:v>
                </c:pt>
                <c:pt idx="885">
                  <c:v>0.44274318600000001</c:v>
                </c:pt>
                <c:pt idx="886">
                  <c:v>-3.1463335419999998</c:v>
                </c:pt>
                <c:pt idx="887">
                  <c:v>-6.3495304289999996</c:v>
                </c:pt>
                <c:pt idx="888">
                  <c:v>-8.9012404600000004</c:v>
                </c:pt>
                <c:pt idx="889">
                  <c:v>-10.397246539999999</c:v>
                </c:pt>
                <c:pt idx="890">
                  <c:v>-12.67502167</c:v>
                </c:pt>
                <c:pt idx="891">
                  <c:v>-13.47627454</c:v>
                </c:pt>
                <c:pt idx="892">
                  <c:v>-13.29530991</c:v>
                </c:pt>
                <c:pt idx="893">
                  <c:v>-12.318181340000001</c:v>
                </c:pt>
                <c:pt idx="894">
                  <c:v>-12.592541369999999</c:v>
                </c:pt>
                <c:pt idx="895">
                  <c:v>-17.033810970000001</c:v>
                </c:pt>
                <c:pt idx="896">
                  <c:v>-21.849089330000002</c:v>
                </c:pt>
                <c:pt idx="897">
                  <c:v>-22.07399187</c:v>
                </c:pt>
                <c:pt idx="898">
                  <c:v>-20.274646839999999</c:v>
                </c:pt>
                <c:pt idx="899">
                  <c:v>-19.395637600000001</c:v>
                </c:pt>
                <c:pt idx="900">
                  <c:v>-17.345408160000002</c:v>
                </c:pt>
                <c:pt idx="901">
                  <c:v>-15.49144246</c:v>
                </c:pt>
                <c:pt idx="902">
                  <c:v>-18.395215929999999</c:v>
                </c:pt>
                <c:pt idx="903">
                  <c:v>-28.964980189999999</c:v>
                </c:pt>
                <c:pt idx="904">
                  <c:v>-42.506324380000002</c:v>
                </c:pt>
                <c:pt idx="905">
                  <c:v>-49.102358959999997</c:v>
                </c:pt>
                <c:pt idx="906">
                  <c:v>-48.37912103</c:v>
                </c:pt>
                <c:pt idx="907">
                  <c:v>-35.793630569999998</c:v>
                </c:pt>
                <c:pt idx="908">
                  <c:v>-22.218004919999998</c:v>
                </c:pt>
                <c:pt idx="909">
                  <c:v>-5.4430108190000004</c:v>
                </c:pt>
                <c:pt idx="910">
                  <c:v>-0.70145249499999995</c:v>
                </c:pt>
                <c:pt idx="911">
                  <c:v>-7.797722533</c:v>
                </c:pt>
                <c:pt idx="912">
                  <c:v>-14.981264680000001</c:v>
                </c:pt>
                <c:pt idx="913">
                  <c:v>-20.249472369999999</c:v>
                </c:pt>
                <c:pt idx="914">
                  <c:v>-17.128795350000001</c:v>
                </c:pt>
                <c:pt idx="915">
                  <c:v>-13.94208433</c:v>
                </c:pt>
                <c:pt idx="916">
                  <c:v>-11.52782287</c:v>
                </c:pt>
                <c:pt idx="917">
                  <c:v>-7.9226547429999998</c:v>
                </c:pt>
                <c:pt idx="918">
                  <c:v>-6.8873448140000004</c:v>
                </c:pt>
                <c:pt idx="919">
                  <c:v>-7.7147306469999997</c:v>
                </c:pt>
                <c:pt idx="920">
                  <c:v>-10.39380221</c:v>
                </c:pt>
                <c:pt idx="921">
                  <c:v>-13.145047959999999</c:v>
                </c:pt>
                <c:pt idx="922">
                  <c:v>-16.726052620000001</c:v>
                </c:pt>
                <c:pt idx="923">
                  <c:v>-19.919155010000001</c:v>
                </c:pt>
                <c:pt idx="924">
                  <c:v>-19.942349190000002</c:v>
                </c:pt>
                <c:pt idx="925">
                  <c:v>-16.443355660000002</c:v>
                </c:pt>
                <c:pt idx="926">
                  <c:v>-12.396975339999999</c:v>
                </c:pt>
                <c:pt idx="927">
                  <c:v>-7.5642749440000001</c:v>
                </c:pt>
                <c:pt idx="928">
                  <c:v>-4.2119525849999997</c:v>
                </c:pt>
                <c:pt idx="929">
                  <c:v>-3.4889135800000002</c:v>
                </c:pt>
                <c:pt idx="930">
                  <c:v>-3.529534832</c:v>
                </c:pt>
                <c:pt idx="931">
                  <c:v>-3.508325524</c:v>
                </c:pt>
                <c:pt idx="932">
                  <c:v>-3.0909680310000001</c:v>
                </c:pt>
                <c:pt idx="933">
                  <c:v>-1.868021318</c:v>
                </c:pt>
                <c:pt idx="934">
                  <c:v>-0.50286139399999996</c:v>
                </c:pt>
                <c:pt idx="935">
                  <c:v>0.71186302599999995</c:v>
                </c:pt>
                <c:pt idx="936">
                  <c:v>1.8164148330000001</c:v>
                </c:pt>
                <c:pt idx="937">
                  <c:v>2.3730849489999999</c:v>
                </c:pt>
                <c:pt idx="938">
                  <c:v>1.717367171</c:v>
                </c:pt>
                <c:pt idx="939">
                  <c:v>-0.27366099900000002</c:v>
                </c:pt>
                <c:pt idx="940">
                  <c:v>-3.0331039799999999</c:v>
                </c:pt>
                <c:pt idx="941">
                  <c:v>-4.9330772959999996</c:v>
                </c:pt>
                <c:pt idx="942">
                  <c:v>-6.1224647269999997</c:v>
                </c:pt>
                <c:pt idx="943">
                  <c:v>-6.4858054149999997</c:v>
                </c:pt>
                <c:pt idx="944">
                  <c:v>-6.9339365109999997</c:v>
                </c:pt>
                <c:pt idx="945">
                  <c:v>-7.7136217919999996</c:v>
                </c:pt>
                <c:pt idx="946">
                  <c:v>-9.7234891940000008</c:v>
                </c:pt>
                <c:pt idx="947">
                  <c:v>-13.30657652</c:v>
                </c:pt>
                <c:pt idx="948">
                  <c:v>-19.618615640000002</c:v>
                </c:pt>
                <c:pt idx="949">
                  <c:v>-24.65834388</c:v>
                </c:pt>
                <c:pt idx="950">
                  <c:v>-26.687247769999999</c:v>
                </c:pt>
                <c:pt idx="951">
                  <c:v>-24.887344349999999</c:v>
                </c:pt>
                <c:pt idx="952">
                  <c:v>-19.564082819999999</c:v>
                </c:pt>
                <c:pt idx="953">
                  <c:v>-15.8032732</c:v>
                </c:pt>
                <c:pt idx="954">
                  <c:v>-14.28490356</c:v>
                </c:pt>
                <c:pt idx="955">
                  <c:v>-15.62275608</c:v>
                </c:pt>
                <c:pt idx="956">
                  <c:v>-20.978358239999999</c:v>
                </c:pt>
                <c:pt idx="957">
                  <c:v>-25.011993019999998</c:v>
                </c:pt>
                <c:pt idx="958">
                  <c:v>-26.005366420000001</c:v>
                </c:pt>
                <c:pt idx="959">
                  <c:v>-24.366602990000001</c:v>
                </c:pt>
                <c:pt idx="960">
                  <c:v>-20.701043500000001</c:v>
                </c:pt>
                <c:pt idx="961">
                  <c:v>-14.489047660000001</c:v>
                </c:pt>
                <c:pt idx="962">
                  <c:v>-6.3101075480000004</c:v>
                </c:pt>
                <c:pt idx="963">
                  <c:v>3.4415735559999998</c:v>
                </c:pt>
                <c:pt idx="964">
                  <c:v>4.781774543</c:v>
                </c:pt>
                <c:pt idx="965">
                  <c:v>-4.9445912759999997</c:v>
                </c:pt>
                <c:pt idx="966">
                  <c:v>-12.83119063</c:v>
                </c:pt>
                <c:pt idx="967">
                  <c:v>-14.50655519</c:v>
                </c:pt>
                <c:pt idx="968">
                  <c:v>-13.67634953</c:v>
                </c:pt>
                <c:pt idx="969">
                  <c:v>-11.15956489</c:v>
                </c:pt>
                <c:pt idx="970">
                  <c:v>-8.0494535490000008</c:v>
                </c:pt>
                <c:pt idx="971">
                  <c:v>-5.0836581599999997</c:v>
                </c:pt>
                <c:pt idx="972">
                  <c:v>-2.6796928379999998</c:v>
                </c:pt>
                <c:pt idx="973">
                  <c:v>-1.4219108810000001</c:v>
                </c:pt>
                <c:pt idx="974">
                  <c:v>-2.4103476019999999</c:v>
                </c:pt>
                <c:pt idx="975">
                  <c:v>-4.3801662229999998</c:v>
                </c:pt>
                <c:pt idx="976">
                  <c:v>-5.3761618670000004</c:v>
                </c:pt>
                <c:pt idx="977">
                  <c:v>-4.9745917830000002</c:v>
                </c:pt>
                <c:pt idx="978">
                  <c:v>-3.5132178409999999</c:v>
                </c:pt>
                <c:pt idx="979">
                  <c:v>-3.077423365</c:v>
                </c:pt>
                <c:pt idx="980">
                  <c:v>-2.807752325</c:v>
                </c:pt>
                <c:pt idx="981">
                  <c:v>-2.0971101299999999</c:v>
                </c:pt>
                <c:pt idx="982">
                  <c:v>-1.8576705060000001</c:v>
                </c:pt>
                <c:pt idx="983">
                  <c:v>-3.6856454830000001</c:v>
                </c:pt>
                <c:pt idx="984">
                  <c:v>-6.6401451849999997</c:v>
                </c:pt>
                <c:pt idx="985">
                  <c:v>-9.1391214200000004</c:v>
                </c:pt>
                <c:pt idx="986">
                  <c:v>-10.85735783</c:v>
                </c:pt>
                <c:pt idx="987">
                  <c:v>-11.01908506</c:v>
                </c:pt>
                <c:pt idx="988">
                  <c:v>-9.5843861179999994</c:v>
                </c:pt>
                <c:pt idx="989">
                  <c:v>-7.2900913139999997</c:v>
                </c:pt>
                <c:pt idx="990">
                  <c:v>-6.4620483310000001</c:v>
                </c:pt>
                <c:pt idx="991">
                  <c:v>-7.3278956839999996</c:v>
                </c:pt>
                <c:pt idx="992">
                  <c:v>-10.81462215</c:v>
                </c:pt>
                <c:pt idx="993">
                  <c:v>-16.107093849999998</c:v>
                </c:pt>
                <c:pt idx="994">
                  <c:v>-18.323650390000001</c:v>
                </c:pt>
                <c:pt idx="995">
                  <c:v>-19.107296739999999</c:v>
                </c:pt>
                <c:pt idx="996">
                  <c:v>-18.999840899999999</c:v>
                </c:pt>
                <c:pt idx="997">
                  <c:v>-18.848806079999999</c:v>
                </c:pt>
                <c:pt idx="998">
                  <c:v>-22.090439979999999</c:v>
                </c:pt>
                <c:pt idx="999">
                  <c:v>-31.91094086</c:v>
                </c:pt>
                <c:pt idx="1000">
                  <c:v>-48.007372169999996</c:v>
                </c:pt>
                <c:pt idx="1001">
                  <c:v>-46.685008400000001</c:v>
                </c:pt>
                <c:pt idx="1002">
                  <c:v>-38.81539025</c:v>
                </c:pt>
                <c:pt idx="1003">
                  <c:v>-30.405378859999999</c:v>
                </c:pt>
                <c:pt idx="1004">
                  <c:v>-25.274560730000001</c:v>
                </c:pt>
                <c:pt idx="1005">
                  <c:v>-18.020078219999998</c:v>
                </c:pt>
                <c:pt idx="1006">
                  <c:v>-15.57618231</c:v>
                </c:pt>
                <c:pt idx="1007">
                  <c:v>-14.101592070000001</c:v>
                </c:pt>
                <c:pt idx="1008">
                  <c:v>-14.16339415</c:v>
                </c:pt>
                <c:pt idx="1009">
                  <c:v>-13.56446365</c:v>
                </c:pt>
                <c:pt idx="1010">
                  <c:v>-7.3064432449999996</c:v>
                </c:pt>
                <c:pt idx="1011">
                  <c:v>0.89937983899999996</c:v>
                </c:pt>
                <c:pt idx="1012">
                  <c:v>3.3139504240000002</c:v>
                </c:pt>
                <c:pt idx="1013">
                  <c:v>3.336152352</c:v>
                </c:pt>
                <c:pt idx="1014">
                  <c:v>2.3739473150000001</c:v>
                </c:pt>
                <c:pt idx="1015">
                  <c:v>0.23298607800000001</c:v>
                </c:pt>
                <c:pt idx="1016">
                  <c:v>-2.2950498110000002</c:v>
                </c:pt>
                <c:pt idx="1017">
                  <c:v>-4.8462177459999998</c:v>
                </c:pt>
                <c:pt idx="1018">
                  <c:v>-5.7303977120000003</c:v>
                </c:pt>
                <c:pt idx="1019">
                  <c:v>-4.9266762709999998</c:v>
                </c:pt>
                <c:pt idx="1020">
                  <c:v>-3.7203794960000001</c:v>
                </c:pt>
                <c:pt idx="1021">
                  <c:v>-3.1837360690000001</c:v>
                </c:pt>
                <c:pt idx="1022">
                  <c:v>-3.5253305209999999</c:v>
                </c:pt>
                <c:pt idx="1023">
                  <c:v>-3.5889583979999999</c:v>
                </c:pt>
                <c:pt idx="1024">
                  <c:v>-3.5385670760000001</c:v>
                </c:pt>
                <c:pt idx="1025">
                  <c:v>-3.399848692</c:v>
                </c:pt>
                <c:pt idx="1026">
                  <c:v>-3.2992838990000002</c:v>
                </c:pt>
                <c:pt idx="1027">
                  <c:v>-3.3812735549999999</c:v>
                </c:pt>
                <c:pt idx="1028">
                  <c:v>-3.0845371319999999</c:v>
                </c:pt>
                <c:pt idx="1029">
                  <c:v>-2.6370345500000001</c:v>
                </c:pt>
                <c:pt idx="1030">
                  <c:v>-1.9213946319999999</c:v>
                </c:pt>
                <c:pt idx="1031">
                  <c:v>-1.587923049</c:v>
                </c:pt>
                <c:pt idx="1032">
                  <c:v>-2.4266506969999999</c:v>
                </c:pt>
                <c:pt idx="1033">
                  <c:v>-4.717034795</c:v>
                </c:pt>
                <c:pt idx="1034">
                  <c:v>-8.2274505950000005</c:v>
                </c:pt>
                <c:pt idx="1035">
                  <c:v>-11.285239109999999</c:v>
                </c:pt>
                <c:pt idx="1036">
                  <c:v>-12.711750159999999</c:v>
                </c:pt>
                <c:pt idx="1037">
                  <c:v>-12.24221245</c:v>
                </c:pt>
                <c:pt idx="1038">
                  <c:v>-10.972623</c:v>
                </c:pt>
                <c:pt idx="1039">
                  <c:v>-9.6032785749999992</c:v>
                </c:pt>
                <c:pt idx="1040">
                  <c:v>-9.0771570080000004</c:v>
                </c:pt>
                <c:pt idx="1041">
                  <c:v>-10.56197227</c:v>
                </c:pt>
                <c:pt idx="1042">
                  <c:v>-13.55387451</c:v>
                </c:pt>
                <c:pt idx="1043">
                  <c:v>-17.61548024</c:v>
                </c:pt>
                <c:pt idx="1044">
                  <c:v>-21.662907359999998</c:v>
                </c:pt>
                <c:pt idx="1045">
                  <c:v>-25.26716115</c:v>
                </c:pt>
                <c:pt idx="1046">
                  <c:v>-27.424391279999998</c:v>
                </c:pt>
                <c:pt idx="1047">
                  <c:v>-28.433475130000001</c:v>
                </c:pt>
                <c:pt idx="1048">
                  <c:v>-24.54509869</c:v>
                </c:pt>
                <c:pt idx="1049">
                  <c:v>-17.80902948</c:v>
                </c:pt>
                <c:pt idx="1050">
                  <c:v>-11.395273080000001</c:v>
                </c:pt>
                <c:pt idx="1051">
                  <c:v>-11.694000770000001</c:v>
                </c:pt>
                <c:pt idx="1052">
                  <c:v>-16.326301489999999</c:v>
                </c:pt>
                <c:pt idx="1053">
                  <c:v>-13.48254247</c:v>
                </c:pt>
                <c:pt idx="1054">
                  <c:v>-9.8659263660000001</c:v>
                </c:pt>
                <c:pt idx="1055">
                  <c:v>-11.00127155</c:v>
                </c:pt>
                <c:pt idx="1056">
                  <c:v>-13.92643891</c:v>
                </c:pt>
                <c:pt idx="1057">
                  <c:v>-12.68744051</c:v>
                </c:pt>
                <c:pt idx="1058">
                  <c:v>-9.2054874869999992</c:v>
                </c:pt>
                <c:pt idx="1059">
                  <c:v>-6.3384465949999997</c:v>
                </c:pt>
                <c:pt idx="1060">
                  <c:v>-4.3121437619999998</c:v>
                </c:pt>
                <c:pt idx="1061">
                  <c:v>-5.0220368899999999</c:v>
                </c:pt>
                <c:pt idx="1062">
                  <c:v>-6.9712677809999999</c:v>
                </c:pt>
                <c:pt idx="1063">
                  <c:v>-6.7117367239999997</c:v>
                </c:pt>
                <c:pt idx="1064">
                  <c:v>-5.1121525219999997</c:v>
                </c:pt>
                <c:pt idx="1065">
                  <c:v>-4.3839188120000001</c:v>
                </c:pt>
                <c:pt idx="1066">
                  <c:v>-4.0229029030000003</c:v>
                </c:pt>
                <c:pt idx="1067">
                  <c:v>-2.8383359289999999</c:v>
                </c:pt>
                <c:pt idx="1068">
                  <c:v>-0.79930634899999997</c:v>
                </c:pt>
                <c:pt idx="1069">
                  <c:v>0.456834825</c:v>
                </c:pt>
                <c:pt idx="1070">
                  <c:v>-0.616974256</c:v>
                </c:pt>
                <c:pt idx="1071">
                  <c:v>-1.5945771959999999</c:v>
                </c:pt>
                <c:pt idx="1072">
                  <c:v>-2.1850316749999998</c:v>
                </c:pt>
                <c:pt idx="1073">
                  <c:v>-2.6610299230000001</c:v>
                </c:pt>
                <c:pt idx="1074">
                  <c:v>-2.2509579749999999</c:v>
                </c:pt>
                <c:pt idx="1075">
                  <c:v>-2.328675472</c:v>
                </c:pt>
                <c:pt idx="1076">
                  <c:v>-2.9769342120000002</c:v>
                </c:pt>
                <c:pt idx="1077">
                  <c:v>-3.3937655819999999</c:v>
                </c:pt>
                <c:pt idx="1078">
                  <c:v>-3.1197725909999998</c:v>
                </c:pt>
                <c:pt idx="1079">
                  <c:v>-4.1083291559999999</c:v>
                </c:pt>
                <c:pt idx="1080">
                  <c:v>-7.0365283239999998</c:v>
                </c:pt>
                <c:pt idx="1081">
                  <c:v>-9.3829756670000002</c:v>
                </c:pt>
                <c:pt idx="1082">
                  <c:v>-11.016618830000001</c:v>
                </c:pt>
                <c:pt idx="1083">
                  <c:v>-12.02394999</c:v>
                </c:pt>
                <c:pt idx="1084">
                  <c:v>-12.0670068</c:v>
                </c:pt>
                <c:pt idx="1085">
                  <c:v>-11.641954630000001</c:v>
                </c:pt>
                <c:pt idx="1086">
                  <c:v>-11.462182650000001</c:v>
                </c:pt>
                <c:pt idx="1087">
                  <c:v>-12.18284184</c:v>
                </c:pt>
                <c:pt idx="1088">
                  <c:v>-14.24466378</c:v>
                </c:pt>
                <c:pt idx="1089">
                  <c:v>-18.493370930000001</c:v>
                </c:pt>
                <c:pt idx="1090">
                  <c:v>-24.333116759999999</c:v>
                </c:pt>
                <c:pt idx="1091">
                  <c:v>-30.080053719999999</c:v>
                </c:pt>
                <c:pt idx="1092">
                  <c:v>-34.846228199999999</c:v>
                </c:pt>
                <c:pt idx="1093">
                  <c:v>-30.913227689999999</c:v>
                </c:pt>
                <c:pt idx="1094">
                  <c:v>-21.774175870000001</c:v>
                </c:pt>
                <c:pt idx="1095">
                  <c:v>-17.744338110000001</c:v>
                </c:pt>
                <c:pt idx="1096">
                  <c:v>-15.613799180000001</c:v>
                </c:pt>
                <c:pt idx="1097">
                  <c:v>-16.21631825</c:v>
                </c:pt>
                <c:pt idx="1098">
                  <c:v>-19.325558399999998</c:v>
                </c:pt>
                <c:pt idx="1099">
                  <c:v>-20.28762463</c:v>
                </c:pt>
                <c:pt idx="1100">
                  <c:v>-18.330426809999999</c:v>
                </c:pt>
                <c:pt idx="1101">
                  <c:v>-15.895673</c:v>
                </c:pt>
                <c:pt idx="1102">
                  <c:v>-13.82966132</c:v>
                </c:pt>
                <c:pt idx="1103">
                  <c:v>-9.8330855049999997</c:v>
                </c:pt>
                <c:pt idx="1104">
                  <c:v>-6.1284976919999998</c:v>
                </c:pt>
                <c:pt idx="1105">
                  <c:v>-2.957091089</c:v>
                </c:pt>
                <c:pt idx="1106">
                  <c:v>-1.025369263</c:v>
                </c:pt>
                <c:pt idx="1107">
                  <c:v>1.293089927</c:v>
                </c:pt>
                <c:pt idx="1108">
                  <c:v>1.783308176</c:v>
                </c:pt>
                <c:pt idx="1109">
                  <c:v>0.94949679300000001</c:v>
                </c:pt>
                <c:pt idx="1110">
                  <c:v>-0.36089826000000003</c:v>
                </c:pt>
                <c:pt idx="1111">
                  <c:v>-0.91589253900000001</c:v>
                </c:pt>
                <c:pt idx="1112">
                  <c:v>-1.87223524</c:v>
                </c:pt>
                <c:pt idx="1113">
                  <c:v>-3.042505582</c:v>
                </c:pt>
                <c:pt idx="1114">
                  <c:v>-4.0899174350000003</c:v>
                </c:pt>
                <c:pt idx="1115">
                  <c:v>-4.5698661600000001</c:v>
                </c:pt>
                <c:pt idx="1116">
                  <c:v>-4.5800407700000001</c:v>
                </c:pt>
                <c:pt idx="1117">
                  <c:v>-4.3687351159999999</c:v>
                </c:pt>
                <c:pt idx="1118">
                  <c:v>-4.0088435840000001</c:v>
                </c:pt>
                <c:pt idx="1119">
                  <c:v>-3.050436478</c:v>
                </c:pt>
                <c:pt idx="1120">
                  <c:v>-2.1592526310000002</c:v>
                </c:pt>
                <c:pt idx="1121">
                  <c:v>-1.344375361</c:v>
                </c:pt>
                <c:pt idx="1122">
                  <c:v>-0.44523408799999997</c:v>
                </c:pt>
                <c:pt idx="1123">
                  <c:v>0.41524928900000002</c:v>
                </c:pt>
                <c:pt idx="1124">
                  <c:v>1.5110452190000001</c:v>
                </c:pt>
                <c:pt idx="1125">
                  <c:v>2.861500119</c:v>
                </c:pt>
                <c:pt idx="1126">
                  <c:v>3.1461853280000001</c:v>
                </c:pt>
                <c:pt idx="1127">
                  <c:v>2.7833993690000001</c:v>
                </c:pt>
                <c:pt idx="1128">
                  <c:v>1.6879831999999999</c:v>
                </c:pt>
                <c:pt idx="1129">
                  <c:v>0.30736047500000002</c:v>
                </c:pt>
                <c:pt idx="1130">
                  <c:v>-1.133443757</c:v>
                </c:pt>
                <c:pt idx="1131">
                  <c:v>-3.0344553369999998</c:v>
                </c:pt>
                <c:pt idx="1132">
                  <c:v>-4.8305857010000004</c:v>
                </c:pt>
                <c:pt idx="1133">
                  <c:v>-6.4291182579999999</c:v>
                </c:pt>
                <c:pt idx="1134">
                  <c:v>-7.2814635470000004</c:v>
                </c:pt>
                <c:pt idx="1135">
                  <c:v>-7.3421025350000004</c:v>
                </c:pt>
                <c:pt idx="1136">
                  <c:v>-7.523924547</c:v>
                </c:pt>
                <c:pt idx="1137">
                  <c:v>-9.1318608559999994</c:v>
                </c:pt>
                <c:pt idx="1138">
                  <c:v>-11.472400479999999</c:v>
                </c:pt>
                <c:pt idx="1139">
                  <c:v>-14.299693299999999</c:v>
                </c:pt>
                <c:pt idx="1140">
                  <c:v>-17.30593854</c:v>
                </c:pt>
                <c:pt idx="1141">
                  <c:v>-19.673835579999999</c:v>
                </c:pt>
                <c:pt idx="1142">
                  <c:v>-22.868948759999999</c:v>
                </c:pt>
                <c:pt idx="1143">
                  <c:v>-25.290904269999999</c:v>
                </c:pt>
                <c:pt idx="1144">
                  <c:v>-27.785070189999999</c:v>
                </c:pt>
                <c:pt idx="1145">
                  <c:v>-30.578661889999999</c:v>
                </c:pt>
                <c:pt idx="1146">
                  <c:v>-34.596925059999997</c:v>
                </c:pt>
                <c:pt idx="1147">
                  <c:v>-37.711868279999997</c:v>
                </c:pt>
                <c:pt idx="1148">
                  <c:v>-37.625062049999997</c:v>
                </c:pt>
                <c:pt idx="1149">
                  <c:v>-36.487487250000001</c:v>
                </c:pt>
                <c:pt idx="1150">
                  <c:v>-32.959054180000003</c:v>
                </c:pt>
                <c:pt idx="1151">
                  <c:v>-24.668639169999999</c:v>
                </c:pt>
                <c:pt idx="1152">
                  <c:v>-18.938405329999998</c:v>
                </c:pt>
                <c:pt idx="1153">
                  <c:v>-16.905826820000001</c:v>
                </c:pt>
                <c:pt idx="1154">
                  <c:v>-18.831792759999999</c:v>
                </c:pt>
                <c:pt idx="1155">
                  <c:v>-21.192194650000001</c:v>
                </c:pt>
                <c:pt idx="1156">
                  <c:v>-20.051811270000002</c:v>
                </c:pt>
                <c:pt idx="1157">
                  <c:v>-13.65407385</c:v>
                </c:pt>
                <c:pt idx="1158">
                  <c:v>-5.0641324599999997</c:v>
                </c:pt>
                <c:pt idx="1159">
                  <c:v>1.128693604</c:v>
                </c:pt>
                <c:pt idx="1160">
                  <c:v>7.0683097039999998</c:v>
                </c:pt>
                <c:pt idx="1161">
                  <c:v>11.008976629999999</c:v>
                </c:pt>
                <c:pt idx="1162">
                  <c:v>10.62448463</c:v>
                </c:pt>
                <c:pt idx="1163">
                  <c:v>8.5453597069999994</c:v>
                </c:pt>
                <c:pt idx="1164">
                  <c:v>6.1939682300000003</c:v>
                </c:pt>
                <c:pt idx="1165">
                  <c:v>4.917604957</c:v>
                </c:pt>
                <c:pt idx="1166">
                  <c:v>4.9486970680000004</c:v>
                </c:pt>
                <c:pt idx="1167">
                  <c:v>4.9110258040000003</c:v>
                </c:pt>
                <c:pt idx="1168">
                  <c:v>3.5279609340000002</c:v>
                </c:pt>
                <c:pt idx="1169">
                  <c:v>2.6966227950000001</c:v>
                </c:pt>
                <c:pt idx="1170">
                  <c:v>2.838808416</c:v>
                </c:pt>
                <c:pt idx="1171">
                  <c:v>2.0107100409999998</c:v>
                </c:pt>
                <c:pt idx="1172">
                  <c:v>-0.19380198000000001</c:v>
                </c:pt>
                <c:pt idx="1173">
                  <c:v>-2.5022522309999999</c:v>
                </c:pt>
                <c:pt idx="1174">
                  <c:v>-5.3986210610000001</c:v>
                </c:pt>
                <c:pt idx="1175">
                  <c:v>-6.2034192780000001</c:v>
                </c:pt>
                <c:pt idx="1176">
                  <c:v>-6.8799370289999997</c:v>
                </c:pt>
                <c:pt idx="1177">
                  <c:v>-7.3469003019999999</c:v>
                </c:pt>
                <c:pt idx="1178">
                  <c:v>-7.4699821169999998</c:v>
                </c:pt>
                <c:pt idx="1179">
                  <c:v>-7.8421871489999999</c:v>
                </c:pt>
                <c:pt idx="1180">
                  <c:v>-8.7697743139999993</c:v>
                </c:pt>
                <c:pt idx="1181">
                  <c:v>-11.52241433</c:v>
                </c:pt>
                <c:pt idx="1182">
                  <c:v>-15.21110579</c:v>
                </c:pt>
                <c:pt idx="1183">
                  <c:v>-19.946928509999999</c:v>
                </c:pt>
                <c:pt idx="1184">
                  <c:v>-23.08426661</c:v>
                </c:pt>
                <c:pt idx="1185">
                  <c:v>-23.987470800000001</c:v>
                </c:pt>
                <c:pt idx="1186">
                  <c:v>-24.013243060000001</c:v>
                </c:pt>
                <c:pt idx="1187">
                  <c:v>-21.759777939999999</c:v>
                </c:pt>
                <c:pt idx="1188">
                  <c:v>-21.956518719999998</c:v>
                </c:pt>
                <c:pt idx="1189">
                  <c:v>-24.491402789999999</c:v>
                </c:pt>
                <c:pt idx="1190">
                  <c:v>-31.124462730000001</c:v>
                </c:pt>
                <c:pt idx="1191">
                  <c:v>-40.264109140000002</c:v>
                </c:pt>
                <c:pt idx="1192">
                  <c:v>-46.27768639</c:v>
                </c:pt>
                <c:pt idx="1193">
                  <c:v>-51.957170220000002</c:v>
                </c:pt>
                <c:pt idx="1194">
                  <c:v>-50.623774410000003</c:v>
                </c:pt>
                <c:pt idx="1195">
                  <c:v>-45.699586230000001</c:v>
                </c:pt>
                <c:pt idx="1196">
                  <c:v>-39.43959967</c:v>
                </c:pt>
                <c:pt idx="1197">
                  <c:v>-31.956953030000001</c:v>
                </c:pt>
                <c:pt idx="1198">
                  <c:v>-28.2538646</c:v>
                </c:pt>
                <c:pt idx="1199">
                  <c:v>-24.759432820000001</c:v>
                </c:pt>
                <c:pt idx="1200">
                  <c:v>-21.731419290000002</c:v>
                </c:pt>
                <c:pt idx="1201">
                  <c:v>-19.882761940000002</c:v>
                </c:pt>
                <c:pt idx="1202">
                  <c:v>-17.545741060000001</c:v>
                </c:pt>
                <c:pt idx="1203">
                  <c:v>-15.925340439999999</c:v>
                </c:pt>
                <c:pt idx="1204">
                  <c:v>-14.88052843</c:v>
                </c:pt>
                <c:pt idx="1205">
                  <c:v>-14.380853610000001</c:v>
                </c:pt>
                <c:pt idx="1206">
                  <c:v>-13.2918903</c:v>
                </c:pt>
                <c:pt idx="1207">
                  <c:v>-11.67438613</c:v>
                </c:pt>
                <c:pt idx="1208">
                  <c:v>-10.210669210000001</c:v>
                </c:pt>
                <c:pt idx="1209">
                  <c:v>-8.750369697</c:v>
                </c:pt>
                <c:pt idx="1210">
                  <c:v>-7.8826618149999996</c:v>
                </c:pt>
                <c:pt idx="1211">
                  <c:v>-7.5345763039999998</c:v>
                </c:pt>
                <c:pt idx="1212">
                  <c:v>-6.4788458589999998</c:v>
                </c:pt>
                <c:pt idx="1213">
                  <c:v>-5.6651281889999998</c:v>
                </c:pt>
                <c:pt idx="1214">
                  <c:v>-4.9018660470000004</c:v>
                </c:pt>
                <c:pt idx="1215">
                  <c:v>-4.031749231</c:v>
                </c:pt>
                <c:pt idx="1216">
                  <c:v>-2.6516688249999998</c:v>
                </c:pt>
                <c:pt idx="1217">
                  <c:v>-1.1763753130000001</c:v>
                </c:pt>
                <c:pt idx="1218">
                  <c:v>0.38201655800000001</c:v>
                </c:pt>
                <c:pt idx="1219">
                  <c:v>1.498388329</c:v>
                </c:pt>
                <c:pt idx="1220">
                  <c:v>2.6109325710000002</c:v>
                </c:pt>
                <c:pt idx="1221">
                  <c:v>3.710005013</c:v>
                </c:pt>
                <c:pt idx="1222">
                  <c:v>4.5242281980000003</c:v>
                </c:pt>
                <c:pt idx="1223">
                  <c:v>4.9744552329999996</c:v>
                </c:pt>
                <c:pt idx="1224">
                  <c:v>4.3730147549999998</c:v>
                </c:pt>
                <c:pt idx="1225">
                  <c:v>2.8559251730000002</c:v>
                </c:pt>
                <c:pt idx="1226">
                  <c:v>1.567648138</c:v>
                </c:pt>
                <c:pt idx="1227">
                  <c:v>0.62468956499999995</c:v>
                </c:pt>
                <c:pt idx="1228">
                  <c:v>0.99188031399999999</c:v>
                </c:pt>
                <c:pt idx="1229">
                  <c:v>0.95460509199999999</c:v>
                </c:pt>
                <c:pt idx="1230">
                  <c:v>-0.146948789</c:v>
                </c:pt>
                <c:pt idx="1231">
                  <c:v>-2.1215066600000001</c:v>
                </c:pt>
                <c:pt idx="1232">
                  <c:v>-4.5387771770000001</c:v>
                </c:pt>
                <c:pt idx="1233">
                  <c:v>-8.2269744740000004</c:v>
                </c:pt>
                <c:pt idx="1234">
                  <c:v>-12.255152819999999</c:v>
                </c:pt>
                <c:pt idx="1235">
                  <c:v>-16.243248149999999</c:v>
                </c:pt>
                <c:pt idx="1236">
                  <c:v>-19.188385719999999</c:v>
                </c:pt>
                <c:pt idx="1237">
                  <c:v>-21.161453980000001</c:v>
                </c:pt>
                <c:pt idx="1238">
                  <c:v>-22.810880619999999</c:v>
                </c:pt>
                <c:pt idx="1239">
                  <c:v>-24.116257279999999</c:v>
                </c:pt>
                <c:pt idx="1240">
                  <c:v>-25.515962160000001</c:v>
                </c:pt>
                <c:pt idx="1241">
                  <c:v>-26.450536970000002</c:v>
                </c:pt>
                <c:pt idx="1242">
                  <c:v>-26.566203139999999</c:v>
                </c:pt>
                <c:pt idx="1243">
                  <c:v>-26.7780521</c:v>
                </c:pt>
                <c:pt idx="1244">
                  <c:v>-27.356669650000001</c:v>
                </c:pt>
                <c:pt idx="1245">
                  <c:v>-31.86106453</c:v>
                </c:pt>
                <c:pt idx="1246">
                  <c:v>-36.914776680000003</c:v>
                </c:pt>
                <c:pt idx="1247">
                  <c:v>-35.87060262</c:v>
                </c:pt>
                <c:pt idx="1248">
                  <c:v>-27.780170470000002</c:v>
                </c:pt>
                <c:pt idx="1249">
                  <c:v>-18.122454739999998</c:v>
                </c:pt>
                <c:pt idx="1250">
                  <c:v>-9.2403479320000006</c:v>
                </c:pt>
                <c:pt idx="1251">
                  <c:v>-5.2927140359999996</c:v>
                </c:pt>
                <c:pt idx="1252">
                  <c:v>-6.3354422030000004</c:v>
                </c:pt>
                <c:pt idx="1253">
                  <c:v>-9.6287881330000005</c:v>
                </c:pt>
                <c:pt idx="1254">
                  <c:v>-12.43965665</c:v>
                </c:pt>
                <c:pt idx="1255">
                  <c:v>-12.26417723</c:v>
                </c:pt>
                <c:pt idx="1256">
                  <c:v>-10.826314180000001</c:v>
                </c:pt>
                <c:pt idx="1257">
                  <c:v>-8.6943281779999992</c:v>
                </c:pt>
                <c:pt idx="1258">
                  <c:v>-6.729551281</c:v>
                </c:pt>
                <c:pt idx="1259">
                  <c:v>-5.511206756</c:v>
                </c:pt>
                <c:pt idx="1260">
                  <c:v>-4.2803162090000004</c:v>
                </c:pt>
                <c:pt idx="1261">
                  <c:v>-2.9524225990000001</c:v>
                </c:pt>
                <c:pt idx="1262">
                  <c:v>-2.464134359</c:v>
                </c:pt>
                <c:pt idx="1263">
                  <c:v>-3.557138686</c:v>
                </c:pt>
                <c:pt idx="1264">
                  <c:v>-5.4027762199999998</c:v>
                </c:pt>
                <c:pt idx="1265">
                  <c:v>-6.8526422660000001</c:v>
                </c:pt>
                <c:pt idx="1266">
                  <c:v>-7.8614621910000002</c:v>
                </c:pt>
                <c:pt idx="1267">
                  <c:v>-7.4795113420000003</c:v>
                </c:pt>
                <c:pt idx="1268">
                  <c:v>-7.6689981679999999</c:v>
                </c:pt>
                <c:pt idx="1269">
                  <c:v>-8.8866936550000002</c:v>
                </c:pt>
                <c:pt idx="1270">
                  <c:v>-9.8682299909999998</c:v>
                </c:pt>
                <c:pt idx="1271">
                  <c:v>-11.050111149999999</c:v>
                </c:pt>
                <c:pt idx="1272">
                  <c:v>-12.275688840000001</c:v>
                </c:pt>
                <c:pt idx="1273">
                  <c:v>-12.975838059999999</c:v>
                </c:pt>
                <c:pt idx="1274">
                  <c:v>-14.4056345</c:v>
                </c:pt>
                <c:pt idx="1275">
                  <c:v>-15.262636349999999</c:v>
                </c:pt>
                <c:pt idx="1276">
                  <c:v>-15.38406814</c:v>
                </c:pt>
                <c:pt idx="1277">
                  <c:v>-16.782769330000001</c:v>
                </c:pt>
                <c:pt idx="1278">
                  <c:v>-18.14366429</c:v>
                </c:pt>
                <c:pt idx="1279">
                  <c:v>-19.19045526</c:v>
                </c:pt>
                <c:pt idx="1280">
                  <c:v>-18.91044359</c:v>
                </c:pt>
                <c:pt idx="1281">
                  <c:v>-20.25916393</c:v>
                </c:pt>
                <c:pt idx="1282">
                  <c:v>-19.608472989999999</c:v>
                </c:pt>
                <c:pt idx="1283">
                  <c:v>-20.891291720000002</c:v>
                </c:pt>
                <c:pt idx="1284">
                  <c:v>-24.701179639999999</c:v>
                </c:pt>
                <c:pt idx="1285">
                  <c:v>-27.216400960000001</c:v>
                </c:pt>
                <c:pt idx="1286">
                  <c:v>-30.148900579999999</c:v>
                </c:pt>
                <c:pt idx="1287">
                  <c:v>-37.196616110000001</c:v>
                </c:pt>
                <c:pt idx="1288">
                  <c:v>-40.596763559999999</c:v>
                </c:pt>
                <c:pt idx="1289">
                  <c:v>-36.724502440000002</c:v>
                </c:pt>
                <c:pt idx="1290">
                  <c:v>-28.0898565</c:v>
                </c:pt>
                <c:pt idx="1291">
                  <c:v>-22.814059759999999</c:v>
                </c:pt>
                <c:pt idx="1292">
                  <c:v>-21.90963343</c:v>
                </c:pt>
                <c:pt idx="1293">
                  <c:v>-19.432600350000001</c:v>
                </c:pt>
                <c:pt idx="1294">
                  <c:v>-16.356083420000001</c:v>
                </c:pt>
                <c:pt idx="1295">
                  <c:v>-13.32844697</c:v>
                </c:pt>
                <c:pt idx="1296">
                  <c:v>-9.8991686130000005</c:v>
                </c:pt>
                <c:pt idx="1297">
                  <c:v>-8.3358765140000006</c:v>
                </c:pt>
                <c:pt idx="1298">
                  <c:v>-8.0485817869999998</c:v>
                </c:pt>
                <c:pt idx="1299">
                  <c:v>-7.7202011190000004</c:v>
                </c:pt>
                <c:pt idx="1300">
                  <c:v>-7.0745361329999996</c:v>
                </c:pt>
                <c:pt idx="1301">
                  <c:v>-7.1425849440000002</c:v>
                </c:pt>
                <c:pt idx="1302">
                  <c:v>-7.7249121829999998</c:v>
                </c:pt>
                <c:pt idx="1303">
                  <c:v>-8.4651984569999996</c:v>
                </c:pt>
                <c:pt idx="1304">
                  <c:v>-8.9102362819999996</c:v>
                </c:pt>
                <c:pt idx="1305">
                  <c:v>-9.0482338519999992</c:v>
                </c:pt>
                <c:pt idx="1306">
                  <c:v>-8.7219260540000008</c:v>
                </c:pt>
                <c:pt idx="1307">
                  <c:v>-7.827524962</c:v>
                </c:pt>
                <c:pt idx="1308">
                  <c:v>-6.5652875440000003</c:v>
                </c:pt>
                <c:pt idx="1309">
                  <c:v>-4.7913979619999996</c:v>
                </c:pt>
                <c:pt idx="1310">
                  <c:v>-3.0991541890000001</c:v>
                </c:pt>
                <c:pt idx="1311">
                  <c:v>-1.4924333329999999</c:v>
                </c:pt>
                <c:pt idx="1312">
                  <c:v>7.0771039999999999E-3</c:v>
                </c:pt>
                <c:pt idx="1313">
                  <c:v>0.82061976400000003</c:v>
                </c:pt>
                <c:pt idx="1314">
                  <c:v>1.8345052049999999</c:v>
                </c:pt>
                <c:pt idx="1315">
                  <c:v>2.2104143070000002</c:v>
                </c:pt>
                <c:pt idx="1316">
                  <c:v>2.2540682759999999</c:v>
                </c:pt>
                <c:pt idx="1317">
                  <c:v>1.3409481700000001</c:v>
                </c:pt>
                <c:pt idx="1318">
                  <c:v>0.43137168100000001</c:v>
                </c:pt>
                <c:pt idx="1319">
                  <c:v>-0.753613953</c:v>
                </c:pt>
                <c:pt idx="1320">
                  <c:v>-1.9508914209999999</c:v>
                </c:pt>
                <c:pt idx="1321">
                  <c:v>-3.5325921830000002</c:v>
                </c:pt>
                <c:pt idx="1322">
                  <c:v>-4.8938688719999996</c:v>
                </c:pt>
                <c:pt idx="1323">
                  <c:v>-6.0000113390000003</c:v>
                </c:pt>
                <c:pt idx="1324">
                  <c:v>-7.747560247</c:v>
                </c:pt>
                <c:pt idx="1325">
                  <c:v>-9.7207955340000005</c:v>
                </c:pt>
                <c:pt idx="1326">
                  <c:v>-11.67478899</c:v>
                </c:pt>
                <c:pt idx="1327">
                  <c:v>-13.508483030000001</c:v>
                </c:pt>
                <c:pt idx="1328">
                  <c:v>-15.473237900000001</c:v>
                </c:pt>
                <c:pt idx="1329">
                  <c:v>-18.046656410000001</c:v>
                </c:pt>
                <c:pt idx="1330">
                  <c:v>-21.049908540000001</c:v>
                </c:pt>
                <c:pt idx="1331">
                  <c:v>-23.80274043</c:v>
                </c:pt>
                <c:pt idx="1332">
                  <c:v>-24.98524059</c:v>
                </c:pt>
                <c:pt idx="1333">
                  <c:v>-25.12506423</c:v>
                </c:pt>
                <c:pt idx="1334">
                  <c:v>-23.793502740000001</c:v>
                </c:pt>
                <c:pt idx="1335">
                  <c:v>-22.10264566</c:v>
                </c:pt>
                <c:pt idx="1336">
                  <c:v>-23.95039633</c:v>
                </c:pt>
                <c:pt idx="1337">
                  <c:v>-29.165207429999999</c:v>
                </c:pt>
                <c:pt idx="1338">
                  <c:v>-34.649471390000002</c:v>
                </c:pt>
                <c:pt idx="1339">
                  <c:v>-31.239372459999998</c:v>
                </c:pt>
                <c:pt idx="1340">
                  <c:v>-20.706715599999999</c:v>
                </c:pt>
                <c:pt idx="1341">
                  <c:v>-11.77469436</c:v>
                </c:pt>
                <c:pt idx="1342">
                  <c:v>-8.0931461250000005</c:v>
                </c:pt>
                <c:pt idx="1343">
                  <c:v>-9.6137922200000006</c:v>
                </c:pt>
                <c:pt idx="1344">
                  <c:v>-12.46490384</c:v>
                </c:pt>
                <c:pt idx="1345">
                  <c:v>-14.10769194</c:v>
                </c:pt>
                <c:pt idx="1346">
                  <c:v>-13.783306420000001</c:v>
                </c:pt>
                <c:pt idx="1347">
                  <c:v>-13.56233626</c:v>
                </c:pt>
                <c:pt idx="1348">
                  <c:v>-14.291655390000001</c:v>
                </c:pt>
                <c:pt idx="1349">
                  <c:v>-14.73676953</c:v>
                </c:pt>
                <c:pt idx="1350">
                  <c:v>-14.50127917</c:v>
                </c:pt>
                <c:pt idx="1351">
                  <c:v>-12.24822015</c:v>
                </c:pt>
                <c:pt idx="1352">
                  <c:v>-8.1174463869999993</c:v>
                </c:pt>
                <c:pt idx="1353">
                  <c:v>-3.5178621730000001</c:v>
                </c:pt>
                <c:pt idx="1354">
                  <c:v>-0.26592075199999998</c:v>
                </c:pt>
                <c:pt idx="1355">
                  <c:v>-9.2692825000000006E-2</c:v>
                </c:pt>
                <c:pt idx="1356">
                  <c:v>-1.7130389100000001</c:v>
                </c:pt>
                <c:pt idx="1357">
                  <c:v>-3.7959150990000001</c:v>
                </c:pt>
                <c:pt idx="1358">
                  <c:v>-5.3071155699999997</c:v>
                </c:pt>
                <c:pt idx="1359">
                  <c:v>-7.8806262800000004</c:v>
                </c:pt>
                <c:pt idx="1360">
                  <c:v>-11.59725162</c:v>
                </c:pt>
                <c:pt idx="1361">
                  <c:v>-15.320119679999999</c:v>
                </c:pt>
                <c:pt idx="1362">
                  <c:v>-17.621964349999999</c:v>
                </c:pt>
                <c:pt idx="1363">
                  <c:v>-18.316930889999998</c:v>
                </c:pt>
                <c:pt idx="1364">
                  <c:v>-16.98241917</c:v>
                </c:pt>
                <c:pt idx="1365">
                  <c:v>-14.074054350000001</c:v>
                </c:pt>
                <c:pt idx="1366">
                  <c:v>-11.90028644</c:v>
                </c:pt>
                <c:pt idx="1367">
                  <c:v>-11.89574271</c:v>
                </c:pt>
                <c:pt idx="1368">
                  <c:v>-12.08789741</c:v>
                </c:pt>
                <c:pt idx="1369">
                  <c:v>-14.086198080000001</c:v>
                </c:pt>
                <c:pt idx="1370">
                  <c:v>-15.847508960000001</c:v>
                </c:pt>
                <c:pt idx="1371">
                  <c:v>-17.658446600000001</c:v>
                </c:pt>
                <c:pt idx="1372">
                  <c:v>-17.08679411</c:v>
                </c:pt>
                <c:pt idx="1373">
                  <c:v>-14.975370010000001</c:v>
                </c:pt>
                <c:pt idx="1374">
                  <c:v>-13.94109355</c:v>
                </c:pt>
                <c:pt idx="1375">
                  <c:v>-21.40612192</c:v>
                </c:pt>
                <c:pt idx="1376">
                  <c:v>-37.060931439999997</c:v>
                </c:pt>
                <c:pt idx="1377">
                  <c:v>-48.837560089999997</c:v>
                </c:pt>
                <c:pt idx="1378">
                  <c:v>-55.094130960000001</c:v>
                </c:pt>
                <c:pt idx="1379">
                  <c:v>-60.194062479999999</c:v>
                </c:pt>
                <c:pt idx="1380">
                  <c:v>-60.217620349999997</c:v>
                </c:pt>
                <c:pt idx="1381">
                  <c:v>-56.89868319</c:v>
                </c:pt>
                <c:pt idx="1382">
                  <c:v>-46.555340960000002</c:v>
                </c:pt>
                <c:pt idx="1383">
                  <c:v>-38.738938869999998</c:v>
                </c:pt>
                <c:pt idx="1384">
                  <c:v>-31.267527229999999</c:v>
                </c:pt>
                <c:pt idx="1385">
                  <c:v>-24.905853530000002</c:v>
                </c:pt>
                <c:pt idx="1386">
                  <c:v>-20.354562659999999</c:v>
                </c:pt>
                <c:pt idx="1387">
                  <c:v>-17.60319689</c:v>
                </c:pt>
                <c:pt idx="1388">
                  <c:v>-16.412884349999999</c:v>
                </c:pt>
                <c:pt idx="1389">
                  <c:v>-16.031232259999999</c:v>
                </c:pt>
                <c:pt idx="1390">
                  <c:v>-15.24037002</c:v>
                </c:pt>
                <c:pt idx="1391">
                  <c:v>-14.61270084</c:v>
                </c:pt>
                <c:pt idx="1392">
                  <c:v>-14.510668170000001</c:v>
                </c:pt>
                <c:pt idx="1393">
                  <c:v>-13.87799609</c:v>
                </c:pt>
                <c:pt idx="1394">
                  <c:v>-11.75110068</c:v>
                </c:pt>
                <c:pt idx="1395">
                  <c:v>-9.5863600299999998</c:v>
                </c:pt>
                <c:pt idx="1396">
                  <c:v>-7.2301058029999998</c:v>
                </c:pt>
                <c:pt idx="1397">
                  <c:v>-5.6197275099999997</c:v>
                </c:pt>
                <c:pt idx="1398">
                  <c:v>-4.5765902369999996</c:v>
                </c:pt>
                <c:pt idx="1399">
                  <c:v>-3.5145224659999998</c:v>
                </c:pt>
                <c:pt idx="1400">
                  <c:v>-3.000986138</c:v>
                </c:pt>
                <c:pt idx="1401">
                  <c:v>-1.8549097649999999</c:v>
                </c:pt>
                <c:pt idx="1402">
                  <c:v>-0.24236216099999999</c:v>
                </c:pt>
                <c:pt idx="1403">
                  <c:v>1.635365661</c:v>
                </c:pt>
                <c:pt idx="1404">
                  <c:v>3.6471205750000002</c:v>
                </c:pt>
                <c:pt idx="1405">
                  <c:v>5.5835472130000001</c:v>
                </c:pt>
                <c:pt idx="1406">
                  <c:v>7.1320379269999998</c:v>
                </c:pt>
                <c:pt idx="1407">
                  <c:v>7.8441965079999996</c:v>
                </c:pt>
                <c:pt idx="1408">
                  <c:v>7.937705577</c:v>
                </c:pt>
                <c:pt idx="1409">
                  <c:v>7.1766890679999999</c:v>
                </c:pt>
                <c:pt idx="1410">
                  <c:v>6.4203267840000002</c:v>
                </c:pt>
                <c:pt idx="1411">
                  <c:v>4.6560938539999999</c:v>
                </c:pt>
                <c:pt idx="1412">
                  <c:v>2.3425661020000001</c:v>
                </c:pt>
                <c:pt idx="1413">
                  <c:v>9.7091370999999996E-2</c:v>
                </c:pt>
                <c:pt idx="1414">
                  <c:v>-2.1463363009999998</c:v>
                </c:pt>
                <c:pt idx="1415">
                  <c:v>-3.5312290970000002</c:v>
                </c:pt>
                <c:pt idx="1416">
                  <c:v>-4.545005476</c:v>
                </c:pt>
                <c:pt idx="1417">
                  <c:v>-5.863744992</c:v>
                </c:pt>
                <c:pt idx="1418">
                  <c:v>-6.7894842049999999</c:v>
                </c:pt>
                <c:pt idx="1419">
                  <c:v>-7.9828820800000004</c:v>
                </c:pt>
                <c:pt idx="1420">
                  <c:v>-9.6782001290000004</c:v>
                </c:pt>
                <c:pt idx="1421">
                  <c:v>-12.1262916</c:v>
                </c:pt>
                <c:pt idx="1422">
                  <c:v>-15.22136205</c:v>
                </c:pt>
                <c:pt idx="1423">
                  <c:v>-18.113173379999999</c:v>
                </c:pt>
                <c:pt idx="1424">
                  <c:v>-20.61960097</c:v>
                </c:pt>
                <c:pt idx="1425">
                  <c:v>-22.89448733</c:v>
                </c:pt>
                <c:pt idx="1426">
                  <c:v>-25.092734719999999</c:v>
                </c:pt>
                <c:pt idx="1427">
                  <c:v>-27.796497160000001</c:v>
                </c:pt>
                <c:pt idx="1428">
                  <c:v>-31.331622400000001</c:v>
                </c:pt>
                <c:pt idx="1429">
                  <c:v>-35.331117259999999</c:v>
                </c:pt>
                <c:pt idx="1430">
                  <c:v>-40.79094971</c:v>
                </c:pt>
                <c:pt idx="1431">
                  <c:v>-41.605522229999998</c:v>
                </c:pt>
                <c:pt idx="1432">
                  <c:v>-36.153869409999999</c:v>
                </c:pt>
                <c:pt idx="1433">
                  <c:v>-27.79337323</c:v>
                </c:pt>
                <c:pt idx="1434">
                  <c:v>-22.24938229</c:v>
                </c:pt>
                <c:pt idx="1435">
                  <c:v>-23.99573298</c:v>
                </c:pt>
                <c:pt idx="1436">
                  <c:v>-30.153000639999998</c:v>
                </c:pt>
                <c:pt idx="1437">
                  <c:v>-31.79142233</c:v>
                </c:pt>
                <c:pt idx="1438">
                  <c:v>-26.85471128</c:v>
                </c:pt>
                <c:pt idx="1439">
                  <c:v>-20.404829209999999</c:v>
                </c:pt>
                <c:pt idx="1440">
                  <c:v>-13.95800951</c:v>
                </c:pt>
                <c:pt idx="1441">
                  <c:v>-7.8951099029999998</c:v>
                </c:pt>
                <c:pt idx="1442">
                  <c:v>-4.0299747510000001</c:v>
                </c:pt>
                <c:pt idx="1443">
                  <c:v>-5.2164745610000001</c:v>
                </c:pt>
                <c:pt idx="1444">
                  <c:v>-8.8291398870000002</c:v>
                </c:pt>
                <c:pt idx="1445">
                  <c:v>-10.49072005</c:v>
                </c:pt>
                <c:pt idx="1446">
                  <c:v>-8.9428905150000002</c:v>
                </c:pt>
                <c:pt idx="1447">
                  <c:v>-6.1916810169999996</c:v>
                </c:pt>
                <c:pt idx="1448">
                  <c:v>-4.0418894669999998</c:v>
                </c:pt>
                <c:pt idx="1449">
                  <c:v>-1.4895075520000001</c:v>
                </c:pt>
                <c:pt idx="1450">
                  <c:v>0.86538437599999996</c:v>
                </c:pt>
                <c:pt idx="1451">
                  <c:v>2.073477537</c:v>
                </c:pt>
                <c:pt idx="1452">
                  <c:v>1.4959733420000001</c:v>
                </c:pt>
                <c:pt idx="1453">
                  <c:v>4.1583452999999999E-2</c:v>
                </c:pt>
                <c:pt idx="1454">
                  <c:v>-1.1585989370000001</c:v>
                </c:pt>
                <c:pt idx="1455">
                  <c:v>-1.0749654099999999</c:v>
                </c:pt>
                <c:pt idx="1456">
                  <c:v>-0.97851521799999996</c:v>
                </c:pt>
                <c:pt idx="1457">
                  <c:v>-1.920734693</c:v>
                </c:pt>
                <c:pt idx="1458">
                  <c:v>-5.0181885949999998</c:v>
                </c:pt>
                <c:pt idx="1459">
                  <c:v>-7.943556815</c:v>
                </c:pt>
                <c:pt idx="1460">
                  <c:v>-10.688153120000001</c:v>
                </c:pt>
                <c:pt idx="1461">
                  <c:v>-13.746599010000001</c:v>
                </c:pt>
                <c:pt idx="1462">
                  <c:v>-16.221422010000001</c:v>
                </c:pt>
                <c:pt idx="1463">
                  <c:v>-16.692124329999999</c:v>
                </c:pt>
                <c:pt idx="1464">
                  <c:v>-15.64204994</c:v>
                </c:pt>
                <c:pt idx="1465">
                  <c:v>-15.332950070000001</c:v>
                </c:pt>
                <c:pt idx="1466">
                  <c:v>-17.586426060000001</c:v>
                </c:pt>
                <c:pt idx="1467">
                  <c:v>-21.761013999999999</c:v>
                </c:pt>
                <c:pt idx="1468">
                  <c:v>-26.184156519999998</c:v>
                </c:pt>
                <c:pt idx="1469">
                  <c:v>-28.258116749999999</c:v>
                </c:pt>
                <c:pt idx="1470">
                  <c:v>-30.31324601</c:v>
                </c:pt>
                <c:pt idx="1471">
                  <c:v>-29.60901402</c:v>
                </c:pt>
                <c:pt idx="1472">
                  <c:v>-27.378785369999999</c:v>
                </c:pt>
                <c:pt idx="1473">
                  <c:v>-25.39552952</c:v>
                </c:pt>
                <c:pt idx="1474">
                  <c:v>-22.999259030000001</c:v>
                </c:pt>
                <c:pt idx="1475">
                  <c:v>-22.836262479999998</c:v>
                </c:pt>
                <c:pt idx="1476">
                  <c:v>-32.475231530000002</c:v>
                </c:pt>
                <c:pt idx="1477">
                  <c:v>-44.779946010000003</c:v>
                </c:pt>
                <c:pt idx="1478">
                  <c:v>-46.749813940000003</c:v>
                </c:pt>
                <c:pt idx="1479">
                  <c:v>-34.977836349999997</c:v>
                </c:pt>
                <c:pt idx="1480">
                  <c:v>-27.376707809999999</c:v>
                </c:pt>
                <c:pt idx="1481">
                  <c:v>-25.414455749999998</c:v>
                </c:pt>
                <c:pt idx="1482">
                  <c:v>-20.400893830000001</c:v>
                </c:pt>
                <c:pt idx="1483">
                  <c:v>-15.78593699</c:v>
                </c:pt>
                <c:pt idx="1484">
                  <c:v>-12.088328519999999</c:v>
                </c:pt>
                <c:pt idx="1485">
                  <c:v>-11.956322950000001</c:v>
                </c:pt>
                <c:pt idx="1486">
                  <c:v>-10.664417240000001</c:v>
                </c:pt>
                <c:pt idx="1487">
                  <c:v>-9.5581207070000005</c:v>
                </c:pt>
                <c:pt idx="1488">
                  <c:v>-7.4832860920000002</c:v>
                </c:pt>
                <c:pt idx="1489">
                  <c:v>-4.9124513780000001</c:v>
                </c:pt>
                <c:pt idx="1490">
                  <c:v>-3.4728617339999999</c:v>
                </c:pt>
                <c:pt idx="1491">
                  <c:v>-2.404835292</c:v>
                </c:pt>
                <c:pt idx="1492">
                  <c:v>-0.55844404000000003</c:v>
                </c:pt>
                <c:pt idx="1493">
                  <c:v>2.0029720059999998</c:v>
                </c:pt>
                <c:pt idx="1494">
                  <c:v>3.7463377119999999</c:v>
                </c:pt>
                <c:pt idx="1495">
                  <c:v>3.6463381699999999</c:v>
                </c:pt>
                <c:pt idx="1496">
                  <c:v>2.8658776449999999</c:v>
                </c:pt>
                <c:pt idx="1497">
                  <c:v>2.3316038620000001</c:v>
                </c:pt>
                <c:pt idx="1498">
                  <c:v>1.8279707000000001</c:v>
                </c:pt>
                <c:pt idx="1499">
                  <c:v>1.8284670350000001</c:v>
                </c:pt>
                <c:pt idx="1500">
                  <c:v>1.322239175</c:v>
                </c:pt>
                <c:pt idx="1501">
                  <c:v>1.638298977</c:v>
                </c:pt>
                <c:pt idx="1502">
                  <c:v>2.0249516839999999</c:v>
                </c:pt>
                <c:pt idx="1503">
                  <c:v>1.9479903080000001</c:v>
                </c:pt>
                <c:pt idx="1504">
                  <c:v>1.863472563</c:v>
                </c:pt>
                <c:pt idx="1505">
                  <c:v>1.9265183480000001</c:v>
                </c:pt>
                <c:pt idx="1506">
                  <c:v>2.037089124</c:v>
                </c:pt>
                <c:pt idx="1507">
                  <c:v>2.4150991409999998</c:v>
                </c:pt>
                <c:pt idx="1508">
                  <c:v>2.5660503280000002</c:v>
                </c:pt>
                <c:pt idx="1509">
                  <c:v>2.770382739</c:v>
                </c:pt>
                <c:pt idx="1510">
                  <c:v>2.4991283229999999</c:v>
                </c:pt>
                <c:pt idx="1511">
                  <c:v>1.5280713379999999</c:v>
                </c:pt>
                <c:pt idx="1512">
                  <c:v>-9.1490347E-2</c:v>
                </c:pt>
                <c:pt idx="1513">
                  <c:v>-2.328600056</c:v>
                </c:pt>
                <c:pt idx="1514">
                  <c:v>-4.557013156</c:v>
                </c:pt>
                <c:pt idx="1515">
                  <c:v>-5.8716864590000002</c:v>
                </c:pt>
                <c:pt idx="1516">
                  <c:v>-6.0141180089999997</c:v>
                </c:pt>
                <c:pt idx="1517">
                  <c:v>-5.4933344909999997</c:v>
                </c:pt>
                <c:pt idx="1518">
                  <c:v>-4.8759366609999999</c:v>
                </c:pt>
                <c:pt idx="1519">
                  <c:v>-4.6446242389999997</c:v>
                </c:pt>
                <c:pt idx="1520">
                  <c:v>-5.1370405840000002</c:v>
                </c:pt>
                <c:pt idx="1521">
                  <c:v>-5.1661564379999998</c:v>
                </c:pt>
                <c:pt idx="1522">
                  <c:v>-5.2801455600000002</c:v>
                </c:pt>
                <c:pt idx="1523">
                  <c:v>-5.9317331610000004</c:v>
                </c:pt>
                <c:pt idx="1524">
                  <c:v>-7.4803346299999998</c:v>
                </c:pt>
                <c:pt idx="1525">
                  <c:v>-9.4899149900000008</c:v>
                </c:pt>
                <c:pt idx="1526">
                  <c:v>-11.2688322</c:v>
                </c:pt>
                <c:pt idx="1527">
                  <c:v>-12.56100039</c:v>
                </c:pt>
                <c:pt idx="1528">
                  <c:v>-14.00653136</c:v>
                </c:pt>
                <c:pt idx="1529">
                  <c:v>-15.795309189999999</c:v>
                </c:pt>
                <c:pt idx="1530">
                  <c:v>-17.549566250000002</c:v>
                </c:pt>
                <c:pt idx="1531">
                  <c:v>-19.334512329999999</c:v>
                </c:pt>
                <c:pt idx="1532">
                  <c:v>-21.407314370000002</c:v>
                </c:pt>
                <c:pt idx="1533">
                  <c:v>-22.766984010000002</c:v>
                </c:pt>
                <c:pt idx="1534">
                  <c:v>-24.036101370000001</c:v>
                </c:pt>
                <c:pt idx="1535">
                  <c:v>-25.891090909999999</c:v>
                </c:pt>
                <c:pt idx="1536">
                  <c:v>-30.269987990000001</c:v>
                </c:pt>
                <c:pt idx="1537">
                  <c:v>-32.900434509999997</c:v>
                </c:pt>
                <c:pt idx="1538">
                  <c:v>-31.379800419999999</c:v>
                </c:pt>
                <c:pt idx="1539">
                  <c:v>-26.81797164</c:v>
                </c:pt>
                <c:pt idx="1540">
                  <c:v>-23.430659299999999</c:v>
                </c:pt>
                <c:pt idx="1541">
                  <c:v>-23.407078160000001</c:v>
                </c:pt>
                <c:pt idx="1542">
                  <c:v>-23.9658166</c:v>
                </c:pt>
                <c:pt idx="1543">
                  <c:v>-21.319146450000002</c:v>
                </c:pt>
                <c:pt idx="1544">
                  <c:v>-13.80111176</c:v>
                </c:pt>
                <c:pt idx="1545">
                  <c:v>-8.2850359250000007</c:v>
                </c:pt>
                <c:pt idx="1546">
                  <c:v>-8.0285665480000006</c:v>
                </c:pt>
                <c:pt idx="1547">
                  <c:v>-10.355789229999999</c:v>
                </c:pt>
                <c:pt idx="1548">
                  <c:v>-16.018839320000001</c:v>
                </c:pt>
                <c:pt idx="1549">
                  <c:v>-18.122983919999999</c:v>
                </c:pt>
                <c:pt idx="1550">
                  <c:v>-15.266484930000001</c:v>
                </c:pt>
                <c:pt idx="1551">
                  <c:v>-6.8334943509999997</c:v>
                </c:pt>
                <c:pt idx="1552">
                  <c:v>0.73874721399999999</c:v>
                </c:pt>
                <c:pt idx="1553">
                  <c:v>5.977807071</c:v>
                </c:pt>
                <c:pt idx="1554">
                  <c:v>4.2502013070000002</c:v>
                </c:pt>
                <c:pt idx="1555">
                  <c:v>-1.5945887050000001</c:v>
                </c:pt>
                <c:pt idx="1556">
                  <c:v>-6.7678922119999996</c:v>
                </c:pt>
                <c:pt idx="1557">
                  <c:v>-8.4071707930000006</c:v>
                </c:pt>
                <c:pt idx="1558">
                  <c:v>-8.1782585529999992</c:v>
                </c:pt>
                <c:pt idx="1559">
                  <c:v>-8.3453017840000001</c:v>
                </c:pt>
                <c:pt idx="1560">
                  <c:v>-9.2689847699999994</c:v>
                </c:pt>
                <c:pt idx="1561">
                  <c:v>-10.03999655</c:v>
                </c:pt>
                <c:pt idx="1562">
                  <c:v>-9.8874324560000009</c:v>
                </c:pt>
                <c:pt idx="1563">
                  <c:v>-10.46858505</c:v>
                </c:pt>
                <c:pt idx="1564">
                  <c:v>-12.7665054</c:v>
                </c:pt>
                <c:pt idx="1565">
                  <c:v>-15.47132407</c:v>
                </c:pt>
                <c:pt idx="1566">
                  <c:v>-17.640136800000001</c:v>
                </c:pt>
                <c:pt idx="1567">
                  <c:v>-18.756497150000001</c:v>
                </c:pt>
                <c:pt idx="1568">
                  <c:v>-18.976787519999998</c:v>
                </c:pt>
                <c:pt idx="1569">
                  <c:v>-18.670611300000001</c:v>
                </c:pt>
                <c:pt idx="1570">
                  <c:v>-18.4250495</c:v>
                </c:pt>
                <c:pt idx="1571">
                  <c:v>-18.688949780000002</c:v>
                </c:pt>
                <c:pt idx="1572">
                  <c:v>-19.304096430000001</c:v>
                </c:pt>
                <c:pt idx="1573">
                  <c:v>-21.41049692</c:v>
                </c:pt>
                <c:pt idx="1574">
                  <c:v>-22.782588230000002</c:v>
                </c:pt>
                <c:pt idx="1575">
                  <c:v>-23.409617409999999</c:v>
                </c:pt>
                <c:pt idx="1576">
                  <c:v>-22.668615970000001</c:v>
                </c:pt>
                <c:pt idx="1577">
                  <c:v>-22.851030130000002</c:v>
                </c:pt>
                <c:pt idx="1578">
                  <c:v>-23.173853709999999</c:v>
                </c:pt>
                <c:pt idx="1579">
                  <c:v>-22.921031330000002</c:v>
                </c:pt>
                <c:pt idx="1580">
                  <c:v>-24.796921050000002</c:v>
                </c:pt>
                <c:pt idx="1581">
                  <c:v>-29.181311109999999</c:v>
                </c:pt>
                <c:pt idx="1582">
                  <c:v>-37.661977329999999</c:v>
                </c:pt>
                <c:pt idx="1583">
                  <c:v>-45.578616969999999</c:v>
                </c:pt>
                <c:pt idx="1584">
                  <c:v>-42.398997870000002</c:v>
                </c:pt>
                <c:pt idx="1585">
                  <c:v>-33.078827500000003</c:v>
                </c:pt>
                <c:pt idx="1586">
                  <c:v>-26.16789352</c:v>
                </c:pt>
                <c:pt idx="1587">
                  <c:v>-22.29684992</c:v>
                </c:pt>
                <c:pt idx="1588">
                  <c:v>-19.811957750000001</c:v>
                </c:pt>
                <c:pt idx="1589">
                  <c:v>-16.43495652</c:v>
                </c:pt>
                <c:pt idx="1590">
                  <c:v>-12.80138979</c:v>
                </c:pt>
                <c:pt idx="1591">
                  <c:v>-9.9419662140000007</c:v>
                </c:pt>
                <c:pt idx="1592">
                  <c:v>-8.2627207610000006</c:v>
                </c:pt>
                <c:pt idx="1593">
                  <c:v>-7.9138970659999996</c:v>
                </c:pt>
                <c:pt idx="1594">
                  <c:v>-7.9086462649999998</c:v>
                </c:pt>
                <c:pt idx="1595">
                  <c:v>-7.4607472960000001</c:v>
                </c:pt>
                <c:pt idx="1596">
                  <c:v>-6.7797412289999999</c:v>
                </c:pt>
                <c:pt idx="1597">
                  <c:v>-6.1718003340000003</c:v>
                </c:pt>
                <c:pt idx="1598">
                  <c:v>-5.1728833820000002</c:v>
                </c:pt>
                <c:pt idx="1599">
                  <c:v>-4.9544257460000001</c:v>
                </c:pt>
                <c:pt idx="1600">
                  <c:v>-4.8923135579999997</c:v>
                </c:pt>
                <c:pt idx="1601">
                  <c:v>-4.9849301590000001</c:v>
                </c:pt>
                <c:pt idx="1602">
                  <c:v>-5.1673655070000004</c:v>
                </c:pt>
                <c:pt idx="1603">
                  <c:v>-5.0577860159999997</c:v>
                </c:pt>
                <c:pt idx="1604">
                  <c:v>-4.8335422149999996</c:v>
                </c:pt>
                <c:pt idx="1605">
                  <c:v>-5.1291853520000004</c:v>
                </c:pt>
                <c:pt idx="1606">
                  <c:v>-4.9841520509999997</c:v>
                </c:pt>
                <c:pt idx="1607">
                  <c:v>-4.2059897319999999</c:v>
                </c:pt>
                <c:pt idx="1608">
                  <c:v>-3.5328333249999999</c:v>
                </c:pt>
                <c:pt idx="1609">
                  <c:v>-2.4601886739999999</c:v>
                </c:pt>
                <c:pt idx="1610">
                  <c:v>-1.8533092630000001</c:v>
                </c:pt>
                <c:pt idx="1611">
                  <c:v>-1.4523343909999999</c:v>
                </c:pt>
                <c:pt idx="1612">
                  <c:v>-1.218444627</c:v>
                </c:pt>
                <c:pt idx="1613">
                  <c:v>-1.0926903569999999</c:v>
                </c:pt>
                <c:pt idx="1614">
                  <c:v>-0.41459990299999999</c:v>
                </c:pt>
                <c:pt idx="1615">
                  <c:v>0.25940269199999999</c:v>
                </c:pt>
                <c:pt idx="1616">
                  <c:v>0.37894351799999998</c:v>
                </c:pt>
                <c:pt idx="1617">
                  <c:v>8.4669401000000005E-2</c:v>
                </c:pt>
                <c:pt idx="1618">
                  <c:v>-0.62684194500000001</c:v>
                </c:pt>
                <c:pt idx="1619">
                  <c:v>-1.9869471190000001</c:v>
                </c:pt>
                <c:pt idx="1620">
                  <c:v>-3.9155781319999998</c:v>
                </c:pt>
                <c:pt idx="1621">
                  <c:v>-4.8812553349999996</c:v>
                </c:pt>
                <c:pt idx="1622">
                  <c:v>-5.7270074620000004</c:v>
                </c:pt>
                <c:pt idx="1623">
                  <c:v>-6.3081835650000002</c:v>
                </c:pt>
                <c:pt idx="1624">
                  <c:v>-6.7580182789999999</c:v>
                </c:pt>
                <c:pt idx="1625">
                  <c:v>-7.876236703</c:v>
                </c:pt>
                <c:pt idx="1626">
                  <c:v>-9.8873940999999999</c:v>
                </c:pt>
                <c:pt idx="1627">
                  <c:v>-12.294128860000001</c:v>
                </c:pt>
                <c:pt idx="1628">
                  <c:v>-15.29734644</c:v>
                </c:pt>
                <c:pt idx="1629">
                  <c:v>-17.42770836</c:v>
                </c:pt>
                <c:pt idx="1630">
                  <c:v>-20.286825310000001</c:v>
                </c:pt>
                <c:pt idx="1631">
                  <c:v>-23.879763180000001</c:v>
                </c:pt>
                <c:pt idx="1632">
                  <c:v>-29.079246609999998</c:v>
                </c:pt>
                <c:pt idx="1633">
                  <c:v>-33.137055009999997</c:v>
                </c:pt>
                <c:pt idx="1634">
                  <c:v>-31.775412419999999</c:v>
                </c:pt>
                <c:pt idx="1635">
                  <c:v>-26.233929409999998</c:v>
                </c:pt>
                <c:pt idx="1636">
                  <c:v>-22.512115229999999</c:v>
                </c:pt>
                <c:pt idx="1637">
                  <c:v>-24.55623632</c:v>
                </c:pt>
                <c:pt idx="1638">
                  <c:v>-28.144676560000001</c:v>
                </c:pt>
                <c:pt idx="1639">
                  <c:v>-21.997957530000001</c:v>
                </c:pt>
                <c:pt idx="1640">
                  <c:v>-14.22208013</c:v>
                </c:pt>
                <c:pt idx="1641">
                  <c:v>-17.23793268</c:v>
                </c:pt>
                <c:pt idx="1642">
                  <c:v>-20.292927899999999</c:v>
                </c:pt>
                <c:pt idx="1643">
                  <c:v>-20.709411379999999</c:v>
                </c:pt>
                <c:pt idx="1644">
                  <c:v>-19.670427199999999</c:v>
                </c:pt>
                <c:pt idx="1645">
                  <c:v>-17.97815598</c:v>
                </c:pt>
                <c:pt idx="1646">
                  <c:v>-15.0074492</c:v>
                </c:pt>
                <c:pt idx="1647">
                  <c:v>-12.094081259999999</c:v>
                </c:pt>
                <c:pt idx="1648">
                  <c:v>-11.518605669999999</c:v>
                </c:pt>
                <c:pt idx="1649">
                  <c:v>-14.02228358</c:v>
                </c:pt>
                <c:pt idx="1650">
                  <c:v>-16.64848027</c:v>
                </c:pt>
                <c:pt idx="1651">
                  <c:v>-17.415264570000001</c:v>
                </c:pt>
                <c:pt idx="1652">
                  <c:v>-15.94698303</c:v>
                </c:pt>
                <c:pt idx="1653">
                  <c:v>-13.75103006</c:v>
                </c:pt>
                <c:pt idx="1654">
                  <c:v>-11.373772600000001</c:v>
                </c:pt>
                <c:pt idx="1655">
                  <c:v>-8.7183619609999994</c:v>
                </c:pt>
                <c:pt idx="1656">
                  <c:v>-7.1230640479999998</c:v>
                </c:pt>
                <c:pt idx="1657">
                  <c:v>-9.3266763780000002</c:v>
                </c:pt>
                <c:pt idx="1658">
                  <c:v>-14.228718020000001</c:v>
                </c:pt>
                <c:pt idx="1659">
                  <c:v>-18.6317767</c:v>
                </c:pt>
                <c:pt idx="1660">
                  <c:v>-20.666537030000001</c:v>
                </c:pt>
                <c:pt idx="1661">
                  <c:v>-21.970698540000001</c:v>
                </c:pt>
                <c:pt idx="1662">
                  <c:v>-22.28322447</c:v>
                </c:pt>
                <c:pt idx="1663">
                  <c:v>-21.803665429999999</c:v>
                </c:pt>
                <c:pt idx="1664">
                  <c:v>-23.741401740000001</c:v>
                </c:pt>
                <c:pt idx="1665">
                  <c:v>-25.068438059999998</c:v>
                </c:pt>
                <c:pt idx="1666">
                  <c:v>-27.343437659999999</c:v>
                </c:pt>
                <c:pt idx="1667">
                  <c:v>-33.43106916</c:v>
                </c:pt>
                <c:pt idx="1668">
                  <c:v>-35.785471229999999</c:v>
                </c:pt>
                <c:pt idx="1669">
                  <c:v>-34.434471000000002</c:v>
                </c:pt>
                <c:pt idx="1670">
                  <c:v>-31.486931240000001</c:v>
                </c:pt>
                <c:pt idx="1671">
                  <c:v>-28.650788550000001</c:v>
                </c:pt>
                <c:pt idx="1672">
                  <c:v>-27.572436809999999</c:v>
                </c:pt>
                <c:pt idx="1673">
                  <c:v>-27.233344840000001</c:v>
                </c:pt>
                <c:pt idx="1674">
                  <c:v>-31.227704249999999</c:v>
                </c:pt>
                <c:pt idx="1675">
                  <c:v>-35.259213500000001</c:v>
                </c:pt>
                <c:pt idx="1676">
                  <c:v>-30.100201559999999</c:v>
                </c:pt>
                <c:pt idx="1677">
                  <c:v>-27.075228979999999</c:v>
                </c:pt>
                <c:pt idx="1678">
                  <c:v>-26.747765999999999</c:v>
                </c:pt>
                <c:pt idx="1679">
                  <c:v>-24.456505239999998</c:v>
                </c:pt>
                <c:pt idx="1680">
                  <c:v>-21.36495262</c:v>
                </c:pt>
                <c:pt idx="1681">
                  <c:v>-18.184926829999998</c:v>
                </c:pt>
                <c:pt idx="1682">
                  <c:v>-16.24468414</c:v>
                </c:pt>
                <c:pt idx="1683">
                  <c:v>-15.24724355</c:v>
                </c:pt>
                <c:pt idx="1684">
                  <c:v>-14.10778107</c:v>
                </c:pt>
                <c:pt idx="1685">
                  <c:v>-12.4886798</c:v>
                </c:pt>
                <c:pt idx="1686">
                  <c:v>-10.323752199999999</c:v>
                </c:pt>
                <c:pt idx="1687">
                  <c:v>-7.7327689910000004</c:v>
                </c:pt>
                <c:pt idx="1688">
                  <c:v>-4.7470462690000002</c:v>
                </c:pt>
                <c:pt idx="1689">
                  <c:v>-1.6037235949999999</c:v>
                </c:pt>
                <c:pt idx="1690">
                  <c:v>0.75442548200000004</c:v>
                </c:pt>
                <c:pt idx="1691">
                  <c:v>2.175616207</c:v>
                </c:pt>
                <c:pt idx="1692">
                  <c:v>3.7568780739999998</c:v>
                </c:pt>
                <c:pt idx="1693">
                  <c:v>4.1218780209999997</c:v>
                </c:pt>
                <c:pt idx="1694">
                  <c:v>3.7339292679999998</c:v>
                </c:pt>
                <c:pt idx="1695">
                  <c:v>2.7880623560000002</c:v>
                </c:pt>
                <c:pt idx="1696">
                  <c:v>2.833456757</c:v>
                </c:pt>
                <c:pt idx="1697">
                  <c:v>2.2892405600000001</c:v>
                </c:pt>
                <c:pt idx="1698">
                  <c:v>2.2007443430000002</c:v>
                </c:pt>
                <c:pt idx="1699">
                  <c:v>2.2596971780000001</c:v>
                </c:pt>
                <c:pt idx="1700">
                  <c:v>2.4291883859999999</c:v>
                </c:pt>
                <c:pt idx="1701">
                  <c:v>2.6371238450000001</c:v>
                </c:pt>
                <c:pt idx="1702">
                  <c:v>3.2702409349999999</c:v>
                </c:pt>
                <c:pt idx="1703">
                  <c:v>2.3355875209999999</c:v>
                </c:pt>
                <c:pt idx="1704">
                  <c:v>0.50658611399999998</c:v>
                </c:pt>
                <c:pt idx="1705">
                  <c:v>-2.1124826969999999</c:v>
                </c:pt>
                <c:pt idx="1706">
                  <c:v>-4.5689339909999998</c:v>
                </c:pt>
                <c:pt idx="1707">
                  <c:v>-6.4747157309999999</c:v>
                </c:pt>
                <c:pt idx="1708">
                  <c:v>-8.3653025539999994</c:v>
                </c:pt>
                <c:pt idx="1709">
                  <c:v>-9.3268574090000005</c:v>
                </c:pt>
                <c:pt idx="1710">
                  <c:v>-9.3014977390000002</c:v>
                </c:pt>
                <c:pt idx="1711">
                  <c:v>-8.2101705389999999</c:v>
                </c:pt>
                <c:pt idx="1712">
                  <c:v>-6.0912773180000004</c:v>
                </c:pt>
                <c:pt idx="1713">
                  <c:v>-3.932830542</c:v>
                </c:pt>
                <c:pt idx="1714">
                  <c:v>-0.79311261600000005</c:v>
                </c:pt>
                <c:pt idx="1715">
                  <c:v>1.441202055</c:v>
                </c:pt>
                <c:pt idx="1716">
                  <c:v>2.31342903</c:v>
                </c:pt>
                <c:pt idx="1717">
                  <c:v>1.8304533000000001</c:v>
                </c:pt>
                <c:pt idx="1718">
                  <c:v>-0.280724425</c:v>
                </c:pt>
                <c:pt idx="1719">
                  <c:v>-3.0786545090000002</c:v>
                </c:pt>
                <c:pt idx="1720">
                  <c:v>-7.0820607430000004</c:v>
                </c:pt>
                <c:pt idx="1721">
                  <c:v>-10.31099435</c:v>
                </c:pt>
                <c:pt idx="1722">
                  <c:v>-12.218688119999999</c:v>
                </c:pt>
                <c:pt idx="1723">
                  <c:v>-14.21507802</c:v>
                </c:pt>
                <c:pt idx="1724">
                  <c:v>-16.623172749999998</c:v>
                </c:pt>
                <c:pt idx="1725">
                  <c:v>-18.555575950000001</c:v>
                </c:pt>
                <c:pt idx="1726">
                  <c:v>-19.982712020000001</c:v>
                </c:pt>
                <c:pt idx="1727">
                  <c:v>-21.83281358</c:v>
                </c:pt>
                <c:pt idx="1728">
                  <c:v>-25.44870551</c:v>
                </c:pt>
                <c:pt idx="1729">
                  <c:v>-26.43996155</c:v>
                </c:pt>
                <c:pt idx="1730">
                  <c:v>-24.584318339999999</c:v>
                </c:pt>
                <c:pt idx="1731">
                  <c:v>-18.656674750000001</c:v>
                </c:pt>
                <c:pt idx="1732">
                  <c:v>-15.623109680000001</c:v>
                </c:pt>
                <c:pt idx="1733">
                  <c:v>-17.880574299999999</c:v>
                </c:pt>
                <c:pt idx="1734">
                  <c:v>-24.419772210000001</c:v>
                </c:pt>
                <c:pt idx="1735">
                  <c:v>-34.19824208</c:v>
                </c:pt>
                <c:pt idx="1736">
                  <c:v>-33.577313029999999</c:v>
                </c:pt>
                <c:pt idx="1737">
                  <c:v>-22.144611690000001</c:v>
                </c:pt>
                <c:pt idx="1738">
                  <c:v>-13.22496175</c:v>
                </c:pt>
                <c:pt idx="1739">
                  <c:v>-9.8541523780000002</c:v>
                </c:pt>
                <c:pt idx="1740">
                  <c:v>-10.983115339999999</c:v>
                </c:pt>
                <c:pt idx="1741">
                  <c:v>-12.25829607</c:v>
                </c:pt>
                <c:pt idx="1742">
                  <c:v>-13.260716459999999</c:v>
                </c:pt>
                <c:pt idx="1743">
                  <c:v>-13.734479629999999</c:v>
                </c:pt>
                <c:pt idx="1744">
                  <c:v>-11.717500510000001</c:v>
                </c:pt>
                <c:pt idx="1745">
                  <c:v>-7.516169648</c:v>
                </c:pt>
                <c:pt idx="1746">
                  <c:v>-4.1012724550000001</c:v>
                </c:pt>
                <c:pt idx="1747">
                  <c:v>-1.388342948</c:v>
                </c:pt>
                <c:pt idx="1748">
                  <c:v>-0.64424155100000002</c:v>
                </c:pt>
                <c:pt idx="1749">
                  <c:v>-0.60547885999999995</c:v>
                </c:pt>
                <c:pt idx="1750">
                  <c:v>-1.3721870679999999</c:v>
                </c:pt>
                <c:pt idx="1751">
                  <c:v>-2.52009346</c:v>
                </c:pt>
                <c:pt idx="1752">
                  <c:v>-3.7820843549999998</c:v>
                </c:pt>
                <c:pt idx="1753">
                  <c:v>-4.9431558789999999</c:v>
                </c:pt>
                <c:pt idx="1754">
                  <c:v>-5.5200357520000001</c:v>
                </c:pt>
                <c:pt idx="1755">
                  <c:v>-5.5275385300000002</c:v>
                </c:pt>
                <c:pt idx="1756">
                  <c:v>-6.2496593210000002</c:v>
                </c:pt>
                <c:pt idx="1757">
                  <c:v>-7.3208053849999999</c:v>
                </c:pt>
                <c:pt idx="1758">
                  <c:v>-8.3912774520000006</c:v>
                </c:pt>
                <c:pt idx="1759">
                  <c:v>-9.6652652359999998</c:v>
                </c:pt>
                <c:pt idx="1760">
                  <c:v>-11.253147950000001</c:v>
                </c:pt>
                <c:pt idx="1761">
                  <c:v>-12.31373891</c:v>
                </c:pt>
                <c:pt idx="1762">
                  <c:v>-13.89825873</c:v>
                </c:pt>
                <c:pt idx="1763">
                  <c:v>-15.895289310000001</c:v>
                </c:pt>
                <c:pt idx="1764">
                  <c:v>-19.445350229999999</c:v>
                </c:pt>
                <c:pt idx="1765">
                  <c:v>-22.155684780000001</c:v>
                </c:pt>
                <c:pt idx="1766">
                  <c:v>-22.837587639999999</c:v>
                </c:pt>
                <c:pt idx="1767">
                  <c:v>-22.189375479999999</c:v>
                </c:pt>
                <c:pt idx="1768">
                  <c:v>-21.775695890000001</c:v>
                </c:pt>
                <c:pt idx="1769">
                  <c:v>-21.694394030000002</c:v>
                </c:pt>
                <c:pt idx="1770">
                  <c:v>-22.253832750000001</c:v>
                </c:pt>
                <c:pt idx="1771">
                  <c:v>-24.41505746</c:v>
                </c:pt>
                <c:pt idx="1772">
                  <c:v>-26.433222560000001</c:v>
                </c:pt>
                <c:pt idx="1773">
                  <c:v>-29.995596259999999</c:v>
                </c:pt>
                <c:pt idx="1774">
                  <c:v>-38.086265900000001</c:v>
                </c:pt>
                <c:pt idx="1775">
                  <c:v>-44.259955750000003</c:v>
                </c:pt>
                <c:pt idx="1776">
                  <c:v>-48.790460719999999</c:v>
                </c:pt>
                <c:pt idx="1777">
                  <c:v>-51.6568939</c:v>
                </c:pt>
                <c:pt idx="1778">
                  <c:v>-46.958820240000001</c:v>
                </c:pt>
                <c:pt idx="1779">
                  <c:v>-40.343672789999999</c:v>
                </c:pt>
                <c:pt idx="1780">
                  <c:v>-33.361057969999997</c:v>
                </c:pt>
                <c:pt idx="1781">
                  <c:v>-25.836529670000001</c:v>
                </c:pt>
                <c:pt idx="1782">
                  <c:v>-18.253584419999999</c:v>
                </c:pt>
                <c:pt idx="1783">
                  <c:v>-12.48173865</c:v>
                </c:pt>
                <c:pt idx="1784">
                  <c:v>-9.4131324910000007</c:v>
                </c:pt>
                <c:pt idx="1785">
                  <c:v>-8.6612791540000007</c:v>
                </c:pt>
                <c:pt idx="1786">
                  <c:v>-8.3478686450000001</c:v>
                </c:pt>
                <c:pt idx="1787">
                  <c:v>-8.0156485120000003</c:v>
                </c:pt>
                <c:pt idx="1788">
                  <c:v>-8.6970756619999996</c:v>
                </c:pt>
                <c:pt idx="1789">
                  <c:v>-9.66400273</c:v>
                </c:pt>
                <c:pt idx="1790">
                  <c:v>-8.1393279629999995</c:v>
                </c:pt>
                <c:pt idx="1791">
                  <c:v>-5.0605344380000004</c:v>
                </c:pt>
                <c:pt idx="1792">
                  <c:v>-2.9310008399999998</c:v>
                </c:pt>
                <c:pt idx="1793">
                  <c:v>-1.2497012729999999</c:v>
                </c:pt>
                <c:pt idx="1794">
                  <c:v>-0.29649323300000002</c:v>
                </c:pt>
                <c:pt idx="1795">
                  <c:v>0.24695229899999999</c:v>
                </c:pt>
                <c:pt idx="1796">
                  <c:v>0.67349844000000003</c:v>
                </c:pt>
                <c:pt idx="1797">
                  <c:v>1.153302496</c:v>
                </c:pt>
                <c:pt idx="1798">
                  <c:v>1.789491146</c:v>
                </c:pt>
                <c:pt idx="1799">
                  <c:v>2.2873095509999999</c:v>
                </c:pt>
                <c:pt idx="1800">
                  <c:v>2.3346669480000002</c:v>
                </c:pt>
                <c:pt idx="1801">
                  <c:v>2.079512035</c:v>
                </c:pt>
                <c:pt idx="1802">
                  <c:v>1.9355790829999999</c:v>
                </c:pt>
                <c:pt idx="1803">
                  <c:v>1.5631725009999999</c:v>
                </c:pt>
                <c:pt idx="1804">
                  <c:v>1.6873705880000001</c:v>
                </c:pt>
                <c:pt idx="1805">
                  <c:v>1.5224500089999999</c:v>
                </c:pt>
                <c:pt idx="1806">
                  <c:v>1.8243076979999999</c:v>
                </c:pt>
                <c:pt idx="1807">
                  <c:v>2.593956935</c:v>
                </c:pt>
                <c:pt idx="1808">
                  <c:v>3.6559356150000002</c:v>
                </c:pt>
                <c:pt idx="1809">
                  <c:v>4.4949527969999998</c:v>
                </c:pt>
                <c:pt idx="1810">
                  <c:v>4.3702280829999998</c:v>
                </c:pt>
                <c:pt idx="1811">
                  <c:v>3.3326246859999999</c:v>
                </c:pt>
                <c:pt idx="1812">
                  <c:v>0.91765572799999995</c:v>
                </c:pt>
                <c:pt idx="1813">
                  <c:v>-2.5347182570000002</c:v>
                </c:pt>
                <c:pt idx="1814">
                  <c:v>-5.5802611090000003</c:v>
                </c:pt>
                <c:pt idx="1815">
                  <c:v>-7.9969283249999998</c:v>
                </c:pt>
                <c:pt idx="1816">
                  <c:v>-10.33756838</c:v>
                </c:pt>
                <c:pt idx="1817">
                  <c:v>-12.68568823</c:v>
                </c:pt>
                <c:pt idx="1818">
                  <c:v>-14.668792850000001</c:v>
                </c:pt>
                <c:pt idx="1819">
                  <c:v>-16.42711327</c:v>
                </c:pt>
                <c:pt idx="1820">
                  <c:v>-19.02125066</c:v>
                </c:pt>
                <c:pt idx="1821">
                  <c:v>-22.68833532</c:v>
                </c:pt>
                <c:pt idx="1822">
                  <c:v>-27.561484660000001</c:v>
                </c:pt>
                <c:pt idx="1823">
                  <c:v>-31.72365705</c:v>
                </c:pt>
                <c:pt idx="1824">
                  <c:v>-35.232534280000003</c:v>
                </c:pt>
                <c:pt idx="1825">
                  <c:v>-36.734732989999998</c:v>
                </c:pt>
                <c:pt idx="1826">
                  <c:v>-38.049984569999999</c:v>
                </c:pt>
                <c:pt idx="1827">
                  <c:v>-39.93404477</c:v>
                </c:pt>
                <c:pt idx="1828">
                  <c:v>-38.409090929999998</c:v>
                </c:pt>
                <c:pt idx="1829">
                  <c:v>-30.62831109</c:v>
                </c:pt>
                <c:pt idx="1830">
                  <c:v>-20.800451339999999</c:v>
                </c:pt>
                <c:pt idx="1831">
                  <c:v>-14.049042439999999</c:v>
                </c:pt>
                <c:pt idx="1832">
                  <c:v>-11.07617598</c:v>
                </c:pt>
                <c:pt idx="1833">
                  <c:v>-10.682018729999999</c:v>
                </c:pt>
                <c:pt idx="1834">
                  <c:v>-7.890738346</c:v>
                </c:pt>
                <c:pt idx="1835">
                  <c:v>-0.78644548700000005</c:v>
                </c:pt>
                <c:pt idx="1836">
                  <c:v>1.3426743370000001</c:v>
                </c:pt>
                <c:pt idx="1837">
                  <c:v>-2.0054553639999999</c:v>
                </c:pt>
                <c:pt idx="1838">
                  <c:v>-6.2291907350000004</c:v>
                </c:pt>
                <c:pt idx="1839">
                  <c:v>-9.1454933169999997</c:v>
                </c:pt>
                <c:pt idx="1840">
                  <c:v>-9.0261673150000004</c:v>
                </c:pt>
                <c:pt idx="1841">
                  <c:v>-7.1309119689999996</c:v>
                </c:pt>
                <c:pt idx="1842">
                  <c:v>-5.1706026029999999</c:v>
                </c:pt>
                <c:pt idx="1843">
                  <c:v>-4.7079032219999997</c:v>
                </c:pt>
                <c:pt idx="1844">
                  <c:v>-4.8407798230000001</c:v>
                </c:pt>
                <c:pt idx="1845">
                  <c:v>-4.8638325260000004</c:v>
                </c:pt>
                <c:pt idx="1846">
                  <c:v>-4.5693098650000001</c:v>
                </c:pt>
                <c:pt idx="1847">
                  <c:v>-4.2881172510000001</c:v>
                </c:pt>
                <c:pt idx="1848">
                  <c:v>-4.3582513279999997</c:v>
                </c:pt>
                <c:pt idx="1849">
                  <c:v>-4.6537725429999997</c:v>
                </c:pt>
                <c:pt idx="1850">
                  <c:v>-4.8873569760000004</c:v>
                </c:pt>
                <c:pt idx="1851">
                  <c:v>-5.4789603089999996</c:v>
                </c:pt>
                <c:pt idx="1852">
                  <c:v>-7.261587703</c:v>
                </c:pt>
                <c:pt idx="1853">
                  <c:v>-9.5994984349999992</c:v>
                </c:pt>
                <c:pt idx="1854">
                  <c:v>-12.169474129999999</c:v>
                </c:pt>
                <c:pt idx="1855">
                  <c:v>-14.607851760000001</c:v>
                </c:pt>
                <c:pt idx="1856">
                  <c:v>-16.203843060000001</c:v>
                </c:pt>
                <c:pt idx="1857">
                  <c:v>-15.81799687</c:v>
                </c:pt>
                <c:pt idx="1858">
                  <c:v>-14.384709580000001</c:v>
                </c:pt>
                <c:pt idx="1859">
                  <c:v>-13.215761499999999</c:v>
                </c:pt>
                <c:pt idx="1860">
                  <c:v>-12.57981597</c:v>
                </c:pt>
                <c:pt idx="1861">
                  <c:v>-13.77118761</c:v>
                </c:pt>
                <c:pt idx="1862">
                  <c:v>-15.81023884</c:v>
                </c:pt>
                <c:pt idx="1863">
                  <c:v>-18.944909039999999</c:v>
                </c:pt>
                <c:pt idx="1864">
                  <c:v>-22.863508230000001</c:v>
                </c:pt>
                <c:pt idx="1865">
                  <c:v>-26.27933951</c:v>
                </c:pt>
                <c:pt idx="1866">
                  <c:v>-27.847056259999999</c:v>
                </c:pt>
                <c:pt idx="1867">
                  <c:v>-27.74508853</c:v>
                </c:pt>
                <c:pt idx="1868">
                  <c:v>-26.18638004</c:v>
                </c:pt>
                <c:pt idx="1869">
                  <c:v>-24.621781179999999</c:v>
                </c:pt>
                <c:pt idx="1870">
                  <c:v>-24.417445879999999</c:v>
                </c:pt>
                <c:pt idx="1871">
                  <c:v>-28.636716180000001</c:v>
                </c:pt>
                <c:pt idx="1872">
                  <c:v>-35.259956870000003</c:v>
                </c:pt>
                <c:pt idx="1873">
                  <c:v>-40.99288249</c:v>
                </c:pt>
                <c:pt idx="1874">
                  <c:v>-47.302923239999998</c:v>
                </c:pt>
                <c:pt idx="1875">
                  <c:v>-48.42906464</c:v>
                </c:pt>
                <c:pt idx="1876">
                  <c:v>-42.93775471</c:v>
                </c:pt>
                <c:pt idx="1877">
                  <c:v>-41.247630010000002</c:v>
                </c:pt>
                <c:pt idx="1878">
                  <c:v>-34.401223639999998</c:v>
                </c:pt>
                <c:pt idx="1879">
                  <c:v>-24.245007619999999</c:v>
                </c:pt>
                <c:pt idx="1880">
                  <c:v>-19.37345114</c:v>
                </c:pt>
                <c:pt idx="1881">
                  <c:v>-19.212156709999999</c:v>
                </c:pt>
                <c:pt idx="1882">
                  <c:v>-16.839428590000001</c:v>
                </c:pt>
                <c:pt idx="1883">
                  <c:v>-13.59149899</c:v>
                </c:pt>
                <c:pt idx="1884">
                  <c:v>-10.084979369999999</c:v>
                </c:pt>
                <c:pt idx="1885">
                  <c:v>-7.5480225939999999</c:v>
                </c:pt>
                <c:pt idx="1886">
                  <c:v>-5.7611132170000001</c:v>
                </c:pt>
                <c:pt idx="1887">
                  <c:v>-5.2297286789999999</c:v>
                </c:pt>
                <c:pt idx="1888">
                  <c:v>-5.906333364</c:v>
                </c:pt>
                <c:pt idx="1889">
                  <c:v>-7.4215886610000004</c:v>
                </c:pt>
                <c:pt idx="1890">
                  <c:v>-8.3571245770000004</c:v>
                </c:pt>
                <c:pt idx="1891">
                  <c:v>-8.6371672769999996</c:v>
                </c:pt>
                <c:pt idx="1892">
                  <c:v>-7.8055628979999998</c:v>
                </c:pt>
                <c:pt idx="1893">
                  <c:v>-6.8612550499999996</c:v>
                </c:pt>
                <c:pt idx="1894">
                  <c:v>-5.6866993240000001</c:v>
                </c:pt>
                <c:pt idx="1895">
                  <c:v>-4.4216840639999999</c:v>
                </c:pt>
                <c:pt idx="1896">
                  <c:v>-3.7741991700000002</c:v>
                </c:pt>
                <c:pt idx="1897">
                  <c:v>-2.6685263809999999</c:v>
                </c:pt>
                <c:pt idx="1898">
                  <c:v>-1.0749067729999999</c:v>
                </c:pt>
                <c:pt idx="1899">
                  <c:v>0.535981877</c:v>
                </c:pt>
                <c:pt idx="1900">
                  <c:v>1.999927545</c:v>
                </c:pt>
                <c:pt idx="1901">
                  <c:v>3.2418131350000001</c:v>
                </c:pt>
                <c:pt idx="1902">
                  <c:v>4.5632814179999999</c:v>
                </c:pt>
                <c:pt idx="1903">
                  <c:v>5.6006024410000004</c:v>
                </c:pt>
                <c:pt idx="1904">
                  <c:v>5.8540469609999999</c:v>
                </c:pt>
                <c:pt idx="1905">
                  <c:v>5.4472397819999996</c:v>
                </c:pt>
                <c:pt idx="1906">
                  <c:v>4.1699415870000003</c:v>
                </c:pt>
                <c:pt idx="1907">
                  <c:v>2.3512185379999999</c:v>
                </c:pt>
                <c:pt idx="1908">
                  <c:v>-6.5661579999999999E-3</c:v>
                </c:pt>
                <c:pt idx="1909">
                  <c:v>-1.836319423</c:v>
                </c:pt>
                <c:pt idx="1910">
                  <c:v>-3.0083386189999999</c:v>
                </c:pt>
                <c:pt idx="1911">
                  <c:v>-4.1007984039999998</c:v>
                </c:pt>
                <c:pt idx="1912">
                  <c:v>-5.5170557279999999</c:v>
                </c:pt>
                <c:pt idx="1913">
                  <c:v>-7.5485480689999997</c:v>
                </c:pt>
                <c:pt idx="1914">
                  <c:v>-9.951855514</c:v>
                </c:pt>
                <c:pt idx="1915">
                  <c:v>-12.06677751</c:v>
                </c:pt>
                <c:pt idx="1916">
                  <c:v>-15.056544629999999</c:v>
                </c:pt>
                <c:pt idx="1917">
                  <c:v>-18.140323519999999</c:v>
                </c:pt>
                <c:pt idx="1918">
                  <c:v>-20.038614809999999</c:v>
                </c:pt>
                <c:pt idx="1919">
                  <c:v>-22.028182610000002</c:v>
                </c:pt>
                <c:pt idx="1920">
                  <c:v>-24.195401159999999</c:v>
                </c:pt>
                <c:pt idx="1921">
                  <c:v>-25.525309109999998</c:v>
                </c:pt>
                <c:pt idx="1922">
                  <c:v>-25.97069454</c:v>
                </c:pt>
                <c:pt idx="1923">
                  <c:v>-27.25287775</c:v>
                </c:pt>
                <c:pt idx="1924">
                  <c:v>-29.78443614</c:v>
                </c:pt>
                <c:pt idx="1925">
                  <c:v>-30.435740030000002</c:v>
                </c:pt>
                <c:pt idx="1926">
                  <c:v>-31.857977760000001</c:v>
                </c:pt>
                <c:pt idx="1927">
                  <c:v>-32.285199230000003</c:v>
                </c:pt>
                <c:pt idx="1928">
                  <c:v>-27.65287962</c:v>
                </c:pt>
                <c:pt idx="1929">
                  <c:v>-19.986167869999999</c:v>
                </c:pt>
                <c:pt idx="1930">
                  <c:v>-12.252782910000001</c:v>
                </c:pt>
                <c:pt idx="1931">
                  <c:v>-8.2685425299999995</c:v>
                </c:pt>
                <c:pt idx="1932">
                  <c:v>-7.8024170149999996</c:v>
                </c:pt>
                <c:pt idx="1933">
                  <c:v>-9.3529849830000007</c:v>
                </c:pt>
                <c:pt idx="1934">
                  <c:v>-12.009296129999999</c:v>
                </c:pt>
                <c:pt idx="1935">
                  <c:v>-15.70229282</c:v>
                </c:pt>
                <c:pt idx="1936">
                  <c:v>-18.062358</c:v>
                </c:pt>
                <c:pt idx="1937">
                  <c:v>-18.21393552</c:v>
                </c:pt>
                <c:pt idx="1938">
                  <c:v>-16.550410020000001</c:v>
                </c:pt>
                <c:pt idx="1939">
                  <c:v>-14.05949302</c:v>
                </c:pt>
                <c:pt idx="1940">
                  <c:v>-11.72421733</c:v>
                </c:pt>
                <c:pt idx="1941">
                  <c:v>-9.6696497990000001</c:v>
                </c:pt>
                <c:pt idx="1942">
                  <c:v>-7.9270174850000004</c:v>
                </c:pt>
                <c:pt idx="1943">
                  <c:v>-6.4974660530000001</c:v>
                </c:pt>
                <c:pt idx="1944">
                  <c:v>-5.9229761559999998</c:v>
                </c:pt>
                <c:pt idx="1945">
                  <c:v>-7.0148216459999997</c:v>
                </c:pt>
                <c:pt idx="1946">
                  <c:v>-8.9712452809999998</c:v>
                </c:pt>
                <c:pt idx="1947">
                  <c:v>-10.44562198</c:v>
                </c:pt>
                <c:pt idx="1948">
                  <c:v>-12.053265769999999</c:v>
                </c:pt>
                <c:pt idx="1949">
                  <c:v>-13.879741080000001</c:v>
                </c:pt>
                <c:pt idx="1950">
                  <c:v>-14.6151619</c:v>
                </c:pt>
                <c:pt idx="1951">
                  <c:v>-15.227443129999999</c:v>
                </c:pt>
                <c:pt idx="1952">
                  <c:v>-15.70949925</c:v>
                </c:pt>
                <c:pt idx="1953">
                  <c:v>-16.680713610000002</c:v>
                </c:pt>
                <c:pt idx="1954">
                  <c:v>-17.514274180000001</c:v>
                </c:pt>
                <c:pt idx="1955">
                  <c:v>-18.616032629999999</c:v>
                </c:pt>
                <c:pt idx="1956">
                  <c:v>-18.876755339999999</c:v>
                </c:pt>
                <c:pt idx="1957">
                  <c:v>-19.31488397</c:v>
                </c:pt>
                <c:pt idx="1958">
                  <c:v>-20.660492850000001</c:v>
                </c:pt>
                <c:pt idx="1959">
                  <c:v>-21.01112337</c:v>
                </c:pt>
                <c:pt idx="1960">
                  <c:v>-20.752668400000001</c:v>
                </c:pt>
                <c:pt idx="1961">
                  <c:v>-22.370057110000001</c:v>
                </c:pt>
                <c:pt idx="1962">
                  <c:v>-26.100690969999999</c:v>
                </c:pt>
                <c:pt idx="1963">
                  <c:v>-27.657880410000001</c:v>
                </c:pt>
                <c:pt idx="1964">
                  <c:v>-27.25586749</c:v>
                </c:pt>
                <c:pt idx="1965">
                  <c:v>-25.57818048</c:v>
                </c:pt>
                <c:pt idx="1966">
                  <c:v>-24.390444769999998</c:v>
                </c:pt>
                <c:pt idx="1967">
                  <c:v>-22.581927279999999</c:v>
                </c:pt>
                <c:pt idx="1968">
                  <c:v>-25.149662110000001</c:v>
                </c:pt>
                <c:pt idx="1969">
                  <c:v>-27.751589790000001</c:v>
                </c:pt>
                <c:pt idx="1970">
                  <c:v>-29.649958229999999</c:v>
                </c:pt>
                <c:pt idx="1971">
                  <c:v>-29.950727870000001</c:v>
                </c:pt>
                <c:pt idx="1972">
                  <c:v>-28.280159990000001</c:v>
                </c:pt>
                <c:pt idx="1973">
                  <c:v>-26.39300755</c:v>
                </c:pt>
                <c:pt idx="1974">
                  <c:v>-22.769863279999999</c:v>
                </c:pt>
                <c:pt idx="1975">
                  <c:v>-20.507835270000001</c:v>
                </c:pt>
                <c:pt idx="1976">
                  <c:v>-19.663690389999999</c:v>
                </c:pt>
                <c:pt idx="1977">
                  <c:v>-18.322256979999999</c:v>
                </c:pt>
                <c:pt idx="1978">
                  <c:v>-16.278251409999999</c:v>
                </c:pt>
                <c:pt idx="1979">
                  <c:v>-15.428625970000001</c:v>
                </c:pt>
                <c:pt idx="1980">
                  <c:v>-14.83382651</c:v>
                </c:pt>
                <c:pt idx="1981">
                  <c:v>-14.24703966</c:v>
                </c:pt>
                <c:pt idx="1982">
                  <c:v>-13.64388512</c:v>
                </c:pt>
                <c:pt idx="1983">
                  <c:v>-13.22845285</c:v>
                </c:pt>
                <c:pt idx="1984">
                  <c:v>-12.8288058</c:v>
                </c:pt>
                <c:pt idx="1985">
                  <c:v>-12.14491733</c:v>
                </c:pt>
                <c:pt idx="1986">
                  <c:v>-10.49132644</c:v>
                </c:pt>
                <c:pt idx="1987">
                  <c:v>-8.9876778569999995</c:v>
                </c:pt>
                <c:pt idx="1988">
                  <c:v>-7.4184575590000001</c:v>
                </c:pt>
                <c:pt idx="1989">
                  <c:v>-5.8766330690000004</c:v>
                </c:pt>
                <c:pt idx="1990">
                  <c:v>-4.7880919630000003</c:v>
                </c:pt>
                <c:pt idx="1991">
                  <c:v>-3.8784662089999999</c:v>
                </c:pt>
                <c:pt idx="1992">
                  <c:v>-3.2909891099999999</c:v>
                </c:pt>
                <c:pt idx="1993">
                  <c:v>-2.3198693260000001</c:v>
                </c:pt>
                <c:pt idx="1994">
                  <c:v>-0.53804206600000004</c:v>
                </c:pt>
                <c:pt idx="1995">
                  <c:v>0.53634993099999995</c:v>
                </c:pt>
                <c:pt idx="1996">
                  <c:v>1.2511080779999999</c:v>
                </c:pt>
                <c:pt idx="1997">
                  <c:v>2.0538943399999998</c:v>
                </c:pt>
                <c:pt idx="1998">
                  <c:v>2.515388942</c:v>
                </c:pt>
                <c:pt idx="1999">
                  <c:v>2.6323042160000001</c:v>
                </c:pt>
                <c:pt idx="2000">
                  <c:v>1.8040378429999999</c:v>
                </c:pt>
                <c:pt idx="2001">
                  <c:v>0.123217307</c:v>
                </c:pt>
                <c:pt idx="2002">
                  <c:v>-2.220288058</c:v>
                </c:pt>
                <c:pt idx="2003">
                  <c:v>-4.4443260970000003</c:v>
                </c:pt>
                <c:pt idx="2004">
                  <c:v>-6.0576152109999999</c:v>
                </c:pt>
                <c:pt idx="2005">
                  <c:v>-7.0563026500000001</c:v>
                </c:pt>
                <c:pt idx="2006">
                  <c:v>-8.1997560949999997</c:v>
                </c:pt>
                <c:pt idx="2007">
                  <c:v>-8.5689731620000007</c:v>
                </c:pt>
                <c:pt idx="2008">
                  <c:v>-8.8830536230000003</c:v>
                </c:pt>
                <c:pt idx="2009">
                  <c:v>-10.737097370000001</c:v>
                </c:pt>
                <c:pt idx="2010">
                  <c:v>-13.985531509999999</c:v>
                </c:pt>
                <c:pt idx="2011">
                  <c:v>-17.490458369999999</c:v>
                </c:pt>
                <c:pt idx="2012">
                  <c:v>-19.527753149999999</c:v>
                </c:pt>
                <c:pt idx="2013">
                  <c:v>-19.71469218</c:v>
                </c:pt>
                <c:pt idx="2014">
                  <c:v>-20.494196800000001</c:v>
                </c:pt>
                <c:pt idx="2015">
                  <c:v>-21.067433810000001</c:v>
                </c:pt>
                <c:pt idx="2016">
                  <c:v>-21.15230558</c:v>
                </c:pt>
                <c:pt idx="2017">
                  <c:v>-21.844823519999998</c:v>
                </c:pt>
                <c:pt idx="2018">
                  <c:v>-22.40924841</c:v>
                </c:pt>
                <c:pt idx="2019">
                  <c:v>-24.184550130000002</c:v>
                </c:pt>
                <c:pt idx="2020">
                  <c:v>-24.876081989999999</c:v>
                </c:pt>
                <c:pt idx="2021">
                  <c:v>-26.646905480000001</c:v>
                </c:pt>
                <c:pt idx="2022">
                  <c:v>-25.999194419999998</c:v>
                </c:pt>
                <c:pt idx="2023">
                  <c:v>-18.82393175</c:v>
                </c:pt>
                <c:pt idx="2024">
                  <c:v>-11.72828728</c:v>
                </c:pt>
                <c:pt idx="2025">
                  <c:v>-4.9232695619999998</c:v>
                </c:pt>
                <c:pt idx="2026">
                  <c:v>-1.317252383</c:v>
                </c:pt>
                <c:pt idx="2027">
                  <c:v>-1.19056575</c:v>
                </c:pt>
                <c:pt idx="2028">
                  <c:v>-5.4132075679999998</c:v>
                </c:pt>
                <c:pt idx="2029">
                  <c:v>-8.1541484250000007</c:v>
                </c:pt>
                <c:pt idx="2030">
                  <c:v>-8.2977015900000008</c:v>
                </c:pt>
                <c:pt idx="2031">
                  <c:v>-8.2071676139999994</c:v>
                </c:pt>
                <c:pt idx="2032">
                  <c:v>-8.9621223049999994</c:v>
                </c:pt>
                <c:pt idx="2033">
                  <c:v>-11.388966659999999</c:v>
                </c:pt>
                <c:pt idx="2034">
                  <c:v>-11.443635909999999</c:v>
                </c:pt>
                <c:pt idx="2035">
                  <c:v>-8.8895984309999996</c:v>
                </c:pt>
                <c:pt idx="2036">
                  <c:v>-5.4263477419999999</c:v>
                </c:pt>
                <c:pt idx="2037">
                  <c:v>-3.7719221979999999</c:v>
                </c:pt>
                <c:pt idx="2038">
                  <c:v>-3.4012282319999998</c:v>
                </c:pt>
                <c:pt idx="2039">
                  <c:v>-3.4260132379999999</c:v>
                </c:pt>
                <c:pt idx="2040">
                  <c:v>-2.474899202</c:v>
                </c:pt>
                <c:pt idx="2041">
                  <c:v>-1.449797239</c:v>
                </c:pt>
                <c:pt idx="2042">
                  <c:v>-1.177170786</c:v>
                </c:pt>
                <c:pt idx="2043">
                  <c:v>-1.682638273</c:v>
                </c:pt>
                <c:pt idx="2044">
                  <c:v>-3.6172665089999998</c:v>
                </c:pt>
                <c:pt idx="2045">
                  <c:v>-6.221886144</c:v>
                </c:pt>
                <c:pt idx="2046">
                  <c:v>-9.16226801</c:v>
                </c:pt>
                <c:pt idx="2047">
                  <c:v>-10.4403141</c:v>
                </c:pt>
                <c:pt idx="2048">
                  <c:v>-10.183011929999999</c:v>
                </c:pt>
                <c:pt idx="2049">
                  <c:v>-7.144230758</c:v>
                </c:pt>
                <c:pt idx="2050">
                  <c:v>-4.4195898140000001</c:v>
                </c:pt>
                <c:pt idx="2051">
                  <c:v>-3.9193732250000002</c:v>
                </c:pt>
                <c:pt idx="2052">
                  <c:v>-4.7416591459999999</c:v>
                </c:pt>
                <c:pt idx="2053">
                  <c:v>-4.7861442829999996</c:v>
                </c:pt>
                <c:pt idx="2054">
                  <c:v>-4.4411448130000002</c:v>
                </c:pt>
                <c:pt idx="2055">
                  <c:v>-5.1623302200000003</c:v>
                </c:pt>
                <c:pt idx="2056">
                  <c:v>-7.9431845299999999</c:v>
                </c:pt>
                <c:pt idx="2057">
                  <c:v>-9.7341805049999994</c:v>
                </c:pt>
                <c:pt idx="2058">
                  <c:v>-8.505626371</c:v>
                </c:pt>
                <c:pt idx="2059">
                  <c:v>-5.0795015909999996</c:v>
                </c:pt>
                <c:pt idx="2060">
                  <c:v>-3.014627993</c:v>
                </c:pt>
                <c:pt idx="2061">
                  <c:v>-2.1557742389999999</c:v>
                </c:pt>
                <c:pt idx="2062">
                  <c:v>-1.469900566</c:v>
                </c:pt>
                <c:pt idx="2063">
                  <c:v>-4.1957832279999998</c:v>
                </c:pt>
                <c:pt idx="2064">
                  <c:v>-7.38804018</c:v>
                </c:pt>
                <c:pt idx="2065">
                  <c:v>-9.2005008769999996</c:v>
                </c:pt>
                <c:pt idx="2066">
                  <c:v>-13.10662434</c:v>
                </c:pt>
                <c:pt idx="2067">
                  <c:v>-19.711696790000001</c:v>
                </c:pt>
                <c:pt idx="2068">
                  <c:v>-26.90225598</c:v>
                </c:pt>
                <c:pt idx="2069">
                  <c:v>-32.660857589999999</c:v>
                </c:pt>
                <c:pt idx="2070">
                  <c:v>-34.301821410000002</c:v>
                </c:pt>
                <c:pt idx="2071">
                  <c:v>-28.814098090000002</c:v>
                </c:pt>
                <c:pt idx="2072">
                  <c:v>-28.847540160000001</c:v>
                </c:pt>
                <c:pt idx="2073">
                  <c:v>-26.332254979999998</c:v>
                </c:pt>
                <c:pt idx="2074">
                  <c:v>-19.038037020000001</c:v>
                </c:pt>
                <c:pt idx="2075">
                  <c:v>-12.339450299999999</c:v>
                </c:pt>
                <c:pt idx="2076">
                  <c:v>-7.5221502390000001</c:v>
                </c:pt>
                <c:pt idx="2077">
                  <c:v>-6.8904382990000004</c:v>
                </c:pt>
                <c:pt idx="2078">
                  <c:v>-5.578185532</c:v>
                </c:pt>
                <c:pt idx="2079">
                  <c:v>-5.7638962229999997</c:v>
                </c:pt>
                <c:pt idx="2080">
                  <c:v>-6.0327688320000004</c:v>
                </c:pt>
                <c:pt idx="2081">
                  <c:v>-6.2490531689999997</c:v>
                </c:pt>
                <c:pt idx="2082">
                  <c:v>-5.5201850849999996</c:v>
                </c:pt>
                <c:pt idx="2083">
                  <c:v>-5.9029609819999997</c:v>
                </c:pt>
                <c:pt idx="2084">
                  <c:v>-6.0544190169999998</c:v>
                </c:pt>
                <c:pt idx="2085">
                  <c:v>-5.9004233680000002</c:v>
                </c:pt>
                <c:pt idx="2086">
                  <c:v>-4.8983054370000003</c:v>
                </c:pt>
                <c:pt idx="2087">
                  <c:v>-3.782987892</c:v>
                </c:pt>
                <c:pt idx="2088">
                  <c:v>-2.5008298729999998</c:v>
                </c:pt>
                <c:pt idx="2089">
                  <c:v>-1.498835965</c:v>
                </c:pt>
                <c:pt idx="2090">
                  <c:v>-0.917366503</c:v>
                </c:pt>
                <c:pt idx="2091">
                  <c:v>-0.45530313500000003</c:v>
                </c:pt>
                <c:pt idx="2092">
                  <c:v>-0.32059794400000002</c:v>
                </c:pt>
                <c:pt idx="2093">
                  <c:v>-0.11163092199999999</c:v>
                </c:pt>
                <c:pt idx="2094">
                  <c:v>0.41163245500000001</c:v>
                </c:pt>
                <c:pt idx="2095">
                  <c:v>0.77590280700000003</c:v>
                </c:pt>
                <c:pt idx="2096">
                  <c:v>1.1025274309999999</c:v>
                </c:pt>
                <c:pt idx="2097">
                  <c:v>2.6178287760000001</c:v>
                </c:pt>
                <c:pt idx="2098">
                  <c:v>3.563880063</c:v>
                </c:pt>
                <c:pt idx="2099">
                  <c:v>3.9119913670000002</c:v>
                </c:pt>
                <c:pt idx="2100">
                  <c:v>3.3541346349999999</c:v>
                </c:pt>
                <c:pt idx="2101">
                  <c:v>1.77365339</c:v>
                </c:pt>
                <c:pt idx="2102">
                  <c:v>-1.1324748870000001</c:v>
                </c:pt>
                <c:pt idx="2103">
                  <c:v>-4.3950893090000003</c:v>
                </c:pt>
                <c:pt idx="2104">
                  <c:v>-7.8104384509999996</c:v>
                </c:pt>
                <c:pt idx="2105">
                  <c:v>-10.673910640000001</c:v>
                </c:pt>
                <c:pt idx="2106">
                  <c:v>-11.601132720000001</c:v>
                </c:pt>
                <c:pt idx="2107">
                  <c:v>-10.067564000000001</c:v>
                </c:pt>
                <c:pt idx="2108">
                  <c:v>-7.5641505679999996</c:v>
                </c:pt>
                <c:pt idx="2109">
                  <c:v>-5.2611872589999997</c:v>
                </c:pt>
                <c:pt idx="2110">
                  <c:v>-4.1301145769999996</c:v>
                </c:pt>
                <c:pt idx="2111">
                  <c:v>-5.3188171049999999</c:v>
                </c:pt>
                <c:pt idx="2112">
                  <c:v>-7.0780926959999997</c:v>
                </c:pt>
                <c:pt idx="2113">
                  <c:v>-9.5570917459999993</c:v>
                </c:pt>
                <c:pt idx="2114">
                  <c:v>-13.458718040000001</c:v>
                </c:pt>
                <c:pt idx="2115">
                  <c:v>-17.55111776</c:v>
                </c:pt>
                <c:pt idx="2116">
                  <c:v>-21.444173620000001</c:v>
                </c:pt>
                <c:pt idx="2117">
                  <c:v>-24.922432700000002</c:v>
                </c:pt>
                <c:pt idx="2118">
                  <c:v>-27.674905760000001</c:v>
                </c:pt>
                <c:pt idx="2119">
                  <c:v>-30.528851800000002</c:v>
                </c:pt>
                <c:pt idx="2120">
                  <c:v>-32.034595320000001</c:v>
                </c:pt>
                <c:pt idx="2121">
                  <c:v>-35.856773320000002</c:v>
                </c:pt>
                <c:pt idx="2122">
                  <c:v>-37.207585629999997</c:v>
                </c:pt>
                <c:pt idx="2123">
                  <c:v>-35.790784590000001</c:v>
                </c:pt>
                <c:pt idx="2124">
                  <c:v>-34.352737410000003</c:v>
                </c:pt>
                <c:pt idx="2125">
                  <c:v>-37.73065939</c:v>
                </c:pt>
                <c:pt idx="2126">
                  <c:v>-47.549187760000002</c:v>
                </c:pt>
                <c:pt idx="2127">
                  <c:v>-37.524803800000001</c:v>
                </c:pt>
                <c:pt idx="2128">
                  <c:v>-27.912434449999999</c:v>
                </c:pt>
                <c:pt idx="2129">
                  <c:v>-21.54248243</c:v>
                </c:pt>
                <c:pt idx="2130">
                  <c:v>-10.26529103</c:v>
                </c:pt>
                <c:pt idx="2131">
                  <c:v>0.80703007400000004</c:v>
                </c:pt>
                <c:pt idx="2132">
                  <c:v>7.472540553</c:v>
                </c:pt>
                <c:pt idx="2133">
                  <c:v>12.91639045</c:v>
                </c:pt>
                <c:pt idx="2134">
                  <c:v>15.619752780000001</c:v>
                </c:pt>
                <c:pt idx="2135">
                  <c:v>15.13685235</c:v>
                </c:pt>
                <c:pt idx="2136">
                  <c:v>12.64468488</c:v>
                </c:pt>
                <c:pt idx="2137">
                  <c:v>9.4202294379999998</c:v>
                </c:pt>
                <c:pt idx="2138">
                  <c:v>5.2827571969999996</c:v>
                </c:pt>
                <c:pt idx="2139">
                  <c:v>2.627986698</c:v>
                </c:pt>
                <c:pt idx="2140">
                  <c:v>0.70261419700000005</c:v>
                </c:pt>
                <c:pt idx="2141">
                  <c:v>0.56297085499999999</c:v>
                </c:pt>
                <c:pt idx="2142">
                  <c:v>0.47314669399999998</c:v>
                </c:pt>
                <c:pt idx="2143">
                  <c:v>-7.5316749000000002E-2</c:v>
                </c:pt>
                <c:pt idx="2144">
                  <c:v>-0.42043846899999998</c:v>
                </c:pt>
                <c:pt idx="2145">
                  <c:v>-1.1281782849999999</c:v>
                </c:pt>
                <c:pt idx="2146">
                  <c:v>-2.6457257489999999</c:v>
                </c:pt>
                <c:pt idx="2147">
                  <c:v>-5.0817457199999998</c:v>
                </c:pt>
                <c:pt idx="2148">
                  <c:v>-6.6580824339999998</c:v>
                </c:pt>
                <c:pt idx="2149">
                  <c:v>-7.1714516939999999</c:v>
                </c:pt>
                <c:pt idx="2150">
                  <c:v>-6.6318074930000002</c:v>
                </c:pt>
                <c:pt idx="2151">
                  <c:v>-5.910181862</c:v>
                </c:pt>
                <c:pt idx="2152">
                  <c:v>-4.9664059429999998</c:v>
                </c:pt>
                <c:pt idx="2153">
                  <c:v>-6.2478332889999999</c:v>
                </c:pt>
                <c:pt idx="2154">
                  <c:v>-4.7297297609999998</c:v>
                </c:pt>
                <c:pt idx="2155">
                  <c:v>-6.0011817599999997</c:v>
                </c:pt>
                <c:pt idx="2156">
                  <c:v>-5.1592371809999999</c:v>
                </c:pt>
                <c:pt idx="2157">
                  <c:v>-4.8522166279999999</c:v>
                </c:pt>
                <c:pt idx="2158">
                  <c:v>-8.7524467300000008</c:v>
                </c:pt>
                <c:pt idx="2159">
                  <c:v>-12.45527802</c:v>
                </c:pt>
                <c:pt idx="2160">
                  <c:v>-17.427666200000001</c:v>
                </c:pt>
                <c:pt idx="2161">
                  <c:v>-24.63811458</c:v>
                </c:pt>
                <c:pt idx="2162">
                  <c:v>-31.155216899999999</c:v>
                </c:pt>
                <c:pt idx="2163">
                  <c:v>-34.983112810000002</c:v>
                </c:pt>
                <c:pt idx="2164">
                  <c:v>-38.218391199999999</c:v>
                </c:pt>
                <c:pt idx="2165">
                  <c:v>-35.887191569999999</c:v>
                </c:pt>
                <c:pt idx="2166">
                  <c:v>-31.846158160000002</c:v>
                </c:pt>
                <c:pt idx="2167">
                  <c:v>-25.79365988</c:v>
                </c:pt>
                <c:pt idx="2168">
                  <c:v>-21.763413610000001</c:v>
                </c:pt>
                <c:pt idx="2169">
                  <c:v>-20.118905689999998</c:v>
                </c:pt>
                <c:pt idx="2170">
                  <c:v>-22.46494594</c:v>
                </c:pt>
                <c:pt idx="2171">
                  <c:v>-27.243182919999999</c:v>
                </c:pt>
                <c:pt idx="2172">
                  <c:v>-31.673372440000001</c:v>
                </c:pt>
                <c:pt idx="2173">
                  <c:v>-32.278841800000002</c:v>
                </c:pt>
                <c:pt idx="2174">
                  <c:v>-27.989718809999999</c:v>
                </c:pt>
                <c:pt idx="2175">
                  <c:v>-25.37107082</c:v>
                </c:pt>
                <c:pt idx="2176">
                  <c:v>-20.438294630000001</c:v>
                </c:pt>
                <c:pt idx="2177">
                  <c:v>-11.321247680000001</c:v>
                </c:pt>
                <c:pt idx="2178">
                  <c:v>-7.998311728</c:v>
                </c:pt>
                <c:pt idx="2179">
                  <c:v>-8.2683437439999992</c:v>
                </c:pt>
                <c:pt idx="2180">
                  <c:v>-9.8147803450000008</c:v>
                </c:pt>
                <c:pt idx="2181">
                  <c:v>-13.153694740000001</c:v>
                </c:pt>
                <c:pt idx="2182">
                  <c:v>-15.86276904</c:v>
                </c:pt>
                <c:pt idx="2183">
                  <c:v>-17.10484529</c:v>
                </c:pt>
                <c:pt idx="2184">
                  <c:v>-14.022979899999999</c:v>
                </c:pt>
                <c:pt idx="2185">
                  <c:v>-10.116510849999999</c:v>
                </c:pt>
                <c:pt idx="2186">
                  <c:v>-5.3952909199999999</c:v>
                </c:pt>
                <c:pt idx="2187">
                  <c:v>-2.044439101</c:v>
                </c:pt>
                <c:pt idx="2188">
                  <c:v>0.97724435099999996</c:v>
                </c:pt>
                <c:pt idx="2189">
                  <c:v>-1.7052830839999999</c:v>
                </c:pt>
                <c:pt idx="2190">
                  <c:v>-3.5856644219999998</c:v>
                </c:pt>
                <c:pt idx="2191">
                  <c:v>-8.4277916780000002</c:v>
                </c:pt>
                <c:pt idx="2192">
                  <c:v>-10.640353579999999</c:v>
                </c:pt>
                <c:pt idx="2193">
                  <c:v>-9.5702482870000001</c:v>
                </c:pt>
                <c:pt idx="2194">
                  <c:v>-9.3657690739999993</c:v>
                </c:pt>
                <c:pt idx="2195">
                  <c:v>-7.2545272299999999</c:v>
                </c:pt>
                <c:pt idx="2196">
                  <c:v>-6.6577118359999998</c:v>
                </c:pt>
                <c:pt idx="2197">
                  <c:v>-6.5269907009999999</c:v>
                </c:pt>
                <c:pt idx="2198">
                  <c:v>-6.6580594870000001</c:v>
                </c:pt>
                <c:pt idx="2199">
                  <c:v>-7.4834750320000003</c:v>
                </c:pt>
                <c:pt idx="2200">
                  <c:v>-8.3255143480000005</c:v>
                </c:pt>
                <c:pt idx="2201">
                  <c:v>-4.9107078780000002</c:v>
                </c:pt>
                <c:pt idx="2202">
                  <c:v>-1.927467577</c:v>
                </c:pt>
                <c:pt idx="2203">
                  <c:v>1.8227359240000001</c:v>
                </c:pt>
                <c:pt idx="2204">
                  <c:v>2.2547956089999999</c:v>
                </c:pt>
                <c:pt idx="2205">
                  <c:v>2.257254052</c:v>
                </c:pt>
                <c:pt idx="2206">
                  <c:v>1.561053534</c:v>
                </c:pt>
                <c:pt idx="2207">
                  <c:v>-0.14082185999999999</c:v>
                </c:pt>
                <c:pt idx="2208">
                  <c:v>-2.2261192959999998</c:v>
                </c:pt>
                <c:pt idx="2209">
                  <c:v>-5.7933402970000003</c:v>
                </c:pt>
                <c:pt idx="2210">
                  <c:v>-8.3064491710000006</c:v>
                </c:pt>
                <c:pt idx="2211">
                  <c:v>-8.8190631390000007</c:v>
                </c:pt>
                <c:pt idx="2212">
                  <c:v>-8.3621394010000003</c:v>
                </c:pt>
                <c:pt idx="2213">
                  <c:v>-4.3554411320000002</c:v>
                </c:pt>
                <c:pt idx="2214">
                  <c:v>-3.3089076799999999</c:v>
                </c:pt>
                <c:pt idx="2215">
                  <c:v>-3.968709584</c:v>
                </c:pt>
                <c:pt idx="2216">
                  <c:v>-4.5899347060000002</c:v>
                </c:pt>
                <c:pt idx="2217">
                  <c:v>-5.7227616819999998</c:v>
                </c:pt>
                <c:pt idx="2218">
                  <c:v>-6.9372628130000002</c:v>
                </c:pt>
                <c:pt idx="2219">
                  <c:v>-9.1662920000000003</c:v>
                </c:pt>
                <c:pt idx="2220">
                  <c:v>-9.0838487249999993</c:v>
                </c:pt>
                <c:pt idx="2221">
                  <c:v>-8.0797366929999992</c:v>
                </c:pt>
                <c:pt idx="2222">
                  <c:v>-7.4165333159999998</c:v>
                </c:pt>
                <c:pt idx="2223">
                  <c:v>-6.092681163</c:v>
                </c:pt>
                <c:pt idx="2224">
                  <c:v>-12.35072255</c:v>
                </c:pt>
                <c:pt idx="2225">
                  <c:v>-5.5022791450000001</c:v>
                </c:pt>
                <c:pt idx="2226">
                  <c:v>-7.4305426819999996</c:v>
                </c:pt>
                <c:pt idx="2227">
                  <c:v>-6.8161306049999997</c:v>
                </c:pt>
                <c:pt idx="2228">
                  <c:v>-7.2420109840000002</c:v>
                </c:pt>
                <c:pt idx="2229">
                  <c:v>-7.0086252470000003</c:v>
                </c:pt>
                <c:pt idx="2230">
                  <c:v>-5.9584192549999999</c:v>
                </c:pt>
                <c:pt idx="2231">
                  <c:v>-6.048437485</c:v>
                </c:pt>
                <c:pt idx="2232">
                  <c:v>-5.3380463840000001</c:v>
                </c:pt>
                <c:pt idx="2233">
                  <c:v>-4.9346643590000001</c:v>
                </c:pt>
                <c:pt idx="2234">
                  <c:v>-2.8854022640000001</c:v>
                </c:pt>
                <c:pt idx="2235">
                  <c:v>-0.96466481900000001</c:v>
                </c:pt>
                <c:pt idx="2236">
                  <c:v>0.23530873599999999</c:v>
                </c:pt>
                <c:pt idx="2237">
                  <c:v>0.90717197299999996</c:v>
                </c:pt>
                <c:pt idx="2238">
                  <c:v>1.1570344850000001</c:v>
                </c:pt>
                <c:pt idx="2239">
                  <c:v>0.51977972900000002</c:v>
                </c:pt>
                <c:pt idx="2240">
                  <c:v>-0.51913041100000001</c:v>
                </c:pt>
                <c:pt idx="2241">
                  <c:v>-3.2924529680000001</c:v>
                </c:pt>
                <c:pt idx="2242">
                  <c:v>-4.7074693669999998</c:v>
                </c:pt>
                <c:pt idx="2243">
                  <c:v>-3.915803339</c:v>
                </c:pt>
                <c:pt idx="2244">
                  <c:v>-2.052167684</c:v>
                </c:pt>
                <c:pt idx="2245">
                  <c:v>0.45691017900000003</c:v>
                </c:pt>
                <c:pt idx="2246">
                  <c:v>2.322112642</c:v>
                </c:pt>
                <c:pt idx="2247">
                  <c:v>3.2573898419999998</c:v>
                </c:pt>
                <c:pt idx="2248">
                  <c:v>1.3379634119999999</c:v>
                </c:pt>
                <c:pt idx="2249">
                  <c:v>-2.073400377</c:v>
                </c:pt>
                <c:pt idx="2250">
                  <c:v>-4.5637630600000003</c:v>
                </c:pt>
                <c:pt idx="2251">
                  <c:v>-6.0300270830000002</c:v>
                </c:pt>
                <c:pt idx="2252">
                  <c:v>-6.8323807739999998</c:v>
                </c:pt>
                <c:pt idx="2253">
                  <c:v>-6.7586999409999997</c:v>
                </c:pt>
                <c:pt idx="2254">
                  <c:v>-5.3233591159999998</c:v>
                </c:pt>
                <c:pt idx="2255">
                  <c:v>-3.5536630690000002</c:v>
                </c:pt>
                <c:pt idx="2256">
                  <c:v>-1.602650031</c:v>
                </c:pt>
                <c:pt idx="2257">
                  <c:v>-1.832167407</c:v>
                </c:pt>
                <c:pt idx="2258">
                  <c:v>-3.6076389679999998</c:v>
                </c:pt>
                <c:pt idx="2259">
                  <c:v>-6.3086032970000003</c:v>
                </c:pt>
                <c:pt idx="2260">
                  <c:v>-8.0505189179999999</c:v>
                </c:pt>
                <c:pt idx="2261">
                  <c:v>-8.3223917870000008</c:v>
                </c:pt>
                <c:pt idx="2262">
                  <c:v>-6.3798082269999998</c:v>
                </c:pt>
                <c:pt idx="2263">
                  <c:v>-4.2352922460000002</c:v>
                </c:pt>
                <c:pt idx="2264">
                  <c:v>-3.4155224890000002</c:v>
                </c:pt>
                <c:pt idx="2265">
                  <c:v>-5.0168414759999997</c:v>
                </c:pt>
                <c:pt idx="2266">
                  <c:v>-5.5181432340000001</c:v>
                </c:pt>
                <c:pt idx="2267">
                  <c:v>-5.2397683180000003</c:v>
                </c:pt>
                <c:pt idx="2268">
                  <c:v>-4.8103540870000003</c:v>
                </c:pt>
                <c:pt idx="2269">
                  <c:v>-4.047738131</c:v>
                </c:pt>
                <c:pt idx="2270">
                  <c:v>-4.0523461870000004</c:v>
                </c:pt>
                <c:pt idx="2271">
                  <c:v>-4.6481532080000001</c:v>
                </c:pt>
                <c:pt idx="2272">
                  <c:v>-4.8598657889999997</c:v>
                </c:pt>
                <c:pt idx="2273">
                  <c:v>-5.243608268</c:v>
                </c:pt>
                <c:pt idx="2274">
                  <c:v>-6.0986563309999999</c:v>
                </c:pt>
                <c:pt idx="2275">
                  <c:v>-6.755664511</c:v>
                </c:pt>
                <c:pt idx="2276">
                  <c:v>-6.8278797789999999</c:v>
                </c:pt>
                <c:pt idx="2277">
                  <c:v>-6.240642018</c:v>
                </c:pt>
                <c:pt idx="2278">
                  <c:v>-6.1699077600000001</c:v>
                </c:pt>
                <c:pt idx="2279">
                  <c:v>-5.5939181060000003</c:v>
                </c:pt>
                <c:pt idx="2280">
                  <c:v>-5.420026558</c:v>
                </c:pt>
                <c:pt idx="2281">
                  <c:v>-4.9190634390000003</c:v>
                </c:pt>
                <c:pt idx="2282">
                  <c:v>-4.1785063649999996</c:v>
                </c:pt>
                <c:pt idx="2283">
                  <c:v>-3.8401108370000001</c:v>
                </c:pt>
                <c:pt idx="2284">
                  <c:v>-3.7130317920000002</c:v>
                </c:pt>
                <c:pt idx="2285">
                  <c:v>-3.759567385</c:v>
                </c:pt>
                <c:pt idx="2286">
                  <c:v>-4.0572759510000003</c:v>
                </c:pt>
                <c:pt idx="2287">
                  <c:v>-4.4295704220000003</c:v>
                </c:pt>
                <c:pt idx="2288">
                  <c:v>-4.5076571689999998</c:v>
                </c:pt>
                <c:pt idx="2289">
                  <c:v>-4.8238729820000001</c:v>
                </c:pt>
                <c:pt idx="2290">
                  <c:v>-4.820949927</c:v>
                </c:pt>
                <c:pt idx="2291">
                  <c:v>-4.6648884510000004</c:v>
                </c:pt>
                <c:pt idx="2292">
                  <c:v>-5.0388416080000002</c:v>
                </c:pt>
                <c:pt idx="2293">
                  <c:v>-5.4458933380000003</c:v>
                </c:pt>
                <c:pt idx="2294">
                  <c:v>-5.3617160249999998</c:v>
                </c:pt>
                <c:pt idx="2295">
                  <c:v>-4.9208330919999996</c:v>
                </c:pt>
                <c:pt idx="2296">
                  <c:v>-4.3633476629999999</c:v>
                </c:pt>
                <c:pt idx="2297">
                  <c:v>-4.149663629</c:v>
                </c:pt>
                <c:pt idx="2298">
                  <c:v>-4.0077844779999996</c:v>
                </c:pt>
                <c:pt idx="2299">
                  <c:v>-4.7232443379999998</c:v>
                </c:pt>
                <c:pt idx="2300">
                  <c:v>-4.4431621679999997</c:v>
                </c:pt>
                <c:pt idx="2301">
                  <c:v>-3.4238864800000002</c:v>
                </c:pt>
                <c:pt idx="2302">
                  <c:v>-2.7505073759999998</c:v>
                </c:pt>
                <c:pt idx="2303">
                  <c:v>-2.0046921530000001</c:v>
                </c:pt>
                <c:pt idx="2304">
                  <c:v>-1.805870131</c:v>
                </c:pt>
                <c:pt idx="2305">
                  <c:v>-1.920286205</c:v>
                </c:pt>
                <c:pt idx="2306">
                  <c:v>-2.9973015639999998</c:v>
                </c:pt>
                <c:pt idx="2307">
                  <c:v>-5.3692995000000003</c:v>
                </c:pt>
                <c:pt idx="2308">
                  <c:v>-7.4462061720000001</c:v>
                </c:pt>
                <c:pt idx="2309">
                  <c:v>-7.834831769</c:v>
                </c:pt>
                <c:pt idx="2310">
                  <c:v>-7.2333330499999997</c:v>
                </c:pt>
                <c:pt idx="2311">
                  <c:v>-5.8135056389999997</c:v>
                </c:pt>
                <c:pt idx="2312">
                  <c:v>-3.9279476830000002</c:v>
                </c:pt>
                <c:pt idx="2313">
                  <c:v>-2.7226827039999999</c:v>
                </c:pt>
                <c:pt idx="2314">
                  <c:v>-2.6240945999999998</c:v>
                </c:pt>
                <c:pt idx="2315">
                  <c:v>-3.2255715820000002</c:v>
                </c:pt>
                <c:pt idx="2316">
                  <c:v>-4.1596855350000004</c:v>
                </c:pt>
                <c:pt idx="2317">
                  <c:v>-4.8527440620000002</c:v>
                </c:pt>
                <c:pt idx="2318">
                  <c:v>-5.5841985129999996</c:v>
                </c:pt>
                <c:pt idx="2319">
                  <c:v>-6.5648995870000002</c:v>
                </c:pt>
                <c:pt idx="2320">
                  <c:v>-6.9019246450000002</c:v>
                </c:pt>
                <c:pt idx="2321">
                  <c:v>-5.3933343420000002</c:v>
                </c:pt>
                <c:pt idx="2322">
                  <c:v>-4.5023419430000002</c:v>
                </c:pt>
                <c:pt idx="2323">
                  <c:v>-3.8321173439999998</c:v>
                </c:pt>
                <c:pt idx="2324">
                  <c:v>-3.7067004730000002</c:v>
                </c:pt>
                <c:pt idx="2325">
                  <c:v>-4.2532310689999999</c:v>
                </c:pt>
                <c:pt idx="2326">
                  <c:v>-5.3252172020000001</c:v>
                </c:pt>
                <c:pt idx="2327">
                  <c:v>-7.2809832999999999</c:v>
                </c:pt>
                <c:pt idx="2328">
                  <c:v>-8.9789516079999991</c:v>
                </c:pt>
                <c:pt idx="2329">
                  <c:v>-9.1746665079999996</c:v>
                </c:pt>
                <c:pt idx="2330">
                  <c:v>-9.6965064739999995</c:v>
                </c:pt>
                <c:pt idx="2331">
                  <c:v>-8.803834706</c:v>
                </c:pt>
              </c:numCache>
            </c:numRef>
          </c:val>
          <c:smooth val="0"/>
          <c:extLst>
            <c:ext xmlns:c16="http://schemas.microsoft.com/office/drawing/2014/chart" uri="{C3380CC4-5D6E-409C-BE32-E72D297353CC}">
              <c16:uniqueId val="{00000000-68B8-4F26-870B-D6B92880E785}"/>
            </c:ext>
          </c:extLst>
        </c:ser>
        <c:ser>
          <c:idx val="1"/>
          <c:order val="1"/>
          <c:tx>
            <c:strRef>
              <c:f>accelerometer!$G$1</c:f>
              <c:strCache>
                <c:ptCount val="1"/>
                <c:pt idx="0">
                  <c:v>Accel_Y</c:v>
                </c:pt>
              </c:strCache>
            </c:strRef>
          </c:tx>
          <c:spPr>
            <a:ln w="28575" cap="rnd">
              <a:solidFill>
                <a:schemeClr val="accent2"/>
              </a:solidFill>
              <a:round/>
            </a:ln>
            <a:effectLst/>
          </c:spPr>
          <c:marker>
            <c:symbol val="none"/>
          </c:marker>
          <c:val>
            <c:numRef>
              <c:f>accelerometer!$G$2:$G$2333</c:f>
              <c:numCache>
                <c:formatCode>General</c:formatCode>
                <c:ptCount val="2332"/>
                <c:pt idx="0">
                  <c:v>-0.52068542200000001</c:v>
                </c:pt>
                <c:pt idx="1">
                  <c:v>-0.42460268800000001</c:v>
                </c:pt>
                <c:pt idx="2">
                  <c:v>-0.424555301</c:v>
                </c:pt>
                <c:pt idx="3">
                  <c:v>-0.54902358699999998</c:v>
                </c:pt>
                <c:pt idx="4">
                  <c:v>-0.426113358</c:v>
                </c:pt>
                <c:pt idx="5">
                  <c:v>-0.54673607099999999</c:v>
                </c:pt>
                <c:pt idx="6">
                  <c:v>-0.3865729</c:v>
                </c:pt>
                <c:pt idx="7">
                  <c:v>-0.436391158</c:v>
                </c:pt>
                <c:pt idx="8">
                  <c:v>-0.41648718800000001</c:v>
                </c:pt>
                <c:pt idx="9">
                  <c:v>-0.447623834</c:v>
                </c:pt>
                <c:pt idx="10">
                  <c:v>-0.355306599</c:v>
                </c:pt>
                <c:pt idx="11">
                  <c:v>-0.467207021</c:v>
                </c:pt>
                <c:pt idx="12">
                  <c:v>-0.494634395</c:v>
                </c:pt>
                <c:pt idx="13">
                  <c:v>-0.49304478099999999</c:v>
                </c:pt>
                <c:pt idx="14">
                  <c:v>-0.13171835600000001</c:v>
                </c:pt>
                <c:pt idx="15">
                  <c:v>14.883052660000001</c:v>
                </c:pt>
                <c:pt idx="16">
                  <c:v>18.091157460000002</c:v>
                </c:pt>
                <c:pt idx="17">
                  <c:v>15.8307088</c:v>
                </c:pt>
                <c:pt idx="18">
                  <c:v>11.183284909999999</c:v>
                </c:pt>
                <c:pt idx="19">
                  <c:v>8.008911071</c:v>
                </c:pt>
                <c:pt idx="20">
                  <c:v>8.0620188850000005</c:v>
                </c:pt>
                <c:pt idx="21">
                  <c:v>11.92941924</c:v>
                </c:pt>
                <c:pt idx="22">
                  <c:v>18.296355460000001</c:v>
                </c:pt>
                <c:pt idx="23">
                  <c:v>19.24849326</c:v>
                </c:pt>
                <c:pt idx="24">
                  <c:v>16.249254690000001</c:v>
                </c:pt>
                <c:pt idx="25">
                  <c:v>11.432619320000001</c:v>
                </c:pt>
                <c:pt idx="26">
                  <c:v>7.3334576650000001</c:v>
                </c:pt>
                <c:pt idx="27">
                  <c:v>3.3547710730000002</c:v>
                </c:pt>
                <c:pt idx="28">
                  <c:v>0.67228683899999997</c:v>
                </c:pt>
                <c:pt idx="29">
                  <c:v>-0.28905555999999999</c:v>
                </c:pt>
                <c:pt idx="30">
                  <c:v>-1.710902653</c:v>
                </c:pt>
                <c:pt idx="31">
                  <c:v>-0.87337824900000005</c:v>
                </c:pt>
                <c:pt idx="32">
                  <c:v>0.50360570500000001</c:v>
                </c:pt>
                <c:pt idx="33">
                  <c:v>1.207570654</c:v>
                </c:pt>
                <c:pt idx="34">
                  <c:v>3.8285793610000001</c:v>
                </c:pt>
                <c:pt idx="35">
                  <c:v>2.3531017090000002</c:v>
                </c:pt>
                <c:pt idx="36">
                  <c:v>6.9921797090000002</c:v>
                </c:pt>
                <c:pt idx="37">
                  <c:v>10.095608479999999</c:v>
                </c:pt>
                <c:pt idx="38">
                  <c:v>11.231710059999999</c:v>
                </c:pt>
                <c:pt idx="39">
                  <c:v>8.1506397550000003</c:v>
                </c:pt>
                <c:pt idx="40">
                  <c:v>4.5073565779999996</c:v>
                </c:pt>
                <c:pt idx="41">
                  <c:v>2.2999669659999999</c:v>
                </c:pt>
                <c:pt idx="42">
                  <c:v>-1.563735144</c:v>
                </c:pt>
                <c:pt idx="43">
                  <c:v>-4.4737215600000004</c:v>
                </c:pt>
                <c:pt idx="44">
                  <c:v>-7.3224450670000003</c:v>
                </c:pt>
                <c:pt idx="45">
                  <c:v>-7.4752424380000004</c:v>
                </c:pt>
                <c:pt idx="46">
                  <c:v>-7.4454964209999996</c:v>
                </c:pt>
                <c:pt idx="47">
                  <c:v>-6.9350450219999997</c:v>
                </c:pt>
                <c:pt idx="48">
                  <c:v>-6.3829818720000002</c:v>
                </c:pt>
                <c:pt idx="49">
                  <c:v>-6.4134404859999998</c:v>
                </c:pt>
                <c:pt idx="50">
                  <c:v>-5.0304825600000003</c:v>
                </c:pt>
                <c:pt idx="51">
                  <c:v>-2.0874044930000002</c:v>
                </c:pt>
                <c:pt idx="52">
                  <c:v>4.2237630429999999</c:v>
                </c:pt>
                <c:pt idx="53">
                  <c:v>6.0794262379999999</c:v>
                </c:pt>
                <c:pt idx="54">
                  <c:v>0.21730475499999999</c:v>
                </c:pt>
                <c:pt idx="55">
                  <c:v>-6.2343914429999998</c:v>
                </c:pt>
                <c:pt idx="56">
                  <c:v>-8.85170031</c:v>
                </c:pt>
                <c:pt idx="57">
                  <c:v>-8.9018047120000006</c:v>
                </c:pt>
                <c:pt idx="58">
                  <c:v>-7.4076269860000004</c:v>
                </c:pt>
                <c:pt idx="59">
                  <c:v>-7.3592594790000003</c:v>
                </c:pt>
                <c:pt idx="60">
                  <c:v>-8.647700596</c:v>
                </c:pt>
                <c:pt idx="61">
                  <c:v>-10.250597409999999</c:v>
                </c:pt>
                <c:pt idx="62">
                  <c:v>-11.87473368</c:v>
                </c:pt>
                <c:pt idx="63">
                  <c:v>-10.92630303</c:v>
                </c:pt>
                <c:pt idx="64">
                  <c:v>-5.943724037</c:v>
                </c:pt>
                <c:pt idx="65">
                  <c:v>-7.2237776619999998</c:v>
                </c:pt>
                <c:pt idx="66">
                  <c:v>-6.2608582869999996</c:v>
                </c:pt>
                <c:pt idx="67">
                  <c:v>-6.1527444740000004</c:v>
                </c:pt>
                <c:pt idx="68">
                  <c:v>-3.2109505989999998</c:v>
                </c:pt>
                <c:pt idx="69">
                  <c:v>-0.31370299600000001</c:v>
                </c:pt>
                <c:pt idx="70">
                  <c:v>1.024982643</c:v>
                </c:pt>
                <c:pt idx="71">
                  <c:v>2.0640625940000001</c:v>
                </c:pt>
                <c:pt idx="72">
                  <c:v>0.86831635900000004</c:v>
                </c:pt>
                <c:pt idx="73">
                  <c:v>0.98038114099999996</c:v>
                </c:pt>
                <c:pt idx="74">
                  <c:v>3.3068193520000002</c:v>
                </c:pt>
                <c:pt idx="75">
                  <c:v>10.06833174</c:v>
                </c:pt>
                <c:pt idx="76">
                  <c:v>3.6818088160000002</c:v>
                </c:pt>
                <c:pt idx="77">
                  <c:v>3.5624520999999999E-2</c:v>
                </c:pt>
                <c:pt idx="78">
                  <c:v>0.71985287099999995</c:v>
                </c:pt>
                <c:pt idx="79">
                  <c:v>1.3035808440000001</c:v>
                </c:pt>
                <c:pt idx="80">
                  <c:v>1.799925089</c:v>
                </c:pt>
                <c:pt idx="81">
                  <c:v>2.9003386230000001</c:v>
                </c:pt>
                <c:pt idx="82">
                  <c:v>0.20739993300000001</c:v>
                </c:pt>
                <c:pt idx="83">
                  <c:v>-3.5169960159999998</c:v>
                </c:pt>
                <c:pt idx="84">
                  <c:v>-5.8463846070000001</c:v>
                </c:pt>
                <c:pt idx="85">
                  <c:v>-8.9286496870000001</c:v>
                </c:pt>
                <c:pt idx="86">
                  <c:v>-8.7713579209999999</c:v>
                </c:pt>
                <c:pt idx="87">
                  <c:v>-4.0503670999999999</c:v>
                </c:pt>
                <c:pt idx="88">
                  <c:v>1.5170738E-2</c:v>
                </c:pt>
                <c:pt idx="89">
                  <c:v>-3.0699117650000001</c:v>
                </c:pt>
                <c:pt idx="90">
                  <c:v>-2.809250617</c:v>
                </c:pt>
                <c:pt idx="91">
                  <c:v>4.1848430179999996</c:v>
                </c:pt>
                <c:pt idx="92">
                  <c:v>-2.7949763619999999</c:v>
                </c:pt>
                <c:pt idx="93">
                  <c:v>-13.728136080000001</c:v>
                </c:pt>
                <c:pt idx="94">
                  <c:v>-13.68653291</c:v>
                </c:pt>
                <c:pt idx="95">
                  <c:v>-4.7591440159999996</c:v>
                </c:pt>
                <c:pt idx="96">
                  <c:v>-5.4387778029999998</c:v>
                </c:pt>
                <c:pt idx="97">
                  <c:v>1.7378529810000001</c:v>
                </c:pt>
                <c:pt idx="98">
                  <c:v>-4.6323774049999997</c:v>
                </c:pt>
                <c:pt idx="99">
                  <c:v>-6.5851769669999998</c:v>
                </c:pt>
                <c:pt idx="100">
                  <c:v>-12.3978017</c:v>
                </c:pt>
                <c:pt idx="101">
                  <c:v>-10.69661369</c:v>
                </c:pt>
                <c:pt idx="102">
                  <c:v>-13.847274909999999</c:v>
                </c:pt>
                <c:pt idx="103">
                  <c:v>-15.702059419999999</c:v>
                </c:pt>
                <c:pt idx="104">
                  <c:v>-16.56685667</c:v>
                </c:pt>
                <c:pt idx="105">
                  <c:v>-19.39903305</c:v>
                </c:pt>
                <c:pt idx="106">
                  <c:v>-22.594351939999999</c:v>
                </c:pt>
                <c:pt idx="107">
                  <c:v>-30.23249465</c:v>
                </c:pt>
                <c:pt idx="108">
                  <c:v>-26.129330620000001</c:v>
                </c:pt>
                <c:pt idx="109">
                  <c:v>-19.726413740000002</c:v>
                </c:pt>
                <c:pt idx="110">
                  <c:v>-13.7558334</c:v>
                </c:pt>
                <c:pt idx="111">
                  <c:v>-10.0076263</c:v>
                </c:pt>
                <c:pt idx="112">
                  <c:v>-11.725053490000001</c:v>
                </c:pt>
                <c:pt idx="113">
                  <c:v>-10.66624163</c:v>
                </c:pt>
                <c:pt idx="114">
                  <c:v>-12.35901486</c:v>
                </c:pt>
                <c:pt idx="115">
                  <c:v>-16.631872699999999</c:v>
                </c:pt>
                <c:pt idx="116">
                  <c:v>-38.240084619999998</c:v>
                </c:pt>
                <c:pt idx="117">
                  <c:v>-45.368407679999997</c:v>
                </c:pt>
                <c:pt idx="118">
                  <c:v>-42.580534409999999</c:v>
                </c:pt>
                <c:pt idx="119">
                  <c:v>-35.417865310000003</c:v>
                </c:pt>
                <c:pt idx="120">
                  <c:v>-16.375799870000002</c:v>
                </c:pt>
                <c:pt idx="121">
                  <c:v>-9.5216441379999992</c:v>
                </c:pt>
                <c:pt idx="122">
                  <c:v>-12.915331849999999</c:v>
                </c:pt>
                <c:pt idx="123">
                  <c:v>-8.1983843039999993</c:v>
                </c:pt>
                <c:pt idx="124">
                  <c:v>-11.76200598</c:v>
                </c:pt>
                <c:pt idx="125">
                  <c:v>-16.295077370000001</c:v>
                </c:pt>
                <c:pt idx="126">
                  <c:v>-16.91950726</c:v>
                </c:pt>
                <c:pt idx="127">
                  <c:v>-12.09623588</c:v>
                </c:pt>
                <c:pt idx="128">
                  <c:v>-7.1764369439999998</c:v>
                </c:pt>
                <c:pt idx="129">
                  <c:v>-4.3862279539999998</c:v>
                </c:pt>
                <c:pt idx="130">
                  <c:v>-0.450707354</c:v>
                </c:pt>
                <c:pt idx="131">
                  <c:v>1.031486267</c:v>
                </c:pt>
                <c:pt idx="132">
                  <c:v>0.17522537299999999</c:v>
                </c:pt>
                <c:pt idx="133">
                  <c:v>0.75931141199999996</c:v>
                </c:pt>
                <c:pt idx="134">
                  <c:v>0.60755979599999999</c:v>
                </c:pt>
                <c:pt idx="135">
                  <c:v>1.50276754</c:v>
                </c:pt>
                <c:pt idx="136">
                  <c:v>3.162977454</c:v>
                </c:pt>
                <c:pt idx="137">
                  <c:v>5.6489302600000002</c:v>
                </c:pt>
                <c:pt idx="138">
                  <c:v>9.9859392150000001</c:v>
                </c:pt>
                <c:pt idx="139">
                  <c:v>13.591863829999999</c:v>
                </c:pt>
                <c:pt idx="140">
                  <c:v>17.834949030000001</c:v>
                </c:pt>
                <c:pt idx="141">
                  <c:v>19.83768251</c:v>
                </c:pt>
                <c:pt idx="142">
                  <c:v>23.242672259999999</c:v>
                </c:pt>
                <c:pt idx="143">
                  <c:v>32.286548709999998</c:v>
                </c:pt>
                <c:pt idx="144">
                  <c:v>37.916267759999997</c:v>
                </c:pt>
                <c:pt idx="145">
                  <c:v>44.51244114</c:v>
                </c:pt>
                <c:pt idx="146">
                  <c:v>46.17986981</c:v>
                </c:pt>
                <c:pt idx="147">
                  <c:v>46.120953569999998</c:v>
                </c:pt>
                <c:pt idx="148">
                  <c:v>36.788512930000003</c:v>
                </c:pt>
                <c:pt idx="149">
                  <c:v>21.638640219999999</c:v>
                </c:pt>
                <c:pt idx="150">
                  <c:v>16.939663880000001</c:v>
                </c:pt>
                <c:pt idx="151">
                  <c:v>9.6054676400000005</c:v>
                </c:pt>
                <c:pt idx="152">
                  <c:v>3.4890727610000001</c:v>
                </c:pt>
                <c:pt idx="153">
                  <c:v>-4.6756003770000003</c:v>
                </c:pt>
                <c:pt idx="154">
                  <c:v>-43.044700919999997</c:v>
                </c:pt>
                <c:pt idx="155">
                  <c:v>-31.113154699999999</c:v>
                </c:pt>
                <c:pt idx="156">
                  <c:v>-8.4560832500000007</c:v>
                </c:pt>
                <c:pt idx="157">
                  <c:v>23.578510479999998</c:v>
                </c:pt>
                <c:pt idx="158">
                  <c:v>16.121857299999999</c:v>
                </c:pt>
                <c:pt idx="159">
                  <c:v>14.281435289999999</c:v>
                </c:pt>
                <c:pt idx="160">
                  <c:v>11.56282884</c:v>
                </c:pt>
                <c:pt idx="161">
                  <c:v>9.5980067780000002</c:v>
                </c:pt>
                <c:pt idx="162">
                  <c:v>8.0641375770000003</c:v>
                </c:pt>
                <c:pt idx="163">
                  <c:v>6.9830903160000002</c:v>
                </c:pt>
                <c:pt idx="164">
                  <c:v>5.3996681110000004</c:v>
                </c:pt>
                <c:pt idx="165">
                  <c:v>3.4514516629999998</c:v>
                </c:pt>
                <c:pt idx="166">
                  <c:v>3.3661852300000001</c:v>
                </c:pt>
                <c:pt idx="167">
                  <c:v>2.8824867599999999</c:v>
                </c:pt>
                <c:pt idx="168">
                  <c:v>3.2992658210000001</c:v>
                </c:pt>
                <c:pt idx="169">
                  <c:v>5.0347481409999997</c:v>
                </c:pt>
                <c:pt idx="170">
                  <c:v>4.6017164709999996</c:v>
                </c:pt>
                <c:pt idx="171">
                  <c:v>5.4831973180000002</c:v>
                </c:pt>
                <c:pt idx="172">
                  <c:v>6.9780779720000004</c:v>
                </c:pt>
                <c:pt idx="173">
                  <c:v>7.2918693049999996</c:v>
                </c:pt>
                <c:pt idx="174">
                  <c:v>9.2321950519999998</c:v>
                </c:pt>
                <c:pt idx="175">
                  <c:v>8.9341946550000007</c:v>
                </c:pt>
                <c:pt idx="176">
                  <c:v>8.5220301139999997</c:v>
                </c:pt>
                <c:pt idx="177">
                  <c:v>8.8332649889999999</c:v>
                </c:pt>
                <c:pt idx="178">
                  <c:v>8.7035762430000005</c:v>
                </c:pt>
                <c:pt idx="179">
                  <c:v>10.76924844</c:v>
                </c:pt>
                <c:pt idx="180">
                  <c:v>13.125067870000001</c:v>
                </c:pt>
                <c:pt idx="181">
                  <c:v>15.00970332</c:v>
                </c:pt>
                <c:pt idx="182">
                  <c:v>17.311194749999999</c:v>
                </c:pt>
                <c:pt idx="183">
                  <c:v>19.031298450000001</c:v>
                </c:pt>
                <c:pt idx="184">
                  <c:v>20.92244518</c:v>
                </c:pt>
                <c:pt idx="185">
                  <c:v>23.255301339999999</c:v>
                </c:pt>
                <c:pt idx="186">
                  <c:v>27.213952469999999</c:v>
                </c:pt>
                <c:pt idx="187">
                  <c:v>32.314094869999998</c:v>
                </c:pt>
                <c:pt idx="188">
                  <c:v>41.214528819999998</c:v>
                </c:pt>
                <c:pt idx="189">
                  <c:v>52.610492559999997</c:v>
                </c:pt>
                <c:pt idx="190">
                  <c:v>56.518565289999998</c:v>
                </c:pt>
                <c:pt idx="191">
                  <c:v>34.118723799999998</c:v>
                </c:pt>
                <c:pt idx="192">
                  <c:v>17.388474250000002</c:v>
                </c:pt>
                <c:pt idx="193">
                  <c:v>11.14019841</c:v>
                </c:pt>
                <c:pt idx="194">
                  <c:v>7.4466932559999996</c:v>
                </c:pt>
                <c:pt idx="195">
                  <c:v>4.6020449640000001</c:v>
                </c:pt>
                <c:pt idx="196">
                  <c:v>10.10137237</c:v>
                </c:pt>
                <c:pt idx="197">
                  <c:v>6.8832715320000002</c:v>
                </c:pt>
                <c:pt idx="198">
                  <c:v>-2.6971597279999999</c:v>
                </c:pt>
                <c:pt idx="199">
                  <c:v>-6.7132898509999999</c:v>
                </c:pt>
                <c:pt idx="200">
                  <c:v>-13.374351689999999</c:v>
                </c:pt>
                <c:pt idx="201">
                  <c:v>-18.371347929999999</c:v>
                </c:pt>
                <c:pt idx="202">
                  <c:v>-18.429829470000001</c:v>
                </c:pt>
                <c:pt idx="203">
                  <c:v>-20.68730283</c:v>
                </c:pt>
                <c:pt idx="204">
                  <c:v>-23.112849929999999</c:v>
                </c:pt>
                <c:pt idx="205">
                  <c:v>-24.243417019999999</c:v>
                </c:pt>
                <c:pt idx="206">
                  <c:v>-26.279452020000001</c:v>
                </c:pt>
                <c:pt idx="207">
                  <c:v>-27.38472153</c:v>
                </c:pt>
                <c:pt idx="208">
                  <c:v>-27.884967499999998</c:v>
                </c:pt>
                <c:pt idx="209">
                  <c:v>-28.613912280000001</c:v>
                </c:pt>
                <c:pt idx="210">
                  <c:v>-28.779569819999999</c:v>
                </c:pt>
                <c:pt idx="211">
                  <c:v>-29.158246980000001</c:v>
                </c:pt>
                <c:pt idx="212">
                  <c:v>-29.537312530000001</c:v>
                </c:pt>
                <c:pt idx="213">
                  <c:v>-30.46286855</c:v>
                </c:pt>
                <c:pt idx="214">
                  <c:v>-30.19604897</c:v>
                </c:pt>
                <c:pt idx="215">
                  <c:v>-31.281713870000001</c:v>
                </c:pt>
                <c:pt idx="216">
                  <c:v>-32.026074739999999</c:v>
                </c:pt>
                <c:pt idx="217">
                  <c:v>-32.511789970000002</c:v>
                </c:pt>
                <c:pt idx="218">
                  <c:v>-33.13784193</c:v>
                </c:pt>
                <c:pt idx="219">
                  <c:v>-32.990692299999999</c:v>
                </c:pt>
                <c:pt idx="220">
                  <c:v>-32.372864759999999</c:v>
                </c:pt>
                <c:pt idx="221">
                  <c:v>-31.034127990000002</c:v>
                </c:pt>
                <c:pt idx="222">
                  <c:v>-28.347951330000001</c:v>
                </c:pt>
                <c:pt idx="223">
                  <c:v>-26.217613409999998</c:v>
                </c:pt>
                <c:pt idx="224">
                  <c:v>-22.212153010000002</c:v>
                </c:pt>
                <c:pt idx="225">
                  <c:v>-20.508016019999999</c:v>
                </c:pt>
                <c:pt idx="226">
                  <c:v>-18.34865044</c:v>
                </c:pt>
                <c:pt idx="227">
                  <c:v>-17.233939700000001</c:v>
                </c:pt>
                <c:pt idx="228">
                  <c:v>-11.1754386</c:v>
                </c:pt>
                <c:pt idx="229">
                  <c:v>0.15967268100000001</c:v>
                </c:pt>
                <c:pt idx="230">
                  <c:v>28.624415389999999</c:v>
                </c:pt>
                <c:pt idx="231">
                  <c:v>65.749124679999994</c:v>
                </c:pt>
                <c:pt idx="232">
                  <c:v>63.181120849999999</c:v>
                </c:pt>
                <c:pt idx="233">
                  <c:v>46.175964329999999</c:v>
                </c:pt>
                <c:pt idx="234">
                  <c:v>37.634570439999997</c:v>
                </c:pt>
                <c:pt idx="235">
                  <c:v>33.384551389999999</c:v>
                </c:pt>
                <c:pt idx="236">
                  <c:v>33.276939220000003</c:v>
                </c:pt>
                <c:pt idx="237">
                  <c:v>34.263073759999997</c:v>
                </c:pt>
                <c:pt idx="238">
                  <c:v>34.924568540000003</c:v>
                </c:pt>
                <c:pt idx="239">
                  <c:v>36.82065532</c:v>
                </c:pt>
                <c:pt idx="240">
                  <c:v>30.44042666</c:v>
                </c:pt>
                <c:pt idx="241">
                  <c:v>25.855329699999999</c:v>
                </c:pt>
                <c:pt idx="242">
                  <c:v>23.202493029999999</c:v>
                </c:pt>
                <c:pt idx="243">
                  <c:v>21.360459150000001</c:v>
                </c:pt>
                <c:pt idx="244">
                  <c:v>20.79695881</c:v>
                </c:pt>
                <c:pt idx="245">
                  <c:v>19.685176940000002</c:v>
                </c:pt>
                <c:pt idx="246">
                  <c:v>18.71836184</c:v>
                </c:pt>
                <c:pt idx="247">
                  <c:v>17.513715059999999</c:v>
                </c:pt>
                <c:pt idx="248">
                  <c:v>15.992823</c:v>
                </c:pt>
                <c:pt idx="249">
                  <c:v>14.79803701</c:v>
                </c:pt>
                <c:pt idx="250">
                  <c:v>15.0224533</c:v>
                </c:pt>
                <c:pt idx="251">
                  <c:v>15.3829175</c:v>
                </c:pt>
                <c:pt idx="252">
                  <c:v>15.811514239999999</c:v>
                </c:pt>
                <c:pt idx="253">
                  <c:v>15.76969437</c:v>
                </c:pt>
                <c:pt idx="254">
                  <c:v>15.930664739999999</c:v>
                </c:pt>
                <c:pt idx="255">
                  <c:v>16.315723770000002</c:v>
                </c:pt>
                <c:pt idx="256">
                  <c:v>17.297232900000001</c:v>
                </c:pt>
                <c:pt idx="257">
                  <c:v>18.207442109999999</c:v>
                </c:pt>
                <c:pt idx="258">
                  <c:v>18.699785890000001</c:v>
                </c:pt>
                <c:pt idx="259">
                  <c:v>19.434528709999999</c:v>
                </c:pt>
                <c:pt idx="260">
                  <c:v>19.752555650000001</c:v>
                </c:pt>
                <c:pt idx="261">
                  <c:v>19.544375349999999</c:v>
                </c:pt>
                <c:pt idx="262">
                  <c:v>20.34959052</c:v>
                </c:pt>
                <c:pt idx="263">
                  <c:v>21.613993019999999</c:v>
                </c:pt>
                <c:pt idx="264">
                  <c:v>22.733418489999998</c:v>
                </c:pt>
                <c:pt idx="265">
                  <c:v>23.516157960000001</c:v>
                </c:pt>
                <c:pt idx="266">
                  <c:v>23.328713149999999</c:v>
                </c:pt>
                <c:pt idx="267">
                  <c:v>23.750887930000001</c:v>
                </c:pt>
                <c:pt idx="268">
                  <c:v>24.017221989999999</c:v>
                </c:pt>
                <c:pt idx="269">
                  <c:v>25.58564488</c:v>
                </c:pt>
                <c:pt idx="270">
                  <c:v>31.345994350000002</c:v>
                </c:pt>
                <c:pt idx="271">
                  <c:v>38.697564640000003</c:v>
                </c:pt>
                <c:pt idx="272">
                  <c:v>48.141759999999998</c:v>
                </c:pt>
                <c:pt idx="273">
                  <c:v>56.072263460000002</c:v>
                </c:pt>
                <c:pt idx="274">
                  <c:v>56.4877781</c:v>
                </c:pt>
                <c:pt idx="275">
                  <c:v>50.646665059999997</c:v>
                </c:pt>
                <c:pt idx="276">
                  <c:v>47.221616660000002</c:v>
                </c:pt>
                <c:pt idx="277">
                  <c:v>47.752600110000003</c:v>
                </c:pt>
                <c:pt idx="278">
                  <c:v>50.148693369999997</c:v>
                </c:pt>
                <c:pt idx="279">
                  <c:v>53.478276649999998</c:v>
                </c:pt>
                <c:pt idx="280">
                  <c:v>48.215203979999998</c:v>
                </c:pt>
                <c:pt idx="281">
                  <c:v>39.16516953</c:v>
                </c:pt>
                <c:pt idx="282">
                  <c:v>26.681731630000002</c:v>
                </c:pt>
                <c:pt idx="283">
                  <c:v>16.177076710000001</c:v>
                </c:pt>
                <c:pt idx="284">
                  <c:v>9.1002210320000003</c:v>
                </c:pt>
                <c:pt idx="285">
                  <c:v>2.2375987739999998</c:v>
                </c:pt>
                <c:pt idx="286">
                  <c:v>-2.3092474410000001</c:v>
                </c:pt>
                <c:pt idx="287">
                  <c:v>-6.4932120319999997</c:v>
                </c:pt>
                <c:pt idx="288">
                  <c:v>-10.571205109999999</c:v>
                </c:pt>
                <c:pt idx="289">
                  <c:v>-13.75804589</c:v>
                </c:pt>
                <c:pt idx="290">
                  <c:v>-16.628620529999999</c:v>
                </c:pt>
                <c:pt idx="291">
                  <c:v>-18.502802119999998</c:v>
                </c:pt>
                <c:pt idx="292">
                  <c:v>-19.998076820000001</c:v>
                </c:pt>
                <c:pt idx="293">
                  <c:v>-20.418337350000002</c:v>
                </c:pt>
                <c:pt idx="294">
                  <c:v>-21.634166929999999</c:v>
                </c:pt>
                <c:pt idx="295">
                  <c:v>-21.51931862</c:v>
                </c:pt>
                <c:pt idx="296">
                  <c:v>-22.025959919999998</c:v>
                </c:pt>
                <c:pt idx="297">
                  <c:v>-22.97452436</c:v>
                </c:pt>
                <c:pt idx="298">
                  <c:v>-23.324310449999999</c:v>
                </c:pt>
                <c:pt idx="299">
                  <c:v>-24.19997219</c:v>
                </c:pt>
                <c:pt idx="300">
                  <c:v>-25.246982129999999</c:v>
                </c:pt>
                <c:pt idx="301">
                  <c:v>-26.47030037</c:v>
                </c:pt>
                <c:pt idx="302">
                  <c:v>-27.16514106</c:v>
                </c:pt>
                <c:pt idx="303">
                  <c:v>-27.420496620000002</c:v>
                </c:pt>
                <c:pt idx="304">
                  <c:v>-26.998242149999999</c:v>
                </c:pt>
                <c:pt idx="305">
                  <c:v>-25.69149934</c:v>
                </c:pt>
                <c:pt idx="306">
                  <c:v>-25.036256259999998</c:v>
                </c:pt>
                <c:pt idx="307">
                  <c:v>-24.564555240000001</c:v>
                </c:pt>
                <c:pt idx="308">
                  <c:v>-24.080701850000001</c:v>
                </c:pt>
                <c:pt idx="309">
                  <c:v>-24.432982580000001</c:v>
                </c:pt>
                <c:pt idx="310">
                  <c:v>-25.216611790000002</c:v>
                </c:pt>
                <c:pt idx="311">
                  <c:v>-23.694307890000001</c:v>
                </c:pt>
                <c:pt idx="312">
                  <c:v>-22.386995089999999</c:v>
                </c:pt>
                <c:pt idx="313">
                  <c:v>-20.207984459999999</c:v>
                </c:pt>
                <c:pt idx="314">
                  <c:v>-17.95149241</c:v>
                </c:pt>
                <c:pt idx="315">
                  <c:v>-15.569603280000001</c:v>
                </c:pt>
                <c:pt idx="316">
                  <c:v>-8.5119547119999996</c:v>
                </c:pt>
                <c:pt idx="317">
                  <c:v>0.53897218499999999</c:v>
                </c:pt>
                <c:pt idx="318">
                  <c:v>24.926548400000001</c:v>
                </c:pt>
                <c:pt idx="319">
                  <c:v>41.631446990000001</c:v>
                </c:pt>
                <c:pt idx="320">
                  <c:v>36.1002504</c:v>
                </c:pt>
                <c:pt idx="321">
                  <c:v>35.661046110000001</c:v>
                </c:pt>
                <c:pt idx="322">
                  <c:v>37.889891310000003</c:v>
                </c:pt>
                <c:pt idx="323">
                  <c:v>41.170287139999999</c:v>
                </c:pt>
                <c:pt idx="324">
                  <c:v>40.983172089999997</c:v>
                </c:pt>
                <c:pt idx="325">
                  <c:v>38.51314558</c:v>
                </c:pt>
                <c:pt idx="326">
                  <c:v>33.192988669999998</c:v>
                </c:pt>
                <c:pt idx="327">
                  <c:v>30.441987480000002</c:v>
                </c:pt>
                <c:pt idx="328">
                  <c:v>29.764405109999998</c:v>
                </c:pt>
                <c:pt idx="329">
                  <c:v>31.63826336</c:v>
                </c:pt>
                <c:pt idx="330">
                  <c:v>32.902630000000002</c:v>
                </c:pt>
                <c:pt idx="331">
                  <c:v>33.87887052</c:v>
                </c:pt>
                <c:pt idx="332">
                  <c:v>37.529473969999998</c:v>
                </c:pt>
                <c:pt idx="333">
                  <c:v>39.695378460000001</c:v>
                </c:pt>
                <c:pt idx="334">
                  <c:v>40.108431760000002</c:v>
                </c:pt>
                <c:pt idx="335">
                  <c:v>40.623310920000002</c:v>
                </c:pt>
                <c:pt idx="336">
                  <c:v>40.570863920000001</c:v>
                </c:pt>
                <c:pt idx="337">
                  <c:v>39.107724189999999</c:v>
                </c:pt>
                <c:pt idx="338">
                  <c:v>38.22735849</c:v>
                </c:pt>
                <c:pt idx="339">
                  <c:v>38.93762237</c:v>
                </c:pt>
                <c:pt idx="340">
                  <c:v>42.191384280000001</c:v>
                </c:pt>
                <c:pt idx="341">
                  <c:v>44.19525763</c:v>
                </c:pt>
                <c:pt idx="342">
                  <c:v>46.736603170000002</c:v>
                </c:pt>
                <c:pt idx="343">
                  <c:v>39.439207140000001</c:v>
                </c:pt>
                <c:pt idx="344">
                  <c:v>33.81203636</c:v>
                </c:pt>
                <c:pt idx="345">
                  <c:v>30.991224119999998</c:v>
                </c:pt>
                <c:pt idx="346">
                  <c:v>29.418471889999999</c:v>
                </c:pt>
                <c:pt idx="347">
                  <c:v>31.511959399999999</c:v>
                </c:pt>
                <c:pt idx="348">
                  <c:v>33.906952439999998</c:v>
                </c:pt>
                <c:pt idx="349">
                  <c:v>36.997643250000003</c:v>
                </c:pt>
                <c:pt idx="350">
                  <c:v>39.307826650000003</c:v>
                </c:pt>
                <c:pt idx="351">
                  <c:v>40.19898783</c:v>
                </c:pt>
                <c:pt idx="352">
                  <c:v>37.949772029999998</c:v>
                </c:pt>
                <c:pt idx="353">
                  <c:v>34.98312087</c:v>
                </c:pt>
                <c:pt idx="354">
                  <c:v>33.941696800000003</c:v>
                </c:pt>
                <c:pt idx="355">
                  <c:v>34.713592749999997</c:v>
                </c:pt>
                <c:pt idx="356">
                  <c:v>36.38934948</c:v>
                </c:pt>
                <c:pt idx="357">
                  <c:v>39.503541230000003</c:v>
                </c:pt>
                <c:pt idx="358">
                  <c:v>42.405811440000001</c:v>
                </c:pt>
                <c:pt idx="359">
                  <c:v>43.156328799999997</c:v>
                </c:pt>
                <c:pt idx="360">
                  <c:v>41.130305970000002</c:v>
                </c:pt>
                <c:pt idx="361">
                  <c:v>40.002982080000002</c:v>
                </c:pt>
                <c:pt idx="362">
                  <c:v>37.181146890000001</c:v>
                </c:pt>
                <c:pt idx="363">
                  <c:v>37.85641373</c:v>
                </c:pt>
                <c:pt idx="364">
                  <c:v>40.263755519999997</c:v>
                </c:pt>
                <c:pt idx="365">
                  <c:v>45.290369859999998</c:v>
                </c:pt>
                <c:pt idx="366">
                  <c:v>52.929219750000001</c:v>
                </c:pt>
                <c:pt idx="367">
                  <c:v>58.032050929999997</c:v>
                </c:pt>
                <c:pt idx="368">
                  <c:v>58.446274469999999</c:v>
                </c:pt>
                <c:pt idx="369">
                  <c:v>51.872233049999998</c:v>
                </c:pt>
                <c:pt idx="370">
                  <c:v>45.654722470000003</c:v>
                </c:pt>
                <c:pt idx="371">
                  <c:v>46.171144220000002</c:v>
                </c:pt>
                <c:pt idx="372">
                  <c:v>50.5590671</c:v>
                </c:pt>
                <c:pt idx="373">
                  <c:v>56.562923840000003</c:v>
                </c:pt>
                <c:pt idx="374">
                  <c:v>56.425230839999998</c:v>
                </c:pt>
                <c:pt idx="375">
                  <c:v>49.023997610000002</c:v>
                </c:pt>
                <c:pt idx="376">
                  <c:v>38.774935339999999</c:v>
                </c:pt>
                <c:pt idx="377">
                  <c:v>30.175745360000001</c:v>
                </c:pt>
                <c:pt idx="378">
                  <c:v>23.727787930000002</c:v>
                </c:pt>
                <c:pt idx="379">
                  <c:v>17.655229160000001</c:v>
                </c:pt>
                <c:pt idx="380">
                  <c:v>10.86509712</c:v>
                </c:pt>
                <c:pt idx="381">
                  <c:v>6.0697663620000002</c:v>
                </c:pt>
                <c:pt idx="382">
                  <c:v>-0.28428523700000002</c:v>
                </c:pt>
                <c:pt idx="383">
                  <c:v>-5.9579940020000004</c:v>
                </c:pt>
                <c:pt idx="384">
                  <c:v>-9.4708889440000004</c:v>
                </c:pt>
                <c:pt idx="385">
                  <c:v>-12.08346431</c:v>
                </c:pt>
                <c:pt idx="386">
                  <c:v>-10.05758951</c:v>
                </c:pt>
                <c:pt idx="387">
                  <c:v>-8.6173803610000004</c:v>
                </c:pt>
                <c:pt idx="388">
                  <c:v>-8.4715847889999996</c:v>
                </c:pt>
                <c:pt idx="389">
                  <c:v>-9.5759044430000007</c:v>
                </c:pt>
                <c:pt idx="390">
                  <c:v>-11.325206189999999</c:v>
                </c:pt>
                <c:pt idx="391">
                  <c:v>-12.922179160000001</c:v>
                </c:pt>
                <c:pt idx="392">
                  <c:v>-14.00709045</c:v>
                </c:pt>
                <c:pt idx="393">
                  <c:v>-14.764766010000001</c:v>
                </c:pt>
                <c:pt idx="394">
                  <c:v>-15.125053879999999</c:v>
                </c:pt>
                <c:pt idx="395">
                  <c:v>-15.135410419999999</c:v>
                </c:pt>
                <c:pt idx="396">
                  <c:v>-14.916262400000001</c:v>
                </c:pt>
                <c:pt idx="397">
                  <c:v>-15.04989599</c:v>
                </c:pt>
                <c:pt idx="398">
                  <c:v>-15.114703970000001</c:v>
                </c:pt>
                <c:pt idx="399">
                  <c:v>-15.575702489999999</c:v>
                </c:pt>
                <c:pt idx="400">
                  <c:v>-16.456894370000001</c:v>
                </c:pt>
                <c:pt idx="401">
                  <c:v>-16.957698260000001</c:v>
                </c:pt>
                <c:pt idx="402">
                  <c:v>-17.736952840000001</c:v>
                </c:pt>
                <c:pt idx="403">
                  <c:v>-15.019896770000001</c:v>
                </c:pt>
                <c:pt idx="404">
                  <c:v>-10.44448955</c:v>
                </c:pt>
                <c:pt idx="405">
                  <c:v>-10.94264353</c:v>
                </c:pt>
                <c:pt idx="406">
                  <c:v>-7.4959201889999996</c:v>
                </c:pt>
                <c:pt idx="407">
                  <c:v>-7.9900867880000002</c:v>
                </c:pt>
                <c:pt idx="408">
                  <c:v>-10.04179837</c:v>
                </c:pt>
                <c:pt idx="409">
                  <c:v>-9.6051052380000002</c:v>
                </c:pt>
                <c:pt idx="410">
                  <c:v>-8.5661660820000005</c:v>
                </c:pt>
                <c:pt idx="411">
                  <c:v>-5.696125898</c:v>
                </c:pt>
                <c:pt idx="412">
                  <c:v>2.1240809010000001</c:v>
                </c:pt>
                <c:pt idx="413">
                  <c:v>17.75026355</c:v>
                </c:pt>
                <c:pt idx="414">
                  <c:v>27.070519999999998</c:v>
                </c:pt>
                <c:pt idx="415">
                  <c:v>39.166597660000001</c:v>
                </c:pt>
                <c:pt idx="416">
                  <c:v>48.009546999999998</c:v>
                </c:pt>
                <c:pt idx="417">
                  <c:v>53.284723849999999</c:v>
                </c:pt>
                <c:pt idx="418">
                  <c:v>56.575610300000001</c:v>
                </c:pt>
                <c:pt idx="419">
                  <c:v>59.256654599999997</c:v>
                </c:pt>
                <c:pt idx="420">
                  <c:v>63.371885229999997</c:v>
                </c:pt>
                <c:pt idx="421">
                  <c:v>70.029539540000002</c:v>
                </c:pt>
                <c:pt idx="422">
                  <c:v>70.250495099999995</c:v>
                </c:pt>
                <c:pt idx="423">
                  <c:v>67.479808309999996</c:v>
                </c:pt>
                <c:pt idx="424">
                  <c:v>63.071870969999999</c:v>
                </c:pt>
                <c:pt idx="425">
                  <c:v>60.721012770000002</c:v>
                </c:pt>
                <c:pt idx="426">
                  <c:v>55.980264179999999</c:v>
                </c:pt>
                <c:pt idx="427">
                  <c:v>51.351925520000002</c:v>
                </c:pt>
                <c:pt idx="428">
                  <c:v>41.154465889999997</c:v>
                </c:pt>
                <c:pt idx="429">
                  <c:v>36.756465120000001</c:v>
                </c:pt>
                <c:pt idx="430">
                  <c:v>34.842627720000003</c:v>
                </c:pt>
                <c:pt idx="431">
                  <c:v>35.075796629999999</c:v>
                </c:pt>
                <c:pt idx="432">
                  <c:v>38.029436279999999</c:v>
                </c:pt>
                <c:pt idx="433">
                  <c:v>40.250171340000001</c:v>
                </c:pt>
                <c:pt idx="434">
                  <c:v>41.220267759999999</c:v>
                </c:pt>
                <c:pt idx="435">
                  <c:v>40.665864030000002</c:v>
                </c:pt>
                <c:pt idx="436">
                  <c:v>37.693255370000003</c:v>
                </c:pt>
                <c:pt idx="437">
                  <c:v>34.976111299999999</c:v>
                </c:pt>
                <c:pt idx="438">
                  <c:v>33.390930400000002</c:v>
                </c:pt>
                <c:pt idx="439">
                  <c:v>31.402871009999998</c:v>
                </c:pt>
                <c:pt idx="440">
                  <c:v>30.40864783</c:v>
                </c:pt>
                <c:pt idx="441">
                  <c:v>31.22397144</c:v>
                </c:pt>
                <c:pt idx="442">
                  <c:v>32.451400020000001</c:v>
                </c:pt>
                <c:pt idx="443">
                  <c:v>34.148111139999997</c:v>
                </c:pt>
                <c:pt idx="444">
                  <c:v>36.113219979999997</c:v>
                </c:pt>
                <c:pt idx="445">
                  <c:v>37.256946040000003</c:v>
                </c:pt>
                <c:pt idx="446">
                  <c:v>38.15675701</c:v>
                </c:pt>
                <c:pt idx="447">
                  <c:v>37.744253880000002</c:v>
                </c:pt>
                <c:pt idx="448">
                  <c:v>36.802937589999999</c:v>
                </c:pt>
                <c:pt idx="449">
                  <c:v>34.736491170000001</c:v>
                </c:pt>
                <c:pt idx="450">
                  <c:v>32.219876239999998</c:v>
                </c:pt>
                <c:pt idx="451">
                  <c:v>31.098433360000001</c:v>
                </c:pt>
                <c:pt idx="452">
                  <c:v>31.768895220000001</c:v>
                </c:pt>
                <c:pt idx="453">
                  <c:v>34.583915519999998</c:v>
                </c:pt>
                <c:pt idx="454">
                  <c:v>37.685285819999997</c:v>
                </c:pt>
                <c:pt idx="455">
                  <c:v>40.287575789999998</c:v>
                </c:pt>
                <c:pt idx="456">
                  <c:v>42.451574690000001</c:v>
                </c:pt>
                <c:pt idx="457">
                  <c:v>42.642284340000003</c:v>
                </c:pt>
                <c:pt idx="458">
                  <c:v>42.387887300000003</c:v>
                </c:pt>
                <c:pt idx="459">
                  <c:v>40.96512989</c:v>
                </c:pt>
                <c:pt idx="460">
                  <c:v>40.1351303</c:v>
                </c:pt>
                <c:pt idx="461">
                  <c:v>42.29379548</c:v>
                </c:pt>
                <c:pt idx="462">
                  <c:v>45.747871240000002</c:v>
                </c:pt>
                <c:pt idx="463">
                  <c:v>51.991365770000002</c:v>
                </c:pt>
                <c:pt idx="464">
                  <c:v>56.101190950000003</c:v>
                </c:pt>
                <c:pt idx="465">
                  <c:v>49.389098109999999</c:v>
                </c:pt>
                <c:pt idx="466">
                  <c:v>38.556223559999999</c:v>
                </c:pt>
                <c:pt idx="467">
                  <c:v>30.994639639999999</c:v>
                </c:pt>
                <c:pt idx="468">
                  <c:v>28.808686959999999</c:v>
                </c:pt>
                <c:pt idx="469">
                  <c:v>28.101109770000001</c:v>
                </c:pt>
                <c:pt idx="470">
                  <c:v>24.731980400000001</c:v>
                </c:pt>
                <c:pt idx="471">
                  <c:v>8.4344126030000002</c:v>
                </c:pt>
                <c:pt idx="472">
                  <c:v>-1.6364867599999999</c:v>
                </c:pt>
                <c:pt idx="473">
                  <c:v>-7.5067862849999996</c:v>
                </c:pt>
                <c:pt idx="474">
                  <c:v>-12.655272460000001</c:v>
                </c:pt>
                <c:pt idx="475">
                  <c:v>-12.5040406</c:v>
                </c:pt>
                <c:pt idx="476">
                  <c:v>-15.489302049999999</c:v>
                </c:pt>
                <c:pt idx="477">
                  <c:v>-16.503834850000001</c:v>
                </c:pt>
                <c:pt idx="478">
                  <c:v>-17.343215130000001</c:v>
                </c:pt>
                <c:pt idx="479">
                  <c:v>-15.38164306</c:v>
                </c:pt>
                <c:pt idx="480">
                  <c:v>-17.490668729999999</c:v>
                </c:pt>
                <c:pt idx="481">
                  <c:v>-20.359538260000001</c:v>
                </c:pt>
                <c:pt idx="482">
                  <c:v>-23.36609425</c:v>
                </c:pt>
                <c:pt idx="483">
                  <c:v>-25.456703730000001</c:v>
                </c:pt>
                <c:pt idx="484">
                  <c:v>-26.643525629999999</c:v>
                </c:pt>
                <c:pt idx="485">
                  <c:v>-26.233198179999999</c:v>
                </c:pt>
                <c:pt idx="486">
                  <c:v>-26.689168840000001</c:v>
                </c:pt>
                <c:pt idx="487">
                  <c:v>-22.999292659999998</c:v>
                </c:pt>
                <c:pt idx="488">
                  <c:v>-22.966685250000001</c:v>
                </c:pt>
                <c:pt idx="489">
                  <c:v>-23.580259829999999</c:v>
                </c:pt>
                <c:pt idx="490">
                  <c:v>-24.755546410000001</c:v>
                </c:pt>
                <c:pt idx="491">
                  <c:v>-22.79888674</c:v>
                </c:pt>
                <c:pt idx="492">
                  <c:v>-22.324163160000001</c:v>
                </c:pt>
                <c:pt idx="493">
                  <c:v>-22.267035190000001</c:v>
                </c:pt>
                <c:pt idx="494">
                  <c:v>-23.43357877</c:v>
                </c:pt>
                <c:pt idx="495">
                  <c:v>-24.10328779</c:v>
                </c:pt>
                <c:pt idx="496">
                  <c:v>-23.559416800000001</c:v>
                </c:pt>
                <c:pt idx="497">
                  <c:v>-23.32168514</c:v>
                </c:pt>
                <c:pt idx="498">
                  <c:v>-22.714180630000001</c:v>
                </c:pt>
                <c:pt idx="499">
                  <c:v>-22.947491979999999</c:v>
                </c:pt>
                <c:pt idx="500">
                  <c:v>-22.713171880000001</c:v>
                </c:pt>
                <c:pt idx="501">
                  <c:v>-22.265673769999999</c:v>
                </c:pt>
                <c:pt idx="502">
                  <c:v>-22.883548579999999</c:v>
                </c:pt>
                <c:pt idx="503">
                  <c:v>-24.126524889999999</c:v>
                </c:pt>
                <c:pt idx="504">
                  <c:v>-24.987456519999999</c:v>
                </c:pt>
                <c:pt idx="505">
                  <c:v>-24.760390640000001</c:v>
                </c:pt>
                <c:pt idx="506">
                  <c:v>-23.087532159999999</c:v>
                </c:pt>
                <c:pt idx="507">
                  <c:v>-20.448077619999999</c:v>
                </c:pt>
                <c:pt idx="508">
                  <c:v>-17.94735601</c:v>
                </c:pt>
                <c:pt idx="509">
                  <c:v>-12.92859569</c:v>
                </c:pt>
                <c:pt idx="510">
                  <c:v>-5.5816551890000001</c:v>
                </c:pt>
                <c:pt idx="511">
                  <c:v>8.5787910170000004</c:v>
                </c:pt>
                <c:pt idx="512">
                  <c:v>22.519865429999999</c:v>
                </c:pt>
                <c:pt idx="513">
                  <c:v>37.262052310000001</c:v>
                </c:pt>
                <c:pt idx="514">
                  <c:v>51.403280610000003</c:v>
                </c:pt>
                <c:pt idx="515">
                  <c:v>61.638043330000002</c:v>
                </c:pt>
                <c:pt idx="516">
                  <c:v>63.122315010000001</c:v>
                </c:pt>
                <c:pt idx="517">
                  <c:v>65.223699159999995</c:v>
                </c:pt>
                <c:pt idx="518">
                  <c:v>71.673805439999995</c:v>
                </c:pt>
                <c:pt idx="519">
                  <c:v>71.824239030000001</c:v>
                </c:pt>
                <c:pt idx="520">
                  <c:v>66.896458899999999</c:v>
                </c:pt>
                <c:pt idx="521">
                  <c:v>60.418397990000003</c:v>
                </c:pt>
                <c:pt idx="522">
                  <c:v>54.861355590000002</c:v>
                </c:pt>
                <c:pt idx="523">
                  <c:v>52.233382450000001</c:v>
                </c:pt>
                <c:pt idx="524">
                  <c:v>53.317429179999998</c:v>
                </c:pt>
                <c:pt idx="525">
                  <c:v>53.71257653</c:v>
                </c:pt>
                <c:pt idx="526">
                  <c:v>55.296018089999997</c:v>
                </c:pt>
                <c:pt idx="527">
                  <c:v>57.293668449999998</c:v>
                </c:pt>
                <c:pt idx="528">
                  <c:v>57.099163189999999</c:v>
                </c:pt>
                <c:pt idx="529">
                  <c:v>56.965495789999999</c:v>
                </c:pt>
                <c:pt idx="530">
                  <c:v>55.074032109999997</c:v>
                </c:pt>
                <c:pt idx="531">
                  <c:v>53.724276940000003</c:v>
                </c:pt>
                <c:pt idx="532">
                  <c:v>51.626707809999999</c:v>
                </c:pt>
                <c:pt idx="533">
                  <c:v>48.65228656</c:v>
                </c:pt>
                <c:pt idx="534">
                  <c:v>46.382748419999999</c:v>
                </c:pt>
                <c:pt idx="535">
                  <c:v>44.566167129999997</c:v>
                </c:pt>
                <c:pt idx="536">
                  <c:v>43.485585059999998</c:v>
                </c:pt>
                <c:pt idx="537">
                  <c:v>43.523207499999998</c:v>
                </c:pt>
                <c:pt idx="538">
                  <c:v>43.758197969999998</c:v>
                </c:pt>
                <c:pt idx="539">
                  <c:v>44.474321119999999</c:v>
                </c:pt>
                <c:pt idx="540">
                  <c:v>45.76470578</c:v>
                </c:pt>
                <c:pt idx="541">
                  <c:v>47.461915300000001</c:v>
                </c:pt>
                <c:pt idx="542">
                  <c:v>49.21002653</c:v>
                </c:pt>
                <c:pt idx="543">
                  <c:v>50.851933420000002</c:v>
                </c:pt>
                <c:pt idx="544">
                  <c:v>51.9702433</c:v>
                </c:pt>
                <c:pt idx="545">
                  <c:v>52.82822006</c:v>
                </c:pt>
                <c:pt idx="546">
                  <c:v>53.515105329999997</c:v>
                </c:pt>
                <c:pt idx="547">
                  <c:v>51.724434729999999</c:v>
                </c:pt>
                <c:pt idx="548">
                  <c:v>49.466725410000002</c:v>
                </c:pt>
                <c:pt idx="549">
                  <c:v>47.340355119999998</c:v>
                </c:pt>
                <c:pt idx="550">
                  <c:v>45.790592709999999</c:v>
                </c:pt>
                <c:pt idx="551">
                  <c:v>44.830968319999997</c:v>
                </c:pt>
                <c:pt idx="552">
                  <c:v>45.22604853</c:v>
                </c:pt>
                <c:pt idx="553">
                  <c:v>46.245923419999997</c:v>
                </c:pt>
                <c:pt idx="554">
                  <c:v>44.263396319999998</c:v>
                </c:pt>
                <c:pt idx="555">
                  <c:v>45.285652300000002</c:v>
                </c:pt>
                <c:pt idx="556">
                  <c:v>46.102257510000001</c:v>
                </c:pt>
                <c:pt idx="557">
                  <c:v>47.85570499</c:v>
                </c:pt>
                <c:pt idx="558">
                  <c:v>50.044238020000002</c:v>
                </c:pt>
                <c:pt idx="559">
                  <c:v>52.591508220000001</c:v>
                </c:pt>
                <c:pt idx="560">
                  <c:v>54.36713967</c:v>
                </c:pt>
                <c:pt idx="561">
                  <c:v>57.893614659999997</c:v>
                </c:pt>
                <c:pt idx="562">
                  <c:v>61.090605429999997</c:v>
                </c:pt>
                <c:pt idx="563">
                  <c:v>62.971459289999999</c:v>
                </c:pt>
                <c:pt idx="564">
                  <c:v>58.921329589999999</c:v>
                </c:pt>
                <c:pt idx="565">
                  <c:v>46.004140589999999</c:v>
                </c:pt>
                <c:pt idx="566">
                  <c:v>27.90199483</c:v>
                </c:pt>
                <c:pt idx="567">
                  <c:v>26.678778940000001</c:v>
                </c:pt>
                <c:pt idx="568">
                  <c:v>15.87058977</c:v>
                </c:pt>
                <c:pt idx="569">
                  <c:v>-0.73176711999999999</c:v>
                </c:pt>
                <c:pt idx="570">
                  <c:v>0.15499331099999999</c:v>
                </c:pt>
                <c:pt idx="571">
                  <c:v>-0.94794995800000004</c:v>
                </c:pt>
                <c:pt idx="572">
                  <c:v>-0.31370372299999999</c:v>
                </c:pt>
                <c:pt idx="573">
                  <c:v>0.87729394699999996</c:v>
                </c:pt>
                <c:pt idx="574">
                  <c:v>-0.57331344500000003</c:v>
                </c:pt>
                <c:pt idx="575">
                  <c:v>-3.10299558</c:v>
                </c:pt>
                <c:pt idx="576">
                  <c:v>-6.4207914910000001</c:v>
                </c:pt>
                <c:pt idx="577">
                  <c:v>-10.06636832</c:v>
                </c:pt>
                <c:pt idx="578">
                  <c:v>-13.10024323</c:v>
                </c:pt>
                <c:pt idx="579">
                  <c:v>-15.40583745</c:v>
                </c:pt>
                <c:pt idx="580">
                  <c:v>-15.2095599</c:v>
                </c:pt>
                <c:pt idx="581">
                  <c:v>-16.82543574</c:v>
                </c:pt>
                <c:pt idx="582">
                  <c:v>-16.635252609999998</c:v>
                </c:pt>
                <c:pt idx="583">
                  <c:v>-16.358597450000001</c:v>
                </c:pt>
                <c:pt idx="584">
                  <c:v>-16.573618369999998</c:v>
                </c:pt>
                <c:pt idx="585">
                  <c:v>-16.511244059999999</c:v>
                </c:pt>
                <c:pt idx="586">
                  <c:v>-16.75602662</c:v>
                </c:pt>
                <c:pt idx="587">
                  <c:v>-17.064979229999999</c:v>
                </c:pt>
                <c:pt idx="588">
                  <c:v>-17.515166440000002</c:v>
                </c:pt>
                <c:pt idx="589">
                  <c:v>-17.79333871</c:v>
                </c:pt>
                <c:pt idx="590">
                  <c:v>-19.22654236</c:v>
                </c:pt>
                <c:pt idx="591">
                  <c:v>-19.428738169999999</c:v>
                </c:pt>
                <c:pt idx="592">
                  <c:v>-21.527133190000001</c:v>
                </c:pt>
                <c:pt idx="593">
                  <c:v>-22.588366400000002</c:v>
                </c:pt>
                <c:pt idx="594">
                  <c:v>-23.287910050000001</c:v>
                </c:pt>
                <c:pt idx="595">
                  <c:v>-22.08584918</c:v>
                </c:pt>
                <c:pt idx="596">
                  <c:v>-22.472960400000002</c:v>
                </c:pt>
                <c:pt idx="597">
                  <c:v>-20.47321659</c:v>
                </c:pt>
                <c:pt idx="598">
                  <c:v>-18.889348429999998</c:v>
                </c:pt>
                <c:pt idx="599">
                  <c:v>-17.75789159</c:v>
                </c:pt>
                <c:pt idx="600">
                  <c:v>-16.394365359999998</c:v>
                </c:pt>
                <c:pt idx="601">
                  <c:v>-15.74124756</c:v>
                </c:pt>
                <c:pt idx="602">
                  <c:v>-15.752008699999999</c:v>
                </c:pt>
                <c:pt idx="603">
                  <c:v>-14.2105043</c:v>
                </c:pt>
                <c:pt idx="604">
                  <c:v>-14.816876479999999</c:v>
                </c:pt>
                <c:pt idx="605">
                  <c:v>-12.2762595</c:v>
                </c:pt>
                <c:pt idx="606">
                  <c:v>-9.6610730189999998</c:v>
                </c:pt>
                <c:pt idx="607">
                  <c:v>-3.8080923850000001</c:v>
                </c:pt>
                <c:pt idx="608">
                  <c:v>2.9031239590000002</c:v>
                </c:pt>
                <c:pt idx="609">
                  <c:v>18.798477460000001</c:v>
                </c:pt>
                <c:pt idx="610">
                  <c:v>25.179028840000001</c:v>
                </c:pt>
                <c:pt idx="611">
                  <c:v>30.62103939</c:v>
                </c:pt>
                <c:pt idx="612">
                  <c:v>27.763687569999998</c:v>
                </c:pt>
                <c:pt idx="613">
                  <c:v>25.58616194</c:v>
                </c:pt>
                <c:pt idx="614">
                  <c:v>28.542213270000001</c:v>
                </c:pt>
                <c:pt idx="615">
                  <c:v>31.384570249999999</c:v>
                </c:pt>
                <c:pt idx="616">
                  <c:v>35.709595899999997</c:v>
                </c:pt>
                <c:pt idx="617">
                  <c:v>39.434332380000001</c:v>
                </c:pt>
                <c:pt idx="618">
                  <c:v>32.889229839999999</c:v>
                </c:pt>
                <c:pt idx="619">
                  <c:v>28.511579950000002</c:v>
                </c:pt>
                <c:pt idx="620">
                  <c:v>26.976976650000001</c:v>
                </c:pt>
                <c:pt idx="621">
                  <c:v>26.824120539999999</c:v>
                </c:pt>
                <c:pt idx="622">
                  <c:v>29.06110434</c:v>
                </c:pt>
                <c:pt idx="623">
                  <c:v>31.30515024</c:v>
                </c:pt>
                <c:pt idx="624">
                  <c:v>34.819101369999998</c:v>
                </c:pt>
                <c:pt idx="625">
                  <c:v>38.114033069999998</c:v>
                </c:pt>
                <c:pt idx="626">
                  <c:v>38.734390769999997</c:v>
                </c:pt>
                <c:pt idx="627">
                  <c:v>35.717984219999998</c:v>
                </c:pt>
                <c:pt idx="628">
                  <c:v>34.81631247</c:v>
                </c:pt>
                <c:pt idx="629">
                  <c:v>34.392949459999997</c:v>
                </c:pt>
                <c:pt idx="630">
                  <c:v>34.89949172</c:v>
                </c:pt>
                <c:pt idx="631">
                  <c:v>36.076024390000001</c:v>
                </c:pt>
                <c:pt idx="632">
                  <c:v>37.399602860000002</c:v>
                </c:pt>
                <c:pt idx="633">
                  <c:v>38.902855170000002</c:v>
                </c:pt>
                <c:pt idx="634">
                  <c:v>37.456462049999999</c:v>
                </c:pt>
                <c:pt idx="635">
                  <c:v>35.722520860000003</c:v>
                </c:pt>
                <c:pt idx="636">
                  <c:v>34.538176479999997</c:v>
                </c:pt>
                <c:pt idx="637">
                  <c:v>34.034261669999999</c:v>
                </c:pt>
                <c:pt idx="638">
                  <c:v>35.579633309999998</c:v>
                </c:pt>
                <c:pt idx="639">
                  <c:v>37.413969850000001</c:v>
                </c:pt>
                <c:pt idx="640">
                  <c:v>40.27184948</c:v>
                </c:pt>
                <c:pt idx="641">
                  <c:v>42.452793810000003</c:v>
                </c:pt>
                <c:pt idx="642">
                  <c:v>42.749701549999997</c:v>
                </c:pt>
                <c:pt idx="643">
                  <c:v>41.74247596</c:v>
                </c:pt>
                <c:pt idx="644">
                  <c:v>39.748754120000001</c:v>
                </c:pt>
                <c:pt idx="645">
                  <c:v>38.56346568</c:v>
                </c:pt>
                <c:pt idx="646">
                  <c:v>38.790309960000002</c:v>
                </c:pt>
                <c:pt idx="647">
                  <c:v>39.66395979</c:v>
                </c:pt>
                <c:pt idx="648">
                  <c:v>40.668844380000003</c:v>
                </c:pt>
                <c:pt idx="649">
                  <c:v>43.378926589999999</c:v>
                </c:pt>
                <c:pt idx="650">
                  <c:v>47.590485039999997</c:v>
                </c:pt>
                <c:pt idx="651">
                  <c:v>50.59424954</c:v>
                </c:pt>
                <c:pt idx="652">
                  <c:v>51.633365429999998</c:v>
                </c:pt>
                <c:pt idx="653">
                  <c:v>50.771193689999997</c:v>
                </c:pt>
                <c:pt idx="654">
                  <c:v>50.072874820000003</c:v>
                </c:pt>
                <c:pt idx="655">
                  <c:v>50.00376438</c:v>
                </c:pt>
                <c:pt idx="656">
                  <c:v>52.435583629999996</c:v>
                </c:pt>
                <c:pt idx="657">
                  <c:v>56.425629020000002</c:v>
                </c:pt>
                <c:pt idx="658">
                  <c:v>60.66128587</c:v>
                </c:pt>
                <c:pt idx="659">
                  <c:v>63.488161419999997</c:v>
                </c:pt>
                <c:pt idx="660">
                  <c:v>61.406672059999998</c:v>
                </c:pt>
                <c:pt idx="661">
                  <c:v>53.23876259</c:v>
                </c:pt>
                <c:pt idx="662">
                  <c:v>38.704572069999998</c:v>
                </c:pt>
                <c:pt idx="663">
                  <c:v>24.409784070000001</c:v>
                </c:pt>
                <c:pt idx="664">
                  <c:v>18.348772010000001</c:v>
                </c:pt>
                <c:pt idx="665">
                  <c:v>17.34857929</c:v>
                </c:pt>
                <c:pt idx="666">
                  <c:v>19.590345429999999</c:v>
                </c:pt>
                <c:pt idx="667">
                  <c:v>23.20766618</c:v>
                </c:pt>
                <c:pt idx="668">
                  <c:v>24.668803929999999</c:v>
                </c:pt>
                <c:pt idx="669">
                  <c:v>22.274234530000001</c:v>
                </c:pt>
                <c:pt idx="670">
                  <c:v>15.651290510000001</c:v>
                </c:pt>
                <c:pt idx="671">
                  <c:v>8.7391302960000008</c:v>
                </c:pt>
                <c:pt idx="672">
                  <c:v>-0.71139201100000005</c:v>
                </c:pt>
                <c:pt idx="673">
                  <c:v>-5.3860991880000002</c:v>
                </c:pt>
                <c:pt idx="674">
                  <c:v>-6.5285774209999996</c:v>
                </c:pt>
                <c:pt idx="675">
                  <c:v>-7.3218450979999998</c:v>
                </c:pt>
                <c:pt idx="676">
                  <c:v>-5.5344299100000001</c:v>
                </c:pt>
                <c:pt idx="677">
                  <c:v>-4.071874792</c:v>
                </c:pt>
                <c:pt idx="678">
                  <c:v>-4.3908461330000002</c:v>
                </c:pt>
                <c:pt idx="679">
                  <c:v>-6.2104949239999998</c:v>
                </c:pt>
                <c:pt idx="680">
                  <c:v>-8.3143230910000003</c:v>
                </c:pt>
                <c:pt idx="681">
                  <c:v>-10.47382824</c:v>
                </c:pt>
                <c:pt idx="682">
                  <c:v>-10.520549669999999</c:v>
                </c:pt>
                <c:pt idx="683">
                  <c:v>-10.88565401</c:v>
                </c:pt>
                <c:pt idx="684">
                  <c:v>-10.91890512</c:v>
                </c:pt>
                <c:pt idx="685">
                  <c:v>-10.931158229999999</c:v>
                </c:pt>
                <c:pt idx="686">
                  <c:v>-11.28024463</c:v>
                </c:pt>
                <c:pt idx="687">
                  <c:v>-12.198228889999999</c:v>
                </c:pt>
                <c:pt idx="688">
                  <c:v>-13.70508062</c:v>
                </c:pt>
                <c:pt idx="689">
                  <c:v>-15.15492321</c:v>
                </c:pt>
                <c:pt idx="690">
                  <c:v>-15.874934489999999</c:v>
                </c:pt>
                <c:pt idx="691">
                  <c:v>-15.939890180000001</c:v>
                </c:pt>
                <c:pt idx="692">
                  <c:v>-15.92023653</c:v>
                </c:pt>
                <c:pt idx="693">
                  <c:v>-16.491452519999999</c:v>
                </c:pt>
                <c:pt idx="694">
                  <c:v>-13.269509380000001</c:v>
                </c:pt>
                <c:pt idx="695">
                  <c:v>-17.450156339999999</c:v>
                </c:pt>
                <c:pt idx="696">
                  <c:v>-16.251370380000001</c:v>
                </c:pt>
                <c:pt idx="697">
                  <c:v>-18.674743159999998</c:v>
                </c:pt>
                <c:pt idx="698">
                  <c:v>-19.642641480000002</c:v>
                </c:pt>
                <c:pt idx="699">
                  <c:v>-20.841689110000001</c:v>
                </c:pt>
                <c:pt idx="700">
                  <c:v>-20.450303890000001</c:v>
                </c:pt>
                <c:pt idx="701">
                  <c:v>-17.056678600000001</c:v>
                </c:pt>
                <c:pt idx="702">
                  <c:v>-12.842811230000001</c:v>
                </c:pt>
                <c:pt idx="703">
                  <c:v>-11.465245169999999</c:v>
                </c:pt>
                <c:pt idx="704">
                  <c:v>-7.9594159189999996</c:v>
                </c:pt>
                <c:pt idx="705">
                  <c:v>-4.907393173</c:v>
                </c:pt>
                <c:pt idx="706">
                  <c:v>-2.435117097</c:v>
                </c:pt>
                <c:pt idx="707">
                  <c:v>-3.4318903380000001</c:v>
                </c:pt>
                <c:pt idx="708">
                  <c:v>-3.2799892709999998</c:v>
                </c:pt>
                <c:pt idx="709">
                  <c:v>0.62385338199999996</c:v>
                </c:pt>
                <c:pt idx="710">
                  <c:v>26.13117948</c:v>
                </c:pt>
                <c:pt idx="711">
                  <c:v>47.864386959999997</c:v>
                </c:pt>
                <c:pt idx="712">
                  <c:v>57.75187184</c:v>
                </c:pt>
                <c:pt idx="713">
                  <c:v>61.597021050000002</c:v>
                </c:pt>
                <c:pt idx="714">
                  <c:v>58.946580259999998</c:v>
                </c:pt>
                <c:pt idx="715">
                  <c:v>60.356541989999997</c:v>
                </c:pt>
                <c:pt idx="716">
                  <c:v>56.590047669999997</c:v>
                </c:pt>
                <c:pt idx="717">
                  <c:v>54.623162190000002</c:v>
                </c:pt>
                <c:pt idx="718">
                  <c:v>52.890146610000002</c:v>
                </c:pt>
                <c:pt idx="719">
                  <c:v>54.647198899999999</c:v>
                </c:pt>
                <c:pt idx="720">
                  <c:v>49.415049879999998</c:v>
                </c:pt>
                <c:pt idx="721">
                  <c:v>46.486206269999997</c:v>
                </c:pt>
                <c:pt idx="722">
                  <c:v>42.010507410000002</c:v>
                </c:pt>
                <c:pt idx="723">
                  <c:v>36.659363620000001</c:v>
                </c:pt>
                <c:pt idx="724">
                  <c:v>34.097801869999998</c:v>
                </c:pt>
                <c:pt idx="725">
                  <c:v>33.734986669999998</c:v>
                </c:pt>
                <c:pt idx="726">
                  <c:v>34.150103979999997</c:v>
                </c:pt>
                <c:pt idx="727">
                  <c:v>35.911551410000001</c:v>
                </c:pt>
                <c:pt idx="728">
                  <c:v>38.005641959999998</c:v>
                </c:pt>
                <c:pt idx="729">
                  <c:v>39.303357310000003</c:v>
                </c:pt>
                <c:pt idx="730">
                  <c:v>39.43760709</c:v>
                </c:pt>
                <c:pt idx="731">
                  <c:v>41.78092273</c:v>
                </c:pt>
                <c:pt idx="732">
                  <c:v>40.0768044</c:v>
                </c:pt>
                <c:pt idx="733">
                  <c:v>37.76952584</c:v>
                </c:pt>
                <c:pt idx="734">
                  <c:v>36.233410399999997</c:v>
                </c:pt>
                <c:pt idx="735">
                  <c:v>35.200186649999999</c:v>
                </c:pt>
                <c:pt idx="736">
                  <c:v>34.448109379999998</c:v>
                </c:pt>
                <c:pt idx="737">
                  <c:v>34.919150389999999</c:v>
                </c:pt>
                <c:pt idx="738">
                  <c:v>36.770301940000003</c:v>
                </c:pt>
                <c:pt idx="739">
                  <c:v>38.952686079999999</c:v>
                </c:pt>
                <c:pt idx="740">
                  <c:v>40.354163100000001</c:v>
                </c:pt>
                <c:pt idx="741">
                  <c:v>41.836519459999998</c:v>
                </c:pt>
                <c:pt idx="742">
                  <c:v>43.200267400000001</c:v>
                </c:pt>
                <c:pt idx="743">
                  <c:v>44.110352040000002</c:v>
                </c:pt>
                <c:pt idx="744">
                  <c:v>43.793648650000002</c:v>
                </c:pt>
                <c:pt idx="745">
                  <c:v>43.774052759999996</c:v>
                </c:pt>
                <c:pt idx="746">
                  <c:v>43.270202220000002</c:v>
                </c:pt>
                <c:pt idx="747">
                  <c:v>43.036237800000002</c:v>
                </c:pt>
                <c:pt idx="748">
                  <c:v>42.572729520000003</c:v>
                </c:pt>
                <c:pt idx="749">
                  <c:v>42.413036060000003</c:v>
                </c:pt>
                <c:pt idx="750">
                  <c:v>42.739897720000002</c:v>
                </c:pt>
                <c:pt idx="751">
                  <c:v>43.11058062</c:v>
                </c:pt>
                <c:pt idx="752">
                  <c:v>44.687467220000002</c:v>
                </c:pt>
                <c:pt idx="753">
                  <c:v>47.177034710000001</c:v>
                </c:pt>
                <c:pt idx="754">
                  <c:v>48.94851663</c:v>
                </c:pt>
                <c:pt idx="755">
                  <c:v>51.162150689999997</c:v>
                </c:pt>
                <c:pt idx="756">
                  <c:v>54.545741479999997</c:v>
                </c:pt>
                <c:pt idx="757">
                  <c:v>58.60441118</c:v>
                </c:pt>
                <c:pt idx="758">
                  <c:v>63.942331830000001</c:v>
                </c:pt>
                <c:pt idx="759">
                  <c:v>68.370245929999996</c:v>
                </c:pt>
                <c:pt idx="760">
                  <c:v>68.418271869999998</c:v>
                </c:pt>
                <c:pt idx="761">
                  <c:v>62.557035919999997</c:v>
                </c:pt>
                <c:pt idx="762">
                  <c:v>48.612237180000001</c:v>
                </c:pt>
                <c:pt idx="763">
                  <c:v>29.896396360000001</c:v>
                </c:pt>
                <c:pt idx="764">
                  <c:v>18.707200090000001</c:v>
                </c:pt>
                <c:pt idx="765">
                  <c:v>10.508989010000001</c:v>
                </c:pt>
                <c:pt idx="766">
                  <c:v>-1.0174615360000001</c:v>
                </c:pt>
                <c:pt idx="767">
                  <c:v>-0.32782203599999998</c:v>
                </c:pt>
                <c:pt idx="768">
                  <c:v>-6.4739621999999997E-2</c:v>
                </c:pt>
                <c:pt idx="769">
                  <c:v>1.8269862349999999</c:v>
                </c:pt>
                <c:pt idx="770">
                  <c:v>-0.90859661700000005</c:v>
                </c:pt>
                <c:pt idx="771">
                  <c:v>-3.7980876590000001</c:v>
                </c:pt>
                <c:pt idx="772">
                  <c:v>-5.9579431029999999</c:v>
                </c:pt>
                <c:pt idx="773">
                  <c:v>-8.501671472</c:v>
                </c:pt>
                <c:pt idx="774">
                  <c:v>-12.13262591</c:v>
                </c:pt>
                <c:pt idx="775">
                  <c:v>-16.591250590000001</c:v>
                </c:pt>
                <c:pt idx="776">
                  <c:v>-20.066700130000001</c:v>
                </c:pt>
                <c:pt idx="777">
                  <c:v>-21.685980730000001</c:v>
                </c:pt>
                <c:pt idx="778">
                  <c:v>-21.978453479999999</c:v>
                </c:pt>
                <c:pt idx="779">
                  <c:v>-19.359191880000001</c:v>
                </c:pt>
                <c:pt idx="780">
                  <c:v>-18.039768970000001</c:v>
                </c:pt>
                <c:pt idx="781">
                  <c:v>-17.821722149999999</c:v>
                </c:pt>
                <c:pt idx="782">
                  <c:v>-17.952869799999998</c:v>
                </c:pt>
                <c:pt idx="783">
                  <c:v>-18.65197637</c:v>
                </c:pt>
                <c:pt idx="784">
                  <c:v>-19.843777320000001</c:v>
                </c:pt>
                <c:pt idx="785">
                  <c:v>-20.159860689999999</c:v>
                </c:pt>
                <c:pt idx="786">
                  <c:v>-19.805193599999999</c:v>
                </c:pt>
                <c:pt idx="787">
                  <c:v>-19.53407966</c:v>
                </c:pt>
                <c:pt idx="788">
                  <c:v>-19.791368110000001</c:v>
                </c:pt>
                <c:pt idx="789">
                  <c:v>-19.421904049999998</c:v>
                </c:pt>
                <c:pt idx="790">
                  <c:v>-19.38299507</c:v>
                </c:pt>
                <c:pt idx="791">
                  <c:v>-20.225650949999999</c:v>
                </c:pt>
                <c:pt idx="792">
                  <c:v>-20.00013701</c:v>
                </c:pt>
                <c:pt idx="793">
                  <c:v>-20.355530160000001</c:v>
                </c:pt>
                <c:pt idx="794">
                  <c:v>-20.782793789999999</c:v>
                </c:pt>
                <c:pt idx="795">
                  <c:v>-19.710929960000001</c:v>
                </c:pt>
                <c:pt idx="796">
                  <c:v>-21.107190580000001</c:v>
                </c:pt>
                <c:pt idx="797">
                  <c:v>-20.813950729999998</c:v>
                </c:pt>
                <c:pt idx="798">
                  <c:v>-22.242638379999999</c:v>
                </c:pt>
                <c:pt idx="799">
                  <c:v>-21.904251819999999</c:v>
                </c:pt>
                <c:pt idx="800">
                  <c:v>-21.821320759999999</c:v>
                </c:pt>
                <c:pt idx="801">
                  <c:v>-20.866312969999999</c:v>
                </c:pt>
                <c:pt idx="802">
                  <c:v>-19.845986150000002</c:v>
                </c:pt>
                <c:pt idx="803">
                  <c:v>-18.163233980000001</c:v>
                </c:pt>
                <c:pt idx="804">
                  <c:v>-17.51853152</c:v>
                </c:pt>
                <c:pt idx="805">
                  <c:v>-22.455722890000001</c:v>
                </c:pt>
                <c:pt idx="806">
                  <c:v>-38.455017140000002</c:v>
                </c:pt>
                <c:pt idx="807">
                  <c:v>-29.6801244</c:v>
                </c:pt>
                <c:pt idx="808">
                  <c:v>-29.815242479999998</c:v>
                </c:pt>
                <c:pt idx="809">
                  <c:v>-20.11096032</c:v>
                </c:pt>
                <c:pt idx="810">
                  <c:v>-12.054893379999999</c:v>
                </c:pt>
                <c:pt idx="811">
                  <c:v>2.8230852629999998</c:v>
                </c:pt>
                <c:pt idx="812">
                  <c:v>26.52129532</c:v>
                </c:pt>
                <c:pt idx="813">
                  <c:v>24.471671489999999</c:v>
                </c:pt>
                <c:pt idx="814">
                  <c:v>20.298636649999999</c:v>
                </c:pt>
                <c:pt idx="815">
                  <c:v>18.05027698</c:v>
                </c:pt>
                <c:pt idx="816">
                  <c:v>15.994319450000001</c:v>
                </c:pt>
                <c:pt idx="817">
                  <c:v>13.889306810000001</c:v>
                </c:pt>
                <c:pt idx="818">
                  <c:v>14.345819609999999</c:v>
                </c:pt>
                <c:pt idx="819">
                  <c:v>12.62356967</c:v>
                </c:pt>
                <c:pt idx="820">
                  <c:v>13.532475610000001</c:v>
                </c:pt>
                <c:pt idx="821">
                  <c:v>15.11280363</c:v>
                </c:pt>
                <c:pt idx="822">
                  <c:v>16.51573234</c:v>
                </c:pt>
                <c:pt idx="823">
                  <c:v>14.480032059999999</c:v>
                </c:pt>
                <c:pt idx="824">
                  <c:v>12.76652839</c:v>
                </c:pt>
                <c:pt idx="825">
                  <c:v>10.011255609999999</c:v>
                </c:pt>
                <c:pt idx="826">
                  <c:v>8.5647504720000001</c:v>
                </c:pt>
                <c:pt idx="827">
                  <c:v>8.3637718830000001</c:v>
                </c:pt>
                <c:pt idx="828">
                  <c:v>9.5867138950000008</c:v>
                </c:pt>
                <c:pt idx="829">
                  <c:v>10.48454989</c:v>
                </c:pt>
                <c:pt idx="830">
                  <c:v>12.597698380000001</c:v>
                </c:pt>
                <c:pt idx="831">
                  <c:v>13.840405949999999</c:v>
                </c:pt>
                <c:pt idx="832">
                  <c:v>14.93325941</c:v>
                </c:pt>
                <c:pt idx="833">
                  <c:v>15.087476759999999</c:v>
                </c:pt>
                <c:pt idx="834">
                  <c:v>15.15308274</c:v>
                </c:pt>
                <c:pt idx="835">
                  <c:v>15.388326040000001</c:v>
                </c:pt>
                <c:pt idx="836">
                  <c:v>18.662740580000001</c:v>
                </c:pt>
                <c:pt idx="837">
                  <c:v>18.891773659999998</c:v>
                </c:pt>
                <c:pt idx="838">
                  <c:v>20.270373580000001</c:v>
                </c:pt>
                <c:pt idx="839">
                  <c:v>21.208745889999999</c:v>
                </c:pt>
                <c:pt idx="840">
                  <c:v>21.62080671</c:v>
                </c:pt>
                <c:pt idx="841">
                  <c:v>23.19175122</c:v>
                </c:pt>
                <c:pt idx="842">
                  <c:v>24.17950252</c:v>
                </c:pt>
                <c:pt idx="843">
                  <c:v>24.7341345</c:v>
                </c:pt>
                <c:pt idx="844">
                  <c:v>24.472470130000001</c:v>
                </c:pt>
                <c:pt idx="845">
                  <c:v>24.971318830000001</c:v>
                </c:pt>
                <c:pt idx="846">
                  <c:v>24.355130419999998</c:v>
                </c:pt>
                <c:pt idx="847">
                  <c:v>26.253650910000001</c:v>
                </c:pt>
                <c:pt idx="848">
                  <c:v>29.64156951</c:v>
                </c:pt>
                <c:pt idx="849">
                  <c:v>32.015444369999997</c:v>
                </c:pt>
                <c:pt idx="850">
                  <c:v>34.301968649999999</c:v>
                </c:pt>
                <c:pt idx="851">
                  <c:v>35.886190190000001</c:v>
                </c:pt>
                <c:pt idx="852">
                  <c:v>36.692108449999999</c:v>
                </c:pt>
                <c:pt idx="853">
                  <c:v>38.176355770000001</c:v>
                </c:pt>
                <c:pt idx="854">
                  <c:v>39.534549759999997</c:v>
                </c:pt>
                <c:pt idx="855">
                  <c:v>41.808162719999999</c:v>
                </c:pt>
                <c:pt idx="856">
                  <c:v>46.34609811</c:v>
                </c:pt>
                <c:pt idx="857">
                  <c:v>53.000527820000002</c:v>
                </c:pt>
                <c:pt idx="858">
                  <c:v>58.70501659</c:v>
                </c:pt>
                <c:pt idx="859">
                  <c:v>60.398768619999998</c:v>
                </c:pt>
                <c:pt idx="860">
                  <c:v>58.985870720000001</c:v>
                </c:pt>
                <c:pt idx="861">
                  <c:v>56.473644800000002</c:v>
                </c:pt>
                <c:pt idx="862">
                  <c:v>49.768747730000001</c:v>
                </c:pt>
                <c:pt idx="863">
                  <c:v>42.05800163</c:v>
                </c:pt>
                <c:pt idx="864">
                  <c:v>38.725359779999998</c:v>
                </c:pt>
                <c:pt idx="865">
                  <c:v>39.777010300000001</c:v>
                </c:pt>
                <c:pt idx="866">
                  <c:v>38.63766888</c:v>
                </c:pt>
                <c:pt idx="867">
                  <c:v>32.118097419999998</c:v>
                </c:pt>
                <c:pt idx="868">
                  <c:v>22.017958230000001</c:v>
                </c:pt>
                <c:pt idx="869">
                  <c:v>10.22574595</c:v>
                </c:pt>
                <c:pt idx="870">
                  <c:v>1.611088383</c:v>
                </c:pt>
                <c:pt idx="871">
                  <c:v>-2.3712555370000001</c:v>
                </c:pt>
                <c:pt idx="872">
                  <c:v>-3.4721798330000002</c:v>
                </c:pt>
                <c:pt idx="873">
                  <c:v>-2.592759493</c:v>
                </c:pt>
                <c:pt idx="874">
                  <c:v>-0.32882143800000002</c:v>
                </c:pt>
                <c:pt idx="875">
                  <c:v>-3.8935233249999999</c:v>
                </c:pt>
                <c:pt idx="876">
                  <c:v>-4.7529456489999999</c:v>
                </c:pt>
                <c:pt idx="877">
                  <c:v>-7.1230874420000001</c:v>
                </c:pt>
                <c:pt idx="878">
                  <c:v>-8.921857009</c:v>
                </c:pt>
                <c:pt idx="879">
                  <c:v>-9.0150177060000001</c:v>
                </c:pt>
                <c:pt idx="880">
                  <c:v>-9.0038997559999991</c:v>
                </c:pt>
                <c:pt idx="881">
                  <c:v>-9.5308096530000004</c:v>
                </c:pt>
                <c:pt idx="882">
                  <c:v>-10.10995284</c:v>
                </c:pt>
                <c:pt idx="883">
                  <c:v>-11.61102824</c:v>
                </c:pt>
                <c:pt idx="884">
                  <c:v>-14.042020320000001</c:v>
                </c:pt>
                <c:pt idx="885">
                  <c:v>-16.25792032</c:v>
                </c:pt>
                <c:pt idx="886">
                  <c:v>-16.652341450000002</c:v>
                </c:pt>
                <c:pt idx="887">
                  <c:v>-15.995341229999999</c:v>
                </c:pt>
                <c:pt idx="888">
                  <c:v>-13.52818437</c:v>
                </c:pt>
                <c:pt idx="889">
                  <c:v>-15.369615230000001</c:v>
                </c:pt>
                <c:pt idx="890">
                  <c:v>-13.55378185</c:v>
                </c:pt>
                <c:pt idx="891">
                  <c:v>-14.973999149999999</c:v>
                </c:pt>
                <c:pt idx="892">
                  <c:v>-15.534510060000001</c:v>
                </c:pt>
                <c:pt idx="893">
                  <c:v>-16.286448750000002</c:v>
                </c:pt>
                <c:pt idx="894">
                  <c:v>-15.0542073</c:v>
                </c:pt>
                <c:pt idx="895">
                  <c:v>-15.68122898</c:v>
                </c:pt>
                <c:pt idx="896">
                  <c:v>-14.773324110000001</c:v>
                </c:pt>
                <c:pt idx="897">
                  <c:v>-13.44408101</c:v>
                </c:pt>
                <c:pt idx="898">
                  <c:v>-12.16110316</c:v>
                </c:pt>
                <c:pt idx="899">
                  <c:v>-10.29648581</c:v>
                </c:pt>
                <c:pt idx="900">
                  <c:v>-9.9601606250000003</c:v>
                </c:pt>
                <c:pt idx="901">
                  <c:v>-8.7818718069999999</c:v>
                </c:pt>
                <c:pt idx="902">
                  <c:v>-5.7959246630000001</c:v>
                </c:pt>
                <c:pt idx="903">
                  <c:v>3.7866241239999998</c:v>
                </c:pt>
                <c:pt idx="904">
                  <c:v>8.5708216450000005</c:v>
                </c:pt>
                <c:pt idx="905">
                  <c:v>13.485808329999999</c:v>
                </c:pt>
                <c:pt idx="906">
                  <c:v>24.484978640000001</c:v>
                </c:pt>
                <c:pt idx="907">
                  <c:v>37.845218119999998</c:v>
                </c:pt>
                <c:pt idx="908">
                  <c:v>47.825401589999998</c:v>
                </c:pt>
                <c:pt idx="909">
                  <c:v>66.860520089999994</c:v>
                </c:pt>
                <c:pt idx="910">
                  <c:v>89.268576330000002</c:v>
                </c:pt>
                <c:pt idx="911">
                  <c:v>70.402130900000003</c:v>
                </c:pt>
                <c:pt idx="912">
                  <c:v>60.235815170000002</c:v>
                </c:pt>
                <c:pt idx="913">
                  <c:v>53.341197139999998</c:v>
                </c:pt>
                <c:pt idx="914">
                  <c:v>51.495943779999998</c:v>
                </c:pt>
                <c:pt idx="915">
                  <c:v>49.007577359999999</c:v>
                </c:pt>
                <c:pt idx="916">
                  <c:v>45.969702810000001</c:v>
                </c:pt>
                <c:pt idx="917">
                  <c:v>41.341405440000003</c:v>
                </c:pt>
                <c:pt idx="918">
                  <c:v>39.65647637</c:v>
                </c:pt>
                <c:pt idx="919">
                  <c:v>38.732794980000001</c:v>
                </c:pt>
                <c:pt idx="920">
                  <c:v>38.519340270000001</c:v>
                </c:pt>
                <c:pt idx="921">
                  <c:v>40.206913299999997</c:v>
                </c:pt>
                <c:pt idx="922">
                  <c:v>39.809737400000003</c:v>
                </c:pt>
                <c:pt idx="923">
                  <c:v>41.6278571</c:v>
                </c:pt>
                <c:pt idx="924">
                  <c:v>39.813056160000002</c:v>
                </c:pt>
                <c:pt idx="925">
                  <c:v>36.753444190000003</c:v>
                </c:pt>
                <c:pt idx="926">
                  <c:v>33.90321247</c:v>
                </c:pt>
                <c:pt idx="927">
                  <c:v>32.179850999999999</c:v>
                </c:pt>
                <c:pt idx="928">
                  <c:v>31.173763359999999</c:v>
                </c:pt>
                <c:pt idx="929">
                  <c:v>31.776581319999998</c:v>
                </c:pt>
                <c:pt idx="930">
                  <c:v>32.621372479999998</c:v>
                </c:pt>
                <c:pt idx="931">
                  <c:v>32.891605740000003</c:v>
                </c:pt>
                <c:pt idx="932">
                  <c:v>32.944020449999996</c:v>
                </c:pt>
                <c:pt idx="933">
                  <c:v>32.488920239999999</c:v>
                </c:pt>
                <c:pt idx="934">
                  <c:v>32.328760920000001</c:v>
                </c:pt>
                <c:pt idx="935">
                  <c:v>32.779428289999998</c:v>
                </c:pt>
                <c:pt idx="936">
                  <c:v>33.170538980000003</c:v>
                </c:pt>
                <c:pt idx="937">
                  <c:v>33.959226370000003</c:v>
                </c:pt>
                <c:pt idx="938">
                  <c:v>35.80699602</c:v>
                </c:pt>
                <c:pt idx="939">
                  <c:v>37.488184949999997</c:v>
                </c:pt>
                <c:pt idx="940">
                  <c:v>38.753701059999997</c:v>
                </c:pt>
                <c:pt idx="941">
                  <c:v>38.916664130000001</c:v>
                </c:pt>
                <c:pt idx="942">
                  <c:v>38.131308310000001</c:v>
                </c:pt>
                <c:pt idx="943">
                  <c:v>36.995288039999998</c:v>
                </c:pt>
                <c:pt idx="944">
                  <c:v>37.20484905</c:v>
                </c:pt>
                <c:pt idx="945">
                  <c:v>38.073669260000003</c:v>
                </c:pt>
                <c:pt idx="946">
                  <c:v>40.5969494</c:v>
                </c:pt>
                <c:pt idx="947">
                  <c:v>44.215332949999997</c:v>
                </c:pt>
                <c:pt idx="948">
                  <c:v>49.697464029999999</c:v>
                </c:pt>
                <c:pt idx="949">
                  <c:v>52.7147705</c:v>
                </c:pt>
                <c:pt idx="950">
                  <c:v>53.323132770000001</c:v>
                </c:pt>
                <c:pt idx="951">
                  <c:v>54.058008319999999</c:v>
                </c:pt>
                <c:pt idx="952">
                  <c:v>55.873249199999997</c:v>
                </c:pt>
                <c:pt idx="953">
                  <c:v>57.887466459999999</c:v>
                </c:pt>
                <c:pt idx="954">
                  <c:v>59.973395510000003</c:v>
                </c:pt>
                <c:pt idx="955">
                  <c:v>68.251088539999998</c:v>
                </c:pt>
                <c:pt idx="956">
                  <c:v>68.518049570000002</c:v>
                </c:pt>
                <c:pt idx="957">
                  <c:v>53.55834815</c:v>
                </c:pt>
                <c:pt idx="958">
                  <c:v>33.669249100000002</c:v>
                </c:pt>
                <c:pt idx="959">
                  <c:v>16.220646169999998</c:v>
                </c:pt>
                <c:pt idx="960">
                  <c:v>5.5680978430000003</c:v>
                </c:pt>
                <c:pt idx="961">
                  <c:v>1.734880985</c:v>
                </c:pt>
                <c:pt idx="962">
                  <c:v>3.6032803709999999</c:v>
                </c:pt>
                <c:pt idx="963">
                  <c:v>6.9057577419999996</c:v>
                </c:pt>
                <c:pt idx="964">
                  <c:v>8.3323062350000008</c:v>
                </c:pt>
                <c:pt idx="965">
                  <c:v>5.4499896440000004</c:v>
                </c:pt>
                <c:pt idx="966">
                  <c:v>0.67707511399999998</c:v>
                </c:pt>
                <c:pt idx="967">
                  <c:v>-3.3212611660000002</c:v>
                </c:pt>
                <c:pt idx="968">
                  <c:v>-4.4182923860000001</c:v>
                </c:pt>
                <c:pt idx="969">
                  <c:v>-5.2556050440000002</c:v>
                </c:pt>
                <c:pt idx="970">
                  <c:v>-6.5767991759999997</c:v>
                </c:pt>
                <c:pt idx="971">
                  <c:v>-9.0063124820000002</c:v>
                </c:pt>
                <c:pt idx="972">
                  <c:v>-12.447815889999999</c:v>
                </c:pt>
                <c:pt idx="973">
                  <c:v>-14.661754419999999</c:v>
                </c:pt>
                <c:pt idx="974">
                  <c:v>-14.98052927</c:v>
                </c:pt>
                <c:pt idx="975">
                  <c:v>-14.35048681</c:v>
                </c:pt>
                <c:pt idx="976">
                  <c:v>-13.75073896</c:v>
                </c:pt>
                <c:pt idx="977">
                  <c:v>-12.971002800000001</c:v>
                </c:pt>
                <c:pt idx="978">
                  <c:v>-13.36132287</c:v>
                </c:pt>
                <c:pt idx="979">
                  <c:v>-14.54068958</c:v>
                </c:pt>
                <c:pt idx="980">
                  <c:v>-15.89525969</c:v>
                </c:pt>
                <c:pt idx="981">
                  <c:v>-17.06376848</c:v>
                </c:pt>
                <c:pt idx="982">
                  <c:v>-17.60290814</c:v>
                </c:pt>
                <c:pt idx="983">
                  <c:v>-16.69428542</c:v>
                </c:pt>
                <c:pt idx="984">
                  <c:v>-15.400681499999999</c:v>
                </c:pt>
                <c:pt idx="985">
                  <c:v>-14.688308279999999</c:v>
                </c:pt>
                <c:pt idx="986">
                  <c:v>-13.79684939</c:v>
                </c:pt>
                <c:pt idx="987">
                  <c:v>-13.64822678</c:v>
                </c:pt>
                <c:pt idx="988">
                  <c:v>-14.15375686</c:v>
                </c:pt>
                <c:pt idx="989">
                  <c:v>-15.12866878</c:v>
                </c:pt>
                <c:pt idx="990">
                  <c:v>-15.596606700000001</c:v>
                </c:pt>
                <c:pt idx="991">
                  <c:v>-14.72756057</c:v>
                </c:pt>
                <c:pt idx="992">
                  <c:v>-13.881822570000001</c:v>
                </c:pt>
                <c:pt idx="993">
                  <c:v>-10.12188527</c:v>
                </c:pt>
                <c:pt idx="994">
                  <c:v>-9.3113041190000008</c:v>
                </c:pt>
                <c:pt idx="995">
                  <c:v>-8.3977963019999997</c:v>
                </c:pt>
                <c:pt idx="996">
                  <c:v>-7.6917659829999998</c:v>
                </c:pt>
                <c:pt idx="997">
                  <c:v>-6.3945773340000001</c:v>
                </c:pt>
                <c:pt idx="998">
                  <c:v>0.343613479</c:v>
                </c:pt>
                <c:pt idx="999">
                  <c:v>16.034083209999999</c:v>
                </c:pt>
                <c:pt idx="1000">
                  <c:v>32.211510189999998</c:v>
                </c:pt>
                <c:pt idx="1001">
                  <c:v>43.309959409999998</c:v>
                </c:pt>
                <c:pt idx="1002">
                  <c:v>46.03954598</c:v>
                </c:pt>
                <c:pt idx="1003">
                  <c:v>48.326173480000001</c:v>
                </c:pt>
                <c:pt idx="1004">
                  <c:v>49.850151349999997</c:v>
                </c:pt>
                <c:pt idx="1005">
                  <c:v>45.205826729999998</c:v>
                </c:pt>
                <c:pt idx="1006">
                  <c:v>45.859341669999999</c:v>
                </c:pt>
                <c:pt idx="1007">
                  <c:v>44.743349180000003</c:v>
                </c:pt>
                <c:pt idx="1008">
                  <c:v>40.98255477</c:v>
                </c:pt>
                <c:pt idx="1009">
                  <c:v>40.353103650000001</c:v>
                </c:pt>
                <c:pt idx="1010">
                  <c:v>38.828748400000002</c:v>
                </c:pt>
                <c:pt idx="1011">
                  <c:v>35.138410039999997</c:v>
                </c:pt>
                <c:pt idx="1012">
                  <c:v>34.732059120000002</c:v>
                </c:pt>
                <c:pt idx="1013">
                  <c:v>34.671615469999999</c:v>
                </c:pt>
                <c:pt idx="1014">
                  <c:v>36.411964759999996</c:v>
                </c:pt>
                <c:pt idx="1015">
                  <c:v>38.639407579999997</c:v>
                </c:pt>
                <c:pt idx="1016">
                  <c:v>42.406543259999999</c:v>
                </c:pt>
                <c:pt idx="1017">
                  <c:v>38.950616660000001</c:v>
                </c:pt>
                <c:pt idx="1018">
                  <c:v>35.048870809999997</c:v>
                </c:pt>
                <c:pt idx="1019">
                  <c:v>31.669103289999999</c:v>
                </c:pt>
                <c:pt idx="1020">
                  <c:v>26.88960114</c:v>
                </c:pt>
                <c:pt idx="1021">
                  <c:v>30.107604689999999</c:v>
                </c:pt>
                <c:pt idx="1022">
                  <c:v>27.428712449999999</c:v>
                </c:pt>
                <c:pt idx="1023">
                  <c:v>28.512974639999999</c:v>
                </c:pt>
                <c:pt idx="1024">
                  <c:v>29.744342889999999</c:v>
                </c:pt>
                <c:pt idx="1025">
                  <c:v>30.463716959999999</c:v>
                </c:pt>
                <c:pt idx="1026">
                  <c:v>30.460883939999999</c:v>
                </c:pt>
                <c:pt idx="1027">
                  <c:v>30.671595969999998</c:v>
                </c:pt>
                <c:pt idx="1028">
                  <c:v>30.010982240000001</c:v>
                </c:pt>
                <c:pt idx="1029">
                  <c:v>29.945146909999998</c:v>
                </c:pt>
                <c:pt idx="1030">
                  <c:v>29.931894740000001</c:v>
                </c:pt>
                <c:pt idx="1031">
                  <c:v>30.322662489999999</c:v>
                </c:pt>
                <c:pt idx="1032">
                  <c:v>31.23216451</c:v>
                </c:pt>
                <c:pt idx="1033">
                  <c:v>33.084015770000001</c:v>
                </c:pt>
                <c:pt idx="1034">
                  <c:v>35.98514866</c:v>
                </c:pt>
                <c:pt idx="1035">
                  <c:v>39.111726300000001</c:v>
                </c:pt>
                <c:pt idx="1036">
                  <c:v>40.130112529999998</c:v>
                </c:pt>
                <c:pt idx="1037">
                  <c:v>39.578293500000001</c:v>
                </c:pt>
                <c:pt idx="1038">
                  <c:v>38.063188089999997</c:v>
                </c:pt>
                <c:pt idx="1039">
                  <c:v>38.392323570000002</c:v>
                </c:pt>
                <c:pt idx="1040">
                  <c:v>42.192434519999999</c:v>
                </c:pt>
                <c:pt idx="1041">
                  <c:v>48.870847130000001</c:v>
                </c:pt>
                <c:pt idx="1042">
                  <c:v>57.079554209999998</c:v>
                </c:pt>
                <c:pt idx="1043">
                  <c:v>63.623518199999999</c:v>
                </c:pt>
                <c:pt idx="1044">
                  <c:v>65.675893889999998</c:v>
                </c:pt>
                <c:pt idx="1045">
                  <c:v>64.637104109999996</c:v>
                </c:pt>
                <c:pt idx="1046">
                  <c:v>61.42848128</c:v>
                </c:pt>
                <c:pt idx="1047">
                  <c:v>47.56394392</c:v>
                </c:pt>
                <c:pt idx="1048">
                  <c:v>29.996639089999999</c:v>
                </c:pt>
                <c:pt idx="1049">
                  <c:v>18.748453130000001</c:v>
                </c:pt>
                <c:pt idx="1050">
                  <c:v>18.212100660000001</c:v>
                </c:pt>
                <c:pt idx="1051">
                  <c:v>25.674992499999998</c:v>
                </c:pt>
                <c:pt idx="1052">
                  <c:v>28.33384629</c:v>
                </c:pt>
                <c:pt idx="1053">
                  <c:v>20.770630430000001</c:v>
                </c:pt>
                <c:pt idx="1054">
                  <c:v>13.849532379999999</c:v>
                </c:pt>
                <c:pt idx="1055">
                  <c:v>8.1731578309999993</c:v>
                </c:pt>
                <c:pt idx="1056">
                  <c:v>2.250231898</c:v>
                </c:pt>
                <c:pt idx="1057">
                  <c:v>-4.185920994</c:v>
                </c:pt>
                <c:pt idx="1058">
                  <c:v>-9.8058046040000004</c:v>
                </c:pt>
                <c:pt idx="1059">
                  <c:v>-14.00256867</c:v>
                </c:pt>
                <c:pt idx="1060">
                  <c:v>-15.35548146</c:v>
                </c:pt>
                <c:pt idx="1061">
                  <c:v>-15.029986239999999</c:v>
                </c:pt>
                <c:pt idx="1062">
                  <c:v>-12.83822561</c:v>
                </c:pt>
                <c:pt idx="1063">
                  <c:v>-11.782139519999999</c:v>
                </c:pt>
                <c:pt idx="1064">
                  <c:v>-12.048977450000001</c:v>
                </c:pt>
                <c:pt idx="1065">
                  <c:v>-13.864956830000001</c:v>
                </c:pt>
                <c:pt idx="1066">
                  <c:v>-16.05650855</c:v>
                </c:pt>
                <c:pt idx="1067">
                  <c:v>-18.494445599999999</c:v>
                </c:pt>
                <c:pt idx="1068">
                  <c:v>-20.72912264</c:v>
                </c:pt>
                <c:pt idx="1069">
                  <c:v>-21.14269285</c:v>
                </c:pt>
                <c:pt idx="1070">
                  <c:v>-20.537677649999999</c:v>
                </c:pt>
                <c:pt idx="1071">
                  <c:v>-18.948458810000002</c:v>
                </c:pt>
                <c:pt idx="1072">
                  <c:v>-17.57368816</c:v>
                </c:pt>
                <c:pt idx="1073">
                  <c:v>-16.896770570000001</c:v>
                </c:pt>
                <c:pt idx="1074">
                  <c:v>-17.995191330000001</c:v>
                </c:pt>
                <c:pt idx="1075">
                  <c:v>-19.706822890000002</c:v>
                </c:pt>
                <c:pt idx="1076">
                  <c:v>-21.483284250000001</c:v>
                </c:pt>
                <c:pt idx="1077">
                  <c:v>-22.536078799999999</c:v>
                </c:pt>
                <c:pt idx="1078">
                  <c:v>-22.188125490000001</c:v>
                </c:pt>
                <c:pt idx="1079">
                  <c:v>-20.94685424</c:v>
                </c:pt>
                <c:pt idx="1080">
                  <c:v>-19.44170845</c:v>
                </c:pt>
                <c:pt idx="1081">
                  <c:v>-18.596579219999999</c:v>
                </c:pt>
                <c:pt idx="1082">
                  <c:v>-18.14485565</c:v>
                </c:pt>
                <c:pt idx="1083">
                  <c:v>-18.160281359999999</c:v>
                </c:pt>
                <c:pt idx="1084">
                  <c:v>-19.14513844</c:v>
                </c:pt>
                <c:pt idx="1085">
                  <c:v>-20.73822569</c:v>
                </c:pt>
                <c:pt idx="1086">
                  <c:v>-21.846493509999998</c:v>
                </c:pt>
                <c:pt idx="1087">
                  <c:v>-19.952406459999999</c:v>
                </c:pt>
                <c:pt idx="1088">
                  <c:v>-18.888709649999999</c:v>
                </c:pt>
                <c:pt idx="1089">
                  <c:v>-17.499243109999998</c:v>
                </c:pt>
                <c:pt idx="1090">
                  <c:v>-15.274699010000001</c:v>
                </c:pt>
                <c:pt idx="1091">
                  <c:v>-12.8961407</c:v>
                </c:pt>
                <c:pt idx="1092">
                  <c:v>-9.1609044649999998</c:v>
                </c:pt>
                <c:pt idx="1093">
                  <c:v>-7.1254600699999999</c:v>
                </c:pt>
                <c:pt idx="1094">
                  <c:v>-6.9091196889999997</c:v>
                </c:pt>
                <c:pt idx="1095">
                  <c:v>-5.7074138449999996</c:v>
                </c:pt>
                <c:pt idx="1096">
                  <c:v>3.9525744469999999</c:v>
                </c:pt>
                <c:pt idx="1097">
                  <c:v>37.793296310000002</c:v>
                </c:pt>
                <c:pt idx="1098">
                  <c:v>69.37080229</c:v>
                </c:pt>
                <c:pt idx="1099">
                  <c:v>65.610860110000004</c:v>
                </c:pt>
                <c:pt idx="1100">
                  <c:v>57.107208700000001</c:v>
                </c:pt>
                <c:pt idx="1101">
                  <c:v>50.432833180000003</c:v>
                </c:pt>
                <c:pt idx="1102">
                  <c:v>46.820240929999997</c:v>
                </c:pt>
                <c:pt idx="1103">
                  <c:v>44.082557370000004</c:v>
                </c:pt>
                <c:pt idx="1104">
                  <c:v>40.150067550000003</c:v>
                </c:pt>
                <c:pt idx="1105">
                  <c:v>38.621339710000001</c:v>
                </c:pt>
                <c:pt idx="1106">
                  <c:v>38.599760580000002</c:v>
                </c:pt>
                <c:pt idx="1107">
                  <c:v>38.219708169999997</c:v>
                </c:pt>
                <c:pt idx="1108">
                  <c:v>36.8393291</c:v>
                </c:pt>
                <c:pt idx="1109">
                  <c:v>36.207754989999998</c:v>
                </c:pt>
                <c:pt idx="1110">
                  <c:v>36.125985139999997</c:v>
                </c:pt>
                <c:pt idx="1111">
                  <c:v>34.666638380000002</c:v>
                </c:pt>
                <c:pt idx="1112">
                  <c:v>34.52822038</c:v>
                </c:pt>
                <c:pt idx="1113">
                  <c:v>34.915156080000003</c:v>
                </c:pt>
                <c:pt idx="1114">
                  <c:v>36.08319118</c:v>
                </c:pt>
                <c:pt idx="1115">
                  <c:v>36.657164889999997</c:v>
                </c:pt>
                <c:pt idx="1116">
                  <c:v>36.974312679999997</c:v>
                </c:pt>
                <c:pt idx="1117">
                  <c:v>37.949527140000001</c:v>
                </c:pt>
                <c:pt idx="1118">
                  <c:v>38.432578210000003</c:v>
                </c:pt>
                <c:pt idx="1119">
                  <c:v>37.746794270000002</c:v>
                </c:pt>
                <c:pt idx="1120">
                  <c:v>37.229714889999997</c:v>
                </c:pt>
                <c:pt idx="1121">
                  <c:v>36.816862790000002</c:v>
                </c:pt>
                <c:pt idx="1122">
                  <c:v>36.365982369999998</c:v>
                </c:pt>
                <c:pt idx="1123">
                  <c:v>36.538260780000002</c:v>
                </c:pt>
                <c:pt idx="1124">
                  <c:v>36.101535720000001</c:v>
                </c:pt>
                <c:pt idx="1125">
                  <c:v>35.006444559999998</c:v>
                </c:pt>
                <c:pt idx="1126">
                  <c:v>34.840339460000003</c:v>
                </c:pt>
                <c:pt idx="1127">
                  <c:v>35.409779569999998</c:v>
                </c:pt>
                <c:pt idx="1128">
                  <c:v>36.736910129999998</c:v>
                </c:pt>
                <c:pt idx="1129">
                  <c:v>37.970274289999999</c:v>
                </c:pt>
                <c:pt idx="1130">
                  <c:v>37.136106320000003</c:v>
                </c:pt>
                <c:pt idx="1131">
                  <c:v>37.278576600000001</c:v>
                </c:pt>
                <c:pt idx="1132">
                  <c:v>38.017362830000003</c:v>
                </c:pt>
                <c:pt idx="1133">
                  <c:v>37.834179560000003</c:v>
                </c:pt>
                <c:pt idx="1134">
                  <c:v>38.069995300000002</c:v>
                </c:pt>
                <c:pt idx="1135">
                  <c:v>38.249843149999997</c:v>
                </c:pt>
                <c:pt idx="1136">
                  <c:v>39.724934930000003</c:v>
                </c:pt>
                <c:pt idx="1137">
                  <c:v>43.146198779999999</c:v>
                </c:pt>
                <c:pt idx="1138">
                  <c:v>47.590773990000002</c:v>
                </c:pt>
                <c:pt idx="1139">
                  <c:v>52.462252280000001</c:v>
                </c:pt>
                <c:pt idx="1140">
                  <c:v>56.652745209999999</c:v>
                </c:pt>
                <c:pt idx="1141">
                  <c:v>59.377426290000002</c:v>
                </c:pt>
                <c:pt idx="1142">
                  <c:v>60.748036339999999</c:v>
                </c:pt>
                <c:pt idx="1143">
                  <c:v>61.826361740000003</c:v>
                </c:pt>
                <c:pt idx="1144">
                  <c:v>61.811421709999998</c:v>
                </c:pt>
                <c:pt idx="1145">
                  <c:v>58.825120030000001</c:v>
                </c:pt>
                <c:pt idx="1146">
                  <c:v>51.392731259999998</c:v>
                </c:pt>
                <c:pt idx="1147">
                  <c:v>44.175292949999999</c:v>
                </c:pt>
                <c:pt idx="1148">
                  <c:v>39.303379100000001</c:v>
                </c:pt>
                <c:pt idx="1149">
                  <c:v>32.88544461</c:v>
                </c:pt>
                <c:pt idx="1150">
                  <c:v>24.39282678</c:v>
                </c:pt>
                <c:pt idx="1151">
                  <c:v>15.770379670000001</c:v>
                </c:pt>
                <c:pt idx="1152">
                  <c:v>9.5090849389999992</c:v>
                </c:pt>
                <c:pt idx="1153">
                  <c:v>8.0011927790000001</c:v>
                </c:pt>
                <c:pt idx="1154">
                  <c:v>6.9030451990000001</c:v>
                </c:pt>
                <c:pt idx="1155">
                  <c:v>5.4133906720000002</c:v>
                </c:pt>
                <c:pt idx="1156">
                  <c:v>5.1513835319999997</c:v>
                </c:pt>
                <c:pt idx="1157">
                  <c:v>1.5944799380000001</c:v>
                </c:pt>
                <c:pt idx="1158">
                  <c:v>-3.0334681099999998</c:v>
                </c:pt>
                <c:pt idx="1159">
                  <c:v>-7.6978726660000003</c:v>
                </c:pt>
                <c:pt idx="1160">
                  <c:v>-10.348685590000001</c:v>
                </c:pt>
                <c:pt idx="1161">
                  <c:v>-12.914025779999999</c:v>
                </c:pt>
                <c:pt idx="1162">
                  <c:v>-14.718792909999999</c:v>
                </c:pt>
                <c:pt idx="1163">
                  <c:v>-15.67769728</c:v>
                </c:pt>
                <c:pt idx="1164">
                  <c:v>-15.31032025</c:v>
                </c:pt>
                <c:pt idx="1165">
                  <c:v>-15.488391119999999</c:v>
                </c:pt>
                <c:pt idx="1166">
                  <c:v>-15.18625276</c:v>
                </c:pt>
                <c:pt idx="1167">
                  <c:v>-14.87625793</c:v>
                </c:pt>
                <c:pt idx="1168">
                  <c:v>-15.12564126</c:v>
                </c:pt>
                <c:pt idx="1169">
                  <c:v>-15.7155871</c:v>
                </c:pt>
                <c:pt idx="1170">
                  <c:v>-16.99107085</c:v>
                </c:pt>
                <c:pt idx="1171">
                  <c:v>-17.738633119999999</c:v>
                </c:pt>
                <c:pt idx="1172">
                  <c:v>-18.644747899999999</c:v>
                </c:pt>
                <c:pt idx="1173">
                  <c:v>-17.56219823</c:v>
                </c:pt>
                <c:pt idx="1174">
                  <c:v>-16.87872788</c:v>
                </c:pt>
                <c:pt idx="1175">
                  <c:v>-16.89880307</c:v>
                </c:pt>
                <c:pt idx="1176">
                  <c:v>-16.80186423</c:v>
                </c:pt>
                <c:pt idx="1177">
                  <c:v>-17.43636807</c:v>
                </c:pt>
                <c:pt idx="1178">
                  <c:v>-18.202368799999999</c:v>
                </c:pt>
                <c:pt idx="1179">
                  <c:v>-18.90536736</c:v>
                </c:pt>
                <c:pt idx="1180">
                  <c:v>-19.133713719999999</c:v>
                </c:pt>
                <c:pt idx="1181">
                  <c:v>-19.037581790000001</c:v>
                </c:pt>
                <c:pt idx="1182">
                  <c:v>-17.46861972</c:v>
                </c:pt>
                <c:pt idx="1183">
                  <c:v>-15.38809812</c:v>
                </c:pt>
                <c:pt idx="1184">
                  <c:v>-13.972066849999999</c:v>
                </c:pt>
                <c:pt idx="1185">
                  <c:v>-13.31647802</c:v>
                </c:pt>
                <c:pt idx="1186">
                  <c:v>-13.05451396</c:v>
                </c:pt>
                <c:pt idx="1187">
                  <c:v>-12.62394748</c:v>
                </c:pt>
                <c:pt idx="1188">
                  <c:v>-11.67495931</c:v>
                </c:pt>
                <c:pt idx="1189">
                  <c:v>-8.3731695269999999</c:v>
                </c:pt>
                <c:pt idx="1190">
                  <c:v>-2.9415307099999999</c:v>
                </c:pt>
                <c:pt idx="1191">
                  <c:v>7.9670291659999997</c:v>
                </c:pt>
                <c:pt idx="1192">
                  <c:v>19.415071279999999</c:v>
                </c:pt>
                <c:pt idx="1193">
                  <c:v>28.436802289999999</c:v>
                </c:pt>
                <c:pt idx="1194">
                  <c:v>38.448231800000002</c:v>
                </c:pt>
                <c:pt idx="1195">
                  <c:v>44.269583509999997</c:v>
                </c:pt>
                <c:pt idx="1196">
                  <c:v>48.287295550000003</c:v>
                </c:pt>
                <c:pt idx="1197">
                  <c:v>50.818950170000001</c:v>
                </c:pt>
                <c:pt idx="1198">
                  <c:v>52.348270460000002</c:v>
                </c:pt>
                <c:pt idx="1199">
                  <c:v>52.556604950000001</c:v>
                </c:pt>
                <c:pt idx="1200">
                  <c:v>52.139933890000002</c:v>
                </c:pt>
                <c:pt idx="1201">
                  <c:v>52.15018259</c:v>
                </c:pt>
                <c:pt idx="1202">
                  <c:v>53.021035550000001</c:v>
                </c:pt>
                <c:pt idx="1203">
                  <c:v>50.354448660000003</c:v>
                </c:pt>
                <c:pt idx="1204">
                  <c:v>47.873271379999998</c:v>
                </c:pt>
                <c:pt idx="1205">
                  <c:v>46.100146389999999</c:v>
                </c:pt>
                <c:pt idx="1206">
                  <c:v>41.88018864</c:v>
                </c:pt>
                <c:pt idx="1207">
                  <c:v>41.14955964</c:v>
                </c:pt>
                <c:pt idx="1208">
                  <c:v>40.992551329999998</c:v>
                </c:pt>
                <c:pt idx="1209">
                  <c:v>42.223887339999997</c:v>
                </c:pt>
                <c:pt idx="1210">
                  <c:v>43.757618209999997</c:v>
                </c:pt>
                <c:pt idx="1211">
                  <c:v>46.026265260000002</c:v>
                </c:pt>
                <c:pt idx="1212">
                  <c:v>47.742702940000001</c:v>
                </c:pt>
                <c:pt idx="1213">
                  <c:v>48.75817267</c:v>
                </c:pt>
                <c:pt idx="1214">
                  <c:v>49.59807576</c:v>
                </c:pt>
                <c:pt idx="1215">
                  <c:v>48.850363369999997</c:v>
                </c:pt>
                <c:pt idx="1216">
                  <c:v>46.847244510000003</c:v>
                </c:pt>
                <c:pt idx="1217">
                  <c:v>45.749804470000001</c:v>
                </c:pt>
                <c:pt idx="1218">
                  <c:v>43.965632329999998</c:v>
                </c:pt>
                <c:pt idx="1219">
                  <c:v>42.168246449999998</c:v>
                </c:pt>
                <c:pt idx="1220">
                  <c:v>40.986379530000001</c:v>
                </c:pt>
                <c:pt idx="1221">
                  <c:v>40.320628120000002</c:v>
                </c:pt>
                <c:pt idx="1222">
                  <c:v>40.597435769999997</c:v>
                </c:pt>
                <c:pt idx="1223">
                  <c:v>42.125393440000003</c:v>
                </c:pt>
                <c:pt idx="1224">
                  <c:v>45.636229049999997</c:v>
                </c:pt>
                <c:pt idx="1225">
                  <c:v>49.824327080000003</c:v>
                </c:pt>
                <c:pt idx="1226">
                  <c:v>52.81495803</c:v>
                </c:pt>
                <c:pt idx="1227">
                  <c:v>54.66285895</c:v>
                </c:pt>
                <c:pt idx="1228">
                  <c:v>53.788360240000003</c:v>
                </c:pt>
                <c:pt idx="1229">
                  <c:v>52.199633380000002</c:v>
                </c:pt>
                <c:pt idx="1230">
                  <c:v>49.908043139999997</c:v>
                </c:pt>
                <c:pt idx="1231">
                  <c:v>46.969002420000002</c:v>
                </c:pt>
                <c:pt idx="1232">
                  <c:v>45.909365479999998</c:v>
                </c:pt>
                <c:pt idx="1233">
                  <c:v>47.17717648</c:v>
                </c:pt>
                <c:pt idx="1234">
                  <c:v>49.92235032</c:v>
                </c:pt>
                <c:pt idx="1235">
                  <c:v>52.357571479999997</c:v>
                </c:pt>
                <c:pt idx="1236">
                  <c:v>54.539848829999997</c:v>
                </c:pt>
                <c:pt idx="1237">
                  <c:v>56.174585360000002</c:v>
                </c:pt>
                <c:pt idx="1238">
                  <c:v>57.499460220000003</c:v>
                </c:pt>
                <c:pt idx="1239">
                  <c:v>59.202470849999997</c:v>
                </c:pt>
                <c:pt idx="1240">
                  <c:v>61.245781620000002</c:v>
                </c:pt>
                <c:pt idx="1241">
                  <c:v>62.445403710000001</c:v>
                </c:pt>
                <c:pt idx="1242">
                  <c:v>63.167772190000001</c:v>
                </c:pt>
                <c:pt idx="1243">
                  <c:v>63.221876969999997</c:v>
                </c:pt>
                <c:pt idx="1244">
                  <c:v>62.368613500000002</c:v>
                </c:pt>
                <c:pt idx="1245">
                  <c:v>53.688176009999999</c:v>
                </c:pt>
                <c:pt idx="1246">
                  <c:v>37.16684566</c:v>
                </c:pt>
                <c:pt idx="1247">
                  <c:v>22.338225009999999</c:v>
                </c:pt>
                <c:pt idx="1248">
                  <c:v>11.271403810000001</c:v>
                </c:pt>
                <c:pt idx="1249">
                  <c:v>13.80622812</c:v>
                </c:pt>
                <c:pt idx="1250">
                  <c:v>10.096289990000001</c:v>
                </c:pt>
                <c:pt idx="1251">
                  <c:v>10.74203088</c:v>
                </c:pt>
                <c:pt idx="1252">
                  <c:v>7.8449434409999999</c:v>
                </c:pt>
                <c:pt idx="1253">
                  <c:v>3.6565374749999999</c:v>
                </c:pt>
                <c:pt idx="1254">
                  <c:v>1.6272340569999999</c:v>
                </c:pt>
                <c:pt idx="1255">
                  <c:v>-2.48092932</c:v>
                </c:pt>
                <c:pt idx="1256">
                  <c:v>-5.3485850859999999</c:v>
                </c:pt>
                <c:pt idx="1257">
                  <c:v>-7.2923051289999998</c:v>
                </c:pt>
                <c:pt idx="1258">
                  <c:v>-8.8407554190000006</c:v>
                </c:pt>
                <c:pt idx="1259">
                  <c:v>-9.8036560900000005</c:v>
                </c:pt>
                <c:pt idx="1260">
                  <c:v>-10.459715360000001</c:v>
                </c:pt>
                <c:pt idx="1261">
                  <c:v>-11.77358881</c:v>
                </c:pt>
                <c:pt idx="1262">
                  <c:v>-13.273456899999999</c:v>
                </c:pt>
                <c:pt idx="1263">
                  <c:v>-15.612013810000001</c:v>
                </c:pt>
                <c:pt idx="1264">
                  <c:v>-16.957213249999999</c:v>
                </c:pt>
                <c:pt idx="1265">
                  <c:v>-18.237314690000002</c:v>
                </c:pt>
                <c:pt idx="1266">
                  <c:v>-18.552257019999999</c:v>
                </c:pt>
                <c:pt idx="1267">
                  <c:v>-18.672478259999998</c:v>
                </c:pt>
                <c:pt idx="1268">
                  <c:v>-17.891454320000001</c:v>
                </c:pt>
                <c:pt idx="1269">
                  <c:v>-16.92066883</c:v>
                </c:pt>
                <c:pt idx="1270">
                  <c:v>-16.914827339999999</c:v>
                </c:pt>
                <c:pt idx="1271">
                  <c:v>-17.99916567</c:v>
                </c:pt>
                <c:pt idx="1272">
                  <c:v>-19.154691979999999</c:v>
                </c:pt>
                <c:pt idx="1273">
                  <c:v>-19.767150579999999</c:v>
                </c:pt>
                <c:pt idx="1274">
                  <c:v>-19.311412740000002</c:v>
                </c:pt>
                <c:pt idx="1275">
                  <c:v>-18.791226649999999</c:v>
                </c:pt>
                <c:pt idx="1276">
                  <c:v>-17.900701349999999</c:v>
                </c:pt>
                <c:pt idx="1277">
                  <c:v>-16.683684670000002</c:v>
                </c:pt>
                <c:pt idx="1278">
                  <c:v>-16.12550718</c:v>
                </c:pt>
                <c:pt idx="1279">
                  <c:v>-17.450456679999998</c:v>
                </c:pt>
                <c:pt idx="1280">
                  <c:v>-17.075690640000001</c:v>
                </c:pt>
                <c:pt idx="1281">
                  <c:v>-15.83900873</c:v>
                </c:pt>
                <c:pt idx="1282">
                  <c:v>-13.72760405</c:v>
                </c:pt>
                <c:pt idx="1283">
                  <c:v>-10.1889618</c:v>
                </c:pt>
                <c:pt idx="1284">
                  <c:v>-4.2448611139999999</c:v>
                </c:pt>
                <c:pt idx="1285">
                  <c:v>2.3126645109999999</c:v>
                </c:pt>
                <c:pt idx="1286">
                  <c:v>11.030902920000001</c:v>
                </c:pt>
                <c:pt idx="1287">
                  <c:v>20.59425135</c:v>
                </c:pt>
                <c:pt idx="1288">
                  <c:v>34.759787279999998</c:v>
                </c:pt>
                <c:pt idx="1289">
                  <c:v>51.870265750000002</c:v>
                </c:pt>
                <c:pt idx="1290">
                  <c:v>60.704775349999998</c:v>
                </c:pt>
                <c:pt idx="1291">
                  <c:v>59.61642406</c:v>
                </c:pt>
                <c:pt idx="1292">
                  <c:v>58.617299010000004</c:v>
                </c:pt>
                <c:pt idx="1293">
                  <c:v>58.769254170000004</c:v>
                </c:pt>
                <c:pt idx="1294">
                  <c:v>57.43098981</c:v>
                </c:pt>
                <c:pt idx="1295">
                  <c:v>56.062143560000003</c:v>
                </c:pt>
                <c:pt idx="1296">
                  <c:v>54.079645030000002</c:v>
                </c:pt>
                <c:pt idx="1297">
                  <c:v>52.658255459999999</c:v>
                </c:pt>
                <c:pt idx="1298">
                  <c:v>53.201445759999999</c:v>
                </c:pt>
                <c:pt idx="1299">
                  <c:v>53.373960519999997</c:v>
                </c:pt>
                <c:pt idx="1300">
                  <c:v>52.974151130000003</c:v>
                </c:pt>
                <c:pt idx="1301">
                  <c:v>53.057437149999998</c:v>
                </c:pt>
                <c:pt idx="1302">
                  <c:v>53.606640050000003</c:v>
                </c:pt>
                <c:pt idx="1303">
                  <c:v>53.379812549999997</c:v>
                </c:pt>
                <c:pt idx="1304">
                  <c:v>53.814654220000001</c:v>
                </c:pt>
                <c:pt idx="1305">
                  <c:v>54.113699670000003</c:v>
                </c:pt>
                <c:pt idx="1306">
                  <c:v>53.675417680000002</c:v>
                </c:pt>
                <c:pt idx="1307">
                  <c:v>52.381759969999997</c:v>
                </c:pt>
                <c:pt idx="1308">
                  <c:v>50.202977050000001</c:v>
                </c:pt>
                <c:pt idx="1309">
                  <c:v>46.480452450000001</c:v>
                </c:pt>
                <c:pt idx="1310">
                  <c:v>42.546251859999998</c:v>
                </c:pt>
                <c:pt idx="1311">
                  <c:v>39.340395770000001</c:v>
                </c:pt>
                <c:pt idx="1312">
                  <c:v>39.727235090000001</c:v>
                </c:pt>
                <c:pt idx="1313">
                  <c:v>39.604422669999998</c:v>
                </c:pt>
                <c:pt idx="1314">
                  <c:v>42.98627458</c:v>
                </c:pt>
                <c:pt idx="1315">
                  <c:v>45.75728694</c:v>
                </c:pt>
                <c:pt idx="1316">
                  <c:v>50.89311112</c:v>
                </c:pt>
                <c:pt idx="1317">
                  <c:v>53.694441640000001</c:v>
                </c:pt>
                <c:pt idx="1318">
                  <c:v>53.942387830000001</c:v>
                </c:pt>
                <c:pt idx="1319">
                  <c:v>52.213022129999999</c:v>
                </c:pt>
                <c:pt idx="1320">
                  <c:v>48.885530080000002</c:v>
                </c:pt>
                <c:pt idx="1321">
                  <c:v>46.714523720000003</c:v>
                </c:pt>
                <c:pt idx="1322">
                  <c:v>45.135328889999997</c:v>
                </c:pt>
                <c:pt idx="1323">
                  <c:v>44.321241739999998</c:v>
                </c:pt>
                <c:pt idx="1324">
                  <c:v>46.699218969999997</c:v>
                </c:pt>
                <c:pt idx="1325">
                  <c:v>50.91701097</c:v>
                </c:pt>
                <c:pt idx="1326">
                  <c:v>55.567635529999997</c:v>
                </c:pt>
                <c:pt idx="1327">
                  <c:v>60.313160449999998</c:v>
                </c:pt>
                <c:pt idx="1328">
                  <c:v>63.7440967</c:v>
                </c:pt>
                <c:pt idx="1329">
                  <c:v>65.801640680000006</c:v>
                </c:pt>
                <c:pt idx="1330">
                  <c:v>65.769238180000002</c:v>
                </c:pt>
                <c:pt idx="1331">
                  <c:v>64.278410750000006</c:v>
                </c:pt>
                <c:pt idx="1332">
                  <c:v>64.483306459999994</c:v>
                </c:pt>
                <c:pt idx="1333">
                  <c:v>64.874937299999999</c:v>
                </c:pt>
                <c:pt idx="1334">
                  <c:v>65.370114169999994</c:v>
                </c:pt>
                <c:pt idx="1335">
                  <c:v>64.695639220000004</c:v>
                </c:pt>
                <c:pt idx="1336">
                  <c:v>60.727098220000002</c:v>
                </c:pt>
                <c:pt idx="1337">
                  <c:v>52.291510950000003</c:v>
                </c:pt>
                <c:pt idx="1338">
                  <c:v>35.90223529</c:v>
                </c:pt>
                <c:pt idx="1339">
                  <c:v>20.966910009999999</c:v>
                </c:pt>
                <c:pt idx="1340">
                  <c:v>13.60234629</c:v>
                </c:pt>
                <c:pt idx="1341">
                  <c:v>9.0110837890000006</c:v>
                </c:pt>
                <c:pt idx="1342">
                  <c:v>7.5537535670000002</c:v>
                </c:pt>
                <c:pt idx="1343">
                  <c:v>7.6521699940000003</c:v>
                </c:pt>
                <c:pt idx="1344">
                  <c:v>8.9437383209999997</c:v>
                </c:pt>
                <c:pt idx="1345">
                  <c:v>7.8427946410000002</c:v>
                </c:pt>
                <c:pt idx="1346">
                  <c:v>6.0217097190000004</c:v>
                </c:pt>
                <c:pt idx="1347">
                  <c:v>3.545432403</c:v>
                </c:pt>
                <c:pt idx="1348">
                  <c:v>1.965943429</c:v>
                </c:pt>
                <c:pt idx="1349">
                  <c:v>-0.34742207200000003</c:v>
                </c:pt>
                <c:pt idx="1350">
                  <c:v>-3.5695456760000002</c:v>
                </c:pt>
                <c:pt idx="1351">
                  <c:v>-7.496750435</c:v>
                </c:pt>
                <c:pt idx="1352">
                  <c:v>-10.30235459</c:v>
                </c:pt>
                <c:pt idx="1353">
                  <c:v>-11.45751023</c:v>
                </c:pt>
                <c:pt idx="1354">
                  <c:v>-10.51102775</c:v>
                </c:pt>
                <c:pt idx="1355">
                  <c:v>-10.20216716</c:v>
                </c:pt>
                <c:pt idx="1356">
                  <c:v>-10.114127509999999</c:v>
                </c:pt>
                <c:pt idx="1357">
                  <c:v>-10.78959307</c:v>
                </c:pt>
                <c:pt idx="1358">
                  <c:v>-11.70009138</c:v>
                </c:pt>
                <c:pt idx="1359">
                  <c:v>-12.187144249999999</c:v>
                </c:pt>
                <c:pt idx="1360">
                  <c:v>-12.00683544</c:v>
                </c:pt>
                <c:pt idx="1361">
                  <c:v>-10.96438058</c:v>
                </c:pt>
                <c:pt idx="1362">
                  <c:v>-9.862987403</c:v>
                </c:pt>
                <c:pt idx="1363">
                  <c:v>-9.4565277880000007</c:v>
                </c:pt>
                <c:pt idx="1364">
                  <c:v>-9.7877932689999998</c:v>
                </c:pt>
                <c:pt idx="1365">
                  <c:v>-10.947936779999999</c:v>
                </c:pt>
                <c:pt idx="1366">
                  <c:v>-10.91073334</c:v>
                </c:pt>
                <c:pt idx="1367">
                  <c:v>-10.368821690000001</c:v>
                </c:pt>
                <c:pt idx="1368">
                  <c:v>-10.399538039999999</c:v>
                </c:pt>
                <c:pt idx="1369">
                  <c:v>-11.50392035</c:v>
                </c:pt>
                <c:pt idx="1370">
                  <c:v>-14.2011436</c:v>
                </c:pt>
                <c:pt idx="1371">
                  <c:v>-15.381444739999999</c:v>
                </c:pt>
                <c:pt idx="1372">
                  <c:v>-15.472508380000001</c:v>
                </c:pt>
                <c:pt idx="1373">
                  <c:v>-16.211867699999999</c:v>
                </c:pt>
                <c:pt idx="1374">
                  <c:v>-14.403724110000001</c:v>
                </c:pt>
                <c:pt idx="1375">
                  <c:v>-4.0554921200000003</c:v>
                </c:pt>
                <c:pt idx="1376">
                  <c:v>5.388253261</c:v>
                </c:pt>
                <c:pt idx="1377">
                  <c:v>18.994361189999999</c:v>
                </c:pt>
                <c:pt idx="1378">
                  <c:v>30.533838589999998</c:v>
                </c:pt>
                <c:pt idx="1379">
                  <c:v>29.431939679999999</c:v>
                </c:pt>
                <c:pt idx="1380">
                  <c:v>29.254105670000001</c:v>
                </c:pt>
                <c:pt idx="1381">
                  <c:v>32.938486390000001</c:v>
                </c:pt>
                <c:pt idx="1382">
                  <c:v>43.270336110000002</c:v>
                </c:pt>
                <c:pt idx="1383">
                  <c:v>50.277711660000001</c:v>
                </c:pt>
                <c:pt idx="1384">
                  <c:v>55.356526289999998</c:v>
                </c:pt>
                <c:pt idx="1385">
                  <c:v>56.238248630000001</c:v>
                </c:pt>
                <c:pt idx="1386">
                  <c:v>54.149304999999998</c:v>
                </c:pt>
                <c:pt idx="1387">
                  <c:v>51.580140470000003</c:v>
                </c:pt>
                <c:pt idx="1388">
                  <c:v>50.514455990000002</c:v>
                </c:pt>
                <c:pt idx="1389">
                  <c:v>49.262698890000003</c:v>
                </c:pt>
                <c:pt idx="1390">
                  <c:v>48.357332710000001</c:v>
                </c:pt>
                <c:pt idx="1391">
                  <c:v>49.137451640000002</c:v>
                </c:pt>
                <c:pt idx="1392">
                  <c:v>50.551860939999997</c:v>
                </c:pt>
                <c:pt idx="1393">
                  <c:v>52.150460270000004</c:v>
                </c:pt>
                <c:pt idx="1394">
                  <c:v>52.113119410000003</c:v>
                </c:pt>
                <c:pt idx="1395">
                  <c:v>50.425112570000003</c:v>
                </c:pt>
                <c:pt idx="1396">
                  <c:v>49.688741790000002</c:v>
                </c:pt>
                <c:pt idx="1397">
                  <c:v>50.11154372</c:v>
                </c:pt>
                <c:pt idx="1398">
                  <c:v>51.381597259999999</c:v>
                </c:pt>
                <c:pt idx="1399">
                  <c:v>52.209701590000002</c:v>
                </c:pt>
                <c:pt idx="1400">
                  <c:v>52.77290473</c:v>
                </c:pt>
                <c:pt idx="1401">
                  <c:v>52.093744200000003</c:v>
                </c:pt>
                <c:pt idx="1402">
                  <c:v>49.958861210000002</c:v>
                </c:pt>
                <c:pt idx="1403">
                  <c:v>47.879034189999999</c:v>
                </c:pt>
                <c:pt idx="1404">
                  <c:v>45.26380133</c:v>
                </c:pt>
                <c:pt idx="1405">
                  <c:v>42.852546599999997</c:v>
                </c:pt>
                <c:pt idx="1406">
                  <c:v>41.158911660000001</c:v>
                </c:pt>
                <c:pt idx="1407">
                  <c:v>40.317058879999998</c:v>
                </c:pt>
                <c:pt idx="1408">
                  <c:v>40.649834839999997</c:v>
                </c:pt>
                <c:pt idx="1409">
                  <c:v>41.712127510000002</c:v>
                </c:pt>
                <c:pt idx="1410">
                  <c:v>43.128489209999998</c:v>
                </c:pt>
                <c:pt idx="1411">
                  <c:v>46.167800919999998</c:v>
                </c:pt>
                <c:pt idx="1412">
                  <c:v>50.331419629999999</c:v>
                </c:pt>
                <c:pt idx="1413">
                  <c:v>53.902324460000003</c:v>
                </c:pt>
                <c:pt idx="1414">
                  <c:v>55.103928420000003</c:v>
                </c:pt>
                <c:pt idx="1415">
                  <c:v>53.32558993</c:v>
                </c:pt>
                <c:pt idx="1416">
                  <c:v>50.580178050000001</c:v>
                </c:pt>
                <c:pt idx="1417">
                  <c:v>47.189128289999999</c:v>
                </c:pt>
                <c:pt idx="1418">
                  <c:v>42.816160959999998</c:v>
                </c:pt>
                <c:pt idx="1419">
                  <c:v>40.218826540000002</c:v>
                </c:pt>
                <c:pt idx="1420">
                  <c:v>39.999965269999997</c:v>
                </c:pt>
                <c:pt idx="1421">
                  <c:v>41.405067240000001</c:v>
                </c:pt>
                <c:pt idx="1422">
                  <c:v>44.318393299999997</c:v>
                </c:pt>
                <c:pt idx="1423">
                  <c:v>47.662780830000003</c:v>
                </c:pt>
                <c:pt idx="1424">
                  <c:v>49.894510519999997</c:v>
                </c:pt>
                <c:pt idx="1425">
                  <c:v>51.910563510000003</c:v>
                </c:pt>
                <c:pt idx="1426">
                  <c:v>53.083136080000003</c:v>
                </c:pt>
                <c:pt idx="1427">
                  <c:v>54.123694360000002</c:v>
                </c:pt>
                <c:pt idx="1428">
                  <c:v>55.017834360000002</c:v>
                </c:pt>
                <c:pt idx="1429">
                  <c:v>54.31672133</c:v>
                </c:pt>
                <c:pt idx="1430">
                  <c:v>46.488015470000001</c:v>
                </c:pt>
                <c:pt idx="1431">
                  <c:v>37.173254120000003</c:v>
                </c:pt>
                <c:pt idx="1432">
                  <c:v>29.319841060000002</c:v>
                </c:pt>
                <c:pt idx="1433">
                  <c:v>29.771074070000001</c:v>
                </c:pt>
                <c:pt idx="1434">
                  <c:v>37.618046990000003</c:v>
                </c:pt>
                <c:pt idx="1435">
                  <c:v>42.881586679999998</c:v>
                </c:pt>
                <c:pt idx="1436">
                  <c:v>34.448555900000002</c:v>
                </c:pt>
                <c:pt idx="1437">
                  <c:v>18.861447800000001</c:v>
                </c:pt>
                <c:pt idx="1438">
                  <c:v>8.9659994839999992</c:v>
                </c:pt>
                <c:pt idx="1439">
                  <c:v>6.7931773419999999</c:v>
                </c:pt>
                <c:pt idx="1440">
                  <c:v>11.705227799999999</c:v>
                </c:pt>
                <c:pt idx="1441">
                  <c:v>16.27689092</c:v>
                </c:pt>
                <c:pt idx="1442">
                  <c:v>16.211893280000002</c:v>
                </c:pt>
                <c:pt idx="1443">
                  <c:v>11.38411612</c:v>
                </c:pt>
                <c:pt idx="1444">
                  <c:v>2.7086970379999999</c:v>
                </c:pt>
                <c:pt idx="1445">
                  <c:v>-4.3045648769999998</c:v>
                </c:pt>
                <c:pt idx="1446">
                  <c:v>-8.2946953079999997</c:v>
                </c:pt>
                <c:pt idx="1447">
                  <c:v>-8.7197323890000007</c:v>
                </c:pt>
                <c:pt idx="1448">
                  <c:v>-7.4760650579999997</c:v>
                </c:pt>
                <c:pt idx="1449">
                  <c:v>-6.1071563820000003</c:v>
                </c:pt>
                <c:pt idx="1450">
                  <c:v>-6.0262348670000003</c:v>
                </c:pt>
                <c:pt idx="1451">
                  <c:v>-7.4256967469999999</c:v>
                </c:pt>
                <c:pt idx="1452">
                  <c:v>-9.4383433720000003</c:v>
                </c:pt>
                <c:pt idx="1453">
                  <c:v>-12.46041301</c:v>
                </c:pt>
                <c:pt idx="1454">
                  <c:v>-14.61650779</c:v>
                </c:pt>
                <c:pt idx="1455">
                  <c:v>-16.06387531</c:v>
                </c:pt>
                <c:pt idx="1456">
                  <c:v>-16.16375648</c:v>
                </c:pt>
                <c:pt idx="1457">
                  <c:v>-14.311422990000001</c:v>
                </c:pt>
                <c:pt idx="1458">
                  <c:v>-12.281372559999999</c:v>
                </c:pt>
                <c:pt idx="1459">
                  <c:v>-11.798895119999999</c:v>
                </c:pt>
                <c:pt idx="1460">
                  <c:v>-10.817269400000001</c:v>
                </c:pt>
                <c:pt idx="1461">
                  <c:v>-11.69161738</c:v>
                </c:pt>
                <c:pt idx="1462">
                  <c:v>-12.11863205</c:v>
                </c:pt>
                <c:pt idx="1463">
                  <c:v>-13.31253461</c:v>
                </c:pt>
                <c:pt idx="1464">
                  <c:v>-15.202713279999999</c:v>
                </c:pt>
                <c:pt idx="1465">
                  <c:v>-14.92330458</c:v>
                </c:pt>
                <c:pt idx="1466">
                  <c:v>-14.836079010000001</c:v>
                </c:pt>
                <c:pt idx="1467">
                  <c:v>-13.202168240000001</c:v>
                </c:pt>
                <c:pt idx="1468">
                  <c:v>-12.26053005</c:v>
                </c:pt>
                <c:pt idx="1469">
                  <c:v>-12.12958607</c:v>
                </c:pt>
                <c:pt idx="1470">
                  <c:v>-12.334126879999999</c:v>
                </c:pt>
                <c:pt idx="1471">
                  <c:v>-14.06754274</c:v>
                </c:pt>
                <c:pt idx="1472">
                  <c:v>-15.55519614</c:v>
                </c:pt>
                <c:pt idx="1473">
                  <c:v>-15.31769147</c:v>
                </c:pt>
                <c:pt idx="1474">
                  <c:v>-14.92706349</c:v>
                </c:pt>
                <c:pt idx="1475">
                  <c:v>-12.717287880000001</c:v>
                </c:pt>
                <c:pt idx="1476">
                  <c:v>0.54204564</c:v>
                </c:pt>
                <c:pt idx="1477">
                  <c:v>18.370271710000001</c:v>
                </c:pt>
                <c:pt idx="1478">
                  <c:v>38.675635530000001</c:v>
                </c:pt>
                <c:pt idx="1479">
                  <c:v>54.160554769999997</c:v>
                </c:pt>
                <c:pt idx="1480">
                  <c:v>56.962743189999998</c:v>
                </c:pt>
                <c:pt idx="1481">
                  <c:v>47.540584180000003</c:v>
                </c:pt>
                <c:pt idx="1482">
                  <c:v>40.521100400000002</c:v>
                </c:pt>
                <c:pt idx="1483">
                  <c:v>37.204062120000003</c:v>
                </c:pt>
                <c:pt idx="1484">
                  <c:v>38.964777730000002</c:v>
                </c:pt>
                <c:pt idx="1485">
                  <c:v>44.19720693</c:v>
                </c:pt>
                <c:pt idx="1486">
                  <c:v>46.449114440000002</c:v>
                </c:pt>
                <c:pt idx="1487">
                  <c:v>46.010843389999998</c:v>
                </c:pt>
                <c:pt idx="1488">
                  <c:v>44.360428489999997</c:v>
                </c:pt>
                <c:pt idx="1489">
                  <c:v>39.28296151</c:v>
                </c:pt>
                <c:pt idx="1490">
                  <c:v>37.143788749999999</c:v>
                </c:pt>
                <c:pt idx="1491">
                  <c:v>37.111565130000002</c:v>
                </c:pt>
                <c:pt idx="1492">
                  <c:v>36.356717039999999</c:v>
                </c:pt>
                <c:pt idx="1493">
                  <c:v>37.652356529999999</c:v>
                </c:pt>
                <c:pt idx="1494">
                  <c:v>40.53333662</c:v>
                </c:pt>
                <c:pt idx="1495">
                  <c:v>43.032642899999999</c:v>
                </c:pt>
                <c:pt idx="1496">
                  <c:v>45.832246339999998</c:v>
                </c:pt>
                <c:pt idx="1497">
                  <c:v>47.643896040000001</c:v>
                </c:pt>
                <c:pt idx="1498">
                  <c:v>47.916868739999998</c:v>
                </c:pt>
                <c:pt idx="1499">
                  <c:v>47.226625249999998</c:v>
                </c:pt>
                <c:pt idx="1500">
                  <c:v>45.856088159999999</c:v>
                </c:pt>
                <c:pt idx="1501">
                  <c:v>43.931485199999997</c:v>
                </c:pt>
                <c:pt idx="1502">
                  <c:v>41.625956309999999</c:v>
                </c:pt>
                <c:pt idx="1503">
                  <c:v>40.227995960000001</c:v>
                </c:pt>
                <c:pt idx="1504">
                  <c:v>39.458532679999998</c:v>
                </c:pt>
                <c:pt idx="1505">
                  <c:v>38.536492989999999</c:v>
                </c:pt>
                <c:pt idx="1506">
                  <c:v>37.918601219999999</c:v>
                </c:pt>
                <c:pt idx="1507">
                  <c:v>38.066329719999999</c:v>
                </c:pt>
                <c:pt idx="1508">
                  <c:v>38.989668860000002</c:v>
                </c:pt>
                <c:pt idx="1509">
                  <c:v>40.407461089999998</c:v>
                </c:pt>
                <c:pt idx="1510">
                  <c:v>42.55015023</c:v>
                </c:pt>
                <c:pt idx="1511">
                  <c:v>44.97699652</c:v>
                </c:pt>
                <c:pt idx="1512">
                  <c:v>47.177597069999997</c:v>
                </c:pt>
                <c:pt idx="1513">
                  <c:v>49.821120860000001</c:v>
                </c:pt>
                <c:pt idx="1514">
                  <c:v>51.329590109999998</c:v>
                </c:pt>
                <c:pt idx="1515">
                  <c:v>51.637889020000003</c:v>
                </c:pt>
                <c:pt idx="1516">
                  <c:v>50.768461940000002</c:v>
                </c:pt>
                <c:pt idx="1517">
                  <c:v>48.514130629999997</c:v>
                </c:pt>
                <c:pt idx="1518">
                  <c:v>45.860612199999998</c:v>
                </c:pt>
                <c:pt idx="1519">
                  <c:v>43.546670419999998</c:v>
                </c:pt>
                <c:pt idx="1520">
                  <c:v>42.077120610000001</c:v>
                </c:pt>
                <c:pt idx="1521">
                  <c:v>41.322553249999999</c:v>
                </c:pt>
                <c:pt idx="1522">
                  <c:v>40.692441719999998</c:v>
                </c:pt>
                <c:pt idx="1523">
                  <c:v>39.959986610000001</c:v>
                </c:pt>
                <c:pt idx="1524">
                  <c:v>40.218780879999997</c:v>
                </c:pt>
                <c:pt idx="1525">
                  <c:v>41.027296020000001</c:v>
                </c:pt>
                <c:pt idx="1526">
                  <c:v>41.365372309999998</c:v>
                </c:pt>
                <c:pt idx="1527">
                  <c:v>41.87110904</c:v>
                </c:pt>
                <c:pt idx="1528">
                  <c:v>42.808077740000002</c:v>
                </c:pt>
                <c:pt idx="1529">
                  <c:v>45.856478260000003</c:v>
                </c:pt>
                <c:pt idx="1530">
                  <c:v>48.962128929999999</c:v>
                </c:pt>
                <c:pt idx="1531">
                  <c:v>52.529496639999998</c:v>
                </c:pt>
                <c:pt idx="1532">
                  <c:v>55.970055649999999</c:v>
                </c:pt>
                <c:pt idx="1533">
                  <c:v>60.259758040000001</c:v>
                </c:pt>
                <c:pt idx="1534">
                  <c:v>63.239445949999997</c:v>
                </c:pt>
                <c:pt idx="1535">
                  <c:v>63.88651557</c:v>
                </c:pt>
                <c:pt idx="1536">
                  <c:v>57.555371209999997</c:v>
                </c:pt>
                <c:pt idx="1537">
                  <c:v>42.48525411</c:v>
                </c:pt>
                <c:pt idx="1538">
                  <c:v>27.95810316</c:v>
                </c:pt>
                <c:pt idx="1539">
                  <c:v>11.02509757</c:v>
                </c:pt>
                <c:pt idx="1540">
                  <c:v>-1.0163128349999999</c:v>
                </c:pt>
                <c:pt idx="1541">
                  <c:v>-1.4598387580000001</c:v>
                </c:pt>
                <c:pt idx="1542">
                  <c:v>5.0999308330000002</c:v>
                </c:pt>
                <c:pt idx="1543">
                  <c:v>14.08281041</c:v>
                </c:pt>
                <c:pt idx="1544">
                  <c:v>23.890618140000001</c:v>
                </c:pt>
                <c:pt idx="1545">
                  <c:v>22.168252930000001</c:v>
                </c:pt>
                <c:pt idx="1546">
                  <c:v>17.586885779999999</c:v>
                </c:pt>
                <c:pt idx="1547">
                  <c:v>8.6072434779999991</c:v>
                </c:pt>
                <c:pt idx="1548">
                  <c:v>1.232127083</c:v>
                </c:pt>
                <c:pt idx="1549">
                  <c:v>-6.702867039</c:v>
                </c:pt>
                <c:pt idx="1550">
                  <c:v>-11.924500910000001</c:v>
                </c:pt>
                <c:pt idx="1551">
                  <c:v>-11.774435179999999</c:v>
                </c:pt>
                <c:pt idx="1552">
                  <c:v>-10.239372749999999</c:v>
                </c:pt>
                <c:pt idx="1553">
                  <c:v>-7.5189570530000003</c:v>
                </c:pt>
                <c:pt idx="1554">
                  <c:v>-5.1168079649999996</c:v>
                </c:pt>
                <c:pt idx="1555">
                  <c:v>-5.648492386</c:v>
                </c:pt>
                <c:pt idx="1556">
                  <c:v>-10.49107369</c:v>
                </c:pt>
                <c:pt idx="1557">
                  <c:v>-14.55774933</c:v>
                </c:pt>
                <c:pt idx="1558">
                  <c:v>-17.211759099999998</c:v>
                </c:pt>
                <c:pt idx="1559">
                  <c:v>-19.296155479999999</c:v>
                </c:pt>
                <c:pt idx="1560">
                  <c:v>-20.70423791</c:v>
                </c:pt>
                <c:pt idx="1561">
                  <c:v>-21.563042719999999</c:v>
                </c:pt>
                <c:pt idx="1562">
                  <c:v>-21.777647779999999</c:v>
                </c:pt>
                <c:pt idx="1563">
                  <c:v>-20.834142050000001</c:v>
                </c:pt>
                <c:pt idx="1564">
                  <c:v>-18.631475380000001</c:v>
                </c:pt>
                <c:pt idx="1565">
                  <c:v>-17.562045189999999</c:v>
                </c:pt>
                <c:pt idx="1566">
                  <c:v>-17.602500070000001</c:v>
                </c:pt>
                <c:pt idx="1567">
                  <c:v>-18.1041946</c:v>
                </c:pt>
                <c:pt idx="1568">
                  <c:v>-18.59551913</c:v>
                </c:pt>
                <c:pt idx="1569">
                  <c:v>-18.45320757</c:v>
                </c:pt>
                <c:pt idx="1570">
                  <c:v>-17.900931249999999</c:v>
                </c:pt>
                <c:pt idx="1571">
                  <c:v>-16.19004558</c:v>
                </c:pt>
                <c:pt idx="1572">
                  <c:v>-12.97101496</c:v>
                </c:pt>
                <c:pt idx="1573">
                  <c:v>-12.758296700000001</c:v>
                </c:pt>
                <c:pt idx="1574">
                  <c:v>-12.522455860000001</c:v>
                </c:pt>
                <c:pt idx="1575">
                  <c:v>-12.48197759</c:v>
                </c:pt>
                <c:pt idx="1576">
                  <c:v>-12.506342679999999</c:v>
                </c:pt>
                <c:pt idx="1577">
                  <c:v>-11.95941594</c:v>
                </c:pt>
                <c:pt idx="1578">
                  <c:v>-9.0700283499999994</c:v>
                </c:pt>
                <c:pt idx="1579">
                  <c:v>-5.8553940510000002</c:v>
                </c:pt>
                <c:pt idx="1580">
                  <c:v>1.2058090699999999</c:v>
                </c:pt>
                <c:pt idx="1581">
                  <c:v>10.060016709999999</c:v>
                </c:pt>
                <c:pt idx="1582">
                  <c:v>20.907224809999999</c:v>
                </c:pt>
                <c:pt idx="1583">
                  <c:v>31.48693939</c:v>
                </c:pt>
                <c:pt idx="1584">
                  <c:v>41.665295829999998</c:v>
                </c:pt>
                <c:pt idx="1585">
                  <c:v>55.226049250000003</c:v>
                </c:pt>
                <c:pt idx="1586">
                  <c:v>63.818339559999998</c:v>
                </c:pt>
                <c:pt idx="1587">
                  <c:v>67.100702650000002</c:v>
                </c:pt>
                <c:pt idx="1588">
                  <c:v>67.413634099999996</c:v>
                </c:pt>
                <c:pt idx="1589">
                  <c:v>66.266253739999996</c:v>
                </c:pt>
                <c:pt idx="1590">
                  <c:v>63.054858080000002</c:v>
                </c:pt>
                <c:pt idx="1591">
                  <c:v>59.12303653</c:v>
                </c:pt>
                <c:pt idx="1592">
                  <c:v>55.96787492</c:v>
                </c:pt>
                <c:pt idx="1593">
                  <c:v>54.108677</c:v>
                </c:pt>
                <c:pt idx="1594">
                  <c:v>52.456226569999998</c:v>
                </c:pt>
                <c:pt idx="1595">
                  <c:v>48.096136999999999</c:v>
                </c:pt>
                <c:pt idx="1596">
                  <c:v>44.557407380000001</c:v>
                </c:pt>
                <c:pt idx="1597">
                  <c:v>42.600546399999999</c:v>
                </c:pt>
                <c:pt idx="1598">
                  <c:v>40.690191429999999</c:v>
                </c:pt>
                <c:pt idx="1599">
                  <c:v>40.974631690000002</c:v>
                </c:pt>
                <c:pt idx="1600">
                  <c:v>42.002146850000003</c:v>
                </c:pt>
                <c:pt idx="1601">
                  <c:v>43.415720129999997</c:v>
                </c:pt>
                <c:pt idx="1602">
                  <c:v>44.195657990000001</c:v>
                </c:pt>
                <c:pt idx="1603">
                  <c:v>44.80684909</c:v>
                </c:pt>
                <c:pt idx="1604">
                  <c:v>44.927222260000001</c:v>
                </c:pt>
                <c:pt idx="1605">
                  <c:v>43.953900959999999</c:v>
                </c:pt>
                <c:pt idx="1606">
                  <c:v>42.045974520000001</c:v>
                </c:pt>
                <c:pt idx="1607">
                  <c:v>38.812704140000001</c:v>
                </c:pt>
                <c:pt idx="1608">
                  <c:v>35.579111159999997</c:v>
                </c:pt>
                <c:pt idx="1609">
                  <c:v>34.25158313</c:v>
                </c:pt>
                <c:pt idx="1610">
                  <c:v>35.390442540000002</c:v>
                </c:pt>
                <c:pt idx="1611">
                  <c:v>37.83198247</c:v>
                </c:pt>
                <c:pt idx="1612">
                  <c:v>40.94381199</c:v>
                </c:pt>
                <c:pt idx="1613">
                  <c:v>44.485430600000001</c:v>
                </c:pt>
                <c:pt idx="1614">
                  <c:v>46.833009789999998</c:v>
                </c:pt>
                <c:pt idx="1615">
                  <c:v>48.959626659999998</c:v>
                </c:pt>
                <c:pt idx="1616">
                  <c:v>50.486450120000001</c:v>
                </c:pt>
                <c:pt idx="1617">
                  <c:v>50.921410119999997</c:v>
                </c:pt>
                <c:pt idx="1618">
                  <c:v>49.875932319999997</c:v>
                </c:pt>
                <c:pt idx="1619">
                  <c:v>47.850166860000002</c:v>
                </c:pt>
                <c:pt idx="1620">
                  <c:v>46.680117860000003</c:v>
                </c:pt>
                <c:pt idx="1621">
                  <c:v>45.412370559999999</c:v>
                </c:pt>
                <c:pt idx="1622">
                  <c:v>44.913578880000003</c:v>
                </c:pt>
                <c:pt idx="1623">
                  <c:v>45.592528600000001</c:v>
                </c:pt>
                <c:pt idx="1624">
                  <c:v>47.6408038</c:v>
                </c:pt>
                <c:pt idx="1625">
                  <c:v>50.315661570000003</c:v>
                </c:pt>
                <c:pt idx="1626">
                  <c:v>54.075647590000003</c:v>
                </c:pt>
                <c:pt idx="1627">
                  <c:v>57.979781299999999</c:v>
                </c:pt>
                <c:pt idx="1628">
                  <c:v>62.26223555</c:v>
                </c:pt>
                <c:pt idx="1629">
                  <c:v>65.256088500000004</c:v>
                </c:pt>
                <c:pt idx="1630">
                  <c:v>66.178574729999994</c:v>
                </c:pt>
                <c:pt idx="1631">
                  <c:v>65.327761469999999</c:v>
                </c:pt>
                <c:pt idx="1632">
                  <c:v>60.499369510000001</c:v>
                </c:pt>
                <c:pt idx="1633">
                  <c:v>45.930738560000002</c:v>
                </c:pt>
                <c:pt idx="1634">
                  <c:v>24.581026250000001</c:v>
                </c:pt>
                <c:pt idx="1635">
                  <c:v>10.546803519999999</c:v>
                </c:pt>
                <c:pt idx="1636">
                  <c:v>2.7843890309999999</c:v>
                </c:pt>
                <c:pt idx="1637">
                  <c:v>8.7724067160000008</c:v>
                </c:pt>
                <c:pt idx="1638">
                  <c:v>27.207536260000001</c:v>
                </c:pt>
                <c:pt idx="1639">
                  <c:v>50.729959520000001</c:v>
                </c:pt>
                <c:pt idx="1640">
                  <c:v>43.874471190000001</c:v>
                </c:pt>
                <c:pt idx="1641">
                  <c:v>30.386434210000001</c:v>
                </c:pt>
                <c:pt idx="1642">
                  <c:v>13.870442300000001</c:v>
                </c:pt>
                <c:pt idx="1643">
                  <c:v>5.4150335119999999</c:v>
                </c:pt>
                <c:pt idx="1644">
                  <c:v>0.25430162499999998</c:v>
                </c:pt>
                <c:pt idx="1645">
                  <c:v>-3.1970039180000001</c:v>
                </c:pt>
                <c:pt idx="1646">
                  <c:v>-3.3337589269999999</c:v>
                </c:pt>
                <c:pt idx="1647">
                  <c:v>0.50878822099999998</c:v>
                </c:pt>
                <c:pt idx="1648">
                  <c:v>3.5979608669999998</c:v>
                </c:pt>
                <c:pt idx="1649">
                  <c:v>4.4006236400000001</c:v>
                </c:pt>
                <c:pt idx="1650">
                  <c:v>2.2688092050000002</c:v>
                </c:pt>
                <c:pt idx="1651">
                  <c:v>-1.6682169200000001</c:v>
                </c:pt>
                <c:pt idx="1652">
                  <c:v>-5.2929808300000003</c:v>
                </c:pt>
                <c:pt idx="1653">
                  <c:v>-7.5068528839999997</c:v>
                </c:pt>
                <c:pt idx="1654">
                  <c:v>-8.0266094809999995</c:v>
                </c:pt>
                <c:pt idx="1655">
                  <c:v>-7.414437468</c:v>
                </c:pt>
                <c:pt idx="1656">
                  <c:v>-6.664299282</c:v>
                </c:pt>
                <c:pt idx="1657">
                  <c:v>-5.7593915170000001</c:v>
                </c:pt>
                <c:pt idx="1658">
                  <c:v>-5.4970597799999998</c:v>
                </c:pt>
                <c:pt idx="1659">
                  <c:v>-5.1425401940000004</c:v>
                </c:pt>
                <c:pt idx="1660">
                  <c:v>-6.0220082460000004</c:v>
                </c:pt>
                <c:pt idx="1661">
                  <c:v>-6.4213938690000001</c:v>
                </c:pt>
                <c:pt idx="1662">
                  <c:v>-7.4364782509999996</c:v>
                </c:pt>
                <c:pt idx="1663">
                  <c:v>-9.6234355750000002</c:v>
                </c:pt>
                <c:pt idx="1664">
                  <c:v>-8.2433657710000006</c:v>
                </c:pt>
                <c:pt idx="1665">
                  <c:v>-3.5638207</c:v>
                </c:pt>
                <c:pt idx="1666">
                  <c:v>0.16251590499999999</c:v>
                </c:pt>
                <c:pt idx="1667">
                  <c:v>2.2410744039999999</c:v>
                </c:pt>
                <c:pt idx="1668">
                  <c:v>2.975636315</c:v>
                </c:pt>
                <c:pt idx="1669">
                  <c:v>1.2597600470000001</c:v>
                </c:pt>
                <c:pt idx="1670">
                  <c:v>1.089766284</c:v>
                </c:pt>
                <c:pt idx="1671">
                  <c:v>-9.3848266999999999E-2</c:v>
                </c:pt>
                <c:pt idx="1672">
                  <c:v>5.1605927530000004</c:v>
                </c:pt>
                <c:pt idx="1673">
                  <c:v>11.53796414</c:v>
                </c:pt>
                <c:pt idx="1674">
                  <c:v>26.915763859999998</c:v>
                </c:pt>
                <c:pt idx="1675">
                  <c:v>46.053623600000002</c:v>
                </c:pt>
                <c:pt idx="1676">
                  <c:v>59.807109070000003</c:v>
                </c:pt>
                <c:pt idx="1677">
                  <c:v>61.112456870000003</c:v>
                </c:pt>
                <c:pt idx="1678">
                  <c:v>60.453526410000002</c:v>
                </c:pt>
                <c:pt idx="1679">
                  <c:v>63.554197420000001</c:v>
                </c:pt>
                <c:pt idx="1680">
                  <c:v>66.106511330000004</c:v>
                </c:pt>
                <c:pt idx="1681">
                  <c:v>67.793850469999995</c:v>
                </c:pt>
                <c:pt idx="1682">
                  <c:v>67.973250460000003</c:v>
                </c:pt>
                <c:pt idx="1683">
                  <c:v>66.507973579999998</c:v>
                </c:pt>
                <c:pt idx="1684">
                  <c:v>63.205678409999997</c:v>
                </c:pt>
                <c:pt idx="1685">
                  <c:v>60.879683360000001</c:v>
                </c:pt>
                <c:pt idx="1686">
                  <c:v>58.099472230000003</c:v>
                </c:pt>
                <c:pt idx="1687">
                  <c:v>55.184423940000002</c:v>
                </c:pt>
                <c:pt idx="1688">
                  <c:v>51.513763760000003</c:v>
                </c:pt>
                <c:pt idx="1689">
                  <c:v>48.893646339999997</c:v>
                </c:pt>
                <c:pt idx="1690">
                  <c:v>48.077095440000001</c:v>
                </c:pt>
                <c:pt idx="1691">
                  <c:v>47.460876220000003</c:v>
                </c:pt>
                <c:pt idx="1692">
                  <c:v>46.610390389999999</c:v>
                </c:pt>
                <c:pt idx="1693">
                  <c:v>46.77623123</c:v>
                </c:pt>
                <c:pt idx="1694">
                  <c:v>46.696361590000002</c:v>
                </c:pt>
                <c:pt idx="1695">
                  <c:v>47.160165040000003</c:v>
                </c:pt>
                <c:pt idx="1696">
                  <c:v>45.214838780000001</c:v>
                </c:pt>
                <c:pt idx="1697">
                  <c:v>44.755408959999997</c:v>
                </c:pt>
                <c:pt idx="1698">
                  <c:v>43.71139032</c:v>
                </c:pt>
                <c:pt idx="1699">
                  <c:v>41.876323540000001</c:v>
                </c:pt>
                <c:pt idx="1700">
                  <c:v>40.085558849999998</c:v>
                </c:pt>
                <c:pt idx="1701">
                  <c:v>38.533099300000003</c:v>
                </c:pt>
                <c:pt idx="1702">
                  <c:v>38.083497970000003</c:v>
                </c:pt>
                <c:pt idx="1703">
                  <c:v>38.829628370000002</c:v>
                </c:pt>
                <c:pt idx="1704">
                  <c:v>41.225169960000002</c:v>
                </c:pt>
                <c:pt idx="1705">
                  <c:v>45.083519199999998</c:v>
                </c:pt>
                <c:pt idx="1706">
                  <c:v>47.778087480000003</c:v>
                </c:pt>
                <c:pt idx="1707">
                  <c:v>50.772982089999999</c:v>
                </c:pt>
                <c:pt idx="1708">
                  <c:v>51.856995929999997</c:v>
                </c:pt>
                <c:pt idx="1709">
                  <c:v>50.986804040000003</c:v>
                </c:pt>
                <c:pt idx="1710">
                  <c:v>49.277929690000001</c:v>
                </c:pt>
                <c:pt idx="1711">
                  <c:v>46.37561805</c:v>
                </c:pt>
                <c:pt idx="1712">
                  <c:v>43.97693357</c:v>
                </c:pt>
                <c:pt idx="1713">
                  <c:v>42.255940410000001</c:v>
                </c:pt>
                <c:pt idx="1714">
                  <c:v>39.950041380000002</c:v>
                </c:pt>
                <c:pt idx="1715">
                  <c:v>38.134503430000002</c:v>
                </c:pt>
                <c:pt idx="1716">
                  <c:v>38.858556020000002</c:v>
                </c:pt>
                <c:pt idx="1717">
                  <c:v>41.263474240000001</c:v>
                </c:pt>
                <c:pt idx="1718">
                  <c:v>45.690565499999998</c:v>
                </c:pt>
                <c:pt idx="1719">
                  <c:v>50.637682359999999</c:v>
                </c:pt>
                <c:pt idx="1720">
                  <c:v>54.321417529999998</c:v>
                </c:pt>
                <c:pt idx="1721">
                  <c:v>52.907740959999998</c:v>
                </c:pt>
                <c:pt idx="1722">
                  <c:v>50.890566130000003</c:v>
                </c:pt>
                <c:pt idx="1723">
                  <c:v>50.966924040000002</c:v>
                </c:pt>
                <c:pt idx="1724">
                  <c:v>54.207289979999999</c:v>
                </c:pt>
                <c:pt idx="1725">
                  <c:v>59.726054159999997</c:v>
                </c:pt>
                <c:pt idx="1726">
                  <c:v>66.112439469999998</c:v>
                </c:pt>
                <c:pt idx="1727">
                  <c:v>67.892676219999998</c:v>
                </c:pt>
                <c:pt idx="1728">
                  <c:v>62.931706660000003</c:v>
                </c:pt>
                <c:pt idx="1729">
                  <c:v>48.846166349999997</c:v>
                </c:pt>
                <c:pt idx="1730">
                  <c:v>33.285515699999998</c:v>
                </c:pt>
                <c:pt idx="1731">
                  <c:v>14.92611026</c:v>
                </c:pt>
                <c:pt idx="1732">
                  <c:v>1.3837196140000001</c:v>
                </c:pt>
                <c:pt idx="1733">
                  <c:v>-3.497608933</c:v>
                </c:pt>
                <c:pt idx="1734">
                  <c:v>-3.5147347020000002</c:v>
                </c:pt>
                <c:pt idx="1735">
                  <c:v>2.8416024659999999</c:v>
                </c:pt>
                <c:pt idx="1736">
                  <c:v>6.0504652759999997</c:v>
                </c:pt>
                <c:pt idx="1737">
                  <c:v>6.1580795769999996</c:v>
                </c:pt>
                <c:pt idx="1738">
                  <c:v>5.0763696249999999</c:v>
                </c:pt>
                <c:pt idx="1739">
                  <c:v>-2.62582717</c:v>
                </c:pt>
                <c:pt idx="1740">
                  <c:v>-6.7624062660000002</c:v>
                </c:pt>
                <c:pt idx="1741">
                  <c:v>-9.6088922839999995</c:v>
                </c:pt>
                <c:pt idx="1742">
                  <c:v>-11.913400230000001</c:v>
                </c:pt>
                <c:pt idx="1743">
                  <c:v>-12.94364371</c:v>
                </c:pt>
                <c:pt idx="1744">
                  <c:v>-13.48245947</c:v>
                </c:pt>
                <c:pt idx="1745">
                  <c:v>-12.67767441</c:v>
                </c:pt>
                <c:pt idx="1746">
                  <c:v>-12.841952259999999</c:v>
                </c:pt>
                <c:pt idx="1747">
                  <c:v>-12.85646582</c:v>
                </c:pt>
                <c:pt idx="1748">
                  <c:v>-14.081969559999999</c:v>
                </c:pt>
                <c:pt idx="1749">
                  <c:v>-15.12808397</c:v>
                </c:pt>
                <c:pt idx="1750">
                  <c:v>-16.23333916</c:v>
                </c:pt>
                <c:pt idx="1751">
                  <c:v>-16.86871198</c:v>
                </c:pt>
                <c:pt idx="1752">
                  <c:v>-16.724327880000001</c:v>
                </c:pt>
                <c:pt idx="1753">
                  <c:v>-15.2564885</c:v>
                </c:pt>
                <c:pt idx="1754">
                  <c:v>-14.395698749999999</c:v>
                </c:pt>
                <c:pt idx="1755">
                  <c:v>-13.50021005</c:v>
                </c:pt>
                <c:pt idx="1756">
                  <c:v>-14.723953290000001</c:v>
                </c:pt>
                <c:pt idx="1757">
                  <c:v>-15.384639119999999</c:v>
                </c:pt>
                <c:pt idx="1758">
                  <c:v>-16.299368650000002</c:v>
                </c:pt>
                <c:pt idx="1759">
                  <c:v>-16.922540439999999</c:v>
                </c:pt>
                <c:pt idx="1760">
                  <c:v>-16.22539471</c:v>
                </c:pt>
                <c:pt idx="1761">
                  <c:v>-15.764745599999999</c:v>
                </c:pt>
                <c:pt idx="1762">
                  <c:v>-13.984389180000001</c:v>
                </c:pt>
                <c:pt idx="1763">
                  <c:v>-11.932205270000001</c:v>
                </c:pt>
                <c:pt idx="1764">
                  <c:v>-12.105675639999999</c:v>
                </c:pt>
                <c:pt idx="1765">
                  <c:v>-12.320327470000001</c:v>
                </c:pt>
                <c:pt idx="1766">
                  <c:v>-14.469746000000001</c:v>
                </c:pt>
                <c:pt idx="1767">
                  <c:v>-15.27186824</c:v>
                </c:pt>
                <c:pt idx="1768">
                  <c:v>-15.342884310000001</c:v>
                </c:pt>
                <c:pt idx="1769">
                  <c:v>-13.4708124</c:v>
                </c:pt>
                <c:pt idx="1770">
                  <c:v>-13.36693737</c:v>
                </c:pt>
                <c:pt idx="1771">
                  <c:v>-11.469444879999999</c:v>
                </c:pt>
                <c:pt idx="1772">
                  <c:v>-6.89567043</c:v>
                </c:pt>
                <c:pt idx="1773">
                  <c:v>-3.7133295369999999</c:v>
                </c:pt>
                <c:pt idx="1774">
                  <c:v>3.2578147660000001</c:v>
                </c:pt>
                <c:pt idx="1775">
                  <c:v>13.2004676</c:v>
                </c:pt>
                <c:pt idx="1776">
                  <c:v>25.710524889999999</c:v>
                </c:pt>
                <c:pt idx="1777">
                  <c:v>33.935631809999997</c:v>
                </c:pt>
                <c:pt idx="1778">
                  <c:v>42.242385720000001</c:v>
                </c:pt>
                <c:pt idx="1779">
                  <c:v>49.597414520000001</c:v>
                </c:pt>
                <c:pt idx="1780">
                  <c:v>55.705762489999998</c:v>
                </c:pt>
                <c:pt idx="1781">
                  <c:v>59.17153982</c:v>
                </c:pt>
                <c:pt idx="1782">
                  <c:v>59.107372320000003</c:v>
                </c:pt>
                <c:pt idx="1783">
                  <c:v>58.058911260000002</c:v>
                </c:pt>
                <c:pt idx="1784">
                  <c:v>57.301005429999996</c:v>
                </c:pt>
                <c:pt idx="1785">
                  <c:v>56.903972340000003</c:v>
                </c:pt>
                <c:pt idx="1786">
                  <c:v>55.683032070000003</c:v>
                </c:pt>
                <c:pt idx="1787">
                  <c:v>55.158548060000001</c:v>
                </c:pt>
                <c:pt idx="1788">
                  <c:v>55.457627379999998</c:v>
                </c:pt>
                <c:pt idx="1789">
                  <c:v>56.88122293</c:v>
                </c:pt>
                <c:pt idx="1790">
                  <c:v>57.026591379999999</c:v>
                </c:pt>
                <c:pt idx="1791">
                  <c:v>53.633057909999998</c:v>
                </c:pt>
                <c:pt idx="1792">
                  <c:v>52.269775879999997</c:v>
                </c:pt>
                <c:pt idx="1793">
                  <c:v>50.983708749999998</c:v>
                </c:pt>
                <c:pt idx="1794">
                  <c:v>50.414629939999998</c:v>
                </c:pt>
                <c:pt idx="1795">
                  <c:v>49.55277487</c:v>
                </c:pt>
                <c:pt idx="1796">
                  <c:v>48.989741670000001</c:v>
                </c:pt>
                <c:pt idx="1797">
                  <c:v>48.1271494</c:v>
                </c:pt>
                <c:pt idx="1798">
                  <c:v>46.748842949999997</c:v>
                </c:pt>
                <c:pt idx="1799">
                  <c:v>45.513680209999997</c:v>
                </c:pt>
                <c:pt idx="1800">
                  <c:v>44.911326369999998</c:v>
                </c:pt>
                <c:pt idx="1801">
                  <c:v>44.999863670000003</c:v>
                </c:pt>
                <c:pt idx="1802">
                  <c:v>45.502318690000003</c:v>
                </c:pt>
                <c:pt idx="1803">
                  <c:v>46.09858921</c:v>
                </c:pt>
                <c:pt idx="1804">
                  <c:v>47.062081370000001</c:v>
                </c:pt>
                <c:pt idx="1805">
                  <c:v>49.041430910000003</c:v>
                </c:pt>
                <c:pt idx="1806">
                  <c:v>51.095067649999997</c:v>
                </c:pt>
                <c:pt idx="1807">
                  <c:v>51.750039090000001</c:v>
                </c:pt>
                <c:pt idx="1808">
                  <c:v>51.88195279</c:v>
                </c:pt>
                <c:pt idx="1809">
                  <c:v>51.624317089999998</c:v>
                </c:pt>
                <c:pt idx="1810">
                  <c:v>50.865355770000001</c:v>
                </c:pt>
                <c:pt idx="1811">
                  <c:v>50.147801739999998</c:v>
                </c:pt>
                <c:pt idx="1812">
                  <c:v>49.785794209999999</c:v>
                </c:pt>
                <c:pt idx="1813">
                  <c:v>50.16706662</c:v>
                </c:pt>
                <c:pt idx="1814">
                  <c:v>49.791220369999998</c:v>
                </c:pt>
                <c:pt idx="1815">
                  <c:v>48.068877499999999</c:v>
                </c:pt>
                <c:pt idx="1816">
                  <c:v>47.696934679999998</c:v>
                </c:pt>
                <c:pt idx="1817">
                  <c:v>48.522417169999997</c:v>
                </c:pt>
                <c:pt idx="1818">
                  <c:v>49.256016639999999</c:v>
                </c:pt>
                <c:pt idx="1819">
                  <c:v>52.16907595</c:v>
                </c:pt>
                <c:pt idx="1820">
                  <c:v>54.980182990000003</c:v>
                </c:pt>
                <c:pt idx="1821">
                  <c:v>57.289865380000002</c:v>
                </c:pt>
                <c:pt idx="1822">
                  <c:v>57.84091643</c:v>
                </c:pt>
                <c:pt idx="1823">
                  <c:v>56.043324759999997</c:v>
                </c:pt>
                <c:pt idx="1824">
                  <c:v>53.89926955</c:v>
                </c:pt>
                <c:pt idx="1825">
                  <c:v>53.229867640000002</c:v>
                </c:pt>
                <c:pt idx="1826">
                  <c:v>50.989834690000002</c:v>
                </c:pt>
                <c:pt idx="1827">
                  <c:v>41.822220059999999</c:v>
                </c:pt>
                <c:pt idx="1828">
                  <c:v>28.057065519999998</c:v>
                </c:pt>
                <c:pt idx="1829">
                  <c:v>15.987179129999999</c:v>
                </c:pt>
                <c:pt idx="1830">
                  <c:v>5.6266215009999998</c:v>
                </c:pt>
                <c:pt idx="1831">
                  <c:v>1.96592951</c:v>
                </c:pt>
                <c:pt idx="1832">
                  <c:v>5.6627924719999996</c:v>
                </c:pt>
                <c:pt idx="1833">
                  <c:v>12.776337359999999</c:v>
                </c:pt>
                <c:pt idx="1834">
                  <c:v>15.13146933</c:v>
                </c:pt>
                <c:pt idx="1835">
                  <c:v>11.84289238</c:v>
                </c:pt>
                <c:pt idx="1836">
                  <c:v>6.7286842050000004</c:v>
                </c:pt>
                <c:pt idx="1837">
                  <c:v>2.820414129</c:v>
                </c:pt>
                <c:pt idx="1838">
                  <c:v>-2.9996615260000001</c:v>
                </c:pt>
                <c:pt idx="1839">
                  <c:v>-7.1224041050000002</c:v>
                </c:pt>
                <c:pt idx="1840">
                  <c:v>-10.812334509999999</c:v>
                </c:pt>
                <c:pt idx="1841">
                  <c:v>-12.70524309</c:v>
                </c:pt>
                <c:pt idx="1842">
                  <c:v>-12.389365140000001</c:v>
                </c:pt>
                <c:pt idx="1843">
                  <c:v>-11.22906656</c:v>
                </c:pt>
                <c:pt idx="1844">
                  <c:v>-10.809895409999999</c:v>
                </c:pt>
                <c:pt idx="1845">
                  <c:v>-10.93464709</c:v>
                </c:pt>
                <c:pt idx="1846">
                  <c:v>-12.11237923</c:v>
                </c:pt>
                <c:pt idx="1847">
                  <c:v>-14.02938129</c:v>
                </c:pt>
                <c:pt idx="1848">
                  <c:v>-16.148529440000001</c:v>
                </c:pt>
                <c:pt idx="1849">
                  <c:v>-17.490822789999999</c:v>
                </c:pt>
                <c:pt idx="1850">
                  <c:v>-18.811876479999999</c:v>
                </c:pt>
                <c:pt idx="1851">
                  <c:v>-19.217158560000001</c:v>
                </c:pt>
                <c:pt idx="1852">
                  <c:v>-19.117130339999999</c:v>
                </c:pt>
                <c:pt idx="1853">
                  <c:v>-18.43223704</c:v>
                </c:pt>
                <c:pt idx="1854">
                  <c:v>-17.50099372</c:v>
                </c:pt>
                <c:pt idx="1855">
                  <c:v>-17.12094106</c:v>
                </c:pt>
                <c:pt idx="1856">
                  <c:v>-16.54488624</c:v>
                </c:pt>
                <c:pt idx="1857">
                  <c:v>-16.78464774</c:v>
                </c:pt>
                <c:pt idx="1858">
                  <c:v>-17.932318949999999</c:v>
                </c:pt>
                <c:pt idx="1859">
                  <c:v>-18.881116689999999</c:v>
                </c:pt>
                <c:pt idx="1860">
                  <c:v>-19.659639290000001</c:v>
                </c:pt>
                <c:pt idx="1861">
                  <c:v>-19.02424486</c:v>
                </c:pt>
                <c:pt idx="1862">
                  <c:v>-17.546208490000001</c:v>
                </c:pt>
                <c:pt idx="1863">
                  <c:v>-17.74155833</c:v>
                </c:pt>
                <c:pt idx="1864">
                  <c:v>-18.089021320000001</c:v>
                </c:pt>
                <c:pt idx="1865">
                  <c:v>-18.305296009999999</c:v>
                </c:pt>
                <c:pt idx="1866">
                  <c:v>-18.48287122</c:v>
                </c:pt>
                <c:pt idx="1867">
                  <c:v>-18.08581379</c:v>
                </c:pt>
                <c:pt idx="1868">
                  <c:v>-18.596624139999999</c:v>
                </c:pt>
                <c:pt idx="1869">
                  <c:v>-18.791366279999998</c:v>
                </c:pt>
                <c:pt idx="1870">
                  <c:v>-17.910367999999998</c:v>
                </c:pt>
                <c:pt idx="1871">
                  <c:v>-13.889131580000001</c:v>
                </c:pt>
                <c:pt idx="1872">
                  <c:v>-5.3920103040000003</c:v>
                </c:pt>
                <c:pt idx="1873">
                  <c:v>0.42404461500000001</c:v>
                </c:pt>
                <c:pt idx="1874">
                  <c:v>2.6239722369999998</c:v>
                </c:pt>
                <c:pt idx="1875">
                  <c:v>12.20970924</c:v>
                </c:pt>
                <c:pt idx="1876">
                  <c:v>21.023821640000001</c:v>
                </c:pt>
                <c:pt idx="1877">
                  <c:v>38.134414829999997</c:v>
                </c:pt>
                <c:pt idx="1878">
                  <c:v>54.979360040000003</c:v>
                </c:pt>
                <c:pt idx="1879">
                  <c:v>65.194611449999996</c:v>
                </c:pt>
                <c:pt idx="1880">
                  <c:v>67.734437439999994</c:v>
                </c:pt>
                <c:pt idx="1881">
                  <c:v>66.253677370000005</c:v>
                </c:pt>
                <c:pt idx="1882">
                  <c:v>65.526240430000001</c:v>
                </c:pt>
                <c:pt idx="1883">
                  <c:v>63.071160040000002</c:v>
                </c:pt>
                <c:pt idx="1884">
                  <c:v>60.309965069999997</c:v>
                </c:pt>
                <c:pt idx="1885">
                  <c:v>58.682484549999998</c:v>
                </c:pt>
                <c:pt idx="1886">
                  <c:v>56.759372949999999</c:v>
                </c:pt>
                <c:pt idx="1887">
                  <c:v>55.72721035</c:v>
                </c:pt>
                <c:pt idx="1888">
                  <c:v>56.871404810000001</c:v>
                </c:pt>
                <c:pt idx="1889">
                  <c:v>56.506005250000001</c:v>
                </c:pt>
                <c:pt idx="1890">
                  <c:v>56.027078729999999</c:v>
                </c:pt>
                <c:pt idx="1891">
                  <c:v>54.8458957</c:v>
                </c:pt>
                <c:pt idx="1892">
                  <c:v>52.978525589999997</c:v>
                </c:pt>
                <c:pt idx="1893">
                  <c:v>51.647323180000001</c:v>
                </c:pt>
                <c:pt idx="1894">
                  <c:v>51.19554016</c:v>
                </c:pt>
                <c:pt idx="1895">
                  <c:v>51.61233593</c:v>
                </c:pt>
                <c:pt idx="1896">
                  <c:v>52.869838469999998</c:v>
                </c:pt>
                <c:pt idx="1897">
                  <c:v>53.618643239999997</c:v>
                </c:pt>
                <c:pt idx="1898">
                  <c:v>53.74366466</c:v>
                </c:pt>
                <c:pt idx="1899">
                  <c:v>53.001852620000001</c:v>
                </c:pt>
                <c:pt idx="1900">
                  <c:v>51.50170533</c:v>
                </c:pt>
                <c:pt idx="1901">
                  <c:v>50.909492380000003</c:v>
                </c:pt>
                <c:pt idx="1902">
                  <c:v>50.143467719999997</c:v>
                </c:pt>
                <c:pt idx="1903">
                  <c:v>49.218354390000002</c:v>
                </c:pt>
                <c:pt idx="1904">
                  <c:v>49.54326545</c:v>
                </c:pt>
                <c:pt idx="1905">
                  <c:v>51.084510780000002</c:v>
                </c:pt>
                <c:pt idx="1906">
                  <c:v>53.541904379999998</c:v>
                </c:pt>
                <c:pt idx="1907">
                  <c:v>55.53177221</c:v>
                </c:pt>
                <c:pt idx="1908">
                  <c:v>57.513103989999998</c:v>
                </c:pt>
                <c:pt idx="1909">
                  <c:v>56.80339403</c:v>
                </c:pt>
                <c:pt idx="1910">
                  <c:v>55.234569749999999</c:v>
                </c:pt>
                <c:pt idx="1911">
                  <c:v>53.196351839999998</c:v>
                </c:pt>
                <c:pt idx="1912">
                  <c:v>51.153058489999999</c:v>
                </c:pt>
                <c:pt idx="1913">
                  <c:v>50.532790609999999</c:v>
                </c:pt>
                <c:pt idx="1914">
                  <c:v>51.203514380000001</c:v>
                </c:pt>
                <c:pt idx="1915">
                  <c:v>53.356076909999999</c:v>
                </c:pt>
                <c:pt idx="1916">
                  <c:v>57.1769459</c:v>
                </c:pt>
                <c:pt idx="1917">
                  <c:v>60.742066629999997</c:v>
                </c:pt>
                <c:pt idx="1918">
                  <c:v>64.110800229999995</c:v>
                </c:pt>
                <c:pt idx="1919">
                  <c:v>65.987010990000002</c:v>
                </c:pt>
                <c:pt idx="1920">
                  <c:v>65.587778420000006</c:v>
                </c:pt>
                <c:pt idx="1921">
                  <c:v>64.302335159999998</c:v>
                </c:pt>
                <c:pt idx="1922">
                  <c:v>63.21962628</c:v>
                </c:pt>
                <c:pt idx="1923">
                  <c:v>59.578240280000003</c:v>
                </c:pt>
                <c:pt idx="1924">
                  <c:v>54.098893629999999</c:v>
                </c:pt>
                <c:pt idx="1925">
                  <c:v>48.502751619999998</c:v>
                </c:pt>
                <c:pt idx="1926">
                  <c:v>43.991349620000001</c:v>
                </c:pt>
                <c:pt idx="1927">
                  <c:v>31.6473081</c:v>
                </c:pt>
                <c:pt idx="1928">
                  <c:v>20.376522219999998</c:v>
                </c:pt>
                <c:pt idx="1929">
                  <c:v>12.61428781</c:v>
                </c:pt>
                <c:pt idx="1930">
                  <c:v>7.0912901289999999</c:v>
                </c:pt>
                <c:pt idx="1931">
                  <c:v>3.6950677289999998</c:v>
                </c:pt>
                <c:pt idx="1932">
                  <c:v>1.4017669820000001</c:v>
                </c:pt>
                <c:pt idx="1933">
                  <c:v>-0.23089304499999999</c:v>
                </c:pt>
                <c:pt idx="1934">
                  <c:v>-1.297325681</c:v>
                </c:pt>
                <c:pt idx="1935">
                  <c:v>-1.1750602910000001</c:v>
                </c:pt>
                <c:pt idx="1936">
                  <c:v>-2.1818084849999999</c:v>
                </c:pt>
                <c:pt idx="1937">
                  <c:v>-5.0718705030000004</c:v>
                </c:pt>
                <c:pt idx="1938">
                  <c:v>-7.129110914</c:v>
                </c:pt>
                <c:pt idx="1939">
                  <c:v>-8.9976309990000001</c:v>
                </c:pt>
                <c:pt idx="1940">
                  <c:v>-10.43343688</c:v>
                </c:pt>
                <c:pt idx="1941">
                  <c:v>-11.16821704</c:v>
                </c:pt>
                <c:pt idx="1942">
                  <c:v>-12.13366722</c:v>
                </c:pt>
                <c:pt idx="1943">
                  <c:v>-12.821395649999999</c:v>
                </c:pt>
                <c:pt idx="1944">
                  <c:v>-14.054503779999999</c:v>
                </c:pt>
                <c:pt idx="1945">
                  <c:v>-15.02166493</c:v>
                </c:pt>
                <c:pt idx="1946">
                  <c:v>-15.95199839</c:v>
                </c:pt>
                <c:pt idx="1947">
                  <c:v>-16.56436617</c:v>
                </c:pt>
                <c:pt idx="1948">
                  <c:v>-16.29076126</c:v>
                </c:pt>
                <c:pt idx="1949">
                  <c:v>-15.77257992</c:v>
                </c:pt>
                <c:pt idx="1950">
                  <c:v>-15.27551306</c:v>
                </c:pt>
                <c:pt idx="1951">
                  <c:v>-14.03520529</c:v>
                </c:pt>
                <c:pt idx="1952">
                  <c:v>-15.21703331</c:v>
                </c:pt>
                <c:pt idx="1953">
                  <c:v>-15.07836258</c:v>
                </c:pt>
                <c:pt idx="1954">
                  <c:v>-15.062602200000001</c:v>
                </c:pt>
                <c:pt idx="1955">
                  <c:v>-14.594022349999999</c:v>
                </c:pt>
                <c:pt idx="1956">
                  <c:v>-15.26577369</c:v>
                </c:pt>
                <c:pt idx="1957">
                  <c:v>-15.292053729999999</c:v>
                </c:pt>
                <c:pt idx="1958">
                  <c:v>-14.2303292</c:v>
                </c:pt>
                <c:pt idx="1959">
                  <c:v>-12.16176016</c:v>
                </c:pt>
                <c:pt idx="1960">
                  <c:v>-11.21207244</c:v>
                </c:pt>
                <c:pt idx="1961">
                  <c:v>-11.791412530000001</c:v>
                </c:pt>
                <c:pt idx="1962">
                  <c:v>-11.522885090000001</c:v>
                </c:pt>
                <c:pt idx="1963">
                  <c:v>-11.182317019999999</c:v>
                </c:pt>
                <c:pt idx="1964">
                  <c:v>-9.268550265</c:v>
                </c:pt>
                <c:pt idx="1965">
                  <c:v>-8.6028854240000001</c:v>
                </c:pt>
                <c:pt idx="1966">
                  <c:v>-6.7406276260000002</c:v>
                </c:pt>
                <c:pt idx="1967">
                  <c:v>-0.57184182699999997</c:v>
                </c:pt>
                <c:pt idx="1968">
                  <c:v>15.431443160000001</c:v>
                </c:pt>
                <c:pt idx="1969">
                  <c:v>36.852772129999998</c:v>
                </c:pt>
                <c:pt idx="1970">
                  <c:v>51.554484960000003</c:v>
                </c:pt>
                <c:pt idx="1971">
                  <c:v>58.971541119999998</c:v>
                </c:pt>
                <c:pt idx="1972">
                  <c:v>61.719666799999999</c:v>
                </c:pt>
                <c:pt idx="1973">
                  <c:v>62.272767649999999</c:v>
                </c:pt>
                <c:pt idx="1974">
                  <c:v>62.998885860000001</c:v>
                </c:pt>
                <c:pt idx="1975">
                  <c:v>63.929967079999997</c:v>
                </c:pt>
                <c:pt idx="1976">
                  <c:v>65.43837087</c:v>
                </c:pt>
                <c:pt idx="1977">
                  <c:v>64.420977320000006</c:v>
                </c:pt>
                <c:pt idx="1978">
                  <c:v>62.653649430000002</c:v>
                </c:pt>
                <c:pt idx="1979">
                  <c:v>62.019633259999999</c:v>
                </c:pt>
                <c:pt idx="1980">
                  <c:v>60.730166670000003</c:v>
                </c:pt>
                <c:pt idx="1981">
                  <c:v>58.841034069999999</c:v>
                </c:pt>
                <c:pt idx="1982">
                  <c:v>56.536236369999997</c:v>
                </c:pt>
                <c:pt idx="1983">
                  <c:v>53.912603070000003</c:v>
                </c:pt>
                <c:pt idx="1984">
                  <c:v>52.50081479</c:v>
                </c:pt>
                <c:pt idx="1985">
                  <c:v>51.394629600000002</c:v>
                </c:pt>
                <c:pt idx="1986">
                  <c:v>50.200885229999997</c:v>
                </c:pt>
                <c:pt idx="1987">
                  <c:v>50.135510600000003</c:v>
                </c:pt>
                <c:pt idx="1988">
                  <c:v>49.775324060000003</c:v>
                </c:pt>
                <c:pt idx="1989">
                  <c:v>49.686453829999998</c:v>
                </c:pt>
                <c:pt idx="1990">
                  <c:v>48.858670740000001</c:v>
                </c:pt>
                <c:pt idx="1991">
                  <c:v>47.808027590000002</c:v>
                </c:pt>
                <c:pt idx="1992">
                  <c:v>46.780690270000001</c:v>
                </c:pt>
                <c:pt idx="1993">
                  <c:v>45.57794225</c:v>
                </c:pt>
                <c:pt idx="1994">
                  <c:v>44.205388739999997</c:v>
                </c:pt>
                <c:pt idx="1995">
                  <c:v>43.346620199999997</c:v>
                </c:pt>
                <c:pt idx="1996">
                  <c:v>43.31822219</c:v>
                </c:pt>
                <c:pt idx="1997">
                  <c:v>43.895843579999998</c:v>
                </c:pt>
                <c:pt idx="1998">
                  <c:v>44.699824149999998</c:v>
                </c:pt>
                <c:pt idx="1999">
                  <c:v>45.956781149999998</c:v>
                </c:pt>
                <c:pt idx="2000">
                  <c:v>47.124431860000001</c:v>
                </c:pt>
                <c:pt idx="2001">
                  <c:v>48.005014289999998</c:v>
                </c:pt>
                <c:pt idx="2002">
                  <c:v>49.074384029999997</c:v>
                </c:pt>
                <c:pt idx="2003">
                  <c:v>49.155494150000003</c:v>
                </c:pt>
                <c:pt idx="2004">
                  <c:v>47.608451959999996</c:v>
                </c:pt>
                <c:pt idx="2005">
                  <c:v>45.383272900000001</c:v>
                </c:pt>
                <c:pt idx="2006">
                  <c:v>43.418486649999998</c:v>
                </c:pt>
                <c:pt idx="2007">
                  <c:v>42.418791499999998</c:v>
                </c:pt>
                <c:pt idx="2008">
                  <c:v>43.1831125</c:v>
                </c:pt>
                <c:pt idx="2009">
                  <c:v>46.538722059999998</c:v>
                </c:pt>
                <c:pt idx="2010">
                  <c:v>52.36550295</c:v>
                </c:pt>
                <c:pt idx="2011">
                  <c:v>57.543286279999997</c:v>
                </c:pt>
                <c:pt idx="2012">
                  <c:v>61.175138320000002</c:v>
                </c:pt>
                <c:pt idx="2013">
                  <c:v>63.666326009999999</c:v>
                </c:pt>
                <c:pt idx="2014">
                  <c:v>64.296709500000006</c:v>
                </c:pt>
                <c:pt idx="2015">
                  <c:v>65.860185979999997</c:v>
                </c:pt>
                <c:pt idx="2016">
                  <c:v>66.682099870000002</c:v>
                </c:pt>
                <c:pt idx="2017">
                  <c:v>67.478325990000002</c:v>
                </c:pt>
                <c:pt idx="2018">
                  <c:v>67.59031315</c:v>
                </c:pt>
                <c:pt idx="2019">
                  <c:v>65.209933250000006</c:v>
                </c:pt>
                <c:pt idx="2020">
                  <c:v>62.584508880000001</c:v>
                </c:pt>
                <c:pt idx="2021">
                  <c:v>53.291904580000001</c:v>
                </c:pt>
                <c:pt idx="2022">
                  <c:v>37.190408689999998</c:v>
                </c:pt>
                <c:pt idx="2023">
                  <c:v>19.76706386</c:v>
                </c:pt>
                <c:pt idx="2024">
                  <c:v>6.8438602309999998</c:v>
                </c:pt>
                <c:pt idx="2025">
                  <c:v>10.940473109999999</c:v>
                </c:pt>
                <c:pt idx="2026">
                  <c:v>0.22712792600000001</c:v>
                </c:pt>
                <c:pt idx="2027">
                  <c:v>-1.4453254639999999</c:v>
                </c:pt>
                <c:pt idx="2028">
                  <c:v>4.231577605</c:v>
                </c:pt>
                <c:pt idx="2029">
                  <c:v>2.427743816</c:v>
                </c:pt>
                <c:pt idx="2030">
                  <c:v>-1.566685302</c:v>
                </c:pt>
                <c:pt idx="2031">
                  <c:v>-4.7346182020000001</c:v>
                </c:pt>
                <c:pt idx="2032">
                  <c:v>-8.9244107580000005</c:v>
                </c:pt>
                <c:pt idx="2033">
                  <c:v>-12.576637870000001</c:v>
                </c:pt>
                <c:pt idx="2034">
                  <c:v>-16.047990899999999</c:v>
                </c:pt>
                <c:pt idx="2035">
                  <c:v>-18.69204302</c:v>
                </c:pt>
                <c:pt idx="2036">
                  <c:v>-19.134969720000001</c:v>
                </c:pt>
                <c:pt idx="2037">
                  <c:v>-17.858203750000001</c:v>
                </c:pt>
                <c:pt idx="2038">
                  <c:v>-17.94633571</c:v>
                </c:pt>
                <c:pt idx="2039">
                  <c:v>-19.948884670000002</c:v>
                </c:pt>
                <c:pt idx="2040">
                  <c:v>-23.091159080000001</c:v>
                </c:pt>
                <c:pt idx="2041">
                  <c:v>-25.860304889999998</c:v>
                </c:pt>
                <c:pt idx="2042">
                  <c:v>-27.378829870000001</c:v>
                </c:pt>
                <c:pt idx="2043">
                  <c:v>-29.298985810000001</c:v>
                </c:pt>
                <c:pt idx="2044">
                  <c:v>-29.793586919999999</c:v>
                </c:pt>
                <c:pt idx="2045">
                  <c:v>-28.679726259999999</c:v>
                </c:pt>
                <c:pt idx="2046">
                  <c:v>-26.462607739999999</c:v>
                </c:pt>
                <c:pt idx="2047">
                  <c:v>-23.485307540000001</c:v>
                </c:pt>
                <c:pt idx="2048">
                  <c:v>-18.965828680000001</c:v>
                </c:pt>
                <c:pt idx="2049">
                  <c:v>-18.522897360000002</c:v>
                </c:pt>
                <c:pt idx="2050">
                  <c:v>-20.43048572</c:v>
                </c:pt>
                <c:pt idx="2051">
                  <c:v>-21.648625809999999</c:v>
                </c:pt>
                <c:pt idx="2052">
                  <c:v>-23.5362236</c:v>
                </c:pt>
                <c:pt idx="2053">
                  <c:v>-24.832087869999999</c:v>
                </c:pt>
                <c:pt idx="2054">
                  <c:v>-25.81350793</c:v>
                </c:pt>
                <c:pt idx="2055">
                  <c:v>-25.029407549999998</c:v>
                </c:pt>
                <c:pt idx="2056">
                  <c:v>-24.604189980000001</c:v>
                </c:pt>
                <c:pt idx="2057">
                  <c:v>-23.619072509999999</c:v>
                </c:pt>
                <c:pt idx="2058">
                  <c:v>-21.963742280000002</c:v>
                </c:pt>
                <c:pt idx="2059">
                  <c:v>-24.656796849999999</c:v>
                </c:pt>
                <c:pt idx="2060">
                  <c:v>-27.73606255</c:v>
                </c:pt>
                <c:pt idx="2061">
                  <c:v>-27.93955008</c:v>
                </c:pt>
                <c:pt idx="2062">
                  <c:v>-30.07938854</c:v>
                </c:pt>
                <c:pt idx="2063">
                  <c:v>-27.04993378</c:v>
                </c:pt>
                <c:pt idx="2064">
                  <c:v>-23.37758638</c:v>
                </c:pt>
                <c:pt idx="2065">
                  <c:v>-22.98882132</c:v>
                </c:pt>
                <c:pt idx="2066">
                  <c:v>-18.859055600000001</c:v>
                </c:pt>
                <c:pt idx="2067">
                  <c:v>-12.28136323</c:v>
                </c:pt>
                <c:pt idx="2068">
                  <c:v>-2.3359927790000001</c:v>
                </c:pt>
                <c:pt idx="2069">
                  <c:v>9.7383701150000004</c:v>
                </c:pt>
                <c:pt idx="2070">
                  <c:v>39.894912159999997</c:v>
                </c:pt>
                <c:pt idx="2071">
                  <c:v>55.141006359999999</c:v>
                </c:pt>
                <c:pt idx="2072">
                  <c:v>60.715955770000001</c:v>
                </c:pt>
                <c:pt idx="2073">
                  <c:v>61.534714219999998</c:v>
                </c:pt>
                <c:pt idx="2074">
                  <c:v>70.792695910000006</c:v>
                </c:pt>
                <c:pt idx="2075">
                  <c:v>73.386772910000005</c:v>
                </c:pt>
                <c:pt idx="2076">
                  <c:v>67.033197380000004</c:v>
                </c:pt>
                <c:pt idx="2077">
                  <c:v>60.551350579999998</c:v>
                </c:pt>
                <c:pt idx="2078">
                  <c:v>58.070036430000002</c:v>
                </c:pt>
                <c:pt idx="2079">
                  <c:v>54.837216239999997</c:v>
                </c:pt>
                <c:pt idx="2080">
                  <c:v>55.161237360000001</c:v>
                </c:pt>
                <c:pt idx="2081">
                  <c:v>53.177421440000003</c:v>
                </c:pt>
                <c:pt idx="2082">
                  <c:v>51.590564409999999</c:v>
                </c:pt>
                <c:pt idx="2083">
                  <c:v>49.784987719999997</c:v>
                </c:pt>
                <c:pt idx="2084">
                  <c:v>47.932507450000003</c:v>
                </c:pt>
                <c:pt idx="2085">
                  <c:v>46.812845410000001</c:v>
                </c:pt>
                <c:pt idx="2086">
                  <c:v>45.103224089999998</c:v>
                </c:pt>
                <c:pt idx="2087">
                  <c:v>42.523985019999998</c:v>
                </c:pt>
                <c:pt idx="2088">
                  <c:v>41.20106474</c:v>
                </c:pt>
                <c:pt idx="2089">
                  <c:v>41.304635730000001</c:v>
                </c:pt>
                <c:pt idx="2090">
                  <c:v>41.543300340000002</c:v>
                </c:pt>
                <c:pt idx="2091">
                  <c:v>42.473283440000003</c:v>
                </c:pt>
                <c:pt idx="2092">
                  <c:v>43.862304569999999</c:v>
                </c:pt>
                <c:pt idx="2093">
                  <c:v>45.065331129999997</c:v>
                </c:pt>
                <c:pt idx="2094">
                  <c:v>44.731205459999998</c:v>
                </c:pt>
                <c:pt idx="2095">
                  <c:v>43.559103970000002</c:v>
                </c:pt>
                <c:pt idx="2096">
                  <c:v>41.442596170000002</c:v>
                </c:pt>
                <c:pt idx="2097">
                  <c:v>38.161402440000003</c:v>
                </c:pt>
                <c:pt idx="2098">
                  <c:v>36.412353490000001</c:v>
                </c:pt>
                <c:pt idx="2099">
                  <c:v>35.133475089999997</c:v>
                </c:pt>
                <c:pt idx="2100">
                  <c:v>35.322666089999998</c:v>
                </c:pt>
                <c:pt idx="2101">
                  <c:v>36.305201390000001</c:v>
                </c:pt>
                <c:pt idx="2102">
                  <c:v>37.683870169999999</c:v>
                </c:pt>
                <c:pt idx="2103">
                  <c:v>38.84274448</c:v>
                </c:pt>
                <c:pt idx="2104">
                  <c:v>41.05323121</c:v>
                </c:pt>
                <c:pt idx="2105">
                  <c:v>41.211798940000001</c:v>
                </c:pt>
                <c:pt idx="2106">
                  <c:v>41.62501803</c:v>
                </c:pt>
                <c:pt idx="2107">
                  <c:v>38.805723839999999</c:v>
                </c:pt>
                <c:pt idx="2108">
                  <c:v>36.800956229999997</c:v>
                </c:pt>
                <c:pt idx="2109">
                  <c:v>34.62523951</c:v>
                </c:pt>
                <c:pt idx="2110">
                  <c:v>33.241406349999998</c:v>
                </c:pt>
                <c:pt idx="2111">
                  <c:v>33.201095359999997</c:v>
                </c:pt>
                <c:pt idx="2112">
                  <c:v>32.781297049999999</c:v>
                </c:pt>
                <c:pt idx="2113">
                  <c:v>33.240016609999998</c:v>
                </c:pt>
                <c:pt idx="2114">
                  <c:v>32.178676979999999</c:v>
                </c:pt>
                <c:pt idx="2115">
                  <c:v>30.605753920000002</c:v>
                </c:pt>
                <c:pt idx="2116">
                  <c:v>30.539642050000001</c:v>
                </c:pt>
                <c:pt idx="2117">
                  <c:v>32.240350599999999</c:v>
                </c:pt>
                <c:pt idx="2118">
                  <c:v>33.549798559999999</c:v>
                </c:pt>
                <c:pt idx="2119">
                  <c:v>34.567289619999997</c:v>
                </c:pt>
                <c:pt idx="2120">
                  <c:v>35.578879329999999</c:v>
                </c:pt>
                <c:pt idx="2121">
                  <c:v>29.35805332</c:v>
                </c:pt>
                <c:pt idx="2122">
                  <c:v>26.018673790000001</c:v>
                </c:pt>
                <c:pt idx="2123">
                  <c:v>26.960884870000001</c:v>
                </c:pt>
                <c:pt idx="2124">
                  <c:v>29.598698509999998</c:v>
                </c:pt>
                <c:pt idx="2125">
                  <c:v>39.606535209999997</c:v>
                </c:pt>
                <c:pt idx="2126">
                  <c:v>36.249765269999997</c:v>
                </c:pt>
                <c:pt idx="2127">
                  <c:v>6.489308544</c:v>
                </c:pt>
                <c:pt idx="2128">
                  <c:v>-6.7064827899999999</c:v>
                </c:pt>
                <c:pt idx="2129">
                  <c:v>-10.04354253</c:v>
                </c:pt>
                <c:pt idx="2130">
                  <c:v>-10.586862699999999</c:v>
                </c:pt>
                <c:pt idx="2131">
                  <c:v>-14.185599679999999</c:v>
                </c:pt>
                <c:pt idx="2132">
                  <c:v>-16.401554900000001</c:v>
                </c:pt>
                <c:pt idx="2133">
                  <c:v>-18.398025579999999</c:v>
                </c:pt>
                <c:pt idx="2134">
                  <c:v>-22.439936629999998</c:v>
                </c:pt>
                <c:pt idx="2135">
                  <c:v>-25.757380789999999</c:v>
                </c:pt>
                <c:pt idx="2136">
                  <c:v>-27.824925239999999</c:v>
                </c:pt>
                <c:pt idx="2137">
                  <c:v>-30.98010786</c:v>
                </c:pt>
                <c:pt idx="2138">
                  <c:v>-32.272836820000002</c:v>
                </c:pt>
                <c:pt idx="2139">
                  <c:v>-30.861777239999999</c:v>
                </c:pt>
                <c:pt idx="2140">
                  <c:v>-29.14364084</c:v>
                </c:pt>
                <c:pt idx="2141">
                  <c:v>-28.219282679999999</c:v>
                </c:pt>
                <c:pt idx="2142">
                  <c:v>-29.316505339999999</c:v>
                </c:pt>
                <c:pt idx="2143">
                  <c:v>-31.037524049999998</c:v>
                </c:pt>
                <c:pt idx="2144">
                  <c:v>-33.420566530000002</c:v>
                </c:pt>
                <c:pt idx="2145">
                  <c:v>-37.916594539999998</c:v>
                </c:pt>
                <c:pt idx="2146">
                  <c:v>-43.138212459999998</c:v>
                </c:pt>
                <c:pt idx="2147">
                  <c:v>-49.151419009999998</c:v>
                </c:pt>
                <c:pt idx="2148">
                  <c:v>-55.136444050000001</c:v>
                </c:pt>
                <c:pt idx="2149">
                  <c:v>-59.898321780000003</c:v>
                </c:pt>
                <c:pt idx="2150">
                  <c:v>-65.246349690000002</c:v>
                </c:pt>
                <c:pt idx="2151">
                  <c:v>-66.270797299999998</c:v>
                </c:pt>
                <c:pt idx="2152">
                  <c:v>-65.998758429999995</c:v>
                </c:pt>
                <c:pt idx="2153">
                  <c:v>-65.946363210000001</c:v>
                </c:pt>
                <c:pt idx="2154">
                  <c:v>-66.399692580000007</c:v>
                </c:pt>
                <c:pt idx="2155">
                  <c:v>-74.069680529999999</c:v>
                </c:pt>
                <c:pt idx="2156">
                  <c:v>-83.414860180000005</c:v>
                </c:pt>
                <c:pt idx="2157">
                  <c:v>-74.283113830000005</c:v>
                </c:pt>
                <c:pt idx="2158">
                  <c:v>-56.97814898</c:v>
                </c:pt>
                <c:pt idx="2159">
                  <c:v>-58.612017620000003</c:v>
                </c:pt>
                <c:pt idx="2160">
                  <c:v>-58.796539420000002</c:v>
                </c:pt>
                <c:pt idx="2161">
                  <c:v>-53.913953210000003</c:v>
                </c:pt>
                <c:pt idx="2162">
                  <c:v>-53.963647559999998</c:v>
                </c:pt>
                <c:pt idx="2163">
                  <c:v>-50.198661530000003</c:v>
                </c:pt>
                <c:pt idx="2164">
                  <c:v>-46.608152509999996</c:v>
                </c:pt>
                <c:pt idx="2165">
                  <c:v>-49.854028239999998</c:v>
                </c:pt>
                <c:pt idx="2166">
                  <c:v>-52.059816069999997</c:v>
                </c:pt>
                <c:pt idx="2167">
                  <c:v>-55.083819910000003</c:v>
                </c:pt>
                <c:pt idx="2168">
                  <c:v>-55.887230440000003</c:v>
                </c:pt>
                <c:pt idx="2169">
                  <c:v>-52.200717879999999</c:v>
                </c:pt>
                <c:pt idx="2170">
                  <c:v>-47.63749713</c:v>
                </c:pt>
                <c:pt idx="2171">
                  <c:v>-45.459435300000003</c:v>
                </c:pt>
                <c:pt idx="2172">
                  <c:v>-41.725544960000001</c:v>
                </c:pt>
                <c:pt idx="2173">
                  <c:v>-38.148919159999998</c:v>
                </c:pt>
                <c:pt idx="2174">
                  <c:v>-39.459078290000001</c:v>
                </c:pt>
                <c:pt idx="2175">
                  <c:v>-43.058242489999998</c:v>
                </c:pt>
                <c:pt idx="2176">
                  <c:v>-46.132448230000001</c:v>
                </c:pt>
                <c:pt idx="2177">
                  <c:v>-46.482692950000001</c:v>
                </c:pt>
                <c:pt idx="2178">
                  <c:v>-42.654149349999997</c:v>
                </c:pt>
                <c:pt idx="2179">
                  <c:v>-39.906970989999998</c:v>
                </c:pt>
                <c:pt idx="2180">
                  <c:v>-39.046946980000001</c:v>
                </c:pt>
                <c:pt idx="2181">
                  <c:v>-38.783308630000001</c:v>
                </c:pt>
                <c:pt idx="2182">
                  <c:v>-42.649820050000002</c:v>
                </c:pt>
                <c:pt idx="2183">
                  <c:v>-43.55261445</c:v>
                </c:pt>
                <c:pt idx="2184">
                  <c:v>-44.383476180000002</c:v>
                </c:pt>
                <c:pt idx="2185">
                  <c:v>-46.716026139999997</c:v>
                </c:pt>
                <c:pt idx="2186">
                  <c:v>-43.907533200000003</c:v>
                </c:pt>
                <c:pt idx="2187">
                  <c:v>-39.693569670000002</c:v>
                </c:pt>
                <c:pt idx="2188">
                  <c:v>-35.548302909999997</c:v>
                </c:pt>
                <c:pt idx="2189">
                  <c:v>-40.826514809999999</c:v>
                </c:pt>
                <c:pt idx="2190">
                  <c:v>-40.302810219999998</c:v>
                </c:pt>
                <c:pt idx="2191">
                  <c:v>-36.058496130000002</c:v>
                </c:pt>
                <c:pt idx="2192">
                  <c:v>-33.386709580000002</c:v>
                </c:pt>
                <c:pt idx="2193">
                  <c:v>-33.345145700000003</c:v>
                </c:pt>
                <c:pt idx="2194">
                  <c:v>-33.801853280000003</c:v>
                </c:pt>
                <c:pt idx="2195">
                  <c:v>-35.982469170000002</c:v>
                </c:pt>
                <c:pt idx="2196">
                  <c:v>-40.107361040000001</c:v>
                </c:pt>
                <c:pt idx="2197">
                  <c:v>-40.477302659999999</c:v>
                </c:pt>
                <c:pt idx="2198">
                  <c:v>-42.433647090000001</c:v>
                </c:pt>
                <c:pt idx="2199">
                  <c:v>-39.813708460000001</c:v>
                </c:pt>
                <c:pt idx="2200">
                  <c:v>-37.213325349999998</c:v>
                </c:pt>
                <c:pt idx="2201">
                  <c:v>-34.84279445</c:v>
                </c:pt>
                <c:pt idx="2202">
                  <c:v>-32.69205316</c:v>
                </c:pt>
                <c:pt idx="2203">
                  <c:v>-32.65895416</c:v>
                </c:pt>
                <c:pt idx="2204">
                  <c:v>-31.978851089999999</c:v>
                </c:pt>
                <c:pt idx="2205">
                  <c:v>-32.27913487</c:v>
                </c:pt>
                <c:pt idx="2206">
                  <c:v>-32.248302809999998</c:v>
                </c:pt>
                <c:pt idx="2207">
                  <c:v>-32.003594730000003</c:v>
                </c:pt>
                <c:pt idx="2208">
                  <c:v>-33.443743310000002</c:v>
                </c:pt>
                <c:pt idx="2209">
                  <c:v>-32.698423550000001</c:v>
                </c:pt>
                <c:pt idx="2210">
                  <c:v>-34.321288350000003</c:v>
                </c:pt>
                <c:pt idx="2211">
                  <c:v>-35.103021210000001</c:v>
                </c:pt>
                <c:pt idx="2212">
                  <c:v>-34.315659830000001</c:v>
                </c:pt>
                <c:pt idx="2213">
                  <c:v>-37.616122699999998</c:v>
                </c:pt>
                <c:pt idx="2214">
                  <c:v>-37.011497400000003</c:v>
                </c:pt>
                <c:pt idx="2215">
                  <c:v>-34.337582689999998</c:v>
                </c:pt>
                <c:pt idx="2216">
                  <c:v>-33.692974730000003</c:v>
                </c:pt>
                <c:pt idx="2217">
                  <c:v>-34.875723710000003</c:v>
                </c:pt>
                <c:pt idx="2218">
                  <c:v>-36.384913859999997</c:v>
                </c:pt>
                <c:pt idx="2219">
                  <c:v>-38.122686600000002</c:v>
                </c:pt>
                <c:pt idx="2220">
                  <c:v>-39.635167260000003</c:v>
                </c:pt>
                <c:pt idx="2221">
                  <c:v>-40.45306016</c:v>
                </c:pt>
                <c:pt idx="2222">
                  <c:v>-40.415359899999999</c:v>
                </c:pt>
                <c:pt idx="2223">
                  <c:v>-40.314242729999997</c:v>
                </c:pt>
                <c:pt idx="2224">
                  <c:v>-31.460443229999999</c:v>
                </c:pt>
                <c:pt idx="2225">
                  <c:v>-40.29354773</c:v>
                </c:pt>
                <c:pt idx="2226">
                  <c:v>-32.011431250000001</c:v>
                </c:pt>
                <c:pt idx="2227">
                  <c:v>-34.06451586</c:v>
                </c:pt>
                <c:pt idx="2228">
                  <c:v>-37.538691040000003</c:v>
                </c:pt>
                <c:pt idx="2229">
                  <c:v>-40.589367670000001</c:v>
                </c:pt>
                <c:pt idx="2230">
                  <c:v>-41.054024429999998</c:v>
                </c:pt>
                <c:pt idx="2231">
                  <c:v>-41.445927959999999</c:v>
                </c:pt>
                <c:pt idx="2232">
                  <c:v>-39.658810289999998</c:v>
                </c:pt>
                <c:pt idx="2233">
                  <c:v>-37.584610720000001</c:v>
                </c:pt>
                <c:pt idx="2234">
                  <c:v>-38.213259129999997</c:v>
                </c:pt>
                <c:pt idx="2235">
                  <c:v>-36.390554569999999</c:v>
                </c:pt>
                <c:pt idx="2236">
                  <c:v>-34.305970739999999</c:v>
                </c:pt>
                <c:pt idx="2237">
                  <c:v>-33.762782399999999</c:v>
                </c:pt>
                <c:pt idx="2238">
                  <c:v>-33.809040379999999</c:v>
                </c:pt>
                <c:pt idx="2239">
                  <c:v>-34.282897310000003</c:v>
                </c:pt>
                <c:pt idx="2240">
                  <c:v>-34.44055067</c:v>
                </c:pt>
                <c:pt idx="2241">
                  <c:v>-33.141166550000001</c:v>
                </c:pt>
                <c:pt idx="2242">
                  <c:v>-31.437207109999999</c:v>
                </c:pt>
                <c:pt idx="2243">
                  <c:v>-30.459050179999998</c:v>
                </c:pt>
                <c:pt idx="2244">
                  <c:v>-30.58441886</c:v>
                </c:pt>
                <c:pt idx="2245">
                  <c:v>-29.79283208</c:v>
                </c:pt>
                <c:pt idx="2246">
                  <c:v>-29.83594647</c:v>
                </c:pt>
                <c:pt idx="2247">
                  <c:v>-31.108736650000001</c:v>
                </c:pt>
                <c:pt idx="2248">
                  <c:v>-33.246932280000003</c:v>
                </c:pt>
                <c:pt idx="2249">
                  <c:v>-35.579893349999999</c:v>
                </c:pt>
                <c:pt idx="2250">
                  <c:v>-37.379415629999997</c:v>
                </c:pt>
                <c:pt idx="2251">
                  <c:v>-37.939509700000002</c:v>
                </c:pt>
                <c:pt idx="2252">
                  <c:v>-36.896851959999999</c:v>
                </c:pt>
                <c:pt idx="2253">
                  <c:v>-34.280262069999999</c:v>
                </c:pt>
                <c:pt idx="2254">
                  <c:v>-32.033761349999999</c:v>
                </c:pt>
                <c:pt idx="2255">
                  <c:v>-29.753560090000001</c:v>
                </c:pt>
                <c:pt idx="2256">
                  <c:v>-30.605043389999999</c:v>
                </c:pt>
                <c:pt idx="2257">
                  <c:v>-32.831249790000001</c:v>
                </c:pt>
                <c:pt idx="2258">
                  <c:v>-35.621571750000001</c:v>
                </c:pt>
                <c:pt idx="2259">
                  <c:v>-36.127627099999998</c:v>
                </c:pt>
                <c:pt idx="2260">
                  <c:v>-34.86027378</c:v>
                </c:pt>
                <c:pt idx="2261">
                  <c:v>-33.936336369999999</c:v>
                </c:pt>
                <c:pt idx="2262">
                  <c:v>-33.618865280000001</c:v>
                </c:pt>
                <c:pt idx="2263">
                  <c:v>-34.696563789999999</c:v>
                </c:pt>
                <c:pt idx="2264">
                  <c:v>-36.698272639999999</c:v>
                </c:pt>
                <c:pt idx="2265">
                  <c:v>-41.60401967</c:v>
                </c:pt>
                <c:pt idx="2266">
                  <c:v>-39.526007450000002</c:v>
                </c:pt>
                <c:pt idx="2267">
                  <c:v>-36.440421290000003</c:v>
                </c:pt>
                <c:pt idx="2268">
                  <c:v>-34.315518179999998</c:v>
                </c:pt>
                <c:pt idx="2269">
                  <c:v>-33.898166080000003</c:v>
                </c:pt>
                <c:pt idx="2270">
                  <c:v>-32.913309859999998</c:v>
                </c:pt>
                <c:pt idx="2271">
                  <c:v>-32.47536401</c:v>
                </c:pt>
                <c:pt idx="2272">
                  <c:v>-30.418222419999999</c:v>
                </c:pt>
                <c:pt idx="2273">
                  <c:v>-29.493776530000002</c:v>
                </c:pt>
                <c:pt idx="2274">
                  <c:v>-33.036005060000001</c:v>
                </c:pt>
                <c:pt idx="2275">
                  <c:v>-37.904984249999998</c:v>
                </c:pt>
                <c:pt idx="2276">
                  <c:v>-39.551898799999996</c:v>
                </c:pt>
                <c:pt idx="2277">
                  <c:v>-39.897261469999997</c:v>
                </c:pt>
                <c:pt idx="2278">
                  <c:v>-37.875354999999999</c:v>
                </c:pt>
                <c:pt idx="2279">
                  <c:v>-35.187351069999998</c:v>
                </c:pt>
                <c:pt idx="2280">
                  <c:v>-32.69402753</c:v>
                </c:pt>
                <c:pt idx="2281">
                  <c:v>-30.795684569999999</c:v>
                </c:pt>
                <c:pt idx="2282">
                  <c:v>-30.840995920000001</c:v>
                </c:pt>
                <c:pt idx="2283">
                  <c:v>-33.230992020000002</c:v>
                </c:pt>
                <c:pt idx="2284">
                  <c:v>-34.107188749999999</c:v>
                </c:pt>
                <c:pt idx="2285">
                  <c:v>-33.666304459999999</c:v>
                </c:pt>
                <c:pt idx="2286">
                  <c:v>-33.282535250000002</c:v>
                </c:pt>
                <c:pt idx="2287">
                  <c:v>-33.777878860000001</c:v>
                </c:pt>
                <c:pt idx="2288">
                  <c:v>-33.221031859999997</c:v>
                </c:pt>
                <c:pt idx="2289">
                  <c:v>-31.201759490000001</c:v>
                </c:pt>
                <c:pt idx="2290">
                  <c:v>-29.865361450000002</c:v>
                </c:pt>
                <c:pt idx="2291">
                  <c:v>-29.51230537</c:v>
                </c:pt>
                <c:pt idx="2292">
                  <c:v>-30.858338379999999</c:v>
                </c:pt>
                <c:pt idx="2293">
                  <c:v>-32.604368809999997</c:v>
                </c:pt>
                <c:pt idx="2294">
                  <c:v>-33.347633309999999</c:v>
                </c:pt>
                <c:pt idx="2295">
                  <c:v>-33.73738462</c:v>
                </c:pt>
                <c:pt idx="2296">
                  <c:v>-33.982815789999997</c:v>
                </c:pt>
                <c:pt idx="2297">
                  <c:v>-34.849232569999998</c:v>
                </c:pt>
                <c:pt idx="2298">
                  <c:v>-34.591665839999997</c:v>
                </c:pt>
                <c:pt idx="2299">
                  <c:v>-33.578007280000001</c:v>
                </c:pt>
                <c:pt idx="2300">
                  <c:v>-30.899101900000002</c:v>
                </c:pt>
                <c:pt idx="2301">
                  <c:v>-28.75822501</c:v>
                </c:pt>
                <c:pt idx="2302">
                  <c:v>-29.29122302</c:v>
                </c:pt>
                <c:pt idx="2303">
                  <c:v>-30.743331919999999</c:v>
                </c:pt>
                <c:pt idx="2304">
                  <c:v>-31.418805540000001</c:v>
                </c:pt>
                <c:pt idx="2305">
                  <c:v>-32.552908039999998</c:v>
                </c:pt>
                <c:pt idx="2306">
                  <c:v>-33.517286939999998</c:v>
                </c:pt>
                <c:pt idx="2307">
                  <c:v>-34.322622019999997</c:v>
                </c:pt>
                <c:pt idx="2308">
                  <c:v>-34.490862010000001</c:v>
                </c:pt>
                <c:pt idx="2309">
                  <c:v>-32.376213129999996</c:v>
                </c:pt>
                <c:pt idx="2310">
                  <c:v>-30.732734130000001</c:v>
                </c:pt>
                <c:pt idx="2311">
                  <c:v>-30.01523499</c:v>
                </c:pt>
                <c:pt idx="2312">
                  <c:v>-29.780056070000001</c:v>
                </c:pt>
                <c:pt idx="2313">
                  <c:v>-30.65549742</c:v>
                </c:pt>
                <c:pt idx="2314">
                  <c:v>-31.27986263</c:v>
                </c:pt>
                <c:pt idx="2315">
                  <c:v>-31.374306180000001</c:v>
                </c:pt>
                <c:pt idx="2316">
                  <c:v>-32.652650029999997</c:v>
                </c:pt>
                <c:pt idx="2317">
                  <c:v>-34.329399240000001</c:v>
                </c:pt>
                <c:pt idx="2318">
                  <c:v>-35.636445719999998</c:v>
                </c:pt>
                <c:pt idx="2319">
                  <c:v>-36.060596959999998</c:v>
                </c:pt>
                <c:pt idx="2320">
                  <c:v>-34.157771390000001</c:v>
                </c:pt>
                <c:pt idx="2321">
                  <c:v>-31.660798270000001</c:v>
                </c:pt>
                <c:pt idx="2322">
                  <c:v>-29.656056110000002</c:v>
                </c:pt>
                <c:pt idx="2323">
                  <c:v>-29.607351489999999</c:v>
                </c:pt>
                <c:pt idx="2324">
                  <c:v>-31.547616380000001</c:v>
                </c:pt>
                <c:pt idx="2325">
                  <c:v>-33.956634999999999</c:v>
                </c:pt>
                <c:pt idx="2326">
                  <c:v>-35.41239667</c:v>
                </c:pt>
                <c:pt idx="2327">
                  <c:v>-36.469763749999998</c:v>
                </c:pt>
                <c:pt idx="2328">
                  <c:v>-35.944236170000003</c:v>
                </c:pt>
                <c:pt idx="2329">
                  <c:v>-34.478298969999997</c:v>
                </c:pt>
                <c:pt idx="2330">
                  <c:v>-38.500095199999997</c:v>
                </c:pt>
                <c:pt idx="2331">
                  <c:v>-33.904548310000003</c:v>
                </c:pt>
              </c:numCache>
            </c:numRef>
          </c:val>
          <c:smooth val="0"/>
          <c:extLst>
            <c:ext xmlns:c16="http://schemas.microsoft.com/office/drawing/2014/chart" uri="{C3380CC4-5D6E-409C-BE32-E72D297353CC}">
              <c16:uniqueId val="{00000001-68B8-4F26-870B-D6B92880E785}"/>
            </c:ext>
          </c:extLst>
        </c:ser>
        <c:ser>
          <c:idx val="2"/>
          <c:order val="2"/>
          <c:tx>
            <c:strRef>
              <c:f>accelerometer!$H$1</c:f>
              <c:strCache>
                <c:ptCount val="1"/>
                <c:pt idx="0">
                  <c:v>Accel_Z</c:v>
                </c:pt>
              </c:strCache>
            </c:strRef>
          </c:tx>
          <c:spPr>
            <a:ln w="28575" cap="rnd">
              <a:solidFill>
                <a:schemeClr val="accent3"/>
              </a:solidFill>
              <a:round/>
            </a:ln>
            <a:effectLst/>
          </c:spPr>
          <c:marker>
            <c:symbol val="none"/>
          </c:marker>
          <c:val>
            <c:numRef>
              <c:f>accelerometer!$H$2:$H$2333</c:f>
              <c:numCache>
                <c:formatCode>General</c:formatCode>
                <c:ptCount val="2332"/>
                <c:pt idx="0">
                  <c:v>-89.077193350000002</c:v>
                </c:pt>
                <c:pt idx="1">
                  <c:v>-89.051292919999995</c:v>
                </c:pt>
                <c:pt idx="2">
                  <c:v>-89.051397269999995</c:v>
                </c:pt>
                <c:pt idx="3">
                  <c:v>-88.969532040000004</c:v>
                </c:pt>
                <c:pt idx="4">
                  <c:v>-89.095954930000005</c:v>
                </c:pt>
                <c:pt idx="5">
                  <c:v>-89.035596659999996</c:v>
                </c:pt>
                <c:pt idx="6">
                  <c:v>-89.102684289999999</c:v>
                </c:pt>
                <c:pt idx="7">
                  <c:v>-89.097443900000002</c:v>
                </c:pt>
                <c:pt idx="8">
                  <c:v>-89.088134640000007</c:v>
                </c:pt>
                <c:pt idx="9">
                  <c:v>-88.980314509999999</c:v>
                </c:pt>
                <c:pt idx="10">
                  <c:v>-89.062687199999999</c:v>
                </c:pt>
                <c:pt idx="11">
                  <c:v>-89.091429090000005</c:v>
                </c:pt>
                <c:pt idx="12">
                  <c:v>-89.047577869999998</c:v>
                </c:pt>
                <c:pt idx="13">
                  <c:v>-89.001983539999998</c:v>
                </c:pt>
                <c:pt idx="14">
                  <c:v>-89.170326919999994</c:v>
                </c:pt>
                <c:pt idx="15">
                  <c:v>-72.844225519999995</c:v>
                </c:pt>
                <c:pt idx="16">
                  <c:v>-69.132467449999993</c:v>
                </c:pt>
                <c:pt idx="17">
                  <c:v>-72.510859629999999</c:v>
                </c:pt>
                <c:pt idx="18">
                  <c:v>-78.609330850000006</c:v>
                </c:pt>
                <c:pt idx="19">
                  <c:v>-81.960980669999998</c:v>
                </c:pt>
                <c:pt idx="20">
                  <c:v>-81.921471269999998</c:v>
                </c:pt>
                <c:pt idx="21">
                  <c:v>-77.924802330000006</c:v>
                </c:pt>
                <c:pt idx="22">
                  <c:v>-70.804556480000002</c:v>
                </c:pt>
                <c:pt idx="23">
                  <c:v>-70.068141729999994</c:v>
                </c:pt>
                <c:pt idx="24">
                  <c:v>-73.50607583</c:v>
                </c:pt>
                <c:pt idx="25">
                  <c:v>-78.465476600000002</c:v>
                </c:pt>
                <c:pt idx="26">
                  <c:v>-82.594346459999997</c:v>
                </c:pt>
                <c:pt idx="27">
                  <c:v>-86.471598520000001</c:v>
                </c:pt>
                <c:pt idx="28">
                  <c:v>-88.963430290000005</c:v>
                </c:pt>
                <c:pt idx="29">
                  <c:v>-89.701454029999994</c:v>
                </c:pt>
                <c:pt idx="30">
                  <c:v>-87.663920919999995</c:v>
                </c:pt>
                <c:pt idx="31">
                  <c:v>-87.515659020000001</c:v>
                </c:pt>
                <c:pt idx="32">
                  <c:v>-88.229690129999994</c:v>
                </c:pt>
                <c:pt idx="33">
                  <c:v>-88.431916419999993</c:v>
                </c:pt>
                <c:pt idx="34">
                  <c:v>-86.170788099999996</c:v>
                </c:pt>
                <c:pt idx="35">
                  <c:v>-87.580519679999995</c:v>
                </c:pt>
                <c:pt idx="36">
                  <c:v>-82.946910099999997</c:v>
                </c:pt>
                <c:pt idx="37">
                  <c:v>-79.780165139999994</c:v>
                </c:pt>
                <c:pt idx="38">
                  <c:v>-78.657854779999994</c:v>
                </c:pt>
                <c:pt idx="39">
                  <c:v>-81.845107569999996</c:v>
                </c:pt>
                <c:pt idx="40">
                  <c:v>-85.48980985</c:v>
                </c:pt>
                <c:pt idx="41">
                  <c:v>-87.608495070000004</c:v>
                </c:pt>
                <c:pt idx="42">
                  <c:v>-87.655644499999994</c:v>
                </c:pt>
                <c:pt idx="43">
                  <c:v>-84.992407959999994</c:v>
                </c:pt>
                <c:pt idx="44">
                  <c:v>-81.907331749999997</c:v>
                </c:pt>
                <c:pt idx="45">
                  <c:v>-81.723636150000004</c:v>
                </c:pt>
                <c:pt idx="46">
                  <c:v>-81.801582510000003</c:v>
                </c:pt>
                <c:pt idx="47">
                  <c:v>-82.257492459999995</c:v>
                </c:pt>
                <c:pt idx="48">
                  <c:v>-82.928305809999998</c:v>
                </c:pt>
                <c:pt idx="49">
                  <c:v>-82.843682599999994</c:v>
                </c:pt>
                <c:pt idx="50">
                  <c:v>-84.286821270000004</c:v>
                </c:pt>
                <c:pt idx="51">
                  <c:v>-87.232898910000003</c:v>
                </c:pt>
                <c:pt idx="52">
                  <c:v>-85.711373069999993</c:v>
                </c:pt>
                <c:pt idx="53">
                  <c:v>-83.872609420000003</c:v>
                </c:pt>
                <c:pt idx="54">
                  <c:v>-81.441519529999994</c:v>
                </c:pt>
                <c:pt idx="55">
                  <c:v>-71.746955940000007</c:v>
                </c:pt>
                <c:pt idx="56">
                  <c:v>-73.010836940000004</c:v>
                </c:pt>
                <c:pt idx="57">
                  <c:v>-78.410139749999999</c:v>
                </c:pt>
                <c:pt idx="58">
                  <c:v>-82.546958689999997</c:v>
                </c:pt>
                <c:pt idx="59">
                  <c:v>-81.897726129999995</c:v>
                </c:pt>
                <c:pt idx="60">
                  <c:v>-81.350917820000006</c:v>
                </c:pt>
                <c:pt idx="61">
                  <c:v>-79.727218669999999</c:v>
                </c:pt>
                <c:pt idx="62">
                  <c:v>-78.122991069999998</c:v>
                </c:pt>
                <c:pt idx="63">
                  <c:v>-78.671014970000002</c:v>
                </c:pt>
                <c:pt idx="64">
                  <c:v>-80.580578090000003</c:v>
                </c:pt>
                <c:pt idx="65">
                  <c:v>-78.952174009999993</c:v>
                </c:pt>
                <c:pt idx="66">
                  <c:v>-81.477007</c:v>
                </c:pt>
                <c:pt idx="67">
                  <c:v>-83.844008939999995</c:v>
                </c:pt>
                <c:pt idx="68">
                  <c:v>-85.372320689999995</c:v>
                </c:pt>
                <c:pt idx="69">
                  <c:v>-86.226513389999994</c:v>
                </c:pt>
                <c:pt idx="70">
                  <c:v>-84.47881993</c:v>
                </c:pt>
                <c:pt idx="71">
                  <c:v>-85.770512269999998</c:v>
                </c:pt>
                <c:pt idx="72">
                  <c:v>-88.89571334</c:v>
                </c:pt>
                <c:pt idx="73">
                  <c:v>-88.207190260000004</c:v>
                </c:pt>
                <c:pt idx="74">
                  <c:v>-85.461741500000002</c:v>
                </c:pt>
                <c:pt idx="75">
                  <c:v>-78.963963239999998</c:v>
                </c:pt>
                <c:pt idx="76">
                  <c:v>-83.299275289999997</c:v>
                </c:pt>
                <c:pt idx="77">
                  <c:v>-84.249749949999995</c:v>
                </c:pt>
                <c:pt idx="78">
                  <c:v>-86.097782879999997</c:v>
                </c:pt>
                <c:pt idx="79">
                  <c:v>-87.113881129999996</c:v>
                </c:pt>
                <c:pt idx="80">
                  <c:v>-87.895452829999996</c:v>
                </c:pt>
                <c:pt idx="81">
                  <c:v>-85.455632769999994</c:v>
                </c:pt>
                <c:pt idx="82">
                  <c:v>-85.7842725</c:v>
                </c:pt>
                <c:pt idx="83">
                  <c:v>-75.658090580000007</c:v>
                </c:pt>
                <c:pt idx="84">
                  <c:v>-72.206922649999996</c:v>
                </c:pt>
                <c:pt idx="85">
                  <c:v>-73.146615359999998</c:v>
                </c:pt>
                <c:pt idx="86">
                  <c:v>-76.093557160000003</c:v>
                </c:pt>
                <c:pt idx="87">
                  <c:v>-78.206226479999998</c:v>
                </c:pt>
                <c:pt idx="88">
                  <c:v>-79.449487989999994</c:v>
                </c:pt>
                <c:pt idx="89">
                  <c:v>-83.128319970000007</c:v>
                </c:pt>
                <c:pt idx="90">
                  <c:v>-81.052096759999998</c:v>
                </c:pt>
                <c:pt idx="91">
                  <c:v>-77.723477860000003</c:v>
                </c:pt>
                <c:pt idx="92">
                  <c:v>-79.469704440000001</c:v>
                </c:pt>
                <c:pt idx="93">
                  <c:v>-75.441215970000002</c:v>
                </c:pt>
                <c:pt idx="94">
                  <c:v>-76.221218680000007</c:v>
                </c:pt>
                <c:pt idx="95">
                  <c:v>-83.911234140000005</c:v>
                </c:pt>
                <c:pt idx="96">
                  <c:v>-83.912349219999996</c:v>
                </c:pt>
                <c:pt idx="97">
                  <c:v>-81.998798100000002</c:v>
                </c:pt>
                <c:pt idx="98">
                  <c:v>-65.906293340000005</c:v>
                </c:pt>
                <c:pt idx="99">
                  <c:v>-70.21362422</c:v>
                </c:pt>
                <c:pt idx="100">
                  <c:v>-77.455299909999994</c:v>
                </c:pt>
                <c:pt idx="101">
                  <c:v>-78.954422460000004</c:v>
                </c:pt>
                <c:pt idx="102">
                  <c:v>-75.845916320000001</c:v>
                </c:pt>
                <c:pt idx="103">
                  <c:v>-74.232315310000004</c:v>
                </c:pt>
                <c:pt idx="104">
                  <c:v>-73.220568670000006</c:v>
                </c:pt>
                <c:pt idx="105">
                  <c:v>-70.20094263</c:v>
                </c:pt>
                <c:pt idx="106">
                  <c:v>-66.571661820000003</c:v>
                </c:pt>
                <c:pt idx="107">
                  <c:v>-59.162685439999997</c:v>
                </c:pt>
                <c:pt idx="108">
                  <c:v>-61.391427540000002</c:v>
                </c:pt>
                <c:pt idx="109">
                  <c:v>-64.261304280000004</c:v>
                </c:pt>
                <c:pt idx="110">
                  <c:v>-66.242711170000007</c:v>
                </c:pt>
                <c:pt idx="111">
                  <c:v>-65.550403889999998</c:v>
                </c:pt>
                <c:pt idx="112">
                  <c:v>-67.683094800000006</c:v>
                </c:pt>
                <c:pt idx="113">
                  <c:v>-67.650692149999998</c:v>
                </c:pt>
                <c:pt idx="114">
                  <c:v>-67.388596329999999</c:v>
                </c:pt>
                <c:pt idx="115">
                  <c:v>-65.614153020000003</c:v>
                </c:pt>
                <c:pt idx="116">
                  <c:v>-43.258512000000003</c:v>
                </c:pt>
                <c:pt idx="117">
                  <c:v>-33.338296049999997</c:v>
                </c:pt>
                <c:pt idx="118">
                  <c:v>-35.018703780000003</c:v>
                </c:pt>
                <c:pt idx="119">
                  <c:v>-40.32587513</c:v>
                </c:pt>
                <c:pt idx="120">
                  <c:v>-46.58364418</c:v>
                </c:pt>
                <c:pt idx="121">
                  <c:v>-50.752259109999997</c:v>
                </c:pt>
                <c:pt idx="122">
                  <c:v>-49.700990679999997</c:v>
                </c:pt>
                <c:pt idx="123">
                  <c:v>-50.786032710000001</c:v>
                </c:pt>
                <c:pt idx="124">
                  <c:v>-50.913461580000003</c:v>
                </c:pt>
                <c:pt idx="125">
                  <c:v>-51.030446019999999</c:v>
                </c:pt>
                <c:pt idx="126">
                  <c:v>-49.365601310000002</c:v>
                </c:pt>
                <c:pt idx="127">
                  <c:v>-51.090809200000002</c:v>
                </c:pt>
                <c:pt idx="128">
                  <c:v>-53.940117049999998</c:v>
                </c:pt>
                <c:pt idx="129">
                  <c:v>-52.373131780000001</c:v>
                </c:pt>
                <c:pt idx="130">
                  <c:v>-50.970061549999997</c:v>
                </c:pt>
                <c:pt idx="131">
                  <c:v>-49.740428010000002</c:v>
                </c:pt>
                <c:pt idx="132">
                  <c:v>-47.879546189999999</c:v>
                </c:pt>
                <c:pt idx="133">
                  <c:v>-47.643060230000003</c:v>
                </c:pt>
                <c:pt idx="134">
                  <c:v>-45.860131090000003</c:v>
                </c:pt>
                <c:pt idx="135">
                  <c:v>-44.946948339999999</c:v>
                </c:pt>
                <c:pt idx="136">
                  <c:v>-44.823659669999998</c:v>
                </c:pt>
                <c:pt idx="137">
                  <c:v>-44.292908109999999</c:v>
                </c:pt>
                <c:pt idx="138">
                  <c:v>-45.276000029999999</c:v>
                </c:pt>
                <c:pt idx="139">
                  <c:v>-49.4438624</c:v>
                </c:pt>
                <c:pt idx="140">
                  <c:v>-54.730591840000002</c:v>
                </c:pt>
                <c:pt idx="141">
                  <c:v>-60.755320609999998</c:v>
                </c:pt>
                <c:pt idx="142">
                  <c:v>-61.023412219999997</c:v>
                </c:pt>
                <c:pt idx="143">
                  <c:v>-55.410716960000002</c:v>
                </c:pt>
                <c:pt idx="144">
                  <c:v>-51.807214739999999</c:v>
                </c:pt>
                <c:pt idx="145">
                  <c:v>-44.334404159999998</c:v>
                </c:pt>
                <c:pt idx="146">
                  <c:v>-37.838023329999999</c:v>
                </c:pt>
                <c:pt idx="147">
                  <c:v>-32.574472069999999</c:v>
                </c:pt>
                <c:pt idx="148">
                  <c:v>-35.512362690000003</c:v>
                </c:pt>
                <c:pt idx="149">
                  <c:v>-39.678300360000001</c:v>
                </c:pt>
                <c:pt idx="150">
                  <c:v>-45.833838880000002</c:v>
                </c:pt>
                <c:pt idx="151">
                  <c:v>-62.566813439999997</c:v>
                </c:pt>
                <c:pt idx="152">
                  <c:v>-70.268254749999997</c:v>
                </c:pt>
                <c:pt idx="153">
                  <c:v>-77.981814510000007</c:v>
                </c:pt>
                <c:pt idx="154">
                  <c:v>-45.333335660000003</c:v>
                </c:pt>
                <c:pt idx="155">
                  <c:v>-36.524713660000003</c:v>
                </c:pt>
                <c:pt idx="156">
                  <c:v>-46.888149550000001</c:v>
                </c:pt>
                <c:pt idx="157">
                  <c:v>-42.434696369999998</c:v>
                </c:pt>
                <c:pt idx="158">
                  <c:v>-54.931203709999998</c:v>
                </c:pt>
                <c:pt idx="159">
                  <c:v>-61.567607299999999</c:v>
                </c:pt>
                <c:pt idx="160">
                  <c:v>-67.451346790000002</c:v>
                </c:pt>
                <c:pt idx="161">
                  <c:v>-72.378600399999996</c:v>
                </c:pt>
                <c:pt idx="162">
                  <c:v>-76.208456709999993</c:v>
                </c:pt>
                <c:pt idx="163">
                  <c:v>-78.6477261</c:v>
                </c:pt>
                <c:pt idx="164">
                  <c:v>-78.217234160000004</c:v>
                </c:pt>
                <c:pt idx="165">
                  <c:v>-76.481464450000004</c:v>
                </c:pt>
                <c:pt idx="166">
                  <c:v>-74.182485029999995</c:v>
                </c:pt>
                <c:pt idx="167">
                  <c:v>-72.848078569999998</c:v>
                </c:pt>
                <c:pt idx="168">
                  <c:v>-71.193307450000006</c:v>
                </c:pt>
                <c:pt idx="169">
                  <c:v>-70.080763919999995</c:v>
                </c:pt>
                <c:pt idx="170">
                  <c:v>-70.889288519999994</c:v>
                </c:pt>
                <c:pt idx="171">
                  <c:v>-70.589292920000005</c:v>
                </c:pt>
                <c:pt idx="172">
                  <c:v>-70.827239660000004</c:v>
                </c:pt>
                <c:pt idx="173">
                  <c:v>-70.995480650000005</c:v>
                </c:pt>
                <c:pt idx="174">
                  <c:v>-71.172909930000003</c:v>
                </c:pt>
                <c:pt idx="175">
                  <c:v>-73.655470070000007</c:v>
                </c:pt>
                <c:pt idx="176">
                  <c:v>-74.832512429999994</c:v>
                </c:pt>
                <c:pt idx="177">
                  <c:v>-75.952544029999999</c:v>
                </c:pt>
                <c:pt idx="178">
                  <c:v>-75.377771910000007</c:v>
                </c:pt>
                <c:pt idx="179">
                  <c:v>-72.592702650000007</c:v>
                </c:pt>
                <c:pt idx="180">
                  <c:v>-69.506425140000005</c:v>
                </c:pt>
                <c:pt idx="181">
                  <c:v>-67.127206310000005</c:v>
                </c:pt>
                <c:pt idx="182">
                  <c:v>-65.103959219999993</c:v>
                </c:pt>
                <c:pt idx="183">
                  <c:v>-63.745633230000003</c:v>
                </c:pt>
                <c:pt idx="184">
                  <c:v>-61.14151975</c:v>
                </c:pt>
                <c:pt idx="185">
                  <c:v>-57.27449678</c:v>
                </c:pt>
                <c:pt idx="186">
                  <c:v>-52.180218420000003</c:v>
                </c:pt>
                <c:pt idx="187">
                  <c:v>-46.710633229999999</c:v>
                </c:pt>
                <c:pt idx="188">
                  <c:v>-37.467190379999998</c:v>
                </c:pt>
                <c:pt idx="189">
                  <c:v>-20.47905295</c:v>
                </c:pt>
                <c:pt idx="190">
                  <c:v>12.05794654</c:v>
                </c:pt>
                <c:pt idx="191">
                  <c:v>47.4278172</c:v>
                </c:pt>
                <c:pt idx="192">
                  <c:v>65.227544190000003</c:v>
                </c:pt>
                <c:pt idx="193">
                  <c:v>69.785514019999994</c:v>
                </c:pt>
                <c:pt idx="194">
                  <c:v>69.127456640000005</c:v>
                </c:pt>
                <c:pt idx="195">
                  <c:v>67.770425029999998</c:v>
                </c:pt>
                <c:pt idx="196">
                  <c:v>63.950344790000003</c:v>
                </c:pt>
                <c:pt idx="197">
                  <c:v>63.274414579999998</c:v>
                </c:pt>
                <c:pt idx="198">
                  <c:v>63.61902319</c:v>
                </c:pt>
                <c:pt idx="199">
                  <c:v>64.155155899999997</c:v>
                </c:pt>
                <c:pt idx="200">
                  <c:v>67.454260450000007</c:v>
                </c:pt>
                <c:pt idx="201">
                  <c:v>69.247708700000004</c:v>
                </c:pt>
                <c:pt idx="202">
                  <c:v>70.982285759999996</c:v>
                </c:pt>
                <c:pt idx="203">
                  <c:v>69.225172549999996</c:v>
                </c:pt>
                <c:pt idx="204">
                  <c:v>66.881969569999995</c:v>
                </c:pt>
                <c:pt idx="205">
                  <c:v>65.744557850000007</c:v>
                </c:pt>
                <c:pt idx="206">
                  <c:v>63.63864289</c:v>
                </c:pt>
                <c:pt idx="207">
                  <c:v>62.495314929999999</c:v>
                </c:pt>
                <c:pt idx="208">
                  <c:v>62.011431559999998</c:v>
                </c:pt>
                <c:pt idx="209">
                  <c:v>61.326144579999998</c:v>
                </c:pt>
                <c:pt idx="210">
                  <c:v>61.208691459999997</c:v>
                </c:pt>
                <c:pt idx="211">
                  <c:v>60.825146179999997</c:v>
                </c:pt>
                <c:pt idx="212">
                  <c:v>60.350701979999997</c:v>
                </c:pt>
                <c:pt idx="213">
                  <c:v>59.326050010000003</c:v>
                </c:pt>
                <c:pt idx="214">
                  <c:v>59.434535670000002</c:v>
                </c:pt>
                <c:pt idx="215">
                  <c:v>58.169320290000002</c:v>
                </c:pt>
                <c:pt idx="216">
                  <c:v>57.213919230000002</c:v>
                </c:pt>
                <c:pt idx="217">
                  <c:v>56.305912859999999</c:v>
                </c:pt>
                <c:pt idx="218">
                  <c:v>55.327270439999999</c:v>
                </c:pt>
                <c:pt idx="219">
                  <c:v>54.918130959999999</c:v>
                </c:pt>
                <c:pt idx="220">
                  <c:v>55.158257859999999</c:v>
                </c:pt>
                <c:pt idx="221">
                  <c:v>56.160788609999997</c:v>
                </c:pt>
                <c:pt idx="222">
                  <c:v>59.004656400000002</c:v>
                </c:pt>
                <c:pt idx="223">
                  <c:v>61.68662114</c:v>
                </c:pt>
                <c:pt idx="224">
                  <c:v>65.375079020000001</c:v>
                </c:pt>
                <c:pt idx="225">
                  <c:v>66.198269969999998</c:v>
                </c:pt>
                <c:pt idx="226">
                  <c:v>66.671627770000001</c:v>
                </c:pt>
                <c:pt idx="227">
                  <c:v>64.996339820000003</c:v>
                </c:pt>
                <c:pt idx="228">
                  <c:v>63.508972309999997</c:v>
                </c:pt>
                <c:pt idx="229">
                  <c:v>59.517022939999997</c:v>
                </c:pt>
                <c:pt idx="230">
                  <c:v>41.453658539999999</c:v>
                </c:pt>
                <c:pt idx="231">
                  <c:v>6.6821665660000003</c:v>
                </c:pt>
                <c:pt idx="232">
                  <c:v>-23.229509620000002</c:v>
                </c:pt>
                <c:pt idx="233">
                  <c:v>-43.020827730000001</c:v>
                </c:pt>
                <c:pt idx="234">
                  <c:v>-51.355565910000003</c:v>
                </c:pt>
                <c:pt idx="235">
                  <c:v>-55.379725829999998</c:v>
                </c:pt>
                <c:pt idx="236">
                  <c:v>-55.649802919999999</c:v>
                </c:pt>
                <c:pt idx="237">
                  <c:v>-54.626528360000002</c:v>
                </c:pt>
                <c:pt idx="238">
                  <c:v>-53.571758619999997</c:v>
                </c:pt>
                <c:pt idx="239">
                  <c:v>-51.216017340000001</c:v>
                </c:pt>
                <c:pt idx="240">
                  <c:v>-57.939245679999999</c:v>
                </c:pt>
                <c:pt idx="241">
                  <c:v>-62.710905199999999</c:v>
                </c:pt>
                <c:pt idx="242">
                  <c:v>-65.449624020000002</c:v>
                </c:pt>
                <c:pt idx="243">
                  <c:v>-67.409367829999994</c:v>
                </c:pt>
                <c:pt idx="244">
                  <c:v>-68.110878389999996</c:v>
                </c:pt>
                <c:pt idx="245">
                  <c:v>-69.294245939999996</c:v>
                </c:pt>
                <c:pt idx="246">
                  <c:v>-70.076056899999998</c:v>
                </c:pt>
                <c:pt idx="247">
                  <c:v>-71.02365657</c:v>
                </c:pt>
                <c:pt idx="248">
                  <c:v>-72.108394919999995</c:v>
                </c:pt>
                <c:pt idx="249">
                  <c:v>-73.163932520000003</c:v>
                </c:pt>
                <c:pt idx="250">
                  <c:v>-72.963038539999999</c:v>
                </c:pt>
                <c:pt idx="251">
                  <c:v>-72.351459559999995</c:v>
                </c:pt>
                <c:pt idx="252">
                  <c:v>-71.452898869999999</c:v>
                </c:pt>
                <c:pt idx="253">
                  <c:v>-70.759023999999997</c:v>
                </c:pt>
                <c:pt idx="254">
                  <c:v>-69.8230121</c:v>
                </c:pt>
                <c:pt idx="255">
                  <c:v>-68.907123380000002</c:v>
                </c:pt>
                <c:pt idx="256">
                  <c:v>-67.669249820000005</c:v>
                </c:pt>
                <c:pt idx="257">
                  <c:v>-66.910332499999996</c:v>
                </c:pt>
                <c:pt idx="258">
                  <c:v>-67.028830760000005</c:v>
                </c:pt>
                <c:pt idx="259">
                  <c:v>-67.687879460000005</c:v>
                </c:pt>
                <c:pt idx="260">
                  <c:v>-68.55165753</c:v>
                </c:pt>
                <c:pt idx="261">
                  <c:v>-69.354041109999997</c:v>
                </c:pt>
                <c:pt idx="262">
                  <c:v>-68.598899270000004</c:v>
                </c:pt>
                <c:pt idx="263">
                  <c:v>-66.935872000000003</c:v>
                </c:pt>
                <c:pt idx="264">
                  <c:v>-65.074894369999996</c:v>
                </c:pt>
                <c:pt idx="265">
                  <c:v>-63.625549280000001</c:v>
                </c:pt>
                <c:pt idx="266">
                  <c:v>-63.099307899999999</c:v>
                </c:pt>
                <c:pt idx="267">
                  <c:v>-62.355787540000001</c:v>
                </c:pt>
                <c:pt idx="268">
                  <c:v>-61.921383419999998</c:v>
                </c:pt>
                <c:pt idx="269">
                  <c:v>-60.087204190000001</c:v>
                </c:pt>
                <c:pt idx="270">
                  <c:v>-55.385498689999999</c:v>
                </c:pt>
                <c:pt idx="271">
                  <c:v>-47.823416100000003</c:v>
                </c:pt>
                <c:pt idx="272">
                  <c:v>-36.131488429999997</c:v>
                </c:pt>
                <c:pt idx="273">
                  <c:v>-19.799666479999999</c:v>
                </c:pt>
                <c:pt idx="274">
                  <c:v>-5.1136460189999999</c:v>
                </c:pt>
                <c:pt idx="275">
                  <c:v>6.1199473009999998</c:v>
                </c:pt>
                <c:pt idx="276">
                  <c:v>7.7731625580000001</c:v>
                </c:pt>
                <c:pt idx="277">
                  <c:v>7.1996159219999996</c:v>
                </c:pt>
                <c:pt idx="278">
                  <c:v>9.1325904930000004</c:v>
                </c:pt>
                <c:pt idx="279">
                  <c:v>16.444191400000001</c:v>
                </c:pt>
                <c:pt idx="280">
                  <c:v>29.94971838</c:v>
                </c:pt>
                <c:pt idx="281">
                  <c:v>42.223206699999999</c:v>
                </c:pt>
                <c:pt idx="282">
                  <c:v>57.682405670000001</c:v>
                </c:pt>
                <c:pt idx="283">
                  <c:v>70.058163899999997</c:v>
                </c:pt>
                <c:pt idx="284">
                  <c:v>78.253379039999999</c:v>
                </c:pt>
                <c:pt idx="285">
                  <c:v>85.025275050000005</c:v>
                </c:pt>
                <c:pt idx="286">
                  <c:v>86.524136130000002</c:v>
                </c:pt>
                <c:pt idx="287">
                  <c:v>83.468293059999993</c:v>
                </c:pt>
                <c:pt idx="288">
                  <c:v>79.404830009999998</c:v>
                </c:pt>
                <c:pt idx="289">
                  <c:v>76.227673030000005</c:v>
                </c:pt>
                <c:pt idx="290">
                  <c:v>73.368409020000001</c:v>
                </c:pt>
                <c:pt idx="291">
                  <c:v>71.433607719999998</c:v>
                </c:pt>
                <c:pt idx="292">
                  <c:v>69.857596779999994</c:v>
                </c:pt>
                <c:pt idx="293">
                  <c:v>69.486599780000006</c:v>
                </c:pt>
                <c:pt idx="294">
                  <c:v>68.311233240000007</c:v>
                </c:pt>
                <c:pt idx="295">
                  <c:v>68.374567659999997</c:v>
                </c:pt>
                <c:pt idx="296">
                  <c:v>67.789168930000002</c:v>
                </c:pt>
                <c:pt idx="297">
                  <c:v>66.883571130000007</c:v>
                </c:pt>
                <c:pt idx="298">
                  <c:v>66.582177950000002</c:v>
                </c:pt>
                <c:pt idx="299">
                  <c:v>65.672061569999997</c:v>
                </c:pt>
                <c:pt idx="300">
                  <c:v>64.475632039999994</c:v>
                </c:pt>
                <c:pt idx="301">
                  <c:v>62.916647900000001</c:v>
                </c:pt>
                <c:pt idx="302">
                  <c:v>61.665581199999998</c:v>
                </c:pt>
                <c:pt idx="303">
                  <c:v>60.661445090000001</c:v>
                </c:pt>
                <c:pt idx="304">
                  <c:v>60.324120710000003</c:v>
                </c:pt>
                <c:pt idx="305">
                  <c:v>61.10305262</c:v>
                </c:pt>
                <c:pt idx="306">
                  <c:v>61.754249979999997</c:v>
                </c:pt>
                <c:pt idx="307">
                  <c:v>62.463494339999997</c:v>
                </c:pt>
                <c:pt idx="308">
                  <c:v>63.042390640000001</c:v>
                </c:pt>
                <c:pt idx="309">
                  <c:v>62.118613119999999</c:v>
                </c:pt>
                <c:pt idx="310">
                  <c:v>60.601864929999998</c:v>
                </c:pt>
                <c:pt idx="311">
                  <c:v>61.164502169999999</c:v>
                </c:pt>
                <c:pt idx="312">
                  <c:v>62.356338530000002</c:v>
                </c:pt>
                <c:pt idx="313">
                  <c:v>65.05354595</c:v>
                </c:pt>
                <c:pt idx="314">
                  <c:v>67.661845720000002</c:v>
                </c:pt>
                <c:pt idx="315">
                  <c:v>70.249488080000006</c:v>
                </c:pt>
                <c:pt idx="316">
                  <c:v>74.811932859999999</c:v>
                </c:pt>
                <c:pt idx="317">
                  <c:v>73.471624520000006</c:v>
                </c:pt>
                <c:pt idx="318">
                  <c:v>41.665194040000003</c:v>
                </c:pt>
                <c:pt idx="319">
                  <c:v>1.480667008</c:v>
                </c:pt>
                <c:pt idx="320">
                  <c:v>-22.229119539999999</c:v>
                </c:pt>
                <c:pt idx="321">
                  <c:v>-32.609590769999997</c:v>
                </c:pt>
                <c:pt idx="322">
                  <c:v>-35.305883369999997</c:v>
                </c:pt>
                <c:pt idx="323">
                  <c:v>-39.250648140000003</c:v>
                </c:pt>
                <c:pt idx="324">
                  <c:v>-45.486363130000001</c:v>
                </c:pt>
                <c:pt idx="325">
                  <c:v>-50.935620710000002</c:v>
                </c:pt>
                <c:pt idx="326">
                  <c:v>-56.806635180000001</c:v>
                </c:pt>
                <c:pt idx="327">
                  <c:v>-59.360692419999999</c:v>
                </c:pt>
                <c:pt idx="328">
                  <c:v>-59.92088451</c:v>
                </c:pt>
                <c:pt idx="329">
                  <c:v>-58.291445969999998</c:v>
                </c:pt>
                <c:pt idx="330">
                  <c:v>-56.939035990000001</c:v>
                </c:pt>
                <c:pt idx="331">
                  <c:v>-55.391249979999998</c:v>
                </c:pt>
                <c:pt idx="332">
                  <c:v>-50.974724889999997</c:v>
                </c:pt>
                <c:pt idx="333">
                  <c:v>-48.78576039</c:v>
                </c:pt>
                <c:pt idx="334">
                  <c:v>-48.972673370000003</c:v>
                </c:pt>
                <c:pt idx="335">
                  <c:v>-48.894981299999998</c:v>
                </c:pt>
                <c:pt idx="336">
                  <c:v>-49.138432420000001</c:v>
                </c:pt>
                <c:pt idx="337">
                  <c:v>-50.625846260000003</c:v>
                </c:pt>
                <c:pt idx="338">
                  <c:v>-51.430095899999998</c:v>
                </c:pt>
                <c:pt idx="339">
                  <c:v>-50.477772090000002</c:v>
                </c:pt>
                <c:pt idx="340">
                  <c:v>-46.570176289999999</c:v>
                </c:pt>
                <c:pt idx="341">
                  <c:v>-43.337925130000002</c:v>
                </c:pt>
                <c:pt idx="342">
                  <c:v>-39.513359999999999</c:v>
                </c:pt>
                <c:pt idx="343">
                  <c:v>-46.451986259999998</c:v>
                </c:pt>
                <c:pt idx="344">
                  <c:v>-53.121901430000001</c:v>
                </c:pt>
                <c:pt idx="345">
                  <c:v>-56.828233590000004</c:v>
                </c:pt>
                <c:pt idx="346">
                  <c:v>-59.229754849999999</c:v>
                </c:pt>
                <c:pt idx="347">
                  <c:v>-57.624605969999998</c:v>
                </c:pt>
                <c:pt idx="348">
                  <c:v>-55.309910950000003</c:v>
                </c:pt>
                <c:pt idx="349">
                  <c:v>-52.16454736</c:v>
                </c:pt>
                <c:pt idx="350">
                  <c:v>-49.891420220000001</c:v>
                </c:pt>
                <c:pt idx="351">
                  <c:v>-49.142721829999999</c:v>
                </c:pt>
                <c:pt idx="352">
                  <c:v>-51.672958770000001</c:v>
                </c:pt>
                <c:pt idx="353">
                  <c:v>-54.849013499999998</c:v>
                </c:pt>
                <c:pt idx="354">
                  <c:v>-55.964303979999997</c:v>
                </c:pt>
                <c:pt idx="355">
                  <c:v>-55.166807439999999</c:v>
                </c:pt>
                <c:pt idx="356">
                  <c:v>-53.374538510000001</c:v>
                </c:pt>
                <c:pt idx="357">
                  <c:v>-49.922773669999998</c:v>
                </c:pt>
                <c:pt idx="358">
                  <c:v>-46.074105359999997</c:v>
                </c:pt>
                <c:pt idx="359">
                  <c:v>-44.103205670000001</c:v>
                </c:pt>
                <c:pt idx="360">
                  <c:v>-44.98740445</c:v>
                </c:pt>
                <c:pt idx="361">
                  <c:v>-44.847349530000002</c:v>
                </c:pt>
                <c:pt idx="362">
                  <c:v>-46.51933236</c:v>
                </c:pt>
                <c:pt idx="363">
                  <c:v>-45.12667707</c:v>
                </c:pt>
                <c:pt idx="364">
                  <c:v>-41.949524490000002</c:v>
                </c:pt>
                <c:pt idx="365">
                  <c:v>-36.575636590000002</c:v>
                </c:pt>
                <c:pt idx="366">
                  <c:v>-26.688333610000001</c:v>
                </c:pt>
                <c:pt idx="367">
                  <c:v>-15.791617779999999</c:v>
                </c:pt>
                <c:pt idx="368">
                  <c:v>-1.763042459</c:v>
                </c:pt>
                <c:pt idx="369">
                  <c:v>4.3827196519999996</c:v>
                </c:pt>
                <c:pt idx="370">
                  <c:v>5.7304327539999997</c:v>
                </c:pt>
                <c:pt idx="371">
                  <c:v>4.9072173030000004</c:v>
                </c:pt>
                <c:pt idx="372">
                  <c:v>7.1968275559999997</c:v>
                </c:pt>
                <c:pt idx="373">
                  <c:v>12.909333119999999</c:v>
                </c:pt>
                <c:pt idx="374">
                  <c:v>26.310656590000001</c:v>
                </c:pt>
                <c:pt idx="375">
                  <c:v>39.65326417</c:v>
                </c:pt>
                <c:pt idx="376">
                  <c:v>50.64076498</c:v>
                </c:pt>
                <c:pt idx="377">
                  <c:v>58.072845379999997</c:v>
                </c:pt>
                <c:pt idx="378">
                  <c:v>60.429261410000002</c:v>
                </c:pt>
                <c:pt idx="379">
                  <c:v>62.469801169999997</c:v>
                </c:pt>
                <c:pt idx="380">
                  <c:v>68.366408160000006</c:v>
                </c:pt>
                <c:pt idx="381">
                  <c:v>76.512628960000001</c:v>
                </c:pt>
                <c:pt idx="382">
                  <c:v>83.139342819999996</c:v>
                </c:pt>
                <c:pt idx="383">
                  <c:v>82.037574199999995</c:v>
                </c:pt>
                <c:pt idx="384">
                  <c:v>79.067513989999995</c:v>
                </c:pt>
                <c:pt idx="385">
                  <c:v>76.624301220000007</c:v>
                </c:pt>
                <c:pt idx="386">
                  <c:v>78.179677499999997</c:v>
                </c:pt>
                <c:pt idx="387">
                  <c:v>79.126011370000001</c:v>
                </c:pt>
                <c:pt idx="388">
                  <c:v>79.832382820000007</c:v>
                </c:pt>
                <c:pt idx="389">
                  <c:v>79.384816880000002</c:v>
                </c:pt>
                <c:pt idx="390">
                  <c:v>77.799091349999998</c:v>
                </c:pt>
                <c:pt idx="391">
                  <c:v>76.310225759999994</c:v>
                </c:pt>
                <c:pt idx="392">
                  <c:v>75.331679620000003</c:v>
                </c:pt>
                <c:pt idx="393">
                  <c:v>74.737859760000006</c:v>
                </c:pt>
                <c:pt idx="394">
                  <c:v>74.579245470000004</c:v>
                </c:pt>
                <c:pt idx="395">
                  <c:v>74.816312960000005</c:v>
                </c:pt>
                <c:pt idx="396">
                  <c:v>75.078986009999994</c:v>
                </c:pt>
                <c:pt idx="397">
                  <c:v>74.853362450000006</c:v>
                </c:pt>
                <c:pt idx="398">
                  <c:v>73.859122470000003</c:v>
                </c:pt>
                <c:pt idx="399">
                  <c:v>71.453298480000001</c:v>
                </c:pt>
                <c:pt idx="400">
                  <c:v>68.834606149999999</c:v>
                </c:pt>
                <c:pt idx="401">
                  <c:v>67.33151676</c:v>
                </c:pt>
                <c:pt idx="402">
                  <c:v>66.343489610000006</c:v>
                </c:pt>
                <c:pt idx="403">
                  <c:v>68.871109950000005</c:v>
                </c:pt>
                <c:pt idx="404">
                  <c:v>70.393021000000005</c:v>
                </c:pt>
                <c:pt idx="405">
                  <c:v>67.556764020000003</c:v>
                </c:pt>
                <c:pt idx="406">
                  <c:v>66.689863779999996</c:v>
                </c:pt>
                <c:pt idx="407">
                  <c:v>65.405644670000001</c:v>
                </c:pt>
                <c:pt idx="408">
                  <c:v>65.963500229999994</c:v>
                </c:pt>
                <c:pt idx="409">
                  <c:v>66.463378599999999</c:v>
                </c:pt>
                <c:pt idx="410">
                  <c:v>66.53222092</c:v>
                </c:pt>
                <c:pt idx="411">
                  <c:v>66.803997359999997</c:v>
                </c:pt>
                <c:pt idx="412">
                  <c:v>65.233787419999999</c:v>
                </c:pt>
                <c:pt idx="413">
                  <c:v>58.30764276</c:v>
                </c:pt>
                <c:pt idx="414">
                  <c:v>50.074978610000002</c:v>
                </c:pt>
                <c:pt idx="415">
                  <c:v>35.340778129999997</c:v>
                </c:pt>
                <c:pt idx="416">
                  <c:v>21.50226863</c:v>
                </c:pt>
                <c:pt idx="417">
                  <c:v>11.21520164</c:v>
                </c:pt>
                <c:pt idx="418">
                  <c:v>3.7441716509999998</c:v>
                </c:pt>
                <c:pt idx="419">
                  <c:v>-2.2518441810000001</c:v>
                </c:pt>
                <c:pt idx="420">
                  <c:v>-6.5307091650000002</c:v>
                </c:pt>
                <c:pt idx="421">
                  <c:v>-10.343432979999999</c:v>
                </c:pt>
                <c:pt idx="422">
                  <c:v>-14.69677658</c:v>
                </c:pt>
                <c:pt idx="423">
                  <c:v>-19.802486170000002</c:v>
                </c:pt>
                <c:pt idx="424">
                  <c:v>-24.28966556</c:v>
                </c:pt>
                <c:pt idx="425">
                  <c:v>-25.524883119999998</c:v>
                </c:pt>
                <c:pt idx="426">
                  <c:v>-28.178484310000002</c:v>
                </c:pt>
                <c:pt idx="427">
                  <c:v>-33.542253189999997</c:v>
                </c:pt>
                <c:pt idx="428">
                  <c:v>-45.729405960000001</c:v>
                </c:pt>
                <c:pt idx="429">
                  <c:v>-51.618188809999999</c:v>
                </c:pt>
                <c:pt idx="430">
                  <c:v>-54.315784710000003</c:v>
                </c:pt>
                <c:pt idx="431">
                  <c:v>-54.292620710000001</c:v>
                </c:pt>
                <c:pt idx="432">
                  <c:v>-51.101243910000001</c:v>
                </c:pt>
                <c:pt idx="433">
                  <c:v>-48.322281060000002</c:v>
                </c:pt>
                <c:pt idx="434">
                  <c:v>-46.656302920000002</c:v>
                </c:pt>
                <c:pt idx="435">
                  <c:v>-46.569877900000002</c:v>
                </c:pt>
                <c:pt idx="436">
                  <c:v>-49.011417469999998</c:v>
                </c:pt>
                <c:pt idx="437">
                  <c:v>-51.367322219999998</c:v>
                </c:pt>
                <c:pt idx="438">
                  <c:v>-52.734390159999997</c:v>
                </c:pt>
                <c:pt idx="439">
                  <c:v>-54.731317500000003</c:v>
                </c:pt>
                <c:pt idx="440">
                  <c:v>-55.888648160000002</c:v>
                </c:pt>
                <c:pt idx="441">
                  <c:v>-55.358227169999999</c:v>
                </c:pt>
                <c:pt idx="442">
                  <c:v>-54.461888780000002</c:v>
                </c:pt>
                <c:pt idx="443">
                  <c:v>-53.109943870000002</c:v>
                </c:pt>
                <c:pt idx="444">
                  <c:v>-51.421378799999999</c:v>
                </c:pt>
                <c:pt idx="445">
                  <c:v>-50.734252359999999</c:v>
                </c:pt>
                <c:pt idx="446">
                  <c:v>-50.368632069999997</c:v>
                </c:pt>
                <c:pt idx="447">
                  <c:v>-51.002548539999999</c:v>
                </c:pt>
                <c:pt idx="448">
                  <c:v>-51.931447939999998</c:v>
                </c:pt>
                <c:pt idx="449">
                  <c:v>-53.892574600000003</c:v>
                </c:pt>
                <c:pt idx="450">
                  <c:v>-56.291055270000001</c:v>
                </c:pt>
                <c:pt idx="451">
                  <c:v>-57.24136712</c:v>
                </c:pt>
                <c:pt idx="452">
                  <c:v>-56.413157980000001</c:v>
                </c:pt>
                <c:pt idx="453">
                  <c:v>-53.230617520000003</c:v>
                </c:pt>
                <c:pt idx="454">
                  <c:v>-49.36225872</c:v>
                </c:pt>
                <c:pt idx="455">
                  <c:v>-45.487820569999997</c:v>
                </c:pt>
                <c:pt idx="456">
                  <c:v>-41.307405209999999</c:v>
                </c:pt>
                <c:pt idx="457">
                  <c:v>-39.040390080000002</c:v>
                </c:pt>
                <c:pt idx="458">
                  <c:v>-37.428312740000003</c:v>
                </c:pt>
                <c:pt idx="459">
                  <c:v>-38.132371999999997</c:v>
                </c:pt>
                <c:pt idx="460">
                  <c:v>-39.072399249999997</c:v>
                </c:pt>
                <c:pt idx="461">
                  <c:v>-36.319510450000003</c:v>
                </c:pt>
                <c:pt idx="462">
                  <c:v>-30.681952549999998</c:v>
                </c:pt>
                <c:pt idx="463">
                  <c:v>-19.910229999999999</c:v>
                </c:pt>
                <c:pt idx="464">
                  <c:v>-2.6576516410000002</c:v>
                </c:pt>
                <c:pt idx="465">
                  <c:v>16.095014599999999</c:v>
                </c:pt>
                <c:pt idx="466">
                  <c:v>23.413507899999999</c:v>
                </c:pt>
                <c:pt idx="467">
                  <c:v>25.75514776</c:v>
                </c:pt>
                <c:pt idx="468">
                  <c:v>23.89051851</c:v>
                </c:pt>
                <c:pt idx="469">
                  <c:v>24.86357602</c:v>
                </c:pt>
                <c:pt idx="470">
                  <c:v>36.937010870000002</c:v>
                </c:pt>
                <c:pt idx="471">
                  <c:v>60.863778099999998</c:v>
                </c:pt>
                <c:pt idx="472">
                  <c:v>71.977546770000004</c:v>
                </c:pt>
                <c:pt idx="473">
                  <c:v>74.554849750000002</c:v>
                </c:pt>
                <c:pt idx="474">
                  <c:v>70.175213249999999</c:v>
                </c:pt>
                <c:pt idx="475">
                  <c:v>63.939836249999999</c:v>
                </c:pt>
                <c:pt idx="476">
                  <c:v>54.344825200000002</c:v>
                </c:pt>
                <c:pt idx="477">
                  <c:v>55.47585385</c:v>
                </c:pt>
                <c:pt idx="478">
                  <c:v>69.316549409999993</c:v>
                </c:pt>
                <c:pt idx="479">
                  <c:v>74.483559439999993</c:v>
                </c:pt>
                <c:pt idx="480">
                  <c:v>71.323803400000003</c:v>
                </c:pt>
                <c:pt idx="481">
                  <c:v>68.531327039999994</c:v>
                </c:pt>
                <c:pt idx="482">
                  <c:v>66.026798209999995</c:v>
                </c:pt>
                <c:pt idx="483">
                  <c:v>64.451718389999996</c:v>
                </c:pt>
                <c:pt idx="484">
                  <c:v>63.271551189999997</c:v>
                </c:pt>
                <c:pt idx="485">
                  <c:v>62.983786889999998</c:v>
                </c:pt>
                <c:pt idx="486">
                  <c:v>62.385678660000004</c:v>
                </c:pt>
                <c:pt idx="487">
                  <c:v>66.444723940000003</c:v>
                </c:pt>
                <c:pt idx="488">
                  <c:v>66.827502199999998</c:v>
                </c:pt>
                <c:pt idx="489">
                  <c:v>66.215901270000003</c:v>
                </c:pt>
                <c:pt idx="490">
                  <c:v>64.859014639999998</c:v>
                </c:pt>
                <c:pt idx="491">
                  <c:v>66.904846180000007</c:v>
                </c:pt>
                <c:pt idx="492">
                  <c:v>66.776036110000007</c:v>
                </c:pt>
                <c:pt idx="493">
                  <c:v>66.377134310000002</c:v>
                </c:pt>
                <c:pt idx="494">
                  <c:v>64.931374719999994</c:v>
                </c:pt>
                <c:pt idx="495">
                  <c:v>63.933395079999997</c:v>
                </c:pt>
                <c:pt idx="496">
                  <c:v>63.91741794</c:v>
                </c:pt>
                <c:pt idx="497">
                  <c:v>63.645361250000001</c:v>
                </c:pt>
                <c:pt idx="498">
                  <c:v>63.381600159999998</c:v>
                </c:pt>
                <c:pt idx="499">
                  <c:v>62.17618607</c:v>
                </c:pt>
                <c:pt idx="500">
                  <c:v>61.476448169999998</c:v>
                </c:pt>
                <c:pt idx="501">
                  <c:v>60.805756180000003</c:v>
                </c:pt>
                <c:pt idx="502">
                  <c:v>59.746022519999997</c:v>
                </c:pt>
                <c:pt idx="503">
                  <c:v>57.608113979999999</c:v>
                </c:pt>
                <c:pt idx="504">
                  <c:v>56.093653789999998</c:v>
                </c:pt>
                <c:pt idx="505">
                  <c:v>56.393638240000001</c:v>
                </c:pt>
                <c:pt idx="506">
                  <c:v>58.517364960000002</c:v>
                </c:pt>
                <c:pt idx="507">
                  <c:v>60.737515449999997</c:v>
                </c:pt>
                <c:pt idx="508">
                  <c:v>62.060908329999997</c:v>
                </c:pt>
                <c:pt idx="509">
                  <c:v>63.551398519999999</c:v>
                </c:pt>
                <c:pt idx="510">
                  <c:v>65.448208140000006</c:v>
                </c:pt>
                <c:pt idx="511">
                  <c:v>60.503701980000002</c:v>
                </c:pt>
                <c:pt idx="512">
                  <c:v>48.701275940000002</c:v>
                </c:pt>
                <c:pt idx="513">
                  <c:v>35.955074830000001</c:v>
                </c:pt>
                <c:pt idx="514">
                  <c:v>20.714520390000001</c:v>
                </c:pt>
                <c:pt idx="515">
                  <c:v>7.9750079380000001</c:v>
                </c:pt>
                <c:pt idx="516">
                  <c:v>10.956932220000001</c:v>
                </c:pt>
                <c:pt idx="517">
                  <c:v>6.1327865089999998</c:v>
                </c:pt>
                <c:pt idx="518">
                  <c:v>-2.6865743559999999</c:v>
                </c:pt>
                <c:pt idx="519">
                  <c:v>-11.9246509</c:v>
                </c:pt>
                <c:pt idx="520">
                  <c:v>-20.161935809999999</c:v>
                </c:pt>
                <c:pt idx="521">
                  <c:v>-27.784579059999999</c:v>
                </c:pt>
                <c:pt idx="522">
                  <c:v>-33.270939560000002</c:v>
                </c:pt>
                <c:pt idx="523">
                  <c:v>-35.196461050000003</c:v>
                </c:pt>
                <c:pt idx="524">
                  <c:v>-32.760904050000001</c:v>
                </c:pt>
                <c:pt idx="525">
                  <c:v>-30.25150876</c:v>
                </c:pt>
                <c:pt idx="526">
                  <c:v>-26.73651654</c:v>
                </c:pt>
                <c:pt idx="527">
                  <c:v>-22.605823279999999</c:v>
                </c:pt>
                <c:pt idx="528">
                  <c:v>-22.3986573</c:v>
                </c:pt>
                <c:pt idx="529">
                  <c:v>-23.792120000000001</c:v>
                </c:pt>
                <c:pt idx="530">
                  <c:v>-27.086655480000001</c:v>
                </c:pt>
                <c:pt idx="531">
                  <c:v>-30.26872745</c:v>
                </c:pt>
                <c:pt idx="532">
                  <c:v>-34.228604480000001</c:v>
                </c:pt>
                <c:pt idx="533">
                  <c:v>-38.301039379999999</c:v>
                </c:pt>
                <c:pt idx="534">
                  <c:v>-41.462187530000001</c:v>
                </c:pt>
                <c:pt idx="535">
                  <c:v>-43.722657040000001</c:v>
                </c:pt>
                <c:pt idx="536">
                  <c:v>-44.956496639999997</c:v>
                </c:pt>
                <c:pt idx="537">
                  <c:v>-44.979842599999998</c:v>
                </c:pt>
                <c:pt idx="538">
                  <c:v>-44.879258139999997</c:v>
                </c:pt>
                <c:pt idx="539">
                  <c:v>-44.3490331</c:v>
                </c:pt>
                <c:pt idx="540">
                  <c:v>-43.264441730000001</c:v>
                </c:pt>
                <c:pt idx="541">
                  <c:v>-41.753510460000001</c:v>
                </c:pt>
                <c:pt idx="542">
                  <c:v>-40.112690430000001</c:v>
                </c:pt>
                <c:pt idx="543">
                  <c:v>-38.54273019</c:v>
                </c:pt>
                <c:pt idx="544">
                  <c:v>-37.408004980000001</c:v>
                </c:pt>
                <c:pt idx="545">
                  <c:v>-36.344390249999996</c:v>
                </c:pt>
                <c:pt idx="546">
                  <c:v>-35.419447210000001</c:v>
                </c:pt>
                <c:pt idx="547">
                  <c:v>-37.035928060000003</c:v>
                </c:pt>
                <c:pt idx="548">
                  <c:v>-39.218990490000003</c:v>
                </c:pt>
                <c:pt idx="549">
                  <c:v>-41.243281320000001</c:v>
                </c:pt>
                <c:pt idx="550">
                  <c:v>-42.473293849999997</c:v>
                </c:pt>
                <c:pt idx="551">
                  <c:v>-43.166505620000002</c:v>
                </c:pt>
                <c:pt idx="552">
                  <c:v>-42.590713030000003</c:v>
                </c:pt>
                <c:pt idx="553">
                  <c:v>-41.094842069999999</c:v>
                </c:pt>
                <c:pt idx="554">
                  <c:v>-44.020869580000003</c:v>
                </c:pt>
                <c:pt idx="555">
                  <c:v>-42.538604229999997</c:v>
                </c:pt>
                <c:pt idx="556">
                  <c:v>-41.094166280000003</c:v>
                </c:pt>
                <c:pt idx="557">
                  <c:v>-37.750759430000002</c:v>
                </c:pt>
                <c:pt idx="558">
                  <c:v>-33.533417530000001</c:v>
                </c:pt>
                <c:pt idx="559">
                  <c:v>-28.526613099999999</c:v>
                </c:pt>
                <c:pt idx="560">
                  <c:v>-23.277202819999999</c:v>
                </c:pt>
                <c:pt idx="561">
                  <c:v>-17.005778530000001</c:v>
                </c:pt>
                <c:pt idx="562">
                  <c:v>-9.6556241289999996</c:v>
                </c:pt>
                <c:pt idx="563">
                  <c:v>-2.3054597370000001</c:v>
                </c:pt>
                <c:pt idx="564">
                  <c:v>7.9017028939999996</c:v>
                </c:pt>
                <c:pt idx="565">
                  <c:v>22.552811779999999</c:v>
                </c:pt>
                <c:pt idx="566">
                  <c:v>36.271147229999997</c:v>
                </c:pt>
                <c:pt idx="567">
                  <c:v>39.382527979999999</c:v>
                </c:pt>
                <c:pt idx="568">
                  <c:v>48.690731739999997</c:v>
                </c:pt>
                <c:pt idx="569">
                  <c:v>61.119948319999999</c:v>
                </c:pt>
                <c:pt idx="570">
                  <c:v>66.226461729999997</c:v>
                </c:pt>
                <c:pt idx="571">
                  <c:v>73.646966370000001</c:v>
                </c:pt>
                <c:pt idx="572">
                  <c:v>81.17071258</c:v>
                </c:pt>
                <c:pt idx="573">
                  <c:v>83.656353800000005</c:v>
                </c:pt>
                <c:pt idx="574">
                  <c:v>82.251514830000005</c:v>
                </c:pt>
                <c:pt idx="575">
                  <c:v>79.443338490000002</c:v>
                </c:pt>
                <c:pt idx="576">
                  <c:v>77.332189779999993</c:v>
                </c:pt>
                <c:pt idx="577">
                  <c:v>75.856959739999994</c:v>
                </c:pt>
                <c:pt idx="578">
                  <c:v>74.758964890000001</c:v>
                </c:pt>
                <c:pt idx="579">
                  <c:v>73.643856999999997</c:v>
                </c:pt>
                <c:pt idx="580">
                  <c:v>74.716682919999997</c:v>
                </c:pt>
                <c:pt idx="581">
                  <c:v>72.907486489999997</c:v>
                </c:pt>
                <c:pt idx="582">
                  <c:v>72.869619749999998</c:v>
                </c:pt>
                <c:pt idx="583">
                  <c:v>73.269049370000005</c:v>
                </c:pt>
                <c:pt idx="584">
                  <c:v>73.014983529999995</c:v>
                </c:pt>
                <c:pt idx="585">
                  <c:v>73.081024029999995</c:v>
                </c:pt>
                <c:pt idx="586">
                  <c:v>72.897014420000005</c:v>
                </c:pt>
                <c:pt idx="587">
                  <c:v>72.560240680000007</c:v>
                </c:pt>
                <c:pt idx="588">
                  <c:v>71.954566389999997</c:v>
                </c:pt>
                <c:pt idx="589">
                  <c:v>71.503898370000002</c:v>
                </c:pt>
                <c:pt idx="590">
                  <c:v>69.868987200000007</c:v>
                </c:pt>
                <c:pt idx="591">
                  <c:v>69.241126550000004</c:v>
                </c:pt>
                <c:pt idx="592">
                  <c:v>67.105491749999999</c:v>
                </c:pt>
                <c:pt idx="593">
                  <c:v>66.613061669999993</c:v>
                </c:pt>
                <c:pt idx="594">
                  <c:v>66.438553040000002</c:v>
                </c:pt>
                <c:pt idx="595">
                  <c:v>67.912384279999998</c:v>
                </c:pt>
                <c:pt idx="596">
                  <c:v>67.170360079999995</c:v>
                </c:pt>
                <c:pt idx="597">
                  <c:v>68.249019630000006</c:v>
                </c:pt>
                <c:pt idx="598">
                  <c:v>68.52055455</c:v>
                </c:pt>
                <c:pt idx="599">
                  <c:v>68.36451323</c:v>
                </c:pt>
                <c:pt idx="600">
                  <c:v>68.595724149999995</c:v>
                </c:pt>
                <c:pt idx="601">
                  <c:v>67.541355769999996</c:v>
                </c:pt>
                <c:pt idx="602">
                  <c:v>64.767648820000005</c:v>
                </c:pt>
                <c:pt idx="603">
                  <c:v>61.658093010000002</c:v>
                </c:pt>
                <c:pt idx="604">
                  <c:v>58.134037360000001</c:v>
                </c:pt>
                <c:pt idx="605">
                  <c:v>56.847507190000002</c:v>
                </c:pt>
                <c:pt idx="606">
                  <c:v>54.821555830000001</c:v>
                </c:pt>
                <c:pt idx="607">
                  <c:v>52.301973969999999</c:v>
                </c:pt>
                <c:pt idx="608">
                  <c:v>46.640529399999998</c:v>
                </c:pt>
                <c:pt idx="609">
                  <c:v>33.335524460000002</c:v>
                </c:pt>
                <c:pt idx="610">
                  <c:v>9.1714287639999998</c:v>
                </c:pt>
                <c:pt idx="611">
                  <c:v>-23.32992248</c:v>
                </c:pt>
                <c:pt idx="612">
                  <c:v>-41.670848710000001</c:v>
                </c:pt>
                <c:pt idx="613">
                  <c:v>-48.40620302</c:v>
                </c:pt>
                <c:pt idx="614">
                  <c:v>-46.402332800000003</c:v>
                </c:pt>
                <c:pt idx="615">
                  <c:v>-42.115226309999997</c:v>
                </c:pt>
                <c:pt idx="616">
                  <c:v>-38.860337800000003</c:v>
                </c:pt>
                <c:pt idx="617">
                  <c:v>-38.047605410000003</c:v>
                </c:pt>
                <c:pt idx="618">
                  <c:v>-47.699587459999996</c:v>
                </c:pt>
                <c:pt idx="619">
                  <c:v>-53.740234389999998</c:v>
                </c:pt>
                <c:pt idx="620">
                  <c:v>-56.056205519999999</c:v>
                </c:pt>
                <c:pt idx="621">
                  <c:v>-57.540395680000003</c:v>
                </c:pt>
                <c:pt idx="622">
                  <c:v>-56.449698089999998</c:v>
                </c:pt>
                <c:pt idx="623">
                  <c:v>-54.96904593</c:v>
                </c:pt>
                <c:pt idx="624">
                  <c:v>-52.20683648</c:v>
                </c:pt>
                <c:pt idx="625">
                  <c:v>-49.035602599999997</c:v>
                </c:pt>
                <c:pt idx="626">
                  <c:v>-47.942440220000002</c:v>
                </c:pt>
                <c:pt idx="627">
                  <c:v>-51.007426000000002</c:v>
                </c:pt>
                <c:pt idx="628">
                  <c:v>-52.22248364</c:v>
                </c:pt>
                <c:pt idx="629">
                  <c:v>-52.839077289999999</c:v>
                </c:pt>
                <c:pt idx="630">
                  <c:v>-52.48869028</c:v>
                </c:pt>
                <c:pt idx="631">
                  <c:v>-51.418435430000002</c:v>
                </c:pt>
                <c:pt idx="632">
                  <c:v>-50.159177219999997</c:v>
                </c:pt>
                <c:pt idx="633">
                  <c:v>-48.77578536</c:v>
                </c:pt>
                <c:pt idx="634">
                  <c:v>-50.934871710000003</c:v>
                </c:pt>
                <c:pt idx="635">
                  <c:v>-53.503822360000001</c:v>
                </c:pt>
                <c:pt idx="636">
                  <c:v>-55.178772250000002</c:v>
                </c:pt>
                <c:pt idx="637">
                  <c:v>-55.91681964</c:v>
                </c:pt>
                <c:pt idx="638">
                  <c:v>-54.418782919999998</c:v>
                </c:pt>
                <c:pt idx="639">
                  <c:v>-52.504921119999999</c:v>
                </c:pt>
                <c:pt idx="640">
                  <c:v>-49.503701479999997</c:v>
                </c:pt>
                <c:pt idx="641">
                  <c:v>-47.025300919999999</c:v>
                </c:pt>
                <c:pt idx="642">
                  <c:v>-46.105443770000001</c:v>
                </c:pt>
                <c:pt idx="643">
                  <c:v>-46.351524660000003</c:v>
                </c:pt>
                <c:pt idx="644">
                  <c:v>-47.736612770000001</c:v>
                </c:pt>
                <c:pt idx="645">
                  <c:v>-48.93069912</c:v>
                </c:pt>
                <c:pt idx="646">
                  <c:v>-49.250235140000001</c:v>
                </c:pt>
                <c:pt idx="647">
                  <c:v>-49.167818400000002</c:v>
                </c:pt>
                <c:pt idx="648">
                  <c:v>-48.944365859999998</c:v>
                </c:pt>
                <c:pt idx="649">
                  <c:v>-46.620574140000002</c:v>
                </c:pt>
                <c:pt idx="650">
                  <c:v>-42.006083369999999</c:v>
                </c:pt>
                <c:pt idx="651">
                  <c:v>-37.832948950000002</c:v>
                </c:pt>
                <c:pt idx="652">
                  <c:v>-35.258865729999997</c:v>
                </c:pt>
                <c:pt idx="653">
                  <c:v>-34.683007179999997</c:v>
                </c:pt>
                <c:pt idx="654">
                  <c:v>-34.372531330000001</c:v>
                </c:pt>
                <c:pt idx="655">
                  <c:v>-33.639434059999999</c:v>
                </c:pt>
                <c:pt idx="656">
                  <c:v>-30.04821102</c:v>
                </c:pt>
                <c:pt idx="657">
                  <c:v>-24.183662859999998</c:v>
                </c:pt>
                <c:pt idx="658">
                  <c:v>-15.822296570000001</c:v>
                </c:pt>
                <c:pt idx="659">
                  <c:v>-5.3168184680000001</c:v>
                </c:pt>
                <c:pt idx="660">
                  <c:v>6.6312500859999997</c:v>
                </c:pt>
                <c:pt idx="661">
                  <c:v>17.068247960000001</c:v>
                </c:pt>
                <c:pt idx="662">
                  <c:v>30.22892208</c:v>
                </c:pt>
                <c:pt idx="663">
                  <c:v>40.35524779</c:v>
                </c:pt>
                <c:pt idx="664">
                  <c:v>42.599464470000001</c:v>
                </c:pt>
                <c:pt idx="665">
                  <c:v>44.70133766</c:v>
                </c:pt>
                <c:pt idx="666">
                  <c:v>45.714833599999999</c:v>
                </c:pt>
                <c:pt idx="667">
                  <c:v>49.338999059999999</c:v>
                </c:pt>
                <c:pt idx="668">
                  <c:v>57.30893219</c:v>
                </c:pt>
                <c:pt idx="669">
                  <c:v>64.396372779999993</c:v>
                </c:pt>
                <c:pt idx="670">
                  <c:v>70.947624939999997</c:v>
                </c:pt>
                <c:pt idx="671">
                  <c:v>71.693646270000002</c:v>
                </c:pt>
                <c:pt idx="672">
                  <c:v>68.370950820000004</c:v>
                </c:pt>
                <c:pt idx="673">
                  <c:v>65.343195829999999</c:v>
                </c:pt>
                <c:pt idx="674">
                  <c:v>65.932512650000007</c:v>
                </c:pt>
                <c:pt idx="675">
                  <c:v>70.126277569999999</c:v>
                </c:pt>
                <c:pt idx="676">
                  <c:v>76.139315280000005</c:v>
                </c:pt>
                <c:pt idx="677">
                  <c:v>81.865493860000001</c:v>
                </c:pt>
                <c:pt idx="678">
                  <c:v>84.464721229999995</c:v>
                </c:pt>
                <c:pt idx="679">
                  <c:v>82.926965269999997</c:v>
                </c:pt>
                <c:pt idx="680">
                  <c:v>80.03866343</c:v>
                </c:pt>
                <c:pt idx="681">
                  <c:v>77.531814949999998</c:v>
                </c:pt>
                <c:pt idx="682">
                  <c:v>76.853851410000004</c:v>
                </c:pt>
                <c:pt idx="683">
                  <c:v>76.285442669999995</c:v>
                </c:pt>
                <c:pt idx="684">
                  <c:v>76.795513310000004</c:v>
                </c:pt>
                <c:pt idx="685">
                  <c:v>78.009518580000005</c:v>
                </c:pt>
                <c:pt idx="686">
                  <c:v>78.508271809999997</c:v>
                </c:pt>
                <c:pt idx="687">
                  <c:v>77.800948450000007</c:v>
                </c:pt>
                <c:pt idx="688">
                  <c:v>76.289700170000003</c:v>
                </c:pt>
                <c:pt idx="689">
                  <c:v>74.594705559999994</c:v>
                </c:pt>
                <c:pt idx="690">
                  <c:v>73.088385189999997</c:v>
                </c:pt>
                <c:pt idx="691">
                  <c:v>71.804198850000006</c:v>
                </c:pt>
                <c:pt idx="692">
                  <c:v>70.72916515</c:v>
                </c:pt>
                <c:pt idx="693">
                  <c:v>70.145050780000005</c:v>
                </c:pt>
                <c:pt idx="694">
                  <c:v>71.374135199999998</c:v>
                </c:pt>
                <c:pt idx="695">
                  <c:v>67.655504640000004</c:v>
                </c:pt>
                <c:pt idx="696">
                  <c:v>67.341257189999993</c:v>
                </c:pt>
                <c:pt idx="697">
                  <c:v>64.856890140000004</c:v>
                </c:pt>
                <c:pt idx="698">
                  <c:v>63.646032679999998</c:v>
                </c:pt>
                <c:pt idx="699">
                  <c:v>61.530875799999997</c:v>
                </c:pt>
                <c:pt idx="700">
                  <c:v>61.055725070000001</c:v>
                </c:pt>
                <c:pt idx="701">
                  <c:v>61.881516210000001</c:v>
                </c:pt>
                <c:pt idx="702">
                  <c:v>61.349555240000001</c:v>
                </c:pt>
                <c:pt idx="703">
                  <c:v>57.022313670000003</c:v>
                </c:pt>
                <c:pt idx="704">
                  <c:v>53.102319059999999</c:v>
                </c:pt>
                <c:pt idx="705">
                  <c:v>49.555111920000002</c:v>
                </c:pt>
                <c:pt idx="706">
                  <c:v>50.925814760000002</c:v>
                </c:pt>
                <c:pt idx="707">
                  <c:v>55.068037310000001</c:v>
                </c:pt>
                <c:pt idx="708">
                  <c:v>59.20125487</c:v>
                </c:pt>
                <c:pt idx="709">
                  <c:v>57.177323459999997</c:v>
                </c:pt>
                <c:pt idx="710">
                  <c:v>39.099295810000001</c:v>
                </c:pt>
                <c:pt idx="711">
                  <c:v>20.49710885</c:v>
                </c:pt>
                <c:pt idx="712">
                  <c:v>1.241677256</c:v>
                </c:pt>
                <c:pt idx="713">
                  <c:v>-13.92573432</c:v>
                </c:pt>
                <c:pt idx="714">
                  <c:v>-24.43976653</c:v>
                </c:pt>
                <c:pt idx="715">
                  <c:v>-25.640559799999998</c:v>
                </c:pt>
                <c:pt idx="716">
                  <c:v>-30.665373460000001</c:v>
                </c:pt>
                <c:pt idx="717">
                  <c:v>-33.321076720000001</c:v>
                </c:pt>
                <c:pt idx="718">
                  <c:v>-34.914260599999999</c:v>
                </c:pt>
                <c:pt idx="719">
                  <c:v>-32.511102819999998</c:v>
                </c:pt>
                <c:pt idx="720">
                  <c:v>-37.660371609999999</c:v>
                </c:pt>
                <c:pt idx="721">
                  <c:v>-41.632368300000003</c:v>
                </c:pt>
                <c:pt idx="722">
                  <c:v>-47.15850545</c:v>
                </c:pt>
                <c:pt idx="723">
                  <c:v>-53.051364710000001</c:v>
                </c:pt>
                <c:pt idx="724">
                  <c:v>-55.84378341</c:v>
                </c:pt>
                <c:pt idx="725">
                  <c:v>-56.231716179999999</c:v>
                </c:pt>
                <c:pt idx="726">
                  <c:v>-55.803013399999998</c:v>
                </c:pt>
                <c:pt idx="727">
                  <c:v>-53.940609139999999</c:v>
                </c:pt>
                <c:pt idx="728">
                  <c:v>-51.545986360000001</c:v>
                </c:pt>
                <c:pt idx="729">
                  <c:v>-49.909924910000001</c:v>
                </c:pt>
                <c:pt idx="730">
                  <c:v>-49.39355217</c:v>
                </c:pt>
                <c:pt idx="731">
                  <c:v>-46.588040759999998</c:v>
                </c:pt>
                <c:pt idx="732">
                  <c:v>-48.369478129999997</c:v>
                </c:pt>
                <c:pt idx="733">
                  <c:v>-51.27533493</c:v>
                </c:pt>
                <c:pt idx="734">
                  <c:v>-53.35284008</c:v>
                </c:pt>
                <c:pt idx="735">
                  <c:v>-54.732263719999999</c:v>
                </c:pt>
                <c:pt idx="736">
                  <c:v>-55.531936129999998</c:v>
                </c:pt>
                <c:pt idx="737">
                  <c:v>-54.842921179999998</c:v>
                </c:pt>
                <c:pt idx="738">
                  <c:v>-52.64154267</c:v>
                </c:pt>
                <c:pt idx="739">
                  <c:v>-49.876440510000002</c:v>
                </c:pt>
                <c:pt idx="740">
                  <c:v>-47.815629629999997</c:v>
                </c:pt>
                <c:pt idx="741">
                  <c:v>-45.872958359999998</c:v>
                </c:pt>
                <c:pt idx="742">
                  <c:v>-44.453310610000003</c:v>
                </c:pt>
                <c:pt idx="743">
                  <c:v>-43.970895460000001</c:v>
                </c:pt>
                <c:pt idx="744">
                  <c:v>-45.117900669999997</c:v>
                </c:pt>
                <c:pt idx="745">
                  <c:v>-45.886494970000001</c:v>
                </c:pt>
                <c:pt idx="746">
                  <c:v>-46.712797000000002</c:v>
                </c:pt>
                <c:pt idx="747">
                  <c:v>-46.88171028</c:v>
                </c:pt>
                <c:pt idx="748">
                  <c:v>-47.042059770000002</c:v>
                </c:pt>
                <c:pt idx="749">
                  <c:v>-46.802132210000003</c:v>
                </c:pt>
                <c:pt idx="750">
                  <c:v>-45.858087150000003</c:v>
                </c:pt>
                <c:pt idx="751">
                  <c:v>-44.774905330000003</c:v>
                </c:pt>
                <c:pt idx="752">
                  <c:v>-42.35887013</c:v>
                </c:pt>
                <c:pt idx="753">
                  <c:v>-38.705741580000002</c:v>
                </c:pt>
                <c:pt idx="754">
                  <c:v>-35.734915639999997</c:v>
                </c:pt>
                <c:pt idx="755">
                  <c:v>-32.090550489999998</c:v>
                </c:pt>
                <c:pt idx="756">
                  <c:v>-27.281317430000001</c:v>
                </c:pt>
                <c:pt idx="757">
                  <c:v>-21.22412817</c:v>
                </c:pt>
                <c:pt idx="758">
                  <c:v>-13.26747898</c:v>
                </c:pt>
                <c:pt idx="759">
                  <c:v>-5.5735251239999997</c:v>
                </c:pt>
                <c:pt idx="760">
                  <c:v>3.013722628</c:v>
                </c:pt>
                <c:pt idx="761">
                  <c:v>9.8905636870000002</c:v>
                </c:pt>
                <c:pt idx="762">
                  <c:v>21.668725689999999</c:v>
                </c:pt>
                <c:pt idx="763">
                  <c:v>34.43719883</c:v>
                </c:pt>
                <c:pt idx="764">
                  <c:v>43.77630534</c:v>
                </c:pt>
                <c:pt idx="765">
                  <c:v>55.645248309999999</c:v>
                </c:pt>
                <c:pt idx="766">
                  <c:v>68.706760029999998</c:v>
                </c:pt>
                <c:pt idx="767">
                  <c:v>78.765622960000002</c:v>
                </c:pt>
                <c:pt idx="768">
                  <c:v>83.398876139999999</c:v>
                </c:pt>
                <c:pt idx="769">
                  <c:v>76.279877299999995</c:v>
                </c:pt>
                <c:pt idx="770">
                  <c:v>69.612757290000005</c:v>
                </c:pt>
                <c:pt idx="771">
                  <c:v>71.659913349999997</c:v>
                </c:pt>
                <c:pt idx="772">
                  <c:v>77.556511850000007</c:v>
                </c:pt>
                <c:pt idx="773">
                  <c:v>80.568158699999998</c:v>
                </c:pt>
                <c:pt idx="774">
                  <c:v>77.60104398</c:v>
                </c:pt>
                <c:pt idx="775">
                  <c:v>72.945869849999994</c:v>
                </c:pt>
                <c:pt idx="776">
                  <c:v>69.135903409999997</c:v>
                </c:pt>
                <c:pt idx="777">
                  <c:v>67.83007714</c:v>
                </c:pt>
                <c:pt idx="778">
                  <c:v>67.944348730000002</c:v>
                </c:pt>
                <c:pt idx="779">
                  <c:v>70.573126920000007</c:v>
                </c:pt>
                <c:pt idx="780">
                  <c:v>71.656411469999995</c:v>
                </c:pt>
                <c:pt idx="781">
                  <c:v>71.881773440000003</c:v>
                </c:pt>
                <c:pt idx="782">
                  <c:v>71.763474430000002</c:v>
                </c:pt>
                <c:pt idx="783">
                  <c:v>71.117712600000004</c:v>
                </c:pt>
                <c:pt idx="784">
                  <c:v>69.928613130000002</c:v>
                </c:pt>
                <c:pt idx="785">
                  <c:v>69.524220380000003</c:v>
                </c:pt>
                <c:pt idx="786">
                  <c:v>69.717435309999999</c:v>
                </c:pt>
                <c:pt idx="787">
                  <c:v>69.770737960000005</c:v>
                </c:pt>
                <c:pt idx="788">
                  <c:v>69.176018110000001</c:v>
                </c:pt>
                <c:pt idx="789">
                  <c:v>69.486640210000004</c:v>
                </c:pt>
                <c:pt idx="790">
                  <c:v>70.058396079999994</c:v>
                </c:pt>
                <c:pt idx="791">
                  <c:v>69.761618870000007</c:v>
                </c:pt>
                <c:pt idx="792">
                  <c:v>69.767338109999997</c:v>
                </c:pt>
                <c:pt idx="793">
                  <c:v>68.963639130000004</c:v>
                </c:pt>
                <c:pt idx="794">
                  <c:v>68.380431560000005</c:v>
                </c:pt>
                <c:pt idx="795">
                  <c:v>69.529863890000001</c:v>
                </c:pt>
                <c:pt idx="796">
                  <c:v>68.246964250000005</c:v>
                </c:pt>
                <c:pt idx="797">
                  <c:v>68.647680339999994</c:v>
                </c:pt>
                <c:pt idx="798">
                  <c:v>67.333234989999994</c:v>
                </c:pt>
                <c:pt idx="799">
                  <c:v>67.007312409999997</c:v>
                </c:pt>
                <c:pt idx="800">
                  <c:v>65.912972460000006</c:v>
                </c:pt>
                <c:pt idx="801">
                  <c:v>66.529030379999995</c:v>
                </c:pt>
                <c:pt idx="802">
                  <c:v>67.554314869999999</c:v>
                </c:pt>
                <c:pt idx="803">
                  <c:v>69.598658540000002</c:v>
                </c:pt>
                <c:pt idx="804">
                  <c:v>71.00583073</c:v>
                </c:pt>
                <c:pt idx="805">
                  <c:v>64.485650680000006</c:v>
                </c:pt>
                <c:pt idx="806">
                  <c:v>33.216123789999997</c:v>
                </c:pt>
                <c:pt idx="807">
                  <c:v>19.739754139999999</c:v>
                </c:pt>
                <c:pt idx="808">
                  <c:v>31.20631217</c:v>
                </c:pt>
                <c:pt idx="809">
                  <c:v>39.195309350000002</c:v>
                </c:pt>
                <c:pt idx="810">
                  <c:v>35.179577739999999</c:v>
                </c:pt>
                <c:pt idx="811">
                  <c:v>11.264452410000001</c:v>
                </c:pt>
                <c:pt idx="812">
                  <c:v>-29.238226560000001</c:v>
                </c:pt>
                <c:pt idx="813">
                  <c:v>-51.311659349999999</c:v>
                </c:pt>
                <c:pt idx="814">
                  <c:v>-62.373439869999999</c:v>
                </c:pt>
                <c:pt idx="815">
                  <c:v>-66.001509389999995</c:v>
                </c:pt>
                <c:pt idx="816">
                  <c:v>-70.150150460000006</c:v>
                </c:pt>
                <c:pt idx="817">
                  <c:v>-73.384884779999993</c:v>
                </c:pt>
                <c:pt idx="818">
                  <c:v>-71.568648039999999</c:v>
                </c:pt>
                <c:pt idx="819">
                  <c:v>-71.552443949999997</c:v>
                </c:pt>
                <c:pt idx="820">
                  <c:v>-71.03923777</c:v>
                </c:pt>
                <c:pt idx="821">
                  <c:v>-70.502664240000001</c:v>
                </c:pt>
                <c:pt idx="822">
                  <c:v>-72.423516250000006</c:v>
                </c:pt>
                <c:pt idx="823">
                  <c:v>-75.406740580000005</c:v>
                </c:pt>
                <c:pt idx="824">
                  <c:v>-77.166462269999997</c:v>
                </c:pt>
                <c:pt idx="825">
                  <c:v>-79.832573609999997</c:v>
                </c:pt>
                <c:pt idx="826">
                  <c:v>-81.192299669999997</c:v>
                </c:pt>
                <c:pt idx="827">
                  <c:v>-81.546847889999995</c:v>
                </c:pt>
                <c:pt idx="828">
                  <c:v>-80.409544420000003</c:v>
                </c:pt>
                <c:pt idx="829">
                  <c:v>-79.515356310000001</c:v>
                </c:pt>
                <c:pt idx="830">
                  <c:v>-77.290321989999995</c:v>
                </c:pt>
                <c:pt idx="831">
                  <c:v>-76.028497369999997</c:v>
                </c:pt>
                <c:pt idx="832">
                  <c:v>-75.032564539999996</c:v>
                </c:pt>
                <c:pt idx="833">
                  <c:v>-74.912477069999994</c:v>
                </c:pt>
                <c:pt idx="834">
                  <c:v>-74.830801609999995</c:v>
                </c:pt>
                <c:pt idx="835">
                  <c:v>-74.603963789999995</c:v>
                </c:pt>
                <c:pt idx="836">
                  <c:v>-71.311894129999999</c:v>
                </c:pt>
                <c:pt idx="837">
                  <c:v>-71.103491700000006</c:v>
                </c:pt>
                <c:pt idx="838">
                  <c:v>-69.707250759999994</c:v>
                </c:pt>
                <c:pt idx="839">
                  <c:v>-68.715563849999995</c:v>
                </c:pt>
                <c:pt idx="840">
                  <c:v>-68.299102989999994</c:v>
                </c:pt>
                <c:pt idx="841">
                  <c:v>-66.802232770000003</c:v>
                </c:pt>
                <c:pt idx="842">
                  <c:v>-65.748631410000002</c:v>
                </c:pt>
                <c:pt idx="843">
                  <c:v>-64.992201789999996</c:v>
                </c:pt>
                <c:pt idx="844">
                  <c:v>-65.057482690000001</c:v>
                </c:pt>
                <c:pt idx="845">
                  <c:v>-64.580844279999994</c:v>
                </c:pt>
                <c:pt idx="846">
                  <c:v>-65.292362589999996</c:v>
                </c:pt>
                <c:pt idx="847">
                  <c:v>-63.565801999999998</c:v>
                </c:pt>
                <c:pt idx="848">
                  <c:v>-60.306761289999997</c:v>
                </c:pt>
                <c:pt idx="849">
                  <c:v>-57.98084214</c:v>
                </c:pt>
                <c:pt idx="850">
                  <c:v>-55.452447669999998</c:v>
                </c:pt>
                <c:pt idx="851">
                  <c:v>-53.158653780000002</c:v>
                </c:pt>
                <c:pt idx="852">
                  <c:v>-51.111342319999999</c:v>
                </c:pt>
                <c:pt idx="853">
                  <c:v>-48.079087489999999</c:v>
                </c:pt>
                <c:pt idx="854">
                  <c:v>-44.905144989999997</c:v>
                </c:pt>
                <c:pt idx="855">
                  <c:v>-40.808320340000002</c:v>
                </c:pt>
                <c:pt idx="856">
                  <c:v>-34.771630739999999</c:v>
                </c:pt>
                <c:pt idx="857">
                  <c:v>-27.928452230000001</c:v>
                </c:pt>
                <c:pt idx="858">
                  <c:v>-19.827772750000001</c:v>
                </c:pt>
                <c:pt idx="859">
                  <c:v>-10.764205860000001</c:v>
                </c:pt>
                <c:pt idx="860">
                  <c:v>-2.8197176160000001</c:v>
                </c:pt>
                <c:pt idx="861">
                  <c:v>4.150252901</c:v>
                </c:pt>
                <c:pt idx="862">
                  <c:v>16.725913989999999</c:v>
                </c:pt>
                <c:pt idx="863">
                  <c:v>29.74465494</c:v>
                </c:pt>
                <c:pt idx="864">
                  <c:v>39.559939110000002</c:v>
                </c:pt>
                <c:pt idx="865">
                  <c:v>44.517138760000002</c:v>
                </c:pt>
                <c:pt idx="866">
                  <c:v>49.648067210000001</c:v>
                </c:pt>
                <c:pt idx="867">
                  <c:v>56.957131939999996</c:v>
                </c:pt>
                <c:pt idx="868">
                  <c:v>66.095113060000003</c:v>
                </c:pt>
                <c:pt idx="869">
                  <c:v>73.455633180000007</c:v>
                </c:pt>
                <c:pt idx="870">
                  <c:v>74.993606279999995</c:v>
                </c:pt>
                <c:pt idx="871">
                  <c:v>74.812253400000003</c:v>
                </c:pt>
                <c:pt idx="872">
                  <c:v>76.422937860000005</c:v>
                </c:pt>
                <c:pt idx="873">
                  <c:v>80.007344869999997</c:v>
                </c:pt>
                <c:pt idx="874">
                  <c:v>84.218626950000001</c:v>
                </c:pt>
                <c:pt idx="875">
                  <c:v>84.083528790000003</c:v>
                </c:pt>
                <c:pt idx="876">
                  <c:v>80.008522619999994</c:v>
                </c:pt>
                <c:pt idx="877">
                  <c:v>74.76521022</c:v>
                </c:pt>
                <c:pt idx="878">
                  <c:v>71.409908650000006</c:v>
                </c:pt>
                <c:pt idx="879">
                  <c:v>69.959376559999995</c:v>
                </c:pt>
                <c:pt idx="880">
                  <c:v>70.863625060000004</c:v>
                </c:pt>
                <c:pt idx="881">
                  <c:v>73.665830380000003</c:v>
                </c:pt>
                <c:pt idx="882">
                  <c:v>77.242080979999997</c:v>
                </c:pt>
                <c:pt idx="883">
                  <c:v>78.215716999999998</c:v>
                </c:pt>
                <c:pt idx="884">
                  <c:v>75.88291504</c:v>
                </c:pt>
                <c:pt idx="885">
                  <c:v>73.735717780000002</c:v>
                </c:pt>
                <c:pt idx="886">
                  <c:v>73.035891550000002</c:v>
                </c:pt>
                <c:pt idx="887">
                  <c:v>72.727063459999997</c:v>
                </c:pt>
                <c:pt idx="888">
                  <c:v>73.711873859999997</c:v>
                </c:pt>
                <c:pt idx="889">
                  <c:v>71.297534069999998</c:v>
                </c:pt>
                <c:pt idx="890">
                  <c:v>71.273932970000004</c:v>
                </c:pt>
                <c:pt idx="891">
                  <c:v>69.637998479999993</c:v>
                </c:pt>
                <c:pt idx="892">
                  <c:v>69.328726329999995</c:v>
                </c:pt>
                <c:pt idx="893">
                  <c:v>69.368010839999997</c:v>
                </c:pt>
                <c:pt idx="894">
                  <c:v>70.177647930000006</c:v>
                </c:pt>
                <c:pt idx="895">
                  <c:v>66.510605319999996</c:v>
                </c:pt>
                <c:pt idx="896">
                  <c:v>63.1830888</c:v>
                </c:pt>
                <c:pt idx="897">
                  <c:v>63.774304069999999</c:v>
                </c:pt>
                <c:pt idx="898">
                  <c:v>66.075650589999995</c:v>
                </c:pt>
                <c:pt idx="899">
                  <c:v>67.84357584</c:v>
                </c:pt>
                <c:pt idx="900">
                  <c:v>69.838235560000001</c:v>
                </c:pt>
                <c:pt idx="901">
                  <c:v>72.082334630000005</c:v>
                </c:pt>
                <c:pt idx="902">
                  <c:v>70.650222880000001</c:v>
                </c:pt>
                <c:pt idx="903">
                  <c:v>60.741070399999998</c:v>
                </c:pt>
                <c:pt idx="904">
                  <c:v>46.218330029999997</c:v>
                </c:pt>
                <c:pt idx="905">
                  <c:v>37.717473509999998</c:v>
                </c:pt>
                <c:pt idx="906">
                  <c:v>31.266891560000001</c:v>
                </c:pt>
                <c:pt idx="907">
                  <c:v>32.044350190000003</c:v>
                </c:pt>
                <c:pt idx="908">
                  <c:v>33.695744730000001</c:v>
                </c:pt>
                <c:pt idx="909">
                  <c:v>22.417385029999998</c:v>
                </c:pt>
                <c:pt idx="910">
                  <c:v>-0.207226772</c:v>
                </c:pt>
                <c:pt idx="911">
                  <c:v>-17.863545500000001</c:v>
                </c:pt>
                <c:pt idx="912">
                  <c:v>-25.07576487</c:v>
                </c:pt>
                <c:pt idx="913">
                  <c:v>-29.110366859999999</c:v>
                </c:pt>
                <c:pt idx="914">
                  <c:v>-33.264093780000003</c:v>
                </c:pt>
                <c:pt idx="915">
                  <c:v>-37.597205180000003</c:v>
                </c:pt>
                <c:pt idx="916">
                  <c:v>-41.735169450000001</c:v>
                </c:pt>
                <c:pt idx="917">
                  <c:v>-47.563527180000001</c:v>
                </c:pt>
                <c:pt idx="918">
                  <c:v>-49.507240330000002</c:v>
                </c:pt>
                <c:pt idx="919">
                  <c:v>-50.213560209999997</c:v>
                </c:pt>
                <c:pt idx="920">
                  <c:v>-49.580108490000001</c:v>
                </c:pt>
                <c:pt idx="921">
                  <c:v>-46.808707390000002</c:v>
                </c:pt>
                <c:pt idx="922">
                  <c:v>-45.416319540000003</c:v>
                </c:pt>
                <c:pt idx="923">
                  <c:v>-41.706659279999997</c:v>
                </c:pt>
                <c:pt idx="924">
                  <c:v>-43.492636330000003</c:v>
                </c:pt>
                <c:pt idx="925">
                  <c:v>-48.551283759999997</c:v>
                </c:pt>
                <c:pt idx="926">
                  <c:v>-53.29612599</c:v>
                </c:pt>
                <c:pt idx="927">
                  <c:v>-56.728561620000001</c:v>
                </c:pt>
                <c:pt idx="928">
                  <c:v>-58.478407439999998</c:v>
                </c:pt>
                <c:pt idx="929">
                  <c:v>-57.986913649999998</c:v>
                </c:pt>
                <c:pt idx="930">
                  <c:v>-57.139954869999997</c:v>
                </c:pt>
                <c:pt idx="931">
                  <c:v>-56.873570710000003</c:v>
                </c:pt>
                <c:pt idx="932">
                  <c:v>-56.87372637</c:v>
                </c:pt>
                <c:pt idx="933">
                  <c:v>-57.443930260000002</c:v>
                </c:pt>
                <c:pt idx="934">
                  <c:v>-57.666357580000003</c:v>
                </c:pt>
                <c:pt idx="935">
                  <c:v>-57.210859460000002</c:v>
                </c:pt>
                <c:pt idx="936">
                  <c:v>-56.766644900000003</c:v>
                </c:pt>
                <c:pt idx="937">
                  <c:v>-55.934846049999997</c:v>
                </c:pt>
                <c:pt idx="938">
                  <c:v>-54.138793870000001</c:v>
                </c:pt>
                <c:pt idx="939">
                  <c:v>-52.510463260000002</c:v>
                </c:pt>
                <c:pt idx="940">
                  <c:v>-51.082098270000003</c:v>
                </c:pt>
                <c:pt idx="941">
                  <c:v>-50.650608630000001</c:v>
                </c:pt>
                <c:pt idx="942">
                  <c:v>-51.199606969999998</c:v>
                </c:pt>
                <c:pt idx="943">
                  <c:v>-52.246949620000002</c:v>
                </c:pt>
                <c:pt idx="944">
                  <c:v>-51.931698859999997</c:v>
                </c:pt>
                <c:pt idx="945">
                  <c:v>-50.867780600000003</c:v>
                </c:pt>
                <c:pt idx="946">
                  <c:v>-47.75562266</c:v>
                </c:pt>
                <c:pt idx="947">
                  <c:v>-42.747045800000002</c:v>
                </c:pt>
                <c:pt idx="948">
                  <c:v>-33.563029329999999</c:v>
                </c:pt>
                <c:pt idx="949">
                  <c:v>-26.05398104</c:v>
                </c:pt>
                <c:pt idx="950">
                  <c:v>-23.189699709999999</c:v>
                </c:pt>
                <c:pt idx="951">
                  <c:v>-24.153196879999999</c:v>
                </c:pt>
                <c:pt idx="952">
                  <c:v>-26.75208293</c:v>
                </c:pt>
                <c:pt idx="953">
                  <c:v>-27.163091090000002</c:v>
                </c:pt>
                <c:pt idx="954">
                  <c:v>-25.806849880000001</c:v>
                </c:pt>
                <c:pt idx="955">
                  <c:v>-14.74462988</c:v>
                </c:pt>
                <c:pt idx="956">
                  <c:v>4.4178045109999999</c:v>
                </c:pt>
                <c:pt idx="957">
                  <c:v>24.65931256</c:v>
                </c:pt>
                <c:pt idx="958">
                  <c:v>45.022918089999997</c:v>
                </c:pt>
                <c:pt idx="959">
                  <c:v>60.116171710000003</c:v>
                </c:pt>
                <c:pt idx="960">
                  <c:v>68.495974520000004</c:v>
                </c:pt>
                <c:pt idx="961">
                  <c:v>75.402925600000003</c:v>
                </c:pt>
                <c:pt idx="962">
                  <c:v>82.726290820000003</c:v>
                </c:pt>
                <c:pt idx="963">
                  <c:v>82.27668568</c:v>
                </c:pt>
                <c:pt idx="964">
                  <c:v>80.376105820000006</c:v>
                </c:pt>
                <c:pt idx="965">
                  <c:v>82.631148879999998</c:v>
                </c:pt>
                <c:pt idx="966">
                  <c:v>77.15034867</c:v>
                </c:pt>
                <c:pt idx="967">
                  <c:v>75.101759090000002</c:v>
                </c:pt>
                <c:pt idx="968">
                  <c:v>75.601120629999997</c:v>
                </c:pt>
                <c:pt idx="969">
                  <c:v>77.635888410000007</c:v>
                </c:pt>
                <c:pt idx="970">
                  <c:v>79.577620049999993</c:v>
                </c:pt>
                <c:pt idx="971">
                  <c:v>79.637109449999997</c:v>
                </c:pt>
                <c:pt idx="972">
                  <c:v>77.257939239999999</c:v>
                </c:pt>
                <c:pt idx="973">
                  <c:v>75.266368659999998</c:v>
                </c:pt>
                <c:pt idx="974">
                  <c:v>74.817783489999997</c:v>
                </c:pt>
                <c:pt idx="975">
                  <c:v>74.968327849999994</c:v>
                </c:pt>
                <c:pt idx="976">
                  <c:v>75.196917749999997</c:v>
                </c:pt>
                <c:pt idx="977">
                  <c:v>76.076537119999998</c:v>
                </c:pt>
                <c:pt idx="978">
                  <c:v>76.1678797</c:v>
                </c:pt>
                <c:pt idx="979">
                  <c:v>75.123107180000005</c:v>
                </c:pt>
                <c:pt idx="980">
                  <c:v>73.845659420000004</c:v>
                </c:pt>
                <c:pt idx="981">
                  <c:v>72.799958529999998</c:v>
                </c:pt>
                <c:pt idx="982">
                  <c:v>72.292925220000001</c:v>
                </c:pt>
                <c:pt idx="983">
                  <c:v>72.880269510000005</c:v>
                </c:pt>
                <c:pt idx="984">
                  <c:v>73.162993819999997</c:v>
                </c:pt>
                <c:pt idx="985">
                  <c:v>72.590442330000002</c:v>
                </c:pt>
                <c:pt idx="986">
                  <c:v>72.308128800000006</c:v>
                </c:pt>
                <c:pt idx="987">
                  <c:v>72.32236279</c:v>
                </c:pt>
                <c:pt idx="988">
                  <c:v>72.792759219999994</c:v>
                </c:pt>
                <c:pt idx="989">
                  <c:v>73.130038450000001</c:v>
                </c:pt>
                <c:pt idx="990">
                  <c:v>73.054139090000007</c:v>
                </c:pt>
                <c:pt idx="991">
                  <c:v>73.475497200000007</c:v>
                </c:pt>
                <c:pt idx="992">
                  <c:v>72.267259499999994</c:v>
                </c:pt>
                <c:pt idx="993">
                  <c:v>70.827538239999996</c:v>
                </c:pt>
                <c:pt idx="994">
                  <c:v>69.293781359999997</c:v>
                </c:pt>
                <c:pt idx="995">
                  <c:v>68.995560400000002</c:v>
                </c:pt>
                <c:pt idx="996">
                  <c:v>69.390041819999993</c:v>
                </c:pt>
                <c:pt idx="997">
                  <c:v>70.017650250000003</c:v>
                </c:pt>
                <c:pt idx="998">
                  <c:v>67.906604889999997</c:v>
                </c:pt>
                <c:pt idx="999">
                  <c:v>53.386488049999997</c:v>
                </c:pt>
                <c:pt idx="1000">
                  <c:v>23.848123609999998</c:v>
                </c:pt>
                <c:pt idx="1001">
                  <c:v>0.53658149200000005</c:v>
                </c:pt>
                <c:pt idx="1002">
                  <c:v>-17.353807419999999</c:v>
                </c:pt>
                <c:pt idx="1003">
                  <c:v>-25.54315957</c:v>
                </c:pt>
                <c:pt idx="1004">
                  <c:v>-28.89316732</c:v>
                </c:pt>
                <c:pt idx="1005">
                  <c:v>-39.27304049</c:v>
                </c:pt>
                <c:pt idx="1006">
                  <c:v>-39.984020100000002</c:v>
                </c:pt>
                <c:pt idx="1007">
                  <c:v>-41.849142239999999</c:v>
                </c:pt>
                <c:pt idx="1008">
                  <c:v>-45.573905969999998</c:v>
                </c:pt>
                <c:pt idx="1009">
                  <c:v>-46.475435760000003</c:v>
                </c:pt>
                <c:pt idx="1010">
                  <c:v>-50.22588039</c:v>
                </c:pt>
                <c:pt idx="1011">
                  <c:v>-54.846596599999998</c:v>
                </c:pt>
                <c:pt idx="1012">
                  <c:v>-55.063757580000001</c:v>
                </c:pt>
                <c:pt idx="1013">
                  <c:v>-55.121300820000002</c:v>
                </c:pt>
                <c:pt idx="1014">
                  <c:v>-53.485200810000002</c:v>
                </c:pt>
                <c:pt idx="1015">
                  <c:v>-51.359622709999996</c:v>
                </c:pt>
                <c:pt idx="1016">
                  <c:v>-47.501212039999999</c:v>
                </c:pt>
                <c:pt idx="1017">
                  <c:v>-50.63180448</c:v>
                </c:pt>
                <c:pt idx="1018">
                  <c:v>-54.34590395</c:v>
                </c:pt>
                <c:pt idx="1019">
                  <c:v>-57.859955560000003</c:v>
                </c:pt>
                <c:pt idx="1020">
                  <c:v>-62.812506409999997</c:v>
                </c:pt>
                <c:pt idx="1021">
                  <c:v>-59.689180329999999</c:v>
                </c:pt>
                <c:pt idx="1022">
                  <c:v>-62.307216959999998</c:v>
                </c:pt>
                <c:pt idx="1023">
                  <c:v>-61.220203939999998</c:v>
                </c:pt>
                <c:pt idx="1024">
                  <c:v>-60.0029684</c:v>
                </c:pt>
                <c:pt idx="1025">
                  <c:v>-59.306241499999999</c:v>
                </c:pt>
                <c:pt idx="1026">
                  <c:v>-59.322427849999997</c:v>
                </c:pt>
                <c:pt idx="1027">
                  <c:v>-59.101758879999998</c:v>
                </c:pt>
                <c:pt idx="1028">
                  <c:v>-59.797867099999998</c:v>
                </c:pt>
                <c:pt idx="1029">
                  <c:v>-59.914850889999997</c:v>
                </c:pt>
                <c:pt idx="1030">
                  <c:v>-59.993687090000002</c:v>
                </c:pt>
                <c:pt idx="1031">
                  <c:v>-59.626885450000003</c:v>
                </c:pt>
                <c:pt idx="1032">
                  <c:v>-58.652122390000002</c:v>
                </c:pt>
                <c:pt idx="1033">
                  <c:v>-56.493761280000001</c:v>
                </c:pt>
                <c:pt idx="1034">
                  <c:v>-52.789091050000003</c:v>
                </c:pt>
                <c:pt idx="1035">
                  <c:v>-48.662676920000003</c:v>
                </c:pt>
                <c:pt idx="1036">
                  <c:v>-47.073997859999999</c:v>
                </c:pt>
                <c:pt idx="1037">
                  <c:v>-47.817751280000003</c:v>
                </c:pt>
                <c:pt idx="1038">
                  <c:v>-49.816093420000001</c:v>
                </c:pt>
                <c:pt idx="1039">
                  <c:v>-49.979706550000003</c:v>
                </c:pt>
                <c:pt idx="1040">
                  <c:v>-46.377536630000002</c:v>
                </c:pt>
                <c:pt idx="1041">
                  <c:v>-39.175832329999999</c:v>
                </c:pt>
                <c:pt idx="1042">
                  <c:v>-29.363355179999999</c:v>
                </c:pt>
                <c:pt idx="1043">
                  <c:v>-18.98097336</c:v>
                </c:pt>
                <c:pt idx="1044">
                  <c:v>-10.52903682</c:v>
                </c:pt>
                <c:pt idx="1045">
                  <c:v>-2.0596880839999998</c:v>
                </c:pt>
                <c:pt idx="1046">
                  <c:v>7.4018154789999997</c:v>
                </c:pt>
                <c:pt idx="1047">
                  <c:v>28.562980840000002</c:v>
                </c:pt>
                <c:pt idx="1048">
                  <c:v>49.457579619999997</c:v>
                </c:pt>
                <c:pt idx="1049">
                  <c:v>63.661349420000001</c:v>
                </c:pt>
                <c:pt idx="1050">
                  <c:v>68.299813009999994</c:v>
                </c:pt>
                <c:pt idx="1051">
                  <c:v>61.423562699999998</c:v>
                </c:pt>
                <c:pt idx="1052">
                  <c:v>56.522422069999998</c:v>
                </c:pt>
                <c:pt idx="1053">
                  <c:v>64.887015120000001</c:v>
                </c:pt>
                <c:pt idx="1054">
                  <c:v>72.879810359999993</c:v>
                </c:pt>
                <c:pt idx="1055">
                  <c:v>76.233537920000003</c:v>
                </c:pt>
                <c:pt idx="1056">
                  <c:v>75.885665849999995</c:v>
                </c:pt>
                <c:pt idx="1057">
                  <c:v>76.617894919999998</c:v>
                </c:pt>
                <c:pt idx="1058">
                  <c:v>76.487290189999996</c:v>
                </c:pt>
                <c:pt idx="1059">
                  <c:v>74.575889450000005</c:v>
                </c:pt>
                <c:pt idx="1060">
                  <c:v>74.021605269999995</c:v>
                </c:pt>
                <c:pt idx="1061">
                  <c:v>74.115380610000003</c:v>
                </c:pt>
                <c:pt idx="1062">
                  <c:v>75.333840089999995</c:v>
                </c:pt>
                <c:pt idx="1063">
                  <c:v>76.392271370000003</c:v>
                </c:pt>
                <c:pt idx="1064">
                  <c:v>76.881247549999998</c:v>
                </c:pt>
                <c:pt idx="1065">
                  <c:v>75.431909779999998</c:v>
                </c:pt>
                <c:pt idx="1066">
                  <c:v>73.420592240000005</c:v>
                </c:pt>
                <c:pt idx="1067">
                  <c:v>71.273297110000001</c:v>
                </c:pt>
                <c:pt idx="1068">
                  <c:v>69.254043440000004</c:v>
                </c:pt>
                <c:pt idx="1069">
                  <c:v>68.851895659999997</c:v>
                </c:pt>
                <c:pt idx="1070">
                  <c:v>69.452214900000001</c:v>
                </c:pt>
                <c:pt idx="1071">
                  <c:v>70.979429469999999</c:v>
                </c:pt>
                <c:pt idx="1072">
                  <c:v>72.282150819999998</c:v>
                </c:pt>
                <c:pt idx="1073">
                  <c:v>72.882459359999999</c:v>
                </c:pt>
                <c:pt idx="1074">
                  <c:v>71.85494147</c:v>
                </c:pt>
                <c:pt idx="1075">
                  <c:v>70.144661990000003</c:v>
                </c:pt>
                <c:pt idx="1076">
                  <c:v>68.290937749999998</c:v>
                </c:pt>
                <c:pt idx="1077">
                  <c:v>67.181707610000004</c:v>
                </c:pt>
                <c:pt idx="1078">
                  <c:v>67.570259759999999</c:v>
                </c:pt>
                <c:pt idx="1079">
                  <c:v>68.616439220000004</c:v>
                </c:pt>
                <c:pt idx="1080">
                  <c:v>69.226476349999999</c:v>
                </c:pt>
                <c:pt idx="1081">
                  <c:v>69.012758169999998</c:v>
                </c:pt>
                <c:pt idx="1082">
                  <c:v>68.569286079999998</c:v>
                </c:pt>
                <c:pt idx="1083">
                  <c:v>67.982729969999994</c:v>
                </c:pt>
                <c:pt idx="1084">
                  <c:v>67.112313630000003</c:v>
                </c:pt>
                <c:pt idx="1085">
                  <c:v>65.948187529999998</c:v>
                </c:pt>
                <c:pt idx="1086">
                  <c:v>65.048051090000001</c:v>
                </c:pt>
                <c:pt idx="1087">
                  <c:v>66.345422209999995</c:v>
                </c:pt>
                <c:pt idx="1088">
                  <c:v>66.006627879999996</c:v>
                </c:pt>
                <c:pt idx="1089">
                  <c:v>64.083001409999994</c:v>
                </c:pt>
                <c:pt idx="1090">
                  <c:v>60.721014490000002</c:v>
                </c:pt>
                <c:pt idx="1091">
                  <c:v>56.725213650000001</c:v>
                </c:pt>
                <c:pt idx="1092">
                  <c:v>53.61970565</c:v>
                </c:pt>
                <c:pt idx="1093">
                  <c:v>58.095687900000001</c:v>
                </c:pt>
                <c:pt idx="1094">
                  <c:v>67.047556720000003</c:v>
                </c:pt>
                <c:pt idx="1095">
                  <c:v>71.301682619999994</c:v>
                </c:pt>
                <c:pt idx="1096">
                  <c:v>73.868770819999995</c:v>
                </c:pt>
                <c:pt idx="1097">
                  <c:v>47.666358789999997</c:v>
                </c:pt>
                <c:pt idx="1098">
                  <c:v>6.9424703499999998</c:v>
                </c:pt>
                <c:pt idx="1099">
                  <c:v>-12.9588862</c:v>
                </c:pt>
                <c:pt idx="1100">
                  <c:v>-26.278613870000001</c:v>
                </c:pt>
                <c:pt idx="1101">
                  <c:v>-35.10618874</c:v>
                </c:pt>
                <c:pt idx="1102">
                  <c:v>-39.879988879999999</c:v>
                </c:pt>
                <c:pt idx="1103">
                  <c:v>-44.246152100000003</c:v>
                </c:pt>
                <c:pt idx="1104">
                  <c:v>-49.188685470000003</c:v>
                </c:pt>
                <c:pt idx="1105">
                  <c:v>-51.222415179999999</c:v>
                </c:pt>
                <c:pt idx="1106">
                  <c:v>-51.381426619999999</c:v>
                </c:pt>
                <c:pt idx="1107">
                  <c:v>-51.750282030000001</c:v>
                </c:pt>
                <c:pt idx="1108">
                  <c:v>-53.102872660000003</c:v>
                </c:pt>
                <c:pt idx="1109">
                  <c:v>-53.775743349999999</c:v>
                </c:pt>
                <c:pt idx="1110">
                  <c:v>-53.871629609999999</c:v>
                </c:pt>
                <c:pt idx="1111">
                  <c:v>-55.317718300000003</c:v>
                </c:pt>
                <c:pt idx="1112">
                  <c:v>-55.406326819999997</c:v>
                </c:pt>
                <c:pt idx="1113">
                  <c:v>-54.913077960000003</c:v>
                </c:pt>
                <c:pt idx="1114">
                  <c:v>-53.611164760000001</c:v>
                </c:pt>
                <c:pt idx="1115">
                  <c:v>-52.963872520000002</c:v>
                </c:pt>
                <c:pt idx="1116">
                  <c:v>-52.646245460000003</c:v>
                </c:pt>
                <c:pt idx="1117">
                  <c:v>-51.708185010000001</c:v>
                </c:pt>
                <c:pt idx="1118">
                  <c:v>-51.280200049999998</c:v>
                </c:pt>
                <c:pt idx="1119">
                  <c:v>-52.085737620000003</c:v>
                </c:pt>
                <c:pt idx="1120">
                  <c:v>-52.685899489999997</c:v>
                </c:pt>
                <c:pt idx="1121">
                  <c:v>-53.150274039999999</c:v>
                </c:pt>
                <c:pt idx="1122">
                  <c:v>-53.630396179999998</c:v>
                </c:pt>
                <c:pt idx="1123">
                  <c:v>-53.458595129999999</c:v>
                </c:pt>
                <c:pt idx="1124">
                  <c:v>-53.856632089999998</c:v>
                </c:pt>
                <c:pt idx="1125">
                  <c:v>-54.841758939999998</c:v>
                </c:pt>
                <c:pt idx="1126">
                  <c:v>-54.975839209999997</c:v>
                </c:pt>
                <c:pt idx="1127">
                  <c:v>-54.447294679999999</c:v>
                </c:pt>
                <c:pt idx="1128">
                  <c:v>-53.211248009999998</c:v>
                </c:pt>
                <c:pt idx="1129">
                  <c:v>-52.028027539999997</c:v>
                </c:pt>
                <c:pt idx="1130">
                  <c:v>-52.840606630000003</c:v>
                </c:pt>
                <c:pt idx="1131">
                  <c:v>-52.554985430000002</c:v>
                </c:pt>
                <c:pt idx="1132">
                  <c:v>-51.564706020000003</c:v>
                </c:pt>
                <c:pt idx="1133">
                  <c:v>-51.426716829999997</c:v>
                </c:pt>
                <c:pt idx="1134">
                  <c:v>-50.985675620000002</c:v>
                </c:pt>
                <c:pt idx="1135">
                  <c:v>-50.791533469999997</c:v>
                </c:pt>
                <c:pt idx="1136">
                  <c:v>-49.27884444</c:v>
                </c:pt>
                <c:pt idx="1137">
                  <c:v>-45.409359979999998</c:v>
                </c:pt>
                <c:pt idx="1138">
                  <c:v>-40.122632830000001</c:v>
                </c:pt>
                <c:pt idx="1139">
                  <c:v>-33.84684901</c:v>
                </c:pt>
                <c:pt idx="1140">
                  <c:v>-27.533616389999999</c:v>
                </c:pt>
                <c:pt idx="1141">
                  <c:v>-22.473928000000001</c:v>
                </c:pt>
                <c:pt idx="1142">
                  <c:v>-17.231168910000001</c:v>
                </c:pt>
                <c:pt idx="1143">
                  <c:v>-11.596613749999999</c:v>
                </c:pt>
                <c:pt idx="1144">
                  <c:v>-4.3815681419999999</c:v>
                </c:pt>
                <c:pt idx="1145">
                  <c:v>5.4940740899999998</c:v>
                </c:pt>
                <c:pt idx="1146">
                  <c:v>14.996085600000001</c:v>
                </c:pt>
                <c:pt idx="1147">
                  <c:v>21.991421559999999</c:v>
                </c:pt>
                <c:pt idx="1148">
                  <c:v>28.389893900000001</c:v>
                </c:pt>
                <c:pt idx="1149">
                  <c:v>36.366522809999999</c:v>
                </c:pt>
                <c:pt idx="1150">
                  <c:v>46.918545790000003</c:v>
                </c:pt>
                <c:pt idx="1151">
                  <c:v>60.128293990000003</c:v>
                </c:pt>
                <c:pt idx="1152">
                  <c:v>68.642961639999996</c:v>
                </c:pt>
                <c:pt idx="1153">
                  <c:v>71.192109290000005</c:v>
                </c:pt>
                <c:pt idx="1154">
                  <c:v>69.852332320000002</c:v>
                </c:pt>
                <c:pt idx="1155">
                  <c:v>68.061881240000005</c:v>
                </c:pt>
                <c:pt idx="1156">
                  <c:v>69.241414739999996</c:v>
                </c:pt>
                <c:pt idx="1157">
                  <c:v>76.249546789999997</c:v>
                </c:pt>
                <c:pt idx="1158">
                  <c:v>84.092757759999998</c:v>
                </c:pt>
                <c:pt idx="1159">
                  <c:v>82.218828340000002</c:v>
                </c:pt>
                <c:pt idx="1160">
                  <c:v>77.423524909999998</c:v>
                </c:pt>
                <c:pt idx="1161">
                  <c:v>72.904662139999999</c:v>
                </c:pt>
                <c:pt idx="1162">
                  <c:v>71.704254610000007</c:v>
                </c:pt>
                <c:pt idx="1163">
                  <c:v>72.038042079999997</c:v>
                </c:pt>
                <c:pt idx="1164">
                  <c:v>73.426794720000004</c:v>
                </c:pt>
                <c:pt idx="1165">
                  <c:v>73.712057310000006</c:v>
                </c:pt>
                <c:pt idx="1166">
                  <c:v>73.990567619999993</c:v>
                </c:pt>
                <c:pt idx="1167">
                  <c:v>74.298271999999997</c:v>
                </c:pt>
                <c:pt idx="1168">
                  <c:v>74.449107280000007</c:v>
                </c:pt>
                <c:pt idx="1169">
                  <c:v>74.042877160000003</c:v>
                </c:pt>
                <c:pt idx="1170">
                  <c:v>72.759104230000005</c:v>
                </c:pt>
                <c:pt idx="1171">
                  <c:v>72.140197029999996</c:v>
                </c:pt>
                <c:pt idx="1172">
                  <c:v>71.354171649999998</c:v>
                </c:pt>
                <c:pt idx="1173">
                  <c:v>72.24887339</c:v>
                </c:pt>
                <c:pt idx="1174">
                  <c:v>72.229196549999998</c:v>
                </c:pt>
                <c:pt idx="1175">
                  <c:v>71.93369371</c:v>
                </c:pt>
                <c:pt idx="1176">
                  <c:v>71.765874999999994</c:v>
                </c:pt>
                <c:pt idx="1177">
                  <c:v>70.986440920000007</c:v>
                </c:pt>
                <c:pt idx="1178">
                  <c:v>70.223742380000004</c:v>
                </c:pt>
                <c:pt idx="1179">
                  <c:v>69.417002620000005</c:v>
                </c:pt>
                <c:pt idx="1180">
                  <c:v>68.807752280000003</c:v>
                </c:pt>
                <c:pt idx="1181">
                  <c:v>67.51193542</c:v>
                </c:pt>
                <c:pt idx="1182">
                  <c:v>66.503876140000003</c:v>
                </c:pt>
                <c:pt idx="1183">
                  <c:v>64.392748299999994</c:v>
                </c:pt>
                <c:pt idx="1184">
                  <c:v>62.582899220000002</c:v>
                </c:pt>
                <c:pt idx="1185">
                  <c:v>62.143969669999997</c:v>
                </c:pt>
                <c:pt idx="1186">
                  <c:v>62.261787699999999</c:v>
                </c:pt>
                <c:pt idx="1187">
                  <c:v>64.510686390000004</c:v>
                </c:pt>
                <c:pt idx="1188">
                  <c:v>64.839834809999999</c:v>
                </c:pt>
                <c:pt idx="1189">
                  <c:v>63.935121600000002</c:v>
                </c:pt>
                <c:pt idx="1190">
                  <c:v>58.705309700000001</c:v>
                </c:pt>
                <c:pt idx="1191">
                  <c:v>48.62330231</c:v>
                </c:pt>
                <c:pt idx="1192">
                  <c:v>37.299390789999997</c:v>
                </c:pt>
                <c:pt idx="1193">
                  <c:v>23.02688023</c:v>
                </c:pt>
                <c:pt idx="1194">
                  <c:v>7.2283150740000002</c:v>
                </c:pt>
                <c:pt idx="1195">
                  <c:v>-1.3290216690000001</c:v>
                </c:pt>
                <c:pt idx="1196">
                  <c:v>-11.4180837</c:v>
                </c:pt>
                <c:pt idx="1197">
                  <c:v>-20.17938054</c:v>
                </c:pt>
                <c:pt idx="1198">
                  <c:v>-22.711184920000001</c:v>
                </c:pt>
                <c:pt idx="1199">
                  <c:v>-26.149914280000001</c:v>
                </c:pt>
                <c:pt idx="1200">
                  <c:v>-29.30576756</c:v>
                </c:pt>
                <c:pt idx="1201">
                  <c:v>-30.711591080000002</c:v>
                </c:pt>
                <c:pt idx="1202">
                  <c:v>-31.36746042</c:v>
                </c:pt>
                <c:pt idx="1203">
                  <c:v>-35.171369009999999</c:v>
                </c:pt>
                <c:pt idx="1204">
                  <c:v>-38.29184137</c:v>
                </c:pt>
                <c:pt idx="1205">
                  <c:v>-40.345338329999997</c:v>
                </c:pt>
                <c:pt idx="1206">
                  <c:v>-45.08502249</c:v>
                </c:pt>
                <c:pt idx="1207">
                  <c:v>-46.493541469999997</c:v>
                </c:pt>
                <c:pt idx="1208">
                  <c:v>-47.196083969999997</c:v>
                </c:pt>
                <c:pt idx="1209">
                  <c:v>-46.446362919999999</c:v>
                </c:pt>
                <c:pt idx="1210">
                  <c:v>-45.164335889999997</c:v>
                </c:pt>
                <c:pt idx="1211">
                  <c:v>-42.987177789999997</c:v>
                </c:pt>
                <c:pt idx="1212">
                  <c:v>-41.523467279999998</c:v>
                </c:pt>
                <c:pt idx="1213">
                  <c:v>-40.677903929999999</c:v>
                </c:pt>
                <c:pt idx="1214">
                  <c:v>-39.977603860000002</c:v>
                </c:pt>
                <c:pt idx="1215">
                  <c:v>-40.863627409999999</c:v>
                </c:pt>
                <c:pt idx="1216">
                  <c:v>-43.029851669999999</c:v>
                </c:pt>
                <c:pt idx="1217">
                  <c:v>-44.226039020000002</c:v>
                </c:pt>
                <c:pt idx="1218">
                  <c:v>-46.031820510000003</c:v>
                </c:pt>
                <c:pt idx="1219">
                  <c:v>-47.792388940000002</c:v>
                </c:pt>
                <c:pt idx="1220">
                  <c:v>-48.893584410000003</c:v>
                </c:pt>
                <c:pt idx="1221">
                  <c:v>-49.436410170000002</c:v>
                </c:pt>
                <c:pt idx="1222">
                  <c:v>-49.042152520000002</c:v>
                </c:pt>
                <c:pt idx="1223">
                  <c:v>-47.441941440000001</c:v>
                </c:pt>
                <c:pt idx="1224">
                  <c:v>-44.030523530000004</c:v>
                </c:pt>
                <c:pt idx="1225">
                  <c:v>-40.031334510000001</c:v>
                </c:pt>
                <c:pt idx="1226">
                  <c:v>-37.140506129999999</c:v>
                </c:pt>
                <c:pt idx="1227">
                  <c:v>-35.329924929999997</c:v>
                </c:pt>
                <c:pt idx="1228">
                  <c:v>-36.193629369999996</c:v>
                </c:pt>
                <c:pt idx="1229">
                  <c:v>-37.783947959999999</c:v>
                </c:pt>
                <c:pt idx="1230">
                  <c:v>-40.091575910000003</c:v>
                </c:pt>
                <c:pt idx="1231">
                  <c:v>-42.952288029999998</c:v>
                </c:pt>
                <c:pt idx="1232">
                  <c:v>-43.731579310000001</c:v>
                </c:pt>
                <c:pt idx="1233">
                  <c:v>-41.644053</c:v>
                </c:pt>
                <c:pt idx="1234">
                  <c:v>-37.432580649999998</c:v>
                </c:pt>
                <c:pt idx="1235">
                  <c:v>-32.882018350000003</c:v>
                </c:pt>
                <c:pt idx="1236">
                  <c:v>-28.558074619999999</c:v>
                </c:pt>
                <c:pt idx="1237">
                  <c:v>-25.070965480000002</c:v>
                </c:pt>
                <c:pt idx="1238">
                  <c:v>-21.839960990000002</c:v>
                </c:pt>
                <c:pt idx="1239">
                  <c:v>-17.972018909999999</c:v>
                </c:pt>
                <c:pt idx="1240">
                  <c:v>-12.365080109999999</c:v>
                </c:pt>
                <c:pt idx="1241">
                  <c:v>-7.1725279630000003</c:v>
                </c:pt>
                <c:pt idx="1242">
                  <c:v>-3.500232666</c:v>
                </c:pt>
                <c:pt idx="1243">
                  <c:v>5.7791913E-2</c:v>
                </c:pt>
                <c:pt idx="1244">
                  <c:v>3.5928539700000002</c:v>
                </c:pt>
                <c:pt idx="1245">
                  <c:v>15.56913101</c:v>
                </c:pt>
                <c:pt idx="1246">
                  <c:v>31.580985389999999</c:v>
                </c:pt>
                <c:pt idx="1247">
                  <c:v>45.699025229999997</c:v>
                </c:pt>
                <c:pt idx="1248">
                  <c:v>59.641753569999999</c:v>
                </c:pt>
                <c:pt idx="1249">
                  <c:v>66.918138200000001</c:v>
                </c:pt>
                <c:pt idx="1250">
                  <c:v>76.247359209999999</c:v>
                </c:pt>
                <c:pt idx="1251">
                  <c:v>77.996911789999999</c:v>
                </c:pt>
                <c:pt idx="1252">
                  <c:v>79.891095390000004</c:v>
                </c:pt>
                <c:pt idx="1253">
                  <c:v>79.687900920000004</c:v>
                </c:pt>
                <c:pt idx="1254">
                  <c:v>77.450975279999994</c:v>
                </c:pt>
                <c:pt idx="1255">
                  <c:v>77.479724689999998</c:v>
                </c:pt>
                <c:pt idx="1256">
                  <c:v>77.895795530000001</c:v>
                </c:pt>
                <c:pt idx="1257">
                  <c:v>78.615773509999997</c:v>
                </c:pt>
                <c:pt idx="1258">
                  <c:v>78.856505799999994</c:v>
                </c:pt>
                <c:pt idx="1259">
                  <c:v>78.726635680000001</c:v>
                </c:pt>
                <c:pt idx="1260">
                  <c:v>78.680048360000001</c:v>
                </c:pt>
                <c:pt idx="1261">
                  <c:v>77.851552389999995</c:v>
                </c:pt>
                <c:pt idx="1262">
                  <c:v>76.491499210000001</c:v>
                </c:pt>
                <c:pt idx="1263">
                  <c:v>73.967591959999993</c:v>
                </c:pt>
                <c:pt idx="1264">
                  <c:v>72.152818920000001</c:v>
                </c:pt>
                <c:pt idx="1265">
                  <c:v>70.431885930000007</c:v>
                </c:pt>
                <c:pt idx="1266">
                  <c:v>69.737381850000006</c:v>
                </c:pt>
                <c:pt idx="1267">
                  <c:v>69.781008020000002</c:v>
                </c:pt>
                <c:pt idx="1268">
                  <c:v>70.430662760000004</c:v>
                </c:pt>
                <c:pt idx="1269">
                  <c:v>70.761326109999999</c:v>
                </c:pt>
                <c:pt idx="1270">
                  <c:v>70.264765049999994</c:v>
                </c:pt>
                <c:pt idx="1271">
                  <c:v>68.677334110000004</c:v>
                </c:pt>
                <c:pt idx="1272">
                  <c:v>66.984295720000006</c:v>
                </c:pt>
                <c:pt idx="1273">
                  <c:v>66.049247879999996</c:v>
                </c:pt>
                <c:pt idx="1274">
                  <c:v>65.554127930000007</c:v>
                </c:pt>
                <c:pt idx="1275">
                  <c:v>65.417454730000003</c:v>
                </c:pt>
                <c:pt idx="1276">
                  <c:v>66.044882380000004</c:v>
                </c:pt>
                <c:pt idx="1277">
                  <c:v>65.972433690000003</c:v>
                </c:pt>
                <c:pt idx="1278">
                  <c:v>65.337880119999994</c:v>
                </c:pt>
                <c:pt idx="1279">
                  <c:v>63.580009990000001</c:v>
                </c:pt>
                <c:pt idx="1280">
                  <c:v>64.066492289999999</c:v>
                </c:pt>
                <c:pt idx="1281">
                  <c:v>63.8385544</c:v>
                </c:pt>
                <c:pt idx="1282">
                  <c:v>65.731226669999998</c:v>
                </c:pt>
                <c:pt idx="1283">
                  <c:v>66.542980409999998</c:v>
                </c:pt>
                <c:pt idx="1284">
                  <c:v>64.887907909999996</c:v>
                </c:pt>
                <c:pt idx="1285">
                  <c:v>62.669068979999999</c:v>
                </c:pt>
                <c:pt idx="1286">
                  <c:v>57.489032880000003</c:v>
                </c:pt>
                <c:pt idx="1287">
                  <c:v>45.618289930000003</c:v>
                </c:pt>
                <c:pt idx="1288">
                  <c:v>30.098641619999999</c:v>
                </c:pt>
                <c:pt idx="1289">
                  <c:v>8.8504502439999992</c:v>
                </c:pt>
                <c:pt idx="1290">
                  <c:v>-7.6494975209999998</c:v>
                </c:pt>
                <c:pt idx="1291">
                  <c:v>-18.951711899999999</c:v>
                </c:pt>
                <c:pt idx="1292">
                  <c:v>-21.29956232</c:v>
                </c:pt>
                <c:pt idx="1293">
                  <c:v>-23.432479000000001</c:v>
                </c:pt>
                <c:pt idx="1294">
                  <c:v>-27.308554869999998</c:v>
                </c:pt>
                <c:pt idx="1295">
                  <c:v>-30.562257769999999</c:v>
                </c:pt>
                <c:pt idx="1296">
                  <c:v>-34.118467780000003</c:v>
                </c:pt>
                <c:pt idx="1297">
                  <c:v>-36.085207689999997</c:v>
                </c:pt>
                <c:pt idx="1298">
                  <c:v>-35.620235819999998</c:v>
                </c:pt>
                <c:pt idx="1299">
                  <c:v>-35.539820730000002</c:v>
                </c:pt>
                <c:pt idx="1300">
                  <c:v>-36.11770413</c:v>
                </c:pt>
                <c:pt idx="1301">
                  <c:v>-36.016041889999997</c:v>
                </c:pt>
                <c:pt idx="1302">
                  <c:v>-35.302910769999997</c:v>
                </c:pt>
                <c:pt idx="1303">
                  <c:v>-35.314069740000001</c:v>
                </c:pt>
                <c:pt idx="1304">
                  <c:v>-34.730732240000002</c:v>
                </c:pt>
                <c:pt idx="1305">
                  <c:v>-34.380649550000001</c:v>
                </c:pt>
                <c:pt idx="1306">
                  <c:v>-34.933191209999997</c:v>
                </c:pt>
                <c:pt idx="1307">
                  <c:v>-36.51334087</c:v>
                </c:pt>
                <c:pt idx="1308">
                  <c:v>-39.033538309999997</c:v>
                </c:pt>
                <c:pt idx="1309">
                  <c:v>-43.119106209999998</c:v>
                </c:pt>
                <c:pt idx="1310">
                  <c:v>-47.28570363</c:v>
                </c:pt>
                <c:pt idx="1311">
                  <c:v>-50.619974329999998</c:v>
                </c:pt>
                <c:pt idx="1312">
                  <c:v>-50.272765560000003</c:v>
                </c:pt>
                <c:pt idx="1313">
                  <c:v>-50.383615229999997</c:v>
                </c:pt>
                <c:pt idx="1314">
                  <c:v>-46.954868410000003</c:v>
                </c:pt>
                <c:pt idx="1315">
                  <c:v>-44.157448039999998</c:v>
                </c:pt>
                <c:pt idx="1316">
                  <c:v>-39.016320120000003</c:v>
                </c:pt>
                <c:pt idx="1317">
                  <c:v>-36.272673519999998</c:v>
                </c:pt>
                <c:pt idx="1318">
                  <c:v>-36.054201050000003</c:v>
                </c:pt>
                <c:pt idx="1319">
                  <c:v>-37.776744489999999</c:v>
                </c:pt>
                <c:pt idx="1320">
                  <c:v>-41.047444069999997</c:v>
                </c:pt>
                <c:pt idx="1321">
                  <c:v>-43.067508459999999</c:v>
                </c:pt>
                <c:pt idx="1322">
                  <c:v>-44.447648950000001</c:v>
                </c:pt>
                <c:pt idx="1323">
                  <c:v>-45.052668850000003</c:v>
                </c:pt>
                <c:pt idx="1324">
                  <c:v>-42.256327489999997</c:v>
                </c:pt>
                <c:pt idx="1325">
                  <c:v>-37.402768600000002</c:v>
                </c:pt>
                <c:pt idx="1326">
                  <c:v>-31.869296510000002</c:v>
                </c:pt>
                <c:pt idx="1327">
                  <c:v>-25.894302440000001</c:v>
                </c:pt>
                <c:pt idx="1328">
                  <c:v>-20.663638899999999</c:v>
                </c:pt>
                <c:pt idx="1329">
                  <c:v>-15.569773720000001</c:v>
                </c:pt>
                <c:pt idx="1330">
                  <c:v>-11.45298685</c:v>
                </c:pt>
                <c:pt idx="1331">
                  <c:v>-9.1834073929999995</c:v>
                </c:pt>
                <c:pt idx="1332">
                  <c:v>-4.8531057329999996</c:v>
                </c:pt>
                <c:pt idx="1333">
                  <c:v>0</c:v>
                </c:pt>
                <c:pt idx="1334">
                  <c:v>5.9982014609999998</c:v>
                </c:pt>
                <c:pt idx="1335">
                  <c:v>11.69913491</c:v>
                </c:pt>
                <c:pt idx="1336">
                  <c:v>15.81784481</c:v>
                </c:pt>
                <c:pt idx="1337">
                  <c:v>21.692163019999999</c:v>
                </c:pt>
                <c:pt idx="1338">
                  <c:v>35.236621290000002</c:v>
                </c:pt>
                <c:pt idx="1339">
                  <c:v>50.94387304</c:v>
                </c:pt>
                <c:pt idx="1340">
                  <c:v>64.871125000000006</c:v>
                </c:pt>
                <c:pt idx="1341">
                  <c:v>75.093514780000007</c:v>
                </c:pt>
                <c:pt idx="1342">
                  <c:v>78.894567330000001</c:v>
                </c:pt>
                <c:pt idx="1343">
                  <c:v>77.666958609999995</c:v>
                </c:pt>
                <c:pt idx="1344">
                  <c:v>74.573531419999995</c:v>
                </c:pt>
                <c:pt idx="1345">
                  <c:v>73.779076279999998</c:v>
                </c:pt>
                <c:pt idx="1346">
                  <c:v>74.910732350000004</c:v>
                </c:pt>
                <c:pt idx="1347">
                  <c:v>75.964686330000006</c:v>
                </c:pt>
                <c:pt idx="1348">
                  <c:v>75.568039200000001</c:v>
                </c:pt>
                <c:pt idx="1349">
                  <c:v>75.258951010000004</c:v>
                </c:pt>
                <c:pt idx="1350">
                  <c:v>75.047052859999994</c:v>
                </c:pt>
                <c:pt idx="1351">
                  <c:v>75.578343009999998</c:v>
                </c:pt>
                <c:pt idx="1352">
                  <c:v>76.828537789999999</c:v>
                </c:pt>
                <c:pt idx="1353">
                  <c:v>78.000556360000004</c:v>
                </c:pt>
                <c:pt idx="1354">
                  <c:v>79.485533880000006</c:v>
                </c:pt>
                <c:pt idx="1355">
                  <c:v>79.797404259999993</c:v>
                </c:pt>
                <c:pt idx="1356">
                  <c:v>79.73881428</c:v>
                </c:pt>
                <c:pt idx="1357">
                  <c:v>78.546993459999996</c:v>
                </c:pt>
                <c:pt idx="1358">
                  <c:v>77.121358659999999</c:v>
                </c:pt>
                <c:pt idx="1359">
                  <c:v>75.420495639999999</c:v>
                </c:pt>
                <c:pt idx="1360">
                  <c:v>73.184491550000004</c:v>
                </c:pt>
                <c:pt idx="1361">
                  <c:v>71.001046779999996</c:v>
                </c:pt>
                <c:pt idx="1362">
                  <c:v>69.644993749999998</c:v>
                </c:pt>
                <c:pt idx="1363">
                  <c:v>69.229290899999995</c:v>
                </c:pt>
                <c:pt idx="1364">
                  <c:v>70.248033629999995</c:v>
                </c:pt>
                <c:pt idx="1365">
                  <c:v>72.028151940000001</c:v>
                </c:pt>
                <c:pt idx="1366">
                  <c:v>73.745246730000005</c:v>
                </c:pt>
                <c:pt idx="1367">
                  <c:v>74.118415240000004</c:v>
                </c:pt>
                <c:pt idx="1368">
                  <c:v>73.950146669999995</c:v>
                </c:pt>
                <c:pt idx="1369">
                  <c:v>71.659914409999999</c:v>
                </c:pt>
                <c:pt idx="1370">
                  <c:v>68.463593950000003</c:v>
                </c:pt>
                <c:pt idx="1371">
                  <c:v>66.237117019999999</c:v>
                </c:pt>
                <c:pt idx="1372">
                  <c:v>66.617834529999996</c:v>
                </c:pt>
                <c:pt idx="1373">
                  <c:v>67.640284080000001</c:v>
                </c:pt>
                <c:pt idx="1374">
                  <c:v>69.738938540000007</c:v>
                </c:pt>
                <c:pt idx="1375">
                  <c:v>68.175478929999997</c:v>
                </c:pt>
                <c:pt idx="1376">
                  <c:v>52.415128070000002</c:v>
                </c:pt>
                <c:pt idx="1377">
                  <c:v>34.896163489999999</c:v>
                </c:pt>
                <c:pt idx="1378">
                  <c:v>15.2668955</c:v>
                </c:pt>
                <c:pt idx="1379">
                  <c:v>4.2951071909999996</c:v>
                </c:pt>
                <c:pt idx="1380">
                  <c:v>5.1012691380000001</c:v>
                </c:pt>
                <c:pt idx="1381">
                  <c:v>2.9211320120000002</c:v>
                </c:pt>
                <c:pt idx="1382">
                  <c:v>-3.1593894929999999</c:v>
                </c:pt>
                <c:pt idx="1383">
                  <c:v>-7.4506821030000001</c:v>
                </c:pt>
                <c:pt idx="1384">
                  <c:v>-13.40659187</c:v>
                </c:pt>
                <c:pt idx="1385">
                  <c:v>-21.261640499999999</c:v>
                </c:pt>
                <c:pt idx="1386">
                  <c:v>-28.11229582</c:v>
                </c:pt>
                <c:pt idx="1387">
                  <c:v>-32.878882539999999</c:v>
                </c:pt>
                <c:pt idx="1388">
                  <c:v>-34.72632411</c:v>
                </c:pt>
                <c:pt idx="1389">
                  <c:v>-36.247834820000001</c:v>
                </c:pt>
                <c:pt idx="1390">
                  <c:v>-37.60949892</c:v>
                </c:pt>
                <c:pt idx="1391">
                  <c:v>-37.131650929999999</c:v>
                </c:pt>
                <c:pt idx="1392">
                  <c:v>-35.724563549999999</c:v>
                </c:pt>
                <c:pt idx="1393">
                  <c:v>-34.386139989999997</c:v>
                </c:pt>
                <c:pt idx="1394">
                  <c:v>-35.404857489999998</c:v>
                </c:pt>
                <c:pt idx="1395">
                  <c:v>-37.947211600000003</c:v>
                </c:pt>
                <c:pt idx="1396">
                  <c:v>-39.388827380000002</c:v>
                </c:pt>
                <c:pt idx="1397">
                  <c:v>-39.329141200000002</c:v>
                </c:pt>
                <c:pt idx="1398">
                  <c:v>-38.24381168</c:v>
                </c:pt>
                <c:pt idx="1399">
                  <c:v>-37.567761830000002</c:v>
                </c:pt>
                <c:pt idx="1400">
                  <c:v>-37.06396428</c:v>
                </c:pt>
                <c:pt idx="1401">
                  <c:v>-37.844321360000002</c:v>
                </c:pt>
                <c:pt idx="1402">
                  <c:v>-40.040099580000003</c:v>
                </c:pt>
                <c:pt idx="1403">
                  <c:v>-42.074062040000001</c:v>
                </c:pt>
                <c:pt idx="1404">
                  <c:v>-44.504337829999997</c:v>
                </c:pt>
                <c:pt idx="1405">
                  <c:v>-46.603878590000001</c:v>
                </c:pt>
                <c:pt idx="1406">
                  <c:v>-47.951608020000002</c:v>
                </c:pt>
                <c:pt idx="1407">
                  <c:v>-48.604384140000001</c:v>
                </c:pt>
                <c:pt idx="1408">
                  <c:v>-48.247755390000002</c:v>
                </c:pt>
                <c:pt idx="1409">
                  <c:v>-47.389191429999997</c:v>
                </c:pt>
                <c:pt idx="1410">
                  <c:v>-46.154064579999996</c:v>
                </c:pt>
                <c:pt idx="1411">
                  <c:v>-43.454232640000001</c:v>
                </c:pt>
                <c:pt idx="1412">
                  <c:v>-39.571145010000002</c:v>
                </c:pt>
                <c:pt idx="1413">
                  <c:v>-36.097504270000002</c:v>
                </c:pt>
                <c:pt idx="1414">
                  <c:v>-34.81038899</c:v>
                </c:pt>
                <c:pt idx="1415">
                  <c:v>-36.447266640000002</c:v>
                </c:pt>
                <c:pt idx="1416">
                  <c:v>-39.052636010000001</c:v>
                </c:pt>
                <c:pt idx="1417">
                  <c:v>-42.210584420000004</c:v>
                </c:pt>
                <c:pt idx="1418">
                  <c:v>-46.381474150000003</c:v>
                </c:pt>
                <c:pt idx="1419">
                  <c:v>-48.66393351</c:v>
                </c:pt>
                <c:pt idx="1420">
                  <c:v>-48.363091150000002</c:v>
                </c:pt>
                <c:pt idx="1421">
                  <c:v>-46.057385189999998</c:v>
                </c:pt>
                <c:pt idx="1422">
                  <c:v>-41.72490458</c:v>
                </c:pt>
                <c:pt idx="1423">
                  <c:v>-36.686913429999997</c:v>
                </c:pt>
                <c:pt idx="1424">
                  <c:v>-32.644024590000001</c:v>
                </c:pt>
                <c:pt idx="1425">
                  <c:v>-28.60408193</c:v>
                </c:pt>
                <c:pt idx="1426">
                  <c:v>-25.17406798</c:v>
                </c:pt>
                <c:pt idx="1427">
                  <c:v>-20.789016480000001</c:v>
                </c:pt>
                <c:pt idx="1428">
                  <c:v>-13.97325405</c:v>
                </c:pt>
                <c:pt idx="1429">
                  <c:v>-4.3722721069999997</c:v>
                </c:pt>
                <c:pt idx="1430">
                  <c:v>12.55312069</c:v>
                </c:pt>
                <c:pt idx="1431">
                  <c:v>26.134013929999998</c:v>
                </c:pt>
                <c:pt idx="1432">
                  <c:v>39.940965169999998</c:v>
                </c:pt>
                <c:pt idx="1433">
                  <c:v>47.06622376</c:v>
                </c:pt>
                <c:pt idx="1434">
                  <c:v>44.086042249999998</c:v>
                </c:pt>
                <c:pt idx="1435">
                  <c:v>37.557509949999996</c:v>
                </c:pt>
                <c:pt idx="1436">
                  <c:v>40.843276840000001</c:v>
                </c:pt>
                <c:pt idx="1437">
                  <c:v>51.821824589999999</c:v>
                </c:pt>
                <c:pt idx="1438">
                  <c:v>61.454395839999997</c:v>
                </c:pt>
                <c:pt idx="1439">
                  <c:v>68.397207940000001</c:v>
                </c:pt>
                <c:pt idx="1440">
                  <c:v>71.628022709999996</c:v>
                </c:pt>
                <c:pt idx="1441">
                  <c:v>71.812430800000001</c:v>
                </c:pt>
                <c:pt idx="1442">
                  <c:v>73.267734500000003</c:v>
                </c:pt>
                <c:pt idx="1443">
                  <c:v>77.448419079999994</c:v>
                </c:pt>
                <c:pt idx="1444">
                  <c:v>80.758338989999999</c:v>
                </c:pt>
                <c:pt idx="1445">
                  <c:v>78.641906349999999</c:v>
                </c:pt>
                <c:pt idx="1446">
                  <c:v>77.755863660000003</c:v>
                </c:pt>
                <c:pt idx="1447">
                  <c:v>79.277483059999994</c:v>
                </c:pt>
                <c:pt idx="1448">
                  <c:v>81.490255730000001</c:v>
                </c:pt>
                <c:pt idx="1449">
                  <c:v>83.712482840000007</c:v>
                </c:pt>
                <c:pt idx="1450">
                  <c:v>83.911491949999998</c:v>
                </c:pt>
                <c:pt idx="1451">
                  <c:v>82.287100989999999</c:v>
                </c:pt>
                <c:pt idx="1452">
                  <c:v>80.441692079999996</c:v>
                </c:pt>
                <c:pt idx="1453">
                  <c:v>77.539516910000003</c:v>
                </c:pt>
                <c:pt idx="1454">
                  <c:v>75.335598320000003</c:v>
                </c:pt>
                <c:pt idx="1455">
                  <c:v>73.898246830000005</c:v>
                </c:pt>
                <c:pt idx="1456">
                  <c:v>73.805024599999996</c:v>
                </c:pt>
                <c:pt idx="1457">
                  <c:v>75.554788669999994</c:v>
                </c:pt>
                <c:pt idx="1458">
                  <c:v>76.703179120000001</c:v>
                </c:pt>
                <c:pt idx="1459">
                  <c:v>75.711861290000002</c:v>
                </c:pt>
                <c:pt idx="1460">
                  <c:v>74.701071080000006</c:v>
                </c:pt>
                <c:pt idx="1461">
                  <c:v>71.802060240000003</c:v>
                </c:pt>
                <c:pt idx="1462">
                  <c:v>69.54680166</c:v>
                </c:pt>
                <c:pt idx="1463">
                  <c:v>68.399531870000004</c:v>
                </c:pt>
                <c:pt idx="1464">
                  <c:v>67.906498920000004</c:v>
                </c:pt>
                <c:pt idx="1465">
                  <c:v>68.339314250000001</c:v>
                </c:pt>
                <c:pt idx="1466">
                  <c:v>66.668577130000003</c:v>
                </c:pt>
                <c:pt idx="1467">
                  <c:v>64.186844030000003</c:v>
                </c:pt>
                <c:pt idx="1468">
                  <c:v>60.679277140000003</c:v>
                </c:pt>
                <c:pt idx="1469">
                  <c:v>58.803264919999997</c:v>
                </c:pt>
                <c:pt idx="1470">
                  <c:v>56.765353330000003</c:v>
                </c:pt>
                <c:pt idx="1471">
                  <c:v>56.589683540000003</c:v>
                </c:pt>
                <c:pt idx="1472">
                  <c:v>57.835746550000003</c:v>
                </c:pt>
                <c:pt idx="1473">
                  <c:v>59.75507631</c:v>
                </c:pt>
                <c:pt idx="1474">
                  <c:v>62.096163070000003</c:v>
                </c:pt>
                <c:pt idx="1475">
                  <c:v>63.500706809999997</c:v>
                </c:pt>
                <c:pt idx="1476">
                  <c:v>57.519110019999999</c:v>
                </c:pt>
                <c:pt idx="1477">
                  <c:v>39.495414060000002</c:v>
                </c:pt>
                <c:pt idx="1478">
                  <c:v>16.320383360000001</c:v>
                </c:pt>
                <c:pt idx="1479">
                  <c:v>-6.8444311779999998</c:v>
                </c:pt>
                <c:pt idx="1480">
                  <c:v>-17.029992960000001</c:v>
                </c:pt>
                <c:pt idx="1481">
                  <c:v>-31.405451209999999</c:v>
                </c:pt>
                <c:pt idx="1482">
                  <c:v>-42.495324480000001</c:v>
                </c:pt>
                <c:pt idx="1483">
                  <c:v>-48.468195379999997</c:v>
                </c:pt>
                <c:pt idx="1484">
                  <c:v>-48.486490009999997</c:v>
                </c:pt>
                <c:pt idx="1485">
                  <c:v>-43.342759860000001</c:v>
                </c:pt>
                <c:pt idx="1486">
                  <c:v>-41.581253609999997</c:v>
                </c:pt>
                <c:pt idx="1487">
                  <c:v>-42.406069170000002</c:v>
                </c:pt>
                <c:pt idx="1488">
                  <c:v>-44.667680480000001</c:v>
                </c:pt>
                <c:pt idx="1489">
                  <c:v>-50.289008430000003</c:v>
                </c:pt>
                <c:pt idx="1490">
                  <c:v>-52.638040850000003</c:v>
                </c:pt>
                <c:pt idx="1491">
                  <c:v>-52.783664080000001</c:v>
                </c:pt>
                <c:pt idx="1492">
                  <c:v>-53.637584390000001</c:v>
                </c:pt>
                <c:pt idx="1493">
                  <c:v>-52.275309620000002</c:v>
                </c:pt>
                <c:pt idx="1494">
                  <c:v>-49.21921734</c:v>
                </c:pt>
                <c:pt idx="1495">
                  <c:v>-46.735131250000002</c:v>
                </c:pt>
                <c:pt idx="1496">
                  <c:v>-44.024454900000002</c:v>
                </c:pt>
                <c:pt idx="1497">
                  <c:v>-42.260855069999998</c:v>
                </c:pt>
                <c:pt idx="1498">
                  <c:v>-42.024523129999999</c:v>
                </c:pt>
                <c:pt idx="1499">
                  <c:v>-42.714863319999999</c:v>
                </c:pt>
                <c:pt idx="1500">
                  <c:v>-44.113390789999997</c:v>
                </c:pt>
                <c:pt idx="1501">
                  <c:v>-46.021652860000003</c:v>
                </c:pt>
                <c:pt idx="1502">
                  <c:v>-48.302020630000001</c:v>
                </c:pt>
                <c:pt idx="1503">
                  <c:v>-49.704885609999998</c:v>
                </c:pt>
                <c:pt idx="1504">
                  <c:v>-50.479744719999999</c:v>
                </c:pt>
                <c:pt idx="1505">
                  <c:v>-51.397089360000003</c:v>
                </c:pt>
                <c:pt idx="1506">
                  <c:v>-52.006759289999998</c:v>
                </c:pt>
                <c:pt idx="1507">
                  <c:v>-51.828924839999999</c:v>
                </c:pt>
                <c:pt idx="1508">
                  <c:v>-50.892962410000003</c:v>
                </c:pt>
                <c:pt idx="1509">
                  <c:v>-49.457003239999999</c:v>
                </c:pt>
                <c:pt idx="1510">
                  <c:v>-47.340531460000001</c:v>
                </c:pt>
                <c:pt idx="1511">
                  <c:v>-44.982261200000003</c:v>
                </c:pt>
                <c:pt idx="1512">
                  <c:v>-42.822257950000001</c:v>
                </c:pt>
                <c:pt idx="1513">
                  <c:v>-40.082911539999998</c:v>
                </c:pt>
                <c:pt idx="1514">
                  <c:v>-38.29917176</c:v>
                </c:pt>
                <c:pt idx="1515">
                  <c:v>-37.744400589999998</c:v>
                </c:pt>
                <c:pt idx="1516">
                  <c:v>-38.588077050000003</c:v>
                </c:pt>
                <c:pt idx="1517">
                  <c:v>-40.956190419999999</c:v>
                </c:pt>
                <c:pt idx="1518">
                  <c:v>-43.725150990000003</c:v>
                </c:pt>
                <c:pt idx="1519">
                  <c:v>-46.077273939999998</c:v>
                </c:pt>
                <c:pt idx="1520">
                  <c:v>-47.461494780000002</c:v>
                </c:pt>
                <c:pt idx="1521">
                  <c:v>-48.209513870000002</c:v>
                </c:pt>
                <c:pt idx="1522">
                  <c:v>-48.817413139999999</c:v>
                </c:pt>
                <c:pt idx="1523">
                  <c:v>-49.419655830000004</c:v>
                </c:pt>
                <c:pt idx="1524">
                  <c:v>-48.799111089999997</c:v>
                </c:pt>
                <c:pt idx="1525">
                  <c:v>-47.405313909999997</c:v>
                </c:pt>
                <c:pt idx="1526">
                  <c:v>-46.437586250000003</c:v>
                </c:pt>
                <c:pt idx="1527">
                  <c:v>-45.412766990000001</c:v>
                </c:pt>
                <c:pt idx="1528">
                  <c:v>-43.833091779999997</c:v>
                </c:pt>
                <c:pt idx="1529">
                  <c:v>-39.871041920000003</c:v>
                </c:pt>
                <c:pt idx="1530">
                  <c:v>-35.677444649999998</c:v>
                </c:pt>
                <c:pt idx="1531">
                  <c:v>-30.68847323</c:v>
                </c:pt>
                <c:pt idx="1532">
                  <c:v>-25.101076540000001</c:v>
                </c:pt>
                <c:pt idx="1533">
                  <c:v>-18.081308419999999</c:v>
                </c:pt>
                <c:pt idx="1534">
                  <c:v>-11.064888850000001</c:v>
                </c:pt>
                <c:pt idx="1535">
                  <c:v>-3.170477059</c:v>
                </c:pt>
                <c:pt idx="1536">
                  <c:v>10.581830419999999</c:v>
                </c:pt>
                <c:pt idx="1537">
                  <c:v>29.919808010000001</c:v>
                </c:pt>
                <c:pt idx="1538">
                  <c:v>45.519407520000001</c:v>
                </c:pt>
                <c:pt idx="1539">
                  <c:v>60.658385590000002</c:v>
                </c:pt>
                <c:pt idx="1540">
                  <c:v>66.544649660000005</c:v>
                </c:pt>
                <c:pt idx="1541">
                  <c:v>66.541964309999997</c:v>
                </c:pt>
                <c:pt idx="1542">
                  <c:v>65.429999120000005</c:v>
                </c:pt>
                <c:pt idx="1543">
                  <c:v>64.057119459999996</c:v>
                </c:pt>
                <c:pt idx="1544">
                  <c:v>61.963935769999999</c:v>
                </c:pt>
                <c:pt idx="1545">
                  <c:v>66.177387890000006</c:v>
                </c:pt>
                <c:pt idx="1546">
                  <c:v>70.556932419999995</c:v>
                </c:pt>
                <c:pt idx="1547">
                  <c:v>76.472868730000002</c:v>
                </c:pt>
                <c:pt idx="1548">
                  <c:v>73.931290820000001</c:v>
                </c:pt>
                <c:pt idx="1549">
                  <c:v>70.595472610000002</c:v>
                </c:pt>
                <c:pt idx="1550">
                  <c:v>70.445675780000002</c:v>
                </c:pt>
                <c:pt idx="1551">
                  <c:v>76.336753799999997</c:v>
                </c:pt>
                <c:pt idx="1552">
                  <c:v>79.733439399999995</c:v>
                </c:pt>
                <c:pt idx="1553">
                  <c:v>80.372716440000005</c:v>
                </c:pt>
                <c:pt idx="1554">
                  <c:v>83.340978359999994</c:v>
                </c:pt>
                <c:pt idx="1555">
                  <c:v>84.129334159999999</c:v>
                </c:pt>
                <c:pt idx="1556">
                  <c:v>77.473468240000003</c:v>
                </c:pt>
                <c:pt idx="1557">
                  <c:v>73.095021720000005</c:v>
                </c:pt>
                <c:pt idx="1558">
                  <c:v>70.833050099999994</c:v>
                </c:pt>
                <c:pt idx="1559">
                  <c:v>68.843306799999993</c:v>
                </c:pt>
                <c:pt idx="1560">
                  <c:v>67.138440419999995</c:v>
                </c:pt>
                <c:pt idx="1561">
                  <c:v>65.997484830000005</c:v>
                </c:pt>
                <c:pt idx="1562">
                  <c:v>65.869523340000001</c:v>
                </c:pt>
                <c:pt idx="1563">
                  <c:v>66.460103959999998</c:v>
                </c:pt>
                <c:pt idx="1564">
                  <c:v>67.14147586</c:v>
                </c:pt>
                <c:pt idx="1565">
                  <c:v>66.250004899999993</c:v>
                </c:pt>
                <c:pt idx="1566">
                  <c:v>64.651860420000006</c:v>
                </c:pt>
                <c:pt idx="1567">
                  <c:v>63.438140599999997</c:v>
                </c:pt>
                <c:pt idx="1568">
                  <c:v>62.906223750000002</c:v>
                </c:pt>
                <c:pt idx="1569">
                  <c:v>63.244012159999997</c:v>
                </c:pt>
                <c:pt idx="1570">
                  <c:v>63.84004762</c:v>
                </c:pt>
                <c:pt idx="1571">
                  <c:v>64.864715320000002</c:v>
                </c:pt>
                <c:pt idx="1572">
                  <c:v>66.447948550000007</c:v>
                </c:pt>
                <c:pt idx="1573">
                  <c:v>64.744923209999996</c:v>
                </c:pt>
                <c:pt idx="1574">
                  <c:v>63.653073390000003</c:v>
                </c:pt>
                <c:pt idx="1575">
                  <c:v>63.109593459999999</c:v>
                </c:pt>
                <c:pt idx="1576">
                  <c:v>63.763921979999999</c:v>
                </c:pt>
                <c:pt idx="1577">
                  <c:v>63.885619429999998</c:v>
                </c:pt>
                <c:pt idx="1578">
                  <c:v>64.917486359999998</c:v>
                </c:pt>
                <c:pt idx="1579">
                  <c:v>66.259056819999998</c:v>
                </c:pt>
                <c:pt idx="1580">
                  <c:v>65.16977593</c:v>
                </c:pt>
                <c:pt idx="1581">
                  <c:v>58.807095439999998</c:v>
                </c:pt>
                <c:pt idx="1582">
                  <c:v>44.961653560000002</c:v>
                </c:pt>
                <c:pt idx="1583">
                  <c:v>27.77108758</c:v>
                </c:pt>
                <c:pt idx="1584">
                  <c:v>18.757587269999998</c:v>
                </c:pt>
                <c:pt idx="1585">
                  <c:v>9.5277543829999995</c:v>
                </c:pt>
                <c:pt idx="1586">
                  <c:v>-0.79033713699999997</c:v>
                </c:pt>
                <c:pt idx="1587">
                  <c:v>-4.9549842149999996</c:v>
                </c:pt>
                <c:pt idx="1588">
                  <c:v>-10.40814486</c:v>
                </c:pt>
                <c:pt idx="1589">
                  <c:v>-16.634547260000002</c:v>
                </c:pt>
                <c:pt idx="1590">
                  <c:v>-23.282873299999999</c:v>
                </c:pt>
                <c:pt idx="1591">
                  <c:v>-28.900019480000001</c:v>
                </c:pt>
                <c:pt idx="1592">
                  <c:v>-32.744338669999998</c:v>
                </c:pt>
                <c:pt idx="1593">
                  <c:v>-34.739924530000003</c:v>
                </c:pt>
                <c:pt idx="1594">
                  <c:v>-36.415024709999997</c:v>
                </c:pt>
                <c:pt idx="1595">
                  <c:v>-40.930192920000003</c:v>
                </c:pt>
                <c:pt idx="1596">
                  <c:v>-44.644065959999999</c:v>
                </c:pt>
                <c:pt idx="1597">
                  <c:v>-46.735463879999998</c:v>
                </c:pt>
                <c:pt idx="1598">
                  <c:v>-48.839293609999999</c:v>
                </c:pt>
                <c:pt idx="1599">
                  <c:v>-48.594211170000001</c:v>
                </c:pt>
                <c:pt idx="1600">
                  <c:v>-47.579143389999999</c:v>
                </c:pt>
                <c:pt idx="1601">
                  <c:v>-46.151170909999998</c:v>
                </c:pt>
                <c:pt idx="1602">
                  <c:v>-45.339475999999998</c:v>
                </c:pt>
                <c:pt idx="1603">
                  <c:v>-44.747830090000001</c:v>
                </c:pt>
                <c:pt idx="1604">
                  <c:v>-44.665974499999997</c:v>
                </c:pt>
                <c:pt idx="1605">
                  <c:v>-45.58796401</c:v>
                </c:pt>
                <c:pt idx="1606">
                  <c:v>-47.519563679999997</c:v>
                </c:pt>
                <c:pt idx="1607">
                  <c:v>-50.872140129999998</c:v>
                </c:pt>
                <c:pt idx="1608">
                  <c:v>-54.191326619999998</c:v>
                </c:pt>
                <c:pt idx="1609">
                  <c:v>-55.635041989999998</c:v>
                </c:pt>
                <c:pt idx="1610">
                  <c:v>-54.546119480000002</c:v>
                </c:pt>
                <c:pt idx="1611">
                  <c:v>-52.130036609999998</c:v>
                </c:pt>
                <c:pt idx="1612">
                  <c:v>-49.030022000000002</c:v>
                </c:pt>
                <c:pt idx="1613">
                  <c:v>-45.493731490000002</c:v>
                </c:pt>
                <c:pt idx="1614">
                  <c:v>-43.163985539999999</c:v>
                </c:pt>
                <c:pt idx="1615">
                  <c:v>-41.039189139999998</c:v>
                </c:pt>
                <c:pt idx="1616">
                  <c:v>-39.510998499999999</c:v>
                </c:pt>
                <c:pt idx="1617">
                  <c:v>-39.078463569999997</c:v>
                </c:pt>
                <c:pt idx="1618">
                  <c:v>-40.117110859999997</c:v>
                </c:pt>
                <c:pt idx="1619">
                  <c:v>-42.080606709999998</c:v>
                </c:pt>
                <c:pt idx="1620">
                  <c:v>-43.052172980000002</c:v>
                </c:pt>
                <c:pt idx="1621">
                  <c:v>-44.172681799999999</c:v>
                </c:pt>
                <c:pt idx="1622">
                  <c:v>-44.515859570000003</c:v>
                </c:pt>
                <c:pt idx="1623">
                  <c:v>-43.71536442</c:v>
                </c:pt>
                <c:pt idx="1624">
                  <c:v>-41.56126802</c:v>
                </c:pt>
                <c:pt idx="1625">
                  <c:v>-38.585409550000001</c:v>
                </c:pt>
                <c:pt idx="1626">
                  <c:v>-34.126849</c:v>
                </c:pt>
                <c:pt idx="1627">
                  <c:v>-29.050779049999999</c:v>
                </c:pt>
                <c:pt idx="1628">
                  <c:v>-22.54606128</c:v>
                </c:pt>
                <c:pt idx="1629">
                  <c:v>-17.0012705</c:v>
                </c:pt>
                <c:pt idx="1630">
                  <c:v>-11.95527264</c:v>
                </c:pt>
                <c:pt idx="1631">
                  <c:v>-5.843906209</c:v>
                </c:pt>
                <c:pt idx="1632">
                  <c:v>4.5438350859999996</c:v>
                </c:pt>
                <c:pt idx="1633">
                  <c:v>25.470451239999999</c:v>
                </c:pt>
                <c:pt idx="1634">
                  <c:v>47.8501701</c:v>
                </c:pt>
                <c:pt idx="1635">
                  <c:v>61.416768329999996</c:v>
                </c:pt>
                <c:pt idx="1636">
                  <c:v>67.297388690000005</c:v>
                </c:pt>
                <c:pt idx="1637">
                  <c:v>63.724599410000003</c:v>
                </c:pt>
                <c:pt idx="1638">
                  <c:v>48.934485909999999</c:v>
                </c:pt>
                <c:pt idx="1639">
                  <c:v>30.68038138</c:v>
                </c:pt>
                <c:pt idx="1640">
                  <c:v>42.664330380000003</c:v>
                </c:pt>
                <c:pt idx="1641">
                  <c:v>54.10913189</c:v>
                </c:pt>
                <c:pt idx="1642">
                  <c:v>65.063861979999999</c:v>
                </c:pt>
                <c:pt idx="1643">
                  <c:v>68.530635349999997</c:v>
                </c:pt>
                <c:pt idx="1644">
                  <c:v>70.32779395</c:v>
                </c:pt>
                <c:pt idx="1645">
                  <c:v>71.720530280000006</c:v>
                </c:pt>
                <c:pt idx="1646">
                  <c:v>74.6096328</c:v>
                </c:pt>
                <c:pt idx="1647">
                  <c:v>77.894898499999996</c:v>
                </c:pt>
                <c:pt idx="1648">
                  <c:v>77.917792739999996</c:v>
                </c:pt>
                <c:pt idx="1649">
                  <c:v>75.276290230000001</c:v>
                </c:pt>
                <c:pt idx="1650">
                  <c:v>73.188659970000003</c:v>
                </c:pt>
                <c:pt idx="1651">
                  <c:v>72.499899790000001</c:v>
                </c:pt>
                <c:pt idx="1652">
                  <c:v>73.152769340000006</c:v>
                </c:pt>
                <c:pt idx="1653">
                  <c:v>74.261955619999995</c:v>
                </c:pt>
                <c:pt idx="1654">
                  <c:v>76.016804120000003</c:v>
                </c:pt>
                <c:pt idx="1655">
                  <c:v>78.517474100000001</c:v>
                </c:pt>
                <c:pt idx="1656">
                  <c:v>80.221717679999998</c:v>
                </c:pt>
                <c:pt idx="1657">
                  <c:v>79.011205110000006</c:v>
                </c:pt>
                <c:pt idx="1658">
                  <c:v>74.70428355</c:v>
                </c:pt>
                <c:pt idx="1659">
                  <c:v>70.620694069999999</c:v>
                </c:pt>
                <c:pt idx="1660">
                  <c:v>68.395899850000006</c:v>
                </c:pt>
                <c:pt idx="1661">
                  <c:v>67.014947449999994</c:v>
                </c:pt>
                <c:pt idx="1662">
                  <c:v>66.380217220000006</c:v>
                </c:pt>
                <c:pt idx="1663">
                  <c:v>65.963786999999996</c:v>
                </c:pt>
                <c:pt idx="1664">
                  <c:v>64.698756950000003</c:v>
                </c:pt>
                <c:pt idx="1665">
                  <c:v>64.644340249999999</c:v>
                </c:pt>
                <c:pt idx="1666">
                  <c:v>62.655998969999999</c:v>
                </c:pt>
                <c:pt idx="1667">
                  <c:v>56.473722960000003</c:v>
                </c:pt>
                <c:pt idx="1668">
                  <c:v>54.05193714</c:v>
                </c:pt>
                <c:pt idx="1669">
                  <c:v>55.535846220000003</c:v>
                </c:pt>
                <c:pt idx="1670">
                  <c:v>58.489809639999997</c:v>
                </c:pt>
                <c:pt idx="1671">
                  <c:v>61.349030319999997</c:v>
                </c:pt>
                <c:pt idx="1672">
                  <c:v>61.866457169999997</c:v>
                </c:pt>
                <c:pt idx="1673">
                  <c:v>60.038468780000002</c:v>
                </c:pt>
                <c:pt idx="1674">
                  <c:v>46.507586240000002</c:v>
                </c:pt>
                <c:pt idx="1675">
                  <c:v>22.655171549999999</c:v>
                </c:pt>
                <c:pt idx="1676">
                  <c:v>2.1482480000000002</c:v>
                </c:pt>
                <c:pt idx="1677">
                  <c:v>-9.3164262900000008</c:v>
                </c:pt>
                <c:pt idx="1678">
                  <c:v>-11.62716653</c:v>
                </c:pt>
                <c:pt idx="1679">
                  <c:v>-9.4468751520000005</c:v>
                </c:pt>
                <c:pt idx="1680">
                  <c:v>-10.196187030000001</c:v>
                </c:pt>
                <c:pt idx="1681">
                  <c:v>-12.308227280000001</c:v>
                </c:pt>
                <c:pt idx="1682">
                  <c:v>-14.465691120000001</c:v>
                </c:pt>
                <c:pt idx="1683">
                  <c:v>-17.431365639999999</c:v>
                </c:pt>
                <c:pt idx="1684">
                  <c:v>-22.284603709999999</c:v>
                </c:pt>
                <c:pt idx="1685">
                  <c:v>-25.84638073</c:v>
                </c:pt>
                <c:pt idx="1686">
                  <c:v>-29.810361440000001</c:v>
                </c:pt>
                <c:pt idx="1687">
                  <c:v>-33.700744749999998</c:v>
                </c:pt>
                <c:pt idx="1688">
                  <c:v>-38.082799489999999</c:v>
                </c:pt>
                <c:pt idx="1689">
                  <c:v>-41.06105565</c:v>
                </c:pt>
                <c:pt idx="1690">
                  <c:v>-41.912915230000003</c:v>
                </c:pt>
                <c:pt idx="1691">
                  <c:v>-42.456237209999998</c:v>
                </c:pt>
                <c:pt idx="1692">
                  <c:v>-43.143174049999999</c:v>
                </c:pt>
                <c:pt idx="1693">
                  <c:v>-42.927081620000003</c:v>
                </c:pt>
                <c:pt idx="1694">
                  <c:v>-43.060155569999999</c:v>
                </c:pt>
                <c:pt idx="1695">
                  <c:v>-42.703862819999998</c:v>
                </c:pt>
                <c:pt idx="1696">
                  <c:v>-44.645146519999997</c:v>
                </c:pt>
                <c:pt idx="1697">
                  <c:v>-45.15317288</c:v>
                </c:pt>
                <c:pt idx="1698">
                  <c:v>-46.204041619999998</c:v>
                </c:pt>
                <c:pt idx="1699">
                  <c:v>-48.034086700000003</c:v>
                </c:pt>
                <c:pt idx="1700">
                  <c:v>-49.810012700000001</c:v>
                </c:pt>
                <c:pt idx="1701">
                  <c:v>-51.342514620000003</c:v>
                </c:pt>
                <c:pt idx="1702">
                  <c:v>-51.7246399</c:v>
                </c:pt>
                <c:pt idx="1703">
                  <c:v>-51.073004079999997</c:v>
                </c:pt>
                <c:pt idx="1704">
                  <c:v>-48.770313539999997</c:v>
                </c:pt>
                <c:pt idx="1705">
                  <c:v>-44.838630119999998</c:v>
                </c:pt>
                <c:pt idx="1706">
                  <c:v>-41.856392489999998</c:v>
                </c:pt>
                <c:pt idx="1707">
                  <c:v>-38.48133867</c:v>
                </c:pt>
                <c:pt idx="1708">
                  <c:v>-36.887607580000001</c:v>
                </c:pt>
                <c:pt idx="1709">
                  <c:v>-37.465203700000004</c:v>
                </c:pt>
                <c:pt idx="1710">
                  <c:v>-39.201641989999999</c:v>
                </c:pt>
                <c:pt idx="1711">
                  <c:v>-42.453116350000002</c:v>
                </c:pt>
                <c:pt idx="1712">
                  <c:v>-45.37771652</c:v>
                </c:pt>
                <c:pt idx="1713">
                  <c:v>-47.47340964</c:v>
                </c:pt>
                <c:pt idx="1714">
                  <c:v>-50.03880985</c:v>
                </c:pt>
                <c:pt idx="1715">
                  <c:v>-51.82819379</c:v>
                </c:pt>
                <c:pt idx="1716">
                  <c:v>-51.045934420000002</c:v>
                </c:pt>
                <c:pt idx="1717">
                  <c:v>-48.677576019999997</c:v>
                </c:pt>
                <c:pt idx="1718">
                  <c:v>-44.308060220000002</c:v>
                </c:pt>
                <c:pt idx="1719">
                  <c:v>-39.193701529999998</c:v>
                </c:pt>
                <c:pt idx="1720">
                  <c:v>-34.754233399999997</c:v>
                </c:pt>
                <c:pt idx="1721">
                  <c:v>-35.164589640000003</c:v>
                </c:pt>
                <c:pt idx="1722">
                  <c:v>-36.458412000000003</c:v>
                </c:pt>
                <c:pt idx="1723">
                  <c:v>-35.444962949999997</c:v>
                </c:pt>
                <c:pt idx="1724">
                  <c:v>-30.671361699999999</c:v>
                </c:pt>
                <c:pt idx="1725">
                  <c:v>-23.017081650000002</c:v>
                </c:pt>
                <c:pt idx="1726">
                  <c:v>-12.54722029</c:v>
                </c:pt>
                <c:pt idx="1727">
                  <c:v>-3.3054633089999998</c:v>
                </c:pt>
                <c:pt idx="1728">
                  <c:v>8.6130013569999999</c:v>
                </c:pt>
                <c:pt idx="1729">
                  <c:v>28.98490348</c:v>
                </c:pt>
                <c:pt idx="1730">
                  <c:v>46.474492929999997</c:v>
                </c:pt>
                <c:pt idx="1731">
                  <c:v>65.75093339</c:v>
                </c:pt>
                <c:pt idx="1732">
                  <c:v>74.312599890000001</c:v>
                </c:pt>
                <c:pt idx="1733">
                  <c:v>71.757696469999999</c:v>
                </c:pt>
                <c:pt idx="1734">
                  <c:v>65.29544104</c:v>
                </c:pt>
                <c:pt idx="1735">
                  <c:v>55.650463260000002</c:v>
                </c:pt>
                <c:pt idx="1736">
                  <c:v>55.735350390000001</c:v>
                </c:pt>
                <c:pt idx="1737">
                  <c:v>66.926462419999993</c:v>
                </c:pt>
                <c:pt idx="1738">
                  <c:v>75.801011439999996</c:v>
                </c:pt>
                <c:pt idx="1739">
                  <c:v>79.795233339999996</c:v>
                </c:pt>
                <c:pt idx="1740">
                  <c:v>77.057574509999995</c:v>
                </c:pt>
                <c:pt idx="1741">
                  <c:v>74.331073329999995</c:v>
                </c:pt>
                <c:pt idx="1742">
                  <c:v>72.025419679999999</c:v>
                </c:pt>
                <c:pt idx="1743">
                  <c:v>70.949096780000005</c:v>
                </c:pt>
                <c:pt idx="1744">
                  <c:v>71.989241629999995</c:v>
                </c:pt>
                <c:pt idx="1745">
                  <c:v>75.197330949999994</c:v>
                </c:pt>
                <c:pt idx="1746">
                  <c:v>76.497615170000003</c:v>
                </c:pt>
                <c:pt idx="1747">
                  <c:v>77.066228649999999</c:v>
                </c:pt>
                <c:pt idx="1748">
                  <c:v>75.90269284</c:v>
                </c:pt>
                <c:pt idx="1749">
                  <c:v>74.859224150000003</c:v>
                </c:pt>
                <c:pt idx="1750">
                  <c:v>73.705557740000003</c:v>
                </c:pt>
                <c:pt idx="1751">
                  <c:v>72.932866739999994</c:v>
                </c:pt>
                <c:pt idx="1752">
                  <c:v>72.828654290000003</c:v>
                </c:pt>
                <c:pt idx="1753">
                  <c:v>73.925361800000005</c:v>
                </c:pt>
                <c:pt idx="1754">
                  <c:v>74.539271380000002</c:v>
                </c:pt>
                <c:pt idx="1755">
                  <c:v>75.372099509999998</c:v>
                </c:pt>
                <c:pt idx="1756">
                  <c:v>73.948907629999994</c:v>
                </c:pt>
                <c:pt idx="1757">
                  <c:v>72.88367873</c:v>
                </c:pt>
                <c:pt idx="1758">
                  <c:v>71.558928969999997</c:v>
                </c:pt>
                <c:pt idx="1759">
                  <c:v>70.364977679999996</c:v>
                </c:pt>
                <c:pt idx="1760">
                  <c:v>70.073457390000002</c:v>
                </c:pt>
                <c:pt idx="1761">
                  <c:v>69.794219310000003</c:v>
                </c:pt>
                <c:pt idx="1762">
                  <c:v>70.07893516</c:v>
                </c:pt>
                <c:pt idx="1763">
                  <c:v>69.93058963</c:v>
                </c:pt>
                <c:pt idx="1764">
                  <c:v>66.830256180000006</c:v>
                </c:pt>
                <c:pt idx="1765">
                  <c:v>64.322553729999996</c:v>
                </c:pt>
                <c:pt idx="1766">
                  <c:v>62.509797970000001</c:v>
                </c:pt>
                <c:pt idx="1767">
                  <c:v>62.583922610000002</c:v>
                </c:pt>
                <c:pt idx="1768">
                  <c:v>62.892162280000001</c:v>
                </c:pt>
                <c:pt idx="1769">
                  <c:v>64.091593219999993</c:v>
                </c:pt>
                <c:pt idx="1770">
                  <c:v>63.659865259999997</c:v>
                </c:pt>
                <c:pt idx="1771">
                  <c:v>62.697674919999997</c:v>
                </c:pt>
                <c:pt idx="1772">
                  <c:v>62.544401209999997</c:v>
                </c:pt>
                <c:pt idx="1773">
                  <c:v>59.727646780000001</c:v>
                </c:pt>
                <c:pt idx="1774">
                  <c:v>51.723329</c:v>
                </c:pt>
                <c:pt idx="1775">
                  <c:v>42.74980454</c:v>
                </c:pt>
                <c:pt idx="1776">
                  <c:v>29.723544539999999</c:v>
                </c:pt>
                <c:pt idx="1777">
                  <c:v>15.69757186</c:v>
                </c:pt>
                <c:pt idx="1778">
                  <c:v>6.76934127</c:v>
                </c:pt>
                <c:pt idx="1779">
                  <c:v>-1.8255776969999999</c:v>
                </c:pt>
                <c:pt idx="1780">
                  <c:v>-7.0498782000000002</c:v>
                </c:pt>
                <c:pt idx="1781">
                  <c:v>-15.642099290000001</c:v>
                </c:pt>
                <c:pt idx="1782">
                  <c:v>-24.005224519999999</c:v>
                </c:pt>
                <c:pt idx="1783">
                  <c:v>-28.87408782</c:v>
                </c:pt>
                <c:pt idx="1784">
                  <c:v>-30.98897835</c:v>
                </c:pt>
                <c:pt idx="1785">
                  <c:v>-31.659315729999999</c:v>
                </c:pt>
                <c:pt idx="1786">
                  <c:v>-33.008005509999997</c:v>
                </c:pt>
                <c:pt idx="1787">
                  <c:v>-33.643838600000002</c:v>
                </c:pt>
                <c:pt idx="1788">
                  <c:v>-33.125966329999997</c:v>
                </c:pt>
                <c:pt idx="1789">
                  <c:v>-31.328827560000001</c:v>
                </c:pt>
                <c:pt idx="1790">
                  <c:v>-31.702706719999998</c:v>
                </c:pt>
                <c:pt idx="1791">
                  <c:v>-35.898896620000002</c:v>
                </c:pt>
                <c:pt idx="1792">
                  <c:v>-37.575353589999999</c:v>
                </c:pt>
                <c:pt idx="1793">
                  <c:v>-38.988430999999999</c:v>
                </c:pt>
                <c:pt idx="1794">
                  <c:v>-39.58380949</c:v>
                </c:pt>
                <c:pt idx="1795">
                  <c:v>-40.446148690000001</c:v>
                </c:pt>
                <c:pt idx="1796">
                  <c:v>-41.002265860000001</c:v>
                </c:pt>
                <c:pt idx="1797">
                  <c:v>-41.849500509999999</c:v>
                </c:pt>
                <c:pt idx="1798">
                  <c:v>-43.195178800000001</c:v>
                </c:pt>
                <c:pt idx="1799">
                  <c:v>-44.395040520000002</c:v>
                </c:pt>
                <c:pt idx="1800">
                  <c:v>-44.99359553</c:v>
                </c:pt>
                <c:pt idx="1801">
                  <c:v>-44.924696419999997</c:v>
                </c:pt>
                <c:pt idx="1802">
                  <c:v>-44.432308120000002</c:v>
                </c:pt>
                <c:pt idx="1803">
                  <c:v>-43.85874304</c:v>
                </c:pt>
                <c:pt idx="1804">
                  <c:v>-42.888109059999998</c:v>
                </c:pt>
                <c:pt idx="1805">
                  <c:v>-40.917715989999998</c:v>
                </c:pt>
                <c:pt idx="1806">
                  <c:v>-38.84551441</c:v>
                </c:pt>
                <c:pt idx="1807">
                  <c:v>-38.129210020000002</c:v>
                </c:pt>
                <c:pt idx="1808">
                  <c:v>-37.877950130000002</c:v>
                </c:pt>
                <c:pt idx="1809">
                  <c:v>-38.013599739999997</c:v>
                </c:pt>
                <c:pt idx="1810">
                  <c:v>-38.794428799999999</c:v>
                </c:pt>
                <c:pt idx="1811">
                  <c:v>-39.65528218</c:v>
                </c:pt>
                <c:pt idx="1812">
                  <c:v>-40.19930317</c:v>
                </c:pt>
                <c:pt idx="1813">
                  <c:v>-39.71898479</c:v>
                </c:pt>
                <c:pt idx="1814">
                  <c:v>-39.658421359999998</c:v>
                </c:pt>
                <c:pt idx="1815">
                  <c:v>-40.813177449999998</c:v>
                </c:pt>
                <c:pt idx="1816">
                  <c:v>-40.442852940000002</c:v>
                </c:pt>
                <c:pt idx="1817">
                  <c:v>-38.672015340000002</c:v>
                </c:pt>
                <c:pt idx="1818">
                  <c:v>-36.981173300000002</c:v>
                </c:pt>
                <c:pt idx="1819">
                  <c:v>-32.973214800000001</c:v>
                </c:pt>
                <c:pt idx="1820">
                  <c:v>-28.185394070000001</c:v>
                </c:pt>
                <c:pt idx="1821">
                  <c:v>-22.23913817</c:v>
                </c:pt>
                <c:pt idx="1822">
                  <c:v>-15.254113950000001</c:v>
                </c:pt>
                <c:pt idx="1823">
                  <c:v>-10.8612146</c:v>
                </c:pt>
                <c:pt idx="1824">
                  <c:v>-6.8813356389999996</c:v>
                </c:pt>
                <c:pt idx="1825">
                  <c:v>-1.3947145249999999</c:v>
                </c:pt>
                <c:pt idx="1826">
                  <c:v>7.3422938870000003</c:v>
                </c:pt>
                <c:pt idx="1827">
                  <c:v>22.244425400000001</c:v>
                </c:pt>
                <c:pt idx="1828">
                  <c:v>38.809317870000001</c:v>
                </c:pt>
                <c:pt idx="1829">
                  <c:v>54.609283320000003</c:v>
                </c:pt>
                <c:pt idx="1830">
                  <c:v>68.382984230000005</c:v>
                </c:pt>
                <c:pt idx="1831">
                  <c:v>75.808456910000004</c:v>
                </c:pt>
                <c:pt idx="1832">
                  <c:v>77.527399079999995</c:v>
                </c:pt>
                <c:pt idx="1833">
                  <c:v>73.228626140000003</c:v>
                </c:pt>
                <c:pt idx="1834">
                  <c:v>72.846412520000001</c:v>
                </c:pt>
                <c:pt idx="1835">
                  <c:v>78.130268090000001</c:v>
                </c:pt>
                <c:pt idx="1836">
                  <c:v>83.137447159999994</c:v>
                </c:pt>
                <c:pt idx="1837">
                  <c:v>86.538340779999999</c:v>
                </c:pt>
                <c:pt idx="1838">
                  <c:v>83.081029369999996</c:v>
                </c:pt>
                <c:pt idx="1839">
                  <c:v>78.370420210000006</c:v>
                </c:pt>
                <c:pt idx="1840">
                  <c:v>75.844830310000006</c:v>
                </c:pt>
                <c:pt idx="1841">
                  <c:v>75.37153447</c:v>
                </c:pt>
                <c:pt idx="1842">
                  <c:v>76.543151559999998</c:v>
                </c:pt>
                <c:pt idx="1843">
                  <c:v>77.800162709999995</c:v>
                </c:pt>
                <c:pt idx="1844">
                  <c:v>78.13179221</c:v>
                </c:pt>
                <c:pt idx="1845">
                  <c:v>78.007931540000001</c:v>
                </c:pt>
                <c:pt idx="1846">
                  <c:v>77.029822039999999</c:v>
                </c:pt>
                <c:pt idx="1847">
                  <c:v>75.304095739999994</c:v>
                </c:pt>
                <c:pt idx="1848">
                  <c:v>73.242410410000005</c:v>
                </c:pt>
                <c:pt idx="1849">
                  <c:v>71.861709959999999</c:v>
                </c:pt>
                <c:pt idx="1850">
                  <c:v>70.517014219999993</c:v>
                </c:pt>
                <c:pt idx="1851">
                  <c:v>69.957427229999993</c:v>
                </c:pt>
                <c:pt idx="1852">
                  <c:v>69.448688169999997</c:v>
                </c:pt>
                <c:pt idx="1853">
                  <c:v>69.055466039999999</c:v>
                </c:pt>
                <c:pt idx="1854">
                  <c:v>68.453909460000006</c:v>
                </c:pt>
                <c:pt idx="1855">
                  <c:v>67.191761799999995</c:v>
                </c:pt>
                <c:pt idx="1856">
                  <c:v>66.502894949999998</c:v>
                </c:pt>
                <c:pt idx="1857">
                  <c:v>66.602680620000001</c:v>
                </c:pt>
                <c:pt idx="1858">
                  <c:v>66.695253140000005</c:v>
                </c:pt>
                <c:pt idx="1859">
                  <c:v>66.658169909999998</c:v>
                </c:pt>
                <c:pt idx="1860">
                  <c:v>66.37317256</c:v>
                </c:pt>
                <c:pt idx="1861">
                  <c:v>66.194420840000006</c:v>
                </c:pt>
                <c:pt idx="1862">
                  <c:v>66.024482629999994</c:v>
                </c:pt>
                <c:pt idx="1863">
                  <c:v>63.559767090000001</c:v>
                </c:pt>
                <c:pt idx="1864">
                  <c:v>60.174451920000003</c:v>
                </c:pt>
                <c:pt idx="1865">
                  <c:v>57.123021829999999</c:v>
                </c:pt>
                <c:pt idx="1866">
                  <c:v>55.630168509999997</c:v>
                </c:pt>
                <c:pt idx="1867">
                  <c:v>55.975090059999999</c:v>
                </c:pt>
                <c:pt idx="1868">
                  <c:v>57.012116249999998</c:v>
                </c:pt>
                <c:pt idx="1869">
                  <c:v>58.221856010000003</c:v>
                </c:pt>
                <c:pt idx="1870">
                  <c:v>58.987402260000003</c:v>
                </c:pt>
                <c:pt idx="1871">
                  <c:v>57.587624009999999</c:v>
                </c:pt>
                <c:pt idx="1872">
                  <c:v>54.205123630000003</c:v>
                </c:pt>
                <c:pt idx="1873">
                  <c:v>49.003949830000003</c:v>
                </c:pt>
                <c:pt idx="1874">
                  <c:v>42.576582530000003</c:v>
                </c:pt>
                <c:pt idx="1875">
                  <c:v>38.971998679999999</c:v>
                </c:pt>
                <c:pt idx="1876">
                  <c:v>39.655207619999999</c:v>
                </c:pt>
                <c:pt idx="1877">
                  <c:v>25.400156419999998</c:v>
                </c:pt>
                <c:pt idx="1878">
                  <c:v>5.773871604</c:v>
                </c:pt>
                <c:pt idx="1879">
                  <c:v>-4.9305127679999998</c:v>
                </c:pt>
                <c:pt idx="1880">
                  <c:v>-10.550183860000001</c:v>
                </c:pt>
                <c:pt idx="1881">
                  <c:v>-13.42100437</c:v>
                </c:pt>
                <c:pt idx="1882">
                  <c:v>-17.226466940000002</c:v>
                </c:pt>
                <c:pt idx="1883">
                  <c:v>-22.776829459999998</c:v>
                </c:pt>
                <c:pt idx="1884">
                  <c:v>-27.60163142</c:v>
                </c:pt>
                <c:pt idx="1885">
                  <c:v>-30.192607290000002</c:v>
                </c:pt>
                <c:pt idx="1886">
                  <c:v>-32.607899600000003</c:v>
                </c:pt>
                <c:pt idx="1887">
                  <c:v>-33.759492180000002</c:v>
                </c:pt>
                <c:pt idx="1888">
                  <c:v>-32.462330450000003</c:v>
                </c:pt>
                <c:pt idx="1889">
                  <c:v>-32.447026450000003</c:v>
                </c:pt>
                <c:pt idx="1890">
                  <c:v>-32.654266249999999</c:v>
                </c:pt>
                <c:pt idx="1891">
                  <c:v>-33.76913012</c:v>
                </c:pt>
                <c:pt idx="1892">
                  <c:v>-35.915938740000001</c:v>
                </c:pt>
                <c:pt idx="1893">
                  <c:v>-37.509380299999997</c:v>
                </c:pt>
                <c:pt idx="1894">
                  <c:v>-38.227164100000003</c:v>
                </c:pt>
                <c:pt idx="1895">
                  <c:v>-38.037318499999998</c:v>
                </c:pt>
                <c:pt idx="1896">
                  <c:v>-36.871904880000002</c:v>
                </c:pt>
                <c:pt idx="1897">
                  <c:v>-36.251230040000003</c:v>
                </c:pt>
                <c:pt idx="1898">
                  <c:v>-36.235193770000002</c:v>
                </c:pt>
                <c:pt idx="1899">
                  <c:v>-36.992932850000003</c:v>
                </c:pt>
                <c:pt idx="1900">
                  <c:v>-38.426659200000003</c:v>
                </c:pt>
                <c:pt idx="1901">
                  <c:v>-38.90318388</c:v>
                </c:pt>
                <c:pt idx="1902">
                  <c:v>-39.487495840000001</c:v>
                </c:pt>
                <c:pt idx="1903">
                  <c:v>-40.229141060000003</c:v>
                </c:pt>
                <c:pt idx="1904">
                  <c:v>-39.852052180000001</c:v>
                </c:pt>
                <c:pt idx="1905">
                  <c:v>-38.38621491</c:v>
                </c:pt>
                <c:pt idx="1906">
                  <c:v>-36.140616049999998</c:v>
                </c:pt>
                <c:pt idx="1907">
                  <c:v>-34.364820899999998</c:v>
                </c:pt>
                <c:pt idx="1908">
                  <c:v>-32.486896710000003</c:v>
                </c:pt>
                <c:pt idx="1909">
                  <c:v>-33.132369300000001</c:v>
                </c:pt>
                <c:pt idx="1910">
                  <c:v>-34.596801130000003</c:v>
                </c:pt>
                <c:pt idx="1911">
                  <c:v>-36.497744849999997</c:v>
                </c:pt>
                <c:pt idx="1912">
                  <c:v>-38.30373033</c:v>
                </c:pt>
                <c:pt idx="1913">
                  <c:v>-38.456022070000003</c:v>
                </c:pt>
                <c:pt idx="1914">
                  <c:v>-37.031238420000001</c:v>
                </c:pt>
                <c:pt idx="1915">
                  <c:v>-33.988809150000002</c:v>
                </c:pt>
                <c:pt idx="1916">
                  <c:v>-28.407828089999999</c:v>
                </c:pt>
                <c:pt idx="1917">
                  <c:v>-22.131886829999999</c:v>
                </c:pt>
                <c:pt idx="1918">
                  <c:v>-15.701294750000001</c:v>
                </c:pt>
                <c:pt idx="1919">
                  <c:v>-9.0848145579999997</c:v>
                </c:pt>
                <c:pt idx="1920">
                  <c:v>-3.0542626890000002</c:v>
                </c:pt>
                <c:pt idx="1921">
                  <c:v>2.7757386519999998</c:v>
                </c:pt>
                <c:pt idx="1922">
                  <c:v>6.088197428</c:v>
                </c:pt>
                <c:pt idx="1923">
                  <c:v>12.4818563</c:v>
                </c:pt>
                <c:pt idx="1924">
                  <c:v>18.15640501</c:v>
                </c:pt>
                <c:pt idx="1925">
                  <c:v>25.282799149999999</c:v>
                </c:pt>
                <c:pt idx="1926">
                  <c:v>29.267515679999999</c:v>
                </c:pt>
                <c:pt idx="1927">
                  <c:v>41.519456439999999</c:v>
                </c:pt>
                <c:pt idx="1928">
                  <c:v>54.535125819999998</c:v>
                </c:pt>
                <c:pt idx="1929">
                  <c:v>66.070961539999999</c:v>
                </c:pt>
                <c:pt idx="1930">
                  <c:v>75.78749612</c:v>
                </c:pt>
                <c:pt idx="1931">
                  <c:v>80.932800920000005</c:v>
                </c:pt>
                <c:pt idx="1932">
                  <c:v>82.07111931</c:v>
                </c:pt>
                <c:pt idx="1933">
                  <c:v>80.644115760000005</c:v>
                </c:pt>
                <c:pt idx="1934">
                  <c:v>77.918752260000005</c:v>
                </c:pt>
                <c:pt idx="1935">
                  <c:v>74.251527929999995</c:v>
                </c:pt>
                <c:pt idx="1936">
                  <c:v>71.797255509999999</c:v>
                </c:pt>
                <c:pt idx="1937">
                  <c:v>71.044870649999993</c:v>
                </c:pt>
                <c:pt idx="1938">
                  <c:v>71.89739041</c:v>
                </c:pt>
                <c:pt idx="1939">
                  <c:v>73.206813589999996</c:v>
                </c:pt>
                <c:pt idx="1940">
                  <c:v>74.205590419999993</c:v>
                </c:pt>
                <c:pt idx="1941">
                  <c:v>75.144841839999998</c:v>
                </c:pt>
                <c:pt idx="1942">
                  <c:v>75.439772919999996</c:v>
                </c:pt>
                <c:pt idx="1943">
                  <c:v>75.575808609999996</c:v>
                </c:pt>
                <c:pt idx="1944">
                  <c:v>74.700780660000007</c:v>
                </c:pt>
                <c:pt idx="1945">
                  <c:v>73.35052872</c:v>
                </c:pt>
                <c:pt idx="1946">
                  <c:v>71.579430639999998</c:v>
                </c:pt>
                <c:pt idx="1947">
                  <c:v>70.253566719999995</c:v>
                </c:pt>
                <c:pt idx="1948">
                  <c:v>69.530768219999999</c:v>
                </c:pt>
                <c:pt idx="1949">
                  <c:v>68.744120910000007</c:v>
                </c:pt>
                <c:pt idx="1950">
                  <c:v>68.604669880000003</c:v>
                </c:pt>
                <c:pt idx="1951">
                  <c:v>69.053732490000002</c:v>
                </c:pt>
                <c:pt idx="1952">
                  <c:v>67.845813829999997</c:v>
                </c:pt>
                <c:pt idx="1953">
                  <c:v>67.208399360000001</c:v>
                </c:pt>
                <c:pt idx="1954">
                  <c:v>66.570532220000004</c:v>
                </c:pt>
                <c:pt idx="1955">
                  <c:v>66.003266139999994</c:v>
                </c:pt>
                <c:pt idx="1956">
                  <c:v>65.346345159999998</c:v>
                </c:pt>
                <c:pt idx="1957">
                  <c:v>64.973527579999995</c:v>
                </c:pt>
                <c:pt idx="1958">
                  <c:v>64.531219640000003</c:v>
                </c:pt>
                <c:pt idx="1959">
                  <c:v>65.426451069999999</c:v>
                </c:pt>
                <c:pt idx="1960">
                  <c:v>66.160339050000005</c:v>
                </c:pt>
                <c:pt idx="1961">
                  <c:v>64.406829149999993</c:v>
                </c:pt>
                <c:pt idx="1962">
                  <c:v>61.106913480000003</c:v>
                </c:pt>
                <c:pt idx="1963">
                  <c:v>59.796461620000002</c:v>
                </c:pt>
                <c:pt idx="1964">
                  <c:v>60.957286140000001</c:v>
                </c:pt>
                <c:pt idx="1965">
                  <c:v>62.81137674</c:v>
                </c:pt>
                <c:pt idx="1966">
                  <c:v>64.576251310000004</c:v>
                </c:pt>
                <c:pt idx="1967">
                  <c:v>67.410027310000004</c:v>
                </c:pt>
                <c:pt idx="1968">
                  <c:v>59.906614779999998</c:v>
                </c:pt>
                <c:pt idx="1969">
                  <c:v>40.597687469999997</c:v>
                </c:pt>
                <c:pt idx="1970">
                  <c:v>22.126740040000001</c:v>
                </c:pt>
                <c:pt idx="1971">
                  <c:v>7.3683057840000004</c:v>
                </c:pt>
                <c:pt idx="1972">
                  <c:v>9.1404343999999998E-2</c:v>
                </c:pt>
                <c:pt idx="1973">
                  <c:v>-7.8947932600000001</c:v>
                </c:pt>
                <c:pt idx="1974">
                  <c:v>-13.72961424</c:v>
                </c:pt>
                <c:pt idx="1975">
                  <c:v>-15.38638793</c:v>
                </c:pt>
                <c:pt idx="1976">
                  <c:v>-14.12465401</c:v>
                </c:pt>
                <c:pt idx="1977">
                  <c:v>-17.21486406</c:v>
                </c:pt>
                <c:pt idx="1978">
                  <c:v>-21.34215103</c:v>
                </c:pt>
                <c:pt idx="1979">
                  <c:v>-22.733776349999999</c:v>
                </c:pt>
                <c:pt idx="1980">
                  <c:v>-24.616026869999999</c:v>
                </c:pt>
                <c:pt idx="1981">
                  <c:v>-27.07382591</c:v>
                </c:pt>
                <c:pt idx="1982">
                  <c:v>-29.8946948</c:v>
                </c:pt>
                <c:pt idx="1983">
                  <c:v>-32.871055660000003</c:v>
                </c:pt>
                <c:pt idx="1984">
                  <c:v>-34.528197849999998</c:v>
                </c:pt>
                <c:pt idx="1985">
                  <c:v>-35.973718400000003</c:v>
                </c:pt>
                <c:pt idx="1986">
                  <c:v>-37.854091959999998</c:v>
                </c:pt>
                <c:pt idx="1987">
                  <c:v>-38.436355489999997</c:v>
                </c:pt>
                <c:pt idx="1988">
                  <c:v>-39.253133929999997</c:v>
                </c:pt>
                <c:pt idx="1989">
                  <c:v>-39.703667099999997</c:v>
                </c:pt>
                <c:pt idx="1990">
                  <c:v>-40.738083600000003</c:v>
                </c:pt>
                <c:pt idx="1991">
                  <c:v>-41.928446309999998</c:v>
                </c:pt>
                <c:pt idx="1992">
                  <c:v>-43.030083640000001</c:v>
                </c:pt>
                <c:pt idx="1993">
                  <c:v>-44.328158199999997</c:v>
                </c:pt>
                <c:pt idx="1994">
                  <c:v>-45.789558470000003</c:v>
                </c:pt>
                <c:pt idx="1995">
                  <c:v>-46.648352320000001</c:v>
                </c:pt>
                <c:pt idx="1996">
                  <c:v>-46.65441818</c:v>
                </c:pt>
                <c:pt idx="1997">
                  <c:v>-46.030511959999998</c:v>
                </c:pt>
                <c:pt idx="1998">
                  <c:v>-45.189814060000003</c:v>
                </c:pt>
                <c:pt idx="1999">
                  <c:v>-43.922294829999998</c:v>
                </c:pt>
                <c:pt idx="2000">
                  <c:v>-42.818625050000001</c:v>
                </c:pt>
                <c:pt idx="2001">
                  <c:v>-41.994720800000003</c:v>
                </c:pt>
                <c:pt idx="2002">
                  <c:v>-40.838725310000001</c:v>
                </c:pt>
                <c:pt idx="2003">
                  <c:v>-40.49649136</c:v>
                </c:pt>
                <c:pt idx="2004">
                  <c:v>-41.750125650000001</c:v>
                </c:pt>
                <c:pt idx="2005">
                  <c:v>-43.751705829999999</c:v>
                </c:pt>
                <c:pt idx="2006">
                  <c:v>-45.415226349999998</c:v>
                </c:pt>
                <c:pt idx="2007">
                  <c:v>-46.306149759999997</c:v>
                </c:pt>
                <c:pt idx="2008">
                  <c:v>-45.449473519999998</c:v>
                </c:pt>
                <c:pt idx="2009">
                  <c:v>-41.464386879999999</c:v>
                </c:pt>
                <c:pt idx="2010">
                  <c:v>-34.108364889999997</c:v>
                </c:pt>
                <c:pt idx="2011">
                  <c:v>-26.398381990000001</c:v>
                </c:pt>
                <c:pt idx="2012">
                  <c:v>-20.331386030000001</c:v>
                </c:pt>
                <c:pt idx="2013">
                  <c:v>-16.7423261</c:v>
                </c:pt>
                <c:pt idx="2014">
                  <c:v>-14.83172948</c:v>
                </c:pt>
                <c:pt idx="2015">
                  <c:v>-11.24636866</c:v>
                </c:pt>
                <c:pt idx="2016">
                  <c:v>-9.3637378499999997</c:v>
                </c:pt>
                <c:pt idx="2017">
                  <c:v>-5.2145600649999997</c:v>
                </c:pt>
                <c:pt idx="2018">
                  <c:v>-0.133299904</c:v>
                </c:pt>
                <c:pt idx="2019">
                  <c:v>5.1227824740000001</c:v>
                </c:pt>
                <c:pt idx="2020">
                  <c:v>10.790760089999999</c:v>
                </c:pt>
                <c:pt idx="2021">
                  <c:v>23.275613969999998</c:v>
                </c:pt>
                <c:pt idx="2022">
                  <c:v>41.696052340000001</c:v>
                </c:pt>
                <c:pt idx="2023">
                  <c:v>62.132637780000003</c:v>
                </c:pt>
                <c:pt idx="2024">
                  <c:v>76.371544760000006</c:v>
                </c:pt>
                <c:pt idx="2025">
                  <c:v>77.977771059999995</c:v>
                </c:pt>
                <c:pt idx="2026">
                  <c:v>88.663304440000005</c:v>
                </c:pt>
                <c:pt idx="2027">
                  <c:v>88.127299179999994</c:v>
                </c:pt>
                <c:pt idx="2028">
                  <c:v>83.121314040000001</c:v>
                </c:pt>
                <c:pt idx="2029">
                  <c:v>81.487393949999998</c:v>
                </c:pt>
                <c:pt idx="2030">
                  <c:v>81.553639869999998</c:v>
                </c:pt>
                <c:pt idx="2031">
                  <c:v>80.508699629999995</c:v>
                </c:pt>
                <c:pt idx="2032">
                  <c:v>77.299836819999996</c:v>
                </c:pt>
                <c:pt idx="2033">
                  <c:v>72.905390879999999</c:v>
                </c:pt>
                <c:pt idx="2034">
                  <c:v>70.106603289999995</c:v>
                </c:pt>
                <c:pt idx="2035">
                  <c:v>69.157988250000002</c:v>
                </c:pt>
                <c:pt idx="2036">
                  <c:v>70.052269550000005</c:v>
                </c:pt>
                <c:pt idx="2037">
                  <c:v>71.721326739999995</c:v>
                </c:pt>
                <c:pt idx="2038">
                  <c:v>71.712478230000002</c:v>
                </c:pt>
                <c:pt idx="2039">
                  <c:v>69.734203500000007</c:v>
                </c:pt>
                <c:pt idx="2040">
                  <c:v>66.76114029</c:v>
                </c:pt>
                <c:pt idx="2041">
                  <c:v>64.093003730000007</c:v>
                </c:pt>
                <c:pt idx="2042">
                  <c:v>62.591573529999998</c:v>
                </c:pt>
                <c:pt idx="2043">
                  <c:v>60.643173269999998</c:v>
                </c:pt>
                <c:pt idx="2044">
                  <c:v>59.9426682</c:v>
                </c:pt>
                <c:pt idx="2045">
                  <c:v>60.52797391</c:v>
                </c:pt>
                <c:pt idx="2046">
                  <c:v>61.757246219999999</c:v>
                </c:pt>
                <c:pt idx="2047">
                  <c:v>64.037717659999998</c:v>
                </c:pt>
                <c:pt idx="2048">
                  <c:v>68.285762879999993</c:v>
                </c:pt>
                <c:pt idx="2049">
                  <c:v>70.052437690000005</c:v>
                </c:pt>
                <c:pt idx="2050">
                  <c:v>69.054775469999996</c:v>
                </c:pt>
                <c:pt idx="2051">
                  <c:v>67.963803479999996</c:v>
                </c:pt>
                <c:pt idx="2052">
                  <c:v>65.933613949999994</c:v>
                </c:pt>
                <c:pt idx="2053">
                  <c:v>64.648602940000004</c:v>
                </c:pt>
                <c:pt idx="2054">
                  <c:v>63.750882580000003</c:v>
                </c:pt>
                <c:pt idx="2055">
                  <c:v>64.370793239999998</c:v>
                </c:pt>
                <c:pt idx="2056">
                  <c:v>63.980188630000001</c:v>
                </c:pt>
                <c:pt idx="2057">
                  <c:v>64.223059199999994</c:v>
                </c:pt>
                <c:pt idx="2058">
                  <c:v>66.284039399999997</c:v>
                </c:pt>
                <c:pt idx="2059">
                  <c:v>64.756029929999997</c:v>
                </c:pt>
                <c:pt idx="2060">
                  <c:v>62.072028279999998</c:v>
                </c:pt>
                <c:pt idx="2061">
                  <c:v>61.962632489999997</c:v>
                </c:pt>
                <c:pt idx="2062">
                  <c:v>59.877167370000002</c:v>
                </c:pt>
                <c:pt idx="2063">
                  <c:v>62.573216459999998</c:v>
                </c:pt>
                <c:pt idx="2064">
                  <c:v>65.348065829999996</c:v>
                </c:pt>
                <c:pt idx="2065">
                  <c:v>65.038238899999996</c:v>
                </c:pt>
                <c:pt idx="2066">
                  <c:v>66.74336212</c:v>
                </c:pt>
                <c:pt idx="2067">
                  <c:v>66.499324610000002</c:v>
                </c:pt>
                <c:pt idx="2068">
                  <c:v>62.979971140000004</c:v>
                </c:pt>
                <c:pt idx="2069">
                  <c:v>55.5593012</c:v>
                </c:pt>
                <c:pt idx="2070">
                  <c:v>31.373423939999999</c:v>
                </c:pt>
                <c:pt idx="2071">
                  <c:v>17.891863610000001</c:v>
                </c:pt>
                <c:pt idx="2072">
                  <c:v>4.6136498250000004</c:v>
                </c:pt>
                <c:pt idx="2073">
                  <c:v>10.04336352</c:v>
                </c:pt>
                <c:pt idx="2074">
                  <c:v>2.4509675629999998</c:v>
                </c:pt>
                <c:pt idx="2075">
                  <c:v>-10.94899172</c:v>
                </c:pt>
                <c:pt idx="2076">
                  <c:v>-21.56660887</c:v>
                </c:pt>
                <c:pt idx="2077">
                  <c:v>-28.475372400000001</c:v>
                </c:pt>
                <c:pt idx="2078">
                  <c:v>-31.32372668</c:v>
                </c:pt>
                <c:pt idx="2079">
                  <c:v>-34.54665206</c:v>
                </c:pt>
                <c:pt idx="2080">
                  <c:v>-34.160865630000004</c:v>
                </c:pt>
                <c:pt idx="2081">
                  <c:v>-36.112432239999997</c:v>
                </c:pt>
                <c:pt idx="2082">
                  <c:v>-37.863638979999998</c:v>
                </c:pt>
                <c:pt idx="2083">
                  <c:v>-39.59928781</c:v>
                </c:pt>
                <c:pt idx="2084">
                  <c:v>-41.425958569999999</c:v>
                </c:pt>
                <c:pt idx="2085">
                  <c:v>-42.579997370000001</c:v>
                </c:pt>
                <c:pt idx="2086">
                  <c:v>-44.479004420000003</c:v>
                </c:pt>
                <c:pt idx="2087">
                  <c:v>-47.2257623</c:v>
                </c:pt>
                <c:pt idx="2088">
                  <c:v>-48.688912289999998</c:v>
                </c:pt>
                <c:pt idx="2089">
                  <c:v>-48.65584089</c:v>
                </c:pt>
                <c:pt idx="2090">
                  <c:v>-48.44190734</c:v>
                </c:pt>
                <c:pt idx="2091">
                  <c:v>-47.523085989999998</c:v>
                </c:pt>
                <c:pt idx="2092">
                  <c:v>-46.135901670000003</c:v>
                </c:pt>
                <c:pt idx="2093">
                  <c:v>-44.934452909999997</c:v>
                </c:pt>
                <c:pt idx="2094">
                  <c:v>-45.265838690000002</c:v>
                </c:pt>
                <c:pt idx="2095">
                  <c:v>-46.430377679999999</c:v>
                </c:pt>
                <c:pt idx="2096">
                  <c:v>-48.536028719999997</c:v>
                </c:pt>
                <c:pt idx="2097">
                  <c:v>-51.715649999999997</c:v>
                </c:pt>
                <c:pt idx="2098">
                  <c:v>-53.356208090000003</c:v>
                </c:pt>
                <c:pt idx="2099">
                  <c:v>-54.583700030000003</c:v>
                </c:pt>
                <c:pt idx="2100">
                  <c:v>-54.46972057</c:v>
                </c:pt>
                <c:pt idx="2101">
                  <c:v>-53.637301520000001</c:v>
                </c:pt>
                <c:pt idx="2102">
                  <c:v>-52.29300267</c:v>
                </c:pt>
                <c:pt idx="2103">
                  <c:v>-50.813294159999998</c:v>
                </c:pt>
                <c:pt idx="2104">
                  <c:v>-47.881027359999997</c:v>
                </c:pt>
                <c:pt idx="2105">
                  <c:v>-46.812784909999998</c:v>
                </c:pt>
                <c:pt idx="2106">
                  <c:v>-46.050369259999997</c:v>
                </c:pt>
                <c:pt idx="2107">
                  <c:v>-49.412691289999998</c:v>
                </c:pt>
                <c:pt idx="2108">
                  <c:v>-52.169345710000002</c:v>
                </c:pt>
                <c:pt idx="2109">
                  <c:v>-54.861310609999997</c:v>
                </c:pt>
                <c:pt idx="2110">
                  <c:v>-56.435260649999996</c:v>
                </c:pt>
                <c:pt idx="2111">
                  <c:v>-56.26379764</c:v>
                </c:pt>
                <c:pt idx="2112">
                  <c:v>-56.270101220000001</c:v>
                </c:pt>
                <c:pt idx="2113">
                  <c:v>-55.058446449999998</c:v>
                </c:pt>
                <c:pt idx="2114">
                  <c:v>-54.465120800000001</c:v>
                </c:pt>
                <c:pt idx="2115">
                  <c:v>-53.719942590000002</c:v>
                </c:pt>
                <c:pt idx="2116">
                  <c:v>-51.245324310000001</c:v>
                </c:pt>
                <c:pt idx="2117">
                  <c:v>-47.169990509999998</c:v>
                </c:pt>
                <c:pt idx="2118">
                  <c:v>-43.787690449999999</c:v>
                </c:pt>
                <c:pt idx="2119">
                  <c:v>-40.399532700000002</c:v>
                </c:pt>
                <c:pt idx="2120">
                  <c:v>-38.064078389999999</c:v>
                </c:pt>
                <c:pt idx="2121">
                  <c:v>-40.194644179999997</c:v>
                </c:pt>
                <c:pt idx="2122">
                  <c:v>-41.663939210000002</c:v>
                </c:pt>
                <c:pt idx="2123">
                  <c:v>-42.26983997</c:v>
                </c:pt>
                <c:pt idx="2124">
                  <c:v>-41.416671630000003</c:v>
                </c:pt>
                <c:pt idx="2125">
                  <c:v>-27.909497269999999</c:v>
                </c:pt>
                <c:pt idx="2126">
                  <c:v>18.993408559999999</c:v>
                </c:pt>
                <c:pt idx="2127">
                  <c:v>51.720284620000001</c:v>
                </c:pt>
                <c:pt idx="2128">
                  <c:v>61.153234869999999</c:v>
                </c:pt>
                <c:pt idx="2129">
                  <c:v>66.014755429999994</c:v>
                </c:pt>
                <c:pt idx="2130">
                  <c:v>75.169854959999995</c:v>
                </c:pt>
                <c:pt idx="2131">
                  <c:v>75.790499929999996</c:v>
                </c:pt>
                <c:pt idx="2132">
                  <c:v>71.887895659999998</c:v>
                </c:pt>
                <c:pt idx="2133">
                  <c:v>67.247310709999994</c:v>
                </c:pt>
                <c:pt idx="2134">
                  <c:v>62.15237982</c:v>
                </c:pt>
                <c:pt idx="2135">
                  <c:v>59.53703986</c:v>
                </c:pt>
                <c:pt idx="2136">
                  <c:v>58.965592649999998</c:v>
                </c:pt>
                <c:pt idx="2137">
                  <c:v>57.307097659999997</c:v>
                </c:pt>
                <c:pt idx="2138">
                  <c:v>57.191600370000003</c:v>
                </c:pt>
                <c:pt idx="2139">
                  <c:v>59.001624560000003</c:v>
                </c:pt>
                <c:pt idx="2140">
                  <c:v>60.846233990000002</c:v>
                </c:pt>
                <c:pt idx="2141">
                  <c:v>61.774081369999998</c:v>
                </c:pt>
                <c:pt idx="2142">
                  <c:v>60.678920519999998</c:v>
                </c:pt>
                <c:pt idx="2143">
                  <c:v>58.962365429999998</c:v>
                </c:pt>
                <c:pt idx="2144">
                  <c:v>56.576079559999997</c:v>
                </c:pt>
                <c:pt idx="2145">
                  <c:v>52.060501160000001</c:v>
                </c:pt>
                <c:pt idx="2146">
                  <c:v>46.739463550000004</c:v>
                </c:pt>
                <c:pt idx="2147">
                  <c:v>40.393739189999998</c:v>
                </c:pt>
                <c:pt idx="2148">
                  <c:v>34.037955850000003</c:v>
                </c:pt>
                <c:pt idx="2149">
                  <c:v>29.06166597</c:v>
                </c:pt>
                <c:pt idx="2150">
                  <c:v>23.73304873</c:v>
                </c:pt>
                <c:pt idx="2151">
                  <c:v>22.893386769999999</c:v>
                </c:pt>
                <c:pt idx="2152">
                  <c:v>23.418050770000001</c:v>
                </c:pt>
                <c:pt idx="2153">
                  <c:v>23.128466299999999</c:v>
                </c:pt>
                <c:pt idx="2154">
                  <c:v>23.06472973</c:v>
                </c:pt>
                <c:pt idx="2155">
                  <c:v>14.70107076</c:v>
                </c:pt>
                <c:pt idx="2156">
                  <c:v>4.0811479000000004</c:v>
                </c:pt>
                <c:pt idx="2157">
                  <c:v>-14.912237129999999</c:v>
                </c:pt>
                <c:pt idx="2158">
                  <c:v>-31.552772220000001</c:v>
                </c:pt>
                <c:pt idx="2159">
                  <c:v>-28.299184140000001</c:v>
                </c:pt>
                <c:pt idx="2160">
                  <c:v>-25.007342019999999</c:v>
                </c:pt>
                <c:pt idx="2161">
                  <c:v>-24.587680450000001</c:v>
                </c:pt>
                <c:pt idx="2162">
                  <c:v>-16.263984789999999</c:v>
                </c:pt>
                <c:pt idx="2163">
                  <c:v>-16.54053339</c:v>
                </c:pt>
                <c:pt idx="2164">
                  <c:v>-17.37798768</c:v>
                </c:pt>
                <c:pt idx="2165">
                  <c:v>-15.57210282</c:v>
                </c:pt>
                <c:pt idx="2166">
                  <c:v>-18.39882901</c:v>
                </c:pt>
                <c:pt idx="2167">
                  <c:v>-21.830102220000001</c:v>
                </c:pt>
                <c:pt idx="2168">
                  <c:v>-24.883334909999999</c:v>
                </c:pt>
                <c:pt idx="2169">
                  <c:v>-30.482486999999999</c:v>
                </c:pt>
                <c:pt idx="2170">
                  <c:v>-33.710265649999997</c:v>
                </c:pt>
                <c:pt idx="2171">
                  <c:v>-32.102901699999997</c:v>
                </c:pt>
                <c:pt idx="2172">
                  <c:v>-32.032263980000003</c:v>
                </c:pt>
                <c:pt idx="2173">
                  <c:v>-35.258627679999996</c:v>
                </c:pt>
                <c:pt idx="2174">
                  <c:v>-37.811573879999997</c:v>
                </c:pt>
                <c:pt idx="2175">
                  <c:v>-36.287408669999998</c:v>
                </c:pt>
                <c:pt idx="2176">
                  <c:v>-36.76842491</c:v>
                </c:pt>
                <c:pt idx="2177">
                  <c:v>-41.29965172</c:v>
                </c:pt>
                <c:pt idx="2178">
                  <c:v>-46.234307979999997</c:v>
                </c:pt>
                <c:pt idx="2179">
                  <c:v>-48.893274580000003</c:v>
                </c:pt>
                <c:pt idx="2180">
                  <c:v>-49.261104879999998</c:v>
                </c:pt>
                <c:pt idx="2181">
                  <c:v>-48.207631910000003</c:v>
                </c:pt>
                <c:pt idx="2182">
                  <c:v>-43.065417189999998</c:v>
                </c:pt>
                <c:pt idx="2183">
                  <c:v>-41.481431409999999</c:v>
                </c:pt>
                <c:pt idx="2184">
                  <c:v>-42.248146830000003</c:v>
                </c:pt>
                <c:pt idx="2185">
                  <c:v>-41.508614280000003</c:v>
                </c:pt>
                <c:pt idx="2186">
                  <c:v>-45.585693499999998</c:v>
                </c:pt>
                <c:pt idx="2187">
                  <c:v>-50.232261600000001</c:v>
                </c:pt>
                <c:pt idx="2188">
                  <c:v>-54.434083960000002</c:v>
                </c:pt>
                <c:pt idx="2189">
                  <c:v>-49.122211190000002</c:v>
                </c:pt>
                <c:pt idx="2190">
                  <c:v>-49.470187240000001</c:v>
                </c:pt>
                <c:pt idx="2191">
                  <c:v>-52.65712971</c:v>
                </c:pt>
                <c:pt idx="2192">
                  <c:v>-54.518595189999999</c:v>
                </c:pt>
                <c:pt idx="2193">
                  <c:v>-54.951188969999997</c:v>
                </c:pt>
                <c:pt idx="2194">
                  <c:v>-54.575056799999999</c:v>
                </c:pt>
                <c:pt idx="2195">
                  <c:v>-53.061700620000003</c:v>
                </c:pt>
                <c:pt idx="2196">
                  <c:v>-49.112860820000002</c:v>
                </c:pt>
                <c:pt idx="2197">
                  <c:v>-48.774518970000003</c:v>
                </c:pt>
                <c:pt idx="2198">
                  <c:v>-46.793871500000002</c:v>
                </c:pt>
                <c:pt idx="2199">
                  <c:v>-49.201171539999997</c:v>
                </c:pt>
                <c:pt idx="2200">
                  <c:v>-51.546714100000003</c:v>
                </c:pt>
                <c:pt idx="2201">
                  <c:v>-54.710772810000002</c:v>
                </c:pt>
                <c:pt idx="2202">
                  <c:v>-57.236692740000002</c:v>
                </c:pt>
                <c:pt idx="2203">
                  <c:v>-57.277284860000002</c:v>
                </c:pt>
                <c:pt idx="2204">
                  <c:v>-57.922522600000001</c:v>
                </c:pt>
                <c:pt idx="2205">
                  <c:v>-57.622519629999999</c:v>
                </c:pt>
                <c:pt idx="2206">
                  <c:v>-57.704605389999998</c:v>
                </c:pt>
                <c:pt idx="2207">
                  <c:v>-57.996021740000003</c:v>
                </c:pt>
                <c:pt idx="2208">
                  <c:v>-56.462331399999997</c:v>
                </c:pt>
                <c:pt idx="2209">
                  <c:v>-56.662706819999997</c:v>
                </c:pt>
                <c:pt idx="2210">
                  <c:v>-54.405368869999997</c:v>
                </c:pt>
                <c:pt idx="2211">
                  <c:v>-53.47772346</c:v>
                </c:pt>
                <c:pt idx="2212">
                  <c:v>-54.394031949999999</c:v>
                </c:pt>
                <c:pt idx="2213">
                  <c:v>-52.042668380000002</c:v>
                </c:pt>
                <c:pt idx="2214">
                  <c:v>-52.790148100000003</c:v>
                </c:pt>
                <c:pt idx="2215">
                  <c:v>-55.368368879999998</c:v>
                </c:pt>
                <c:pt idx="2216">
                  <c:v>-55.910685690000001</c:v>
                </c:pt>
                <c:pt idx="2217">
                  <c:v>-54.519365260000001</c:v>
                </c:pt>
                <c:pt idx="2218">
                  <c:v>-52.743933470000002</c:v>
                </c:pt>
                <c:pt idx="2219">
                  <c:v>-50.389204460000002</c:v>
                </c:pt>
                <c:pt idx="2220">
                  <c:v>-48.917576109999999</c:v>
                </c:pt>
                <c:pt idx="2221">
                  <c:v>-48.404023539999997</c:v>
                </c:pt>
                <c:pt idx="2222">
                  <c:v>-48.620055690000001</c:v>
                </c:pt>
                <c:pt idx="2223">
                  <c:v>-49.03275816</c:v>
                </c:pt>
                <c:pt idx="2224">
                  <c:v>-55.664355280000002</c:v>
                </c:pt>
                <c:pt idx="2225">
                  <c:v>-49.173278459999999</c:v>
                </c:pt>
                <c:pt idx="2226">
                  <c:v>-56.93187322</c:v>
                </c:pt>
                <c:pt idx="2227">
                  <c:v>-55.070942129999999</c:v>
                </c:pt>
                <c:pt idx="2228">
                  <c:v>-51.522955279999998</c:v>
                </c:pt>
                <c:pt idx="2229">
                  <c:v>-48.549249889999999</c:v>
                </c:pt>
                <c:pt idx="2230">
                  <c:v>-48.323552319999997</c:v>
                </c:pt>
                <c:pt idx="2231">
                  <c:v>-47.913849480000003</c:v>
                </c:pt>
                <c:pt idx="2232">
                  <c:v>-49.837365810000001</c:v>
                </c:pt>
                <c:pt idx="2233">
                  <c:v>-51.97769503</c:v>
                </c:pt>
                <c:pt idx="2234">
                  <c:v>-51.637478639999998</c:v>
                </c:pt>
                <c:pt idx="2235">
                  <c:v>-53.592446379999998</c:v>
                </c:pt>
                <c:pt idx="2236">
                  <c:v>-55.692992940000003</c:v>
                </c:pt>
                <c:pt idx="2237">
                  <c:v>-56.221678240000003</c:v>
                </c:pt>
                <c:pt idx="2238">
                  <c:v>-56.165700350000002</c:v>
                </c:pt>
                <c:pt idx="2239">
                  <c:v>-55.712038810000003</c:v>
                </c:pt>
                <c:pt idx="2240">
                  <c:v>-55.554408909999999</c:v>
                </c:pt>
                <c:pt idx="2241">
                  <c:v>-56.652734160000001</c:v>
                </c:pt>
                <c:pt idx="2242">
                  <c:v>-58.130855060000002</c:v>
                </c:pt>
                <c:pt idx="2243">
                  <c:v>-59.23609648</c:v>
                </c:pt>
                <c:pt idx="2244">
                  <c:v>-59.331783010000002</c:v>
                </c:pt>
                <c:pt idx="2245">
                  <c:v>-60.202944629999998</c:v>
                </c:pt>
                <c:pt idx="2246">
                  <c:v>-60.055202289999997</c:v>
                </c:pt>
                <c:pt idx="2247">
                  <c:v>-58.682569559999997</c:v>
                </c:pt>
                <c:pt idx="2248">
                  <c:v>-56.719012980000002</c:v>
                </c:pt>
                <c:pt idx="2249">
                  <c:v>-54.340900990000002</c:v>
                </c:pt>
                <c:pt idx="2250">
                  <c:v>-52.245273400000002</c:v>
                </c:pt>
                <c:pt idx="2251">
                  <c:v>-51.410307410000001</c:v>
                </c:pt>
                <c:pt idx="2252">
                  <c:v>-52.262170449999999</c:v>
                </c:pt>
                <c:pt idx="2253">
                  <c:v>-54.871971270000003</c:v>
                </c:pt>
                <c:pt idx="2254">
                  <c:v>-57.420346340000002</c:v>
                </c:pt>
                <c:pt idx="2255">
                  <c:v>-59.991646609999997</c:v>
                </c:pt>
                <c:pt idx="2256">
                  <c:v>-59.343845219999999</c:v>
                </c:pt>
                <c:pt idx="2257">
                  <c:v>-57.104504030000001</c:v>
                </c:pt>
                <c:pt idx="2258">
                  <c:v>-54.139187</c:v>
                </c:pt>
                <c:pt idx="2259">
                  <c:v>-53.14885116</c:v>
                </c:pt>
                <c:pt idx="2260">
                  <c:v>-53.950507139999999</c:v>
                </c:pt>
                <c:pt idx="2261">
                  <c:v>-54.779129079999997</c:v>
                </c:pt>
                <c:pt idx="2262">
                  <c:v>-55.6181062</c:v>
                </c:pt>
                <c:pt idx="2263">
                  <c:v>-54.970294969999998</c:v>
                </c:pt>
                <c:pt idx="2264">
                  <c:v>-53.089747199999998</c:v>
                </c:pt>
                <c:pt idx="2265">
                  <c:v>-47.95511664</c:v>
                </c:pt>
                <c:pt idx="2266">
                  <c:v>-49.93531076</c:v>
                </c:pt>
                <c:pt idx="2267">
                  <c:v>-53.060890399999998</c:v>
                </c:pt>
                <c:pt idx="2268">
                  <c:v>-55.253081700000003</c:v>
                </c:pt>
                <c:pt idx="2269">
                  <c:v>-55.794156299999997</c:v>
                </c:pt>
                <c:pt idx="2270">
                  <c:v>-56.773818060000004</c:v>
                </c:pt>
                <c:pt idx="2271">
                  <c:v>-57.11069972</c:v>
                </c:pt>
                <c:pt idx="2272">
                  <c:v>-59.112970879999999</c:v>
                </c:pt>
                <c:pt idx="2273">
                  <c:v>-59.95106157</c:v>
                </c:pt>
                <c:pt idx="2274">
                  <c:v>-56.260251719999999</c:v>
                </c:pt>
                <c:pt idx="2275">
                  <c:v>-51.28001879</c:v>
                </c:pt>
                <c:pt idx="2276">
                  <c:v>-49.625567390000001</c:v>
                </c:pt>
                <c:pt idx="2277">
                  <c:v>-49.416225769999997</c:v>
                </c:pt>
                <c:pt idx="2278">
                  <c:v>-51.443784839999999</c:v>
                </c:pt>
                <c:pt idx="2279">
                  <c:v>-54.236686370000001</c:v>
                </c:pt>
                <c:pt idx="2280">
                  <c:v>-56.746168349999998</c:v>
                </c:pt>
                <c:pt idx="2281">
                  <c:v>-58.727479359999997</c:v>
                </c:pt>
                <c:pt idx="2282">
                  <c:v>-58.814567940000003</c:v>
                </c:pt>
                <c:pt idx="2283">
                  <c:v>-56.489287660000002</c:v>
                </c:pt>
                <c:pt idx="2284">
                  <c:v>-55.634508359999998</c:v>
                </c:pt>
                <c:pt idx="2285">
                  <c:v>-56.067253219999998</c:v>
                </c:pt>
                <c:pt idx="2286">
                  <c:v>-56.405581949999998</c:v>
                </c:pt>
                <c:pt idx="2287">
                  <c:v>-55.853311779999999</c:v>
                </c:pt>
                <c:pt idx="2288">
                  <c:v>-56.394006689999998</c:v>
                </c:pt>
                <c:pt idx="2289">
                  <c:v>-58.342925690000001</c:v>
                </c:pt>
                <c:pt idx="2290">
                  <c:v>-59.668268040000001</c:v>
                </c:pt>
                <c:pt idx="2291">
                  <c:v>-60.047706869999999</c:v>
                </c:pt>
                <c:pt idx="2292">
                  <c:v>-58.642063960000002</c:v>
                </c:pt>
                <c:pt idx="2293">
                  <c:v>-56.829720829999999</c:v>
                </c:pt>
                <c:pt idx="2294">
                  <c:v>-56.109822250000001</c:v>
                </c:pt>
                <c:pt idx="2295">
                  <c:v>-55.807690710000003</c:v>
                </c:pt>
                <c:pt idx="2296">
                  <c:v>-55.660295650000002</c:v>
                </c:pt>
                <c:pt idx="2297">
                  <c:v>-54.831533389999997</c:v>
                </c:pt>
                <c:pt idx="2298">
                  <c:v>-55.109493069999999</c:v>
                </c:pt>
                <c:pt idx="2299">
                  <c:v>-56.001728810000003</c:v>
                </c:pt>
                <c:pt idx="2300">
                  <c:v>-58.712115349999998</c:v>
                </c:pt>
                <c:pt idx="2301">
                  <c:v>-61.000157489999999</c:v>
                </c:pt>
                <c:pt idx="2302">
                  <c:v>-60.554427580000002</c:v>
                </c:pt>
                <c:pt idx="2303">
                  <c:v>-59.176939150000003</c:v>
                </c:pt>
                <c:pt idx="2304">
                  <c:v>-58.517280390000003</c:v>
                </c:pt>
                <c:pt idx="2305">
                  <c:v>-57.376209359999997</c:v>
                </c:pt>
                <c:pt idx="2306">
                  <c:v>-56.312787790000002</c:v>
                </c:pt>
                <c:pt idx="2307">
                  <c:v>-55.140633860000001</c:v>
                </c:pt>
                <c:pt idx="2308">
                  <c:v>-54.485086559999999</c:v>
                </c:pt>
                <c:pt idx="2309">
                  <c:v>-56.457508490000002</c:v>
                </c:pt>
                <c:pt idx="2310">
                  <c:v>-58.243076700000003</c:v>
                </c:pt>
                <c:pt idx="2311">
                  <c:v>-59.310700539999999</c:v>
                </c:pt>
                <c:pt idx="2312">
                  <c:v>-59.909084720000003</c:v>
                </c:pt>
                <c:pt idx="2313">
                  <c:v>-59.19733428</c:v>
                </c:pt>
                <c:pt idx="2314">
                  <c:v>-58.58498196</c:v>
                </c:pt>
                <c:pt idx="2315">
                  <c:v>-58.42202099</c:v>
                </c:pt>
                <c:pt idx="2316">
                  <c:v>-57.016414310000002</c:v>
                </c:pt>
                <c:pt idx="2317">
                  <c:v>-55.23168536</c:v>
                </c:pt>
                <c:pt idx="2318">
                  <c:v>-53.792589200000002</c:v>
                </c:pt>
                <c:pt idx="2319">
                  <c:v>-53.155847219999998</c:v>
                </c:pt>
                <c:pt idx="2320">
                  <c:v>-54.957112819999999</c:v>
                </c:pt>
                <c:pt idx="2321">
                  <c:v>-57.775460809999998</c:v>
                </c:pt>
                <c:pt idx="2322">
                  <c:v>-59.935097970000001</c:v>
                </c:pt>
                <c:pt idx="2323">
                  <c:v>-60.09566358</c:v>
                </c:pt>
                <c:pt idx="2324">
                  <c:v>-58.184483389999997</c:v>
                </c:pt>
                <c:pt idx="2325">
                  <c:v>-55.704065229999998</c:v>
                </c:pt>
                <c:pt idx="2326">
                  <c:v>-54.066717689999997</c:v>
                </c:pt>
                <c:pt idx="2327">
                  <c:v>-52.5723366</c:v>
                </c:pt>
                <c:pt idx="2328">
                  <c:v>-52.598867149999997</c:v>
                </c:pt>
                <c:pt idx="2329">
                  <c:v>-53.976293120000001</c:v>
                </c:pt>
                <c:pt idx="2330">
                  <c:v>-49.841910319999997</c:v>
                </c:pt>
                <c:pt idx="2331">
                  <c:v>-54.660006080000002</c:v>
                </c:pt>
              </c:numCache>
            </c:numRef>
          </c:val>
          <c:smooth val="0"/>
          <c:extLst>
            <c:ext xmlns:c16="http://schemas.microsoft.com/office/drawing/2014/chart" uri="{C3380CC4-5D6E-409C-BE32-E72D297353CC}">
              <c16:uniqueId val="{00000002-68B8-4F26-870B-D6B92880E785}"/>
            </c:ext>
          </c:extLst>
        </c:ser>
        <c:dLbls>
          <c:showLegendKey val="0"/>
          <c:showVal val="0"/>
          <c:showCatName val="0"/>
          <c:showSerName val="0"/>
          <c:showPercent val="0"/>
          <c:showBubbleSize val="0"/>
        </c:dLbls>
        <c:smooth val="0"/>
        <c:axId val="738856120"/>
        <c:axId val="738853496"/>
      </c:lineChart>
      <c:catAx>
        <c:axId val="738856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3496"/>
        <c:crosses val="autoZero"/>
        <c:auto val="1"/>
        <c:lblAlgn val="ctr"/>
        <c:lblOffset val="100"/>
        <c:noMultiLvlLbl val="0"/>
      </c:catAx>
      <c:valAx>
        <c:axId val="73885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61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525-4D07-9720-F9D15B8A4EF3}"/>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525-4D07-9720-F9D15B8A4EF3}"/>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525-4D07-9720-F9D15B8A4EF3}"/>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525-4D07-9720-F9D15B8A4EF3}"/>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525-4D07-9720-F9D15B8A4EF3}"/>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525-4D07-9720-F9D15B8A4EF3}"/>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525-4D07-9720-F9D15B8A4EF3}"/>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525-4D07-9720-F9D15B8A4EF3}"/>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525-4D07-9720-F9D15B8A4EF3}"/>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525-4D07-9720-F9D15B8A4EF3}"/>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525-4D07-9720-F9D15B8A4EF3}"/>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525-4D07-9720-F9D15B8A4EF3}"/>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525-4D07-9720-F9D15B8A4EF3}"/>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525-4D07-9720-F9D15B8A4EF3}"/>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525-4D07-9720-F9D15B8A4EF3}"/>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525-4D07-9720-F9D15B8A4EF3}"/>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 1 </a:t>
            </a:r>
            <a:r>
              <a:rPr lang="en-US" altLang="zh-CN"/>
              <a:t>Accel</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A_x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Sheet1!$J$2:$J$3382</c:f>
              <c:numCache>
                <c:formatCode>General</c:formatCode>
                <c:ptCount val="3381"/>
                <c:pt idx="0">
                  <c:v>-10.770895212502325</c:v>
                </c:pt>
                <c:pt idx="1">
                  <c:v>-11.068095174791857</c:v>
                </c:pt>
                <c:pt idx="2">
                  <c:v>-10.554474879239605</c:v>
                </c:pt>
                <c:pt idx="3">
                  <c:v>-9.7273428899461738</c:v>
                </c:pt>
                <c:pt idx="4">
                  <c:v>-8.3107993357369718</c:v>
                </c:pt>
                <c:pt idx="5">
                  <c:v>-10.181234006453543</c:v>
                </c:pt>
                <c:pt idx="6">
                  <c:v>-8.8688908524286916</c:v>
                </c:pt>
                <c:pt idx="7">
                  <c:v>-6.3132772842023481</c:v>
                </c:pt>
                <c:pt idx="8">
                  <c:v>-5.2146550396099007</c:v>
                </c:pt>
                <c:pt idx="9">
                  <c:v>-4.9417630215570529</c:v>
                </c:pt>
                <c:pt idx="10">
                  <c:v>-5.0529474937417334</c:v>
                </c:pt>
                <c:pt idx="11">
                  <c:v>-4.8242546538939983</c:v>
                </c:pt>
                <c:pt idx="12">
                  <c:v>-4.8371843949828364</c:v>
                </c:pt>
                <c:pt idx="13">
                  <c:v>-4.1672907650007751</c:v>
                </c:pt>
                <c:pt idx="14">
                  <c:v>-3.7160783966268478</c:v>
                </c:pt>
                <c:pt idx="15">
                  <c:v>-4.375006275199449</c:v>
                </c:pt>
                <c:pt idx="16">
                  <c:v>-5.5150159148771598</c:v>
                </c:pt>
                <c:pt idx="17">
                  <c:v>-6.7525936813077951</c:v>
                </c:pt>
                <c:pt idx="18">
                  <c:v>-8.1892856923032191</c:v>
                </c:pt>
                <c:pt idx="19">
                  <c:v>-8.716111135217421</c:v>
                </c:pt>
                <c:pt idx="20">
                  <c:v>-8.2143847603815594</c:v>
                </c:pt>
                <c:pt idx="21">
                  <c:v>-7.4919969937570183</c:v>
                </c:pt>
                <c:pt idx="22">
                  <c:v>-7.1149289080615121</c:v>
                </c:pt>
                <c:pt idx="23">
                  <c:v>-7.4017396212193658</c:v>
                </c:pt>
                <c:pt idx="24">
                  <c:v>-8.2061484339219231</c:v>
                </c:pt>
                <c:pt idx="25">
                  <c:v>-8.5485704809392402</c:v>
                </c:pt>
                <c:pt idx="26">
                  <c:v>-8.7308551294080043</c:v>
                </c:pt>
                <c:pt idx="27">
                  <c:v>-8.8754661970629982</c:v>
                </c:pt>
                <c:pt idx="28">
                  <c:v>-8.6015926704702039</c:v>
                </c:pt>
                <c:pt idx="29">
                  <c:v>-8.5391042527423338</c:v>
                </c:pt>
                <c:pt idx="30">
                  <c:v>-8.4657059165617223</c:v>
                </c:pt>
                <c:pt idx="31">
                  <c:v>-8.346769680623888</c:v>
                </c:pt>
                <c:pt idx="32">
                  <c:v>-8.4300053908251922</c:v>
                </c:pt>
                <c:pt idx="33">
                  <c:v>-8.4335126990677587</c:v>
                </c:pt>
                <c:pt idx="34">
                  <c:v>-8.0231422082193298</c:v>
                </c:pt>
                <c:pt idx="35">
                  <c:v>-7.0864011093467107</c:v>
                </c:pt>
                <c:pt idx="36">
                  <c:v>-6.7017817564269597</c:v>
                </c:pt>
                <c:pt idx="37">
                  <c:v>-7.2858678748678667</c:v>
                </c:pt>
                <c:pt idx="38">
                  <c:v>-8.1859552394691413</c:v>
                </c:pt>
                <c:pt idx="39">
                  <c:v>-7.7445596081620662</c:v>
                </c:pt>
                <c:pt idx="40">
                  <c:v>-7.1719037962003158</c:v>
                </c:pt>
                <c:pt idx="41">
                  <c:v>-6.4791427682664686</c:v>
                </c:pt>
                <c:pt idx="42">
                  <c:v>-5.4938869475103251</c:v>
                </c:pt>
                <c:pt idx="43">
                  <c:v>-4.5064701432497696</c:v>
                </c:pt>
                <c:pt idx="44">
                  <c:v>-4.4899233419364206</c:v>
                </c:pt>
                <c:pt idx="45">
                  <c:v>-4.0576991705104044</c:v>
                </c:pt>
                <c:pt idx="46">
                  <c:v>-4.6896246518040225</c:v>
                </c:pt>
                <c:pt idx="47">
                  <c:v>-5.8942112131308777</c:v>
                </c:pt>
                <c:pt idx="48">
                  <c:v>-7.2563435041179023</c:v>
                </c:pt>
                <c:pt idx="49">
                  <c:v>-7.9746143489878678</c:v>
                </c:pt>
                <c:pt idx="50">
                  <c:v>-7.6078223127830231</c:v>
                </c:pt>
                <c:pt idx="51">
                  <c:v>-5.4168443452663109</c:v>
                </c:pt>
                <c:pt idx="52">
                  <c:v>-2.5924329305263223</c:v>
                </c:pt>
                <c:pt idx="53">
                  <c:v>1.5769752934832029</c:v>
                </c:pt>
                <c:pt idx="54">
                  <c:v>4.2723622859895682</c:v>
                </c:pt>
                <c:pt idx="55">
                  <c:v>4.7389738877739038</c:v>
                </c:pt>
                <c:pt idx="56">
                  <c:v>3.9013997378979388</c:v>
                </c:pt>
                <c:pt idx="57">
                  <c:v>1.9072911214978563</c:v>
                </c:pt>
                <c:pt idx="58">
                  <c:v>0.4002590589437004</c:v>
                </c:pt>
                <c:pt idx="59">
                  <c:v>-1.6754574604136887</c:v>
                </c:pt>
                <c:pt idx="60">
                  <c:v>-3.6015997551535128</c:v>
                </c:pt>
                <c:pt idx="61">
                  <c:v>-4.417391734899204</c:v>
                </c:pt>
                <c:pt idx="62">
                  <c:v>-2.8157335430129957</c:v>
                </c:pt>
                <c:pt idx="63">
                  <c:v>-1.9656769610710445</c:v>
                </c:pt>
                <c:pt idx="64">
                  <c:v>-0.62198035207062996</c:v>
                </c:pt>
                <c:pt idx="65">
                  <c:v>-3.4451425262968544E-2</c:v>
                </c:pt>
                <c:pt idx="66">
                  <c:v>0.93931464362918782</c:v>
                </c:pt>
                <c:pt idx="67">
                  <c:v>0.48952229358010663</c:v>
                </c:pt>
                <c:pt idx="68">
                  <c:v>-0.79867239670353873</c:v>
                </c:pt>
                <c:pt idx="69">
                  <c:v>-2.5190881868958486</c:v>
                </c:pt>
                <c:pt idx="70">
                  <c:v>-2.9133225370120077</c:v>
                </c:pt>
                <c:pt idx="71">
                  <c:v>-5.9314283332333595</c:v>
                </c:pt>
                <c:pt idx="72">
                  <c:v>-4.0550291488482086</c:v>
                </c:pt>
                <c:pt idx="73">
                  <c:v>-3.4404750024340718</c:v>
                </c:pt>
                <c:pt idx="74">
                  <c:v>3.5159783060502145E-2</c:v>
                </c:pt>
                <c:pt idx="75">
                  <c:v>5.058428614527017</c:v>
                </c:pt>
                <c:pt idx="76">
                  <c:v>8.8326996615199018</c:v>
                </c:pt>
                <c:pt idx="77">
                  <c:v>9.5726193396069625</c:v>
                </c:pt>
                <c:pt idx="78">
                  <c:v>7.7944461497619697</c:v>
                </c:pt>
                <c:pt idx="79">
                  <c:v>4.5202768878426465</c:v>
                </c:pt>
                <c:pt idx="80">
                  <c:v>1.286059575933709</c:v>
                </c:pt>
                <c:pt idx="81">
                  <c:v>-1.0743859780925178</c:v>
                </c:pt>
                <c:pt idx="82">
                  <c:v>-1.053656369108583</c:v>
                </c:pt>
                <c:pt idx="83">
                  <c:v>-0.85149605942827322</c:v>
                </c:pt>
                <c:pt idx="84">
                  <c:v>-0.33048003421146172</c:v>
                </c:pt>
                <c:pt idx="85">
                  <c:v>5.8368016538783894E-2</c:v>
                </c:pt>
                <c:pt idx="86">
                  <c:v>-0.96020000647240666</c:v>
                </c:pt>
                <c:pt idx="87">
                  <c:v>-3.1322889960162028</c:v>
                </c:pt>
                <c:pt idx="88">
                  <c:v>-3.6486013365325474</c:v>
                </c:pt>
                <c:pt idx="89">
                  <c:v>-2.4325182514380908</c:v>
                </c:pt>
                <c:pt idx="90">
                  <c:v>-0.11688702469296305</c:v>
                </c:pt>
                <c:pt idx="91">
                  <c:v>0.58884486778819711</c:v>
                </c:pt>
                <c:pt idx="92">
                  <c:v>3.1062101211831643</c:v>
                </c:pt>
                <c:pt idx="93">
                  <c:v>4.6345517487556309</c:v>
                </c:pt>
                <c:pt idx="94">
                  <c:v>6.2929213603697418</c:v>
                </c:pt>
                <c:pt idx="95">
                  <c:v>5.9353937814419595</c:v>
                </c:pt>
                <c:pt idx="96">
                  <c:v>1.2783079705036693</c:v>
                </c:pt>
                <c:pt idx="97">
                  <c:v>-0.52119299304438871</c:v>
                </c:pt>
                <c:pt idx="98">
                  <c:v>-1.3881929942192084</c:v>
                </c:pt>
                <c:pt idx="99">
                  <c:v>-0.38780994661524359</c:v>
                </c:pt>
                <c:pt idx="100">
                  <c:v>0.92733292935192202</c:v>
                </c:pt>
                <c:pt idx="101">
                  <c:v>2.5831795261676911</c:v>
                </c:pt>
                <c:pt idx="102">
                  <c:v>3.9592442952245768</c:v>
                </c:pt>
                <c:pt idx="103">
                  <c:v>4.5935948173748118</c:v>
                </c:pt>
                <c:pt idx="104">
                  <c:v>5.6281434597097206</c:v>
                </c:pt>
                <c:pt idx="105">
                  <c:v>4.2646868806105749</c:v>
                </c:pt>
                <c:pt idx="106">
                  <c:v>3.9323502014657321</c:v>
                </c:pt>
                <c:pt idx="107">
                  <c:v>1.073597136436933</c:v>
                </c:pt>
                <c:pt idx="108">
                  <c:v>-0.28596329629925893</c:v>
                </c:pt>
                <c:pt idx="109">
                  <c:v>0.17662213744321228</c:v>
                </c:pt>
                <c:pt idx="110">
                  <c:v>-0.92549804152853921</c:v>
                </c:pt>
                <c:pt idx="111">
                  <c:v>-2.8318821258534839</c:v>
                </c:pt>
                <c:pt idx="112">
                  <c:v>-7.116949246611977</c:v>
                </c:pt>
                <c:pt idx="113">
                  <c:v>-11.475276609163137</c:v>
                </c:pt>
                <c:pt idx="114">
                  <c:v>-16.177594577487639</c:v>
                </c:pt>
                <c:pt idx="115">
                  <c:v>-17.596980099744265</c:v>
                </c:pt>
                <c:pt idx="116">
                  <c:v>-18.291220249769864</c:v>
                </c:pt>
                <c:pt idx="117">
                  <c:v>-13.184546911436382</c:v>
                </c:pt>
                <c:pt idx="118">
                  <c:v>-5.9420938668544023</c:v>
                </c:pt>
                <c:pt idx="119">
                  <c:v>-9.0453012156024872</c:v>
                </c:pt>
                <c:pt idx="120">
                  <c:v>-10.638990841594056</c:v>
                </c:pt>
                <c:pt idx="121">
                  <c:v>-14.249329106839522</c:v>
                </c:pt>
                <c:pt idx="122">
                  <c:v>-20.41817176133927</c:v>
                </c:pt>
                <c:pt idx="123">
                  <c:v>-28.875152998402125</c:v>
                </c:pt>
                <c:pt idx="124">
                  <c:v>-34.626326607403854</c:v>
                </c:pt>
                <c:pt idx="125">
                  <c:v>-40.405192654562939</c:v>
                </c:pt>
                <c:pt idx="126">
                  <c:v>-40.235062585027428</c:v>
                </c:pt>
                <c:pt idx="127">
                  <c:v>-33.085713845911457</c:v>
                </c:pt>
                <c:pt idx="128">
                  <c:v>-27.500146129466991</c:v>
                </c:pt>
                <c:pt idx="129">
                  <c:v>-24.295387530509256</c:v>
                </c:pt>
                <c:pt idx="130">
                  <c:v>-19.068631975012966</c:v>
                </c:pt>
                <c:pt idx="131">
                  <c:v>-18.338154772957374</c:v>
                </c:pt>
                <c:pt idx="132">
                  <c:v>-25.444852537452753</c:v>
                </c:pt>
                <c:pt idx="133">
                  <c:v>-35.513936430618955</c:v>
                </c:pt>
                <c:pt idx="134">
                  <c:v>-32.060991550287945</c:v>
                </c:pt>
                <c:pt idx="135">
                  <c:v>-38.232847143417921</c:v>
                </c:pt>
                <c:pt idx="136">
                  <c:v>-42.656069209433902</c:v>
                </c:pt>
                <c:pt idx="137">
                  <c:v>-44.223240021853663</c:v>
                </c:pt>
                <c:pt idx="138">
                  <c:v>-43.772307026437069</c:v>
                </c:pt>
                <c:pt idx="139">
                  <c:v>-39.878213354934431</c:v>
                </c:pt>
                <c:pt idx="140">
                  <c:v>-34.298883888143649</c:v>
                </c:pt>
                <c:pt idx="141">
                  <c:v>-29.469274985490689</c:v>
                </c:pt>
                <c:pt idx="142">
                  <c:v>-28.063788341216583</c:v>
                </c:pt>
                <c:pt idx="143">
                  <c:v>-29.617520363615501</c:v>
                </c:pt>
                <c:pt idx="144">
                  <c:v>-31.404494739383207</c:v>
                </c:pt>
                <c:pt idx="145">
                  <c:v>-32.335400159315661</c:v>
                </c:pt>
                <c:pt idx="146">
                  <c:v>-32.884394181287234</c:v>
                </c:pt>
                <c:pt idx="147">
                  <c:v>-32.362440662918488</c:v>
                </c:pt>
                <c:pt idx="148">
                  <c:v>-30.044823106471352</c:v>
                </c:pt>
                <c:pt idx="149">
                  <c:v>-26.924263100245764</c:v>
                </c:pt>
                <c:pt idx="150">
                  <c:v>-23.487569754978459</c:v>
                </c:pt>
                <c:pt idx="151">
                  <c:v>-19.615013647246048</c:v>
                </c:pt>
                <c:pt idx="152">
                  <c:v>-16.325059441772911</c:v>
                </c:pt>
                <c:pt idx="153">
                  <c:v>-15.668225603297687</c:v>
                </c:pt>
                <c:pt idx="154">
                  <c:v>-13.423741765044317</c:v>
                </c:pt>
                <c:pt idx="155">
                  <c:v>-10.791885463458994</c:v>
                </c:pt>
                <c:pt idx="156">
                  <c:v>-8.7903846597565352</c:v>
                </c:pt>
                <c:pt idx="157">
                  <c:v>-6.9379174749592281</c:v>
                </c:pt>
                <c:pt idx="158">
                  <c:v>-6.3110462975777022</c:v>
                </c:pt>
                <c:pt idx="159">
                  <c:v>-7.3203516722021016</c:v>
                </c:pt>
                <c:pt idx="160">
                  <c:v>-9.7972456235280063</c:v>
                </c:pt>
                <c:pt idx="161">
                  <c:v>-11.916744818224945</c:v>
                </c:pt>
                <c:pt idx="162">
                  <c:v>-13.676870241338234</c:v>
                </c:pt>
                <c:pt idx="163">
                  <c:v>-14.15409232288841</c:v>
                </c:pt>
                <c:pt idx="164">
                  <c:v>-13.265793272444043</c:v>
                </c:pt>
                <c:pt idx="165">
                  <c:v>-11.675443018569595</c:v>
                </c:pt>
                <c:pt idx="166">
                  <c:v>-9.4177323356561278</c:v>
                </c:pt>
                <c:pt idx="167">
                  <c:v>-7.1492684125662178</c:v>
                </c:pt>
                <c:pt idx="168">
                  <c:v>-6.904618800637321</c:v>
                </c:pt>
                <c:pt idx="169">
                  <c:v>-8.2932483419554455</c:v>
                </c:pt>
                <c:pt idx="170">
                  <c:v>-14.306492333220211</c:v>
                </c:pt>
                <c:pt idx="171">
                  <c:v>-20.737505544647092</c:v>
                </c:pt>
                <c:pt idx="172">
                  <c:v>-21.952130855513158</c:v>
                </c:pt>
                <c:pt idx="173">
                  <c:v>-20.288169835092248</c:v>
                </c:pt>
                <c:pt idx="174">
                  <c:v>-19.541416085677543</c:v>
                </c:pt>
                <c:pt idx="175">
                  <c:v>-20.764236084388578</c:v>
                </c:pt>
                <c:pt idx="176">
                  <c:v>-21.560155285161738</c:v>
                </c:pt>
                <c:pt idx="177">
                  <c:v>-23.651940012130435</c:v>
                </c:pt>
                <c:pt idx="178">
                  <c:v>-23.604372533258474</c:v>
                </c:pt>
                <c:pt idx="179">
                  <c:v>-22.632179263655452</c:v>
                </c:pt>
                <c:pt idx="180">
                  <c:v>-21.434566256963446</c:v>
                </c:pt>
                <c:pt idx="181">
                  <c:v>-20.18083789855153</c:v>
                </c:pt>
                <c:pt idx="182">
                  <c:v>-19.812324682369937</c:v>
                </c:pt>
                <c:pt idx="183">
                  <c:v>-18.735114607573166</c:v>
                </c:pt>
                <c:pt idx="184">
                  <c:v>-17.864523916039072</c:v>
                </c:pt>
                <c:pt idx="185">
                  <c:v>-16.473859035212541</c:v>
                </c:pt>
                <c:pt idx="186">
                  <c:v>-15.003743062811044</c:v>
                </c:pt>
                <c:pt idx="187">
                  <c:v>-13.074465453877115</c:v>
                </c:pt>
                <c:pt idx="188">
                  <c:v>-11.203148921238586</c:v>
                </c:pt>
                <c:pt idx="189">
                  <c:v>-8.575366962207438</c:v>
                </c:pt>
                <c:pt idx="190">
                  <c:v>-6.1596550919789532</c:v>
                </c:pt>
                <c:pt idx="191">
                  <c:v>-4.4776651931921805</c:v>
                </c:pt>
                <c:pt idx="192">
                  <c:v>-3.2156694451807968</c:v>
                </c:pt>
                <c:pt idx="193">
                  <c:v>-2.8101291896438259</c:v>
                </c:pt>
                <c:pt idx="194">
                  <c:v>-3.1453020616759537</c:v>
                </c:pt>
                <c:pt idx="195">
                  <c:v>-3.497202254795849</c:v>
                </c:pt>
                <c:pt idx="196">
                  <c:v>-3.4291833029933789</c:v>
                </c:pt>
                <c:pt idx="197">
                  <c:v>-3.0501911754543873</c:v>
                </c:pt>
                <c:pt idx="198">
                  <c:v>-2.436004523572</c:v>
                </c:pt>
                <c:pt idx="199">
                  <c:v>-1.3567791826080366</c:v>
                </c:pt>
                <c:pt idx="200">
                  <c:v>-2.5089982014451933E-2</c:v>
                </c:pt>
                <c:pt idx="201">
                  <c:v>1.133736667902534</c:v>
                </c:pt>
                <c:pt idx="202">
                  <c:v>1.8771619275045976</c:v>
                </c:pt>
                <c:pt idx="203">
                  <c:v>1.8791108638566341</c:v>
                </c:pt>
                <c:pt idx="204">
                  <c:v>1.2611676730976933</c:v>
                </c:pt>
                <c:pt idx="205">
                  <c:v>0.56324489585389492</c:v>
                </c:pt>
                <c:pt idx="206">
                  <c:v>-0.26899753353498679</c:v>
                </c:pt>
                <c:pt idx="207">
                  <c:v>-1.0288726828088719</c:v>
                </c:pt>
                <c:pt idx="208">
                  <c:v>-2.0365220846559882</c:v>
                </c:pt>
                <c:pt idx="209">
                  <c:v>-2.967650458276486</c:v>
                </c:pt>
                <c:pt idx="210">
                  <c:v>-3.8899298412544954</c:v>
                </c:pt>
                <c:pt idx="211">
                  <c:v>-4.5520691851128348</c:v>
                </c:pt>
                <c:pt idx="212">
                  <c:v>-4.7342317160352714</c:v>
                </c:pt>
                <c:pt idx="213">
                  <c:v>-5.0502131629297242</c:v>
                </c:pt>
                <c:pt idx="214">
                  <c:v>-4.6241716015340524</c:v>
                </c:pt>
                <c:pt idx="215">
                  <c:v>-3.9510336848523973</c:v>
                </c:pt>
                <c:pt idx="216">
                  <c:v>-3.5571211321543497</c:v>
                </c:pt>
                <c:pt idx="217">
                  <c:v>-2.8700478128238327</c:v>
                </c:pt>
                <c:pt idx="218">
                  <c:v>-3.3870984942816178</c:v>
                </c:pt>
                <c:pt idx="219">
                  <c:v>-2.8549502869387613</c:v>
                </c:pt>
                <c:pt idx="220">
                  <c:v>-2.3379214689856189</c:v>
                </c:pt>
                <c:pt idx="221">
                  <c:v>-3.39444369334633</c:v>
                </c:pt>
                <c:pt idx="222">
                  <c:v>-3.7149037654363495</c:v>
                </c:pt>
                <c:pt idx="223">
                  <c:v>-7.2693418357644184</c:v>
                </c:pt>
                <c:pt idx="224">
                  <c:v>-10.182397261594319</c:v>
                </c:pt>
                <c:pt idx="225">
                  <c:v>-14.002860377094462</c:v>
                </c:pt>
                <c:pt idx="226">
                  <c:v>-17.810967921011141</c:v>
                </c:pt>
                <c:pt idx="227">
                  <c:v>-22.755264966111721</c:v>
                </c:pt>
                <c:pt idx="228">
                  <c:v>-26.105546567870039</c:v>
                </c:pt>
                <c:pt idx="229">
                  <c:v>-29.058837686955226</c:v>
                </c:pt>
                <c:pt idx="230">
                  <c:v>-31.185263014781597</c:v>
                </c:pt>
                <c:pt idx="231">
                  <c:v>-34.000731561465692</c:v>
                </c:pt>
                <c:pt idx="232">
                  <c:v>-36.51002171743739</c:v>
                </c:pt>
                <c:pt idx="233">
                  <c:v>-41.781592370772472</c:v>
                </c:pt>
                <c:pt idx="234">
                  <c:v>-39.889298738372133</c:v>
                </c:pt>
                <c:pt idx="235">
                  <c:v>-39.035148569850001</c:v>
                </c:pt>
                <c:pt idx="236">
                  <c:v>-38.870825057636701</c:v>
                </c:pt>
                <c:pt idx="237">
                  <c:v>-36.189567659632914</c:v>
                </c:pt>
                <c:pt idx="238">
                  <c:v>-32.579944259626139</c:v>
                </c:pt>
                <c:pt idx="239">
                  <c:v>-30.483416792607049</c:v>
                </c:pt>
                <c:pt idx="240">
                  <c:v>-28.706528918475797</c:v>
                </c:pt>
                <c:pt idx="241">
                  <c:v>-28.878534515645672</c:v>
                </c:pt>
                <c:pt idx="242">
                  <c:v>-27.821241006320012</c:v>
                </c:pt>
                <c:pt idx="243">
                  <c:v>-26.241358088103546</c:v>
                </c:pt>
                <c:pt idx="244">
                  <c:v>-24.764146577801252</c:v>
                </c:pt>
                <c:pt idx="245">
                  <c:v>-22.513726640848102</c:v>
                </c:pt>
                <c:pt idx="246">
                  <c:v>-19.577357332847381</c:v>
                </c:pt>
                <c:pt idx="247">
                  <c:v>-17.058626568467325</c:v>
                </c:pt>
                <c:pt idx="248">
                  <c:v>-15.611217233574815</c:v>
                </c:pt>
                <c:pt idx="249">
                  <c:v>-15.675032062377046</c:v>
                </c:pt>
                <c:pt idx="250">
                  <c:v>-17.419872673869847</c:v>
                </c:pt>
                <c:pt idx="251">
                  <c:v>-17.704323382090287</c:v>
                </c:pt>
                <c:pt idx="252">
                  <c:v>-16.896427528553527</c:v>
                </c:pt>
                <c:pt idx="253">
                  <c:v>-15.860936563546458</c:v>
                </c:pt>
                <c:pt idx="254">
                  <c:v>-14.444157929484192</c:v>
                </c:pt>
                <c:pt idx="255">
                  <c:v>-13.192027894351275</c:v>
                </c:pt>
                <c:pt idx="256">
                  <c:v>-11.23651008204196</c:v>
                </c:pt>
                <c:pt idx="257">
                  <c:v>-9.4194953057957242</c:v>
                </c:pt>
                <c:pt idx="258">
                  <c:v>-9.657416386201696</c:v>
                </c:pt>
                <c:pt idx="259">
                  <c:v>-10.85848371908766</c:v>
                </c:pt>
                <c:pt idx="260">
                  <c:v>-13.793508536809508</c:v>
                </c:pt>
                <c:pt idx="261">
                  <c:v>-15.148453391853971</c:v>
                </c:pt>
                <c:pt idx="262">
                  <c:v>-17.031884042143908</c:v>
                </c:pt>
                <c:pt idx="263">
                  <c:v>-17.709693848088218</c:v>
                </c:pt>
                <c:pt idx="264">
                  <c:v>-16.530791141383325</c:v>
                </c:pt>
                <c:pt idx="265">
                  <c:v>-13.084645969489989</c:v>
                </c:pt>
                <c:pt idx="266">
                  <c:v>-9.3438220879132174</c:v>
                </c:pt>
                <c:pt idx="267">
                  <c:v>-7.775753331719204</c:v>
                </c:pt>
                <c:pt idx="268">
                  <c:v>-9.6724593207650784</c:v>
                </c:pt>
                <c:pt idx="269">
                  <c:v>-12.493301499502996</c:v>
                </c:pt>
                <c:pt idx="270">
                  <c:v>-13.920850667870296</c:v>
                </c:pt>
                <c:pt idx="271">
                  <c:v>-14.405247895358553</c:v>
                </c:pt>
                <c:pt idx="272">
                  <c:v>-18.499084572733342</c:v>
                </c:pt>
                <c:pt idx="273">
                  <c:v>-27.316142416936017</c:v>
                </c:pt>
                <c:pt idx="274">
                  <c:v>-37.123819550774577</c:v>
                </c:pt>
                <c:pt idx="275">
                  <c:v>-41.174572963414924</c:v>
                </c:pt>
                <c:pt idx="276">
                  <c:v>-38.639491064142547</c:v>
                </c:pt>
                <c:pt idx="277">
                  <c:v>-30.661585065625044</c:v>
                </c:pt>
                <c:pt idx="278">
                  <c:v>-23.220901807943694</c:v>
                </c:pt>
                <c:pt idx="279">
                  <c:v>-18.463314482845263</c:v>
                </c:pt>
                <c:pt idx="280">
                  <c:v>-17.482563628474182</c:v>
                </c:pt>
                <c:pt idx="281">
                  <c:v>-15.938942910139753</c:v>
                </c:pt>
                <c:pt idx="282">
                  <c:v>-14.134126368129371</c:v>
                </c:pt>
                <c:pt idx="283">
                  <c:v>-13.077908326235217</c:v>
                </c:pt>
                <c:pt idx="284">
                  <c:v>-12.385082933366546</c:v>
                </c:pt>
                <c:pt idx="285">
                  <c:v>-11.696303498988105</c:v>
                </c:pt>
                <c:pt idx="286">
                  <c:v>-11.218654248645709</c:v>
                </c:pt>
                <c:pt idx="287">
                  <c:v>-10.215087692913119</c:v>
                </c:pt>
                <c:pt idx="288">
                  <c:v>-8.3863138627057303</c:v>
                </c:pt>
                <c:pt idx="289">
                  <c:v>-6.3672512407000692</c:v>
                </c:pt>
                <c:pt idx="290">
                  <c:v>-3.9089059371133712</c:v>
                </c:pt>
                <c:pt idx="291">
                  <c:v>-1.7219149253404435</c:v>
                </c:pt>
                <c:pt idx="292">
                  <c:v>-0.10067118064116934</c:v>
                </c:pt>
                <c:pt idx="293">
                  <c:v>1.3621999402883431</c:v>
                </c:pt>
                <c:pt idx="294">
                  <c:v>2.8336980750084457</c:v>
                </c:pt>
                <c:pt idx="295">
                  <c:v>4.69818487672622</c:v>
                </c:pt>
                <c:pt idx="296">
                  <c:v>6.0553928558447465</c:v>
                </c:pt>
                <c:pt idx="297">
                  <c:v>6.8482447239568431</c:v>
                </c:pt>
                <c:pt idx="298">
                  <c:v>6.7756024952297409</c:v>
                </c:pt>
                <c:pt idx="299">
                  <c:v>6.3395414338164695</c:v>
                </c:pt>
                <c:pt idx="300">
                  <c:v>5.3654713442286885</c:v>
                </c:pt>
                <c:pt idx="301">
                  <c:v>3.8112413428014453</c:v>
                </c:pt>
                <c:pt idx="302">
                  <c:v>2.0259574235164202</c:v>
                </c:pt>
                <c:pt idx="303">
                  <c:v>0.17346893295921134</c:v>
                </c:pt>
                <c:pt idx="304">
                  <c:v>-1.8939344461321348</c:v>
                </c:pt>
                <c:pt idx="305">
                  <c:v>-3.2051619855846711</c:v>
                </c:pt>
                <c:pt idx="306">
                  <c:v>-4.3014569806099319</c:v>
                </c:pt>
                <c:pt idx="307">
                  <c:v>-4.4704000830517856</c:v>
                </c:pt>
                <c:pt idx="308">
                  <c:v>-4.4309546735483343</c:v>
                </c:pt>
                <c:pt idx="309">
                  <c:v>-4.6006082935007431</c:v>
                </c:pt>
                <c:pt idx="310">
                  <c:v>-3.6270919047482701</c:v>
                </c:pt>
                <c:pt idx="311">
                  <c:v>-2.2051550596294964</c:v>
                </c:pt>
                <c:pt idx="312">
                  <c:v>-1.6629346305189316</c:v>
                </c:pt>
                <c:pt idx="313">
                  <c:v>-1.3502033910638567</c:v>
                </c:pt>
                <c:pt idx="314">
                  <c:v>-2.1224660701310678</c:v>
                </c:pt>
                <c:pt idx="315">
                  <c:v>-3.7171921085368904</c:v>
                </c:pt>
                <c:pt idx="316">
                  <c:v>-6.6820441692753558</c:v>
                </c:pt>
                <c:pt idx="317">
                  <c:v>-10.867302179299742</c:v>
                </c:pt>
                <c:pt idx="318">
                  <c:v>-15.119275378301772</c:v>
                </c:pt>
                <c:pt idx="319">
                  <c:v>-17.558066537354865</c:v>
                </c:pt>
                <c:pt idx="320">
                  <c:v>-19.263906234286399</c:v>
                </c:pt>
                <c:pt idx="321">
                  <c:v>-19.744251368965589</c:v>
                </c:pt>
                <c:pt idx="322">
                  <c:v>-20.128321002133543</c:v>
                </c:pt>
                <c:pt idx="323">
                  <c:v>-22.326450497029111</c:v>
                </c:pt>
                <c:pt idx="324">
                  <c:v>-26.221381098002414</c:v>
                </c:pt>
                <c:pt idx="325">
                  <c:v>-30.915538784448245</c:v>
                </c:pt>
                <c:pt idx="326">
                  <c:v>-39.285520620113338</c:v>
                </c:pt>
                <c:pt idx="327">
                  <c:v>-41.794981028869891</c:v>
                </c:pt>
                <c:pt idx="328">
                  <c:v>-41.656094061419438</c:v>
                </c:pt>
                <c:pt idx="329">
                  <c:v>-43.013760899177157</c:v>
                </c:pt>
                <c:pt idx="330">
                  <c:v>-40.491254058010512</c:v>
                </c:pt>
                <c:pt idx="331">
                  <c:v>-36.057154255349772</c:v>
                </c:pt>
                <c:pt idx="332">
                  <c:v>-33.052581102382774</c:v>
                </c:pt>
                <c:pt idx="333">
                  <c:v>-29.929762403197316</c:v>
                </c:pt>
                <c:pt idx="334">
                  <c:v>-28.572264952789617</c:v>
                </c:pt>
                <c:pt idx="335">
                  <c:v>-25.943385268747832</c:v>
                </c:pt>
                <c:pt idx="336">
                  <c:v>-22.451512265529079</c:v>
                </c:pt>
                <c:pt idx="337">
                  <c:v>-20.717681764816813</c:v>
                </c:pt>
                <c:pt idx="338">
                  <c:v>-19.288210660083177</c:v>
                </c:pt>
                <c:pt idx="339">
                  <c:v>-17.890222070759137</c:v>
                </c:pt>
                <c:pt idx="340">
                  <c:v>-16.70539425734199</c:v>
                </c:pt>
                <c:pt idx="341">
                  <c:v>-16.701019263391657</c:v>
                </c:pt>
                <c:pt idx="342">
                  <c:v>-15.706984211449376</c:v>
                </c:pt>
                <c:pt idx="343">
                  <c:v>-14.738672368810871</c:v>
                </c:pt>
                <c:pt idx="344">
                  <c:v>-12.510785305491995</c:v>
                </c:pt>
                <c:pt idx="345">
                  <c:v>-12.078711185764238</c:v>
                </c:pt>
                <c:pt idx="346">
                  <c:v>-12.708845631593059</c:v>
                </c:pt>
                <c:pt idx="347">
                  <c:v>-12.732077145794481</c:v>
                </c:pt>
                <c:pt idx="348">
                  <c:v>-11.833487705431105</c:v>
                </c:pt>
                <c:pt idx="349">
                  <c:v>-10.535781648959773</c:v>
                </c:pt>
                <c:pt idx="350">
                  <c:v>-9.8977151142347388</c:v>
                </c:pt>
                <c:pt idx="351">
                  <c:v>-10.333262288681661</c:v>
                </c:pt>
                <c:pt idx="352">
                  <c:v>-11.010094444099552</c:v>
                </c:pt>
                <c:pt idx="353">
                  <c:v>-12.234863713345391</c:v>
                </c:pt>
                <c:pt idx="354">
                  <c:v>-13.544415128028916</c:v>
                </c:pt>
                <c:pt idx="355">
                  <c:v>-13.659579466621459</c:v>
                </c:pt>
                <c:pt idx="356">
                  <c:v>-14.24536141258816</c:v>
                </c:pt>
                <c:pt idx="357">
                  <c:v>-14.082523368422885</c:v>
                </c:pt>
                <c:pt idx="358">
                  <c:v>-13.705396709193645</c:v>
                </c:pt>
                <c:pt idx="359">
                  <c:v>-13.792380936741656</c:v>
                </c:pt>
                <c:pt idx="360">
                  <c:v>-16.228871943067301</c:v>
                </c:pt>
                <c:pt idx="361">
                  <c:v>-20.105857243295759</c:v>
                </c:pt>
                <c:pt idx="362">
                  <c:v>-21.001795909672701</c:v>
                </c:pt>
                <c:pt idx="363">
                  <c:v>-20.162996457995252</c:v>
                </c:pt>
                <c:pt idx="364">
                  <c:v>-17.3648985786919</c:v>
                </c:pt>
                <c:pt idx="365">
                  <c:v>-16.256857905700524</c:v>
                </c:pt>
                <c:pt idx="366">
                  <c:v>-16.162180764859617</c:v>
                </c:pt>
                <c:pt idx="367">
                  <c:v>-17.622731803103456</c:v>
                </c:pt>
                <c:pt idx="368">
                  <c:v>-21.116675773057072</c:v>
                </c:pt>
                <c:pt idx="369">
                  <c:v>-26.64854166397712</c:v>
                </c:pt>
                <c:pt idx="370">
                  <c:v>-34.253704248169406</c:v>
                </c:pt>
                <c:pt idx="371">
                  <c:v>-36.454977075176977</c:v>
                </c:pt>
                <c:pt idx="372">
                  <c:v>-34.306892080334094</c:v>
                </c:pt>
                <c:pt idx="373">
                  <c:v>-30.261415240679291</c:v>
                </c:pt>
                <c:pt idx="374">
                  <c:v>-30.32724390428281</c:v>
                </c:pt>
                <c:pt idx="375">
                  <c:v>-29.711243372472541</c:v>
                </c:pt>
                <c:pt idx="376">
                  <c:v>-26.50750342625475</c:v>
                </c:pt>
                <c:pt idx="377">
                  <c:v>-23.636908470926286</c:v>
                </c:pt>
                <c:pt idx="378">
                  <c:v>-17.797248112339425</c:v>
                </c:pt>
                <c:pt idx="379">
                  <c:v>-14.108333111129095</c:v>
                </c:pt>
                <c:pt idx="380">
                  <c:v>-11.396688039751194</c:v>
                </c:pt>
                <c:pt idx="381">
                  <c:v>-9.934366645726989</c:v>
                </c:pt>
                <c:pt idx="382">
                  <c:v>-8.5700222437476068</c:v>
                </c:pt>
                <c:pt idx="383">
                  <c:v>-6.2400377983661253</c:v>
                </c:pt>
                <c:pt idx="384">
                  <c:v>-3.3067384635474788</c:v>
                </c:pt>
                <c:pt idx="385">
                  <c:v>-0.79048987601258458</c:v>
                </c:pt>
                <c:pt idx="386">
                  <c:v>2.0002793483417558</c:v>
                </c:pt>
                <c:pt idx="387">
                  <c:v>3.8971633471437315</c:v>
                </c:pt>
                <c:pt idx="388">
                  <c:v>5.8810110526054293</c:v>
                </c:pt>
                <c:pt idx="389">
                  <c:v>6.5300940974028707</c:v>
                </c:pt>
                <c:pt idx="390">
                  <c:v>6.9299897193501661</c:v>
                </c:pt>
                <c:pt idx="391">
                  <c:v>6.7816091675711796</c:v>
                </c:pt>
                <c:pt idx="392">
                  <c:v>6.6943906974598253</c:v>
                </c:pt>
                <c:pt idx="393">
                  <c:v>7.0865114583990652</c:v>
                </c:pt>
                <c:pt idx="394">
                  <c:v>8.3303920238768292</c:v>
                </c:pt>
                <c:pt idx="395">
                  <c:v>9.0011615129394666</c:v>
                </c:pt>
                <c:pt idx="396">
                  <c:v>9.319354494098695</c:v>
                </c:pt>
                <c:pt idx="397">
                  <c:v>9.2275077966341144</c:v>
                </c:pt>
                <c:pt idx="398">
                  <c:v>8.7232141848171398</c:v>
                </c:pt>
                <c:pt idx="399">
                  <c:v>8.1982144249383211</c:v>
                </c:pt>
                <c:pt idx="400">
                  <c:v>7.4831313043247336</c:v>
                </c:pt>
                <c:pt idx="401">
                  <c:v>7.0336501655520598</c:v>
                </c:pt>
                <c:pt idx="402">
                  <c:v>6.562682612969053</c:v>
                </c:pt>
                <c:pt idx="403">
                  <c:v>5.9431414573050985</c:v>
                </c:pt>
                <c:pt idx="404">
                  <c:v>6.0948383933131982</c:v>
                </c:pt>
                <c:pt idx="405">
                  <c:v>6.7217717439299527</c:v>
                </c:pt>
                <c:pt idx="406">
                  <c:v>8.0295817568958547</c:v>
                </c:pt>
                <c:pt idx="407">
                  <c:v>8.2039814642896189</c:v>
                </c:pt>
                <c:pt idx="408">
                  <c:v>7.4917967531125882</c:v>
                </c:pt>
                <c:pt idx="409">
                  <c:v>6.5571759960301259</c:v>
                </c:pt>
                <c:pt idx="410">
                  <c:v>5.7059911396098562</c:v>
                </c:pt>
                <c:pt idx="411">
                  <c:v>5.2842909018905937</c:v>
                </c:pt>
                <c:pt idx="412">
                  <c:v>4.534906648769538</c:v>
                </c:pt>
                <c:pt idx="413">
                  <c:v>3.5810842128723754</c:v>
                </c:pt>
                <c:pt idx="414">
                  <c:v>2.0220507511416881</c:v>
                </c:pt>
                <c:pt idx="415">
                  <c:v>0.81790027405512722</c:v>
                </c:pt>
                <c:pt idx="416">
                  <c:v>0.46356748935514885</c:v>
                </c:pt>
                <c:pt idx="417">
                  <c:v>-3.0773096342861952</c:v>
                </c:pt>
                <c:pt idx="418">
                  <c:v>-10.305433545874477</c:v>
                </c:pt>
                <c:pt idx="419">
                  <c:v>-13.706114634475083</c:v>
                </c:pt>
                <c:pt idx="420">
                  <c:v>-16.978083412110337</c:v>
                </c:pt>
                <c:pt idx="421">
                  <c:v>-19.666483885474744</c:v>
                </c:pt>
                <c:pt idx="422">
                  <c:v>-21.255453835191467</c:v>
                </c:pt>
                <c:pt idx="423">
                  <c:v>-24.341772140271996</c:v>
                </c:pt>
                <c:pt idx="424">
                  <c:v>-28.832467933960274</c:v>
                </c:pt>
                <c:pt idx="425">
                  <c:v>-33.861935996420321</c:v>
                </c:pt>
                <c:pt idx="426">
                  <c:v>-37.850122779280213</c:v>
                </c:pt>
                <c:pt idx="427">
                  <c:v>-39.287634091459566</c:v>
                </c:pt>
                <c:pt idx="428">
                  <c:v>-38.970615023039869</c:v>
                </c:pt>
                <c:pt idx="429">
                  <c:v>-37.113790756229506</c:v>
                </c:pt>
                <c:pt idx="430">
                  <c:v>-38.537594324922637</c:v>
                </c:pt>
                <c:pt idx="431">
                  <c:v>-40.264696328583724</c:v>
                </c:pt>
                <c:pt idx="432">
                  <c:v>-40.631376975476634</c:v>
                </c:pt>
                <c:pt idx="433">
                  <c:v>-39.660793430976035</c:v>
                </c:pt>
                <c:pt idx="434">
                  <c:v>-37.283329415445401</c:v>
                </c:pt>
                <c:pt idx="435">
                  <c:v>-35.019685555081345</c:v>
                </c:pt>
                <c:pt idx="436">
                  <c:v>-32.527144754208777</c:v>
                </c:pt>
                <c:pt idx="437">
                  <c:v>-30.138237324144651</c:v>
                </c:pt>
                <c:pt idx="438">
                  <c:v>-28.161739464883205</c:v>
                </c:pt>
                <c:pt idx="439">
                  <c:v>-25.783968562489438</c:v>
                </c:pt>
                <c:pt idx="440">
                  <c:v>-23.542924528771429</c:v>
                </c:pt>
                <c:pt idx="441">
                  <c:v>-21.697995790659039</c:v>
                </c:pt>
                <c:pt idx="442">
                  <c:v>-19.943719789328242</c:v>
                </c:pt>
                <c:pt idx="443">
                  <c:v>-17.922709906544878</c:v>
                </c:pt>
                <c:pt idx="444">
                  <c:v>-17.414731912432963</c:v>
                </c:pt>
                <c:pt idx="445">
                  <c:v>-17.86533556548239</c:v>
                </c:pt>
                <c:pt idx="446">
                  <c:v>-17.629073570396184</c:v>
                </c:pt>
                <c:pt idx="447">
                  <c:v>-17.732681358901733</c:v>
                </c:pt>
                <c:pt idx="448">
                  <c:v>-17.754927315095294</c:v>
                </c:pt>
                <c:pt idx="449">
                  <c:v>-18.783685492426599</c:v>
                </c:pt>
                <c:pt idx="450">
                  <c:v>-20.721815822699913</c:v>
                </c:pt>
                <c:pt idx="451">
                  <c:v>-23.010067504646372</c:v>
                </c:pt>
                <c:pt idx="452">
                  <c:v>-25.088060484298417</c:v>
                </c:pt>
                <c:pt idx="453">
                  <c:v>-24.776726272564304</c:v>
                </c:pt>
                <c:pt idx="454">
                  <c:v>-22.689839498885291</c:v>
                </c:pt>
                <c:pt idx="455">
                  <c:v>-19.782692033280092</c:v>
                </c:pt>
                <c:pt idx="456">
                  <c:v>-18.348731555056457</c:v>
                </c:pt>
                <c:pt idx="457">
                  <c:v>-20.835903674434576</c:v>
                </c:pt>
                <c:pt idx="458">
                  <c:v>-25.226394866258534</c:v>
                </c:pt>
                <c:pt idx="459">
                  <c:v>-30.441050384460684</c:v>
                </c:pt>
                <c:pt idx="460">
                  <c:v>-38.556247281767817</c:v>
                </c:pt>
                <c:pt idx="461">
                  <c:v>-49.271008179294682</c:v>
                </c:pt>
                <c:pt idx="462">
                  <c:v>-53.200651712903571</c:v>
                </c:pt>
                <c:pt idx="463">
                  <c:v>-43.381624828517026</c:v>
                </c:pt>
                <c:pt idx="464">
                  <c:v>-29.297900479785309</c:v>
                </c:pt>
                <c:pt idx="465">
                  <c:v>-17.244872265770013</c:v>
                </c:pt>
                <c:pt idx="466">
                  <c:v>-12.624082153459749</c:v>
                </c:pt>
                <c:pt idx="467">
                  <c:v>-10.306559291399365</c:v>
                </c:pt>
                <c:pt idx="468">
                  <c:v>-14.470272908378391</c:v>
                </c:pt>
                <c:pt idx="469">
                  <c:v>-24.178346026991321</c:v>
                </c:pt>
                <c:pt idx="470">
                  <c:v>-30.088421028586886</c:v>
                </c:pt>
                <c:pt idx="471">
                  <c:v>-28.18655045512887</c:v>
                </c:pt>
                <c:pt idx="472">
                  <c:v>-25.267993284950158</c:v>
                </c:pt>
                <c:pt idx="473">
                  <c:v>-21.317161106955265</c:v>
                </c:pt>
                <c:pt idx="474">
                  <c:v>-20.413435973058885</c:v>
                </c:pt>
                <c:pt idx="475">
                  <c:v>-20.307648553855589</c:v>
                </c:pt>
                <c:pt idx="476">
                  <c:v>-19.722006833647168</c:v>
                </c:pt>
                <c:pt idx="477">
                  <c:v>-19.622867136829857</c:v>
                </c:pt>
                <c:pt idx="478">
                  <c:v>-18.821506245713806</c:v>
                </c:pt>
                <c:pt idx="479">
                  <c:v>-16.927239614914669</c:v>
                </c:pt>
                <c:pt idx="480">
                  <c:v>-14.164894060377575</c:v>
                </c:pt>
                <c:pt idx="481">
                  <c:v>-10.84818214795204</c:v>
                </c:pt>
                <c:pt idx="482">
                  <c:v>-8.0138532377595624</c:v>
                </c:pt>
                <c:pt idx="483">
                  <c:v>-5.5321741209421722</c:v>
                </c:pt>
                <c:pt idx="484">
                  <c:v>-3.5444959531061699</c:v>
                </c:pt>
                <c:pt idx="485">
                  <c:v>-2.5174521295474879</c:v>
                </c:pt>
                <c:pt idx="486">
                  <c:v>-1.755084057490516</c:v>
                </c:pt>
                <c:pt idx="487">
                  <c:v>-0.96238632667080326</c:v>
                </c:pt>
                <c:pt idx="488">
                  <c:v>-0.3787731693916524</c:v>
                </c:pt>
                <c:pt idx="489">
                  <c:v>0.39137819234080967</c:v>
                </c:pt>
                <c:pt idx="490">
                  <c:v>1.2082267635103059</c:v>
                </c:pt>
                <c:pt idx="491">
                  <c:v>2.0668186590343764</c:v>
                </c:pt>
                <c:pt idx="492">
                  <c:v>2.3383230677518361</c:v>
                </c:pt>
                <c:pt idx="493">
                  <c:v>2.1255107476413393</c:v>
                </c:pt>
                <c:pt idx="494">
                  <c:v>1.6219000176951817</c:v>
                </c:pt>
                <c:pt idx="495">
                  <c:v>0.84822955023249569</c:v>
                </c:pt>
                <c:pt idx="496">
                  <c:v>0.75120893426392232</c:v>
                </c:pt>
                <c:pt idx="497">
                  <c:v>0.34558535557647557</c:v>
                </c:pt>
                <c:pt idx="498">
                  <c:v>0.10373088553866656</c:v>
                </c:pt>
                <c:pt idx="499">
                  <c:v>-0.36924161896336627</c:v>
                </c:pt>
                <c:pt idx="500">
                  <c:v>-1.4405910805544417</c:v>
                </c:pt>
                <c:pt idx="501">
                  <c:v>-2.7806625007796577</c:v>
                </c:pt>
                <c:pt idx="502">
                  <c:v>-4.0991999591288915</c:v>
                </c:pt>
                <c:pt idx="503">
                  <c:v>-4.6714267347582545</c:v>
                </c:pt>
                <c:pt idx="504">
                  <c:v>-3.4351572449355383</c:v>
                </c:pt>
                <c:pt idx="505">
                  <c:v>-2.1315831024295213</c:v>
                </c:pt>
                <c:pt idx="506">
                  <c:v>-2.1885245490932723E-2</c:v>
                </c:pt>
                <c:pt idx="507">
                  <c:v>-4.8922252052231177E-2</c:v>
                </c:pt>
                <c:pt idx="508">
                  <c:v>-0.71677410170526201</c:v>
                </c:pt>
                <c:pt idx="509">
                  <c:v>-2.8074665556792247</c:v>
                </c:pt>
                <c:pt idx="510">
                  <c:v>-4.9942320953839774</c:v>
                </c:pt>
                <c:pt idx="511">
                  <c:v>-7.8006292884783441</c:v>
                </c:pt>
                <c:pt idx="512">
                  <c:v>-9.9790747051124367</c:v>
                </c:pt>
                <c:pt idx="513">
                  <c:v>-10.613541206942717</c:v>
                </c:pt>
                <c:pt idx="514">
                  <c:v>-11.801511579195843</c:v>
                </c:pt>
                <c:pt idx="515">
                  <c:v>-12.11742098432221</c:v>
                </c:pt>
                <c:pt idx="516">
                  <c:v>-15.769283445107741</c:v>
                </c:pt>
                <c:pt idx="517">
                  <c:v>-19.983321923125455</c:v>
                </c:pt>
                <c:pt idx="518">
                  <c:v>-23.898954470175486</c:v>
                </c:pt>
                <c:pt idx="519">
                  <c:v>-26.953163426402156</c:v>
                </c:pt>
                <c:pt idx="520">
                  <c:v>-29.994568087679387</c:v>
                </c:pt>
                <c:pt idx="521">
                  <c:v>-34.679489625463553</c:v>
                </c:pt>
                <c:pt idx="522">
                  <c:v>-38.303237708216912</c:v>
                </c:pt>
                <c:pt idx="523">
                  <c:v>-38.740379475291952</c:v>
                </c:pt>
                <c:pt idx="524">
                  <c:v>-37.978945577742643</c:v>
                </c:pt>
                <c:pt idx="525">
                  <c:v>-36.220108067412241</c:v>
                </c:pt>
                <c:pt idx="526">
                  <c:v>-34.782853119954581</c:v>
                </c:pt>
                <c:pt idx="527">
                  <c:v>-34.327078272460462</c:v>
                </c:pt>
                <c:pt idx="528">
                  <c:v>-34.354398224968037</c:v>
                </c:pt>
                <c:pt idx="529">
                  <c:v>-31.275993154027283</c:v>
                </c:pt>
                <c:pt idx="530">
                  <c:v>-28.486926585924905</c:v>
                </c:pt>
                <c:pt idx="531">
                  <c:v>-27.077304595626845</c:v>
                </c:pt>
                <c:pt idx="532">
                  <c:v>-26.238791354216946</c:v>
                </c:pt>
                <c:pt idx="533">
                  <c:v>-25.153572551299504</c:v>
                </c:pt>
                <c:pt idx="534">
                  <c:v>-24.463723738485676</c:v>
                </c:pt>
                <c:pt idx="535">
                  <c:v>-23.924790542078295</c:v>
                </c:pt>
                <c:pt idx="536">
                  <c:v>-23.503135348898134</c:v>
                </c:pt>
                <c:pt idx="537">
                  <c:v>-22.977202940560673</c:v>
                </c:pt>
                <c:pt idx="538">
                  <c:v>-22.664237018553813</c:v>
                </c:pt>
                <c:pt idx="539">
                  <c:v>-22.154185657592826</c:v>
                </c:pt>
                <c:pt idx="540">
                  <c:v>-21.663391172644676</c:v>
                </c:pt>
                <c:pt idx="541">
                  <c:v>-20.996623427752191</c:v>
                </c:pt>
                <c:pt idx="542">
                  <c:v>-20.084585151949849</c:v>
                </c:pt>
                <c:pt idx="543">
                  <c:v>-18.877614578281506</c:v>
                </c:pt>
                <c:pt idx="544">
                  <c:v>-17.594985124229638</c:v>
                </c:pt>
                <c:pt idx="545">
                  <c:v>-16.809477489805563</c:v>
                </c:pt>
                <c:pt idx="546">
                  <c:v>-16.023490260419951</c:v>
                </c:pt>
                <c:pt idx="547">
                  <c:v>-16.869152667986725</c:v>
                </c:pt>
                <c:pt idx="548">
                  <c:v>-17.060877285773579</c:v>
                </c:pt>
                <c:pt idx="549">
                  <c:v>-19.416170021067103</c:v>
                </c:pt>
                <c:pt idx="550">
                  <c:v>-21.097839703644674</c:v>
                </c:pt>
                <c:pt idx="551">
                  <c:v>-23.217782978495677</c:v>
                </c:pt>
                <c:pt idx="552">
                  <c:v>-23.731273344864036</c:v>
                </c:pt>
                <c:pt idx="553">
                  <c:v>-23.687429491156173</c:v>
                </c:pt>
                <c:pt idx="554">
                  <c:v>-22.746748233808802</c:v>
                </c:pt>
                <c:pt idx="555">
                  <c:v>-22.08220534552472</c:v>
                </c:pt>
                <c:pt idx="556">
                  <c:v>-21.259287392478072</c:v>
                </c:pt>
                <c:pt idx="557">
                  <c:v>-20.660806409953636</c:v>
                </c:pt>
                <c:pt idx="558">
                  <c:v>-20.257374413852947</c:v>
                </c:pt>
                <c:pt idx="559">
                  <c:v>-20.812175182565536</c:v>
                </c:pt>
                <c:pt idx="560">
                  <c:v>-23.018209556514453</c:v>
                </c:pt>
                <c:pt idx="561">
                  <c:v>-26.258555167960289</c:v>
                </c:pt>
                <c:pt idx="562">
                  <c:v>-30.212463956095611</c:v>
                </c:pt>
                <c:pt idx="563">
                  <c:v>-34.0724687830972</c:v>
                </c:pt>
                <c:pt idx="564">
                  <c:v>-37.20216965923268</c:v>
                </c:pt>
                <c:pt idx="565">
                  <c:v>-37.721259296926426</c:v>
                </c:pt>
                <c:pt idx="566">
                  <c:v>-35.640710165378451</c:v>
                </c:pt>
                <c:pt idx="567">
                  <c:v>-32.75751042667892</c:v>
                </c:pt>
                <c:pt idx="568">
                  <c:v>-31.146887372960787</c:v>
                </c:pt>
                <c:pt idx="569">
                  <c:v>-31.155753401252639</c:v>
                </c:pt>
                <c:pt idx="570">
                  <c:v>-30.777272707840417</c:v>
                </c:pt>
                <c:pt idx="571">
                  <c:v>-31.394380987997227</c:v>
                </c:pt>
                <c:pt idx="572">
                  <c:v>-27.500933463649432</c:v>
                </c:pt>
                <c:pt idx="573">
                  <c:v>-22.450947665700188</c:v>
                </c:pt>
                <c:pt idx="574">
                  <c:v>-17.203469027394938</c:v>
                </c:pt>
                <c:pt idx="575">
                  <c:v>-12.591233948729052</c:v>
                </c:pt>
                <c:pt idx="576">
                  <c:v>-10.452527040588619</c:v>
                </c:pt>
                <c:pt idx="577">
                  <c:v>-9.3261934973765932</c:v>
                </c:pt>
                <c:pt idx="578">
                  <c:v>-8.400339709806234</c:v>
                </c:pt>
                <c:pt idx="579">
                  <c:v>-7.6305241857564754</c:v>
                </c:pt>
                <c:pt idx="580">
                  <c:v>-6.9839309377129632</c:v>
                </c:pt>
                <c:pt idx="581">
                  <c:v>-6.1718362729911886</c:v>
                </c:pt>
                <c:pt idx="582">
                  <c:v>-6.0179322610221009</c:v>
                </c:pt>
                <c:pt idx="583">
                  <c:v>-5.8021889657944801</c:v>
                </c:pt>
                <c:pt idx="584">
                  <c:v>-5.5461277369694315</c:v>
                </c:pt>
                <c:pt idx="585">
                  <c:v>-5.1787141792561524</c:v>
                </c:pt>
                <c:pt idx="586">
                  <c:v>-4.3664514109419228</c:v>
                </c:pt>
                <c:pt idx="587">
                  <c:v>-3.6467029740479586</c:v>
                </c:pt>
                <c:pt idx="588">
                  <c:v>-2.5033880321951574</c:v>
                </c:pt>
                <c:pt idx="589">
                  <c:v>-1.6782098025009817</c:v>
                </c:pt>
                <c:pt idx="590">
                  <c:v>-1.1499042831009894</c:v>
                </c:pt>
                <c:pt idx="591">
                  <c:v>-1.0783169327210016</c:v>
                </c:pt>
                <c:pt idx="592">
                  <c:v>-1.0795624054201853</c:v>
                </c:pt>
                <c:pt idx="593">
                  <c:v>-1.1198617288637214</c:v>
                </c:pt>
                <c:pt idx="594">
                  <c:v>-1.2011928988842684</c:v>
                </c:pt>
                <c:pt idx="595">
                  <c:v>-1.1700182324066377</c:v>
                </c:pt>
                <c:pt idx="596">
                  <c:v>-1.0267686378132403</c:v>
                </c:pt>
                <c:pt idx="597">
                  <c:v>-0.81938675820822149</c:v>
                </c:pt>
                <c:pt idx="598">
                  <c:v>-0.43662397525097507</c:v>
                </c:pt>
                <c:pt idx="599">
                  <c:v>-9.6230591043311997E-2</c:v>
                </c:pt>
                <c:pt idx="600">
                  <c:v>-0.10142323356981992</c:v>
                </c:pt>
                <c:pt idx="601">
                  <c:v>-0.69629688196969863</c:v>
                </c:pt>
                <c:pt idx="602">
                  <c:v>-0.96529342696259246</c:v>
                </c:pt>
                <c:pt idx="603">
                  <c:v>-1.6039662393884617</c:v>
                </c:pt>
                <c:pt idx="604">
                  <c:v>-1.9670778590557403</c:v>
                </c:pt>
                <c:pt idx="605">
                  <c:v>-1.614010079832441</c:v>
                </c:pt>
                <c:pt idx="606">
                  <c:v>-0.66327506010861759</c:v>
                </c:pt>
                <c:pt idx="607">
                  <c:v>0.94602977578094705</c:v>
                </c:pt>
                <c:pt idx="608">
                  <c:v>2.9204995908258016</c:v>
                </c:pt>
                <c:pt idx="609">
                  <c:v>3.5732611394212399</c:v>
                </c:pt>
                <c:pt idx="610">
                  <c:v>2.3835273006621276</c:v>
                </c:pt>
                <c:pt idx="611">
                  <c:v>0.15258471182478414</c:v>
                </c:pt>
                <c:pt idx="612">
                  <c:v>-3.5798400747168651</c:v>
                </c:pt>
                <c:pt idx="613">
                  <c:v>-8.7917858567721865</c:v>
                </c:pt>
                <c:pt idx="614">
                  <c:v>-11.411282300741505</c:v>
                </c:pt>
                <c:pt idx="615">
                  <c:v>-14.610392337695101</c:v>
                </c:pt>
                <c:pt idx="616">
                  <c:v>-18.107534595325195</c:v>
                </c:pt>
                <c:pt idx="617">
                  <c:v>-26.09585638339205</c:v>
                </c:pt>
                <c:pt idx="618">
                  <c:v>-31.928467363391238</c:v>
                </c:pt>
                <c:pt idx="619">
                  <c:v>-35.053228042431734</c:v>
                </c:pt>
                <c:pt idx="620">
                  <c:v>-35.555200243669567</c:v>
                </c:pt>
                <c:pt idx="621">
                  <c:v>-36.310574940050138</c:v>
                </c:pt>
                <c:pt idx="622">
                  <c:v>-33.444667715787013</c:v>
                </c:pt>
                <c:pt idx="623">
                  <c:v>-32.176647524133976</c:v>
                </c:pt>
                <c:pt idx="624">
                  <c:v>-30.48075279283519</c:v>
                </c:pt>
                <c:pt idx="625">
                  <c:v>-29.426690191809158</c:v>
                </c:pt>
                <c:pt idx="626">
                  <c:v>-28.792132388345351</c:v>
                </c:pt>
                <c:pt idx="627">
                  <c:v>-27.575902649565194</c:v>
                </c:pt>
                <c:pt idx="628">
                  <c:v>-26.430269689438806</c:v>
                </c:pt>
                <c:pt idx="629">
                  <c:v>-25.296344056347124</c:v>
                </c:pt>
                <c:pt idx="630">
                  <c:v>-23.654911800520249</c:v>
                </c:pt>
                <c:pt idx="631">
                  <c:v>-22.403111417323842</c:v>
                </c:pt>
                <c:pt idx="632">
                  <c:v>-21.208650296476602</c:v>
                </c:pt>
                <c:pt idx="633">
                  <c:v>-19.523331479132874</c:v>
                </c:pt>
                <c:pt idx="634">
                  <c:v>-19.06676293401361</c:v>
                </c:pt>
                <c:pt idx="635">
                  <c:v>-19.174334741847677</c:v>
                </c:pt>
                <c:pt idx="636">
                  <c:v>-19.026530298444548</c:v>
                </c:pt>
                <c:pt idx="637">
                  <c:v>-18.711451691798505</c:v>
                </c:pt>
                <c:pt idx="638">
                  <c:v>-17.726709469596443</c:v>
                </c:pt>
                <c:pt idx="639">
                  <c:v>-16.134891285189457</c:v>
                </c:pt>
                <c:pt idx="640">
                  <c:v>-14.119447571795812</c:v>
                </c:pt>
                <c:pt idx="641">
                  <c:v>-12.519226748302479</c:v>
                </c:pt>
                <c:pt idx="642">
                  <c:v>-12.237589497600089</c:v>
                </c:pt>
                <c:pt idx="643">
                  <c:v>-13.430328379938416</c:v>
                </c:pt>
                <c:pt idx="644">
                  <c:v>-15.460793244509658</c:v>
                </c:pt>
                <c:pt idx="645">
                  <c:v>-17.369465362975291</c:v>
                </c:pt>
                <c:pt idx="646">
                  <c:v>-18.209019947467393</c:v>
                </c:pt>
                <c:pt idx="647">
                  <c:v>-17.913867144346128</c:v>
                </c:pt>
                <c:pt idx="648">
                  <c:v>-17.001718344424624</c:v>
                </c:pt>
                <c:pt idx="649">
                  <c:v>-16.096245400604044</c:v>
                </c:pt>
                <c:pt idx="650">
                  <c:v>-16.223708557538782</c:v>
                </c:pt>
                <c:pt idx="651">
                  <c:v>-16.526785672889869</c:v>
                </c:pt>
                <c:pt idx="652">
                  <c:v>-17.172424135632088</c:v>
                </c:pt>
                <c:pt idx="653">
                  <c:v>-17.580441121502091</c:v>
                </c:pt>
                <c:pt idx="654">
                  <c:v>-18.41134010036188</c:v>
                </c:pt>
                <c:pt idx="655">
                  <c:v>-20.331454604157539</c:v>
                </c:pt>
                <c:pt idx="656">
                  <c:v>-22.668905500293395</c:v>
                </c:pt>
                <c:pt idx="657">
                  <c:v>-25.221440226889822</c:v>
                </c:pt>
                <c:pt idx="658">
                  <c:v>-30.660906102370667</c:v>
                </c:pt>
                <c:pt idx="659">
                  <c:v>-32.155266804710159</c:v>
                </c:pt>
                <c:pt idx="660">
                  <c:v>-30.704355190929732</c:v>
                </c:pt>
                <c:pt idx="661">
                  <c:v>-27.286519978818212</c:v>
                </c:pt>
                <c:pt idx="662">
                  <c:v>-26.509650013250667</c:v>
                </c:pt>
                <c:pt idx="663">
                  <c:v>-27.077926907820661</c:v>
                </c:pt>
                <c:pt idx="664">
                  <c:v>-28.604370422727829</c:v>
                </c:pt>
                <c:pt idx="665">
                  <c:v>-30.213293936401698</c:v>
                </c:pt>
                <c:pt idx="666">
                  <c:v>-28.806906569871337</c:v>
                </c:pt>
                <c:pt idx="667">
                  <c:v>-25.093632765839121</c:v>
                </c:pt>
                <c:pt idx="668">
                  <c:v>-19.315660491970029</c:v>
                </c:pt>
                <c:pt idx="669">
                  <c:v>-14.236602777009553</c:v>
                </c:pt>
                <c:pt idx="670">
                  <c:v>-12.357539001486147</c:v>
                </c:pt>
                <c:pt idx="671">
                  <c:v>-12.698312277437175</c:v>
                </c:pt>
                <c:pt idx="672">
                  <c:v>-12.375541365020226</c:v>
                </c:pt>
                <c:pt idx="673">
                  <c:v>-10.806782924502363</c:v>
                </c:pt>
                <c:pt idx="674">
                  <c:v>-8.5309480113630745</c:v>
                </c:pt>
                <c:pt idx="675">
                  <c:v>-6.3900403717122982</c:v>
                </c:pt>
                <c:pt idx="676">
                  <c:v>-5.0800380801871849</c:v>
                </c:pt>
                <c:pt idx="677">
                  <c:v>-2.7742929886006982</c:v>
                </c:pt>
                <c:pt idx="678">
                  <c:v>-0.58338899820788803</c:v>
                </c:pt>
                <c:pt idx="679">
                  <c:v>1.3733981230399934</c:v>
                </c:pt>
                <c:pt idx="680">
                  <c:v>3.5973287713103415</c:v>
                </c:pt>
                <c:pt idx="681">
                  <c:v>5.1297541907302158</c:v>
                </c:pt>
                <c:pt idx="682">
                  <c:v>6.3277107577012162</c:v>
                </c:pt>
                <c:pt idx="683">
                  <c:v>7.8046895899625</c:v>
                </c:pt>
                <c:pt idx="684">
                  <c:v>9.0856396286340768</c:v>
                </c:pt>
                <c:pt idx="685">
                  <c:v>10.623953632242261</c:v>
                </c:pt>
                <c:pt idx="686">
                  <c:v>12.423786323025672</c:v>
                </c:pt>
                <c:pt idx="687">
                  <c:v>13.803303688737554</c:v>
                </c:pt>
                <c:pt idx="688">
                  <c:v>14.391260092440652</c:v>
                </c:pt>
                <c:pt idx="689">
                  <c:v>14.266603759194707</c:v>
                </c:pt>
                <c:pt idx="690">
                  <c:v>14.163621988418718</c:v>
                </c:pt>
                <c:pt idx="691">
                  <c:v>13.154763511905605</c:v>
                </c:pt>
                <c:pt idx="692">
                  <c:v>12.326495279478614</c:v>
                </c:pt>
                <c:pt idx="693">
                  <c:v>10.863208108464951</c:v>
                </c:pt>
                <c:pt idx="694">
                  <c:v>9.6471749821557999</c:v>
                </c:pt>
                <c:pt idx="695">
                  <c:v>8.4744870316479854</c:v>
                </c:pt>
                <c:pt idx="696">
                  <c:v>7.1254167415325851</c:v>
                </c:pt>
                <c:pt idx="697">
                  <c:v>6.4176586525083534</c:v>
                </c:pt>
                <c:pt idx="698">
                  <c:v>6.3791400607912472</c:v>
                </c:pt>
                <c:pt idx="699">
                  <c:v>6.1883920175076685</c:v>
                </c:pt>
                <c:pt idx="700">
                  <c:v>5.434834213422552</c:v>
                </c:pt>
                <c:pt idx="701">
                  <c:v>4.2646624435305345</c:v>
                </c:pt>
                <c:pt idx="702">
                  <c:v>3.49319767036059</c:v>
                </c:pt>
                <c:pt idx="703">
                  <c:v>2.5608935846568555</c:v>
                </c:pt>
                <c:pt idx="704">
                  <c:v>1.9916333689631571</c:v>
                </c:pt>
                <c:pt idx="705">
                  <c:v>2.1825052115242158</c:v>
                </c:pt>
                <c:pt idx="706">
                  <c:v>2.3066348661201137</c:v>
                </c:pt>
                <c:pt idx="707">
                  <c:v>1.2175354909631961</c:v>
                </c:pt>
                <c:pt idx="708">
                  <c:v>2.0764802432220191</c:v>
                </c:pt>
                <c:pt idx="709">
                  <c:v>4.7920443573055493</c:v>
                </c:pt>
                <c:pt idx="710">
                  <c:v>5.316664561334326</c:v>
                </c:pt>
                <c:pt idx="711">
                  <c:v>5.277952531830004</c:v>
                </c:pt>
                <c:pt idx="712">
                  <c:v>5.4238435439001487</c:v>
                </c:pt>
                <c:pt idx="713">
                  <c:v>6.3111212702547084</c:v>
                </c:pt>
                <c:pt idx="714">
                  <c:v>6.4639340555687852</c:v>
                </c:pt>
                <c:pt idx="715">
                  <c:v>5.3084730195797665</c:v>
                </c:pt>
                <c:pt idx="716">
                  <c:v>-1.1289419884694218</c:v>
                </c:pt>
                <c:pt idx="717">
                  <c:v>-6.0307246940783079</c:v>
                </c:pt>
                <c:pt idx="718">
                  <c:v>-9.6137126375975601</c:v>
                </c:pt>
                <c:pt idx="719">
                  <c:v>-12.385688820873943</c:v>
                </c:pt>
                <c:pt idx="720">
                  <c:v>-16.108996746859848</c:v>
                </c:pt>
                <c:pt idx="721">
                  <c:v>-18.594804256115875</c:v>
                </c:pt>
                <c:pt idx="722">
                  <c:v>-20.867744712737476</c:v>
                </c:pt>
                <c:pt idx="723">
                  <c:v>-26.770441942882535</c:v>
                </c:pt>
                <c:pt idx="724">
                  <c:v>-35.040266259752002</c:v>
                </c:pt>
                <c:pt idx="725">
                  <c:v>-42.336638683610268</c:v>
                </c:pt>
                <c:pt idx="726">
                  <c:v>-43.350515922906212</c:v>
                </c:pt>
                <c:pt idx="727">
                  <c:v>-40.528719988360876</c:v>
                </c:pt>
                <c:pt idx="728">
                  <c:v>-37.074142221749618</c:v>
                </c:pt>
                <c:pt idx="729">
                  <c:v>-30.995901754935566</c:v>
                </c:pt>
                <c:pt idx="730">
                  <c:v>-27.830267741257455</c:v>
                </c:pt>
                <c:pt idx="731">
                  <c:v>-26.829693198766492</c:v>
                </c:pt>
                <c:pt idx="732">
                  <c:v>-25.307697509733863</c:v>
                </c:pt>
                <c:pt idx="733">
                  <c:v>-25.126859364806279</c:v>
                </c:pt>
                <c:pt idx="734">
                  <c:v>-23.718367555801404</c:v>
                </c:pt>
                <c:pt idx="735">
                  <c:v>-21.279433879896409</c:v>
                </c:pt>
                <c:pt idx="736">
                  <c:v>-18.421235470059319</c:v>
                </c:pt>
                <c:pt idx="737">
                  <c:v>-16.690077866475317</c:v>
                </c:pt>
                <c:pt idx="738">
                  <c:v>-16.051247707313177</c:v>
                </c:pt>
                <c:pt idx="739">
                  <c:v>-15.57695489564394</c:v>
                </c:pt>
                <c:pt idx="740">
                  <c:v>-14.884264384007817</c:v>
                </c:pt>
                <c:pt idx="741">
                  <c:v>-13.887933637344659</c:v>
                </c:pt>
                <c:pt idx="742">
                  <c:v>-13.036182527358401</c:v>
                </c:pt>
                <c:pt idx="743">
                  <c:v>-13.481439609972391</c:v>
                </c:pt>
                <c:pt idx="744">
                  <c:v>-14.508911117870211</c:v>
                </c:pt>
                <c:pt idx="745">
                  <c:v>-15.707806154923684</c:v>
                </c:pt>
                <c:pt idx="746">
                  <c:v>-16.52389297183754</c:v>
                </c:pt>
                <c:pt idx="747">
                  <c:v>-16.758234957025195</c:v>
                </c:pt>
                <c:pt idx="748">
                  <c:v>-16.52997809509786</c:v>
                </c:pt>
                <c:pt idx="749">
                  <c:v>-15.978077245800108</c:v>
                </c:pt>
                <c:pt idx="750">
                  <c:v>-15.197596532308406</c:v>
                </c:pt>
                <c:pt idx="751">
                  <c:v>-15.153417601622891</c:v>
                </c:pt>
                <c:pt idx="752">
                  <c:v>-16.075389916838297</c:v>
                </c:pt>
                <c:pt idx="753">
                  <c:v>-17.040681148966051</c:v>
                </c:pt>
                <c:pt idx="754">
                  <c:v>-18.463757483258462</c:v>
                </c:pt>
                <c:pt idx="755">
                  <c:v>-19.617429611482635</c:v>
                </c:pt>
                <c:pt idx="756">
                  <c:v>-21.043215802146893</c:v>
                </c:pt>
                <c:pt idx="757">
                  <c:v>-20.228997843580988</c:v>
                </c:pt>
                <c:pt idx="758">
                  <c:v>-18.771687308535498</c:v>
                </c:pt>
                <c:pt idx="759">
                  <c:v>-16.103998333688498</c:v>
                </c:pt>
                <c:pt idx="760">
                  <c:v>-13.568656857421862</c:v>
                </c:pt>
                <c:pt idx="761">
                  <c:v>-11.455730536015821</c:v>
                </c:pt>
                <c:pt idx="762">
                  <c:v>-10.42883452920365</c:v>
                </c:pt>
                <c:pt idx="763">
                  <c:v>-12.697196400824234</c:v>
                </c:pt>
                <c:pt idx="764">
                  <c:v>-18.818300820910252</c:v>
                </c:pt>
                <c:pt idx="765">
                  <c:v>-27.225554446454812</c:v>
                </c:pt>
                <c:pt idx="766">
                  <c:v>-35.168848943919521</c:v>
                </c:pt>
                <c:pt idx="767">
                  <c:v>-38.68873033800741</c:v>
                </c:pt>
                <c:pt idx="768">
                  <c:v>-38.731802457264735</c:v>
                </c:pt>
                <c:pt idx="769">
                  <c:v>-35.771743736958975</c:v>
                </c:pt>
                <c:pt idx="770">
                  <c:v>-30.634680171217877</c:v>
                </c:pt>
                <c:pt idx="771">
                  <c:v>-27.465039435902487</c:v>
                </c:pt>
                <c:pt idx="772">
                  <c:v>-25.979130300259467</c:v>
                </c:pt>
                <c:pt idx="773">
                  <c:v>-25.583205807227461</c:v>
                </c:pt>
                <c:pt idx="774">
                  <c:v>-23.159504103773649</c:v>
                </c:pt>
                <c:pt idx="775">
                  <c:v>-23.208411799085237</c:v>
                </c:pt>
                <c:pt idx="776">
                  <c:v>-22.577587432207114</c:v>
                </c:pt>
                <c:pt idx="777">
                  <c:v>-21.471038375015642</c:v>
                </c:pt>
                <c:pt idx="778">
                  <c:v>-17.600084291727988</c:v>
                </c:pt>
                <c:pt idx="779">
                  <c:v>-12.72944159342366</c:v>
                </c:pt>
                <c:pt idx="780">
                  <c:v>-8.3721502538128245</c:v>
                </c:pt>
                <c:pt idx="781">
                  <c:v>-3.3763658370061091</c:v>
                </c:pt>
                <c:pt idx="782">
                  <c:v>0.7607290070696171</c:v>
                </c:pt>
                <c:pt idx="783">
                  <c:v>3.160093219895975</c:v>
                </c:pt>
                <c:pt idx="784">
                  <c:v>5.0913260422246704</c:v>
                </c:pt>
                <c:pt idx="785">
                  <c:v>6.0372864655093172</c:v>
                </c:pt>
                <c:pt idx="786">
                  <c:v>6.3645185919315557</c:v>
                </c:pt>
                <c:pt idx="787">
                  <c:v>7.2194249506630932</c:v>
                </c:pt>
                <c:pt idx="788">
                  <c:v>7.7757263487531123</c:v>
                </c:pt>
                <c:pt idx="789">
                  <c:v>8.5972619983582685</c:v>
                </c:pt>
                <c:pt idx="790">
                  <c:v>9.4838962938552598</c:v>
                </c:pt>
                <c:pt idx="791">
                  <c:v>9.8564344118692855</c:v>
                </c:pt>
                <c:pt idx="792">
                  <c:v>9.9467198300633122</c:v>
                </c:pt>
                <c:pt idx="793">
                  <c:v>8.6812285503969946</c:v>
                </c:pt>
                <c:pt idx="794">
                  <c:v>6.7360360119937308</c:v>
                </c:pt>
                <c:pt idx="795">
                  <c:v>5.1772512329707396</c:v>
                </c:pt>
                <c:pt idx="796">
                  <c:v>3.1897797109721227</c:v>
                </c:pt>
                <c:pt idx="797">
                  <c:v>1.7916636000768125</c:v>
                </c:pt>
                <c:pt idx="798">
                  <c:v>0.93269946774504908</c:v>
                </c:pt>
                <c:pt idx="799">
                  <c:v>-0.17492318479665914</c:v>
                </c:pt>
                <c:pt idx="800">
                  <c:v>-0.98019677629046942</c:v>
                </c:pt>
                <c:pt idx="801">
                  <c:v>-2.3055314271038796</c:v>
                </c:pt>
                <c:pt idx="802">
                  <c:v>-2.6189287299867043</c:v>
                </c:pt>
                <c:pt idx="803">
                  <c:v>-1.1127328025012133</c:v>
                </c:pt>
                <c:pt idx="804">
                  <c:v>0.11867931689270761</c:v>
                </c:pt>
                <c:pt idx="805">
                  <c:v>1.3408295309134983</c:v>
                </c:pt>
                <c:pt idx="806">
                  <c:v>1.7831520383446293</c:v>
                </c:pt>
                <c:pt idx="807">
                  <c:v>1.795246903985938</c:v>
                </c:pt>
                <c:pt idx="808">
                  <c:v>0.32768071651093317</c:v>
                </c:pt>
                <c:pt idx="809">
                  <c:v>-2.5536908537991594</c:v>
                </c:pt>
                <c:pt idx="810">
                  <c:v>-5.79078850764341</c:v>
                </c:pt>
                <c:pt idx="811">
                  <c:v>-11.068276752794848</c:v>
                </c:pt>
                <c:pt idx="812">
                  <c:v>-14.929803922403829</c:v>
                </c:pt>
                <c:pt idx="813">
                  <c:v>-19.811592476014518</c:v>
                </c:pt>
                <c:pt idx="814">
                  <c:v>-22.947041939936668</c:v>
                </c:pt>
                <c:pt idx="815">
                  <c:v>-25.922897202629983</c:v>
                </c:pt>
                <c:pt idx="816">
                  <c:v>-28.300240644450252</c:v>
                </c:pt>
                <c:pt idx="817">
                  <c:v>-33.618034337470682</c:v>
                </c:pt>
                <c:pt idx="818">
                  <c:v>-38.569823070504668</c:v>
                </c:pt>
                <c:pt idx="819">
                  <c:v>-40.821055859993884</c:v>
                </c:pt>
                <c:pt idx="820">
                  <c:v>-37.557790629695567</c:v>
                </c:pt>
                <c:pt idx="821">
                  <c:v>-35.491333760055269</c:v>
                </c:pt>
                <c:pt idx="822">
                  <c:v>-31.257955114861247</c:v>
                </c:pt>
                <c:pt idx="823">
                  <c:v>-27.076563171874771</c:v>
                </c:pt>
                <c:pt idx="824">
                  <c:v>-25.26011497497408</c:v>
                </c:pt>
                <c:pt idx="825">
                  <c:v>-25.326700632820014</c:v>
                </c:pt>
                <c:pt idx="826">
                  <c:v>-25.959262169119796</c:v>
                </c:pt>
                <c:pt idx="827">
                  <c:v>-29.073960465340409</c:v>
                </c:pt>
                <c:pt idx="828">
                  <c:v>-29.787803310852542</c:v>
                </c:pt>
                <c:pt idx="829">
                  <c:v>-28.148249695422219</c:v>
                </c:pt>
                <c:pt idx="830">
                  <c:v>-26.917620732910173</c:v>
                </c:pt>
                <c:pt idx="831">
                  <c:v>-25.115811182193994</c:v>
                </c:pt>
                <c:pt idx="832">
                  <c:v>-23.621901615447864</c:v>
                </c:pt>
                <c:pt idx="833">
                  <c:v>-23.121620469744105</c:v>
                </c:pt>
                <c:pt idx="834">
                  <c:v>-22.251792463827019</c:v>
                </c:pt>
                <c:pt idx="835">
                  <c:v>-20.851821797956799</c:v>
                </c:pt>
                <c:pt idx="836">
                  <c:v>-20.447986110421962</c:v>
                </c:pt>
                <c:pt idx="837">
                  <c:v>-19.886722502656305</c:v>
                </c:pt>
                <c:pt idx="838">
                  <c:v>-18.654963626619711</c:v>
                </c:pt>
                <c:pt idx="839">
                  <c:v>-17.677181447552947</c:v>
                </c:pt>
                <c:pt idx="840">
                  <c:v>-16.986325391870096</c:v>
                </c:pt>
                <c:pt idx="841">
                  <c:v>-16.88019287073519</c:v>
                </c:pt>
                <c:pt idx="842">
                  <c:v>-17.708328874052782</c:v>
                </c:pt>
                <c:pt idx="843">
                  <c:v>-18.283596353815181</c:v>
                </c:pt>
                <c:pt idx="844">
                  <c:v>-18.143147136684988</c:v>
                </c:pt>
                <c:pt idx="845">
                  <c:v>-17.03487126723596</c:v>
                </c:pt>
                <c:pt idx="846">
                  <c:v>-15.525361876264421</c:v>
                </c:pt>
                <c:pt idx="847">
                  <c:v>-15.127053541094446</c:v>
                </c:pt>
                <c:pt idx="848">
                  <c:v>-16.592097646417187</c:v>
                </c:pt>
                <c:pt idx="849">
                  <c:v>-17.848270998547402</c:v>
                </c:pt>
                <c:pt idx="850">
                  <c:v>-19.60626333692267</c:v>
                </c:pt>
                <c:pt idx="851">
                  <c:v>-21.078714726180436</c:v>
                </c:pt>
                <c:pt idx="852">
                  <c:v>-19.182443588785052</c:v>
                </c:pt>
                <c:pt idx="853">
                  <c:v>-20.190745752244709</c:v>
                </c:pt>
                <c:pt idx="854">
                  <c:v>-24.851388477219313</c:v>
                </c:pt>
                <c:pt idx="855">
                  <c:v>-32.235405856177557</c:v>
                </c:pt>
                <c:pt idx="856">
                  <c:v>-38.410588645905484</c:v>
                </c:pt>
                <c:pt idx="857">
                  <c:v>-38.89440651089194</c:v>
                </c:pt>
                <c:pt idx="858">
                  <c:v>-33.884767477370779</c:v>
                </c:pt>
                <c:pt idx="859">
                  <c:v>-26.13965380807695</c:v>
                </c:pt>
                <c:pt idx="860">
                  <c:v>-23.203759288684555</c:v>
                </c:pt>
                <c:pt idx="861">
                  <c:v>-23.291666953421398</c:v>
                </c:pt>
                <c:pt idx="862">
                  <c:v>-23.657878709105056</c:v>
                </c:pt>
                <c:pt idx="863">
                  <c:v>-22.480799862987183</c:v>
                </c:pt>
                <c:pt idx="864">
                  <c:v>-19.944901066977032</c:v>
                </c:pt>
                <c:pt idx="865">
                  <c:v>-17.560167568648978</c:v>
                </c:pt>
                <c:pt idx="866">
                  <c:v>-13.452037518203639</c:v>
                </c:pt>
                <c:pt idx="867">
                  <c:v>-11.400986672840107</c:v>
                </c:pt>
                <c:pt idx="868">
                  <c:v>-9.3774904570078235</c:v>
                </c:pt>
                <c:pt idx="869">
                  <c:v>-6.9623837815102902</c:v>
                </c:pt>
                <c:pt idx="870">
                  <c:v>-4.6324759212779583</c:v>
                </c:pt>
                <c:pt idx="871">
                  <c:v>-3.1658242378949639</c:v>
                </c:pt>
                <c:pt idx="872">
                  <c:v>-1.3225871131030578</c:v>
                </c:pt>
                <c:pt idx="873">
                  <c:v>0.18039768451798907</c:v>
                </c:pt>
                <c:pt idx="874">
                  <c:v>1.3769864132745904</c:v>
                </c:pt>
                <c:pt idx="875">
                  <c:v>2.5740902780340211</c:v>
                </c:pt>
                <c:pt idx="876">
                  <c:v>3.111294086636673</c:v>
                </c:pt>
                <c:pt idx="877">
                  <c:v>3.5888521721776798</c:v>
                </c:pt>
                <c:pt idx="878">
                  <c:v>4.2423102169169011</c:v>
                </c:pt>
                <c:pt idx="879">
                  <c:v>4.9335686290183132</c:v>
                </c:pt>
                <c:pt idx="880">
                  <c:v>5.8446333588593893</c:v>
                </c:pt>
                <c:pt idx="881">
                  <c:v>6.1488205841112826</c:v>
                </c:pt>
                <c:pt idx="882">
                  <c:v>5.9131956280468803</c:v>
                </c:pt>
                <c:pt idx="883">
                  <c:v>5.2607900700244068</c:v>
                </c:pt>
                <c:pt idx="884">
                  <c:v>4.1027327614543614</c:v>
                </c:pt>
                <c:pt idx="885">
                  <c:v>2.9825724557692745</c:v>
                </c:pt>
                <c:pt idx="886">
                  <c:v>1.7118590400489746</c:v>
                </c:pt>
                <c:pt idx="887">
                  <c:v>0.58279299233593496</c:v>
                </c:pt>
                <c:pt idx="888">
                  <c:v>0.31446533445720609</c:v>
                </c:pt>
                <c:pt idx="889">
                  <c:v>0.13529870825832158</c:v>
                </c:pt>
                <c:pt idx="890">
                  <c:v>-0.82633456346280787</c:v>
                </c:pt>
                <c:pt idx="891">
                  <c:v>-2.1773462798693513</c:v>
                </c:pt>
                <c:pt idx="892">
                  <c:v>-2.6521128322213778</c:v>
                </c:pt>
                <c:pt idx="893">
                  <c:v>-3.7801086429792483</c:v>
                </c:pt>
                <c:pt idx="894">
                  <c:v>-4.7514746819051075</c:v>
                </c:pt>
                <c:pt idx="895">
                  <c:v>-6.4455563706274619</c:v>
                </c:pt>
                <c:pt idx="896">
                  <c:v>-8.5495746321189792</c:v>
                </c:pt>
                <c:pt idx="897">
                  <c:v>-13.168196123263396</c:v>
                </c:pt>
                <c:pt idx="898">
                  <c:v>-14.846092732155185</c:v>
                </c:pt>
                <c:pt idx="899">
                  <c:v>-15.929102634001985</c:v>
                </c:pt>
                <c:pt idx="900">
                  <c:v>-13.055516694587247</c:v>
                </c:pt>
                <c:pt idx="901">
                  <c:v>-13.076010152839393</c:v>
                </c:pt>
                <c:pt idx="902">
                  <c:v>-14.048294770903775</c:v>
                </c:pt>
                <c:pt idx="903">
                  <c:v>-17.845403782477902</c:v>
                </c:pt>
                <c:pt idx="904">
                  <c:v>-26.035309334919578</c:v>
                </c:pt>
                <c:pt idx="905">
                  <c:v>-34.59181497214982</c:v>
                </c:pt>
                <c:pt idx="906">
                  <c:v>-38.186362182158035</c:v>
                </c:pt>
                <c:pt idx="907">
                  <c:v>-36.122945052150065</c:v>
                </c:pt>
                <c:pt idx="908">
                  <c:v>-30.642180481138777</c:v>
                </c:pt>
                <c:pt idx="909">
                  <c:v>-23.652028460422965</c:v>
                </c:pt>
                <c:pt idx="910">
                  <c:v>-19.048082113521456</c:v>
                </c:pt>
                <c:pt idx="911">
                  <c:v>-17.193076922375873</c:v>
                </c:pt>
                <c:pt idx="912">
                  <c:v>-17.906990562282417</c:v>
                </c:pt>
                <c:pt idx="913">
                  <c:v>-19.575074257606374</c:v>
                </c:pt>
                <c:pt idx="914">
                  <c:v>-22.10558618271482</c:v>
                </c:pt>
                <c:pt idx="915">
                  <c:v>-22.291567900734705</c:v>
                </c:pt>
                <c:pt idx="916">
                  <c:v>-19.425725350227353</c:v>
                </c:pt>
                <c:pt idx="917">
                  <c:v>-16.08660596746558</c:v>
                </c:pt>
                <c:pt idx="918">
                  <c:v>-12.750822639492329</c:v>
                </c:pt>
                <c:pt idx="919">
                  <c:v>-10.106913256223322</c:v>
                </c:pt>
                <c:pt idx="920">
                  <c:v>-8.9091205415475727</c:v>
                </c:pt>
                <c:pt idx="921">
                  <c:v>-8.2674101383828464</c:v>
                </c:pt>
                <c:pt idx="922">
                  <c:v>-8.4848565800319768</c:v>
                </c:pt>
                <c:pt idx="923">
                  <c:v>-8.5330082591451859</c:v>
                </c:pt>
                <c:pt idx="924">
                  <c:v>-6.902840443617281</c:v>
                </c:pt>
                <c:pt idx="925">
                  <c:v>-5.3541879934305072</c:v>
                </c:pt>
                <c:pt idx="926">
                  <c:v>-3.5374462066525343</c:v>
                </c:pt>
                <c:pt idx="927">
                  <c:v>-2.4539507265287721</c:v>
                </c:pt>
                <c:pt idx="928">
                  <c:v>-3.2199722324905578</c:v>
                </c:pt>
                <c:pt idx="929">
                  <c:v>-4.6713077069387552</c:v>
                </c:pt>
                <c:pt idx="930">
                  <c:v>-6.6340377750931241</c:v>
                </c:pt>
                <c:pt idx="931">
                  <c:v>-8.5997276503175275</c:v>
                </c:pt>
                <c:pt idx="932">
                  <c:v>-10.881428114246809</c:v>
                </c:pt>
                <c:pt idx="933">
                  <c:v>-11.820121268122454</c:v>
                </c:pt>
                <c:pt idx="934">
                  <c:v>-10.185944239893445</c:v>
                </c:pt>
                <c:pt idx="935">
                  <c:v>-9.2309297399984978</c:v>
                </c:pt>
                <c:pt idx="936">
                  <c:v>-8.0891008094410086</c:v>
                </c:pt>
                <c:pt idx="937">
                  <c:v>-6.9103205974455717</c:v>
                </c:pt>
                <c:pt idx="938">
                  <c:v>-4.5738406385997328</c:v>
                </c:pt>
                <c:pt idx="939">
                  <c:v>-5.1910429305940289</c:v>
                </c:pt>
                <c:pt idx="940">
                  <c:v>-9.8667190431820728</c:v>
                </c:pt>
                <c:pt idx="941">
                  <c:v>-13.395133506571861</c:v>
                </c:pt>
                <c:pt idx="942">
                  <c:v>-14.103493420177093</c:v>
                </c:pt>
                <c:pt idx="943">
                  <c:v>-12.32849921046626</c:v>
                </c:pt>
                <c:pt idx="944">
                  <c:v>-10.94803574505756</c:v>
                </c:pt>
                <c:pt idx="945">
                  <c:v>-13.483319291413801</c:v>
                </c:pt>
                <c:pt idx="946">
                  <c:v>-20.062949715125772</c:v>
                </c:pt>
                <c:pt idx="947">
                  <c:v>-25.177755828511199</c:v>
                </c:pt>
                <c:pt idx="948">
                  <c:v>-33.135696024154804</c:v>
                </c:pt>
                <c:pt idx="949">
                  <c:v>-36.072374271868497</c:v>
                </c:pt>
                <c:pt idx="950">
                  <c:v>-32.120188935512196</c:v>
                </c:pt>
                <c:pt idx="951">
                  <c:v>-25.734494575284607</c:v>
                </c:pt>
                <c:pt idx="952">
                  <c:v>-17.480028898767024</c:v>
                </c:pt>
                <c:pt idx="953">
                  <c:v>-10.399824233969483</c:v>
                </c:pt>
                <c:pt idx="954">
                  <c:v>-7.9531431188326822</c:v>
                </c:pt>
                <c:pt idx="955">
                  <c:v>-6.1267257646063769</c:v>
                </c:pt>
                <c:pt idx="956">
                  <c:v>-3.8134968583514404</c:v>
                </c:pt>
                <c:pt idx="957">
                  <c:v>-0.7103940711571759</c:v>
                </c:pt>
                <c:pt idx="958">
                  <c:v>2.4686293612365326</c:v>
                </c:pt>
                <c:pt idx="959">
                  <c:v>4.2694607553499306</c:v>
                </c:pt>
                <c:pt idx="960">
                  <c:v>5.1795182689355315</c:v>
                </c:pt>
                <c:pt idx="961">
                  <c:v>5.9978446611771732</c:v>
                </c:pt>
                <c:pt idx="962">
                  <c:v>7.6726363446844204</c:v>
                </c:pt>
                <c:pt idx="963">
                  <c:v>9.8919978218704703</c:v>
                </c:pt>
                <c:pt idx="964">
                  <c:v>12.222169535434485</c:v>
                </c:pt>
                <c:pt idx="965">
                  <c:v>13.909485138598907</c:v>
                </c:pt>
                <c:pt idx="966">
                  <c:v>14.90196433452261</c:v>
                </c:pt>
                <c:pt idx="967">
                  <c:v>15.871017393760217</c:v>
                </c:pt>
                <c:pt idx="968">
                  <c:v>16.688815940676605</c:v>
                </c:pt>
                <c:pt idx="969">
                  <c:v>17.265786959691845</c:v>
                </c:pt>
                <c:pt idx="970">
                  <c:v>17.665484120092259</c:v>
                </c:pt>
                <c:pt idx="971">
                  <c:v>17.862358283481925</c:v>
                </c:pt>
                <c:pt idx="972">
                  <c:v>17.418560850446191</c:v>
                </c:pt>
                <c:pt idx="973">
                  <c:v>16.975911781912529</c:v>
                </c:pt>
                <c:pt idx="974">
                  <c:v>16.277751956660399</c:v>
                </c:pt>
                <c:pt idx="975">
                  <c:v>15.045430602949059</c:v>
                </c:pt>
                <c:pt idx="976">
                  <c:v>13.258132885328495</c:v>
                </c:pt>
                <c:pt idx="977">
                  <c:v>10.930702730403882</c:v>
                </c:pt>
                <c:pt idx="978">
                  <c:v>8.3540043591802249</c:v>
                </c:pt>
                <c:pt idx="979">
                  <c:v>7.1249493998925466</c:v>
                </c:pt>
                <c:pt idx="980">
                  <c:v>5.1010694618958299</c:v>
                </c:pt>
                <c:pt idx="981">
                  <c:v>2.6519833714429666</c:v>
                </c:pt>
                <c:pt idx="982">
                  <c:v>0.52214628877895253</c:v>
                </c:pt>
                <c:pt idx="983">
                  <c:v>-2.8454706123594589</c:v>
                </c:pt>
                <c:pt idx="984">
                  <c:v>-6.0014867027671972</c:v>
                </c:pt>
                <c:pt idx="985">
                  <c:v>-5.5768217408916705</c:v>
                </c:pt>
                <c:pt idx="986">
                  <c:v>-6.4782074711130084</c:v>
                </c:pt>
                <c:pt idx="987">
                  <c:v>-8.3617415974634071</c:v>
                </c:pt>
                <c:pt idx="988">
                  <c:v>-5.9021909157546153</c:v>
                </c:pt>
                <c:pt idx="989">
                  <c:v>-8.0026521256206209</c:v>
                </c:pt>
                <c:pt idx="990">
                  <c:v>-5.744260437409487</c:v>
                </c:pt>
                <c:pt idx="991">
                  <c:v>-7.9544929766842785</c:v>
                </c:pt>
                <c:pt idx="992">
                  <c:v>-16.123165890418534</c:v>
                </c:pt>
                <c:pt idx="993">
                  <c:v>-29.785031747621733</c:v>
                </c:pt>
                <c:pt idx="994">
                  <c:v>-34.712668722106876</c:v>
                </c:pt>
                <c:pt idx="995">
                  <c:v>-33.333711959901102</c:v>
                </c:pt>
                <c:pt idx="996">
                  <c:v>-29.186462762183307</c:v>
                </c:pt>
                <c:pt idx="997">
                  <c:v>-27.602995000461281</c:v>
                </c:pt>
                <c:pt idx="998">
                  <c:v>-27.192283247959374</c:v>
                </c:pt>
                <c:pt idx="999">
                  <c:v>-25.243674075674178</c:v>
                </c:pt>
                <c:pt idx="1000">
                  <c:v>-25.232306638287692</c:v>
                </c:pt>
                <c:pt idx="1001">
                  <c:v>-24.433386974889324</c:v>
                </c:pt>
                <c:pt idx="1002">
                  <c:v>-23.67263934712042</c:v>
                </c:pt>
                <c:pt idx="1003">
                  <c:v>-24.315203706885292</c:v>
                </c:pt>
                <c:pt idx="1004">
                  <c:v>-20.935361324975499</c:v>
                </c:pt>
                <c:pt idx="1005">
                  <c:v>-18.06623959100336</c:v>
                </c:pt>
                <c:pt idx="1006">
                  <c:v>-17.180619833179623</c:v>
                </c:pt>
                <c:pt idx="1007">
                  <c:v>-15.364299789750994</c:v>
                </c:pt>
                <c:pt idx="1008">
                  <c:v>-12.641454008948413</c:v>
                </c:pt>
                <c:pt idx="1009">
                  <c:v>-11.093714249054445</c:v>
                </c:pt>
                <c:pt idx="1010">
                  <c:v>-9.7001420879300877</c:v>
                </c:pt>
                <c:pt idx="1011">
                  <c:v>-8.9232640269784014</c:v>
                </c:pt>
                <c:pt idx="1012">
                  <c:v>-8.8322250077015081</c:v>
                </c:pt>
                <c:pt idx="1013">
                  <c:v>-9.3375293600305689</c:v>
                </c:pt>
                <c:pt idx="1014">
                  <c:v>-9.2614841471909042</c:v>
                </c:pt>
                <c:pt idx="1015">
                  <c:v>-7.1086738445432172</c:v>
                </c:pt>
                <c:pt idx="1016">
                  <c:v>-4.5672683367340694</c:v>
                </c:pt>
                <c:pt idx="1017">
                  <c:v>-2.5780892429894249</c:v>
                </c:pt>
                <c:pt idx="1018">
                  <c:v>-0.63730242276389382</c:v>
                </c:pt>
                <c:pt idx="1019">
                  <c:v>-0.53853979986521161</c:v>
                </c:pt>
                <c:pt idx="1020">
                  <c:v>-2.2233339823882399</c:v>
                </c:pt>
                <c:pt idx="1021">
                  <c:v>-4.31490412283945</c:v>
                </c:pt>
                <c:pt idx="1022">
                  <c:v>-6.2884602621547554</c:v>
                </c:pt>
                <c:pt idx="1023">
                  <c:v>-8.4945913343856141</c:v>
                </c:pt>
                <c:pt idx="1024">
                  <c:v>-10.369931648213845</c:v>
                </c:pt>
                <c:pt idx="1025">
                  <c:v>-11.020320772840229</c:v>
                </c:pt>
                <c:pt idx="1026">
                  <c:v>-9.6847755332402787</c:v>
                </c:pt>
                <c:pt idx="1027">
                  <c:v>-9.1301853426616262</c:v>
                </c:pt>
                <c:pt idx="1028">
                  <c:v>-8.2756910597527416</c:v>
                </c:pt>
                <c:pt idx="1029">
                  <c:v>-8.8905081486236295</c:v>
                </c:pt>
                <c:pt idx="1030">
                  <c:v>-9.708575306839343</c:v>
                </c:pt>
                <c:pt idx="1031">
                  <c:v>-9.5731144120839051</c:v>
                </c:pt>
                <c:pt idx="1032">
                  <c:v>-7.2164565145045545</c:v>
                </c:pt>
                <c:pt idx="1033">
                  <c:v>-4.3329294196560211</c:v>
                </c:pt>
                <c:pt idx="1034">
                  <c:v>-3.8017364101233979</c:v>
                </c:pt>
                <c:pt idx="1035">
                  <c:v>-8.3229425271747051</c:v>
                </c:pt>
                <c:pt idx="1036">
                  <c:v>-19.393913593918114</c:v>
                </c:pt>
                <c:pt idx="1037">
                  <c:v>-30.962959596523543</c:v>
                </c:pt>
                <c:pt idx="1038">
                  <c:v>-37.528848348610261</c:v>
                </c:pt>
                <c:pt idx="1039">
                  <c:v>-34.033126821500581</c:v>
                </c:pt>
                <c:pt idx="1040">
                  <c:v>-28.794378902344622</c:v>
                </c:pt>
                <c:pt idx="1041">
                  <c:v>-24.109169745756549</c:v>
                </c:pt>
                <c:pt idx="1042">
                  <c:v>-20.443628493741642</c:v>
                </c:pt>
                <c:pt idx="1043">
                  <c:v>-18.941326368232751</c:v>
                </c:pt>
                <c:pt idx="1044">
                  <c:v>-16.46565683573089</c:v>
                </c:pt>
                <c:pt idx="1045">
                  <c:v>-13.523690722902176</c:v>
                </c:pt>
                <c:pt idx="1046">
                  <c:v>-11.201508066134753</c:v>
                </c:pt>
                <c:pt idx="1047">
                  <c:v>-9.5479779612249978</c:v>
                </c:pt>
                <c:pt idx="1048">
                  <c:v>-8.0281837132889518</c:v>
                </c:pt>
                <c:pt idx="1049">
                  <c:v>-6.3066747558157426</c:v>
                </c:pt>
                <c:pt idx="1050">
                  <c:v>-5.8595043120006309</c:v>
                </c:pt>
                <c:pt idx="1051">
                  <c:v>-5.5292607113883969</c:v>
                </c:pt>
                <c:pt idx="1052">
                  <c:v>-4.6717786469293001</c:v>
                </c:pt>
                <c:pt idx="1053">
                  <c:v>-3.1960818096004271</c:v>
                </c:pt>
                <c:pt idx="1054">
                  <c:v>-1.4468119890528262</c:v>
                </c:pt>
                <c:pt idx="1055">
                  <c:v>7.6119972463831688E-3</c:v>
                </c:pt>
                <c:pt idx="1056">
                  <c:v>0.9982219577031527</c:v>
                </c:pt>
                <c:pt idx="1057">
                  <c:v>1.7059072304974015</c:v>
                </c:pt>
                <c:pt idx="1058">
                  <c:v>2.7586476334071226</c:v>
                </c:pt>
                <c:pt idx="1059">
                  <c:v>3.8398661753214656</c:v>
                </c:pt>
                <c:pt idx="1060">
                  <c:v>4.9559774199099378</c:v>
                </c:pt>
                <c:pt idx="1061">
                  <c:v>5.9281463341909371</c:v>
                </c:pt>
                <c:pt idx="1062">
                  <c:v>6.8903966291862089</c:v>
                </c:pt>
                <c:pt idx="1063">
                  <c:v>7.4983888997609185</c:v>
                </c:pt>
                <c:pt idx="1064">
                  <c:v>8.0155987504645854</c:v>
                </c:pt>
                <c:pt idx="1065">
                  <c:v>7.7425889316673855</c:v>
                </c:pt>
                <c:pt idx="1066">
                  <c:v>7.0956066909114854</c:v>
                </c:pt>
                <c:pt idx="1067">
                  <c:v>6.2433569741511148</c:v>
                </c:pt>
                <c:pt idx="1068">
                  <c:v>5.0433766560500741</c:v>
                </c:pt>
                <c:pt idx="1069">
                  <c:v>3.5815372070305105</c:v>
                </c:pt>
                <c:pt idx="1070">
                  <c:v>2.2138120447774425</c:v>
                </c:pt>
                <c:pt idx="1071">
                  <c:v>1.0704359648877997</c:v>
                </c:pt>
                <c:pt idx="1072">
                  <c:v>-0.21958668035918161</c:v>
                </c:pt>
                <c:pt idx="1073">
                  <c:v>-6.7935921725548618E-2</c:v>
                </c:pt>
                <c:pt idx="1074">
                  <c:v>-0.35041395371917827</c:v>
                </c:pt>
                <c:pt idx="1075">
                  <c:v>0.544565924748871</c:v>
                </c:pt>
                <c:pt idx="1076">
                  <c:v>1.106632828998287</c:v>
                </c:pt>
                <c:pt idx="1077">
                  <c:v>0.36713240995619362</c:v>
                </c:pt>
                <c:pt idx="1078">
                  <c:v>-0.9344651411518029</c:v>
                </c:pt>
                <c:pt idx="1079">
                  <c:v>-3.4340597189514992</c:v>
                </c:pt>
                <c:pt idx="1080">
                  <c:v>-7.0681778026902631</c:v>
                </c:pt>
                <c:pt idx="1081">
                  <c:v>-9.5366081544554575</c:v>
                </c:pt>
                <c:pt idx="1082">
                  <c:v>-14.692979308078476</c:v>
                </c:pt>
                <c:pt idx="1083">
                  <c:v>-20.018627706627054</c:v>
                </c:pt>
                <c:pt idx="1084">
                  <c:v>-22.691243474125155</c:v>
                </c:pt>
                <c:pt idx="1085">
                  <c:v>-27.209928922544286</c:v>
                </c:pt>
                <c:pt idx="1086">
                  <c:v>-29.726919637254611</c:v>
                </c:pt>
                <c:pt idx="1087">
                  <c:v>-29.851762026982293</c:v>
                </c:pt>
                <c:pt idx="1088">
                  <c:v>-28.896920384076996</c:v>
                </c:pt>
                <c:pt idx="1089">
                  <c:v>-27.320013136443727</c:v>
                </c:pt>
                <c:pt idx="1090">
                  <c:v>-27.245306409255939</c:v>
                </c:pt>
                <c:pt idx="1091">
                  <c:v>-26.425977181762018</c:v>
                </c:pt>
                <c:pt idx="1092">
                  <c:v>-26.214394287321486</c:v>
                </c:pt>
                <c:pt idx="1093">
                  <c:v>-25.206447677680529</c:v>
                </c:pt>
                <c:pt idx="1094">
                  <c:v>-23.255197068434036</c:v>
                </c:pt>
                <c:pt idx="1095">
                  <c:v>-20.967209622846042</c:v>
                </c:pt>
                <c:pt idx="1096">
                  <c:v>-20.117657840604462</c:v>
                </c:pt>
                <c:pt idx="1097">
                  <c:v>-19.310140574256376</c:v>
                </c:pt>
                <c:pt idx="1098">
                  <c:v>-17.494041351099625</c:v>
                </c:pt>
                <c:pt idx="1099">
                  <c:v>-15.805768894725809</c:v>
                </c:pt>
                <c:pt idx="1100">
                  <c:v>-13.719023496758107</c:v>
                </c:pt>
                <c:pt idx="1101">
                  <c:v>-11.89469562667659</c:v>
                </c:pt>
                <c:pt idx="1102">
                  <c:v>-10.76865873979559</c:v>
                </c:pt>
                <c:pt idx="1103">
                  <c:v>-10.331688232580694</c:v>
                </c:pt>
                <c:pt idx="1104">
                  <c:v>-9.8867202102432277</c:v>
                </c:pt>
                <c:pt idx="1105">
                  <c:v>-9.0733396101273005</c:v>
                </c:pt>
                <c:pt idx="1106">
                  <c:v>-7.5535645393061852</c:v>
                </c:pt>
                <c:pt idx="1107">
                  <c:v>-5.7360756629562344</c:v>
                </c:pt>
                <c:pt idx="1108">
                  <c:v>-4.5730228641677106</c:v>
                </c:pt>
                <c:pt idx="1109">
                  <c:v>-3.9850519647886271</c:v>
                </c:pt>
                <c:pt idx="1110">
                  <c:v>-4.3158811738288243</c:v>
                </c:pt>
                <c:pt idx="1111">
                  <c:v>-5.7455912926573287</c:v>
                </c:pt>
                <c:pt idx="1112">
                  <c:v>-7.4649371829695079</c:v>
                </c:pt>
                <c:pt idx="1113">
                  <c:v>-8.9154925549495712</c:v>
                </c:pt>
                <c:pt idx="1114">
                  <c:v>-9.0673379084883567</c:v>
                </c:pt>
                <c:pt idx="1115">
                  <c:v>-7.1669566646122664</c:v>
                </c:pt>
                <c:pt idx="1116">
                  <c:v>-5.2059718843799825</c:v>
                </c:pt>
                <c:pt idx="1117">
                  <c:v>-4.936080104254545</c:v>
                </c:pt>
                <c:pt idx="1118">
                  <c:v>-6.5496491698491592</c:v>
                </c:pt>
                <c:pt idx="1119">
                  <c:v>-8.4475233857615333</c:v>
                </c:pt>
                <c:pt idx="1120">
                  <c:v>-8.6244605560998338</c:v>
                </c:pt>
                <c:pt idx="1121">
                  <c:v>-9.4244971465922927</c:v>
                </c:pt>
                <c:pt idx="1122">
                  <c:v>-11.049578986479128</c:v>
                </c:pt>
                <c:pt idx="1123">
                  <c:v>-12.471662564469252</c:v>
                </c:pt>
                <c:pt idx="1124">
                  <c:v>-14.267881946761067</c:v>
                </c:pt>
                <c:pt idx="1125">
                  <c:v>-16.057519556580512</c:v>
                </c:pt>
                <c:pt idx="1126">
                  <c:v>-16.753943411479977</c:v>
                </c:pt>
                <c:pt idx="1127">
                  <c:v>-14.547464693289006</c:v>
                </c:pt>
                <c:pt idx="1128">
                  <c:v>-8.8552960294688781</c:v>
                </c:pt>
                <c:pt idx="1129">
                  <c:v>-3.6557617899352954</c:v>
                </c:pt>
                <c:pt idx="1130">
                  <c:v>-4.272473965980482</c:v>
                </c:pt>
                <c:pt idx="1131">
                  <c:v>-11.835508003901241</c:v>
                </c:pt>
                <c:pt idx="1132">
                  <c:v>-26.098604319295216</c:v>
                </c:pt>
                <c:pt idx="1133">
                  <c:v>-37.425371831868219</c:v>
                </c:pt>
                <c:pt idx="1134">
                  <c:v>-37.442563343967322</c:v>
                </c:pt>
                <c:pt idx="1135">
                  <c:v>-34.242123630934422</c:v>
                </c:pt>
                <c:pt idx="1136">
                  <c:v>-29.725888615470527</c:v>
                </c:pt>
                <c:pt idx="1137">
                  <c:v>-23.319959956530063</c:v>
                </c:pt>
                <c:pt idx="1138">
                  <c:v>-16.970963944234928</c:v>
                </c:pt>
                <c:pt idx="1139">
                  <c:v>-11.805481815257258</c:v>
                </c:pt>
                <c:pt idx="1140">
                  <c:v>-9.3074503576636154</c:v>
                </c:pt>
                <c:pt idx="1141">
                  <c:v>-7.0494124536597713</c:v>
                </c:pt>
                <c:pt idx="1142">
                  <c:v>-5.5019285593634804</c:v>
                </c:pt>
                <c:pt idx="1143">
                  <c:v>-4.6596432575609166</c:v>
                </c:pt>
                <c:pt idx="1144">
                  <c:v>-3.9648888650255647</c:v>
                </c:pt>
                <c:pt idx="1145">
                  <c:v>-4.1891748296390343</c:v>
                </c:pt>
                <c:pt idx="1146">
                  <c:v>-4.3912697824210216</c:v>
                </c:pt>
                <c:pt idx="1147">
                  <c:v>-4.2977180262594521</c:v>
                </c:pt>
                <c:pt idx="1148">
                  <c:v>-3.4010696355763472</c:v>
                </c:pt>
                <c:pt idx="1149">
                  <c:v>-1.5848420731755981</c:v>
                </c:pt>
                <c:pt idx="1150">
                  <c:v>-3.7615372903282316E-3</c:v>
                </c:pt>
                <c:pt idx="1151">
                  <c:v>1.8364520298725071</c:v>
                </c:pt>
                <c:pt idx="1152">
                  <c:v>3.7211770981227117</c:v>
                </c:pt>
                <c:pt idx="1153">
                  <c:v>5.0795260153845625</c:v>
                </c:pt>
                <c:pt idx="1154">
                  <c:v>6.0053966331502284</c:v>
                </c:pt>
                <c:pt idx="1155">
                  <c:v>6.3752160395812156</c:v>
                </c:pt>
                <c:pt idx="1156">
                  <c:v>6.6420311434240835</c:v>
                </c:pt>
                <c:pt idx="1157">
                  <c:v>6.7684102594053668</c:v>
                </c:pt>
                <c:pt idx="1158">
                  <c:v>6.5098066009455158</c:v>
                </c:pt>
                <c:pt idx="1159">
                  <c:v>6.3630350852431032</c:v>
                </c:pt>
                <c:pt idx="1160">
                  <c:v>5.4628879426710961</c:v>
                </c:pt>
                <c:pt idx="1161">
                  <c:v>3.6953881400211519</c:v>
                </c:pt>
                <c:pt idx="1162">
                  <c:v>1.810796862775198</c:v>
                </c:pt>
                <c:pt idx="1163">
                  <c:v>-0.151211389906236</c:v>
                </c:pt>
                <c:pt idx="1164">
                  <c:v>-2.0186511049207048</c:v>
                </c:pt>
                <c:pt idx="1165">
                  <c:v>-4.4940986446632669</c:v>
                </c:pt>
                <c:pt idx="1166">
                  <c:v>-6.822350163320019</c:v>
                </c:pt>
                <c:pt idx="1167">
                  <c:v>-8.8634844814009561</c:v>
                </c:pt>
                <c:pt idx="1168">
                  <c:v>-11.237077373278016</c:v>
                </c:pt>
                <c:pt idx="1169">
                  <c:v>-10.91306626375942</c:v>
                </c:pt>
                <c:pt idx="1170">
                  <c:v>-10.378310747553796</c:v>
                </c:pt>
                <c:pt idx="1171">
                  <c:v>-10.519623469973212</c:v>
                </c:pt>
                <c:pt idx="1172">
                  <c:v>-7.0519937352390931</c:v>
                </c:pt>
                <c:pt idx="1173">
                  <c:v>-5.5677146959799773</c:v>
                </c:pt>
                <c:pt idx="1174">
                  <c:v>-5.7228988690347178</c:v>
                </c:pt>
                <c:pt idx="1175">
                  <c:v>-6.8273269126860123</c:v>
                </c:pt>
                <c:pt idx="1176">
                  <c:v>-9.5158605020871203</c:v>
                </c:pt>
                <c:pt idx="1177">
                  <c:v>-14.217514987940429</c:v>
                </c:pt>
                <c:pt idx="1178">
                  <c:v>-17.680462865564348</c:v>
                </c:pt>
                <c:pt idx="1179">
                  <c:v>-29.438793937190312</c:v>
                </c:pt>
                <c:pt idx="1180">
                  <c:v>-32.2365186776901</c:v>
                </c:pt>
                <c:pt idx="1181">
                  <c:v>-31.808693475748477</c:v>
                </c:pt>
                <c:pt idx="1182">
                  <c:v>-28.124898610512346</c:v>
                </c:pt>
                <c:pt idx="1183">
                  <c:v>-24.850375843419414</c:v>
                </c:pt>
                <c:pt idx="1184">
                  <c:v>-19.932898315641413</c:v>
                </c:pt>
                <c:pt idx="1185">
                  <c:v>-19.235160662778728</c:v>
                </c:pt>
                <c:pt idx="1186">
                  <c:v>-19.155830475398968</c:v>
                </c:pt>
                <c:pt idx="1187">
                  <c:v>-21.191629313416147</c:v>
                </c:pt>
                <c:pt idx="1188">
                  <c:v>-22.769466517788132</c:v>
                </c:pt>
                <c:pt idx="1189">
                  <c:v>-20.38760759229956</c:v>
                </c:pt>
                <c:pt idx="1190">
                  <c:v>-17.65593791765734</c:v>
                </c:pt>
                <c:pt idx="1191">
                  <c:v>-16.254625103823237</c:v>
                </c:pt>
                <c:pt idx="1192">
                  <c:v>-13.664447293428024</c:v>
                </c:pt>
                <c:pt idx="1193">
                  <c:v>-12.233037128126256</c:v>
                </c:pt>
                <c:pt idx="1194">
                  <c:v>-11.403403013292442</c:v>
                </c:pt>
                <c:pt idx="1195">
                  <c:v>-11.269903067186728</c:v>
                </c:pt>
                <c:pt idx="1196">
                  <c:v>-11.165928514858688</c:v>
                </c:pt>
                <c:pt idx="1197">
                  <c:v>-10.479764700073394</c:v>
                </c:pt>
                <c:pt idx="1198">
                  <c:v>-10.177289004182784</c:v>
                </c:pt>
                <c:pt idx="1199">
                  <c:v>-9.0627961041830698</c:v>
                </c:pt>
                <c:pt idx="1200">
                  <c:v>-7.0293283147785193</c:v>
                </c:pt>
                <c:pt idx="1201">
                  <c:v>-4.986941412469883</c:v>
                </c:pt>
                <c:pt idx="1202">
                  <c:v>-3.3227539882319275</c:v>
                </c:pt>
                <c:pt idx="1203">
                  <c:v>-2.2530992347761947</c:v>
                </c:pt>
                <c:pt idx="1204">
                  <c:v>-2.839720914907633</c:v>
                </c:pt>
                <c:pt idx="1205">
                  <c:v>-4.971112932561053</c:v>
                </c:pt>
                <c:pt idx="1206">
                  <c:v>-6.0454389578761578</c:v>
                </c:pt>
                <c:pt idx="1207">
                  <c:v>-6.6622775337732225</c:v>
                </c:pt>
                <c:pt idx="1208">
                  <c:v>-6.2081842586071243</c:v>
                </c:pt>
                <c:pt idx="1209">
                  <c:v>-5.2418782400072024</c:v>
                </c:pt>
                <c:pt idx="1210">
                  <c:v>-4.2281900590237074</c:v>
                </c:pt>
                <c:pt idx="1211">
                  <c:v>-4.3191094003664938</c:v>
                </c:pt>
                <c:pt idx="1212">
                  <c:v>-6.5487015028548363</c:v>
                </c:pt>
                <c:pt idx="1213">
                  <c:v>-10.952066630502507</c:v>
                </c:pt>
                <c:pt idx="1214">
                  <c:v>-13.270120431369914</c:v>
                </c:pt>
                <c:pt idx="1215">
                  <c:v>-11.793145885556509</c:v>
                </c:pt>
                <c:pt idx="1216">
                  <c:v>-6.2791962060273763</c:v>
                </c:pt>
                <c:pt idx="1217">
                  <c:v>-1.0573993462822358</c:v>
                </c:pt>
                <c:pt idx="1218">
                  <c:v>-0.73830901679910355</c:v>
                </c:pt>
                <c:pt idx="1219">
                  <c:v>-6.423372622225318</c:v>
                </c:pt>
                <c:pt idx="1220">
                  <c:v>-22.054868675146196</c:v>
                </c:pt>
                <c:pt idx="1221">
                  <c:v>-40.217820973346228</c:v>
                </c:pt>
                <c:pt idx="1222">
                  <c:v>-48.162973406866044</c:v>
                </c:pt>
                <c:pt idx="1223">
                  <c:v>-47.622222741326354</c:v>
                </c:pt>
                <c:pt idx="1224">
                  <c:v>-41.272048617040163</c:v>
                </c:pt>
                <c:pt idx="1225">
                  <c:v>-31.993387075259047</c:v>
                </c:pt>
                <c:pt idx="1226">
                  <c:v>-26.80979840351613</c:v>
                </c:pt>
                <c:pt idx="1227">
                  <c:v>-23.11822062080007</c:v>
                </c:pt>
                <c:pt idx="1228">
                  <c:v>-18.08214394498599</c:v>
                </c:pt>
                <c:pt idx="1229">
                  <c:v>-13.874150631911462</c:v>
                </c:pt>
                <c:pt idx="1230">
                  <c:v>-12.059983356724301</c:v>
                </c:pt>
                <c:pt idx="1231">
                  <c:v>-10.664983064546094</c:v>
                </c:pt>
                <c:pt idx="1232">
                  <c:v>-8.1848029659190527</c:v>
                </c:pt>
                <c:pt idx="1233">
                  <c:v>-6.2007348222664902</c:v>
                </c:pt>
                <c:pt idx="1234">
                  <c:v>-4.2612768296134407</c:v>
                </c:pt>
                <c:pt idx="1235">
                  <c:v>-2.7894868365386545</c:v>
                </c:pt>
                <c:pt idx="1236">
                  <c:v>-1.7883469103637033</c:v>
                </c:pt>
                <c:pt idx="1237">
                  <c:v>-1.1606467321863185</c:v>
                </c:pt>
                <c:pt idx="1238">
                  <c:v>-0.97354402543000274</c:v>
                </c:pt>
                <c:pt idx="1239">
                  <c:v>-0.96455807647372349</c:v>
                </c:pt>
                <c:pt idx="1240">
                  <c:v>-0.54884436428467898</c:v>
                </c:pt>
                <c:pt idx="1241">
                  <c:v>6.9662782747327429E-2</c:v>
                </c:pt>
                <c:pt idx="1242">
                  <c:v>1.5337574830386651</c:v>
                </c:pt>
                <c:pt idx="1243">
                  <c:v>3.2449676346421006</c:v>
                </c:pt>
                <c:pt idx="1244">
                  <c:v>5.3283526962361032</c:v>
                </c:pt>
                <c:pt idx="1245">
                  <c:v>7.2229575956005299</c:v>
                </c:pt>
                <c:pt idx="1246">
                  <c:v>8.0532867934846166</c:v>
                </c:pt>
                <c:pt idx="1247">
                  <c:v>7.9798810324473743</c:v>
                </c:pt>
                <c:pt idx="1248">
                  <c:v>7.2118843285388374</c:v>
                </c:pt>
                <c:pt idx="1249">
                  <c:v>6.5969739052811081</c:v>
                </c:pt>
                <c:pt idx="1250">
                  <c:v>5.796371408036781</c:v>
                </c:pt>
                <c:pt idx="1251">
                  <c:v>5.4254411945730636</c:v>
                </c:pt>
                <c:pt idx="1252">
                  <c:v>5.376453697886145</c:v>
                </c:pt>
                <c:pt idx="1253">
                  <c:v>4.868927372162716</c:v>
                </c:pt>
                <c:pt idx="1254">
                  <c:v>4.029084511191674</c:v>
                </c:pt>
                <c:pt idx="1255">
                  <c:v>2.732652603935489</c:v>
                </c:pt>
                <c:pt idx="1256">
                  <c:v>1.1754151369593393</c:v>
                </c:pt>
                <c:pt idx="1257">
                  <c:v>-0.51900084731928164</c:v>
                </c:pt>
                <c:pt idx="1258">
                  <c:v>-1.8397632757552753</c:v>
                </c:pt>
                <c:pt idx="1259">
                  <c:v>-3.2085511247050871</c:v>
                </c:pt>
                <c:pt idx="1260">
                  <c:v>-5.1026095078543277</c:v>
                </c:pt>
                <c:pt idx="1261">
                  <c:v>-7.2546051790592374</c:v>
                </c:pt>
                <c:pt idx="1262">
                  <c:v>-7.9674151888469193</c:v>
                </c:pt>
                <c:pt idx="1263">
                  <c:v>-4.6623491154457746</c:v>
                </c:pt>
                <c:pt idx="1264">
                  <c:v>-3.1336143971690338</c:v>
                </c:pt>
                <c:pt idx="1265">
                  <c:v>-1.483839561057217</c:v>
                </c:pt>
                <c:pt idx="1266">
                  <c:v>-0.92024895546510843</c:v>
                </c:pt>
                <c:pt idx="1267">
                  <c:v>-3.3111429936790531</c:v>
                </c:pt>
                <c:pt idx="1268">
                  <c:v>-7.844015074467122</c:v>
                </c:pt>
                <c:pt idx="1269">
                  <c:v>-18.299665129572993</c:v>
                </c:pt>
                <c:pt idx="1270">
                  <c:v>-25.617922502334515</c:v>
                </c:pt>
                <c:pt idx="1271">
                  <c:v>-30.216893407234178</c:v>
                </c:pt>
                <c:pt idx="1272">
                  <c:v>-32.631756591122851</c:v>
                </c:pt>
                <c:pt idx="1273">
                  <c:v>-33.438120338168652</c:v>
                </c:pt>
                <c:pt idx="1274">
                  <c:v>-30.034673806441688</c:v>
                </c:pt>
                <c:pt idx="1275">
                  <c:v>-26.564692208913758</c:v>
                </c:pt>
                <c:pt idx="1276">
                  <c:v>-20.976899721171204</c:v>
                </c:pt>
                <c:pt idx="1277">
                  <c:v>-20.968571934138147</c:v>
                </c:pt>
                <c:pt idx="1278">
                  <c:v>-20.402229209018042</c:v>
                </c:pt>
                <c:pt idx="1279">
                  <c:v>-22.347824552300185</c:v>
                </c:pt>
                <c:pt idx="1280">
                  <c:v>-23.276173110680247</c:v>
                </c:pt>
                <c:pt idx="1281">
                  <c:v>-20.563147177753944</c:v>
                </c:pt>
                <c:pt idx="1282">
                  <c:v>-17.862969966206222</c:v>
                </c:pt>
                <c:pt idx="1283">
                  <c:v>-15.595151024950898</c:v>
                </c:pt>
                <c:pt idx="1284">
                  <c:v>-13.226177716935478</c:v>
                </c:pt>
                <c:pt idx="1285">
                  <c:v>-11.646474474702577</c:v>
                </c:pt>
                <c:pt idx="1286">
                  <c:v>-10.546634598012293</c:v>
                </c:pt>
                <c:pt idx="1287">
                  <c:v>-10.510037569101806</c:v>
                </c:pt>
                <c:pt idx="1288">
                  <c:v>-10.75866820650098</c:v>
                </c:pt>
                <c:pt idx="1289">
                  <c:v>-10.446340376728163</c:v>
                </c:pt>
                <c:pt idx="1290">
                  <c:v>-9.8498089012536418</c:v>
                </c:pt>
                <c:pt idx="1291">
                  <c:v>-8.7958909076547265</c:v>
                </c:pt>
                <c:pt idx="1292">
                  <c:v>-7.4670239819142621</c:v>
                </c:pt>
                <c:pt idx="1293">
                  <c:v>-6.0097982928209515</c:v>
                </c:pt>
                <c:pt idx="1294">
                  <c:v>-5.5769273761851323</c:v>
                </c:pt>
                <c:pt idx="1295">
                  <c:v>-6.8480122627435112</c:v>
                </c:pt>
                <c:pt idx="1296">
                  <c:v>-8.7536987186475645</c:v>
                </c:pt>
                <c:pt idx="1297">
                  <c:v>-10.085980552545356</c:v>
                </c:pt>
                <c:pt idx="1298">
                  <c:v>-9.866490981683258</c:v>
                </c:pt>
                <c:pt idx="1299">
                  <c:v>-8.4146586197704494</c:v>
                </c:pt>
                <c:pt idx="1300">
                  <c:v>-6.2345092432949487</c:v>
                </c:pt>
                <c:pt idx="1301">
                  <c:v>-4.2289325840780094</c:v>
                </c:pt>
                <c:pt idx="1302">
                  <c:v>-4.8863528076107849</c:v>
                </c:pt>
                <c:pt idx="1303">
                  <c:v>-7.7104623276771447</c:v>
                </c:pt>
                <c:pt idx="1304">
                  <c:v>-7.9695739712531894</c:v>
                </c:pt>
                <c:pt idx="1305">
                  <c:v>-5.8184002607431857</c:v>
                </c:pt>
                <c:pt idx="1306">
                  <c:v>-3.4689007825282956</c:v>
                </c:pt>
                <c:pt idx="1307">
                  <c:v>-1.856249873437908</c:v>
                </c:pt>
                <c:pt idx="1308">
                  <c:v>-1.1190478619143498</c:v>
                </c:pt>
                <c:pt idx="1309">
                  <c:v>-1.5875939759447808</c:v>
                </c:pt>
                <c:pt idx="1310">
                  <c:v>-5.9652014291376991</c:v>
                </c:pt>
                <c:pt idx="1311">
                  <c:v>-7.9659740811081949</c:v>
                </c:pt>
                <c:pt idx="1312">
                  <c:v>-11.517588407172026</c:v>
                </c:pt>
                <c:pt idx="1313">
                  <c:v>-15.357983321492757</c:v>
                </c:pt>
                <c:pt idx="1314">
                  <c:v>-19.101121291169086</c:v>
                </c:pt>
                <c:pt idx="1315">
                  <c:v>-22.848428462567497</c:v>
                </c:pt>
                <c:pt idx="1316">
                  <c:v>-27.900428980227307</c:v>
                </c:pt>
                <c:pt idx="1317">
                  <c:v>-32.800780567397531</c:v>
                </c:pt>
                <c:pt idx="1318">
                  <c:v>-32.680366571924317</c:v>
                </c:pt>
                <c:pt idx="1319">
                  <c:v>-26.626149451705224</c:v>
                </c:pt>
                <c:pt idx="1320">
                  <c:v>-19.576387537840116</c:v>
                </c:pt>
                <c:pt idx="1321">
                  <c:v>-13.780474662731185</c:v>
                </c:pt>
                <c:pt idx="1322">
                  <c:v>-9.9837369740298136</c:v>
                </c:pt>
                <c:pt idx="1323">
                  <c:v>-6.5554250184649474</c:v>
                </c:pt>
                <c:pt idx="1324">
                  <c:v>-5.3084708120440034</c:v>
                </c:pt>
                <c:pt idx="1325">
                  <c:v>-5.1712775326436908</c:v>
                </c:pt>
                <c:pt idx="1326">
                  <c:v>-4.6892713026297184</c:v>
                </c:pt>
                <c:pt idx="1327">
                  <c:v>-4.3434131583482412</c:v>
                </c:pt>
                <c:pt idx="1328">
                  <c:v>-3.7087345933177218</c:v>
                </c:pt>
                <c:pt idx="1329">
                  <c:v>-2.9177504108940004</c:v>
                </c:pt>
                <c:pt idx="1330">
                  <c:v>-1.4609993835914374</c:v>
                </c:pt>
                <c:pt idx="1331">
                  <c:v>0.1658206560114806</c:v>
                </c:pt>
                <c:pt idx="1332">
                  <c:v>1.5273314040739785</c:v>
                </c:pt>
                <c:pt idx="1333">
                  <c:v>3.0063968451650895</c:v>
                </c:pt>
                <c:pt idx="1334">
                  <c:v>4.2849899665612785</c:v>
                </c:pt>
                <c:pt idx="1335">
                  <c:v>5.4736393802233234</c:v>
                </c:pt>
                <c:pt idx="1336">
                  <c:v>6.6953406466424497</c:v>
                </c:pt>
                <c:pt idx="1337">
                  <c:v>7.6516795721626432</c:v>
                </c:pt>
                <c:pt idx="1338">
                  <c:v>7.8163800472156577</c:v>
                </c:pt>
                <c:pt idx="1339">
                  <c:v>7.3665998955653826</c:v>
                </c:pt>
                <c:pt idx="1340">
                  <c:v>6.1515922830369618</c:v>
                </c:pt>
                <c:pt idx="1341">
                  <c:v>4.2945501782657187</c:v>
                </c:pt>
                <c:pt idx="1342">
                  <c:v>1.7355725739838797</c:v>
                </c:pt>
                <c:pt idx="1343">
                  <c:v>-1.2112683079448312</c:v>
                </c:pt>
                <c:pt idx="1344">
                  <c:v>-3.6780565973154165</c:v>
                </c:pt>
                <c:pt idx="1345">
                  <c:v>-5.5602687751836362</c:v>
                </c:pt>
                <c:pt idx="1346">
                  <c:v>-8.2786343760307357</c:v>
                </c:pt>
                <c:pt idx="1347">
                  <c:v>-7.4659518465005617</c:v>
                </c:pt>
                <c:pt idx="1348">
                  <c:v>-6.5540691015048607</c:v>
                </c:pt>
                <c:pt idx="1349">
                  <c:v>-6.4721818188467175</c:v>
                </c:pt>
                <c:pt idx="1350">
                  <c:v>-6.6884496388133812</c:v>
                </c:pt>
                <c:pt idx="1351">
                  <c:v>-6.7434756267745977</c:v>
                </c:pt>
                <c:pt idx="1352">
                  <c:v>-7.6880414452852293</c:v>
                </c:pt>
                <c:pt idx="1353">
                  <c:v>-11.493470630382227</c:v>
                </c:pt>
                <c:pt idx="1354">
                  <c:v>-15.983719786207233</c:v>
                </c:pt>
                <c:pt idx="1355">
                  <c:v>-22.419572647823191</c:v>
                </c:pt>
                <c:pt idx="1356">
                  <c:v>-23.032649461595234</c:v>
                </c:pt>
                <c:pt idx="1357">
                  <c:v>-20.137753960782273</c:v>
                </c:pt>
                <c:pt idx="1358">
                  <c:v>-19.219581510010837</c:v>
                </c:pt>
                <c:pt idx="1359">
                  <c:v>-17.843313829836728</c:v>
                </c:pt>
                <c:pt idx="1360">
                  <c:v>-16.319245821378395</c:v>
                </c:pt>
                <c:pt idx="1361">
                  <c:v>-17.50610115689755</c:v>
                </c:pt>
                <c:pt idx="1362">
                  <c:v>-19.15782725886168</c:v>
                </c:pt>
                <c:pt idx="1363">
                  <c:v>-21.05997711654361</c:v>
                </c:pt>
                <c:pt idx="1364">
                  <c:v>-23.380412053379956</c:v>
                </c:pt>
                <c:pt idx="1365">
                  <c:v>-23.989122055826833</c:v>
                </c:pt>
                <c:pt idx="1366">
                  <c:v>-21.903540473678387</c:v>
                </c:pt>
                <c:pt idx="1367">
                  <c:v>-18.907251712532783</c:v>
                </c:pt>
                <c:pt idx="1368">
                  <c:v>-16.617302424103784</c:v>
                </c:pt>
                <c:pt idx="1369">
                  <c:v>-12.762951923508171</c:v>
                </c:pt>
                <c:pt idx="1370">
                  <c:v>-10.142632682828731</c:v>
                </c:pt>
                <c:pt idx="1371">
                  <c:v>-10.255801882318318</c:v>
                </c:pt>
                <c:pt idx="1372">
                  <c:v>-10.971162960864056</c:v>
                </c:pt>
                <c:pt idx="1373">
                  <c:v>-10.724298498830851</c:v>
                </c:pt>
                <c:pt idx="1374">
                  <c:v>-9.8472030951940255</c:v>
                </c:pt>
                <c:pt idx="1375">
                  <c:v>-8.4282925420741304</c:v>
                </c:pt>
                <c:pt idx="1376">
                  <c:v>-6.8693032625358201</c:v>
                </c:pt>
                <c:pt idx="1377">
                  <c:v>-5.9542949714652158</c:v>
                </c:pt>
                <c:pt idx="1378">
                  <c:v>-6.27235257091378</c:v>
                </c:pt>
                <c:pt idx="1379">
                  <c:v>-6.9251236547655042</c:v>
                </c:pt>
                <c:pt idx="1380">
                  <c:v>-6.7885816349616208</c:v>
                </c:pt>
                <c:pt idx="1381">
                  <c:v>-6.1295028377748038</c:v>
                </c:pt>
                <c:pt idx="1382">
                  <c:v>-5.2778634016932813</c:v>
                </c:pt>
                <c:pt idx="1383">
                  <c:v>-4.2623622677873154</c:v>
                </c:pt>
                <c:pt idx="1384">
                  <c:v>-3.9091551115573742</c:v>
                </c:pt>
                <c:pt idx="1385">
                  <c:v>-4.4773127118111553</c:v>
                </c:pt>
                <c:pt idx="1386">
                  <c:v>-5.9300759655488724</c:v>
                </c:pt>
                <c:pt idx="1387">
                  <c:v>-6.9871949407736196</c:v>
                </c:pt>
                <c:pt idx="1388">
                  <c:v>-6.4490740040558743</c:v>
                </c:pt>
                <c:pt idx="1389">
                  <c:v>-6.9043768560093879</c:v>
                </c:pt>
                <c:pt idx="1390">
                  <c:v>-9.1221022519324944</c:v>
                </c:pt>
                <c:pt idx="1391">
                  <c:v>-13.013396901128166</c:v>
                </c:pt>
                <c:pt idx="1392">
                  <c:v>-15.799916445148563</c:v>
                </c:pt>
                <c:pt idx="1393">
                  <c:v>-18.328990136899314</c:v>
                </c:pt>
                <c:pt idx="1394">
                  <c:v>-20.937563027316088</c:v>
                </c:pt>
                <c:pt idx="1395">
                  <c:v>-22.563752817249952</c:v>
                </c:pt>
                <c:pt idx="1396">
                  <c:v>-16.535214537533609</c:v>
                </c:pt>
                <c:pt idx="1397">
                  <c:v>-4.4069752031209202</c:v>
                </c:pt>
                <c:pt idx="1398">
                  <c:v>1.170351315002836E-2</c:v>
                </c:pt>
                <c:pt idx="1399">
                  <c:v>-8.575345899996714</c:v>
                </c:pt>
                <c:pt idx="1400">
                  <c:v>-21.952272936561243</c:v>
                </c:pt>
                <c:pt idx="1401">
                  <c:v>-33.749127977784276</c:v>
                </c:pt>
                <c:pt idx="1402">
                  <c:v>-44.042582169634109</c:v>
                </c:pt>
                <c:pt idx="1403">
                  <c:v>-47.221273774866262</c:v>
                </c:pt>
                <c:pt idx="1404">
                  <c:v>-40.652053846492336</c:v>
                </c:pt>
                <c:pt idx="1405">
                  <c:v>-29.081485537207683</c:v>
                </c:pt>
                <c:pt idx="1406">
                  <c:v>-22.196434746148881</c:v>
                </c:pt>
                <c:pt idx="1407">
                  <c:v>-16.447897998265077</c:v>
                </c:pt>
                <c:pt idx="1408">
                  <c:v>-10.45363054373515</c:v>
                </c:pt>
                <c:pt idx="1409">
                  <c:v>-6.4005335034864679</c:v>
                </c:pt>
                <c:pt idx="1410">
                  <c:v>-4.0376712962646515</c:v>
                </c:pt>
                <c:pt idx="1411">
                  <c:v>-2.8032011932429062</c:v>
                </c:pt>
                <c:pt idx="1412">
                  <c:v>-3.1677766411884347</c:v>
                </c:pt>
                <c:pt idx="1413">
                  <c:v>-3.8667984272937428</c:v>
                </c:pt>
                <c:pt idx="1414">
                  <c:v>-4.8503867160370726</c:v>
                </c:pt>
                <c:pt idx="1415">
                  <c:v>-4.2023530209481255</c:v>
                </c:pt>
                <c:pt idx="1416">
                  <c:v>-1.9856788729362842</c:v>
                </c:pt>
                <c:pt idx="1417">
                  <c:v>0.88736918282616095</c:v>
                </c:pt>
                <c:pt idx="1418">
                  <c:v>4.2661085315916596</c:v>
                </c:pt>
                <c:pt idx="1419">
                  <c:v>7.7190340529759682</c:v>
                </c:pt>
                <c:pt idx="1420">
                  <c:v>10.494578082808818</c:v>
                </c:pt>
                <c:pt idx="1421">
                  <c:v>12.621824982565338</c:v>
                </c:pt>
                <c:pt idx="1422">
                  <c:v>13.539116794565134</c:v>
                </c:pt>
                <c:pt idx="1423">
                  <c:v>13.681288436640987</c:v>
                </c:pt>
                <c:pt idx="1424">
                  <c:v>13.211486935940124</c:v>
                </c:pt>
                <c:pt idx="1425">
                  <c:v>12.341204215876992</c:v>
                </c:pt>
                <c:pt idx="1426">
                  <c:v>11.072409295461419</c:v>
                </c:pt>
                <c:pt idx="1427">
                  <c:v>10.046083286448971</c:v>
                </c:pt>
                <c:pt idx="1428">
                  <c:v>8.4246062568080795</c:v>
                </c:pt>
                <c:pt idx="1429">
                  <c:v>6.7923968593205863</c:v>
                </c:pt>
                <c:pt idx="1430">
                  <c:v>5.6618848786553251</c:v>
                </c:pt>
                <c:pt idx="1431">
                  <c:v>3.9906395752278536</c:v>
                </c:pt>
                <c:pt idx="1432">
                  <c:v>2.4810942752426999</c:v>
                </c:pt>
                <c:pt idx="1433">
                  <c:v>0.94788568372805182</c:v>
                </c:pt>
                <c:pt idx="1434">
                  <c:v>-3.0235350400129823E-2</c:v>
                </c:pt>
                <c:pt idx="1435">
                  <c:v>-0.79489347234084906</c:v>
                </c:pt>
                <c:pt idx="1436">
                  <c:v>-1.4071775495452956</c:v>
                </c:pt>
                <c:pt idx="1437">
                  <c:v>-0.37197154533897475</c:v>
                </c:pt>
                <c:pt idx="1438">
                  <c:v>1.2151685555255203</c:v>
                </c:pt>
                <c:pt idx="1439">
                  <c:v>1.2283834968822502</c:v>
                </c:pt>
                <c:pt idx="1440">
                  <c:v>9.3748555048901158E-2</c:v>
                </c:pt>
                <c:pt idx="1441">
                  <c:v>-0.64412388756189132</c:v>
                </c:pt>
                <c:pt idx="1442">
                  <c:v>-1.8276979383868452</c:v>
                </c:pt>
                <c:pt idx="1443">
                  <c:v>-2.9521433697988217</c:v>
                </c:pt>
                <c:pt idx="1444">
                  <c:v>-8.5420350785644672</c:v>
                </c:pt>
                <c:pt idx="1445">
                  <c:v>-13.011018909298318</c:v>
                </c:pt>
                <c:pt idx="1446">
                  <c:v>-17.190456993940266</c:v>
                </c:pt>
                <c:pt idx="1447">
                  <c:v>-24.50311124375601</c:v>
                </c:pt>
                <c:pt idx="1448">
                  <c:v>-33.899716875714823</c:v>
                </c:pt>
                <c:pt idx="1449">
                  <c:v>-36.614924504182376</c:v>
                </c:pt>
                <c:pt idx="1450">
                  <c:v>-36.124162201512398</c:v>
                </c:pt>
                <c:pt idx="1451">
                  <c:v>-32.10929469342809</c:v>
                </c:pt>
                <c:pt idx="1452">
                  <c:v>-34.263808909039327</c:v>
                </c:pt>
                <c:pt idx="1453">
                  <c:v>-32.614463105656526</c:v>
                </c:pt>
                <c:pt idx="1454">
                  <c:v>-25.642079684844745</c:v>
                </c:pt>
                <c:pt idx="1455">
                  <c:v>-19.295325356864225</c:v>
                </c:pt>
                <c:pt idx="1456">
                  <c:v>-19.430455548591755</c:v>
                </c:pt>
                <c:pt idx="1457">
                  <c:v>-20.52902274938355</c:v>
                </c:pt>
                <c:pt idx="1458">
                  <c:v>-20.603957381438409</c:v>
                </c:pt>
                <c:pt idx="1459">
                  <c:v>-18.929231300727828</c:v>
                </c:pt>
                <c:pt idx="1460">
                  <c:v>-16.030587929098989</c:v>
                </c:pt>
                <c:pt idx="1461">
                  <c:v>-15.298259955320042</c:v>
                </c:pt>
                <c:pt idx="1462">
                  <c:v>-15.942184129830673</c:v>
                </c:pt>
                <c:pt idx="1463">
                  <c:v>-16.412695909934722</c:v>
                </c:pt>
                <c:pt idx="1464">
                  <c:v>-17.333762774495511</c:v>
                </c:pt>
                <c:pt idx="1465">
                  <c:v>-17.649622017065816</c:v>
                </c:pt>
                <c:pt idx="1466">
                  <c:v>-16.541479201707734</c:v>
                </c:pt>
                <c:pt idx="1467">
                  <c:v>-14.419442991238705</c:v>
                </c:pt>
                <c:pt idx="1468">
                  <c:v>-11.996359371204381</c:v>
                </c:pt>
                <c:pt idx="1469">
                  <c:v>-10.424425458955033</c:v>
                </c:pt>
                <c:pt idx="1470">
                  <c:v>-9.8901550181142728</c:v>
                </c:pt>
                <c:pt idx="1471">
                  <c:v>-10.456191671515926</c:v>
                </c:pt>
                <c:pt idx="1472">
                  <c:v>-11.133577091973516</c:v>
                </c:pt>
                <c:pt idx="1473">
                  <c:v>-10.286234109008582</c:v>
                </c:pt>
                <c:pt idx="1474">
                  <c:v>-9.1676636032927732</c:v>
                </c:pt>
                <c:pt idx="1475">
                  <c:v>-7.6826854896531387</c:v>
                </c:pt>
                <c:pt idx="1476">
                  <c:v>-6.2408897277785895</c:v>
                </c:pt>
                <c:pt idx="1477">
                  <c:v>-5.9630864135224684</c:v>
                </c:pt>
                <c:pt idx="1478">
                  <c:v>-7.8758415184101072</c:v>
                </c:pt>
                <c:pt idx="1479">
                  <c:v>-11.360549524058419</c:v>
                </c:pt>
                <c:pt idx="1480">
                  <c:v>-13.922447056335953</c:v>
                </c:pt>
                <c:pt idx="1481">
                  <c:v>-13.883355183520361</c:v>
                </c:pt>
                <c:pt idx="1482">
                  <c:v>-13.528725104563055</c:v>
                </c:pt>
                <c:pt idx="1483">
                  <c:v>-12.657395121025393</c:v>
                </c:pt>
                <c:pt idx="1484">
                  <c:v>-12.649230026399787</c:v>
                </c:pt>
                <c:pt idx="1485">
                  <c:v>-12.386489601408831</c:v>
                </c:pt>
                <c:pt idx="1486">
                  <c:v>-11.050329419616174</c:v>
                </c:pt>
                <c:pt idx="1487">
                  <c:v>-19.922464990363093</c:v>
                </c:pt>
                <c:pt idx="1488">
                  <c:v>-35.924642593054735</c:v>
                </c:pt>
                <c:pt idx="1489">
                  <c:v>-44.62934073947558</c:v>
                </c:pt>
                <c:pt idx="1490">
                  <c:v>-46.80579682429898</c:v>
                </c:pt>
                <c:pt idx="1491">
                  <c:v>-48.386849532919754</c:v>
                </c:pt>
                <c:pt idx="1492">
                  <c:v>-44.387983861217201</c:v>
                </c:pt>
                <c:pt idx="1493">
                  <c:v>-34.621665820798221</c:v>
                </c:pt>
                <c:pt idx="1494">
                  <c:v>-23.259311808443162</c:v>
                </c:pt>
                <c:pt idx="1495">
                  <c:v>-14.316451431733761</c:v>
                </c:pt>
                <c:pt idx="1496">
                  <c:v>-8.5722568803151518</c:v>
                </c:pt>
                <c:pt idx="1497">
                  <c:v>-7.0158686350224793</c:v>
                </c:pt>
                <c:pt idx="1498">
                  <c:v>-5.9295779868049872</c:v>
                </c:pt>
                <c:pt idx="1499">
                  <c:v>-5.4558461798400906</c:v>
                </c:pt>
                <c:pt idx="1500">
                  <c:v>-5.858637311342263</c:v>
                </c:pt>
                <c:pt idx="1501">
                  <c:v>-5.5775014719665927</c:v>
                </c:pt>
                <c:pt idx="1502">
                  <c:v>-5.1225865431083282</c:v>
                </c:pt>
                <c:pt idx="1503">
                  <c:v>-4.8063845081046557</c:v>
                </c:pt>
                <c:pt idx="1504">
                  <c:v>-4.3233163927978602</c:v>
                </c:pt>
                <c:pt idx="1505">
                  <c:v>-3.6479617842868159</c:v>
                </c:pt>
                <c:pt idx="1506">
                  <c:v>-2.9851995169716399</c:v>
                </c:pt>
                <c:pt idx="1507">
                  <c:v>-2.3991855193095954</c:v>
                </c:pt>
                <c:pt idx="1508">
                  <c:v>-1.859006284415337</c:v>
                </c:pt>
                <c:pt idx="1509">
                  <c:v>-1.3450742858255724</c:v>
                </c:pt>
                <c:pt idx="1510">
                  <c:v>-1.0508685098682686</c:v>
                </c:pt>
                <c:pt idx="1511">
                  <c:v>-0.93316890924625073</c:v>
                </c:pt>
                <c:pt idx="1512">
                  <c:v>-1.0541678706594133</c:v>
                </c:pt>
                <c:pt idx="1513">
                  <c:v>-1.694297773602051</c:v>
                </c:pt>
                <c:pt idx="1514">
                  <c:v>-2.7535923658203396</c:v>
                </c:pt>
                <c:pt idx="1515">
                  <c:v>-4.2155249173042062</c:v>
                </c:pt>
                <c:pt idx="1516">
                  <c:v>-5.8527189140670917</c:v>
                </c:pt>
                <c:pt idx="1517">
                  <c:v>-7.2599081873355997</c:v>
                </c:pt>
                <c:pt idx="1518">
                  <c:v>-8.1025929730141559</c:v>
                </c:pt>
                <c:pt idx="1519">
                  <c:v>-7.575446408145373</c:v>
                </c:pt>
                <c:pt idx="1520">
                  <c:v>-7.0393802062899589</c:v>
                </c:pt>
                <c:pt idx="1521">
                  <c:v>-5.1626316428320465</c:v>
                </c:pt>
                <c:pt idx="1522">
                  <c:v>-1.3750046803023765</c:v>
                </c:pt>
                <c:pt idx="1523">
                  <c:v>-0.16406905582523187</c:v>
                </c:pt>
                <c:pt idx="1524">
                  <c:v>0.7084613964103027</c:v>
                </c:pt>
                <c:pt idx="1525">
                  <c:v>0.23131005958748016</c:v>
                </c:pt>
                <c:pt idx="1526">
                  <c:v>-0.77775613786170361</c:v>
                </c:pt>
                <c:pt idx="1527">
                  <c:v>-3.4405057259043899</c:v>
                </c:pt>
                <c:pt idx="1528">
                  <c:v>-6.9034896113894941</c:v>
                </c:pt>
                <c:pt idx="1529">
                  <c:v>-14.494046389931075</c:v>
                </c:pt>
                <c:pt idx="1530">
                  <c:v>-14.960041818092254</c:v>
                </c:pt>
                <c:pt idx="1531">
                  <c:v>-13.565879869416202</c:v>
                </c:pt>
                <c:pt idx="1532">
                  <c:v>-16.815653897473577</c:v>
                </c:pt>
                <c:pt idx="1533">
                  <c:v>-20.275365355133555</c:v>
                </c:pt>
                <c:pt idx="1534">
                  <c:v>-21.640641663415394</c:v>
                </c:pt>
                <c:pt idx="1535">
                  <c:v>-27.96187665485024</c:v>
                </c:pt>
                <c:pt idx="1536">
                  <c:v>-31.10292827742126</c:v>
                </c:pt>
                <c:pt idx="1537">
                  <c:v>-30.435263202179311</c:v>
                </c:pt>
                <c:pt idx="1538">
                  <c:v>-29.16827190235788</c:v>
                </c:pt>
                <c:pt idx="1539">
                  <c:v>-25.260671634199181</c:v>
                </c:pt>
                <c:pt idx="1540">
                  <c:v>-20.740089452737539</c:v>
                </c:pt>
                <c:pt idx="1541">
                  <c:v>-21.639601105662063</c:v>
                </c:pt>
                <c:pt idx="1542">
                  <c:v>-21.255568312585414</c:v>
                </c:pt>
                <c:pt idx="1543">
                  <c:v>-19.377456808109912</c:v>
                </c:pt>
                <c:pt idx="1544">
                  <c:v>-18.589697483008365</c:v>
                </c:pt>
                <c:pt idx="1545">
                  <c:v>-17.295457237578997</c:v>
                </c:pt>
                <c:pt idx="1546">
                  <c:v>-17.45643059383648</c:v>
                </c:pt>
                <c:pt idx="1547">
                  <c:v>-17.287540542345127</c:v>
                </c:pt>
                <c:pt idx="1548">
                  <c:v>-16.660797698189462</c:v>
                </c:pt>
                <c:pt idx="1549">
                  <c:v>-16.153085545609841</c:v>
                </c:pt>
                <c:pt idx="1550">
                  <c:v>-15.77510344562347</c:v>
                </c:pt>
                <c:pt idx="1551">
                  <c:v>-15.993602388502739</c:v>
                </c:pt>
                <c:pt idx="1552">
                  <c:v>-15.779705490450661</c:v>
                </c:pt>
                <c:pt idx="1553">
                  <c:v>-15.487068715472876</c:v>
                </c:pt>
                <c:pt idx="1554">
                  <c:v>-14.95809919075943</c:v>
                </c:pt>
                <c:pt idx="1555">
                  <c:v>-14.07259019519123</c:v>
                </c:pt>
                <c:pt idx="1556">
                  <c:v>-13.482229569029965</c:v>
                </c:pt>
                <c:pt idx="1557">
                  <c:v>-12.083468043074737</c:v>
                </c:pt>
                <c:pt idx="1558">
                  <c:v>-11.063708940810979</c:v>
                </c:pt>
                <c:pt idx="1559">
                  <c:v>-10.6131756367749</c:v>
                </c:pt>
                <c:pt idx="1560">
                  <c:v>-11.292419627754768</c:v>
                </c:pt>
                <c:pt idx="1561">
                  <c:v>-12.263221749097271</c:v>
                </c:pt>
                <c:pt idx="1562">
                  <c:v>-13.512040426917842</c:v>
                </c:pt>
                <c:pt idx="1563">
                  <c:v>-13.864951883475065</c:v>
                </c:pt>
                <c:pt idx="1564">
                  <c:v>-12.815443297079884</c:v>
                </c:pt>
                <c:pt idx="1565">
                  <c:v>-12.908086051710669</c:v>
                </c:pt>
                <c:pt idx="1566">
                  <c:v>-14.831645896421055</c:v>
                </c:pt>
                <c:pt idx="1567">
                  <c:v>-18.552695440534638</c:v>
                </c:pt>
                <c:pt idx="1568">
                  <c:v>-24.431907444141199</c:v>
                </c:pt>
                <c:pt idx="1569">
                  <c:v>-31.800690671958339</c:v>
                </c:pt>
                <c:pt idx="1570">
                  <c:v>-35.681104918167229</c:v>
                </c:pt>
                <c:pt idx="1571">
                  <c:v>-34.378476751744621</c:v>
                </c:pt>
                <c:pt idx="1572">
                  <c:v>-32.068515424934183</c:v>
                </c:pt>
                <c:pt idx="1573">
                  <c:v>-27.707802868289477</c:v>
                </c:pt>
                <c:pt idx="1574">
                  <c:v>-24.410359852217422</c:v>
                </c:pt>
                <c:pt idx="1575">
                  <c:v>-20.815044473661946</c:v>
                </c:pt>
                <c:pt idx="1576">
                  <c:v>-22.226213312816977</c:v>
                </c:pt>
                <c:pt idx="1577">
                  <c:v>-21.73486377289256</c:v>
                </c:pt>
                <c:pt idx="1578">
                  <c:v>-19.210545437555108</c:v>
                </c:pt>
                <c:pt idx="1579">
                  <c:v>-14.692348199266894</c:v>
                </c:pt>
                <c:pt idx="1580">
                  <c:v>-10.148873527957351</c:v>
                </c:pt>
                <c:pt idx="1581">
                  <c:v>-7.2428566246353752</c:v>
                </c:pt>
                <c:pt idx="1582">
                  <c:v>-5.9333525691345308</c:v>
                </c:pt>
                <c:pt idx="1583">
                  <c:v>-5.0399835978907515</c:v>
                </c:pt>
                <c:pt idx="1584">
                  <c:v>-4.594617852867346</c:v>
                </c:pt>
                <c:pt idx="1585">
                  <c:v>-4.084795872253232</c:v>
                </c:pt>
                <c:pt idx="1586">
                  <c:v>-4.0013757029641361</c:v>
                </c:pt>
                <c:pt idx="1587">
                  <c:v>-3.7346686887714289</c:v>
                </c:pt>
                <c:pt idx="1588">
                  <c:v>-3.6703223902762425</c:v>
                </c:pt>
                <c:pt idx="1589">
                  <c:v>-3.4910987486556584</c:v>
                </c:pt>
                <c:pt idx="1590">
                  <c:v>-2.9134824958129242</c:v>
                </c:pt>
                <c:pt idx="1591">
                  <c:v>-2.2576240791796196</c:v>
                </c:pt>
                <c:pt idx="1592">
                  <c:v>-1.9244317480143507</c:v>
                </c:pt>
                <c:pt idx="1593">
                  <c:v>-2.1191251914843372</c:v>
                </c:pt>
                <c:pt idx="1594">
                  <c:v>-2.8761838949358629</c:v>
                </c:pt>
                <c:pt idx="1595">
                  <c:v>-3.7390215640481776</c:v>
                </c:pt>
                <c:pt idx="1596">
                  <c:v>-5.307497792438765</c:v>
                </c:pt>
                <c:pt idx="1597">
                  <c:v>-6.5504467045480208</c:v>
                </c:pt>
                <c:pt idx="1598">
                  <c:v>-7.130272874104266</c:v>
                </c:pt>
                <c:pt idx="1599">
                  <c:v>-7.136653692016953</c:v>
                </c:pt>
                <c:pt idx="1600">
                  <c:v>-6.7399577708799043</c:v>
                </c:pt>
                <c:pt idx="1601">
                  <c:v>-6.4933804888570323</c:v>
                </c:pt>
                <c:pt idx="1602">
                  <c:v>-6.5156705404564148</c:v>
                </c:pt>
                <c:pt idx="1603">
                  <c:v>-7.7444989768059633</c:v>
                </c:pt>
                <c:pt idx="1604">
                  <c:v>-9.8453990540062861</c:v>
                </c:pt>
                <c:pt idx="1605">
                  <c:v>-12.05228621121188</c:v>
                </c:pt>
                <c:pt idx="1606">
                  <c:v>-12.362116721700181</c:v>
                </c:pt>
                <c:pt idx="1607">
                  <c:v>-8.8582333979432004</c:v>
                </c:pt>
                <c:pt idx="1608">
                  <c:v>-5.720763257038735</c:v>
                </c:pt>
                <c:pt idx="1609">
                  <c:v>-3.5539039138954092</c:v>
                </c:pt>
                <c:pt idx="1610">
                  <c:v>-4.0345418466465279</c:v>
                </c:pt>
                <c:pt idx="1611">
                  <c:v>-6.7346277773226682</c:v>
                </c:pt>
                <c:pt idx="1612">
                  <c:v>-9.5807961753021491</c:v>
                </c:pt>
                <c:pt idx="1613">
                  <c:v>-10.786756463607011</c:v>
                </c:pt>
                <c:pt idx="1614">
                  <c:v>-12.069300190094069</c:v>
                </c:pt>
                <c:pt idx="1615">
                  <c:v>-13.458369011333804</c:v>
                </c:pt>
                <c:pt idx="1616">
                  <c:v>-15.555206255653051</c:v>
                </c:pt>
                <c:pt idx="1617">
                  <c:v>-20.270148592553625</c:v>
                </c:pt>
                <c:pt idx="1618">
                  <c:v>-25.030786322049082</c:v>
                </c:pt>
                <c:pt idx="1619">
                  <c:v>-28.690497304847092</c:v>
                </c:pt>
                <c:pt idx="1620">
                  <c:v>-30.955444788093406</c:v>
                </c:pt>
                <c:pt idx="1621">
                  <c:v>-31.321444135026724</c:v>
                </c:pt>
                <c:pt idx="1622">
                  <c:v>-30.440153259871973</c:v>
                </c:pt>
                <c:pt idx="1623">
                  <c:v>-31.262124928852842</c:v>
                </c:pt>
                <c:pt idx="1624">
                  <c:v>-29.69666595959206</c:v>
                </c:pt>
                <c:pt idx="1625">
                  <c:v>-26.860385820297868</c:v>
                </c:pt>
                <c:pt idx="1626">
                  <c:v>-24.561859729389827</c:v>
                </c:pt>
                <c:pt idx="1627">
                  <c:v>-22.205016340814304</c:v>
                </c:pt>
                <c:pt idx="1628">
                  <c:v>-19.362050656841284</c:v>
                </c:pt>
                <c:pt idx="1629">
                  <c:v>-16.780100336667783</c:v>
                </c:pt>
                <c:pt idx="1630">
                  <c:v>-14.647221473697485</c:v>
                </c:pt>
                <c:pt idx="1631">
                  <c:v>-13.257082200647849</c:v>
                </c:pt>
                <c:pt idx="1632">
                  <c:v>-12.763632806190754</c:v>
                </c:pt>
                <c:pt idx="1633">
                  <c:v>-13.095683787726564</c:v>
                </c:pt>
                <c:pt idx="1634">
                  <c:v>-13.293657893505946</c:v>
                </c:pt>
                <c:pt idx="1635">
                  <c:v>-13.378888323270896</c:v>
                </c:pt>
                <c:pt idx="1636">
                  <c:v>-12.793647521482868</c:v>
                </c:pt>
                <c:pt idx="1637">
                  <c:v>-12.088779476685568</c:v>
                </c:pt>
                <c:pt idx="1638">
                  <c:v>-12.128127669121818</c:v>
                </c:pt>
                <c:pt idx="1639">
                  <c:v>-13.038926550474613</c:v>
                </c:pt>
                <c:pt idx="1640">
                  <c:v>-14.611060236731859</c:v>
                </c:pt>
                <c:pt idx="1641">
                  <c:v>-15.150184451476299</c:v>
                </c:pt>
                <c:pt idx="1642">
                  <c:v>-14.460770047133723</c:v>
                </c:pt>
                <c:pt idx="1643">
                  <c:v>-12.089786281961569</c:v>
                </c:pt>
                <c:pt idx="1644">
                  <c:v>-9.4580501640051278</c:v>
                </c:pt>
                <c:pt idx="1645">
                  <c:v>-7.4239694685248878</c:v>
                </c:pt>
                <c:pt idx="1646">
                  <c:v>-6.8048899247665258</c:v>
                </c:pt>
                <c:pt idx="1647">
                  <c:v>-8.9721963379746974</c:v>
                </c:pt>
                <c:pt idx="1648">
                  <c:v>-14.191180791237985</c:v>
                </c:pt>
                <c:pt idx="1649">
                  <c:v>-17.888324030782034</c:v>
                </c:pt>
                <c:pt idx="1650">
                  <c:v>-19.018515800143945</c:v>
                </c:pt>
                <c:pt idx="1651">
                  <c:v>-17.009249060131303</c:v>
                </c:pt>
                <c:pt idx="1652">
                  <c:v>-14.469448476802604</c:v>
                </c:pt>
                <c:pt idx="1653">
                  <c:v>-13.866521209496353</c:v>
                </c:pt>
                <c:pt idx="1654">
                  <c:v>-16.564424579317897</c:v>
                </c:pt>
                <c:pt idx="1655">
                  <c:v>-23.619476365885895</c:v>
                </c:pt>
                <c:pt idx="1656">
                  <c:v>-33.975170619582698</c:v>
                </c:pt>
                <c:pt idx="1657">
                  <c:v>-37.184498336125131</c:v>
                </c:pt>
                <c:pt idx="1658">
                  <c:v>-39.035813895270593</c:v>
                </c:pt>
                <c:pt idx="1659">
                  <c:v>-38.606910900268893</c:v>
                </c:pt>
                <c:pt idx="1660">
                  <c:v>-35.65105058384929</c:v>
                </c:pt>
                <c:pt idx="1661">
                  <c:v>-31.194644389164715</c:v>
                </c:pt>
                <c:pt idx="1662">
                  <c:v>-28.984897903658929</c:v>
                </c:pt>
                <c:pt idx="1663">
                  <c:v>-22.841882918767102</c:v>
                </c:pt>
                <c:pt idx="1664">
                  <c:v>-15.191149423584536</c:v>
                </c:pt>
                <c:pt idx="1665">
                  <c:v>-9.3916581897517979</c:v>
                </c:pt>
                <c:pt idx="1666">
                  <c:v>-6.1090056505647921</c:v>
                </c:pt>
                <c:pt idx="1667">
                  <c:v>-5.6023472381358559</c:v>
                </c:pt>
                <c:pt idx="1668">
                  <c:v>-5.2411886164120194</c:v>
                </c:pt>
                <c:pt idx="1669">
                  <c:v>-4.9943951816669854</c:v>
                </c:pt>
                <c:pt idx="1670">
                  <c:v>-5.4518675024491232</c:v>
                </c:pt>
                <c:pt idx="1671">
                  <c:v>-6.6273903035044883</c:v>
                </c:pt>
                <c:pt idx="1672">
                  <c:v>-7.7488901222755553</c:v>
                </c:pt>
                <c:pt idx="1673">
                  <c:v>-8.320346108120221</c:v>
                </c:pt>
                <c:pt idx="1674">
                  <c:v>-7.8204037729815612</c:v>
                </c:pt>
                <c:pt idx="1675">
                  <c:v>-6.2339555937487958</c:v>
                </c:pt>
                <c:pt idx="1676">
                  <c:v>-4.4699625045282945</c:v>
                </c:pt>
                <c:pt idx="1677">
                  <c:v>-2.3224549721149947</c:v>
                </c:pt>
                <c:pt idx="1678">
                  <c:v>-0.41043084934848806</c:v>
                </c:pt>
                <c:pt idx="1679">
                  <c:v>1.124844615890338</c:v>
                </c:pt>
                <c:pt idx="1680">
                  <c:v>1.9568428300279601</c:v>
                </c:pt>
                <c:pt idx="1681">
                  <c:v>2.3925185643225544</c:v>
                </c:pt>
                <c:pt idx="1682">
                  <c:v>3.1440438028951765</c:v>
                </c:pt>
                <c:pt idx="1683">
                  <c:v>3.8763612124303299</c:v>
                </c:pt>
                <c:pt idx="1684">
                  <c:v>4.5938640196623721</c:v>
                </c:pt>
                <c:pt idx="1685">
                  <c:v>4.8061117763481667</c:v>
                </c:pt>
                <c:pt idx="1686">
                  <c:v>4.0029197426969274</c:v>
                </c:pt>
                <c:pt idx="1687">
                  <c:v>2.6657129808012092</c:v>
                </c:pt>
                <c:pt idx="1688">
                  <c:v>1.238375221822525</c:v>
                </c:pt>
                <c:pt idx="1689">
                  <c:v>0.49086433338664043</c:v>
                </c:pt>
                <c:pt idx="1690">
                  <c:v>0.27487255649918152</c:v>
                </c:pt>
                <c:pt idx="1691">
                  <c:v>-0.57893334192218959</c:v>
                </c:pt>
                <c:pt idx="1692">
                  <c:v>-1.029201849826723</c:v>
                </c:pt>
                <c:pt idx="1693">
                  <c:v>-1.741170044050308</c:v>
                </c:pt>
                <c:pt idx="1694">
                  <c:v>-3.094543755243675</c:v>
                </c:pt>
                <c:pt idx="1695">
                  <c:v>-5.3774077990985392</c:v>
                </c:pt>
                <c:pt idx="1696">
                  <c:v>-4.7264104074208078</c:v>
                </c:pt>
                <c:pt idx="1697">
                  <c:v>-0.67477920118997448</c:v>
                </c:pt>
                <c:pt idx="1698">
                  <c:v>1.5402103960570279</c:v>
                </c:pt>
                <c:pt idx="1699">
                  <c:v>3.6165608561508047</c:v>
                </c:pt>
                <c:pt idx="1700">
                  <c:v>2.9578023795998645</c:v>
                </c:pt>
                <c:pt idx="1701">
                  <c:v>2.9865387279635081</c:v>
                </c:pt>
                <c:pt idx="1702">
                  <c:v>2.4356965216907702</c:v>
                </c:pt>
                <c:pt idx="1703">
                  <c:v>0.43971847015897431</c:v>
                </c:pt>
                <c:pt idx="1704">
                  <c:v>-2.9867424801244939</c:v>
                </c:pt>
                <c:pt idx="1705">
                  <c:v>-16.295253578035993</c:v>
                </c:pt>
                <c:pt idx="1706">
                  <c:v>-26.93362536674352</c:v>
                </c:pt>
                <c:pt idx="1707">
                  <c:v>-39.885865805077437</c:v>
                </c:pt>
                <c:pt idx="1708">
                  <c:v>-53.31443874285317</c:v>
                </c:pt>
                <c:pt idx="1709">
                  <c:v>-54.533289651316423</c:v>
                </c:pt>
                <c:pt idx="1710">
                  <c:v>-50.600012279284606</c:v>
                </c:pt>
                <c:pt idx="1711">
                  <c:v>-43.048532872693841</c:v>
                </c:pt>
                <c:pt idx="1712">
                  <c:v>-32.175871442151625</c:v>
                </c:pt>
                <c:pt idx="1713">
                  <c:v>-24.272753645399391</c:v>
                </c:pt>
                <c:pt idx="1714">
                  <c:v>-22.069135319595141</c:v>
                </c:pt>
                <c:pt idx="1715">
                  <c:v>-19.734081697531376</c:v>
                </c:pt>
                <c:pt idx="1716">
                  <c:v>-18.441314350973755</c:v>
                </c:pt>
                <c:pt idx="1717">
                  <c:v>-18.561081029061032</c:v>
                </c:pt>
                <c:pt idx="1718">
                  <c:v>-18.224193206546833</c:v>
                </c:pt>
                <c:pt idx="1719">
                  <c:v>-17.891056529506361</c:v>
                </c:pt>
                <c:pt idx="1720">
                  <c:v>-17.526825920790479</c:v>
                </c:pt>
                <c:pt idx="1721">
                  <c:v>-16.881178411352401</c:v>
                </c:pt>
                <c:pt idx="1722">
                  <c:v>-16.340578620907255</c:v>
                </c:pt>
                <c:pt idx="1723">
                  <c:v>-15.733240075823216</c:v>
                </c:pt>
                <c:pt idx="1724">
                  <c:v>-14.890656168744057</c:v>
                </c:pt>
                <c:pt idx="1725">
                  <c:v>-13.695238142603602</c:v>
                </c:pt>
                <c:pt idx="1726">
                  <c:v>-12.70190844702244</c:v>
                </c:pt>
                <c:pt idx="1727">
                  <c:v>-11.260789892785064</c:v>
                </c:pt>
                <c:pt idx="1728">
                  <c:v>-9.3009808483214691</c:v>
                </c:pt>
                <c:pt idx="1729">
                  <c:v>-7.829652659792214</c:v>
                </c:pt>
                <c:pt idx="1730">
                  <c:v>-8.8904691999392362</c:v>
                </c:pt>
                <c:pt idx="1731">
                  <c:v>-11.105421566521862</c:v>
                </c:pt>
                <c:pt idx="1732">
                  <c:v>-10.639393679517646</c:v>
                </c:pt>
                <c:pt idx="1733">
                  <c:v>-8.7303559107501574</c:v>
                </c:pt>
                <c:pt idx="1734">
                  <c:v>-7.953487329325938</c:v>
                </c:pt>
                <c:pt idx="1735">
                  <c:v>-8.2749348389990338</c:v>
                </c:pt>
                <c:pt idx="1736">
                  <c:v>-10.282134722850575</c:v>
                </c:pt>
                <c:pt idx="1737">
                  <c:v>-14.058539682154352</c:v>
                </c:pt>
                <c:pt idx="1738">
                  <c:v>-18.866835104119382</c:v>
                </c:pt>
                <c:pt idx="1739">
                  <c:v>-24.561107315733764</c:v>
                </c:pt>
                <c:pt idx="1740">
                  <c:v>-29.974624571377348</c:v>
                </c:pt>
                <c:pt idx="1741">
                  <c:v>-33.001681618323666</c:v>
                </c:pt>
                <c:pt idx="1742">
                  <c:v>-25.06119109466249</c:v>
                </c:pt>
                <c:pt idx="1743">
                  <c:v>-13.922237582449366</c:v>
                </c:pt>
                <c:pt idx="1744">
                  <c:v>-16.394278722197438</c:v>
                </c:pt>
                <c:pt idx="1745">
                  <c:v>-23.231542837506076</c:v>
                </c:pt>
                <c:pt idx="1746">
                  <c:v>-24.666925907603488</c:v>
                </c:pt>
                <c:pt idx="1747">
                  <c:v>-22.860791378240958</c:v>
                </c:pt>
                <c:pt idx="1748">
                  <c:v>-20.767594595394275</c:v>
                </c:pt>
                <c:pt idx="1749">
                  <c:v>-20.043091366470787</c:v>
                </c:pt>
                <c:pt idx="1750">
                  <c:v>-17.873260470752875</c:v>
                </c:pt>
                <c:pt idx="1751">
                  <c:v>-15.64491140077957</c:v>
                </c:pt>
                <c:pt idx="1752">
                  <c:v>-13.270163954660719</c:v>
                </c:pt>
                <c:pt idx="1753">
                  <c:v>-11.278450780690445</c:v>
                </c:pt>
                <c:pt idx="1754">
                  <c:v>-10.824387571166458</c:v>
                </c:pt>
                <c:pt idx="1755">
                  <c:v>-10.295861705201544</c:v>
                </c:pt>
                <c:pt idx="1756">
                  <c:v>-9.4155125424871553</c:v>
                </c:pt>
                <c:pt idx="1757">
                  <c:v>-7.980549982048176</c:v>
                </c:pt>
                <c:pt idx="1758">
                  <c:v>-5.8943214354865301</c:v>
                </c:pt>
                <c:pt idx="1759">
                  <c:v>-3.9798617955219369</c:v>
                </c:pt>
                <c:pt idx="1760">
                  <c:v>-1.9420082187657506</c:v>
                </c:pt>
                <c:pt idx="1761">
                  <c:v>-0.28418748660782206</c:v>
                </c:pt>
                <c:pt idx="1762">
                  <c:v>0.92030710362474866</c:v>
                </c:pt>
                <c:pt idx="1763">
                  <c:v>1.4888739152122972</c:v>
                </c:pt>
                <c:pt idx="1764">
                  <c:v>0.82022918083500784</c:v>
                </c:pt>
                <c:pt idx="1765">
                  <c:v>-0.67013039872060798</c:v>
                </c:pt>
                <c:pt idx="1766">
                  <c:v>-1.5944292095941375</c:v>
                </c:pt>
                <c:pt idx="1767">
                  <c:v>-3.0752621882650835</c:v>
                </c:pt>
                <c:pt idx="1768">
                  <c:v>-4.3293637273053331</c:v>
                </c:pt>
                <c:pt idx="1769">
                  <c:v>-6.1922308402745259</c:v>
                </c:pt>
                <c:pt idx="1770">
                  <c:v>-7.9874547659222941</c:v>
                </c:pt>
                <c:pt idx="1771">
                  <c:v>-9.5915644500306119</c:v>
                </c:pt>
                <c:pt idx="1772">
                  <c:v>-10.51880473721026</c:v>
                </c:pt>
                <c:pt idx="1773">
                  <c:v>-11.243114105284754</c:v>
                </c:pt>
                <c:pt idx="1774">
                  <c:v>-12.71988375486344</c:v>
                </c:pt>
                <c:pt idx="1775">
                  <c:v>-13.026217770506962</c:v>
                </c:pt>
                <c:pt idx="1776">
                  <c:v>-8.8623329266649531</c:v>
                </c:pt>
                <c:pt idx="1777">
                  <c:v>-7.0244675397836183</c:v>
                </c:pt>
                <c:pt idx="1778">
                  <c:v>-5.887148269425909</c:v>
                </c:pt>
                <c:pt idx="1779">
                  <c:v>-6.2803280830035577</c:v>
                </c:pt>
                <c:pt idx="1780">
                  <c:v>-8.0749145835517329</c:v>
                </c:pt>
                <c:pt idx="1781">
                  <c:v>-11.24676019157099</c:v>
                </c:pt>
                <c:pt idx="1782">
                  <c:v>-16.394912629265551</c:v>
                </c:pt>
                <c:pt idx="1783">
                  <c:v>-23.002403378215291</c:v>
                </c:pt>
                <c:pt idx="1784">
                  <c:v>-26.82140279704787</c:v>
                </c:pt>
                <c:pt idx="1785">
                  <c:v>-29.363134236452122</c:v>
                </c:pt>
                <c:pt idx="1786">
                  <c:v>-28.131685225264572</c:v>
                </c:pt>
                <c:pt idx="1787">
                  <c:v>-31.76178322285168</c:v>
                </c:pt>
                <c:pt idx="1788">
                  <c:v>-37.156141876234251</c:v>
                </c:pt>
                <c:pt idx="1789">
                  <c:v>-39.65885470453459</c:v>
                </c:pt>
                <c:pt idx="1790">
                  <c:v>-37.656398305328359</c:v>
                </c:pt>
                <c:pt idx="1791">
                  <c:v>-30.134118633593989</c:v>
                </c:pt>
                <c:pt idx="1792">
                  <c:v>-27.165966416690743</c:v>
                </c:pt>
                <c:pt idx="1793">
                  <c:v>-20.444662322629707</c:v>
                </c:pt>
                <c:pt idx="1794">
                  <c:v>-15.710100787315939</c:v>
                </c:pt>
                <c:pt idx="1795">
                  <c:v>-13.779333230988371</c:v>
                </c:pt>
                <c:pt idx="1796">
                  <c:v>-12.563518418213745</c:v>
                </c:pt>
                <c:pt idx="1797">
                  <c:v>-11.743695123709646</c:v>
                </c:pt>
                <c:pt idx="1798">
                  <c:v>-10.005017287792713</c:v>
                </c:pt>
                <c:pt idx="1799">
                  <c:v>-8.9274871686833475</c:v>
                </c:pt>
                <c:pt idx="1800">
                  <c:v>-7.6719518192607881</c:v>
                </c:pt>
                <c:pt idx="1801">
                  <c:v>-7.1379676350100212</c:v>
                </c:pt>
                <c:pt idx="1802">
                  <c:v>-6.7270370899339502</c:v>
                </c:pt>
                <c:pt idx="1803">
                  <c:v>-5.9742545711363588</c:v>
                </c:pt>
                <c:pt idx="1804">
                  <c:v>-5.1850437904317639</c:v>
                </c:pt>
                <c:pt idx="1805">
                  <c:v>-3.6500668115066985</c:v>
                </c:pt>
                <c:pt idx="1806">
                  <c:v>-1.9557248231032616</c:v>
                </c:pt>
                <c:pt idx="1807">
                  <c:v>-1.4176992641631811</c:v>
                </c:pt>
                <c:pt idx="1808">
                  <c:v>-1.9242721775583329</c:v>
                </c:pt>
                <c:pt idx="1809">
                  <c:v>-2.9947721919199664</c:v>
                </c:pt>
                <c:pt idx="1810">
                  <c:v>-3.9789562166471342</c:v>
                </c:pt>
                <c:pt idx="1811">
                  <c:v>-5.6468117405918701</c:v>
                </c:pt>
                <c:pt idx="1812">
                  <c:v>-6.9253581284004273</c:v>
                </c:pt>
                <c:pt idx="1813">
                  <c:v>-7.0114770322865558</c:v>
                </c:pt>
                <c:pt idx="1814">
                  <c:v>-6.9799421037517551</c:v>
                </c:pt>
                <c:pt idx="1815">
                  <c:v>-5.6155080242084514</c:v>
                </c:pt>
                <c:pt idx="1816">
                  <c:v>-3.5121052808111384</c:v>
                </c:pt>
                <c:pt idx="1817">
                  <c:v>-0.84086393006485949</c:v>
                </c:pt>
                <c:pt idx="1818">
                  <c:v>-0.43994481797897161</c:v>
                </c:pt>
                <c:pt idx="1819">
                  <c:v>-2.1778582382366443</c:v>
                </c:pt>
                <c:pt idx="1820">
                  <c:v>-6.5306208905143714</c:v>
                </c:pt>
                <c:pt idx="1821">
                  <c:v>-15.17204654612585</c:v>
                </c:pt>
                <c:pt idx="1822">
                  <c:v>-28.679904580714915</c:v>
                </c:pt>
                <c:pt idx="1823">
                  <c:v>-43.970742137394723</c:v>
                </c:pt>
                <c:pt idx="1824">
                  <c:v>-54.673984013154232</c:v>
                </c:pt>
                <c:pt idx="1825">
                  <c:v>-59.846053416448299</c:v>
                </c:pt>
                <c:pt idx="1826">
                  <c:v>-56.439318655992629</c:v>
                </c:pt>
                <c:pt idx="1827">
                  <c:v>-49.614973899542399</c:v>
                </c:pt>
                <c:pt idx="1828">
                  <c:v>-39.640501958267372</c:v>
                </c:pt>
                <c:pt idx="1829">
                  <c:v>-30.07005342317149</c:v>
                </c:pt>
                <c:pt idx="1830">
                  <c:v>-29.696890927396158</c:v>
                </c:pt>
                <c:pt idx="1831">
                  <c:v>-22.388142568925559</c:v>
                </c:pt>
                <c:pt idx="1832">
                  <c:v>-20.288775657001008</c:v>
                </c:pt>
                <c:pt idx="1833">
                  <c:v>-20.483387436353638</c:v>
                </c:pt>
                <c:pt idx="1834">
                  <c:v>-19.369851448666893</c:v>
                </c:pt>
                <c:pt idx="1835">
                  <c:v>-18.038171731491225</c:v>
                </c:pt>
                <c:pt idx="1836">
                  <c:v>-16.829792063637026</c:v>
                </c:pt>
                <c:pt idx="1837">
                  <c:v>-15.773535279285433</c:v>
                </c:pt>
                <c:pt idx="1838">
                  <c:v>-14.287796973071805</c:v>
                </c:pt>
                <c:pt idx="1839">
                  <c:v>-12.146634856446106</c:v>
                </c:pt>
                <c:pt idx="1840">
                  <c:v>-10.113815677397403</c:v>
                </c:pt>
                <c:pt idx="1841">
                  <c:v>-8.5968603676152515</c:v>
                </c:pt>
                <c:pt idx="1842">
                  <c:v>-7.7274547273200689</c:v>
                </c:pt>
                <c:pt idx="1843">
                  <c:v>-7.547665025113008</c:v>
                </c:pt>
                <c:pt idx="1844">
                  <c:v>-7.6754665539506579</c:v>
                </c:pt>
                <c:pt idx="1845">
                  <c:v>-7.6484462311399728</c:v>
                </c:pt>
                <c:pt idx="1846">
                  <c:v>-7.6095939544200872</c:v>
                </c:pt>
                <c:pt idx="1847">
                  <c:v>-7.1944631037918407</c:v>
                </c:pt>
                <c:pt idx="1848">
                  <c:v>-6.6503984684263324</c:v>
                </c:pt>
                <c:pt idx="1849">
                  <c:v>-6.3216424007304717</c:v>
                </c:pt>
                <c:pt idx="1850">
                  <c:v>-6.1339476378356954</c:v>
                </c:pt>
                <c:pt idx="1851">
                  <c:v>-6.5676597543998918</c:v>
                </c:pt>
                <c:pt idx="1852">
                  <c:v>-7.2548181095705786</c:v>
                </c:pt>
                <c:pt idx="1853">
                  <c:v>-9.0634812218655156</c:v>
                </c:pt>
                <c:pt idx="1854">
                  <c:v>-10.824792337443899</c:v>
                </c:pt>
                <c:pt idx="1855">
                  <c:v>-12.748394574067948</c:v>
                </c:pt>
                <c:pt idx="1856">
                  <c:v>-13.919493026945609</c:v>
                </c:pt>
                <c:pt idx="1857">
                  <c:v>-13.658536908997837</c:v>
                </c:pt>
                <c:pt idx="1858">
                  <c:v>-14.435115526503067</c:v>
                </c:pt>
                <c:pt idx="1859">
                  <c:v>-15.394520060218863</c:v>
                </c:pt>
                <c:pt idx="1860">
                  <c:v>-13.578418080947603</c:v>
                </c:pt>
                <c:pt idx="1861">
                  <c:v>-11.050230800635198</c:v>
                </c:pt>
                <c:pt idx="1862">
                  <c:v>-6.9241598180474897</c:v>
                </c:pt>
                <c:pt idx="1863">
                  <c:v>-7.119093893354985</c:v>
                </c:pt>
                <c:pt idx="1864">
                  <c:v>-8.9507823664089123</c:v>
                </c:pt>
                <c:pt idx="1865">
                  <c:v>-20.41287852412654</c:v>
                </c:pt>
                <c:pt idx="1866">
                  <c:v>-40.140311241498573</c:v>
                </c:pt>
                <c:pt idx="1867">
                  <c:v>-32.781020454692474</c:v>
                </c:pt>
                <c:pt idx="1868">
                  <c:v>-38.437687043466106</c:v>
                </c:pt>
                <c:pt idx="1869">
                  <c:v>-39.028692712950011</c:v>
                </c:pt>
                <c:pt idx="1870">
                  <c:v>-50.498702828419418</c:v>
                </c:pt>
                <c:pt idx="1871">
                  <c:v>-43.502804288052943</c:v>
                </c:pt>
                <c:pt idx="1872">
                  <c:v>-34.45663778483744</c:v>
                </c:pt>
                <c:pt idx="1873">
                  <c:v>-24.630419172611404</c:v>
                </c:pt>
                <c:pt idx="1874">
                  <c:v>-25.280616254369576</c:v>
                </c:pt>
                <c:pt idx="1875">
                  <c:v>-24.749891977160718</c:v>
                </c:pt>
                <c:pt idx="1876">
                  <c:v>-25.861729154978235</c:v>
                </c:pt>
                <c:pt idx="1877">
                  <c:v>-28.050010525216905</c:v>
                </c:pt>
                <c:pt idx="1878">
                  <c:v>-26.861675472585077</c:v>
                </c:pt>
                <c:pt idx="1879">
                  <c:v>-24.166855034259378</c:v>
                </c:pt>
                <c:pt idx="1880">
                  <c:v>-22.00195594880223</c:v>
                </c:pt>
                <c:pt idx="1881">
                  <c:v>-20.838871561220728</c:v>
                </c:pt>
                <c:pt idx="1882">
                  <c:v>-19.140274153837957</c:v>
                </c:pt>
                <c:pt idx="1883">
                  <c:v>-18.305370729418776</c:v>
                </c:pt>
                <c:pt idx="1884">
                  <c:v>-17.887840641315936</c:v>
                </c:pt>
                <c:pt idx="1885">
                  <c:v>-18.271487605881049</c:v>
                </c:pt>
                <c:pt idx="1886">
                  <c:v>-18.288340105675488</c:v>
                </c:pt>
                <c:pt idx="1887">
                  <c:v>-16.906329456648869</c:v>
                </c:pt>
                <c:pt idx="1888">
                  <c:v>-14.24145300029417</c:v>
                </c:pt>
                <c:pt idx="1889">
                  <c:v>-12.667455848042033</c:v>
                </c:pt>
                <c:pt idx="1890">
                  <c:v>-12.210291981312583</c:v>
                </c:pt>
                <c:pt idx="1891">
                  <c:v>-12.939936791152356</c:v>
                </c:pt>
                <c:pt idx="1892">
                  <c:v>-12.63138580535596</c:v>
                </c:pt>
                <c:pt idx="1893">
                  <c:v>-10.5832765798746</c:v>
                </c:pt>
                <c:pt idx="1894">
                  <c:v>-8.5785972841965759</c:v>
                </c:pt>
                <c:pt idx="1895">
                  <c:v>-7.3495034558660857</c:v>
                </c:pt>
                <c:pt idx="1896">
                  <c:v>-8.2546102387925497</c:v>
                </c:pt>
                <c:pt idx="1897">
                  <c:v>-8.9452764408355456</c:v>
                </c:pt>
                <c:pt idx="1898">
                  <c:v>-7.7953249790382815</c:v>
                </c:pt>
                <c:pt idx="1899">
                  <c:v>-5.8425160746458129</c:v>
                </c:pt>
                <c:pt idx="1900">
                  <c:v>-4.9051446983284173</c:v>
                </c:pt>
                <c:pt idx="1901">
                  <c:v>-4.6287966874289124</c:v>
                </c:pt>
                <c:pt idx="1902">
                  <c:v>-5.4995064826944873</c:v>
                </c:pt>
                <c:pt idx="1903">
                  <c:v>-5.1578234866971844</c:v>
                </c:pt>
                <c:pt idx="1904">
                  <c:v>-5.5086429723384764</c:v>
                </c:pt>
                <c:pt idx="1905">
                  <c:v>-6.5736546126579682</c:v>
                </c:pt>
                <c:pt idx="1906">
                  <c:v>-16.694663233819792</c:v>
                </c:pt>
                <c:pt idx="1907">
                  <c:v>-28.916109540192959</c:v>
                </c:pt>
                <c:pt idx="1908">
                  <c:v>-40.652532290286118</c:v>
                </c:pt>
                <c:pt idx="1909">
                  <c:v>-47.013515292678136</c:v>
                </c:pt>
                <c:pt idx="1910">
                  <c:v>-52.151032303720953</c:v>
                </c:pt>
                <c:pt idx="1911">
                  <c:v>-44.044480980914756</c:v>
                </c:pt>
                <c:pt idx="1912">
                  <c:v>-44.877965658864554</c:v>
                </c:pt>
                <c:pt idx="1913">
                  <c:v>-33.284439500020071</c:v>
                </c:pt>
                <c:pt idx="1914">
                  <c:v>-23.797732400809007</c:v>
                </c:pt>
                <c:pt idx="1915">
                  <c:v>-18.351221744350447</c:v>
                </c:pt>
                <c:pt idx="1916">
                  <c:v>-15.7067175255967</c:v>
                </c:pt>
                <c:pt idx="1917">
                  <c:v>-15.60203570944927</c:v>
                </c:pt>
                <c:pt idx="1918">
                  <c:v>-15.110859871257473</c:v>
                </c:pt>
                <c:pt idx="1919">
                  <c:v>-14.455928756885111</c:v>
                </c:pt>
                <c:pt idx="1920">
                  <c:v>-14.310958563234212</c:v>
                </c:pt>
                <c:pt idx="1921">
                  <c:v>-13.268447205898006</c:v>
                </c:pt>
                <c:pt idx="1922">
                  <c:v>-12.177769600492159</c:v>
                </c:pt>
                <c:pt idx="1923">
                  <c:v>-10.128375904409276</c:v>
                </c:pt>
                <c:pt idx="1924">
                  <c:v>-8.2621526462114154</c:v>
                </c:pt>
                <c:pt idx="1925">
                  <c:v>-7.0561344239429538</c:v>
                </c:pt>
                <c:pt idx="1926">
                  <c:v>-6.2758012707097963</c:v>
                </c:pt>
                <c:pt idx="1927">
                  <c:v>-6.3088807979087465</c:v>
                </c:pt>
                <c:pt idx="1928">
                  <c:v>-7.1931224460585641</c:v>
                </c:pt>
                <c:pt idx="1929">
                  <c:v>-7.0648038238067095</c:v>
                </c:pt>
                <c:pt idx="1930">
                  <c:v>-6.8753436584541188</c:v>
                </c:pt>
                <c:pt idx="1931">
                  <c:v>-7.6777188354458206</c:v>
                </c:pt>
                <c:pt idx="1932">
                  <c:v>-8.3833765866852961</c:v>
                </c:pt>
                <c:pt idx="1933">
                  <c:v>-8.7972663981320753</c:v>
                </c:pt>
                <c:pt idx="1934">
                  <c:v>-9.4507838745980468</c:v>
                </c:pt>
                <c:pt idx="1935">
                  <c:v>-10.388051322106394</c:v>
                </c:pt>
                <c:pt idx="1936">
                  <c:v>-12.058859274190315</c:v>
                </c:pt>
                <c:pt idx="1937">
                  <c:v>-15.123500157802866</c:v>
                </c:pt>
                <c:pt idx="1938">
                  <c:v>-19.498603123503742</c:v>
                </c:pt>
                <c:pt idx="1939">
                  <c:v>-24.660038192101812</c:v>
                </c:pt>
                <c:pt idx="1940">
                  <c:v>-29.213105564763588</c:v>
                </c:pt>
                <c:pt idx="1941">
                  <c:v>-30.657904471698238</c:v>
                </c:pt>
                <c:pt idx="1942">
                  <c:v>-27.683386096013187</c:v>
                </c:pt>
                <c:pt idx="1943">
                  <c:v>-21.32363735059749</c:v>
                </c:pt>
                <c:pt idx="1944">
                  <c:v>-12.784073837977385</c:v>
                </c:pt>
                <c:pt idx="1945">
                  <c:v>-6.5471356494317972</c:v>
                </c:pt>
                <c:pt idx="1946">
                  <c:v>-3.6896209279731811</c:v>
                </c:pt>
                <c:pt idx="1947">
                  <c:v>-3.2889698879817435</c:v>
                </c:pt>
                <c:pt idx="1948">
                  <c:v>-5.038153244076554</c:v>
                </c:pt>
                <c:pt idx="1949">
                  <c:v>-8.6588251501536462</c:v>
                </c:pt>
                <c:pt idx="1950">
                  <c:v>-14.614349309896227</c:v>
                </c:pt>
                <c:pt idx="1951">
                  <c:v>-22.845318402832323</c:v>
                </c:pt>
                <c:pt idx="1952">
                  <c:v>-37.246562733527867</c:v>
                </c:pt>
                <c:pt idx="1953">
                  <c:v>-42.787620715894612</c:v>
                </c:pt>
                <c:pt idx="1954">
                  <c:v>-38.818063102984389</c:v>
                </c:pt>
                <c:pt idx="1955">
                  <c:v>-28.47398416586126</c:v>
                </c:pt>
                <c:pt idx="1956">
                  <c:v>-20.076249480345293</c:v>
                </c:pt>
                <c:pt idx="1957">
                  <c:v>-16.7346008404724</c:v>
                </c:pt>
                <c:pt idx="1958">
                  <c:v>-10.649509753804416</c:v>
                </c:pt>
                <c:pt idx="1959">
                  <c:v>-13.824265643420299</c:v>
                </c:pt>
                <c:pt idx="1960">
                  <c:v>-13.595958709502396</c:v>
                </c:pt>
                <c:pt idx="1961">
                  <c:v>-15.654845146219611</c:v>
                </c:pt>
                <c:pt idx="1962">
                  <c:v>-18.979226921271625</c:v>
                </c:pt>
                <c:pt idx="1963">
                  <c:v>-19.654677616097334</c:v>
                </c:pt>
                <c:pt idx="1964">
                  <c:v>-22.218824364135347</c:v>
                </c:pt>
                <c:pt idx="1965">
                  <c:v>-25.953251583968605</c:v>
                </c:pt>
                <c:pt idx="1966">
                  <c:v>-30.04342270848819</c:v>
                </c:pt>
                <c:pt idx="1967">
                  <c:v>-33.600253466258486</c:v>
                </c:pt>
                <c:pt idx="1968">
                  <c:v>-37.697976650006467</c:v>
                </c:pt>
                <c:pt idx="1969">
                  <c:v>-39.746335505894685</c:v>
                </c:pt>
                <c:pt idx="1970">
                  <c:v>-41.73552327601422</c:v>
                </c:pt>
                <c:pt idx="1971">
                  <c:v>-41.910285629931856</c:v>
                </c:pt>
                <c:pt idx="1972">
                  <c:v>-41.298900155618597</c:v>
                </c:pt>
                <c:pt idx="1973">
                  <c:v>-41.503026654763147</c:v>
                </c:pt>
                <c:pt idx="1974">
                  <c:v>-38.194884219441938</c:v>
                </c:pt>
                <c:pt idx="1975">
                  <c:v>-35.895582783297264</c:v>
                </c:pt>
                <c:pt idx="1976">
                  <c:v>-35.413968347672252</c:v>
                </c:pt>
                <c:pt idx="1977">
                  <c:v>-37.061950797869152</c:v>
                </c:pt>
                <c:pt idx="1978">
                  <c:v>-37.167098076293833</c:v>
                </c:pt>
                <c:pt idx="1979">
                  <c:v>-29.713787849203719</c:v>
                </c:pt>
                <c:pt idx="1980">
                  <c:v>-18.766553129236062</c:v>
                </c:pt>
                <c:pt idx="1981">
                  <c:v>-19.419405951272257</c:v>
                </c:pt>
                <c:pt idx="1982">
                  <c:v>-23.671790385442144</c:v>
                </c:pt>
                <c:pt idx="1983">
                  <c:v>-22.239407903316454</c:v>
                </c:pt>
                <c:pt idx="1984">
                  <c:v>-6.2547440873215852</c:v>
                </c:pt>
                <c:pt idx="1985">
                  <c:v>7.1450482810871856</c:v>
                </c:pt>
                <c:pt idx="1986">
                  <c:v>13.295521654210141</c:v>
                </c:pt>
                <c:pt idx="1987">
                  <c:v>-2.1097888239887723</c:v>
                </c:pt>
                <c:pt idx="1988">
                  <c:v>-1.0173025240339948</c:v>
                </c:pt>
                <c:pt idx="1989">
                  <c:v>1.2058405033146313</c:v>
                </c:pt>
                <c:pt idx="1990">
                  <c:v>-13.729065144929361</c:v>
                </c:pt>
                <c:pt idx="1991">
                  <c:v>-22.800273048831574</c:v>
                </c:pt>
                <c:pt idx="1992">
                  <c:v>-23.61452880852752</c:v>
                </c:pt>
                <c:pt idx="1993">
                  <c:v>-22.704377899284157</c:v>
                </c:pt>
                <c:pt idx="1994">
                  <c:v>-19.685759870676602</c:v>
                </c:pt>
                <c:pt idx="1995">
                  <c:v>-16.808563152904398</c:v>
                </c:pt>
                <c:pt idx="1996">
                  <c:v>8.911697175775549</c:v>
                </c:pt>
                <c:pt idx="1997">
                  <c:v>23.114274837790425</c:v>
                </c:pt>
                <c:pt idx="1998">
                  <c:v>1.4504133546407376</c:v>
                </c:pt>
                <c:pt idx="1999">
                  <c:v>-5.4640441735772409</c:v>
                </c:pt>
                <c:pt idx="2000">
                  <c:v>-6.6966254963868307E-2</c:v>
                </c:pt>
                <c:pt idx="2001">
                  <c:v>-13.295887763998842</c:v>
                </c:pt>
                <c:pt idx="2002">
                  <c:v>-13.003690523046092</c:v>
                </c:pt>
                <c:pt idx="2003">
                  <c:v>-13.531132092136701</c:v>
                </c:pt>
                <c:pt idx="2004">
                  <c:v>-15.057538438438833</c:v>
                </c:pt>
                <c:pt idx="2005">
                  <c:v>-22.678910613013901</c:v>
                </c:pt>
                <c:pt idx="2006">
                  <c:v>-31.726733307118185</c:v>
                </c:pt>
                <c:pt idx="2007">
                  <c:v>-21.530229180487478</c:v>
                </c:pt>
                <c:pt idx="2008">
                  <c:v>-1.101113300449442</c:v>
                </c:pt>
                <c:pt idx="2009">
                  <c:v>6.1026058653872157</c:v>
                </c:pt>
                <c:pt idx="2010">
                  <c:v>6.3399223706771117</c:v>
                </c:pt>
                <c:pt idx="2011">
                  <c:v>6.3938641359147645</c:v>
                </c:pt>
                <c:pt idx="2012">
                  <c:v>4.6124822622968784</c:v>
                </c:pt>
                <c:pt idx="2013">
                  <c:v>0.1206784767405646</c:v>
                </c:pt>
                <c:pt idx="2014">
                  <c:v>1.1660581802700623</c:v>
                </c:pt>
                <c:pt idx="2015">
                  <c:v>-0.54472051265780197</c:v>
                </c:pt>
                <c:pt idx="2016">
                  <c:v>-2.0917656091623655</c:v>
                </c:pt>
                <c:pt idx="2017">
                  <c:v>0.39718501419813995</c:v>
                </c:pt>
                <c:pt idx="2018">
                  <c:v>0.88683122105293466</c:v>
                </c:pt>
                <c:pt idx="2019">
                  <c:v>1.9508950370377418</c:v>
                </c:pt>
                <c:pt idx="2020">
                  <c:v>0.80310639559954344</c:v>
                </c:pt>
                <c:pt idx="2021">
                  <c:v>-3.5797192620451934</c:v>
                </c:pt>
                <c:pt idx="2022">
                  <c:v>-0.26269874107700814</c:v>
                </c:pt>
                <c:pt idx="2023">
                  <c:v>-0.51726816430253952</c:v>
                </c:pt>
                <c:pt idx="2024">
                  <c:v>-2.0690801373859706</c:v>
                </c:pt>
                <c:pt idx="2025">
                  <c:v>-2.6634265050819992</c:v>
                </c:pt>
                <c:pt idx="2026">
                  <c:v>-1.5248655024068962</c:v>
                </c:pt>
                <c:pt idx="2027">
                  <c:v>-0.98342835416409868</c:v>
                </c:pt>
                <c:pt idx="2028">
                  <c:v>-1.9398920745088344</c:v>
                </c:pt>
                <c:pt idx="2029">
                  <c:v>-1.4862860393226005</c:v>
                </c:pt>
                <c:pt idx="2030">
                  <c:v>-1.195027057043059</c:v>
                </c:pt>
                <c:pt idx="2031">
                  <c:v>-2.3147979887353443</c:v>
                </c:pt>
                <c:pt idx="2032">
                  <c:v>-3.094337463975656</c:v>
                </c:pt>
                <c:pt idx="2033">
                  <c:v>-2.4460353478927161</c:v>
                </c:pt>
                <c:pt idx="2034">
                  <c:v>-2.4958098042151131</c:v>
                </c:pt>
                <c:pt idx="2035">
                  <c:v>-2.1476830423408728</c:v>
                </c:pt>
                <c:pt idx="2036">
                  <c:v>-1.9646122995446469</c:v>
                </c:pt>
                <c:pt idx="2037">
                  <c:v>-3.5418383485792799</c:v>
                </c:pt>
                <c:pt idx="2038">
                  <c:v>-2.1308351699258261</c:v>
                </c:pt>
                <c:pt idx="2039">
                  <c:v>-1.4579926738690647</c:v>
                </c:pt>
                <c:pt idx="2040">
                  <c:v>-2.3559396578901421</c:v>
                </c:pt>
                <c:pt idx="2041">
                  <c:v>-3.6054380807237565</c:v>
                </c:pt>
                <c:pt idx="2042">
                  <c:v>-3.9914919553733177</c:v>
                </c:pt>
                <c:pt idx="2043">
                  <c:v>-3.9480931833626047</c:v>
                </c:pt>
                <c:pt idx="2044">
                  <c:v>-4.1370543585016355</c:v>
                </c:pt>
                <c:pt idx="2045">
                  <c:v>-4.0565718388537029</c:v>
                </c:pt>
                <c:pt idx="2046">
                  <c:v>-4.6171753812805258</c:v>
                </c:pt>
                <c:pt idx="2047">
                  <c:v>-5.2524337948656186</c:v>
                </c:pt>
                <c:pt idx="2048">
                  <c:v>-5.0814239772427943</c:v>
                </c:pt>
                <c:pt idx="2049">
                  <c:v>-4.5746855265486328</c:v>
                </c:pt>
                <c:pt idx="2050">
                  <c:v>-3.8983776628483828</c:v>
                </c:pt>
                <c:pt idx="2051">
                  <c:v>-4.0630194721271042</c:v>
                </c:pt>
                <c:pt idx="2052">
                  <c:v>-5.7644069490531544</c:v>
                </c:pt>
                <c:pt idx="2053">
                  <c:v>-4.8698609109487254</c:v>
                </c:pt>
                <c:pt idx="2054">
                  <c:v>-2.7260847624028672</c:v>
                </c:pt>
                <c:pt idx="2055">
                  <c:v>-3.5560511235598578E-2</c:v>
                </c:pt>
                <c:pt idx="2056">
                  <c:v>0.82940964865215883</c:v>
                </c:pt>
                <c:pt idx="2057">
                  <c:v>-6.4192483303248074E-2</c:v>
                </c:pt>
                <c:pt idx="2058">
                  <c:v>-1.728965448412165</c:v>
                </c:pt>
                <c:pt idx="2059">
                  <c:v>-3.0569424050683782</c:v>
                </c:pt>
                <c:pt idx="2060">
                  <c:v>-3.5980855597984718</c:v>
                </c:pt>
                <c:pt idx="2061">
                  <c:v>-3.7338950464063441</c:v>
                </c:pt>
                <c:pt idx="2062">
                  <c:v>-3.140541533844964</c:v>
                </c:pt>
                <c:pt idx="2063">
                  <c:v>-1.580916604459802</c:v>
                </c:pt>
                <c:pt idx="2064">
                  <c:v>-5.6061007931045764E-2</c:v>
                </c:pt>
                <c:pt idx="2065">
                  <c:v>1.1350229724538636</c:v>
                </c:pt>
                <c:pt idx="2066">
                  <c:v>0.71177731167103631</c:v>
                </c:pt>
                <c:pt idx="2067">
                  <c:v>-0.37250848847575047</c:v>
                </c:pt>
                <c:pt idx="2068">
                  <c:v>-2.2980762781919362</c:v>
                </c:pt>
                <c:pt idx="2069">
                  <c:v>-3.7954068403110441</c:v>
                </c:pt>
                <c:pt idx="2070">
                  <c:v>-3.8954384533871003</c:v>
                </c:pt>
                <c:pt idx="2071">
                  <c:v>-3.1867206661053404</c:v>
                </c:pt>
                <c:pt idx="2072">
                  <c:v>-2.4137256806077576</c:v>
                </c:pt>
                <c:pt idx="2073">
                  <c:v>-1.1161809121407722</c:v>
                </c:pt>
                <c:pt idx="2074">
                  <c:v>-0.31490631467361618</c:v>
                </c:pt>
                <c:pt idx="2075">
                  <c:v>-0.1521824136286537</c:v>
                </c:pt>
                <c:pt idx="2076">
                  <c:v>-0.91166046424437719</c:v>
                </c:pt>
                <c:pt idx="2077">
                  <c:v>-2.146420948446853</c:v>
                </c:pt>
                <c:pt idx="2078">
                  <c:v>-3.1169930084266597</c:v>
                </c:pt>
                <c:pt idx="2079">
                  <c:v>-3.8952942283569136</c:v>
                </c:pt>
                <c:pt idx="2080">
                  <c:v>-3.2719762821033878</c:v>
                </c:pt>
                <c:pt idx="2081">
                  <c:v>-2.1858226609520575</c:v>
                </c:pt>
                <c:pt idx="2082">
                  <c:v>-1.0308047934514846</c:v>
                </c:pt>
                <c:pt idx="2083">
                  <c:v>-0.79222049878007472</c:v>
                </c:pt>
                <c:pt idx="2084">
                  <c:v>-1.0362509150412362</c:v>
                </c:pt>
                <c:pt idx="2085">
                  <c:v>-0.91384513328499584</c:v>
                </c:pt>
                <c:pt idx="2086">
                  <c:v>-0.68176771584890061</c:v>
                </c:pt>
                <c:pt idx="2087">
                  <c:v>-0.12059415413604882</c:v>
                </c:pt>
                <c:pt idx="2088">
                  <c:v>-9.3602111982089356E-2</c:v>
                </c:pt>
                <c:pt idx="2089">
                  <c:v>0.58266266304874426</c:v>
                </c:pt>
                <c:pt idx="2090">
                  <c:v>1.1614750938239351</c:v>
                </c:pt>
                <c:pt idx="2091">
                  <c:v>1.1766106319609155</c:v>
                </c:pt>
                <c:pt idx="2092">
                  <c:v>1.0021437627959229</c:v>
                </c:pt>
                <c:pt idx="2093">
                  <c:v>0.50508947256416825</c:v>
                </c:pt>
                <c:pt idx="2094">
                  <c:v>-0.18437142008759769</c:v>
                </c:pt>
                <c:pt idx="2095">
                  <c:v>-1.9335066394502574</c:v>
                </c:pt>
                <c:pt idx="2096">
                  <c:v>-4.088427242857974</c:v>
                </c:pt>
                <c:pt idx="2097">
                  <c:v>-5.0732757329076161</c:v>
                </c:pt>
                <c:pt idx="2098">
                  <c:v>-4.8110167682763807</c:v>
                </c:pt>
                <c:pt idx="2099">
                  <c:v>-3.6309499426759224</c:v>
                </c:pt>
                <c:pt idx="2100">
                  <c:v>-2.582326549991468</c:v>
                </c:pt>
                <c:pt idx="2101">
                  <c:v>-1.9327760155983906</c:v>
                </c:pt>
                <c:pt idx="2102">
                  <c:v>-1.6691028975362157</c:v>
                </c:pt>
                <c:pt idx="2103">
                  <c:v>-1.95211633023197</c:v>
                </c:pt>
                <c:pt idx="2104">
                  <c:v>-2.0385225850297752</c:v>
                </c:pt>
                <c:pt idx="2105">
                  <c:v>-2.1215073559289257</c:v>
                </c:pt>
                <c:pt idx="2106">
                  <c:v>-2.4146637176135206</c:v>
                </c:pt>
                <c:pt idx="2107">
                  <c:v>-2.2171188524343397</c:v>
                </c:pt>
                <c:pt idx="2108">
                  <c:v>-1.5116626222703402</c:v>
                </c:pt>
                <c:pt idx="2109">
                  <c:v>-1.3838443568626542</c:v>
                </c:pt>
                <c:pt idx="2110">
                  <c:v>-1.0414507315788415</c:v>
                </c:pt>
                <c:pt idx="2111">
                  <c:v>-0.58926321379867519</c:v>
                </c:pt>
                <c:pt idx="2112">
                  <c:v>-0.73993274192780067</c:v>
                </c:pt>
                <c:pt idx="2113">
                  <c:v>0.12103415726129489</c:v>
                </c:pt>
                <c:pt idx="2114">
                  <c:v>0.39349308593790255</c:v>
                </c:pt>
                <c:pt idx="2115">
                  <c:v>0.65491741934693282</c:v>
                </c:pt>
                <c:pt idx="2116">
                  <c:v>0.26281985153617488</c:v>
                </c:pt>
                <c:pt idx="2117">
                  <c:v>-0.38266509639710694</c:v>
                </c:pt>
                <c:pt idx="2118">
                  <c:v>-1.1623661022461866</c:v>
                </c:pt>
                <c:pt idx="2119">
                  <c:v>-1.6632355705531354</c:v>
                </c:pt>
                <c:pt idx="2120">
                  <c:v>-0.38818572331669071</c:v>
                </c:pt>
                <c:pt idx="2121">
                  <c:v>1.9393570678001331</c:v>
                </c:pt>
                <c:pt idx="2122">
                  <c:v>2.0322628029433778</c:v>
                </c:pt>
                <c:pt idx="2123">
                  <c:v>1.5857946057754828</c:v>
                </c:pt>
                <c:pt idx="2124">
                  <c:v>1.0716114827231895</c:v>
                </c:pt>
                <c:pt idx="2125">
                  <c:v>0.94434092733566366</c:v>
                </c:pt>
                <c:pt idx="2126">
                  <c:v>0.49633128208374244</c:v>
                </c:pt>
                <c:pt idx="2127">
                  <c:v>0.36294841110453829</c:v>
                </c:pt>
                <c:pt idx="2128">
                  <c:v>0.52920312336191233</c:v>
                </c:pt>
                <c:pt idx="2129">
                  <c:v>0.87986967986800324</c:v>
                </c:pt>
                <c:pt idx="2130">
                  <c:v>1.4688895771398545</c:v>
                </c:pt>
                <c:pt idx="2131">
                  <c:v>1.6934838599438924</c:v>
                </c:pt>
                <c:pt idx="2132">
                  <c:v>2.6432801178765972</c:v>
                </c:pt>
                <c:pt idx="2133">
                  <c:v>4.1167978098451945</c:v>
                </c:pt>
                <c:pt idx="2134">
                  <c:v>5.5271938441377175</c:v>
                </c:pt>
                <c:pt idx="2135">
                  <c:v>6.9127681100071872</c:v>
                </c:pt>
                <c:pt idx="2136">
                  <c:v>7.6903214271842835</c:v>
                </c:pt>
                <c:pt idx="2137">
                  <c:v>7.7629864195934362</c:v>
                </c:pt>
                <c:pt idx="2138">
                  <c:v>7.2748464025196018</c:v>
                </c:pt>
                <c:pt idx="2139">
                  <c:v>6.4223429526705518</c:v>
                </c:pt>
                <c:pt idx="2140">
                  <c:v>5.7343246877666347</c:v>
                </c:pt>
                <c:pt idx="2141">
                  <c:v>5.2135633324103283</c:v>
                </c:pt>
                <c:pt idx="2142">
                  <c:v>5.1501913039615017</c:v>
                </c:pt>
                <c:pt idx="2143">
                  <c:v>5.0996237182121735</c:v>
                </c:pt>
                <c:pt idx="2144">
                  <c:v>4.6055047081464808</c:v>
                </c:pt>
                <c:pt idx="2145">
                  <c:v>3.9861991088389157</c:v>
                </c:pt>
                <c:pt idx="2146">
                  <c:v>3.629052911795482</c:v>
                </c:pt>
                <c:pt idx="2147">
                  <c:v>3.2068826290862589</c:v>
                </c:pt>
                <c:pt idx="2148">
                  <c:v>3.0296571054562702</c:v>
                </c:pt>
                <c:pt idx="2149">
                  <c:v>2.8849015818023185</c:v>
                </c:pt>
                <c:pt idx="2150">
                  <c:v>2.7556594860295696</c:v>
                </c:pt>
                <c:pt idx="2151">
                  <c:v>3.0053335375740331</c:v>
                </c:pt>
                <c:pt idx="2152">
                  <c:v>3.3734834681653396</c:v>
                </c:pt>
                <c:pt idx="2153">
                  <c:v>4.1318382215158787</c:v>
                </c:pt>
                <c:pt idx="2154">
                  <c:v>4.771726936784928</c:v>
                </c:pt>
                <c:pt idx="2155">
                  <c:v>4.5867403931039687</c:v>
                </c:pt>
                <c:pt idx="2156">
                  <c:v>4.2857168011917226</c:v>
                </c:pt>
                <c:pt idx="2157">
                  <c:v>4.1279658951648353</c:v>
                </c:pt>
                <c:pt idx="2158">
                  <c:v>4.3997320685367605</c:v>
                </c:pt>
                <c:pt idx="2159">
                  <c:v>5.1439000637894532</c:v>
                </c:pt>
                <c:pt idx="2160">
                  <c:v>6.0456462722667004</c:v>
                </c:pt>
                <c:pt idx="2161">
                  <c:v>6.2888265823070997</c:v>
                </c:pt>
                <c:pt idx="2162">
                  <c:v>6.5652224731585367</c:v>
                </c:pt>
                <c:pt idx="2163">
                  <c:v>7.1787579540782449</c:v>
                </c:pt>
                <c:pt idx="2164">
                  <c:v>7.5295769307329294</c:v>
                </c:pt>
                <c:pt idx="2165">
                  <c:v>7.0809212453207699</c:v>
                </c:pt>
                <c:pt idx="2166">
                  <c:v>5.9835752900589885</c:v>
                </c:pt>
                <c:pt idx="2167">
                  <c:v>4.4205259330298992</c:v>
                </c:pt>
                <c:pt idx="2168">
                  <c:v>2.7300757821409034</c:v>
                </c:pt>
                <c:pt idx="2169">
                  <c:v>1.4091777398672261</c:v>
                </c:pt>
                <c:pt idx="2170">
                  <c:v>0.88151678985169368</c:v>
                </c:pt>
                <c:pt idx="2171">
                  <c:v>1.6176731038190275</c:v>
                </c:pt>
                <c:pt idx="2172">
                  <c:v>3.2115930106402919</c:v>
                </c:pt>
                <c:pt idx="2173">
                  <c:v>5.0060076735795942</c:v>
                </c:pt>
                <c:pt idx="2174">
                  <c:v>7.1205966848440827</c:v>
                </c:pt>
                <c:pt idx="2175">
                  <c:v>8.5478848916089234</c:v>
                </c:pt>
                <c:pt idx="2176">
                  <c:v>8.7470163223257753</c:v>
                </c:pt>
                <c:pt idx="2177">
                  <c:v>8.0609128764682794</c:v>
                </c:pt>
                <c:pt idx="2178">
                  <c:v>7.1027436930707921</c:v>
                </c:pt>
                <c:pt idx="2179">
                  <c:v>6.0566270589372424</c:v>
                </c:pt>
                <c:pt idx="2180">
                  <c:v>3.8273860907055921</c:v>
                </c:pt>
                <c:pt idx="2181">
                  <c:v>3.0635717027731313</c:v>
                </c:pt>
                <c:pt idx="2182">
                  <c:v>2.9251033824321793</c:v>
                </c:pt>
                <c:pt idx="2183">
                  <c:v>2.6141768318170442</c:v>
                </c:pt>
                <c:pt idx="2184">
                  <c:v>3.1643524355811796</c:v>
                </c:pt>
                <c:pt idx="2185">
                  <c:v>4.1031460787624718</c:v>
                </c:pt>
                <c:pt idx="2186">
                  <c:v>5.1463559854166485</c:v>
                </c:pt>
                <c:pt idx="2187">
                  <c:v>5.8123805320057595</c:v>
                </c:pt>
                <c:pt idx="2188">
                  <c:v>7.108214963071652</c:v>
                </c:pt>
                <c:pt idx="2189">
                  <c:v>8.1130704581482664</c:v>
                </c:pt>
                <c:pt idx="2190">
                  <c:v>9.0101159054364128</c:v>
                </c:pt>
                <c:pt idx="2191">
                  <c:v>9.8260392783590831</c:v>
                </c:pt>
                <c:pt idx="2192">
                  <c:v>10.797115293235466</c:v>
                </c:pt>
                <c:pt idx="2193">
                  <c:v>11.873621879102675</c:v>
                </c:pt>
                <c:pt idx="2194">
                  <c:v>13.958090622833485</c:v>
                </c:pt>
                <c:pt idx="2195">
                  <c:v>15.181039460374766</c:v>
                </c:pt>
                <c:pt idx="2196">
                  <c:v>14.802675323837109</c:v>
                </c:pt>
                <c:pt idx="2197">
                  <c:v>13.826020361200417</c:v>
                </c:pt>
                <c:pt idx="2198">
                  <c:v>12.081206450077079</c:v>
                </c:pt>
                <c:pt idx="2199">
                  <c:v>9.9514568526503666</c:v>
                </c:pt>
                <c:pt idx="2200">
                  <c:v>8.2384206436745817</c:v>
                </c:pt>
                <c:pt idx="2201">
                  <c:v>5.9490070737975325</c:v>
                </c:pt>
                <c:pt idx="2202">
                  <c:v>4.1504833149399332</c:v>
                </c:pt>
                <c:pt idx="2203">
                  <c:v>1.0300527544787654</c:v>
                </c:pt>
                <c:pt idx="2204">
                  <c:v>-1.2134633337770646</c:v>
                </c:pt>
                <c:pt idx="2205">
                  <c:v>-1.0462431701890658</c:v>
                </c:pt>
                <c:pt idx="2206">
                  <c:v>-1.5660259217590478</c:v>
                </c:pt>
                <c:pt idx="2207">
                  <c:v>-2.1526524339031718</c:v>
                </c:pt>
                <c:pt idx="2208">
                  <c:v>-2.4965231756150144</c:v>
                </c:pt>
                <c:pt idx="2209">
                  <c:v>-3.6765369404585124</c:v>
                </c:pt>
                <c:pt idx="2210">
                  <c:v>-4.3422182077967921</c:v>
                </c:pt>
                <c:pt idx="2211">
                  <c:v>-4.3635078111509875</c:v>
                </c:pt>
                <c:pt idx="2212">
                  <c:v>-4.1979366702899563</c:v>
                </c:pt>
                <c:pt idx="2213">
                  <c:v>-3.4543345937971166</c:v>
                </c:pt>
                <c:pt idx="2214">
                  <c:v>-1.6262605148300595</c:v>
                </c:pt>
                <c:pt idx="2215">
                  <c:v>-8.4419984230463144E-4</c:v>
                </c:pt>
                <c:pt idx="2216">
                  <c:v>0.66649668767058479</c:v>
                </c:pt>
                <c:pt idx="2217">
                  <c:v>1.1567819899035603</c:v>
                </c:pt>
                <c:pt idx="2218">
                  <c:v>1.4730112195866163</c:v>
                </c:pt>
                <c:pt idx="2219">
                  <c:v>1.5009990499051296</c:v>
                </c:pt>
                <c:pt idx="2220">
                  <c:v>1.9244104419936887</c:v>
                </c:pt>
                <c:pt idx="2221">
                  <c:v>1.0040917820636246</c:v>
                </c:pt>
                <c:pt idx="2222">
                  <c:v>-1.4802599051321372</c:v>
                </c:pt>
                <c:pt idx="2223">
                  <c:v>-3.272127529845303</c:v>
                </c:pt>
                <c:pt idx="2224">
                  <c:v>-4.8896984056776827</c:v>
                </c:pt>
                <c:pt idx="2225">
                  <c:v>-5.9951900831236893</c:v>
                </c:pt>
                <c:pt idx="2226">
                  <c:v>-6.0146566078891883</c:v>
                </c:pt>
                <c:pt idx="2227">
                  <c:v>-4.5087603555961815</c:v>
                </c:pt>
                <c:pt idx="2228">
                  <c:v>-3.8483927699157583</c:v>
                </c:pt>
                <c:pt idx="2229">
                  <c:v>-3.2757883385878857</c:v>
                </c:pt>
                <c:pt idx="2230">
                  <c:v>-3.6426907015975329</c:v>
                </c:pt>
                <c:pt idx="2231">
                  <c:v>-4.1583740507693214</c:v>
                </c:pt>
                <c:pt idx="2232">
                  <c:v>-4.4255100960769589</c:v>
                </c:pt>
                <c:pt idx="2233">
                  <c:v>-4.8286805900162664</c:v>
                </c:pt>
                <c:pt idx="2234">
                  <c:v>-5.6697301338600017</c:v>
                </c:pt>
                <c:pt idx="2235">
                  <c:v>-6.1036618090207702</c:v>
                </c:pt>
                <c:pt idx="2236">
                  <c:v>-5.9300274443839474</c:v>
                </c:pt>
                <c:pt idx="2237">
                  <c:v>-6.4879032943417752</c:v>
                </c:pt>
                <c:pt idx="2238">
                  <c:v>-5.6596643468330443</c:v>
                </c:pt>
                <c:pt idx="2239">
                  <c:v>-5.0179456148934749</c:v>
                </c:pt>
                <c:pt idx="2240">
                  <c:v>-5.9433937873952969</c:v>
                </c:pt>
                <c:pt idx="2241">
                  <c:v>-7.0160728287659628</c:v>
                </c:pt>
                <c:pt idx="2242">
                  <c:v>-7.7181697728451626</c:v>
                </c:pt>
                <c:pt idx="2243">
                  <c:v>-6.797817766898377</c:v>
                </c:pt>
                <c:pt idx="2244">
                  <c:v>-4.5434120704715566</c:v>
                </c:pt>
                <c:pt idx="2245">
                  <c:v>-3.1816850530817993</c:v>
                </c:pt>
                <c:pt idx="2246">
                  <c:v>-2.8548277058028972</c:v>
                </c:pt>
                <c:pt idx="2247">
                  <c:v>-2.9484739380351765</c:v>
                </c:pt>
                <c:pt idx="2248">
                  <c:v>-3.1054186630102913</c:v>
                </c:pt>
                <c:pt idx="2249">
                  <c:v>-2.5284632335591581</c:v>
                </c:pt>
                <c:pt idx="2250">
                  <c:v>-2.1349346343575206</c:v>
                </c:pt>
                <c:pt idx="2251">
                  <c:v>-1.9753313246602628</c:v>
                </c:pt>
                <c:pt idx="2252">
                  <c:v>-4.2055047030466284</c:v>
                </c:pt>
                <c:pt idx="2253">
                  <c:v>-4.2552760979023123</c:v>
                </c:pt>
                <c:pt idx="2254">
                  <c:v>-3.9741607479176362</c:v>
                </c:pt>
                <c:pt idx="2255">
                  <c:v>-2.8799528279061906</c:v>
                </c:pt>
                <c:pt idx="2256">
                  <c:v>-2.5661715992100924</c:v>
                </c:pt>
                <c:pt idx="2257">
                  <c:v>-2.7663641551381226</c:v>
                </c:pt>
                <c:pt idx="2258">
                  <c:v>-3.0276883457082566</c:v>
                </c:pt>
                <c:pt idx="2259">
                  <c:v>-2.8089971633475548</c:v>
                </c:pt>
                <c:pt idx="2260">
                  <c:v>-2.6830003616603264</c:v>
                </c:pt>
                <c:pt idx="2261">
                  <c:v>-2.3346452694788193</c:v>
                </c:pt>
                <c:pt idx="2262">
                  <c:v>-1.9177169232010454</c:v>
                </c:pt>
                <c:pt idx="2263">
                  <c:v>-1.8820310287434663</c:v>
                </c:pt>
                <c:pt idx="2264">
                  <c:v>-2.0772840257877618</c:v>
                </c:pt>
                <c:pt idx="2265">
                  <c:v>-2.2659460270515179</c:v>
                </c:pt>
                <c:pt idx="2266">
                  <c:v>-2.1324103205986265</c:v>
                </c:pt>
                <c:pt idx="2267">
                  <c:v>-2.2786745661926537</c:v>
                </c:pt>
                <c:pt idx="2268">
                  <c:v>-2.1336406874451184</c:v>
                </c:pt>
                <c:pt idx="2269">
                  <c:v>-1.7100926257485796</c:v>
                </c:pt>
                <c:pt idx="2270">
                  <c:v>-1.5298009213760451</c:v>
                </c:pt>
                <c:pt idx="2271">
                  <c:v>-1.4978220574647296</c:v>
                </c:pt>
                <c:pt idx="2272">
                  <c:v>-1.5295449267404011</c:v>
                </c:pt>
                <c:pt idx="2273">
                  <c:v>-1.5632332576125383</c:v>
                </c:pt>
                <c:pt idx="2274">
                  <c:v>-1.8809650984424813</c:v>
                </c:pt>
                <c:pt idx="2275">
                  <c:v>-2.6124033872857582</c:v>
                </c:pt>
                <c:pt idx="2276">
                  <c:v>-3.0006808559038798</c:v>
                </c:pt>
                <c:pt idx="2277">
                  <c:v>-3.2395392799492568</c:v>
                </c:pt>
                <c:pt idx="2278">
                  <c:v>-3.0236388491710482</c:v>
                </c:pt>
                <c:pt idx="2279">
                  <c:v>-2.0807532362752941</c:v>
                </c:pt>
                <c:pt idx="2280">
                  <c:v>-1.4318777606009296</c:v>
                </c:pt>
                <c:pt idx="2281">
                  <c:v>-0.66344878940699992</c:v>
                </c:pt>
                <c:pt idx="2282">
                  <c:v>-0.33088093020386522</c:v>
                </c:pt>
                <c:pt idx="2283">
                  <c:v>-0.46427294726621621</c:v>
                </c:pt>
                <c:pt idx="2284">
                  <c:v>-0.59354381516064136</c:v>
                </c:pt>
                <c:pt idx="2285">
                  <c:v>-0.51785493787834225</c:v>
                </c:pt>
                <c:pt idx="2286">
                  <c:v>-0.2713183966950351</c:v>
                </c:pt>
                <c:pt idx="2287">
                  <c:v>5.6287784432757594E-2</c:v>
                </c:pt>
                <c:pt idx="2288">
                  <c:v>0.32346812577857831</c:v>
                </c:pt>
                <c:pt idx="2289">
                  <c:v>0.43961093377638183</c:v>
                </c:pt>
                <c:pt idx="2290">
                  <c:v>0.28925448920430102</c:v>
                </c:pt>
                <c:pt idx="2291">
                  <c:v>0.15874585048945247</c:v>
                </c:pt>
                <c:pt idx="2292">
                  <c:v>-0.21833752189459929</c:v>
                </c:pt>
                <c:pt idx="2293">
                  <c:v>-0.54233886760800032</c:v>
                </c:pt>
                <c:pt idx="2294">
                  <c:v>-0.29339237748088814</c:v>
                </c:pt>
                <c:pt idx="2295">
                  <c:v>-0.11736540844042756</c:v>
                </c:pt>
                <c:pt idx="2296">
                  <c:v>-6.3143599406982651E-2</c:v>
                </c:pt>
                <c:pt idx="2297">
                  <c:v>-0.11669635907805954</c:v>
                </c:pt>
                <c:pt idx="2298">
                  <c:v>-0.11285848492630698</c:v>
                </c:pt>
                <c:pt idx="2299">
                  <c:v>-0.48357108930028825</c:v>
                </c:pt>
                <c:pt idx="2300">
                  <c:v>-0.88680322086475982</c:v>
                </c:pt>
                <c:pt idx="2301">
                  <c:v>-0.87894945661911195</c:v>
                </c:pt>
                <c:pt idx="2302">
                  <c:v>-0.66697680633863021</c:v>
                </c:pt>
                <c:pt idx="2303">
                  <c:v>-0.21450986612479372</c:v>
                </c:pt>
                <c:pt idx="2304">
                  <c:v>0.46487808890697196</c:v>
                </c:pt>
                <c:pt idx="2305">
                  <c:v>0.41918186686192926</c:v>
                </c:pt>
                <c:pt idx="2306">
                  <c:v>0.13291046478615218</c:v>
                </c:pt>
                <c:pt idx="2307">
                  <c:v>-0.48055952148613629</c:v>
                </c:pt>
                <c:pt idx="2308">
                  <c:v>-0.80747605509492304</c:v>
                </c:pt>
                <c:pt idx="2309">
                  <c:v>-0.79406568917808906</c:v>
                </c:pt>
                <c:pt idx="2310">
                  <c:v>-0.72754080923090181</c:v>
                </c:pt>
                <c:pt idx="2311">
                  <c:v>-0.38918025782337012</c:v>
                </c:pt>
                <c:pt idx="2312">
                  <c:v>0.20249413408573014</c:v>
                </c:pt>
                <c:pt idx="2313">
                  <c:v>0.76419890157973502</c:v>
                </c:pt>
                <c:pt idx="2314">
                  <c:v>0.85089795169800453</c:v>
                </c:pt>
                <c:pt idx="2315">
                  <c:v>0.4856680634644735</c:v>
                </c:pt>
                <c:pt idx="2316">
                  <c:v>-0.20543831284174838</c:v>
                </c:pt>
                <c:pt idx="2317">
                  <c:v>-1.6783373190972226</c:v>
                </c:pt>
                <c:pt idx="2318">
                  <c:v>-2.4608206290230821</c:v>
                </c:pt>
                <c:pt idx="2319">
                  <c:v>-3.6410318713402159</c:v>
                </c:pt>
                <c:pt idx="2320">
                  <c:v>-4.4160567515803093</c:v>
                </c:pt>
                <c:pt idx="2321">
                  <c:v>-4.4078744103067953</c:v>
                </c:pt>
                <c:pt idx="2322">
                  <c:v>-3.2646789702502423</c:v>
                </c:pt>
                <c:pt idx="2323">
                  <c:v>-2.1500636701115989</c:v>
                </c:pt>
                <c:pt idx="2324">
                  <c:v>-0.48780021062672929</c:v>
                </c:pt>
                <c:pt idx="2325">
                  <c:v>0.97907580068316635</c:v>
                </c:pt>
                <c:pt idx="2326">
                  <c:v>-1.0576911984544777</c:v>
                </c:pt>
                <c:pt idx="2327">
                  <c:v>-1.711971705493377</c:v>
                </c:pt>
                <c:pt idx="2328">
                  <c:v>-1.5948148967746809</c:v>
                </c:pt>
                <c:pt idx="2329">
                  <c:v>-1.2315055413368641</c:v>
                </c:pt>
                <c:pt idx="2330">
                  <c:v>-0.95169304651128006</c:v>
                </c:pt>
                <c:pt idx="2331">
                  <c:v>-1.0796196537962344</c:v>
                </c:pt>
                <c:pt idx="2332">
                  <c:v>-1.2546861779205258</c:v>
                </c:pt>
                <c:pt idx="2333">
                  <c:v>-1.3468601121216321</c:v>
                </c:pt>
                <c:pt idx="2334">
                  <c:v>-1.1483009117227292</c:v>
                </c:pt>
                <c:pt idx="2335">
                  <c:v>-1.0891448054750783</c:v>
                </c:pt>
                <c:pt idx="2336">
                  <c:v>-0.39983119619636343</c:v>
                </c:pt>
                <c:pt idx="2337">
                  <c:v>0.16369111675891845</c:v>
                </c:pt>
                <c:pt idx="2338">
                  <c:v>0.61924347668471025</c:v>
                </c:pt>
                <c:pt idx="2339">
                  <c:v>0.38733036130275422</c:v>
                </c:pt>
                <c:pt idx="2340">
                  <c:v>0.26641347909789553</c:v>
                </c:pt>
                <c:pt idx="2341">
                  <c:v>9.0356495331110342E-2</c:v>
                </c:pt>
                <c:pt idx="2342">
                  <c:v>-0.55021059623383783</c:v>
                </c:pt>
                <c:pt idx="2343">
                  <c:v>-1.1364097970265024</c:v>
                </c:pt>
                <c:pt idx="2344">
                  <c:v>-1.0412644633281047</c:v>
                </c:pt>
                <c:pt idx="2345">
                  <c:v>-0.38903351903652755</c:v>
                </c:pt>
                <c:pt idx="2346">
                  <c:v>0.11083100783284985</c:v>
                </c:pt>
                <c:pt idx="2347">
                  <c:v>-0.1700640227799016</c:v>
                </c:pt>
                <c:pt idx="2348">
                  <c:v>-0.33858643170702712</c:v>
                </c:pt>
                <c:pt idx="2349">
                  <c:v>-1.1283642522775073</c:v>
                </c:pt>
                <c:pt idx="2350">
                  <c:v>-1.7790293699979998</c:v>
                </c:pt>
                <c:pt idx="2351">
                  <c:v>-2.7060088227410417</c:v>
                </c:pt>
                <c:pt idx="2352">
                  <c:v>-2.8545805673566829</c:v>
                </c:pt>
                <c:pt idx="2353">
                  <c:v>-2.6694822088584318</c:v>
                </c:pt>
                <c:pt idx="2354">
                  <c:v>-2.2532351152060102</c:v>
                </c:pt>
                <c:pt idx="2355">
                  <c:v>-2.2953829981706733</c:v>
                </c:pt>
                <c:pt idx="2356">
                  <c:v>-1.7735177539892941</c:v>
                </c:pt>
                <c:pt idx="2357">
                  <c:v>-2.3726492322357204</c:v>
                </c:pt>
                <c:pt idx="2358">
                  <c:v>-2.4180562098106728</c:v>
                </c:pt>
                <c:pt idx="2359">
                  <c:v>-2.3056557657633765</c:v>
                </c:pt>
                <c:pt idx="2360">
                  <c:v>-2.5274187222892031</c:v>
                </c:pt>
                <c:pt idx="2361">
                  <c:v>-2.453962103409808</c:v>
                </c:pt>
                <c:pt idx="2362">
                  <c:v>-1.707214269490724</c:v>
                </c:pt>
                <c:pt idx="2363">
                  <c:v>-2.0035557340880867</c:v>
                </c:pt>
                <c:pt idx="2364">
                  <c:v>-2.3441585510194316</c:v>
                </c:pt>
                <c:pt idx="2365">
                  <c:v>-2.0672945333197652</c:v>
                </c:pt>
                <c:pt idx="2366">
                  <c:v>-2.0404956586290446</c:v>
                </c:pt>
                <c:pt idx="2367">
                  <c:v>-2.0031466105787938</c:v>
                </c:pt>
                <c:pt idx="2368">
                  <c:v>-2.1381791773253447</c:v>
                </c:pt>
                <c:pt idx="2369">
                  <c:v>-2.2191400017075646</c:v>
                </c:pt>
                <c:pt idx="2370">
                  <c:v>-2.258763249752485</c:v>
                </c:pt>
                <c:pt idx="2371">
                  <c:v>-1.7948109295039243</c:v>
                </c:pt>
                <c:pt idx="2372">
                  <c:v>-1.0688716897313644</c:v>
                </c:pt>
                <c:pt idx="2373">
                  <c:v>-1.0429559407408358</c:v>
                </c:pt>
                <c:pt idx="2374">
                  <c:v>-1.8144377666343749</c:v>
                </c:pt>
                <c:pt idx="2375">
                  <c:v>-2.8511643720880215</c:v>
                </c:pt>
                <c:pt idx="2376">
                  <c:v>-3.9457387278497076</c:v>
                </c:pt>
                <c:pt idx="2377">
                  <c:v>-5.1024147553472048</c:v>
                </c:pt>
                <c:pt idx="2378">
                  <c:v>-5.561264524819828</c:v>
                </c:pt>
                <c:pt idx="2379">
                  <c:v>-5.5061570429748183</c:v>
                </c:pt>
                <c:pt idx="2380">
                  <c:v>-4.5526589145388687</c:v>
                </c:pt>
                <c:pt idx="2381">
                  <c:v>-3.7482199562075369</c:v>
                </c:pt>
                <c:pt idx="2382">
                  <c:v>-3.409969241026086</c:v>
                </c:pt>
                <c:pt idx="2383">
                  <c:v>-3.7128395135329182</c:v>
                </c:pt>
                <c:pt idx="2384">
                  <c:v>-4.2002317144510055</c:v>
                </c:pt>
                <c:pt idx="2385">
                  <c:v>-4.8560951216088126</c:v>
                </c:pt>
                <c:pt idx="2386">
                  <c:v>-5.1423421826427216</c:v>
                </c:pt>
                <c:pt idx="2387">
                  <c:v>-4.8214916096728011</c:v>
                </c:pt>
                <c:pt idx="2388">
                  <c:v>-4.2172256253146134</c:v>
                </c:pt>
                <c:pt idx="2389">
                  <c:v>-3.5134571392735694</c:v>
                </c:pt>
                <c:pt idx="2390">
                  <c:v>-3.2605403087625522</c:v>
                </c:pt>
                <c:pt idx="2391">
                  <c:v>-3.2741193444064636</c:v>
                </c:pt>
                <c:pt idx="2392">
                  <c:v>-3.4655596250038285</c:v>
                </c:pt>
                <c:pt idx="2393">
                  <c:v>-3.5435889494786381</c:v>
                </c:pt>
                <c:pt idx="2394">
                  <c:v>-3.6589459305905137</c:v>
                </c:pt>
                <c:pt idx="2395">
                  <c:v>-3.5829417920227233</c:v>
                </c:pt>
                <c:pt idx="2396">
                  <c:v>-4.0519837488543287</c:v>
                </c:pt>
                <c:pt idx="2397">
                  <c:v>-4.0341758136121326</c:v>
                </c:pt>
                <c:pt idx="2398">
                  <c:v>-3.6916880177271123</c:v>
                </c:pt>
                <c:pt idx="2399">
                  <c:v>-3.6825041872415061</c:v>
                </c:pt>
                <c:pt idx="2400">
                  <c:v>-3.7616241463479252</c:v>
                </c:pt>
                <c:pt idx="2401">
                  <c:v>-3.5903377029134407</c:v>
                </c:pt>
                <c:pt idx="2402">
                  <c:v>-3.6826158890463989</c:v>
                </c:pt>
                <c:pt idx="2403">
                  <c:v>-4.3286983623840625</c:v>
                </c:pt>
                <c:pt idx="2404">
                  <c:v>-5.0953020119381964</c:v>
                </c:pt>
                <c:pt idx="2405">
                  <c:v>-6.4004317057470841</c:v>
                </c:pt>
                <c:pt idx="2406">
                  <c:v>-6.8962618041126111</c:v>
                </c:pt>
                <c:pt idx="2407">
                  <c:v>-7.421653061757624</c:v>
                </c:pt>
                <c:pt idx="2408">
                  <c:v>-7.0565789071561325</c:v>
                </c:pt>
                <c:pt idx="2409">
                  <c:v>-6.3956210404943503</c:v>
                </c:pt>
                <c:pt idx="2410">
                  <c:v>-5.9356708928886244</c:v>
                </c:pt>
                <c:pt idx="2411">
                  <c:v>-5.4215801248115687</c:v>
                </c:pt>
                <c:pt idx="2412">
                  <c:v>-5.672273484662151</c:v>
                </c:pt>
                <c:pt idx="2413">
                  <c:v>-5.8919798608766802</c:v>
                </c:pt>
                <c:pt idx="2414">
                  <c:v>-5.8996994517692141</c:v>
                </c:pt>
                <c:pt idx="2415">
                  <c:v>-6.1152976754958557</c:v>
                </c:pt>
                <c:pt idx="2416">
                  <c:v>-6.6585301524514495</c:v>
                </c:pt>
                <c:pt idx="2417">
                  <c:v>-6.8293492471305814</c:v>
                </c:pt>
                <c:pt idx="2418">
                  <c:v>-6.6961996653167564</c:v>
                </c:pt>
                <c:pt idx="2419">
                  <c:v>-6.2478153999107109</c:v>
                </c:pt>
                <c:pt idx="2420">
                  <c:v>-5.9438856707470862</c:v>
                </c:pt>
                <c:pt idx="2421">
                  <c:v>-5.3820466196507635</c:v>
                </c:pt>
                <c:pt idx="2422">
                  <c:v>-4.7280067639957508</c:v>
                </c:pt>
                <c:pt idx="2423">
                  <c:v>-4.77689994645071</c:v>
                </c:pt>
                <c:pt idx="2424">
                  <c:v>-5.9180171861408954</c:v>
                </c:pt>
                <c:pt idx="2425">
                  <c:v>-7.6357179201628593</c:v>
                </c:pt>
                <c:pt idx="2426">
                  <c:v>-8.4707550279151196</c:v>
                </c:pt>
                <c:pt idx="2427">
                  <c:v>-8.37714626243989</c:v>
                </c:pt>
                <c:pt idx="2428">
                  <c:v>-8.4448714467234538</c:v>
                </c:pt>
                <c:pt idx="2429">
                  <c:v>-7.739178105279148</c:v>
                </c:pt>
                <c:pt idx="2430">
                  <c:v>-7.5301126287311693</c:v>
                </c:pt>
                <c:pt idx="2431">
                  <c:v>-7.9805732058357721</c:v>
                </c:pt>
                <c:pt idx="2432">
                  <c:v>-7.5751976873466926</c:v>
                </c:pt>
                <c:pt idx="2433">
                  <c:v>-8.026450784299243</c:v>
                </c:pt>
                <c:pt idx="2434">
                  <c:v>-8.4808164701324404</c:v>
                </c:pt>
                <c:pt idx="2435">
                  <c:v>-9.3225297473086783</c:v>
                </c:pt>
                <c:pt idx="2436">
                  <c:v>-9.1818660452096381</c:v>
                </c:pt>
                <c:pt idx="2437">
                  <c:v>-6.8093091259223515</c:v>
                </c:pt>
                <c:pt idx="2438">
                  <c:v>-5.9637890798620319</c:v>
                </c:pt>
                <c:pt idx="2439">
                  <c:v>-6.4322400712641432</c:v>
                </c:pt>
                <c:pt idx="2440">
                  <c:v>-6.5856590167315483</c:v>
                </c:pt>
                <c:pt idx="2441">
                  <c:v>-7.0445149445424811</c:v>
                </c:pt>
                <c:pt idx="2442">
                  <c:v>-6.9196497397377952</c:v>
                </c:pt>
                <c:pt idx="2443">
                  <c:v>-5.981034556310572</c:v>
                </c:pt>
                <c:pt idx="2444">
                  <c:v>-4.8480567462140343</c:v>
                </c:pt>
                <c:pt idx="2445">
                  <c:v>-3.8727213873375272</c:v>
                </c:pt>
                <c:pt idx="2446">
                  <c:v>-4.513141091849044</c:v>
                </c:pt>
                <c:pt idx="2447">
                  <c:v>-6.3224141768829281</c:v>
                </c:pt>
                <c:pt idx="2448">
                  <c:v>-8.0771421461732942</c:v>
                </c:pt>
                <c:pt idx="2449">
                  <c:v>-9.4492895249553222</c:v>
                </c:pt>
                <c:pt idx="2450">
                  <c:v>-9.6210404315879519</c:v>
                </c:pt>
                <c:pt idx="2451">
                  <c:v>-7.7138147936067529</c:v>
                </c:pt>
                <c:pt idx="2452">
                  <c:v>-4.9173843898023151</c:v>
                </c:pt>
                <c:pt idx="2453">
                  <c:v>-1.4169244268569217</c:v>
                </c:pt>
                <c:pt idx="2454">
                  <c:v>0.35890813905074109</c:v>
                </c:pt>
                <c:pt idx="2455">
                  <c:v>-0.30511671311225919</c:v>
                </c:pt>
                <c:pt idx="2456">
                  <c:v>-2.0820769541251294</c:v>
                </c:pt>
                <c:pt idx="2457">
                  <c:v>-5.2057251159472928</c:v>
                </c:pt>
                <c:pt idx="2458">
                  <c:v>-9.4871805682866714</c:v>
                </c:pt>
                <c:pt idx="2459">
                  <c:v>-10.337750304758231</c:v>
                </c:pt>
                <c:pt idx="2460">
                  <c:v>-10.143396508922109</c:v>
                </c:pt>
                <c:pt idx="2461">
                  <c:v>-8.2337067013871916</c:v>
                </c:pt>
                <c:pt idx="2462">
                  <c:v>-4.4047831050573585</c:v>
                </c:pt>
                <c:pt idx="2463">
                  <c:v>-2.1402365942257511</c:v>
                </c:pt>
                <c:pt idx="2464">
                  <c:v>-1.1711251543844672</c:v>
                </c:pt>
                <c:pt idx="2465">
                  <c:v>-0.57499764192842073</c:v>
                </c:pt>
                <c:pt idx="2466">
                  <c:v>-1.539369027441037</c:v>
                </c:pt>
                <c:pt idx="2467">
                  <c:v>-3.7549009267971778</c:v>
                </c:pt>
                <c:pt idx="2468">
                  <c:v>-6.4473524848778423</c:v>
                </c:pt>
                <c:pt idx="2469">
                  <c:v>-9.3814599003313042</c:v>
                </c:pt>
                <c:pt idx="2470">
                  <c:v>-9.6317603165487835</c:v>
                </c:pt>
                <c:pt idx="2471">
                  <c:v>-8.1114346349674733</c:v>
                </c:pt>
                <c:pt idx="2472">
                  <c:v>-4.8133410909832</c:v>
                </c:pt>
                <c:pt idx="2473">
                  <c:v>-2.7179357990022535</c:v>
                </c:pt>
                <c:pt idx="2474">
                  <c:v>-2.3302377611656978E-2</c:v>
                </c:pt>
                <c:pt idx="2475">
                  <c:v>2.3684632971201522</c:v>
                </c:pt>
                <c:pt idx="2476">
                  <c:v>3.2502139936223302</c:v>
                </c:pt>
                <c:pt idx="2477">
                  <c:v>1.5278789577549277</c:v>
                </c:pt>
                <c:pt idx="2478">
                  <c:v>-0.99588028786387461</c:v>
                </c:pt>
                <c:pt idx="2479">
                  <c:v>-2.7473005752438411</c:v>
                </c:pt>
                <c:pt idx="2480">
                  <c:v>-5.3283011620736804</c:v>
                </c:pt>
                <c:pt idx="2481">
                  <c:v>-5.2918508131829629</c:v>
                </c:pt>
                <c:pt idx="2482">
                  <c:v>-7.7359773741081277</c:v>
                </c:pt>
                <c:pt idx="2483">
                  <c:v>-9.2878738609097748</c:v>
                </c:pt>
                <c:pt idx="2484">
                  <c:v>-10.857741268052557</c:v>
                </c:pt>
                <c:pt idx="2485">
                  <c:v>-9.971142932596587</c:v>
                </c:pt>
                <c:pt idx="2486">
                  <c:v>-7.5262966262233846</c:v>
                </c:pt>
                <c:pt idx="2487">
                  <c:v>-3.3851194629257155</c:v>
                </c:pt>
                <c:pt idx="2488">
                  <c:v>0.81558619600804116</c:v>
                </c:pt>
                <c:pt idx="2489">
                  <c:v>5.5159303887916176</c:v>
                </c:pt>
                <c:pt idx="2490">
                  <c:v>5.3914143218820039</c:v>
                </c:pt>
                <c:pt idx="2491">
                  <c:v>2.3412466950992035</c:v>
                </c:pt>
                <c:pt idx="2492">
                  <c:v>-7.8825730833377086E-2</c:v>
                </c:pt>
                <c:pt idx="2493">
                  <c:v>-1.1199413108447216</c:v>
                </c:pt>
                <c:pt idx="2494">
                  <c:v>-1.4083249770541242</c:v>
                </c:pt>
                <c:pt idx="2495">
                  <c:v>-0.51241342782640953</c:v>
                </c:pt>
                <c:pt idx="2496">
                  <c:v>-2.7699728690531349</c:v>
                </c:pt>
                <c:pt idx="2497">
                  <c:v>-4.6961373112788953</c:v>
                </c:pt>
                <c:pt idx="2498">
                  <c:v>-0.96252962300627942</c:v>
                </c:pt>
                <c:pt idx="2499">
                  <c:v>0.20472453378329142</c:v>
                </c:pt>
                <c:pt idx="2500">
                  <c:v>1.4876835781146336</c:v>
                </c:pt>
                <c:pt idx="2501">
                  <c:v>6.4484569833520888</c:v>
                </c:pt>
                <c:pt idx="2502">
                  <c:v>6.7188139564075264</c:v>
                </c:pt>
                <c:pt idx="2503">
                  <c:v>10.184403754937783</c:v>
                </c:pt>
                <c:pt idx="2504">
                  <c:v>8.039532154741531</c:v>
                </c:pt>
                <c:pt idx="2505">
                  <c:v>3.1846636787587062</c:v>
                </c:pt>
                <c:pt idx="2506">
                  <c:v>-0.75407655495695258</c:v>
                </c:pt>
                <c:pt idx="2507">
                  <c:v>-10.791869055211411</c:v>
                </c:pt>
                <c:pt idx="2508">
                  <c:v>-17.321054805639292</c:v>
                </c:pt>
                <c:pt idx="2509">
                  <c:v>-28.715622889892135</c:v>
                </c:pt>
                <c:pt idx="2510">
                  <c:v>-29.83145638452913</c:v>
                </c:pt>
                <c:pt idx="2511">
                  <c:v>-25.060058020961471</c:v>
                </c:pt>
                <c:pt idx="2512">
                  <c:v>-21.971478634924129</c:v>
                </c:pt>
                <c:pt idx="2513">
                  <c:v>-18.137659079747344</c:v>
                </c:pt>
                <c:pt idx="2514">
                  <c:v>-9.7079572120081679</c:v>
                </c:pt>
                <c:pt idx="2515">
                  <c:v>-4.009723343404759</c:v>
                </c:pt>
                <c:pt idx="2516">
                  <c:v>-0.75472774942344756</c:v>
                </c:pt>
                <c:pt idx="2517">
                  <c:v>2.7885012365456752</c:v>
                </c:pt>
                <c:pt idx="2518">
                  <c:v>7.2028933312187453</c:v>
                </c:pt>
                <c:pt idx="2519">
                  <c:v>12.246310271946394</c:v>
                </c:pt>
                <c:pt idx="2520">
                  <c:v>13.932705278867154</c:v>
                </c:pt>
                <c:pt idx="2521">
                  <c:v>12.589322110347945</c:v>
                </c:pt>
                <c:pt idx="2522">
                  <c:v>8.0064415020423141</c:v>
                </c:pt>
                <c:pt idx="2523">
                  <c:v>5.2269463874023172</c:v>
                </c:pt>
                <c:pt idx="2524">
                  <c:v>5.5585483029755913</c:v>
                </c:pt>
                <c:pt idx="2525">
                  <c:v>5.3087347663271478</c:v>
                </c:pt>
                <c:pt idx="2526">
                  <c:v>4.2037751339362304</c:v>
                </c:pt>
                <c:pt idx="2527">
                  <c:v>3.0041669298058955</c:v>
                </c:pt>
                <c:pt idx="2528">
                  <c:v>2.4972649092209478</c:v>
                </c:pt>
                <c:pt idx="2529">
                  <c:v>4.2586481318683429</c:v>
                </c:pt>
                <c:pt idx="2530">
                  <c:v>7.4272075172994532</c:v>
                </c:pt>
                <c:pt idx="2531">
                  <c:v>11.794997710642981</c:v>
                </c:pt>
                <c:pt idx="2532">
                  <c:v>14.524452150156915</c:v>
                </c:pt>
                <c:pt idx="2533">
                  <c:v>14.681225046404752</c:v>
                </c:pt>
                <c:pt idx="2534">
                  <c:v>10.192125535588458</c:v>
                </c:pt>
                <c:pt idx="2535">
                  <c:v>4.662020573625913</c:v>
                </c:pt>
                <c:pt idx="2536">
                  <c:v>2.1263495561586385</c:v>
                </c:pt>
                <c:pt idx="2537">
                  <c:v>1.2222218518071613</c:v>
                </c:pt>
                <c:pt idx="2538">
                  <c:v>-0.96729011964635914</c:v>
                </c:pt>
                <c:pt idx="2539">
                  <c:v>-6.1294014761135074</c:v>
                </c:pt>
                <c:pt idx="2540">
                  <c:v>-13.45464858260539</c:v>
                </c:pt>
                <c:pt idx="2541">
                  <c:v>-20.007427056189393</c:v>
                </c:pt>
                <c:pt idx="2542">
                  <c:v>-25.267486813587642</c:v>
                </c:pt>
                <c:pt idx="2543">
                  <c:v>-30.2388443824156</c:v>
                </c:pt>
                <c:pt idx="2544">
                  <c:v>-32.606306283744487</c:v>
                </c:pt>
                <c:pt idx="2545">
                  <c:v>-30.938684518305489</c:v>
                </c:pt>
                <c:pt idx="2546">
                  <c:v>-27.539788073521297</c:v>
                </c:pt>
                <c:pt idx="2547">
                  <c:v>-25.916767722709153</c:v>
                </c:pt>
                <c:pt idx="2548">
                  <c:v>-22.587270264714402</c:v>
                </c:pt>
                <c:pt idx="2549">
                  <c:v>-20.04443177078177</c:v>
                </c:pt>
                <c:pt idx="2550">
                  <c:v>-20.332766972825574</c:v>
                </c:pt>
                <c:pt idx="2551">
                  <c:v>-20.960154309057131</c:v>
                </c:pt>
                <c:pt idx="2552">
                  <c:v>-20.990039411356396</c:v>
                </c:pt>
                <c:pt idx="2553">
                  <c:v>-19.197162753163298</c:v>
                </c:pt>
                <c:pt idx="2554">
                  <c:v>-17.211833841233968</c:v>
                </c:pt>
                <c:pt idx="2555">
                  <c:v>-14.392554197300125</c:v>
                </c:pt>
                <c:pt idx="2556">
                  <c:v>-10.55120375065872</c:v>
                </c:pt>
                <c:pt idx="2557">
                  <c:v>-6.406115237788879</c:v>
                </c:pt>
                <c:pt idx="2558">
                  <c:v>-4.3318640522661775</c:v>
                </c:pt>
                <c:pt idx="2559">
                  <c:v>-2.9789372812669277</c:v>
                </c:pt>
                <c:pt idx="2560">
                  <c:v>-3.5178164333483473</c:v>
                </c:pt>
                <c:pt idx="2561">
                  <c:v>-4.4189854179476864</c:v>
                </c:pt>
                <c:pt idx="2562">
                  <c:v>-6.2972496227462234</c:v>
                </c:pt>
                <c:pt idx="2563">
                  <c:v>-7.7591321592732259</c:v>
                </c:pt>
                <c:pt idx="2564">
                  <c:v>-8.2529946209159153</c:v>
                </c:pt>
                <c:pt idx="2565">
                  <c:v>-8.2717055891569675</c:v>
                </c:pt>
                <c:pt idx="2566">
                  <c:v>-8.1315926317067628</c:v>
                </c:pt>
                <c:pt idx="2567">
                  <c:v>-7.9090826034000132</c:v>
                </c:pt>
                <c:pt idx="2568">
                  <c:v>-7.4802075838338062</c:v>
                </c:pt>
                <c:pt idx="2569">
                  <c:v>-6.7325312254552188</c:v>
                </c:pt>
                <c:pt idx="2570">
                  <c:v>-6.0321795086582437</c:v>
                </c:pt>
                <c:pt idx="2571">
                  <c:v>-5.6147842333668985</c:v>
                </c:pt>
                <c:pt idx="2572">
                  <c:v>-5.5638448009066339</c:v>
                </c:pt>
                <c:pt idx="2573">
                  <c:v>-6.5448865486694805</c:v>
                </c:pt>
                <c:pt idx="2574">
                  <c:v>-8.7255415359507147</c:v>
                </c:pt>
                <c:pt idx="2575">
                  <c:v>-11.666915685775937</c:v>
                </c:pt>
                <c:pt idx="2576">
                  <c:v>-14.973010579345814</c:v>
                </c:pt>
                <c:pt idx="2577">
                  <c:v>-17.679541885932633</c:v>
                </c:pt>
                <c:pt idx="2578">
                  <c:v>-19.353350736807471</c:v>
                </c:pt>
                <c:pt idx="2579">
                  <c:v>-19.979141369465747</c:v>
                </c:pt>
                <c:pt idx="2580">
                  <c:v>-20.654163337966526</c:v>
                </c:pt>
                <c:pt idx="2581">
                  <c:v>-20.98080743122598</c:v>
                </c:pt>
                <c:pt idx="2582">
                  <c:v>-20.934147857118237</c:v>
                </c:pt>
                <c:pt idx="2583">
                  <c:v>-21.6907397797724</c:v>
                </c:pt>
                <c:pt idx="2584">
                  <c:v>-22.724794593246688</c:v>
                </c:pt>
                <c:pt idx="2585">
                  <c:v>-22.503749087969094</c:v>
                </c:pt>
                <c:pt idx="2586">
                  <c:v>-20.819829305328696</c:v>
                </c:pt>
                <c:pt idx="2587">
                  <c:v>-22.37351055466603</c:v>
                </c:pt>
                <c:pt idx="2588">
                  <c:v>-25.596810677139139</c:v>
                </c:pt>
                <c:pt idx="2589">
                  <c:v>-30.560827605196025</c:v>
                </c:pt>
                <c:pt idx="2590">
                  <c:v>-36.160506860011687</c:v>
                </c:pt>
                <c:pt idx="2591">
                  <c:v>-40.07757280855256</c:v>
                </c:pt>
                <c:pt idx="2592">
                  <c:v>-40.974036439188396</c:v>
                </c:pt>
                <c:pt idx="2593">
                  <c:v>-40.207549307740081</c:v>
                </c:pt>
                <c:pt idx="2594">
                  <c:v>-36.558904469220877</c:v>
                </c:pt>
                <c:pt idx="2595">
                  <c:v>-31.197708573427832</c:v>
                </c:pt>
                <c:pt idx="2596">
                  <c:v>-24.89724724341432</c:v>
                </c:pt>
                <c:pt idx="2597">
                  <c:v>-22.457381763642516</c:v>
                </c:pt>
                <c:pt idx="2598">
                  <c:v>-22.548078898731649</c:v>
                </c:pt>
                <c:pt idx="2599">
                  <c:v>-21.942251408582212</c:v>
                </c:pt>
                <c:pt idx="2600">
                  <c:v>-20.564805097296183</c:v>
                </c:pt>
                <c:pt idx="2601">
                  <c:v>-18.318620274791449</c:v>
                </c:pt>
                <c:pt idx="2602">
                  <c:v>-15.523300638206862</c:v>
                </c:pt>
                <c:pt idx="2603">
                  <c:v>-13.163170229259732</c:v>
                </c:pt>
                <c:pt idx="2604">
                  <c:v>-11.554097212446319</c:v>
                </c:pt>
                <c:pt idx="2605">
                  <c:v>-11.595097776500888</c:v>
                </c:pt>
                <c:pt idx="2606">
                  <c:v>-11.207639569096665</c:v>
                </c:pt>
                <c:pt idx="2607">
                  <c:v>-10.508157796936503</c:v>
                </c:pt>
                <c:pt idx="2608">
                  <c:v>-9.562599129249385</c:v>
                </c:pt>
                <c:pt idx="2609">
                  <c:v>-8.1597706647108943</c:v>
                </c:pt>
                <c:pt idx="2610">
                  <c:v>-6.905733527611944</c:v>
                </c:pt>
                <c:pt idx="2611">
                  <c:v>-6.0645350196481091</c:v>
                </c:pt>
                <c:pt idx="2612">
                  <c:v>-6.010799248709481</c:v>
                </c:pt>
                <c:pt idx="2613">
                  <c:v>-6.2617289205561262</c:v>
                </c:pt>
                <c:pt idx="2614">
                  <c:v>-6.7104266928559424</c:v>
                </c:pt>
                <c:pt idx="2615">
                  <c:v>-7.0834096488785088</c:v>
                </c:pt>
                <c:pt idx="2616">
                  <c:v>-7.0318257764940686</c:v>
                </c:pt>
                <c:pt idx="2617">
                  <c:v>-7.38866841471983</c:v>
                </c:pt>
                <c:pt idx="2618">
                  <c:v>-8.0466684740588281</c:v>
                </c:pt>
                <c:pt idx="2619">
                  <c:v>-8.1836042722060807</c:v>
                </c:pt>
                <c:pt idx="2620">
                  <c:v>-9.7695737614462193</c:v>
                </c:pt>
                <c:pt idx="2621">
                  <c:v>-10.27947546729119</c:v>
                </c:pt>
                <c:pt idx="2622">
                  <c:v>-9.9891598157969561</c:v>
                </c:pt>
                <c:pt idx="2623">
                  <c:v>-9.702519122823638</c:v>
                </c:pt>
                <c:pt idx="2624">
                  <c:v>-9.2862343320889007</c:v>
                </c:pt>
                <c:pt idx="2625">
                  <c:v>-9.3329702634949676</c:v>
                </c:pt>
                <c:pt idx="2626">
                  <c:v>-10.321490167072408</c:v>
                </c:pt>
                <c:pt idx="2627">
                  <c:v>-12.030381414372936</c:v>
                </c:pt>
                <c:pt idx="2628">
                  <c:v>-14.039632693278838</c:v>
                </c:pt>
                <c:pt idx="2629">
                  <c:v>-15.024957869706125</c:v>
                </c:pt>
                <c:pt idx="2630">
                  <c:v>-9.7245223935704601</c:v>
                </c:pt>
                <c:pt idx="2631">
                  <c:v>-3.4027156277477855</c:v>
                </c:pt>
                <c:pt idx="2632">
                  <c:v>-6.335483670149106</c:v>
                </c:pt>
                <c:pt idx="2633">
                  <c:v>-16.443573742426675</c:v>
                </c:pt>
                <c:pt idx="2634">
                  <c:v>-26.389109710223799</c:v>
                </c:pt>
                <c:pt idx="2635">
                  <c:v>-32.939656406954377</c:v>
                </c:pt>
                <c:pt idx="2636">
                  <c:v>-37.666273783834249</c:v>
                </c:pt>
                <c:pt idx="2637">
                  <c:v>-38.789712227760738</c:v>
                </c:pt>
                <c:pt idx="2638">
                  <c:v>-35.978754019744542</c:v>
                </c:pt>
                <c:pt idx="2639">
                  <c:v>-33.108197280803701</c:v>
                </c:pt>
                <c:pt idx="2640">
                  <c:v>-31.952331100169161</c:v>
                </c:pt>
                <c:pt idx="2641">
                  <c:v>-31.496480780792712</c:v>
                </c:pt>
                <c:pt idx="2642">
                  <c:v>-30.62887569599479</c:v>
                </c:pt>
                <c:pt idx="2643">
                  <c:v>-29.903593281422808</c:v>
                </c:pt>
                <c:pt idx="2644">
                  <c:v>-28.901106680537946</c:v>
                </c:pt>
                <c:pt idx="2645">
                  <c:v>-28.147101908233711</c:v>
                </c:pt>
                <c:pt idx="2646">
                  <c:v>-26.484062098291279</c:v>
                </c:pt>
                <c:pt idx="2647">
                  <c:v>-23.954696576701632</c:v>
                </c:pt>
                <c:pt idx="2648">
                  <c:v>-20.44356527067524</c:v>
                </c:pt>
                <c:pt idx="2649">
                  <c:v>-16.901822228887184</c:v>
                </c:pt>
                <c:pt idx="2650">
                  <c:v>-14.22123808681982</c:v>
                </c:pt>
                <c:pt idx="2651">
                  <c:v>-11.853198545473941</c:v>
                </c:pt>
                <c:pt idx="2652">
                  <c:v>-10.537761552031375</c:v>
                </c:pt>
                <c:pt idx="2653">
                  <c:v>-9.6366656744559389</c:v>
                </c:pt>
                <c:pt idx="2654">
                  <c:v>-8.8478561875724662</c:v>
                </c:pt>
                <c:pt idx="2655">
                  <c:v>-7.6766720498980243</c:v>
                </c:pt>
                <c:pt idx="2656">
                  <c:v>-6.4723491324881932</c:v>
                </c:pt>
                <c:pt idx="2657">
                  <c:v>-5.7630651340247354</c:v>
                </c:pt>
                <c:pt idx="2658">
                  <c:v>-5.9314716489128028</c:v>
                </c:pt>
                <c:pt idx="2659">
                  <c:v>-5.8897783760026092</c:v>
                </c:pt>
                <c:pt idx="2660">
                  <c:v>-6.4045973250197514</c:v>
                </c:pt>
                <c:pt idx="2661">
                  <c:v>-6.7120390700682071</c:v>
                </c:pt>
                <c:pt idx="2662">
                  <c:v>-6.7300102001348341</c:v>
                </c:pt>
                <c:pt idx="2663">
                  <c:v>-7.4219142872407362</c:v>
                </c:pt>
                <c:pt idx="2664">
                  <c:v>-8.4327356707507715</c:v>
                </c:pt>
                <c:pt idx="2665">
                  <c:v>-9.2564596738431426</c:v>
                </c:pt>
                <c:pt idx="2666">
                  <c:v>-9.0921283493136524</c:v>
                </c:pt>
                <c:pt idx="2667">
                  <c:v>-8.6162664112312886</c:v>
                </c:pt>
                <c:pt idx="2668">
                  <c:v>-8.958659585236262</c:v>
                </c:pt>
                <c:pt idx="2669">
                  <c:v>-9.4859773316923146</c:v>
                </c:pt>
                <c:pt idx="2670">
                  <c:v>-9.3693389767712798</c:v>
                </c:pt>
                <c:pt idx="2671">
                  <c:v>-10.001127481500252</c:v>
                </c:pt>
                <c:pt idx="2672">
                  <c:v>-10.793223306973344</c:v>
                </c:pt>
                <c:pt idx="2673">
                  <c:v>-11.619524527266483</c:v>
                </c:pt>
                <c:pt idx="2674">
                  <c:v>-12.357800022639161</c:v>
                </c:pt>
                <c:pt idx="2675">
                  <c:v>-13.485071957658514</c:v>
                </c:pt>
                <c:pt idx="2676">
                  <c:v>-15.432922194986501</c:v>
                </c:pt>
                <c:pt idx="2677">
                  <c:v>-17.593922758546181</c:v>
                </c:pt>
                <c:pt idx="2678">
                  <c:v>-19.209315692754814</c:v>
                </c:pt>
                <c:pt idx="2679">
                  <c:v>-21.773458592496659</c:v>
                </c:pt>
                <c:pt idx="2680">
                  <c:v>-22.415053169132683</c:v>
                </c:pt>
                <c:pt idx="2681">
                  <c:v>-23.412825456165166</c:v>
                </c:pt>
                <c:pt idx="2682">
                  <c:v>-18.975224636085311</c:v>
                </c:pt>
                <c:pt idx="2683">
                  <c:v>-17.157468876048693</c:v>
                </c:pt>
                <c:pt idx="2684">
                  <c:v>-19.439128623628125</c:v>
                </c:pt>
                <c:pt idx="2685">
                  <c:v>-23.307490794777099</c:v>
                </c:pt>
                <c:pt idx="2686">
                  <c:v>-26.73745975267509</c:v>
                </c:pt>
                <c:pt idx="2687">
                  <c:v>-30.630623451373317</c:v>
                </c:pt>
                <c:pt idx="2688">
                  <c:v>-33.407410495163887</c:v>
                </c:pt>
                <c:pt idx="2689">
                  <c:v>-35.495216118871419</c:v>
                </c:pt>
                <c:pt idx="2690">
                  <c:v>-34.613299738607125</c:v>
                </c:pt>
                <c:pt idx="2691">
                  <c:v>-34.045148758441748</c:v>
                </c:pt>
                <c:pt idx="2692">
                  <c:v>-29.204371180993164</c:v>
                </c:pt>
                <c:pt idx="2693">
                  <c:v>-25.819304018718356</c:v>
                </c:pt>
                <c:pt idx="2694">
                  <c:v>-24.063906234354224</c:v>
                </c:pt>
                <c:pt idx="2695">
                  <c:v>-22.556374740208952</c:v>
                </c:pt>
                <c:pt idx="2696">
                  <c:v>-22.097023483221431</c:v>
                </c:pt>
                <c:pt idx="2697">
                  <c:v>-22.597796292049875</c:v>
                </c:pt>
                <c:pt idx="2698">
                  <c:v>-23.648245087214239</c:v>
                </c:pt>
                <c:pt idx="2699">
                  <c:v>-24.401750917611817</c:v>
                </c:pt>
                <c:pt idx="2700">
                  <c:v>-24.116213633039095</c:v>
                </c:pt>
                <c:pt idx="2701">
                  <c:v>-24.281909184191505</c:v>
                </c:pt>
                <c:pt idx="2702">
                  <c:v>-24.076537968341491</c:v>
                </c:pt>
                <c:pt idx="2703">
                  <c:v>-23.457950053065716</c:v>
                </c:pt>
                <c:pt idx="2704">
                  <c:v>-22.385745424844771</c:v>
                </c:pt>
                <c:pt idx="2705">
                  <c:v>-22.132199093713727</c:v>
                </c:pt>
                <c:pt idx="2706">
                  <c:v>-21.799990717503775</c:v>
                </c:pt>
                <c:pt idx="2707">
                  <c:v>-22.601318147428909</c:v>
                </c:pt>
                <c:pt idx="2708">
                  <c:v>-23.344874867538607</c:v>
                </c:pt>
                <c:pt idx="2709">
                  <c:v>-23.077930169615861</c:v>
                </c:pt>
                <c:pt idx="2710">
                  <c:v>-22.039363324597172</c:v>
                </c:pt>
                <c:pt idx="2711">
                  <c:v>-21.911703584468011</c:v>
                </c:pt>
                <c:pt idx="2712">
                  <c:v>-22.915573445115037</c:v>
                </c:pt>
                <c:pt idx="2713">
                  <c:v>-24.777964689889075</c:v>
                </c:pt>
                <c:pt idx="2714">
                  <c:v>-26.128704883405589</c:v>
                </c:pt>
                <c:pt idx="2715">
                  <c:v>-26.098826260801189</c:v>
                </c:pt>
                <c:pt idx="2716">
                  <c:v>-25.167789525507288</c:v>
                </c:pt>
                <c:pt idx="2717">
                  <c:v>-24.113931718242341</c:v>
                </c:pt>
                <c:pt idx="2718">
                  <c:v>-23.806816620021184</c:v>
                </c:pt>
                <c:pt idx="2719">
                  <c:v>-24.403518116590913</c:v>
                </c:pt>
                <c:pt idx="2720">
                  <c:v>-25.365151529311362</c:v>
                </c:pt>
                <c:pt idx="2721">
                  <c:v>-27.221121660374763</c:v>
                </c:pt>
                <c:pt idx="2722">
                  <c:v>-29.6922971966262</c:v>
                </c:pt>
                <c:pt idx="2723">
                  <c:v>-29.789193928454878</c:v>
                </c:pt>
                <c:pt idx="2724">
                  <c:v>-26.447526078651393</c:v>
                </c:pt>
                <c:pt idx="2725">
                  <c:v>-17.981758690433878</c:v>
                </c:pt>
                <c:pt idx="2726">
                  <c:v>-10.818583274187377</c:v>
                </c:pt>
                <c:pt idx="2727">
                  <c:v>-7.3020196942540156</c:v>
                </c:pt>
                <c:pt idx="2728">
                  <c:v>-12.181534153535983</c:v>
                </c:pt>
                <c:pt idx="2729">
                  <c:v>-24.828125270439688</c:v>
                </c:pt>
                <c:pt idx="2730">
                  <c:v>-40.75775653366366</c:v>
                </c:pt>
                <c:pt idx="2731">
                  <c:v>-41.581694108403177</c:v>
                </c:pt>
                <c:pt idx="2732">
                  <c:v>-31.172642231285568</c:v>
                </c:pt>
                <c:pt idx="2733">
                  <c:v>-15.632779053005653</c:v>
                </c:pt>
                <c:pt idx="2734">
                  <c:v>-5.5263052601179457</c:v>
                </c:pt>
                <c:pt idx="2735">
                  <c:v>-5.5280392650783652</c:v>
                </c:pt>
                <c:pt idx="2736">
                  <c:v>-10.63410431930803</c:v>
                </c:pt>
                <c:pt idx="2737">
                  <c:v>-16.809100393369548</c:v>
                </c:pt>
                <c:pt idx="2738">
                  <c:v>-19.526961284197473</c:v>
                </c:pt>
                <c:pt idx="2739">
                  <c:v>-19.610677446122125</c:v>
                </c:pt>
                <c:pt idx="2740">
                  <c:v>-17.474000138835784</c:v>
                </c:pt>
                <c:pt idx="2741">
                  <c:v>-14.4757746683189</c:v>
                </c:pt>
                <c:pt idx="2742">
                  <c:v>-12.031464478276799</c:v>
                </c:pt>
                <c:pt idx="2743">
                  <c:v>-10.710386027885876</c:v>
                </c:pt>
                <c:pt idx="2744">
                  <c:v>-10.1664668639956</c:v>
                </c:pt>
                <c:pt idx="2745">
                  <c:v>-9.0727478228240255</c:v>
                </c:pt>
                <c:pt idx="2746">
                  <c:v>-7.5953649213417647</c:v>
                </c:pt>
                <c:pt idx="2747">
                  <c:v>-6.0409242413501572</c:v>
                </c:pt>
                <c:pt idx="2748">
                  <c:v>-4.2838855636342661</c:v>
                </c:pt>
                <c:pt idx="2749">
                  <c:v>-2.904262717040127</c:v>
                </c:pt>
                <c:pt idx="2750">
                  <c:v>-1.9987273455944758</c:v>
                </c:pt>
                <c:pt idx="2751">
                  <c:v>-1.5490381835538003</c:v>
                </c:pt>
                <c:pt idx="2752">
                  <c:v>-1.8839710657354791</c:v>
                </c:pt>
                <c:pt idx="2753">
                  <c:v>-2.5472648940615263</c:v>
                </c:pt>
                <c:pt idx="2754">
                  <c:v>-3.0622312180647069</c:v>
                </c:pt>
                <c:pt idx="2755">
                  <c:v>-3.5601140685358352</c:v>
                </c:pt>
                <c:pt idx="2756">
                  <c:v>-4.0414483707970836</c:v>
                </c:pt>
                <c:pt idx="2757">
                  <c:v>-3.9063173590067377</c:v>
                </c:pt>
                <c:pt idx="2758">
                  <c:v>-4.0361521370438211</c:v>
                </c:pt>
                <c:pt idx="2759">
                  <c:v>-4.0234394433979297</c:v>
                </c:pt>
                <c:pt idx="2760">
                  <c:v>-3.9361548040203767</c:v>
                </c:pt>
                <c:pt idx="2761">
                  <c:v>-4.5613859997416819</c:v>
                </c:pt>
                <c:pt idx="2762">
                  <c:v>-5.830099852653805</c:v>
                </c:pt>
                <c:pt idx="2763">
                  <c:v>-7.9946475791514917</c:v>
                </c:pt>
                <c:pt idx="2764">
                  <c:v>-9.0461518638777925</c:v>
                </c:pt>
                <c:pt idx="2765">
                  <c:v>-9.9338896201011178</c:v>
                </c:pt>
                <c:pt idx="2766">
                  <c:v>-10.612531429362111</c:v>
                </c:pt>
                <c:pt idx="2767">
                  <c:v>-10.233085409348254</c:v>
                </c:pt>
                <c:pt idx="2768">
                  <c:v>-10.503919490821486</c:v>
                </c:pt>
                <c:pt idx="2769">
                  <c:v>-11.448189599708915</c:v>
                </c:pt>
                <c:pt idx="2770">
                  <c:v>-11.448092111389121</c:v>
                </c:pt>
                <c:pt idx="2771">
                  <c:v>-14.618191376144985</c:v>
                </c:pt>
                <c:pt idx="2772">
                  <c:v>-15.116576742293699</c:v>
                </c:pt>
                <c:pt idx="2773">
                  <c:v>-14.106014764980348</c:v>
                </c:pt>
                <c:pt idx="2774">
                  <c:v>-15.709025626190918</c:v>
                </c:pt>
                <c:pt idx="2775">
                  <c:v>-17.815117760944357</c:v>
                </c:pt>
                <c:pt idx="2776">
                  <c:v>-18.865536118414681</c:v>
                </c:pt>
                <c:pt idx="2777">
                  <c:v>-20.100106181875397</c:v>
                </c:pt>
                <c:pt idx="2778">
                  <c:v>-21.400669789526024</c:v>
                </c:pt>
                <c:pt idx="2779">
                  <c:v>-23.485972886876475</c:v>
                </c:pt>
                <c:pt idx="2780">
                  <c:v>-24.429430247660271</c:v>
                </c:pt>
                <c:pt idx="2781">
                  <c:v>-25.334116778148971</c:v>
                </c:pt>
                <c:pt idx="2782">
                  <c:v>-24.298772850818075</c:v>
                </c:pt>
                <c:pt idx="2783">
                  <c:v>-26.761462868227671</c:v>
                </c:pt>
                <c:pt idx="2784">
                  <c:v>-28.439656939631135</c:v>
                </c:pt>
                <c:pt idx="2785">
                  <c:v>-26.425623169263709</c:v>
                </c:pt>
                <c:pt idx="2786">
                  <c:v>-24.941130108003261</c:v>
                </c:pt>
                <c:pt idx="2787">
                  <c:v>-23.429613773690267</c:v>
                </c:pt>
                <c:pt idx="2788">
                  <c:v>-21.695125838312528</c:v>
                </c:pt>
                <c:pt idx="2789">
                  <c:v>-20.050787269557595</c:v>
                </c:pt>
                <c:pt idx="2790">
                  <c:v>-18.624318098990098</c:v>
                </c:pt>
                <c:pt idx="2791">
                  <c:v>-18.975965102799801</c:v>
                </c:pt>
                <c:pt idx="2792">
                  <c:v>-17.143430901185312</c:v>
                </c:pt>
                <c:pt idx="2793">
                  <c:v>-14.235173009012852</c:v>
                </c:pt>
                <c:pt idx="2794">
                  <c:v>-12.52749372993109</c:v>
                </c:pt>
                <c:pt idx="2795">
                  <c:v>-11.509347245108446</c:v>
                </c:pt>
                <c:pt idx="2796">
                  <c:v>-11.055693013543358</c:v>
                </c:pt>
                <c:pt idx="2797">
                  <c:v>-11.32280661720741</c:v>
                </c:pt>
                <c:pt idx="2798">
                  <c:v>-11.604254082786049</c:v>
                </c:pt>
                <c:pt idx="2799">
                  <c:v>-11.688500769021912</c:v>
                </c:pt>
                <c:pt idx="2800">
                  <c:v>-11.269115337105875</c:v>
                </c:pt>
                <c:pt idx="2801">
                  <c:v>-10.067809027129256</c:v>
                </c:pt>
                <c:pt idx="2802">
                  <c:v>-8.6479816522285411</c:v>
                </c:pt>
                <c:pt idx="2803">
                  <c:v>-7.3751589953152568</c:v>
                </c:pt>
                <c:pt idx="2804">
                  <c:v>-6.1536799085564491</c:v>
                </c:pt>
                <c:pt idx="2805">
                  <c:v>-5.7175738015227351</c:v>
                </c:pt>
                <c:pt idx="2806">
                  <c:v>-6.2952264977924743</c:v>
                </c:pt>
                <c:pt idx="2807">
                  <c:v>-8.6116613185845523</c:v>
                </c:pt>
                <c:pt idx="2808">
                  <c:v>-12.144019108339107</c:v>
                </c:pt>
                <c:pt idx="2809">
                  <c:v>-15.74581501134217</c:v>
                </c:pt>
                <c:pt idx="2810">
                  <c:v>-17.719863346735039</c:v>
                </c:pt>
                <c:pt idx="2811">
                  <c:v>-16.158691191931602</c:v>
                </c:pt>
                <c:pt idx="2812">
                  <c:v>-11.406729024278174</c:v>
                </c:pt>
                <c:pt idx="2813">
                  <c:v>-5.777399800427248</c:v>
                </c:pt>
                <c:pt idx="2814">
                  <c:v>-3.4413510545535786</c:v>
                </c:pt>
                <c:pt idx="2815">
                  <c:v>-4.3876334854718104</c:v>
                </c:pt>
                <c:pt idx="2816">
                  <c:v>-9.8793361207996977</c:v>
                </c:pt>
                <c:pt idx="2817">
                  <c:v>-20.217507777235657</c:v>
                </c:pt>
                <c:pt idx="2818">
                  <c:v>-27.022344426829736</c:v>
                </c:pt>
                <c:pt idx="2819">
                  <c:v>-27.176211498518093</c:v>
                </c:pt>
                <c:pt idx="2820">
                  <c:v>-21.717997100030189</c:v>
                </c:pt>
                <c:pt idx="2821">
                  <c:v>-19.297928968780454</c:v>
                </c:pt>
                <c:pt idx="2822">
                  <c:v>-21.208097639154889</c:v>
                </c:pt>
                <c:pt idx="2823">
                  <c:v>-28.106915128258471</c:v>
                </c:pt>
                <c:pt idx="2824">
                  <c:v>-35.264875647143668</c:v>
                </c:pt>
                <c:pt idx="2825">
                  <c:v>-36.657942142238454</c:v>
                </c:pt>
                <c:pt idx="2826">
                  <c:v>-36.399389866869463</c:v>
                </c:pt>
                <c:pt idx="2827">
                  <c:v>-33.801068917122606</c:v>
                </c:pt>
                <c:pt idx="2828">
                  <c:v>-29.142950894316961</c:v>
                </c:pt>
                <c:pt idx="2829">
                  <c:v>-23.900603511004721</c:v>
                </c:pt>
                <c:pt idx="2830">
                  <c:v>-19.56805700177884</c:v>
                </c:pt>
                <c:pt idx="2831">
                  <c:v>-15.818180896709478</c:v>
                </c:pt>
                <c:pt idx="2832">
                  <c:v>-11.749691087655226</c:v>
                </c:pt>
                <c:pt idx="2833">
                  <c:v>-7.3716201404943034</c:v>
                </c:pt>
                <c:pt idx="2834">
                  <c:v>-3.9636585384156611</c:v>
                </c:pt>
                <c:pt idx="2835">
                  <c:v>-1.3713568904156461</c:v>
                </c:pt>
                <c:pt idx="2836">
                  <c:v>0.2168425381768613</c:v>
                </c:pt>
                <c:pt idx="2837">
                  <c:v>0.16008307750426878</c:v>
                </c:pt>
                <c:pt idx="2838">
                  <c:v>-1.0082214711550093</c:v>
                </c:pt>
                <c:pt idx="2839">
                  <c:v>-3.1347629094235336</c:v>
                </c:pt>
                <c:pt idx="2840">
                  <c:v>-5.6140579075761732</c:v>
                </c:pt>
                <c:pt idx="2841">
                  <c:v>-7.6246862468487757</c:v>
                </c:pt>
                <c:pt idx="2842">
                  <c:v>-9.0344113473991445</c:v>
                </c:pt>
                <c:pt idx="2843">
                  <c:v>-9.5542218067059306</c:v>
                </c:pt>
                <c:pt idx="2844">
                  <c:v>-9.703537530834744</c:v>
                </c:pt>
                <c:pt idx="2845">
                  <c:v>-9.930974571919041</c:v>
                </c:pt>
                <c:pt idx="2846">
                  <c:v>-10.507956479974</c:v>
                </c:pt>
                <c:pt idx="2847">
                  <c:v>-11.820033876675526</c:v>
                </c:pt>
                <c:pt idx="2848">
                  <c:v>-12.140760371896281</c:v>
                </c:pt>
                <c:pt idx="2849">
                  <c:v>-11.313660917453767</c:v>
                </c:pt>
                <c:pt idx="2850">
                  <c:v>-9.2222208142924078</c:v>
                </c:pt>
                <c:pt idx="2851">
                  <c:v>-6.4032671008498179</c:v>
                </c:pt>
                <c:pt idx="2852">
                  <c:v>-3.6986815656693115</c:v>
                </c:pt>
                <c:pt idx="2853">
                  <c:v>-1.5511568912939282</c:v>
                </c:pt>
                <c:pt idx="2854">
                  <c:v>0.20444392239773226</c:v>
                </c:pt>
                <c:pt idx="2855">
                  <c:v>1.3811050742183248</c:v>
                </c:pt>
                <c:pt idx="2856">
                  <c:v>1.1201943282477218</c:v>
                </c:pt>
                <c:pt idx="2857">
                  <c:v>1.9172442481663832</c:v>
                </c:pt>
                <c:pt idx="2858">
                  <c:v>1.047628664374368</c:v>
                </c:pt>
                <c:pt idx="2859">
                  <c:v>0.50553093303193997</c:v>
                </c:pt>
                <c:pt idx="2860">
                  <c:v>-2.4545920665033707</c:v>
                </c:pt>
                <c:pt idx="2861">
                  <c:v>-7.6572240909328171</c:v>
                </c:pt>
                <c:pt idx="2862">
                  <c:v>-14.801854239941584</c:v>
                </c:pt>
                <c:pt idx="2863">
                  <c:v>-20.295588736579592</c:v>
                </c:pt>
                <c:pt idx="2864">
                  <c:v>-22.390392824353587</c:v>
                </c:pt>
                <c:pt idx="2865">
                  <c:v>-25.451187428717599</c:v>
                </c:pt>
                <c:pt idx="2866">
                  <c:v>-22.995960463484348</c:v>
                </c:pt>
                <c:pt idx="2867">
                  <c:v>-20.326772588031847</c:v>
                </c:pt>
                <c:pt idx="2868">
                  <c:v>-24.796195227694422</c:v>
                </c:pt>
                <c:pt idx="2869">
                  <c:v>-24.411200537096871</c:v>
                </c:pt>
                <c:pt idx="2870">
                  <c:v>-23.284895071634782</c:v>
                </c:pt>
                <c:pt idx="2871">
                  <c:v>-23.340804985790033</c:v>
                </c:pt>
                <c:pt idx="2872">
                  <c:v>-22.29152197732785</c:v>
                </c:pt>
                <c:pt idx="2873">
                  <c:v>-23.062961045741716</c:v>
                </c:pt>
                <c:pt idx="2874">
                  <c:v>-22.089760033498155</c:v>
                </c:pt>
                <c:pt idx="2875">
                  <c:v>-23.689204898988248</c:v>
                </c:pt>
                <c:pt idx="2876">
                  <c:v>-22.708466703160415</c:v>
                </c:pt>
                <c:pt idx="2877">
                  <c:v>-21.227132985192032</c:v>
                </c:pt>
                <c:pt idx="2878">
                  <c:v>-19.413020589431028</c:v>
                </c:pt>
                <c:pt idx="2879">
                  <c:v>-17.193206674017677</c:v>
                </c:pt>
                <c:pt idx="2880">
                  <c:v>-15.892666554851131</c:v>
                </c:pt>
                <c:pt idx="2881">
                  <c:v>-15.045926923991505</c:v>
                </c:pt>
                <c:pt idx="2882">
                  <c:v>-14.959263270169567</c:v>
                </c:pt>
                <c:pt idx="2883">
                  <c:v>-14.521176218597759</c:v>
                </c:pt>
                <c:pt idx="2884">
                  <c:v>-13.991793909036819</c:v>
                </c:pt>
                <c:pt idx="2885">
                  <c:v>-13.427415813469208</c:v>
                </c:pt>
                <c:pt idx="2886">
                  <c:v>-13.188776498983639</c:v>
                </c:pt>
                <c:pt idx="2887">
                  <c:v>-13.300523405506118</c:v>
                </c:pt>
                <c:pt idx="2888">
                  <c:v>-12.913863661096673</c:v>
                </c:pt>
                <c:pt idx="2889">
                  <c:v>-10.955109090960688</c:v>
                </c:pt>
                <c:pt idx="2890">
                  <c:v>-8.2254156000751895</c:v>
                </c:pt>
                <c:pt idx="2891">
                  <c:v>-5.6284086062782785</c:v>
                </c:pt>
                <c:pt idx="2892">
                  <c:v>-5.4693684139843981</c:v>
                </c:pt>
                <c:pt idx="2893">
                  <c:v>-8.0843616010513646</c:v>
                </c:pt>
                <c:pt idx="2894">
                  <c:v>-12.001937917112416</c:v>
                </c:pt>
                <c:pt idx="2895">
                  <c:v>-15.632921453607748</c:v>
                </c:pt>
                <c:pt idx="2896">
                  <c:v>-15.782887505641298</c:v>
                </c:pt>
                <c:pt idx="2897">
                  <c:v>-12.944956527208571</c:v>
                </c:pt>
                <c:pt idx="2898">
                  <c:v>-7.9838309398984526</c:v>
                </c:pt>
                <c:pt idx="2899">
                  <c:v>-3.5244567996846796</c:v>
                </c:pt>
                <c:pt idx="2900">
                  <c:v>-3.0081871673880807</c:v>
                </c:pt>
                <c:pt idx="2901">
                  <c:v>-5.8730069105712985</c:v>
                </c:pt>
                <c:pt idx="2902">
                  <c:v>-8.1590506962410139</c:v>
                </c:pt>
                <c:pt idx="2903">
                  <c:v>-7.8752042430812041</c:v>
                </c:pt>
                <c:pt idx="2904">
                  <c:v>-5.7066788222563165</c:v>
                </c:pt>
                <c:pt idx="2905">
                  <c:v>-4.5216824397454971</c:v>
                </c:pt>
                <c:pt idx="2906">
                  <c:v>-4.3321436913660403</c:v>
                </c:pt>
                <c:pt idx="2907">
                  <c:v>-7.9542393003197631</c:v>
                </c:pt>
                <c:pt idx="2908">
                  <c:v>-15.2388637004922</c:v>
                </c:pt>
                <c:pt idx="2909">
                  <c:v>-22.645931367073246</c:v>
                </c:pt>
                <c:pt idx="2910">
                  <c:v>-24.193463645075312</c:v>
                </c:pt>
                <c:pt idx="2911">
                  <c:v>-19.46355183663357</c:v>
                </c:pt>
                <c:pt idx="2912">
                  <c:v>-10.949907120825205</c:v>
                </c:pt>
                <c:pt idx="2913">
                  <c:v>-7.732211376012792</c:v>
                </c:pt>
                <c:pt idx="2914">
                  <c:v>-8.6488902301681208</c:v>
                </c:pt>
                <c:pt idx="2915">
                  <c:v>-15.895231362570502</c:v>
                </c:pt>
                <c:pt idx="2916">
                  <c:v>-20.363462160139282</c:v>
                </c:pt>
                <c:pt idx="2917">
                  <c:v>-16.827296586271274</c:v>
                </c:pt>
                <c:pt idx="2918">
                  <c:v>-14.763262580723822</c:v>
                </c:pt>
                <c:pt idx="2919">
                  <c:v>-12.089241505650392</c:v>
                </c:pt>
                <c:pt idx="2920">
                  <c:v>-10.563361976556218</c:v>
                </c:pt>
                <c:pt idx="2921">
                  <c:v>-10.853702464588475</c:v>
                </c:pt>
                <c:pt idx="2922">
                  <c:v>-10.971519039630945</c:v>
                </c:pt>
                <c:pt idx="2923">
                  <c:v>-12.525660636353042</c:v>
                </c:pt>
                <c:pt idx="2924">
                  <c:v>-14.172729047553966</c:v>
                </c:pt>
                <c:pt idx="2925">
                  <c:v>-14.735421472513266</c:v>
                </c:pt>
                <c:pt idx="2926">
                  <c:v>-14.640829583088099</c:v>
                </c:pt>
                <c:pt idx="2927">
                  <c:v>-14.254818032010757</c:v>
                </c:pt>
                <c:pt idx="2928">
                  <c:v>-13.452988585159678</c:v>
                </c:pt>
                <c:pt idx="2929">
                  <c:v>-14.200853763355848</c:v>
                </c:pt>
                <c:pt idx="2930">
                  <c:v>-14.637355438317091</c:v>
                </c:pt>
                <c:pt idx="2931">
                  <c:v>-14.662543336696423</c:v>
                </c:pt>
                <c:pt idx="2932">
                  <c:v>-13.546862071028928</c:v>
                </c:pt>
                <c:pt idx="2933">
                  <c:v>-12.86926981465332</c:v>
                </c:pt>
                <c:pt idx="2934">
                  <c:v>-12.357057705367472</c:v>
                </c:pt>
                <c:pt idx="2935">
                  <c:v>-12.14132211159262</c:v>
                </c:pt>
                <c:pt idx="2936">
                  <c:v>-11.697426879303185</c:v>
                </c:pt>
                <c:pt idx="2937">
                  <c:v>-11.257698737629946</c:v>
                </c:pt>
                <c:pt idx="2938">
                  <c:v>-11.686093073516707</c:v>
                </c:pt>
                <c:pt idx="2939">
                  <c:v>-11.790295769434023</c:v>
                </c:pt>
                <c:pt idx="2940">
                  <c:v>-9.9793832708240817</c:v>
                </c:pt>
                <c:pt idx="2941">
                  <c:v>-8.9291004112300083</c:v>
                </c:pt>
                <c:pt idx="2942">
                  <c:v>-8.4145568490697595</c:v>
                </c:pt>
                <c:pt idx="2943">
                  <c:v>-8.1874069187518117</c:v>
                </c:pt>
                <c:pt idx="2944">
                  <c:v>-8.8010084632057772</c:v>
                </c:pt>
                <c:pt idx="2945">
                  <c:v>-7.3697297294369797</c:v>
                </c:pt>
                <c:pt idx="2946">
                  <c:v>-6.0244844446068306</c:v>
                </c:pt>
                <c:pt idx="2947">
                  <c:v>-3.8273747086648084</c:v>
                </c:pt>
                <c:pt idx="2948">
                  <c:v>-4.7931554417541724</c:v>
                </c:pt>
                <c:pt idx="2949">
                  <c:v>-9.2526544848778922</c:v>
                </c:pt>
                <c:pt idx="2950">
                  <c:v>-13.935072856606128</c:v>
                </c:pt>
                <c:pt idx="2951">
                  <c:v>-18.350501522377652</c:v>
                </c:pt>
                <c:pt idx="2952">
                  <c:v>-24.379497722500595</c:v>
                </c:pt>
                <c:pt idx="2953">
                  <c:v>-31.619871771473317</c:v>
                </c:pt>
                <c:pt idx="2954">
                  <c:v>-42.746688090495837</c:v>
                </c:pt>
                <c:pt idx="2955">
                  <c:v>-53.095832973194788</c:v>
                </c:pt>
                <c:pt idx="2956">
                  <c:v>-62.376545666785276</c:v>
                </c:pt>
                <c:pt idx="2957">
                  <c:v>-66.014579132241437</c:v>
                </c:pt>
                <c:pt idx="2958">
                  <c:v>-60.0161434534687</c:v>
                </c:pt>
                <c:pt idx="2959">
                  <c:v>-48.325391856045876</c:v>
                </c:pt>
                <c:pt idx="2960">
                  <c:v>-37.397874007422146</c:v>
                </c:pt>
                <c:pt idx="2961">
                  <c:v>-37.382653895514949</c:v>
                </c:pt>
                <c:pt idx="2962">
                  <c:v>-40.161994936251659</c:v>
                </c:pt>
                <c:pt idx="2963">
                  <c:v>-49.469575485571532</c:v>
                </c:pt>
                <c:pt idx="2964">
                  <c:v>-52.204992575201715</c:v>
                </c:pt>
                <c:pt idx="2965">
                  <c:v>-56.409549350408803</c:v>
                </c:pt>
                <c:pt idx="2966">
                  <c:v>-62.670007647962393</c:v>
                </c:pt>
                <c:pt idx="2967">
                  <c:v>-58.890132572011254</c:v>
                </c:pt>
                <c:pt idx="2968">
                  <c:v>-56.513989278255565</c:v>
                </c:pt>
                <c:pt idx="2969">
                  <c:v>-51.076277676587132</c:v>
                </c:pt>
                <c:pt idx="2970">
                  <c:v>-46.789830103720924</c:v>
                </c:pt>
                <c:pt idx="2971">
                  <c:v>-44.794950582786477</c:v>
                </c:pt>
                <c:pt idx="2972">
                  <c:v>-42.92981204901286</c:v>
                </c:pt>
                <c:pt idx="2973">
                  <c:v>-42.420051015891595</c:v>
                </c:pt>
                <c:pt idx="2974">
                  <c:v>-42.724020301047659</c:v>
                </c:pt>
                <c:pt idx="2975">
                  <c:v>-43.530177041669937</c:v>
                </c:pt>
                <c:pt idx="2976">
                  <c:v>-44.705886153808933</c:v>
                </c:pt>
                <c:pt idx="2977">
                  <c:v>-48.059265133097767</c:v>
                </c:pt>
                <c:pt idx="2978">
                  <c:v>-47.749290749779107</c:v>
                </c:pt>
                <c:pt idx="2979">
                  <c:v>-43.601254881360013</c:v>
                </c:pt>
                <c:pt idx="2980">
                  <c:v>-39.721805737197037</c:v>
                </c:pt>
                <c:pt idx="2981">
                  <c:v>-37.461598850889025</c:v>
                </c:pt>
                <c:pt idx="2982">
                  <c:v>-29.500496979415541</c:v>
                </c:pt>
                <c:pt idx="2983">
                  <c:v>-26.727304363027383</c:v>
                </c:pt>
                <c:pt idx="2984">
                  <c:v>-35.663487093560299</c:v>
                </c:pt>
                <c:pt idx="2985">
                  <c:v>-32.879542805327965</c:v>
                </c:pt>
                <c:pt idx="2986">
                  <c:v>-31.009469060659047</c:v>
                </c:pt>
                <c:pt idx="2987">
                  <c:v>-31.716750695480652</c:v>
                </c:pt>
                <c:pt idx="2988">
                  <c:v>-31.27320873081824</c:v>
                </c:pt>
                <c:pt idx="2989">
                  <c:v>-34.319989760075707</c:v>
                </c:pt>
                <c:pt idx="2990">
                  <c:v>-21.234264864544723</c:v>
                </c:pt>
                <c:pt idx="2991">
                  <c:v>-20.848581710231578</c:v>
                </c:pt>
                <c:pt idx="2992">
                  <c:v>-13.257027515865774</c:v>
                </c:pt>
                <c:pt idx="2993">
                  <c:v>-18.750017264195957</c:v>
                </c:pt>
                <c:pt idx="2994">
                  <c:v>-19.684562358151187</c:v>
                </c:pt>
                <c:pt idx="2995">
                  <c:v>-22.292067062698262</c:v>
                </c:pt>
                <c:pt idx="2996">
                  <c:v>-23.029394608276448</c:v>
                </c:pt>
                <c:pt idx="2997">
                  <c:v>-20.572418208717789</c:v>
                </c:pt>
                <c:pt idx="2998">
                  <c:v>-15.944309057457222</c:v>
                </c:pt>
                <c:pt idx="2999">
                  <c:v>-11.271798132616558</c:v>
                </c:pt>
                <c:pt idx="3000">
                  <c:v>-9.2138426534041162</c:v>
                </c:pt>
                <c:pt idx="3001">
                  <c:v>-7.5866059621355912</c:v>
                </c:pt>
                <c:pt idx="3002">
                  <c:v>-5.1962294453551081</c:v>
                </c:pt>
                <c:pt idx="3003">
                  <c:v>-3.6352072175536723</c:v>
                </c:pt>
                <c:pt idx="3004">
                  <c:v>-2.2011354848797411</c:v>
                </c:pt>
                <c:pt idx="3005">
                  <c:v>-0.67498896890048954</c:v>
                </c:pt>
                <c:pt idx="3006">
                  <c:v>0.77621469427406864</c:v>
                </c:pt>
                <c:pt idx="3007">
                  <c:v>1.7394382525713885</c:v>
                </c:pt>
                <c:pt idx="3008">
                  <c:v>2.3480724105259498</c:v>
                </c:pt>
                <c:pt idx="3009">
                  <c:v>4.1717232840737877</c:v>
                </c:pt>
                <c:pt idx="3010">
                  <c:v>5.7904595421762242</c:v>
                </c:pt>
                <c:pt idx="3011">
                  <c:v>6.4741575214654841</c:v>
                </c:pt>
                <c:pt idx="3012">
                  <c:v>6.4834878218206606</c:v>
                </c:pt>
                <c:pt idx="3013">
                  <c:v>6.8596907192115362</c:v>
                </c:pt>
                <c:pt idx="3014">
                  <c:v>8.2831367889295997</c:v>
                </c:pt>
                <c:pt idx="3015">
                  <c:v>9.7609595654665284</c:v>
                </c:pt>
                <c:pt idx="3016">
                  <c:v>10.980961539481333</c:v>
                </c:pt>
                <c:pt idx="3017">
                  <c:v>12.123287569723042</c:v>
                </c:pt>
                <c:pt idx="3018">
                  <c:v>12.247334640420984</c:v>
                </c:pt>
                <c:pt idx="3019">
                  <c:v>10.532210492014698</c:v>
                </c:pt>
                <c:pt idx="3020">
                  <c:v>9.2092699325476115</c:v>
                </c:pt>
                <c:pt idx="3021">
                  <c:v>10.910895237974952</c:v>
                </c:pt>
                <c:pt idx="3022">
                  <c:v>11.619632276926399</c:v>
                </c:pt>
                <c:pt idx="3023">
                  <c:v>11.337103620900598</c:v>
                </c:pt>
                <c:pt idx="3024">
                  <c:v>10.594218540849567</c:v>
                </c:pt>
                <c:pt idx="3025">
                  <c:v>10.129380364064573</c:v>
                </c:pt>
                <c:pt idx="3026">
                  <c:v>10.283124037923388</c:v>
                </c:pt>
                <c:pt idx="3027">
                  <c:v>10.39589945027415</c:v>
                </c:pt>
                <c:pt idx="3028">
                  <c:v>10.461099284660007</c:v>
                </c:pt>
                <c:pt idx="3029">
                  <c:v>10.908939597558073</c:v>
                </c:pt>
                <c:pt idx="3030">
                  <c:v>11.526107658330842</c:v>
                </c:pt>
                <c:pt idx="3031">
                  <c:v>11.558423751808208</c:v>
                </c:pt>
                <c:pt idx="3032">
                  <c:v>10.37747626286205</c:v>
                </c:pt>
                <c:pt idx="3033">
                  <c:v>8.7916801243772813</c:v>
                </c:pt>
                <c:pt idx="3034">
                  <c:v>8.3146652542512527</c:v>
                </c:pt>
                <c:pt idx="3035">
                  <c:v>9.7597133505939127</c:v>
                </c:pt>
                <c:pt idx="3036">
                  <c:v>11.362801086007346</c:v>
                </c:pt>
                <c:pt idx="3037">
                  <c:v>12.011264381582661</c:v>
                </c:pt>
                <c:pt idx="3038">
                  <c:v>11.996094843545341</c:v>
                </c:pt>
                <c:pt idx="3039">
                  <c:v>11.591702134283921</c:v>
                </c:pt>
                <c:pt idx="3040">
                  <c:v>11.615133662690502</c:v>
                </c:pt>
                <c:pt idx="3041">
                  <c:v>12.54154225081075</c:v>
                </c:pt>
                <c:pt idx="3042">
                  <c:v>13.886685618096818</c:v>
                </c:pt>
                <c:pt idx="3043">
                  <c:v>13.501286097801971</c:v>
                </c:pt>
                <c:pt idx="3044">
                  <c:v>11.417254359918793</c:v>
                </c:pt>
                <c:pt idx="3045">
                  <c:v>11.004879406650828</c:v>
                </c:pt>
                <c:pt idx="3046">
                  <c:v>10.598836113407742</c:v>
                </c:pt>
                <c:pt idx="3047">
                  <c:v>11.282170852505221</c:v>
                </c:pt>
                <c:pt idx="3048">
                  <c:v>11.963979954511522</c:v>
                </c:pt>
                <c:pt idx="3049">
                  <c:v>12.115846179992555</c:v>
                </c:pt>
                <c:pt idx="3050">
                  <c:v>12.080472367219818</c:v>
                </c:pt>
                <c:pt idx="3051">
                  <c:v>11.603383547283867</c:v>
                </c:pt>
                <c:pt idx="3052">
                  <c:v>11.952500366469948</c:v>
                </c:pt>
                <c:pt idx="3053">
                  <c:v>12.56801346895247</c:v>
                </c:pt>
                <c:pt idx="3054">
                  <c:v>12.178931872138982</c:v>
                </c:pt>
                <c:pt idx="3055">
                  <c:v>11.330786518600988</c:v>
                </c:pt>
                <c:pt idx="3056">
                  <c:v>10.829255190275381</c:v>
                </c:pt>
                <c:pt idx="3057">
                  <c:v>11.36825714972546</c:v>
                </c:pt>
                <c:pt idx="3058">
                  <c:v>12.779360066955318</c:v>
                </c:pt>
                <c:pt idx="3059">
                  <c:v>13.127089896937004</c:v>
                </c:pt>
                <c:pt idx="3060">
                  <c:v>12.72879986005981</c:v>
                </c:pt>
                <c:pt idx="3061">
                  <c:v>12.308545381921247</c:v>
                </c:pt>
                <c:pt idx="3062">
                  <c:v>11.108558985527695</c:v>
                </c:pt>
                <c:pt idx="3063">
                  <c:v>10.718499164373171</c:v>
                </c:pt>
                <c:pt idx="3064">
                  <c:v>11.100366822117604</c:v>
                </c:pt>
                <c:pt idx="3065">
                  <c:v>12.013633300679176</c:v>
                </c:pt>
                <c:pt idx="3066">
                  <c:v>11.410645936269937</c:v>
                </c:pt>
                <c:pt idx="3067">
                  <c:v>11.137063510187987</c:v>
                </c:pt>
                <c:pt idx="3068">
                  <c:v>11.600634974913261</c:v>
                </c:pt>
                <c:pt idx="3069">
                  <c:v>11.45407827509716</c:v>
                </c:pt>
                <c:pt idx="3070">
                  <c:v>11.482476058760112</c:v>
                </c:pt>
                <c:pt idx="3071">
                  <c:v>11.986868315782136</c:v>
                </c:pt>
                <c:pt idx="3072">
                  <c:v>12.542886839587304</c:v>
                </c:pt>
                <c:pt idx="3073">
                  <c:v>12.843262697610594</c:v>
                </c:pt>
                <c:pt idx="3074">
                  <c:v>12.29369244253818</c:v>
                </c:pt>
                <c:pt idx="3075">
                  <c:v>11.8669214354238</c:v>
                </c:pt>
                <c:pt idx="3076">
                  <c:v>11.158347315968856</c:v>
                </c:pt>
                <c:pt idx="3077">
                  <c:v>11.213985840778324</c:v>
                </c:pt>
                <c:pt idx="3078">
                  <c:v>11.358576642970379</c:v>
                </c:pt>
                <c:pt idx="3079">
                  <c:v>11.960553675191434</c:v>
                </c:pt>
                <c:pt idx="3080">
                  <c:v>11.522310723098453</c:v>
                </c:pt>
                <c:pt idx="3081">
                  <c:v>12.145093595294906</c:v>
                </c:pt>
                <c:pt idx="3082">
                  <c:v>13.543515697087164</c:v>
                </c:pt>
                <c:pt idx="3083">
                  <c:v>14.454327297628886</c:v>
                </c:pt>
                <c:pt idx="3084">
                  <c:v>12.606908966782836</c:v>
                </c:pt>
                <c:pt idx="3085">
                  <c:v>8.839832595242159</c:v>
                </c:pt>
                <c:pt idx="3086">
                  <c:v>6.2763268950281219</c:v>
                </c:pt>
                <c:pt idx="3087">
                  <c:v>8.1577732586590574</c:v>
                </c:pt>
                <c:pt idx="3088">
                  <c:v>12.015834656476734</c:v>
                </c:pt>
                <c:pt idx="3089">
                  <c:v>14.71996685359675</c:v>
                </c:pt>
                <c:pt idx="3090">
                  <c:v>17.142117931430644</c:v>
                </c:pt>
                <c:pt idx="3091">
                  <c:v>17.563822048764255</c:v>
                </c:pt>
                <c:pt idx="3092">
                  <c:v>17.10204079671119</c:v>
                </c:pt>
                <c:pt idx="3093">
                  <c:v>9.8421951319286283</c:v>
                </c:pt>
                <c:pt idx="3094">
                  <c:v>9.079795517335592</c:v>
                </c:pt>
                <c:pt idx="3095">
                  <c:v>4.3244168452105587</c:v>
                </c:pt>
                <c:pt idx="3096">
                  <c:v>3.9321377491568255</c:v>
                </c:pt>
                <c:pt idx="3097">
                  <c:v>8.3246661580923789</c:v>
                </c:pt>
                <c:pt idx="3098">
                  <c:v>14.743713272894768</c:v>
                </c:pt>
                <c:pt idx="3099">
                  <c:v>17.060735500735262</c:v>
                </c:pt>
                <c:pt idx="3100">
                  <c:v>16.651109321617163</c:v>
                </c:pt>
                <c:pt idx="3101">
                  <c:v>15.916124144351297</c:v>
                </c:pt>
                <c:pt idx="3102">
                  <c:v>15.480464598559211</c:v>
                </c:pt>
                <c:pt idx="3103">
                  <c:v>13.603110981593927</c:v>
                </c:pt>
                <c:pt idx="3104">
                  <c:v>10.525288408247897</c:v>
                </c:pt>
                <c:pt idx="3105">
                  <c:v>10.256546049093645</c:v>
                </c:pt>
                <c:pt idx="3106">
                  <c:v>13.342232387890745</c:v>
                </c:pt>
                <c:pt idx="3107">
                  <c:v>14.029102314808549</c:v>
                </c:pt>
                <c:pt idx="3108">
                  <c:v>12.91249296322056</c:v>
                </c:pt>
                <c:pt idx="3109">
                  <c:v>12.107399221554862</c:v>
                </c:pt>
                <c:pt idx="3110">
                  <c:v>12.066686759178763</c:v>
                </c:pt>
                <c:pt idx="3111">
                  <c:v>13.178816423589682</c:v>
                </c:pt>
                <c:pt idx="3112">
                  <c:v>14.455537683494123</c:v>
                </c:pt>
                <c:pt idx="3113">
                  <c:v>15.346513602525782</c:v>
                </c:pt>
                <c:pt idx="3114">
                  <c:v>14.858738423579517</c:v>
                </c:pt>
                <c:pt idx="3115">
                  <c:v>13.918410432469896</c:v>
                </c:pt>
                <c:pt idx="3116">
                  <c:v>14.324403098145863</c:v>
                </c:pt>
                <c:pt idx="3117">
                  <c:v>16.209626578610475</c:v>
                </c:pt>
                <c:pt idx="3118">
                  <c:v>16.252675889206035</c:v>
                </c:pt>
                <c:pt idx="3119">
                  <c:v>15.292176022974841</c:v>
                </c:pt>
                <c:pt idx="3120">
                  <c:v>15.762340564388438</c:v>
                </c:pt>
                <c:pt idx="3121">
                  <c:v>16.066914103911007</c:v>
                </c:pt>
                <c:pt idx="3122">
                  <c:v>15.845128048963728</c:v>
                </c:pt>
                <c:pt idx="3123">
                  <c:v>15.291887335360952</c:v>
                </c:pt>
                <c:pt idx="3124">
                  <c:v>14.682094595880178</c:v>
                </c:pt>
                <c:pt idx="3125">
                  <c:v>13.16423039004505</c:v>
                </c:pt>
                <c:pt idx="3126">
                  <c:v>12.271040748279409</c:v>
                </c:pt>
                <c:pt idx="3127">
                  <c:v>13.338990527043265</c:v>
                </c:pt>
                <c:pt idx="3128">
                  <c:v>15.362752797621736</c:v>
                </c:pt>
                <c:pt idx="3129">
                  <c:v>16.120254838063367</c:v>
                </c:pt>
                <c:pt idx="3130">
                  <c:v>13.355733653660685</c:v>
                </c:pt>
                <c:pt idx="3131">
                  <c:v>11.530095890365473</c:v>
                </c:pt>
                <c:pt idx="3132">
                  <c:v>11.746768116224036</c:v>
                </c:pt>
                <c:pt idx="3133">
                  <c:v>13.730118829082189</c:v>
                </c:pt>
                <c:pt idx="3134">
                  <c:v>14.757192935894201</c:v>
                </c:pt>
                <c:pt idx="3135">
                  <c:v>14.555361690221602</c:v>
                </c:pt>
                <c:pt idx="3136">
                  <c:v>12.7778565373423</c:v>
                </c:pt>
                <c:pt idx="3137">
                  <c:v>11.703126675581624</c:v>
                </c:pt>
                <c:pt idx="3138">
                  <c:v>11.112102252884679</c:v>
                </c:pt>
                <c:pt idx="3139">
                  <c:v>13.139832847220008</c:v>
                </c:pt>
                <c:pt idx="3140">
                  <c:v>12.897981764136023</c:v>
                </c:pt>
                <c:pt idx="3141">
                  <c:v>14.11382517311092</c:v>
                </c:pt>
                <c:pt idx="3142">
                  <c:v>15.235141224673454</c:v>
                </c:pt>
                <c:pt idx="3143">
                  <c:v>14.667217239624467</c:v>
                </c:pt>
                <c:pt idx="3144">
                  <c:v>12.719708587073709</c:v>
                </c:pt>
                <c:pt idx="3145">
                  <c:v>9.7811145507434016</c:v>
                </c:pt>
                <c:pt idx="3146">
                  <c:v>6.4897974078799772</c:v>
                </c:pt>
                <c:pt idx="3147">
                  <c:v>5.1793884417248952</c:v>
                </c:pt>
                <c:pt idx="3148">
                  <c:v>5.7040765364107342</c:v>
                </c:pt>
                <c:pt idx="3149">
                  <c:v>6.1592635980854293</c:v>
                </c:pt>
                <c:pt idx="3150">
                  <c:v>6.8108965033796993</c:v>
                </c:pt>
                <c:pt idx="3151">
                  <c:v>6.4154327930014734</c:v>
                </c:pt>
                <c:pt idx="3152">
                  <c:v>7.0788088234468125</c:v>
                </c:pt>
                <c:pt idx="3153">
                  <c:v>7.9721939021458814</c:v>
                </c:pt>
                <c:pt idx="3154">
                  <c:v>7.7225923870859532</c:v>
                </c:pt>
                <c:pt idx="3155">
                  <c:v>7.2885510401185307</c:v>
                </c:pt>
                <c:pt idx="3156">
                  <c:v>6.9865576979585402</c:v>
                </c:pt>
                <c:pt idx="3157">
                  <c:v>6.4226812637066431</c:v>
                </c:pt>
                <c:pt idx="3158">
                  <c:v>6.5276665193363677</c:v>
                </c:pt>
                <c:pt idx="3159">
                  <c:v>6.8088839790418856</c:v>
                </c:pt>
                <c:pt idx="3160">
                  <c:v>6.9905691396247853</c:v>
                </c:pt>
                <c:pt idx="3161">
                  <c:v>7.1779185802405312</c:v>
                </c:pt>
                <c:pt idx="3162">
                  <c:v>7.4967595494307462</c:v>
                </c:pt>
                <c:pt idx="3163">
                  <c:v>7.1726873253505286</c:v>
                </c:pt>
                <c:pt idx="3164">
                  <c:v>6.8224511467847941</c:v>
                </c:pt>
                <c:pt idx="3165">
                  <c:v>6.5408557264605927</c:v>
                </c:pt>
                <c:pt idx="3166">
                  <c:v>6.3935061670851878</c:v>
                </c:pt>
                <c:pt idx="3167">
                  <c:v>6.4868247927763214</c:v>
                </c:pt>
                <c:pt idx="3168">
                  <c:v>6.5788245100919909</c:v>
                </c:pt>
                <c:pt idx="3169">
                  <c:v>6.5377416841689682</c:v>
                </c:pt>
                <c:pt idx="3170">
                  <c:v>6.181669691234764</c:v>
                </c:pt>
                <c:pt idx="3171">
                  <c:v>6.1723427254291838</c:v>
                </c:pt>
                <c:pt idx="3172">
                  <c:v>6.4072224795660038</c:v>
                </c:pt>
                <c:pt idx="3173">
                  <c:v>6.3329598833500436</c:v>
                </c:pt>
                <c:pt idx="3174">
                  <c:v>6.229560751303838</c:v>
                </c:pt>
                <c:pt idx="3175">
                  <c:v>6.4172981945804093</c:v>
                </c:pt>
                <c:pt idx="3176">
                  <c:v>6.925997363059099</c:v>
                </c:pt>
                <c:pt idx="3177">
                  <c:v>7.0709962068307144</c:v>
                </c:pt>
                <c:pt idx="3178">
                  <c:v>7.3459744570986558</c:v>
                </c:pt>
                <c:pt idx="3179">
                  <c:v>7.2957393107832171</c:v>
                </c:pt>
                <c:pt idx="3180">
                  <c:v>7.3867611485139335</c:v>
                </c:pt>
                <c:pt idx="3181">
                  <c:v>6.9299150538434562</c:v>
                </c:pt>
                <c:pt idx="3182">
                  <c:v>6.4072356825431491</c:v>
                </c:pt>
                <c:pt idx="3183">
                  <c:v>5.8149302394088425</c:v>
                </c:pt>
                <c:pt idx="3184">
                  <c:v>5.593254688303146</c:v>
                </c:pt>
                <c:pt idx="3185">
                  <c:v>5.6707828888727851</c:v>
                </c:pt>
                <c:pt idx="3186">
                  <c:v>6.0215842450512174</c:v>
                </c:pt>
                <c:pt idx="3187">
                  <c:v>6.355578076304246</c:v>
                </c:pt>
                <c:pt idx="3188">
                  <c:v>6.8211681264054862</c:v>
                </c:pt>
                <c:pt idx="3189">
                  <c:v>7.0165502089499787</c:v>
                </c:pt>
                <c:pt idx="3190">
                  <c:v>6.5520259587851832</c:v>
                </c:pt>
                <c:pt idx="3191">
                  <c:v>6.0748478597110722</c:v>
                </c:pt>
                <c:pt idx="3192">
                  <c:v>6.1086073459621355</c:v>
                </c:pt>
                <c:pt idx="3193">
                  <c:v>6.1259710801361607</c:v>
                </c:pt>
                <c:pt idx="3194">
                  <c:v>5.3061487603406485</c:v>
                </c:pt>
                <c:pt idx="3195">
                  <c:v>4.3451557933612071</c:v>
                </c:pt>
                <c:pt idx="3196">
                  <c:v>4.2054521190519862</c:v>
                </c:pt>
                <c:pt idx="3197">
                  <c:v>4.4124799677925015</c:v>
                </c:pt>
                <c:pt idx="3198">
                  <c:v>4.500575387812674</c:v>
                </c:pt>
                <c:pt idx="3199">
                  <c:v>5.4422233380982705</c:v>
                </c:pt>
                <c:pt idx="3200">
                  <c:v>6.3303084647589625</c:v>
                </c:pt>
                <c:pt idx="3201">
                  <c:v>6.5296954985107565</c:v>
                </c:pt>
                <c:pt idx="3202">
                  <c:v>6.1071274297043399</c:v>
                </c:pt>
                <c:pt idx="3203">
                  <c:v>5.3575918507515743</c:v>
                </c:pt>
                <c:pt idx="3204">
                  <c:v>5.120183258770604</c:v>
                </c:pt>
                <c:pt idx="3205">
                  <c:v>4.509882507169559</c:v>
                </c:pt>
                <c:pt idx="3206">
                  <c:v>4.4559789970962047</c:v>
                </c:pt>
                <c:pt idx="3207">
                  <c:v>5.6276476301969662</c:v>
                </c:pt>
                <c:pt idx="3208">
                  <c:v>5.8177259016978891</c:v>
                </c:pt>
                <c:pt idx="3209">
                  <c:v>5.2471645484501108</c:v>
                </c:pt>
                <c:pt idx="3210">
                  <c:v>6.8268361182905766</c:v>
                </c:pt>
                <c:pt idx="3211">
                  <c:v>8.1309718952855548</c:v>
                </c:pt>
                <c:pt idx="3212">
                  <c:v>5.6368798042849617</c:v>
                </c:pt>
                <c:pt idx="3213">
                  <c:v>8.8202467985143223</c:v>
                </c:pt>
                <c:pt idx="3214">
                  <c:v>3.8588985540579568</c:v>
                </c:pt>
                <c:pt idx="3215">
                  <c:v>5.6628619279278851</c:v>
                </c:pt>
                <c:pt idx="3216">
                  <c:v>6.6672111915554613</c:v>
                </c:pt>
                <c:pt idx="3217">
                  <c:v>6.2403494783866984</c:v>
                </c:pt>
                <c:pt idx="3218">
                  <c:v>5.6390777493859092</c:v>
                </c:pt>
                <c:pt idx="3219">
                  <c:v>4.2815349996571008</c:v>
                </c:pt>
                <c:pt idx="3220">
                  <c:v>10.635006420308603</c:v>
                </c:pt>
                <c:pt idx="3221">
                  <c:v>3.5533811509736686</c:v>
                </c:pt>
                <c:pt idx="3222">
                  <c:v>7.2706279601965704</c:v>
                </c:pt>
                <c:pt idx="3223">
                  <c:v>7.5446619841736942</c:v>
                </c:pt>
                <c:pt idx="3224">
                  <c:v>6.8890899007616335</c:v>
                </c:pt>
                <c:pt idx="3225">
                  <c:v>5.3698920146054041</c:v>
                </c:pt>
                <c:pt idx="3226">
                  <c:v>4.2194878867950498</c:v>
                </c:pt>
                <c:pt idx="3227">
                  <c:v>4.3042391192034675</c:v>
                </c:pt>
                <c:pt idx="3228">
                  <c:v>5.2562344123970259</c:v>
                </c:pt>
                <c:pt idx="3229">
                  <c:v>6.1041271349586017</c:v>
                </c:pt>
                <c:pt idx="3230">
                  <c:v>7.3913552266682467</c:v>
                </c:pt>
                <c:pt idx="3231">
                  <c:v>8.3219751047422292</c:v>
                </c:pt>
                <c:pt idx="3232">
                  <c:v>8.0617257711432302</c:v>
                </c:pt>
                <c:pt idx="3233">
                  <c:v>6.6705572350634581</c:v>
                </c:pt>
                <c:pt idx="3234">
                  <c:v>4.7812141521368785</c:v>
                </c:pt>
                <c:pt idx="3235">
                  <c:v>3.7525870202234999</c:v>
                </c:pt>
                <c:pt idx="3236">
                  <c:v>3.591231132941116</c:v>
                </c:pt>
                <c:pt idx="3237">
                  <c:v>4.5671031691291146</c:v>
                </c:pt>
                <c:pt idx="3238">
                  <c:v>5.9994205558513567</c:v>
                </c:pt>
                <c:pt idx="3239">
                  <c:v>6.7639489615552231</c:v>
                </c:pt>
                <c:pt idx="3240">
                  <c:v>7.1790379778906068</c:v>
                </c:pt>
                <c:pt idx="3241">
                  <c:v>6.6778545720572104</c:v>
                </c:pt>
                <c:pt idx="3242">
                  <c:v>6.3658637751276208</c:v>
                </c:pt>
                <c:pt idx="3243">
                  <c:v>6.6159497753366336</c:v>
                </c:pt>
                <c:pt idx="3244">
                  <c:v>6.9333584819756862</c:v>
                </c:pt>
                <c:pt idx="3245">
                  <c:v>7.1678235126964616</c:v>
                </c:pt>
                <c:pt idx="3246">
                  <c:v>8.4029504311073033</c:v>
                </c:pt>
                <c:pt idx="3247">
                  <c:v>9.1948120155460362</c:v>
                </c:pt>
                <c:pt idx="3248">
                  <c:v>8.7275872570034494</c:v>
                </c:pt>
                <c:pt idx="3249">
                  <c:v>7.0686729554242644</c:v>
                </c:pt>
                <c:pt idx="3250">
                  <c:v>4.1299949985226085</c:v>
                </c:pt>
                <c:pt idx="3251">
                  <c:v>2.5812955124726784</c:v>
                </c:pt>
                <c:pt idx="3252">
                  <c:v>3.6074593690473837</c:v>
                </c:pt>
                <c:pt idx="3253">
                  <c:v>5.8949267262847007</c:v>
                </c:pt>
                <c:pt idx="3254">
                  <c:v>7.7264661268954606</c:v>
                </c:pt>
                <c:pt idx="3255">
                  <c:v>8.9251593522197457</c:v>
                </c:pt>
                <c:pt idx="3256">
                  <c:v>10.223679988754286</c:v>
                </c:pt>
                <c:pt idx="3257">
                  <c:v>9.5900831386267313</c:v>
                </c:pt>
                <c:pt idx="3258">
                  <c:v>9.0201005398233089</c:v>
                </c:pt>
                <c:pt idx="3259">
                  <c:v>6.5157950059086263</c:v>
                </c:pt>
                <c:pt idx="3260">
                  <c:v>3.7054774711635305</c:v>
                </c:pt>
                <c:pt idx="3261">
                  <c:v>2.5193049793076625</c:v>
                </c:pt>
                <c:pt idx="3262">
                  <c:v>2.3514612171110811</c:v>
                </c:pt>
                <c:pt idx="3263">
                  <c:v>2.8517982315458359</c:v>
                </c:pt>
                <c:pt idx="3264">
                  <c:v>2.9094481289020258</c:v>
                </c:pt>
                <c:pt idx="3265">
                  <c:v>1.8239968373678062</c:v>
                </c:pt>
                <c:pt idx="3266">
                  <c:v>1.1979030040357923</c:v>
                </c:pt>
                <c:pt idx="3267">
                  <c:v>0.10121816029417099</c:v>
                </c:pt>
                <c:pt idx="3268">
                  <c:v>-0.800011290602749</c:v>
                </c:pt>
                <c:pt idx="3269">
                  <c:v>-0.96042370119614817</c:v>
                </c:pt>
                <c:pt idx="3270">
                  <c:v>-0.35746166317099776</c:v>
                </c:pt>
                <c:pt idx="3271">
                  <c:v>0.78344655357561177</c:v>
                </c:pt>
                <c:pt idx="3272">
                  <c:v>1.6434033985397032</c:v>
                </c:pt>
                <c:pt idx="3273">
                  <c:v>1.7244920914744197</c:v>
                </c:pt>
                <c:pt idx="3274">
                  <c:v>1.5976338901409928</c:v>
                </c:pt>
                <c:pt idx="3275">
                  <c:v>1.3337216181040779</c:v>
                </c:pt>
                <c:pt idx="3276">
                  <c:v>1.3632703218683015</c:v>
                </c:pt>
                <c:pt idx="3277">
                  <c:v>1.4767888711956361</c:v>
                </c:pt>
                <c:pt idx="3278">
                  <c:v>2.5572153062789282</c:v>
                </c:pt>
                <c:pt idx="3279">
                  <c:v>2.9112452061335592</c:v>
                </c:pt>
                <c:pt idx="3280">
                  <c:v>3.4326356035807883</c:v>
                </c:pt>
                <c:pt idx="3281">
                  <c:v>3.081135179246715</c:v>
                </c:pt>
                <c:pt idx="3282">
                  <c:v>1.7849818965009239</c:v>
                </c:pt>
                <c:pt idx="3283">
                  <c:v>1.38736615514316</c:v>
                </c:pt>
                <c:pt idx="3284">
                  <c:v>2.9176739862073333</c:v>
                </c:pt>
                <c:pt idx="3285">
                  <c:v>4.2810306956238682</c:v>
                </c:pt>
                <c:pt idx="3286">
                  <c:v>4.0544077814101476</c:v>
                </c:pt>
                <c:pt idx="3287">
                  <c:v>2.6602737497288027</c:v>
                </c:pt>
                <c:pt idx="3288">
                  <c:v>1.9818993740809074</c:v>
                </c:pt>
                <c:pt idx="3289">
                  <c:v>1.7699954763889083</c:v>
                </c:pt>
                <c:pt idx="3290">
                  <c:v>2.7363179632057646</c:v>
                </c:pt>
                <c:pt idx="3291">
                  <c:v>4.3196720763769392</c:v>
                </c:pt>
                <c:pt idx="3292">
                  <c:v>4.8000887092540987</c:v>
                </c:pt>
                <c:pt idx="3293">
                  <c:v>4.1333000450321062</c:v>
                </c:pt>
                <c:pt idx="3294">
                  <c:v>2.2197727665215314</c:v>
                </c:pt>
                <c:pt idx="3295">
                  <c:v>2.3139698579746137</c:v>
                </c:pt>
                <c:pt idx="3296">
                  <c:v>2.5104454865339694</c:v>
                </c:pt>
                <c:pt idx="3297">
                  <c:v>2.4414489581619807</c:v>
                </c:pt>
                <c:pt idx="3298">
                  <c:v>2.8268918130066614</c:v>
                </c:pt>
                <c:pt idx="3299">
                  <c:v>2.6420105929832522</c:v>
                </c:pt>
                <c:pt idx="3300">
                  <c:v>1.779966758432604</c:v>
                </c:pt>
                <c:pt idx="3301">
                  <c:v>-0.56855225998256553</c:v>
                </c:pt>
                <c:pt idx="3302">
                  <c:v>-2.4512840542941801</c:v>
                </c:pt>
                <c:pt idx="3303">
                  <c:v>-1.1231313570938679</c:v>
                </c:pt>
                <c:pt idx="3304">
                  <c:v>-0.20929979131520374</c:v>
                </c:pt>
                <c:pt idx="3305">
                  <c:v>-1.0098824335432362E-2</c:v>
                </c:pt>
                <c:pt idx="3306">
                  <c:v>0.23590533613633513</c:v>
                </c:pt>
                <c:pt idx="3307">
                  <c:v>0.51717019151270593</c:v>
                </c:pt>
                <c:pt idx="3308">
                  <c:v>0.88557236809327367</c:v>
                </c:pt>
                <c:pt idx="3309">
                  <c:v>1.5139855069072219</c:v>
                </c:pt>
                <c:pt idx="3310">
                  <c:v>2.30856767388121</c:v>
                </c:pt>
                <c:pt idx="3311">
                  <c:v>2.9069369932295346</c:v>
                </c:pt>
                <c:pt idx="3312">
                  <c:v>3.0560030374642566</c:v>
                </c:pt>
                <c:pt idx="3313">
                  <c:v>2.7932528129962173</c:v>
                </c:pt>
                <c:pt idx="3314">
                  <c:v>1.9206078129403998</c:v>
                </c:pt>
                <c:pt idx="3315">
                  <c:v>0.88984722120457138</c:v>
                </c:pt>
                <c:pt idx="3316">
                  <c:v>1.0439237832155415</c:v>
                </c:pt>
                <c:pt idx="3317">
                  <c:v>2.3181039720042209</c:v>
                </c:pt>
                <c:pt idx="3318">
                  <c:v>2.8071707383177014</c:v>
                </c:pt>
                <c:pt idx="3319">
                  <c:v>3.1291821301924521</c:v>
                </c:pt>
                <c:pt idx="3320">
                  <c:v>3.0182692598163441</c:v>
                </c:pt>
                <c:pt idx="3321">
                  <c:v>1.4164090284779205</c:v>
                </c:pt>
                <c:pt idx="3322">
                  <c:v>0.59857908865008902</c:v>
                </c:pt>
                <c:pt idx="3323">
                  <c:v>0.35004633104230504</c:v>
                </c:pt>
                <c:pt idx="3324">
                  <c:v>-0.40531583916086239</c:v>
                </c:pt>
                <c:pt idx="3325">
                  <c:v>0.31981986792231626</c:v>
                </c:pt>
                <c:pt idx="3326">
                  <c:v>-0.4952862147956868</c:v>
                </c:pt>
                <c:pt idx="3327">
                  <c:v>1.7758904839298635</c:v>
                </c:pt>
                <c:pt idx="3328">
                  <c:v>-9.461243819683253E-2</c:v>
                </c:pt>
                <c:pt idx="3329">
                  <c:v>8.0835410231156049E-2</c:v>
                </c:pt>
                <c:pt idx="3330">
                  <c:v>-1.8250093748721909</c:v>
                </c:pt>
                <c:pt idx="3331">
                  <c:v>-2.3834687317045806</c:v>
                </c:pt>
                <c:pt idx="3332">
                  <c:v>-3.9538700023987197</c:v>
                </c:pt>
                <c:pt idx="3333">
                  <c:v>-5.1968004280402127</c:v>
                </c:pt>
                <c:pt idx="3334">
                  <c:v>-5.1807454619607958</c:v>
                </c:pt>
                <c:pt idx="3335">
                  <c:v>-3.9471278300098995</c:v>
                </c:pt>
                <c:pt idx="3336">
                  <c:v>-2.5869922091938022</c:v>
                </c:pt>
                <c:pt idx="3337">
                  <c:v>-1.272662829021092</c:v>
                </c:pt>
                <c:pt idx="3338">
                  <c:v>0.361516674698312</c:v>
                </c:pt>
                <c:pt idx="3339">
                  <c:v>1.0249355216480445</c:v>
                </c:pt>
                <c:pt idx="3340">
                  <c:v>0.84601894010181367</c:v>
                </c:pt>
                <c:pt idx="3341">
                  <c:v>0.2991011595076295</c:v>
                </c:pt>
                <c:pt idx="3342">
                  <c:v>-0.27762411970057049</c:v>
                </c:pt>
                <c:pt idx="3343">
                  <c:v>1.4763866556134528E-2</c:v>
                </c:pt>
                <c:pt idx="3344">
                  <c:v>0.49066043109273205</c:v>
                </c:pt>
                <c:pt idx="3345">
                  <c:v>1.4320885293958054</c:v>
                </c:pt>
                <c:pt idx="3346">
                  <c:v>3.0704667807439958</c:v>
                </c:pt>
                <c:pt idx="3347">
                  <c:v>4.2249460593056449</c:v>
                </c:pt>
                <c:pt idx="3348">
                  <c:v>4.5424365686298787</c:v>
                </c:pt>
                <c:pt idx="3349">
                  <c:v>5.638760346265955</c:v>
                </c:pt>
                <c:pt idx="3350">
                  <c:v>5.2931689702022249</c:v>
                </c:pt>
                <c:pt idx="3351">
                  <c:v>5.5438159476397075</c:v>
                </c:pt>
                <c:pt idx="3352">
                  <c:v>4.7618821066349284</c:v>
                </c:pt>
                <c:pt idx="3353">
                  <c:v>4.0026735255838863</c:v>
                </c:pt>
                <c:pt idx="3354">
                  <c:v>2.9828445346874841</c:v>
                </c:pt>
                <c:pt idx="3355">
                  <c:v>2.740904078726337</c:v>
                </c:pt>
                <c:pt idx="3356">
                  <c:v>2.4417751415464846</c:v>
                </c:pt>
                <c:pt idx="3357">
                  <c:v>2.1160275066794236</c:v>
                </c:pt>
                <c:pt idx="3358">
                  <c:v>1.8729189201179264</c:v>
                </c:pt>
                <c:pt idx="3359">
                  <c:v>2.8225019535176865</c:v>
                </c:pt>
                <c:pt idx="3360">
                  <c:v>4.3039544926897264</c:v>
                </c:pt>
                <c:pt idx="3361">
                  <c:v>5.6534941575820623</c:v>
                </c:pt>
                <c:pt idx="3362">
                  <c:v>6.2252061091151001</c:v>
                </c:pt>
                <c:pt idx="3363">
                  <c:v>6.1436346699501634</c:v>
                </c:pt>
                <c:pt idx="3364">
                  <c:v>5.6261936785009894</c:v>
                </c:pt>
                <c:pt idx="3365">
                  <c:v>4.9111124632879744</c:v>
                </c:pt>
                <c:pt idx="3366">
                  <c:v>5.5390778497039008</c:v>
                </c:pt>
                <c:pt idx="3367">
                  <c:v>6.1912407279275552</c:v>
                </c:pt>
                <c:pt idx="3368">
                  <c:v>7.2396740487855782</c:v>
                </c:pt>
                <c:pt idx="3369">
                  <c:v>8.1083063960077322</c:v>
                </c:pt>
                <c:pt idx="3370">
                  <c:v>8.5689665405061834</c:v>
                </c:pt>
                <c:pt idx="3371">
                  <c:v>9.5558619294998568</c:v>
                </c:pt>
                <c:pt idx="3372">
                  <c:v>9.8375968027241303</c:v>
                </c:pt>
                <c:pt idx="3373">
                  <c:v>9.0046369489738947</c:v>
                </c:pt>
                <c:pt idx="3374">
                  <c:v>8.6860913135990607</c:v>
                </c:pt>
                <c:pt idx="3375">
                  <c:v>8.3407762326668173</c:v>
                </c:pt>
                <c:pt idx="3376">
                  <c:v>8.0380544780260372</c:v>
                </c:pt>
                <c:pt idx="3377">
                  <c:v>8.3846302228483935</c:v>
                </c:pt>
                <c:pt idx="3378">
                  <c:v>9.7471869642123803</c:v>
                </c:pt>
                <c:pt idx="3379">
                  <c:v>9.952188883428212</c:v>
                </c:pt>
                <c:pt idx="3380">
                  <c:v>11.088155240270318</c:v>
                </c:pt>
              </c:numCache>
            </c:numRef>
          </c:val>
          <c:smooth val="0"/>
          <c:extLst>
            <c:ext xmlns:c16="http://schemas.microsoft.com/office/drawing/2014/chart" uri="{C3380CC4-5D6E-409C-BE32-E72D297353CC}">
              <c16:uniqueId val="{00000000-9058-4ACF-B308-1972A3EE03C7}"/>
            </c:ext>
          </c:extLst>
        </c:ser>
        <c:ser>
          <c:idx val="1"/>
          <c:order val="1"/>
          <c:tx>
            <c:strRef>
              <c:f>Sheet1!$K$1</c:f>
              <c:strCache>
                <c:ptCount val="1"/>
                <c:pt idx="0">
                  <c:v>A_y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Sheet1!$K$2:$K$3382</c:f>
              <c:numCache>
                <c:formatCode>General</c:formatCode>
                <c:ptCount val="3381"/>
                <c:pt idx="0">
                  <c:v>-45.315843251095892</c:v>
                </c:pt>
                <c:pt idx="1">
                  <c:v>-43.468862577533393</c:v>
                </c:pt>
                <c:pt idx="2">
                  <c:v>-41.003901037551771</c:v>
                </c:pt>
                <c:pt idx="3">
                  <c:v>-42.285477595490356</c:v>
                </c:pt>
                <c:pt idx="4">
                  <c:v>-47.599696194927709</c:v>
                </c:pt>
                <c:pt idx="5">
                  <c:v>-51.058669529230677</c:v>
                </c:pt>
                <c:pt idx="6">
                  <c:v>-56.475584297402527</c:v>
                </c:pt>
                <c:pt idx="7">
                  <c:v>-43.42674009704367</c:v>
                </c:pt>
                <c:pt idx="8">
                  <c:v>-43.244693366003929</c:v>
                </c:pt>
                <c:pt idx="9">
                  <c:v>-44.095536099953144</c:v>
                </c:pt>
                <c:pt idx="10">
                  <c:v>-45.586744103160903</c:v>
                </c:pt>
                <c:pt idx="11">
                  <c:v>-46.288142779219768</c:v>
                </c:pt>
                <c:pt idx="12">
                  <c:v>-46.540466934137456</c:v>
                </c:pt>
                <c:pt idx="13">
                  <c:v>-46.051490789089129</c:v>
                </c:pt>
                <c:pt idx="14">
                  <c:v>-45.061759675224565</c:v>
                </c:pt>
                <c:pt idx="15">
                  <c:v>-43.738097792685018</c:v>
                </c:pt>
                <c:pt idx="16">
                  <c:v>-42.397794278178786</c:v>
                </c:pt>
                <c:pt idx="17">
                  <c:v>-42.176491969114906</c:v>
                </c:pt>
                <c:pt idx="18">
                  <c:v>-43.244740830865645</c:v>
                </c:pt>
                <c:pt idx="19">
                  <c:v>-44.168208723999683</c:v>
                </c:pt>
                <c:pt idx="20">
                  <c:v>-44.890309049668481</c:v>
                </c:pt>
                <c:pt idx="21">
                  <c:v>-44.637621182039183</c:v>
                </c:pt>
                <c:pt idx="22">
                  <c:v>-44.381632618823282</c:v>
                </c:pt>
                <c:pt idx="23">
                  <c:v>-43.423746892739722</c:v>
                </c:pt>
                <c:pt idx="24">
                  <c:v>-42.918451723398398</c:v>
                </c:pt>
                <c:pt idx="25">
                  <c:v>-42.329059545446647</c:v>
                </c:pt>
                <c:pt idx="26">
                  <c:v>-42.46730510260209</c:v>
                </c:pt>
                <c:pt idx="27">
                  <c:v>-43.364741379846812</c:v>
                </c:pt>
                <c:pt idx="28">
                  <c:v>-43.41773341845208</c:v>
                </c:pt>
                <c:pt idx="29">
                  <c:v>-43.052955156823664</c:v>
                </c:pt>
                <c:pt idx="30">
                  <c:v>-43.053989249723479</c:v>
                </c:pt>
                <c:pt idx="31">
                  <c:v>-42.642093982700466</c:v>
                </c:pt>
                <c:pt idx="32">
                  <c:v>-42.745703440909089</c:v>
                </c:pt>
                <c:pt idx="33">
                  <c:v>-42.796728094394901</c:v>
                </c:pt>
                <c:pt idx="34">
                  <c:v>-43.359893176578915</c:v>
                </c:pt>
                <c:pt idx="35">
                  <c:v>-43.979190800256127</c:v>
                </c:pt>
                <c:pt idx="36">
                  <c:v>-45.117753030774878</c:v>
                </c:pt>
                <c:pt idx="37">
                  <c:v>-45.954409034347478</c:v>
                </c:pt>
                <c:pt idx="38">
                  <c:v>-45.558137189533085</c:v>
                </c:pt>
                <c:pt idx="39">
                  <c:v>-45.006542355849412</c:v>
                </c:pt>
                <c:pt idx="40">
                  <c:v>-44.289083780487914</c:v>
                </c:pt>
                <c:pt idx="41">
                  <c:v>-44.018597797824768</c:v>
                </c:pt>
                <c:pt idx="42">
                  <c:v>-44.602587234372514</c:v>
                </c:pt>
                <c:pt idx="43">
                  <c:v>-44.983395028454069</c:v>
                </c:pt>
                <c:pt idx="44">
                  <c:v>-45.947515995488388</c:v>
                </c:pt>
                <c:pt idx="45">
                  <c:v>-46.457360034576801</c:v>
                </c:pt>
                <c:pt idx="46">
                  <c:v>-45.227611531183904</c:v>
                </c:pt>
                <c:pt idx="47">
                  <c:v>-44.453786354424203</c:v>
                </c:pt>
                <c:pt idx="48">
                  <c:v>-43.556737891711116</c:v>
                </c:pt>
                <c:pt idx="49">
                  <c:v>-43.687499514886404</c:v>
                </c:pt>
                <c:pt idx="50">
                  <c:v>-45.944347403164372</c:v>
                </c:pt>
                <c:pt idx="51">
                  <c:v>-47.008238001175911</c:v>
                </c:pt>
                <c:pt idx="52">
                  <c:v>-47.581941214603276</c:v>
                </c:pt>
                <c:pt idx="53">
                  <c:v>-47.720031610000376</c:v>
                </c:pt>
                <c:pt idx="54">
                  <c:v>-44.473417185582456</c:v>
                </c:pt>
                <c:pt idx="55">
                  <c:v>-42.974427288227929</c:v>
                </c:pt>
                <c:pt idx="56">
                  <c:v>-42.626772244072932</c:v>
                </c:pt>
                <c:pt idx="57">
                  <c:v>-42.800722772832245</c:v>
                </c:pt>
                <c:pt idx="58">
                  <c:v>-43.614629824629581</c:v>
                </c:pt>
                <c:pt idx="59">
                  <c:v>-46.355400941026794</c:v>
                </c:pt>
                <c:pt idx="60">
                  <c:v>-46.969017131639852</c:v>
                </c:pt>
                <c:pt idx="61">
                  <c:v>-45.692570510237779</c:v>
                </c:pt>
                <c:pt idx="62">
                  <c:v>-42.319805612739017</c:v>
                </c:pt>
                <c:pt idx="63">
                  <c:v>-38.179549685612372</c:v>
                </c:pt>
                <c:pt idx="64">
                  <c:v>-36.012720352564259</c:v>
                </c:pt>
                <c:pt idx="65">
                  <c:v>-35.739854702827714</c:v>
                </c:pt>
                <c:pt idx="66">
                  <c:v>-35.992671280662456</c:v>
                </c:pt>
                <c:pt idx="67">
                  <c:v>-39.14322416444913</c:v>
                </c:pt>
                <c:pt idx="68">
                  <c:v>-37.510490312143112</c:v>
                </c:pt>
                <c:pt idx="69">
                  <c:v>-39.239919842144417</c:v>
                </c:pt>
                <c:pt idx="70">
                  <c:v>-42.055954263502066</c:v>
                </c:pt>
                <c:pt idx="71">
                  <c:v>-33.884422754587362</c:v>
                </c:pt>
                <c:pt idx="72">
                  <c:v>-37.816927887813414</c:v>
                </c:pt>
                <c:pt idx="73">
                  <c:v>-40.215110401144422</c:v>
                </c:pt>
                <c:pt idx="74">
                  <c:v>-40.812116855329201</c:v>
                </c:pt>
                <c:pt idx="75">
                  <c:v>-39.671626024992868</c:v>
                </c:pt>
                <c:pt idx="76">
                  <c:v>-37.223571651246623</c:v>
                </c:pt>
                <c:pt idx="77">
                  <c:v>-34.813479957155927</c:v>
                </c:pt>
                <c:pt idx="78">
                  <c:v>-34.662982568351978</c:v>
                </c:pt>
                <c:pt idx="79">
                  <c:v>-36.148530671235108</c:v>
                </c:pt>
                <c:pt idx="80">
                  <c:v>-38.332528576010432</c:v>
                </c:pt>
                <c:pt idx="81">
                  <c:v>-41.246562664907735</c:v>
                </c:pt>
                <c:pt idx="82">
                  <c:v>-43.002325764443121</c:v>
                </c:pt>
                <c:pt idx="83">
                  <c:v>-42.760531506647965</c:v>
                </c:pt>
                <c:pt idx="84">
                  <c:v>-40.411135541345494</c:v>
                </c:pt>
                <c:pt idx="85">
                  <c:v>-36.715768996596481</c:v>
                </c:pt>
                <c:pt idx="86">
                  <c:v>-34.56491929781825</c:v>
                </c:pt>
                <c:pt idx="87">
                  <c:v>-31.200479037134691</c:v>
                </c:pt>
                <c:pt idx="88">
                  <c:v>-29.800561088767402</c:v>
                </c:pt>
                <c:pt idx="89">
                  <c:v>-32.423885064861658</c:v>
                </c:pt>
                <c:pt idx="90">
                  <c:v>-32.307588383237977</c:v>
                </c:pt>
                <c:pt idx="91">
                  <c:v>-34.218450288867501</c:v>
                </c:pt>
                <c:pt idx="92">
                  <c:v>-33.911941633828029</c:v>
                </c:pt>
                <c:pt idx="93">
                  <c:v>-31.687075458195178</c:v>
                </c:pt>
                <c:pt idx="94">
                  <c:v>-31.855956175046725</c:v>
                </c:pt>
                <c:pt idx="95">
                  <c:v>-29.757627538305535</c:v>
                </c:pt>
                <c:pt idx="96">
                  <c:v>-30.083051029187896</c:v>
                </c:pt>
                <c:pt idx="97">
                  <c:v>-32.393523212700345</c:v>
                </c:pt>
                <c:pt idx="98">
                  <c:v>-33.899727310071214</c:v>
                </c:pt>
                <c:pt idx="99">
                  <c:v>-34.371144567206251</c:v>
                </c:pt>
                <c:pt idx="100">
                  <c:v>-34.488666959399559</c:v>
                </c:pt>
                <c:pt idx="101">
                  <c:v>-34.107320207802083</c:v>
                </c:pt>
                <c:pt idx="102">
                  <c:v>-35.293204011276437</c:v>
                </c:pt>
                <c:pt idx="103">
                  <c:v>-33.951395071935963</c:v>
                </c:pt>
                <c:pt idx="104">
                  <c:v>-33.168734742442233</c:v>
                </c:pt>
                <c:pt idx="105">
                  <c:v>-35.418321600300359</c:v>
                </c:pt>
                <c:pt idx="106">
                  <c:v>-37.399260611415478</c:v>
                </c:pt>
                <c:pt idx="107">
                  <c:v>-39.772036534635589</c:v>
                </c:pt>
                <c:pt idx="108">
                  <c:v>-40.245886992986662</c:v>
                </c:pt>
                <c:pt idx="109">
                  <c:v>-40.574151185734017</c:v>
                </c:pt>
                <c:pt idx="110">
                  <c:v>-39.471707375111009</c:v>
                </c:pt>
                <c:pt idx="111">
                  <c:v>-37.802316812363266</c:v>
                </c:pt>
                <c:pt idx="112">
                  <c:v>-38.017755900971409</c:v>
                </c:pt>
                <c:pt idx="113">
                  <c:v>-35.284360596107547</c:v>
                </c:pt>
                <c:pt idx="114">
                  <c:v>-34.622955372730416</c:v>
                </c:pt>
                <c:pt idx="115">
                  <c:v>-33.699905772386053</c:v>
                </c:pt>
                <c:pt idx="116">
                  <c:v>-31.031345722596669</c:v>
                </c:pt>
                <c:pt idx="117">
                  <c:v>-33.168806410972962</c:v>
                </c:pt>
                <c:pt idx="118">
                  <c:v>-38.324790658446901</c:v>
                </c:pt>
                <c:pt idx="119">
                  <c:v>-32.466550856509144</c:v>
                </c:pt>
                <c:pt idx="120">
                  <c:v>-30.249470022391758</c:v>
                </c:pt>
                <c:pt idx="121">
                  <c:v>-29.209195112759588</c:v>
                </c:pt>
                <c:pt idx="122">
                  <c:v>-30.843738657544524</c:v>
                </c:pt>
                <c:pt idx="123">
                  <c:v>-33.424329262609092</c:v>
                </c:pt>
                <c:pt idx="124">
                  <c:v>-35.20059126470894</c:v>
                </c:pt>
                <c:pt idx="125">
                  <c:v>-33.431175148344188</c:v>
                </c:pt>
                <c:pt idx="126">
                  <c:v>-34.460549297822361</c:v>
                </c:pt>
                <c:pt idx="127">
                  <c:v>-35.383895769877554</c:v>
                </c:pt>
                <c:pt idx="128">
                  <c:v>-29.163785455174892</c:v>
                </c:pt>
                <c:pt idx="129">
                  <c:v>-23.04531631906282</c:v>
                </c:pt>
                <c:pt idx="130">
                  <c:v>-26.625864258347022</c:v>
                </c:pt>
                <c:pt idx="131">
                  <c:v>-29.398621740200461</c:v>
                </c:pt>
                <c:pt idx="132">
                  <c:v>-23.497014985485745</c:v>
                </c:pt>
                <c:pt idx="133">
                  <c:v>-20.688360385803882</c:v>
                </c:pt>
                <c:pt idx="134">
                  <c:v>-35.27106717659035</c:v>
                </c:pt>
                <c:pt idx="135">
                  <c:v>-42.100159831973066</c:v>
                </c:pt>
                <c:pt idx="136">
                  <c:v>-47.11321242312146</c:v>
                </c:pt>
                <c:pt idx="137">
                  <c:v>-45.74822513544332</c:v>
                </c:pt>
                <c:pt idx="138">
                  <c:v>-45.575017221546581</c:v>
                </c:pt>
                <c:pt idx="139">
                  <c:v>-44.847889844222266</c:v>
                </c:pt>
                <c:pt idx="140">
                  <c:v>-41.451609426096041</c:v>
                </c:pt>
                <c:pt idx="141">
                  <c:v>-37.166216703286331</c:v>
                </c:pt>
                <c:pt idx="142">
                  <c:v>-31.798587365560508</c:v>
                </c:pt>
                <c:pt idx="143">
                  <c:v>-27.233259915853555</c:v>
                </c:pt>
                <c:pt idx="144">
                  <c:v>-23.54558545053056</c:v>
                </c:pt>
                <c:pt idx="145">
                  <c:v>-21.03055369338157</c:v>
                </c:pt>
                <c:pt idx="146">
                  <c:v>-19.616365426573303</c:v>
                </c:pt>
                <c:pt idx="147">
                  <c:v>-19.977201752187739</c:v>
                </c:pt>
                <c:pt idx="148">
                  <c:v>-21.706247257436068</c:v>
                </c:pt>
                <c:pt idx="149">
                  <c:v>-21.446014185889258</c:v>
                </c:pt>
                <c:pt idx="150">
                  <c:v>-21.582648715914274</c:v>
                </c:pt>
                <c:pt idx="151">
                  <c:v>-19.651222203252715</c:v>
                </c:pt>
                <c:pt idx="152">
                  <c:v>-21.11760095110543</c:v>
                </c:pt>
                <c:pt idx="153">
                  <c:v>-17.093607291236225</c:v>
                </c:pt>
                <c:pt idx="154">
                  <c:v>-9.9000375832084071</c:v>
                </c:pt>
                <c:pt idx="155">
                  <c:v>-9.9879984039851735</c:v>
                </c:pt>
                <c:pt idx="156">
                  <c:v>-8.586803843439256</c:v>
                </c:pt>
                <c:pt idx="157">
                  <c:v>-8.1431419902268836</c:v>
                </c:pt>
                <c:pt idx="158">
                  <c:v>-8.1606378195590494</c:v>
                </c:pt>
                <c:pt idx="159">
                  <c:v>-7.5012617713359626</c:v>
                </c:pt>
                <c:pt idx="160">
                  <c:v>-7.1397112784303634</c:v>
                </c:pt>
                <c:pt idx="161">
                  <c:v>-6.0958403095962659</c:v>
                </c:pt>
                <c:pt idx="162">
                  <c:v>-6.4133487430847858</c:v>
                </c:pt>
                <c:pt idx="163">
                  <c:v>-5.4085344248638103</c:v>
                </c:pt>
                <c:pt idx="164">
                  <c:v>-4.1274777711949442</c:v>
                </c:pt>
                <c:pt idx="165">
                  <c:v>-2.1056198448395307</c:v>
                </c:pt>
                <c:pt idx="166">
                  <c:v>-2.2291896592822789</c:v>
                </c:pt>
                <c:pt idx="167">
                  <c:v>4.0093142869779168</c:v>
                </c:pt>
                <c:pt idx="168">
                  <c:v>10.132517800881594</c:v>
                </c:pt>
                <c:pt idx="169">
                  <c:v>16.330913993588883</c:v>
                </c:pt>
                <c:pt idx="170">
                  <c:v>18.283030312197567</c:v>
                </c:pt>
                <c:pt idx="171">
                  <c:v>21.223654694159997</c:v>
                </c:pt>
                <c:pt idx="172">
                  <c:v>23.335819852743327</c:v>
                </c:pt>
                <c:pt idx="173">
                  <c:v>22.744005501369706</c:v>
                </c:pt>
                <c:pt idx="174">
                  <c:v>24.866083927335108</c:v>
                </c:pt>
                <c:pt idx="175">
                  <c:v>31.866097902202682</c:v>
                </c:pt>
                <c:pt idx="176">
                  <c:v>28.851580820327715</c:v>
                </c:pt>
                <c:pt idx="177">
                  <c:v>43.92719542311012</c:v>
                </c:pt>
                <c:pt idx="178">
                  <c:v>59.628636804578569</c:v>
                </c:pt>
                <c:pt idx="179">
                  <c:v>66.051464701495661</c:v>
                </c:pt>
                <c:pt idx="180">
                  <c:v>68.563741211150315</c:v>
                </c:pt>
                <c:pt idx="181">
                  <c:v>68.106191120573527</c:v>
                </c:pt>
                <c:pt idx="182">
                  <c:v>65.677352406535036</c:v>
                </c:pt>
                <c:pt idx="183">
                  <c:v>62.908604146335932</c:v>
                </c:pt>
                <c:pt idx="184">
                  <c:v>59.31754042326191</c:v>
                </c:pt>
                <c:pt idx="185">
                  <c:v>56.276900133941638</c:v>
                </c:pt>
                <c:pt idx="186">
                  <c:v>54.38701689145411</c:v>
                </c:pt>
                <c:pt idx="187">
                  <c:v>53.751193583617088</c:v>
                </c:pt>
                <c:pt idx="188">
                  <c:v>54.272001576610577</c:v>
                </c:pt>
                <c:pt idx="189">
                  <c:v>52.784120772309173</c:v>
                </c:pt>
                <c:pt idx="190">
                  <c:v>50.683804442014974</c:v>
                </c:pt>
                <c:pt idx="191">
                  <c:v>48.354414243527678</c:v>
                </c:pt>
                <c:pt idx="192">
                  <c:v>46.103166862241714</c:v>
                </c:pt>
                <c:pt idx="193">
                  <c:v>44.922568303728781</c:v>
                </c:pt>
                <c:pt idx="194">
                  <c:v>43.444568325325861</c:v>
                </c:pt>
                <c:pt idx="195">
                  <c:v>43.505553524040565</c:v>
                </c:pt>
                <c:pt idx="196">
                  <c:v>44.318132693745341</c:v>
                </c:pt>
                <c:pt idx="197">
                  <c:v>44.74815132386027</c:v>
                </c:pt>
                <c:pt idx="198">
                  <c:v>45.157645921328481</c:v>
                </c:pt>
                <c:pt idx="199">
                  <c:v>44.521527671258639</c:v>
                </c:pt>
                <c:pt idx="200">
                  <c:v>43.347393500433412</c:v>
                </c:pt>
                <c:pt idx="201">
                  <c:v>41.628599063343955</c:v>
                </c:pt>
                <c:pt idx="202">
                  <c:v>40.358936573522222</c:v>
                </c:pt>
                <c:pt idx="203">
                  <c:v>40.035618895642486</c:v>
                </c:pt>
                <c:pt idx="204">
                  <c:v>40.579679017160018</c:v>
                </c:pt>
                <c:pt idx="205">
                  <c:v>41.412713874147528</c:v>
                </c:pt>
                <c:pt idx="206">
                  <c:v>41.836611796311658</c:v>
                </c:pt>
                <c:pt idx="207">
                  <c:v>42.334947786915578</c:v>
                </c:pt>
                <c:pt idx="208">
                  <c:v>43.496244145145006</c:v>
                </c:pt>
                <c:pt idx="209">
                  <c:v>44.740856803547437</c:v>
                </c:pt>
                <c:pt idx="210">
                  <c:v>46.941640154991326</c:v>
                </c:pt>
                <c:pt idx="211">
                  <c:v>49.685867137404173</c:v>
                </c:pt>
                <c:pt idx="212">
                  <c:v>51.329387481659147</c:v>
                </c:pt>
                <c:pt idx="213">
                  <c:v>51.87523935861477</c:v>
                </c:pt>
                <c:pt idx="214">
                  <c:v>53.091175045856644</c:v>
                </c:pt>
                <c:pt idx="215">
                  <c:v>54.093318896827441</c:v>
                </c:pt>
                <c:pt idx="216">
                  <c:v>54.480969766658895</c:v>
                </c:pt>
                <c:pt idx="217">
                  <c:v>54.236693375553259</c:v>
                </c:pt>
                <c:pt idx="218">
                  <c:v>54.349743536286674</c:v>
                </c:pt>
                <c:pt idx="219">
                  <c:v>55.756895436225975</c:v>
                </c:pt>
                <c:pt idx="220">
                  <c:v>56.14325218372683</c:v>
                </c:pt>
                <c:pt idx="221">
                  <c:v>57.475130864243127</c:v>
                </c:pt>
                <c:pt idx="222">
                  <c:v>56.322020262425561</c:v>
                </c:pt>
                <c:pt idx="223">
                  <c:v>63.912056112451793</c:v>
                </c:pt>
                <c:pt idx="224">
                  <c:v>64.780624320182227</c:v>
                </c:pt>
                <c:pt idx="225">
                  <c:v>64.083169650275124</c:v>
                </c:pt>
                <c:pt idx="226">
                  <c:v>65.559131696700263</c:v>
                </c:pt>
                <c:pt idx="227">
                  <c:v>62.425566734379245</c:v>
                </c:pt>
                <c:pt idx="228">
                  <c:v>60.403313216053867</c:v>
                </c:pt>
                <c:pt idx="229">
                  <c:v>59.415803717031451</c:v>
                </c:pt>
                <c:pt idx="230">
                  <c:v>58.598642086615598</c:v>
                </c:pt>
                <c:pt idx="231">
                  <c:v>55.534396899771181</c:v>
                </c:pt>
                <c:pt idx="232">
                  <c:v>49.988834770618496</c:v>
                </c:pt>
                <c:pt idx="233">
                  <c:v>38.192583249728308</c:v>
                </c:pt>
                <c:pt idx="234">
                  <c:v>30.031421614862808</c:v>
                </c:pt>
                <c:pt idx="235">
                  <c:v>21.67444291644853</c:v>
                </c:pt>
                <c:pt idx="236">
                  <c:v>15.826791589811316</c:v>
                </c:pt>
                <c:pt idx="237">
                  <c:v>11.500628374546462</c:v>
                </c:pt>
                <c:pt idx="238">
                  <c:v>8.3721720057871494</c:v>
                </c:pt>
                <c:pt idx="239">
                  <c:v>6.6268768612826721</c:v>
                </c:pt>
                <c:pt idx="240">
                  <c:v>3.3975717591476799</c:v>
                </c:pt>
                <c:pt idx="241">
                  <c:v>1.9127390189108164</c:v>
                </c:pt>
                <c:pt idx="242">
                  <c:v>-1.994278481656629</c:v>
                </c:pt>
                <c:pt idx="243">
                  <c:v>-4.8839806216507151</c:v>
                </c:pt>
                <c:pt idx="244">
                  <c:v>-5.0469612882041961</c:v>
                </c:pt>
                <c:pt idx="245">
                  <c:v>-4.2147598004146785</c:v>
                </c:pt>
                <c:pt idx="246">
                  <c:v>-3.3285184101982708</c:v>
                </c:pt>
                <c:pt idx="247">
                  <c:v>-1.944001288609984</c:v>
                </c:pt>
                <c:pt idx="248">
                  <c:v>-8.624212569934038E-2</c:v>
                </c:pt>
                <c:pt idx="249">
                  <c:v>1.8350478952729474</c:v>
                </c:pt>
                <c:pt idx="250">
                  <c:v>1.6360947457595463</c:v>
                </c:pt>
                <c:pt idx="251">
                  <c:v>-0.32511918520399286</c:v>
                </c:pt>
                <c:pt idx="252">
                  <c:v>-0.83771885778844135</c:v>
                </c:pt>
                <c:pt idx="253">
                  <c:v>-1.4147354013524265</c:v>
                </c:pt>
                <c:pt idx="254">
                  <c:v>-1.6474815195799177</c:v>
                </c:pt>
                <c:pt idx="255">
                  <c:v>-1.1217942223727164</c:v>
                </c:pt>
                <c:pt idx="256">
                  <c:v>0.82739310637293273</c:v>
                </c:pt>
                <c:pt idx="257">
                  <c:v>0.18990628182061761</c:v>
                </c:pt>
                <c:pt idx="258">
                  <c:v>2.6850743530820727</c:v>
                </c:pt>
                <c:pt idx="259">
                  <c:v>4.6181794577577087</c:v>
                </c:pt>
                <c:pt idx="260">
                  <c:v>4.0687831403468504</c:v>
                </c:pt>
                <c:pt idx="261">
                  <c:v>2.4137028766820507</c:v>
                </c:pt>
                <c:pt idx="262">
                  <c:v>0.99552452580467166</c:v>
                </c:pt>
                <c:pt idx="263">
                  <c:v>0.82231930001237163</c:v>
                </c:pt>
                <c:pt idx="264">
                  <c:v>2.1815333053267296</c:v>
                </c:pt>
                <c:pt idx="265">
                  <c:v>1.4030380277472598</c:v>
                </c:pt>
                <c:pt idx="266">
                  <c:v>5.7651817963674183</c:v>
                </c:pt>
                <c:pt idx="267">
                  <c:v>11.637634897825775</c:v>
                </c:pt>
                <c:pt idx="268">
                  <c:v>12.912944715783206</c:v>
                </c:pt>
                <c:pt idx="269">
                  <c:v>13.694591015149431</c:v>
                </c:pt>
                <c:pt idx="270">
                  <c:v>14.287892620469323</c:v>
                </c:pt>
                <c:pt idx="271">
                  <c:v>16.413191606211686</c:v>
                </c:pt>
                <c:pt idx="272">
                  <c:v>18.808919643845385</c:v>
                </c:pt>
                <c:pt idx="273">
                  <c:v>20.820416069419373</c:v>
                </c:pt>
                <c:pt idx="274">
                  <c:v>24.673514640686143</c:v>
                </c:pt>
                <c:pt idx="275">
                  <c:v>32.671481706279991</c:v>
                </c:pt>
                <c:pt idx="276">
                  <c:v>41.398519007377359</c:v>
                </c:pt>
                <c:pt idx="277">
                  <c:v>52.498642291579486</c:v>
                </c:pt>
                <c:pt idx="278">
                  <c:v>62.897669753815521</c:v>
                </c:pt>
                <c:pt idx="279">
                  <c:v>68.942499878526263</c:v>
                </c:pt>
                <c:pt idx="280">
                  <c:v>71.603338169656666</c:v>
                </c:pt>
                <c:pt idx="281">
                  <c:v>74.051877523354378</c:v>
                </c:pt>
                <c:pt idx="282">
                  <c:v>73.658543128174301</c:v>
                </c:pt>
                <c:pt idx="283">
                  <c:v>70.064772529882731</c:v>
                </c:pt>
                <c:pt idx="284">
                  <c:v>65.720786141705887</c:v>
                </c:pt>
                <c:pt idx="285">
                  <c:v>62.726731648023026</c:v>
                </c:pt>
                <c:pt idx="286">
                  <c:v>59.898274462206899</c:v>
                </c:pt>
                <c:pt idx="287">
                  <c:v>56.956064485858157</c:v>
                </c:pt>
                <c:pt idx="288">
                  <c:v>53.340871855123787</c:v>
                </c:pt>
                <c:pt idx="289">
                  <c:v>49.411992982779729</c:v>
                </c:pt>
                <c:pt idx="290">
                  <c:v>45.345854006491543</c:v>
                </c:pt>
                <c:pt idx="291">
                  <c:v>41.912836240612549</c:v>
                </c:pt>
                <c:pt idx="292">
                  <c:v>39.67524366943092</c:v>
                </c:pt>
                <c:pt idx="293">
                  <c:v>38.85323767240974</c:v>
                </c:pt>
                <c:pt idx="294">
                  <c:v>37.672152134312348</c:v>
                </c:pt>
                <c:pt idx="295">
                  <c:v>36.84854034026867</c:v>
                </c:pt>
                <c:pt idx="296">
                  <c:v>36.472252441813531</c:v>
                </c:pt>
                <c:pt idx="297">
                  <c:v>36.27929406188747</c:v>
                </c:pt>
                <c:pt idx="298">
                  <c:v>35.840744301206527</c:v>
                </c:pt>
                <c:pt idx="299">
                  <c:v>35.179908648464483</c:v>
                </c:pt>
                <c:pt idx="300">
                  <c:v>34.86374016141346</c:v>
                </c:pt>
                <c:pt idx="301">
                  <c:v>35.174839067469918</c:v>
                </c:pt>
                <c:pt idx="302">
                  <c:v>36.273156587484934</c:v>
                </c:pt>
                <c:pt idx="303">
                  <c:v>38.408323405943662</c:v>
                </c:pt>
                <c:pt idx="304">
                  <c:v>39.884887153033212</c:v>
                </c:pt>
                <c:pt idx="305">
                  <c:v>42.12389782857462</c:v>
                </c:pt>
                <c:pt idx="306">
                  <c:v>43.881932825332193</c:v>
                </c:pt>
                <c:pt idx="307">
                  <c:v>45.627565938847702</c:v>
                </c:pt>
                <c:pt idx="308">
                  <c:v>47.385786715959192</c:v>
                </c:pt>
                <c:pt idx="309">
                  <c:v>49.190585361594813</c:v>
                </c:pt>
                <c:pt idx="310">
                  <c:v>51.497368845446168</c:v>
                </c:pt>
                <c:pt idx="311">
                  <c:v>52.528547218112131</c:v>
                </c:pt>
                <c:pt idx="312">
                  <c:v>51.810649664629956</c:v>
                </c:pt>
                <c:pt idx="313">
                  <c:v>51.800868245661363</c:v>
                </c:pt>
                <c:pt idx="314">
                  <c:v>51.442545903373507</c:v>
                </c:pt>
                <c:pt idx="315">
                  <c:v>51.052402544764099</c:v>
                </c:pt>
                <c:pt idx="316">
                  <c:v>51.897432773112584</c:v>
                </c:pt>
                <c:pt idx="317">
                  <c:v>53.669463756419859</c:v>
                </c:pt>
                <c:pt idx="318">
                  <c:v>52.745756975229824</c:v>
                </c:pt>
                <c:pt idx="319">
                  <c:v>51.538685090114008</c:v>
                </c:pt>
                <c:pt idx="320">
                  <c:v>52.098100854780135</c:v>
                </c:pt>
                <c:pt idx="321">
                  <c:v>55.307327985089984</c:v>
                </c:pt>
                <c:pt idx="322">
                  <c:v>59.875901811918013</c:v>
                </c:pt>
                <c:pt idx="323">
                  <c:v>62.871790933941085</c:v>
                </c:pt>
                <c:pt idx="324">
                  <c:v>62.79742722522068</c:v>
                </c:pt>
                <c:pt idx="325">
                  <c:v>59.053495513971775</c:v>
                </c:pt>
                <c:pt idx="326">
                  <c:v>48.754121139648774</c:v>
                </c:pt>
                <c:pt idx="327">
                  <c:v>43.61015232208333</c:v>
                </c:pt>
                <c:pt idx="328">
                  <c:v>41.411232566941081</c:v>
                </c:pt>
                <c:pt idx="329">
                  <c:v>33.733805886961562</c:v>
                </c:pt>
                <c:pt idx="330">
                  <c:v>28.392660511919267</c:v>
                </c:pt>
                <c:pt idx="331">
                  <c:v>26.124617668154951</c:v>
                </c:pt>
                <c:pt idx="332">
                  <c:v>24.287957309033626</c:v>
                </c:pt>
                <c:pt idx="333">
                  <c:v>18.458454898383764</c:v>
                </c:pt>
                <c:pt idx="334">
                  <c:v>10.536136826235515</c:v>
                </c:pt>
                <c:pt idx="335">
                  <c:v>7.0806633800857668</c:v>
                </c:pt>
                <c:pt idx="336">
                  <c:v>6.6017582255404124</c:v>
                </c:pt>
                <c:pt idx="337">
                  <c:v>5.0774410949576669</c:v>
                </c:pt>
                <c:pt idx="338">
                  <c:v>3.009747881574139</c:v>
                </c:pt>
                <c:pt idx="339">
                  <c:v>2.4799458784879835</c:v>
                </c:pt>
                <c:pt idx="340">
                  <c:v>2.4876217142544297</c:v>
                </c:pt>
                <c:pt idx="341">
                  <c:v>4.206481647037716</c:v>
                </c:pt>
                <c:pt idx="342">
                  <c:v>3.3199214372172956</c:v>
                </c:pt>
                <c:pt idx="343">
                  <c:v>1.7452429351392931</c:v>
                </c:pt>
                <c:pt idx="344">
                  <c:v>2.3911659031089143</c:v>
                </c:pt>
                <c:pt idx="345">
                  <c:v>1.9647341442333155</c:v>
                </c:pt>
                <c:pt idx="346">
                  <c:v>3.6661528538003467E-2</c:v>
                </c:pt>
                <c:pt idx="347">
                  <c:v>-1.1589248610439329</c:v>
                </c:pt>
                <c:pt idx="348">
                  <c:v>-1.1549817271956537</c:v>
                </c:pt>
                <c:pt idx="349">
                  <c:v>-1.004202873681314</c:v>
                </c:pt>
                <c:pt idx="350">
                  <c:v>-0.75002430640083162</c:v>
                </c:pt>
                <c:pt idx="351">
                  <c:v>-0.10650388757379914</c:v>
                </c:pt>
                <c:pt idx="352">
                  <c:v>-7.8603915847438643E-2</c:v>
                </c:pt>
                <c:pt idx="353">
                  <c:v>-1.1106790172407972</c:v>
                </c:pt>
                <c:pt idx="354">
                  <c:v>-1.77155454963832</c:v>
                </c:pt>
                <c:pt idx="355">
                  <c:v>-0.97224214452963587</c:v>
                </c:pt>
                <c:pt idx="356">
                  <c:v>-1.1902898766744865</c:v>
                </c:pt>
                <c:pt idx="357">
                  <c:v>-1.4937032686276173</c:v>
                </c:pt>
                <c:pt idx="358">
                  <c:v>0.73479560836884972</c:v>
                </c:pt>
                <c:pt idx="359">
                  <c:v>3.6022053339436355</c:v>
                </c:pt>
                <c:pt idx="360">
                  <c:v>5.6373766237676142</c:v>
                </c:pt>
                <c:pt idx="361">
                  <c:v>5.4492331882300054</c:v>
                </c:pt>
                <c:pt idx="362">
                  <c:v>5.0692715465821072</c:v>
                </c:pt>
                <c:pt idx="363">
                  <c:v>4.5386501890443807</c:v>
                </c:pt>
                <c:pt idx="364">
                  <c:v>6.1170294430013854</c:v>
                </c:pt>
                <c:pt idx="365">
                  <c:v>9.2640488710779749</c:v>
                </c:pt>
                <c:pt idx="366">
                  <c:v>13.500563695811842</c:v>
                </c:pt>
                <c:pt idx="367">
                  <c:v>19.855467801652527</c:v>
                </c:pt>
                <c:pt idx="368">
                  <c:v>30.316742828804834</c:v>
                </c:pt>
                <c:pt idx="369">
                  <c:v>43.756637405740157</c:v>
                </c:pt>
                <c:pt idx="370">
                  <c:v>44.541779038809679</c:v>
                </c:pt>
                <c:pt idx="371">
                  <c:v>41.575114201426963</c:v>
                </c:pt>
                <c:pt idx="372">
                  <c:v>39.035773146747815</c:v>
                </c:pt>
                <c:pt idx="373">
                  <c:v>36.908522136152179</c:v>
                </c:pt>
                <c:pt idx="374">
                  <c:v>37.560936641010066</c:v>
                </c:pt>
                <c:pt idx="375">
                  <c:v>46.967058287019803</c:v>
                </c:pt>
                <c:pt idx="376">
                  <c:v>54.391680473754683</c:v>
                </c:pt>
                <c:pt idx="377">
                  <c:v>64.322080124652075</c:v>
                </c:pt>
                <c:pt idx="378">
                  <c:v>71.880456383373172</c:v>
                </c:pt>
                <c:pt idx="379">
                  <c:v>72.731821535152051</c:v>
                </c:pt>
                <c:pt idx="380">
                  <c:v>69.633089310751103</c:v>
                </c:pt>
                <c:pt idx="381">
                  <c:v>65.30284173551847</c:v>
                </c:pt>
                <c:pt idx="382">
                  <c:v>60.402110823028025</c:v>
                </c:pt>
                <c:pt idx="383">
                  <c:v>56.720357993399567</c:v>
                </c:pt>
                <c:pt idx="384">
                  <c:v>52.710369447578614</c:v>
                </c:pt>
                <c:pt idx="385">
                  <c:v>49.46759908798154</c:v>
                </c:pt>
                <c:pt idx="386">
                  <c:v>46.444180490901154</c:v>
                </c:pt>
                <c:pt idx="387">
                  <c:v>43.261142885028804</c:v>
                </c:pt>
                <c:pt idx="388">
                  <c:v>41.092273771377158</c:v>
                </c:pt>
                <c:pt idx="389">
                  <c:v>39.424718622392973</c:v>
                </c:pt>
                <c:pt idx="390">
                  <c:v>40.377436598686671</c:v>
                </c:pt>
                <c:pt idx="391">
                  <c:v>42.148373539665002</c:v>
                </c:pt>
                <c:pt idx="392">
                  <c:v>42.643060047868815</c:v>
                </c:pt>
                <c:pt idx="393">
                  <c:v>42.365625136617311</c:v>
                </c:pt>
                <c:pt idx="394">
                  <c:v>40.19386080214511</c:v>
                </c:pt>
                <c:pt idx="395">
                  <c:v>38.701364253368318</c:v>
                </c:pt>
                <c:pt idx="396">
                  <c:v>38.381985023574025</c:v>
                </c:pt>
                <c:pt idx="397">
                  <c:v>38.783727160236381</c:v>
                </c:pt>
                <c:pt idx="398">
                  <c:v>39.454602255446495</c:v>
                </c:pt>
                <c:pt idx="399">
                  <c:v>40.654808901815855</c:v>
                </c:pt>
                <c:pt idx="400">
                  <c:v>41.099898131968885</c:v>
                </c:pt>
                <c:pt idx="401">
                  <c:v>40.914287306934561</c:v>
                </c:pt>
                <c:pt idx="402">
                  <c:v>41.026353207447983</c:v>
                </c:pt>
                <c:pt idx="403">
                  <c:v>41.529558281843698</c:v>
                </c:pt>
                <c:pt idx="404">
                  <c:v>40.828581641460076</c:v>
                </c:pt>
                <c:pt idx="405">
                  <c:v>39.935467458904967</c:v>
                </c:pt>
                <c:pt idx="406">
                  <c:v>39.715859999136484</c:v>
                </c:pt>
                <c:pt idx="407">
                  <c:v>40.139252942017542</c:v>
                </c:pt>
                <c:pt idx="408">
                  <c:v>42.02206022148647</c:v>
                </c:pt>
                <c:pt idx="409">
                  <c:v>44.157963004745888</c:v>
                </c:pt>
                <c:pt idx="410">
                  <c:v>45.480732288628033</c:v>
                </c:pt>
                <c:pt idx="411">
                  <c:v>47.308723542192503</c:v>
                </c:pt>
                <c:pt idx="412">
                  <c:v>45.123069300360598</c:v>
                </c:pt>
                <c:pt idx="413">
                  <c:v>43.81871970640659</c:v>
                </c:pt>
                <c:pt idx="414">
                  <c:v>44.513698981550206</c:v>
                </c:pt>
                <c:pt idx="415">
                  <c:v>47.65472060156516</c:v>
                </c:pt>
                <c:pt idx="416">
                  <c:v>42.876955270797403</c:v>
                </c:pt>
                <c:pt idx="417">
                  <c:v>49.943250893502864</c:v>
                </c:pt>
                <c:pt idx="418">
                  <c:v>61.038544802808829</c:v>
                </c:pt>
                <c:pt idx="419">
                  <c:v>58.502963316729868</c:v>
                </c:pt>
                <c:pt idx="420">
                  <c:v>59.670213576133143</c:v>
                </c:pt>
                <c:pt idx="421">
                  <c:v>61.277280499765702</c:v>
                </c:pt>
                <c:pt idx="422">
                  <c:v>63.417291937578092</c:v>
                </c:pt>
                <c:pt idx="423">
                  <c:v>64.163285465884798</c:v>
                </c:pt>
                <c:pt idx="424">
                  <c:v>61.146830956980374</c:v>
                </c:pt>
                <c:pt idx="425">
                  <c:v>53.754640971900862</c:v>
                </c:pt>
                <c:pt idx="426">
                  <c:v>44.434855099317758</c:v>
                </c:pt>
                <c:pt idx="427">
                  <c:v>37.013592074407754</c:v>
                </c:pt>
                <c:pt idx="428">
                  <c:v>28.849387466438351</c:v>
                </c:pt>
                <c:pt idx="429">
                  <c:v>21.434677018891914</c:v>
                </c:pt>
                <c:pt idx="430">
                  <c:v>16.538907314131311</c:v>
                </c:pt>
                <c:pt idx="431">
                  <c:v>14.319981627351661</c:v>
                </c:pt>
                <c:pt idx="432">
                  <c:v>13.230489770287688</c:v>
                </c:pt>
                <c:pt idx="433">
                  <c:v>10.120820791319456</c:v>
                </c:pt>
                <c:pt idx="434">
                  <c:v>5.8298647750568371</c:v>
                </c:pt>
                <c:pt idx="435">
                  <c:v>1.4239293672519475</c:v>
                </c:pt>
                <c:pt idx="436">
                  <c:v>-1.0043940039997019</c:v>
                </c:pt>
                <c:pt idx="437">
                  <c:v>-2.899779765393887</c:v>
                </c:pt>
                <c:pt idx="438">
                  <c:v>-4.1178477669754416</c:v>
                </c:pt>
                <c:pt idx="439">
                  <c:v>-4.1758074278633934</c:v>
                </c:pt>
                <c:pt idx="440">
                  <c:v>-3.9417048463695714</c:v>
                </c:pt>
                <c:pt idx="441">
                  <c:v>-2.9783195426578044</c:v>
                </c:pt>
                <c:pt idx="442">
                  <c:v>-2.4780322913667101</c:v>
                </c:pt>
                <c:pt idx="443">
                  <c:v>-2.0704691988922459</c:v>
                </c:pt>
                <c:pt idx="444">
                  <c:v>-2.3001844863922547</c:v>
                </c:pt>
                <c:pt idx="445">
                  <c:v>-2.8722703272569814</c:v>
                </c:pt>
                <c:pt idx="446">
                  <c:v>-3.9580522630678012</c:v>
                </c:pt>
                <c:pt idx="447">
                  <c:v>-4.6518420259707405</c:v>
                </c:pt>
                <c:pt idx="448">
                  <c:v>-5.2045743982448398</c:v>
                </c:pt>
                <c:pt idx="449">
                  <c:v>-5.1560191640110862</c:v>
                </c:pt>
                <c:pt idx="450">
                  <c:v>-4.8486802526995412</c:v>
                </c:pt>
                <c:pt idx="451">
                  <c:v>-4.5249500874595716</c:v>
                </c:pt>
                <c:pt idx="452">
                  <c:v>-4.0050968909179705</c:v>
                </c:pt>
                <c:pt idx="453">
                  <c:v>-4.0450707682817484</c:v>
                </c:pt>
                <c:pt idx="454">
                  <c:v>-4.2634481514014073</c:v>
                </c:pt>
                <c:pt idx="455">
                  <c:v>-4.4145285470149451</c:v>
                </c:pt>
                <c:pt idx="456">
                  <c:v>-2.0598364083532377</c:v>
                </c:pt>
                <c:pt idx="457">
                  <c:v>-0.24915411605783538</c:v>
                </c:pt>
                <c:pt idx="458">
                  <c:v>-0.7604897041566735</c:v>
                </c:pt>
                <c:pt idx="459">
                  <c:v>0.3649659125185844</c:v>
                </c:pt>
                <c:pt idx="460">
                  <c:v>4.4117217104418254</c:v>
                </c:pt>
                <c:pt idx="461">
                  <c:v>7.4470289615465699</c:v>
                </c:pt>
                <c:pt idx="462">
                  <c:v>6.7441806109841433</c:v>
                </c:pt>
                <c:pt idx="463">
                  <c:v>8.3730578745949735</c:v>
                </c:pt>
                <c:pt idx="464">
                  <c:v>15.044988864308797</c:v>
                </c:pt>
                <c:pt idx="465">
                  <c:v>10.474856812510206</c:v>
                </c:pt>
                <c:pt idx="466">
                  <c:v>16.279998924841454</c:v>
                </c:pt>
                <c:pt idx="467">
                  <c:v>20.94487595621014</c:v>
                </c:pt>
                <c:pt idx="468">
                  <c:v>26.206057424087302</c:v>
                </c:pt>
                <c:pt idx="469">
                  <c:v>33.735933994434951</c:v>
                </c:pt>
                <c:pt idx="470">
                  <c:v>39.057999129455389</c:v>
                </c:pt>
                <c:pt idx="471">
                  <c:v>52.411465511564771</c:v>
                </c:pt>
                <c:pt idx="472">
                  <c:v>63.671515585902426</c:v>
                </c:pt>
                <c:pt idx="473">
                  <c:v>67.858508177140294</c:v>
                </c:pt>
                <c:pt idx="474">
                  <c:v>65.057756885186294</c:v>
                </c:pt>
                <c:pt idx="475">
                  <c:v>61.229827091457089</c:v>
                </c:pt>
                <c:pt idx="476">
                  <c:v>59.544400695064994</c:v>
                </c:pt>
                <c:pt idx="477">
                  <c:v>58.400358175062159</c:v>
                </c:pt>
                <c:pt idx="478">
                  <c:v>57.287491897810952</c:v>
                </c:pt>
                <c:pt idx="479">
                  <c:v>57.097793913062304</c:v>
                </c:pt>
                <c:pt idx="480">
                  <c:v>54.822528415965046</c:v>
                </c:pt>
                <c:pt idx="481">
                  <c:v>53.123162180543083</c:v>
                </c:pt>
                <c:pt idx="482">
                  <c:v>50.84320744799281</c:v>
                </c:pt>
                <c:pt idx="483">
                  <c:v>47.573650710967456</c:v>
                </c:pt>
                <c:pt idx="484">
                  <c:v>44.438454385485109</c:v>
                </c:pt>
                <c:pt idx="485">
                  <c:v>41.928986005697446</c:v>
                </c:pt>
                <c:pt idx="486">
                  <c:v>40.149172343403777</c:v>
                </c:pt>
                <c:pt idx="487">
                  <c:v>39.187069111570231</c:v>
                </c:pt>
                <c:pt idx="488">
                  <c:v>39.79493929412407</c:v>
                </c:pt>
                <c:pt idx="489">
                  <c:v>40.853888555627655</c:v>
                </c:pt>
                <c:pt idx="490">
                  <c:v>40.526594775270226</c:v>
                </c:pt>
                <c:pt idx="491">
                  <c:v>41.057964854297502</c:v>
                </c:pt>
                <c:pt idx="492">
                  <c:v>41.661581736830612</c:v>
                </c:pt>
                <c:pt idx="493">
                  <c:v>42.286358407819144</c:v>
                </c:pt>
                <c:pt idx="494">
                  <c:v>42.059082169486544</c:v>
                </c:pt>
                <c:pt idx="495">
                  <c:v>40.90507537203203</c:v>
                </c:pt>
                <c:pt idx="496">
                  <c:v>40.192694916565486</c:v>
                </c:pt>
                <c:pt idx="497">
                  <c:v>38.779512173997027</c:v>
                </c:pt>
                <c:pt idx="498">
                  <c:v>37.553358954720892</c:v>
                </c:pt>
                <c:pt idx="499">
                  <c:v>38.149274119227918</c:v>
                </c:pt>
                <c:pt idx="500">
                  <c:v>39.048068568939129</c:v>
                </c:pt>
                <c:pt idx="501">
                  <c:v>40.963304927117981</c:v>
                </c:pt>
                <c:pt idx="502">
                  <c:v>44.556866583606897</c:v>
                </c:pt>
                <c:pt idx="503">
                  <c:v>47.729560706947964</c:v>
                </c:pt>
                <c:pt idx="504">
                  <c:v>48.021843116405684</c:v>
                </c:pt>
                <c:pt idx="505">
                  <c:v>47.689059778492037</c:v>
                </c:pt>
                <c:pt idx="506">
                  <c:v>47.802953506236932</c:v>
                </c:pt>
                <c:pt idx="507">
                  <c:v>46.655507897785164</c:v>
                </c:pt>
                <c:pt idx="508">
                  <c:v>47.000662085998265</c:v>
                </c:pt>
                <c:pt idx="509">
                  <c:v>47.701850645164541</c:v>
                </c:pt>
                <c:pt idx="510">
                  <c:v>51.121231780369747</c:v>
                </c:pt>
                <c:pt idx="511">
                  <c:v>52.634921549565156</c:v>
                </c:pt>
                <c:pt idx="512">
                  <c:v>52.375282450090793</c:v>
                </c:pt>
                <c:pt idx="513">
                  <c:v>55.202576757827131</c:v>
                </c:pt>
                <c:pt idx="514">
                  <c:v>54.833129535501385</c:v>
                </c:pt>
                <c:pt idx="515">
                  <c:v>55.859993648990894</c:v>
                </c:pt>
                <c:pt idx="516">
                  <c:v>55.878419692194868</c:v>
                </c:pt>
                <c:pt idx="517">
                  <c:v>59.13806371752306</c:v>
                </c:pt>
                <c:pt idx="518">
                  <c:v>60.323608512092626</c:v>
                </c:pt>
                <c:pt idx="519">
                  <c:v>60.459816846714553</c:v>
                </c:pt>
                <c:pt idx="520">
                  <c:v>59.950730562196291</c:v>
                </c:pt>
                <c:pt idx="521">
                  <c:v>54.114815317401202</c:v>
                </c:pt>
                <c:pt idx="522">
                  <c:v>44.850773680433726</c:v>
                </c:pt>
                <c:pt idx="523">
                  <c:v>36.742940268676307</c:v>
                </c:pt>
                <c:pt idx="524">
                  <c:v>31.115113231495581</c:v>
                </c:pt>
                <c:pt idx="525">
                  <c:v>27.496473121603305</c:v>
                </c:pt>
                <c:pt idx="526">
                  <c:v>21.073900485100655</c:v>
                </c:pt>
                <c:pt idx="527">
                  <c:v>14.185872429548516</c:v>
                </c:pt>
                <c:pt idx="528">
                  <c:v>6.4833388620271535</c:v>
                </c:pt>
                <c:pt idx="529">
                  <c:v>-1.4579803307471928</c:v>
                </c:pt>
                <c:pt idx="530">
                  <c:v>-5.2766680755175299</c:v>
                </c:pt>
                <c:pt idx="531">
                  <c:v>-7.4869198593237485</c:v>
                </c:pt>
                <c:pt idx="532">
                  <c:v>-7.3193697137356706</c:v>
                </c:pt>
                <c:pt idx="533">
                  <c:v>-8.18910428602093</c:v>
                </c:pt>
                <c:pt idx="534">
                  <c:v>-7.0817466594309888</c:v>
                </c:pt>
                <c:pt idx="535">
                  <c:v>-6.8534691320112637</c:v>
                </c:pt>
                <c:pt idx="536">
                  <c:v>-6.8422320562938763</c:v>
                </c:pt>
                <c:pt idx="537">
                  <c:v>-7.8672270397570907</c:v>
                </c:pt>
                <c:pt idx="538">
                  <c:v>-8.5594002043660584</c:v>
                </c:pt>
                <c:pt idx="539">
                  <c:v>-8.2450181199314354</c:v>
                </c:pt>
                <c:pt idx="540">
                  <c:v>-8.3663630453008793</c:v>
                </c:pt>
                <c:pt idx="541">
                  <c:v>-8.570484746811637</c:v>
                </c:pt>
                <c:pt idx="542">
                  <c:v>-8.8704841074142013</c:v>
                </c:pt>
                <c:pt idx="543">
                  <c:v>-8.9964988667098922</c:v>
                </c:pt>
                <c:pt idx="544">
                  <c:v>-8.8610571380028436</c:v>
                </c:pt>
                <c:pt idx="545">
                  <c:v>-8.5242971435341754</c:v>
                </c:pt>
                <c:pt idx="546">
                  <c:v>-8.4411392478920302</c:v>
                </c:pt>
                <c:pt idx="547">
                  <c:v>-7.6938109956960874</c:v>
                </c:pt>
                <c:pt idx="548">
                  <c:v>-8.466513863161035</c:v>
                </c:pt>
                <c:pt idx="549">
                  <c:v>-8.6929534749942992</c:v>
                </c:pt>
                <c:pt idx="550">
                  <c:v>-8.0367357895630498</c:v>
                </c:pt>
                <c:pt idx="551">
                  <c:v>-7.3562625623420539</c:v>
                </c:pt>
                <c:pt idx="552">
                  <c:v>-6.2789341245032206</c:v>
                </c:pt>
                <c:pt idx="553">
                  <c:v>-4.8848381951113495</c:v>
                </c:pt>
                <c:pt idx="554">
                  <c:v>-4.2253160815963309</c:v>
                </c:pt>
                <c:pt idx="555">
                  <c:v>-4.7627689976009453</c:v>
                </c:pt>
                <c:pt idx="556">
                  <c:v>-5.0086525310548478</c:v>
                </c:pt>
                <c:pt idx="557">
                  <c:v>-5.1782568113204919</c:v>
                </c:pt>
                <c:pt idx="558">
                  <c:v>-4.1884782694245111</c:v>
                </c:pt>
                <c:pt idx="559">
                  <c:v>-2.3248804924581465</c:v>
                </c:pt>
                <c:pt idx="560">
                  <c:v>1.1198337348281622</c:v>
                </c:pt>
                <c:pt idx="561">
                  <c:v>5.2083540028868418</c:v>
                </c:pt>
                <c:pt idx="562">
                  <c:v>9.2436609472636615</c:v>
                </c:pt>
                <c:pt idx="563">
                  <c:v>14.585345013026242</c:v>
                </c:pt>
                <c:pt idx="564">
                  <c:v>22.204102710213352</c:v>
                </c:pt>
                <c:pt idx="565">
                  <c:v>30.056900960855959</c:v>
                </c:pt>
                <c:pt idx="566">
                  <c:v>38.29266821007382</c:v>
                </c:pt>
                <c:pt idx="567">
                  <c:v>46.143443115722988</c:v>
                </c:pt>
                <c:pt idx="568">
                  <c:v>49.951806971126558</c:v>
                </c:pt>
                <c:pt idx="569">
                  <c:v>51.026536170762661</c:v>
                </c:pt>
                <c:pt idx="570">
                  <c:v>52.423589681528064</c:v>
                </c:pt>
                <c:pt idx="571">
                  <c:v>55.081798232902173</c:v>
                </c:pt>
                <c:pt idx="572">
                  <c:v>61.605875670928135</c:v>
                </c:pt>
                <c:pt idx="573">
                  <c:v>67.548596016925842</c:v>
                </c:pt>
                <c:pt idx="574">
                  <c:v>71.048742045593201</c:v>
                </c:pt>
                <c:pt idx="575">
                  <c:v>69.411426829035349</c:v>
                </c:pt>
                <c:pt idx="576">
                  <c:v>65.570580234729917</c:v>
                </c:pt>
                <c:pt idx="577">
                  <c:v>61.41721720270511</c:v>
                </c:pt>
                <c:pt idx="578">
                  <c:v>57.638216812625494</c:v>
                </c:pt>
                <c:pt idx="579">
                  <c:v>52.928302154953137</c:v>
                </c:pt>
                <c:pt idx="580">
                  <c:v>49.816655316074474</c:v>
                </c:pt>
                <c:pt idx="581">
                  <c:v>47.597978984764545</c:v>
                </c:pt>
                <c:pt idx="582">
                  <c:v>45.671445431012117</c:v>
                </c:pt>
                <c:pt idx="583">
                  <c:v>44.060447064606002</c:v>
                </c:pt>
                <c:pt idx="584">
                  <c:v>42.268427723052291</c:v>
                </c:pt>
                <c:pt idx="585">
                  <c:v>40.969062421273883</c:v>
                </c:pt>
                <c:pt idx="586">
                  <c:v>38.783913051361218</c:v>
                </c:pt>
                <c:pt idx="587">
                  <c:v>36.792385502805445</c:v>
                </c:pt>
                <c:pt idx="588">
                  <c:v>35.210933146520198</c:v>
                </c:pt>
                <c:pt idx="589">
                  <c:v>34.061979541797278</c:v>
                </c:pt>
                <c:pt idx="590">
                  <c:v>33.830287774652056</c:v>
                </c:pt>
                <c:pt idx="591">
                  <c:v>34.103568571423317</c:v>
                </c:pt>
                <c:pt idx="592">
                  <c:v>34.642956831361218</c:v>
                </c:pt>
                <c:pt idx="593">
                  <c:v>35.179343948226396</c:v>
                </c:pt>
                <c:pt idx="594">
                  <c:v>35.782085071054716</c:v>
                </c:pt>
                <c:pt idx="595">
                  <c:v>36.488190219429157</c:v>
                </c:pt>
                <c:pt idx="596">
                  <c:v>37.029294430571483</c:v>
                </c:pt>
                <c:pt idx="597">
                  <c:v>37.939424967106071</c:v>
                </c:pt>
                <c:pt idx="598">
                  <c:v>38.456642603967722</c:v>
                </c:pt>
                <c:pt idx="599">
                  <c:v>38.911849749710811</c:v>
                </c:pt>
                <c:pt idx="600">
                  <c:v>39.7034798992552</c:v>
                </c:pt>
                <c:pt idx="601">
                  <c:v>41.007605624163425</c:v>
                </c:pt>
                <c:pt idx="602">
                  <c:v>42.094843641730421</c:v>
                </c:pt>
                <c:pt idx="603">
                  <c:v>43.539260036269575</c:v>
                </c:pt>
                <c:pt idx="604">
                  <c:v>45.686456791706227</c:v>
                </c:pt>
                <c:pt idx="605">
                  <c:v>46.913395852061434</c:v>
                </c:pt>
                <c:pt idx="606">
                  <c:v>48.99895970461673</c:v>
                </c:pt>
                <c:pt idx="607">
                  <c:v>52.362211875064489</c:v>
                </c:pt>
                <c:pt idx="608">
                  <c:v>52.33217059280193</c:v>
                </c:pt>
                <c:pt idx="609">
                  <c:v>50.930377403379502</c:v>
                </c:pt>
                <c:pt idx="610">
                  <c:v>53.326340098113569</c:v>
                </c:pt>
                <c:pt idx="611">
                  <c:v>55.389602420278308</c:v>
                </c:pt>
                <c:pt idx="612">
                  <c:v>60.986396709091288</c:v>
                </c:pt>
                <c:pt idx="613">
                  <c:v>65.599951544602149</c:v>
                </c:pt>
                <c:pt idx="614">
                  <c:v>67.475415382852901</c:v>
                </c:pt>
                <c:pt idx="615">
                  <c:v>71.369869324592699</c:v>
                </c:pt>
                <c:pt idx="616">
                  <c:v>71.843055034291908</c:v>
                </c:pt>
                <c:pt idx="617">
                  <c:v>62.867923577936253</c:v>
                </c:pt>
                <c:pt idx="618">
                  <c:v>52.436349533358623</c:v>
                </c:pt>
                <c:pt idx="619">
                  <c:v>48.892330574350112</c:v>
                </c:pt>
                <c:pt idx="620">
                  <c:v>44.3154739016191</c:v>
                </c:pt>
                <c:pt idx="621">
                  <c:v>39.279139844086131</c:v>
                </c:pt>
                <c:pt idx="622">
                  <c:v>35.884358299305056</c:v>
                </c:pt>
                <c:pt idx="623">
                  <c:v>25.486302012947849</c:v>
                </c:pt>
                <c:pt idx="624">
                  <c:v>17.209813964053332</c:v>
                </c:pt>
                <c:pt idx="625">
                  <c:v>9.8322596454357161</c:v>
                </c:pt>
                <c:pt idx="626">
                  <c:v>5.6280845180918213</c:v>
                </c:pt>
                <c:pt idx="627">
                  <c:v>1.4396714598497946</c:v>
                </c:pt>
                <c:pt idx="628">
                  <c:v>1.050484076399461</c:v>
                </c:pt>
                <c:pt idx="629">
                  <c:v>-1.2467014171953725</c:v>
                </c:pt>
                <c:pt idx="630">
                  <c:v>-5.0872242037488666</c:v>
                </c:pt>
                <c:pt idx="631">
                  <c:v>-4.0731213819229781</c:v>
                </c:pt>
                <c:pt idx="632">
                  <c:v>-3.2838397244744471</c:v>
                </c:pt>
                <c:pt idx="633">
                  <c:v>-5.8061689261912797</c:v>
                </c:pt>
                <c:pt idx="634">
                  <c:v>-6.9534259716739193</c:v>
                </c:pt>
                <c:pt idx="635">
                  <c:v>-3.9679731370277591</c:v>
                </c:pt>
                <c:pt idx="636">
                  <c:v>-6.4163759230835185</c:v>
                </c:pt>
                <c:pt idx="637">
                  <c:v>-6.8718576769103672</c:v>
                </c:pt>
                <c:pt idx="638">
                  <c:v>-7.3765233161549695</c:v>
                </c:pt>
                <c:pt idx="639">
                  <c:v>-7.1604841664882732</c:v>
                </c:pt>
                <c:pt idx="640">
                  <c:v>-7.4185593700311321</c:v>
                </c:pt>
                <c:pt idx="641">
                  <c:v>-4.9786073884408246</c:v>
                </c:pt>
                <c:pt idx="642">
                  <c:v>-4.9418549294905194</c:v>
                </c:pt>
                <c:pt idx="643">
                  <c:v>-5.8232708477040322</c:v>
                </c:pt>
                <c:pt idx="644">
                  <c:v>-6.0117720623747459</c:v>
                </c:pt>
                <c:pt idx="645">
                  <c:v>-6.8055513927269971</c:v>
                </c:pt>
                <c:pt idx="646">
                  <c:v>-6.1740691929948355</c:v>
                </c:pt>
                <c:pt idx="647">
                  <c:v>-6.5522582966229308</c:v>
                </c:pt>
                <c:pt idx="648">
                  <c:v>-4.1742541910446453</c:v>
                </c:pt>
                <c:pt idx="649">
                  <c:v>-4.5531924899861442</c:v>
                </c:pt>
                <c:pt idx="650">
                  <c:v>-3.2000511290914138</c:v>
                </c:pt>
                <c:pt idx="651">
                  <c:v>-2.7530814662910532</c:v>
                </c:pt>
                <c:pt idx="652">
                  <c:v>-1.4113617074051139</c:v>
                </c:pt>
                <c:pt idx="653">
                  <c:v>-0.64597308208276705</c:v>
                </c:pt>
                <c:pt idx="654">
                  <c:v>1.4599232875199175</c:v>
                </c:pt>
                <c:pt idx="655">
                  <c:v>4.169107849527407</c:v>
                </c:pt>
                <c:pt idx="656">
                  <c:v>9.6671697878964657</c:v>
                </c:pt>
                <c:pt idx="657">
                  <c:v>17.533938655015472</c:v>
                </c:pt>
                <c:pt idx="658">
                  <c:v>31.223317748710716</c:v>
                </c:pt>
                <c:pt idx="659">
                  <c:v>44.527802713410452</c:v>
                </c:pt>
                <c:pt idx="660">
                  <c:v>50.503180913197667</c:v>
                </c:pt>
                <c:pt idx="661">
                  <c:v>46.50677841043435</c:v>
                </c:pt>
                <c:pt idx="662">
                  <c:v>34.934538573736411</c:v>
                </c:pt>
                <c:pt idx="663">
                  <c:v>28.271747095033312</c:v>
                </c:pt>
                <c:pt idx="664">
                  <c:v>31.104044499650538</c:v>
                </c:pt>
                <c:pt idx="665">
                  <c:v>39.314204793710132</c:v>
                </c:pt>
                <c:pt idx="666">
                  <c:v>51.025375144635944</c:v>
                </c:pt>
                <c:pt idx="667">
                  <c:v>61.574193043566801</c:v>
                </c:pt>
                <c:pt idx="668">
                  <c:v>69.980727428411484</c:v>
                </c:pt>
                <c:pt idx="669">
                  <c:v>75.7066198285968</c:v>
                </c:pt>
                <c:pt idx="670">
                  <c:v>76.012407335480987</c:v>
                </c:pt>
                <c:pt idx="671">
                  <c:v>72.420976832067353</c:v>
                </c:pt>
                <c:pt idx="672">
                  <c:v>67.70880258788678</c:v>
                </c:pt>
                <c:pt idx="673">
                  <c:v>61.959632214082205</c:v>
                </c:pt>
                <c:pt idx="674">
                  <c:v>58.07732279318337</c:v>
                </c:pt>
                <c:pt idx="675">
                  <c:v>53.245374351020935</c:v>
                </c:pt>
                <c:pt idx="676">
                  <c:v>50.294537077812336</c:v>
                </c:pt>
                <c:pt idx="677">
                  <c:v>48.041661565641974</c:v>
                </c:pt>
                <c:pt idx="678">
                  <c:v>46.360182804173782</c:v>
                </c:pt>
                <c:pt idx="679">
                  <c:v>44.658198607129293</c:v>
                </c:pt>
                <c:pt idx="680">
                  <c:v>42.203390720322254</c:v>
                </c:pt>
                <c:pt idx="681">
                  <c:v>41.125312149765101</c:v>
                </c:pt>
                <c:pt idx="682">
                  <c:v>40.958101977327836</c:v>
                </c:pt>
                <c:pt idx="683">
                  <c:v>41.698965172112224</c:v>
                </c:pt>
                <c:pt idx="684">
                  <c:v>42.469184989240034</c:v>
                </c:pt>
                <c:pt idx="685">
                  <c:v>41.474342882584772</c:v>
                </c:pt>
                <c:pt idx="686">
                  <c:v>40.365743581303647</c:v>
                </c:pt>
                <c:pt idx="687">
                  <c:v>39.054514031733312</c:v>
                </c:pt>
                <c:pt idx="688">
                  <c:v>37.501555853374782</c:v>
                </c:pt>
                <c:pt idx="689">
                  <c:v>36.22073515997031</c:v>
                </c:pt>
                <c:pt idx="690">
                  <c:v>34.604208240156403</c:v>
                </c:pt>
                <c:pt idx="691">
                  <c:v>34.186968643656655</c:v>
                </c:pt>
                <c:pt idx="692">
                  <c:v>33.845240570628363</c:v>
                </c:pt>
                <c:pt idx="693">
                  <c:v>33.34345287524205</c:v>
                </c:pt>
                <c:pt idx="694">
                  <c:v>34.294072662620408</c:v>
                </c:pt>
                <c:pt idx="695">
                  <c:v>35.470192366119242</c:v>
                </c:pt>
                <c:pt idx="696">
                  <c:v>35.670931012690104</c:v>
                </c:pt>
                <c:pt idx="697">
                  <c:v>36.016636469266452</c:v>
                </c:pt>
                <c:pt idx="698">
                  <c:v>35.782710315999253</c:v>
                </c:pt>
                <c:pt idx="699">
                  <c:v>35.395411328961721</c:v>
                </c:pt>
                <c:pt idx="700">
                  <c:v>36.032453959826057</c:v>
                </c:pt>
                <c:pt idx="701">
                  <c:v>36.869605594378136</c:v>
                </c:pt>
                <c:pt idx="702">
                  <c:v>37.102603999446309</c:v>
                </c:pt>
                <c:pt idx="703">
                  <c:v>38.001648443923429</c:v>
                </c:pt>
                <c:pt idx="704">
                  <c:v>39.411158318150186</c:v>
                </c:pt>
                <c:pt idx="705">
                  <c:v>41.01171927641586</c:v>
                </c:pt>
                <c:pt idx="706">
                  <c:v>42.451368785856793</c:v>
                </c:pt>
                <c:pt idx="707">
                  <c:v>47.370390784695026</c:v>
                </c:pt>
                <c:pt idx="708">
                  <c:v>44.049033490025906</c:v>
                </c:pt>
                <c:pt idx="709">
                  <c:v>40.557002571106288</c:v>
                </c:pt>
                <c:pt idx="710">
                  <c:v>38.116043310126564</c:v>
                </c:pt>
                <c:pt idx="711">
                  <c:v>36.20065172306348</c:v>
                </c:pt>
                <c:pt idx="712">
                  <c:v>35.661437737262681</c:v>
                </c:pt>
                <c:pt idx="713">
                  <c:v>37.610067858646786</c:v>
                </c:pt>
                <c:pt idx="714">
                  <c:v>41.159041143290885</c:v>
                </c:pt>
                <c:pt idx="715">
                  <c:v>47.956825427589344</c:v>
                </c:pt>
                <c:pt idx="716">
                  <c:v>58.525625036512139</c:v>
                </c:pt>
                <c:pt idx="717">
                  <c:v>58.986140535821342</c:v>
                </c:pt>
                <c:pt idx="718">
                  <c:v>59.912953150772992</c:v>
                </c:pt>
                <c:pt idx="719">
                  <c:v>56.163894331361135</c:v>
                </c:pt>
                <c:pt idx="720">
                  <c:v>54.706594871334069</c:v>
                </c:pt>
                <c:pt idx="721">
                  <c:v>57.773224237525454</c:v>
                </c:pt>
                <c:pt idx="722">
                  <c:v>61.391908075317694</c:v>
                </c:pt>
                <c:pt idx="723">
                  <c:v>62.151141383672332</c:v>
                </c:pt>
                <c:pt idx="724">
                  <c:v>54.224589239025789</c:v>
                </c:pt>
                <c:pt idx="725">
                  <c:v>42.066569507935725</c:v>
                </c:pt>
                <c:pt idx="726">
                  <c:v>26.623089596557151</c:v>
                </c:pt>
                <c:pt idx="727">
                  <c:v>17.557845915893019</c:v>
                </c:pt>
                <c:pt idx="728">
                  <c:v>13.167817570465852</c:v>
                </c:pt>
                <c:pt idx="729">
                  <c:v>9.8374978608210295</c:v>
                </c:pt>
                <c:pt idx="730">
                  <c:v>3.6895007539517426</c:v>
                </c:pt>
                <c:pt idx="731">
                  <c:v>1.7161239462763014</c:v>
                </c:pt>
                <c:pt idx="732">
                  <c:v>-5.5623267916568997</c:v>
                </c:pt>
                <c:pt idx="733">
                  <c:v>-4.0711969332724349</c:v>
                </c:pt>
                <c:pt idx="734">
                  <c:v>-7.9158898019310291</c:v>
                </c:pt>
                <c:pt idx="735">
                  <c:v>-9.929488756827606</c:v>
                </c:pt>
                <c:pt idx="736">
                  <c:v>-12.596325080631464</c:v>
                </c:pt>
                <c:pt idx="737">
                  <c:v>-13.535976330699855</c:v>
                </c:pt>
                <c:pt idx="738">
                  <c:v>-14.192855926995701</c:v>
                </c:pt>
                <c:pt idx="739">
                  <c:v>-14.179963749349508</c:v>
                </c:pt>
                <c:pt idx="740">
                  <c:v>-13.786130549265224</c:v>
                </c:pt>
                <c:pt idx="741">
                  <c:v>-13.937316782876254</c:v>
                </c:pt>
                <c:pt idx="742">
                  <c:v>-14.077460965977281</c:v>
                </c:pt>
                <c:pt idx="743">
                  <c:v>-13.977903426476544</c:v>
                </c:pt>
                <c:pt idx="744">
                  <c:v>-13.81932447554413</c:v>
                </c:pt>
                <c:pt idx="745">
                  <c:v>-13.595633641532261</c:v>
                </c:pt>
                <c:pt idx="746">
                  <c:v>-13.455797903961436</c:v>
                </c:pt>
                <c:pt idx="747">
                  <c:v>-12.91521043171131</c:v>
                </c:pt>
                <c:pt idx="748">
                  <c:v>-12.504702148102496</c:v>
                </c:pt>
                <c:pt idx="749">
                  <c:v>-12.210518910344099</c:v>
                </c:pt>
                <c:pt idx="750">
                  <c:v>-11.642466531161931</c:v>
                </c:pt>
                <c:pt idx="751">
                  <c:v>-11.389302547123695</c:v>
                </c:pt>
                <c:pt idx="752">
                  <c:v>-10.836828603419669</c:v>
                </c:pt>
                <c:pt idx="753">
                  <c:v>-10.460171655792534</c:v>
                </c:pt>
                <c:pt idx="754">
                  <c:v>-9.5414671382601792</c:v>
                </c:pt>
                <c:pt idx="755">
                  <c:v>-9.7094817072704025</c:v>
                </c:pt>
                <c:pt idx="756">
                  <c:v>-8.9729668671026772</c:v>
                </c:pt>
                <c:pt idx="757">
                  <c:v>-8.9810479256235176</c:v>
                </c:pt>
                <c:pt idx="758">
                  <c:v>-8.0379864806075716</c:v>
                </c:pt>
                <c:pt idx="759">
                  <c:v>-7.1164155798133502</c:v>
                </c:pt>
                <c:pt idx="760">
                  <c:v>-3.328032111305852</c:v>
                </c:pt>
                <c:pt idx="761">
                  <c:v>-4.9416176490910763E-2</c:v>
                </c:pt>
                <c:pt idx="762">
                  <c:v>2.226906931595706</c:v>
                </c:pt>
                <c:pt idx="763">
                  <c:v>9.899732183442552</c:v>
                </c:pt>
                <c:pt idx="764">
                  <c:v>18.792968116290094</c:v>
                </c:pt>
                <c:pt idx="765">
                  <c:v>30.093001627821241</c:v>
                </c:pt>
                <c:pt idx="766">
                  <c:v>41.638985778918418</c:v>
                </c:pt>
                <c:pt idx="767">
                  <c:v>43.9084691826978</c:v>
                </c:pt>
                <c:pt idx="768">
                  <c:v>42.269120895863139</c:v>
                </c:pt>
                <c:pt idx="769">
                  <c:v>42.559113208371258</c:v>
                </c:pt>
                <c:pt idx="770">
                  <c:v>45.633264016212557</c:v>
                </c:pt>
                <c:pt idx="771">
                  <c:v>53.430230021400504</c:v>
                </c:pt>
                <c:pt idx="772">
                  <c:v>60.373258041823142</c:v>
                </c:pt>
                <c:pt idx="773">
                  <c:v>64.237994127317251</c:v>
                </c:pt>
                <c:pt idx="774">
                  <c:v>64.138718300344038</c:v>
                </c:pt>
                <c:pt idx="775">
                  <c:v>60.878867136244686</c:v>
                </c:pt>
                <c:pt idx="776">
                  <c:v>59.188802411640211</c:v>
                </c:pt>
                <c:pt idx="777">
                  <c:v>57.600573184188612</c:v>
                </c:pt>
                <c:pt idx="778">
                  <c:v>54.542491339255015</c:v>
                </c:pt>
                <c:pt idx="779">
                  <c:v>51.279078999795708</c:v>
                </c:pt>
                <c:pt idx="780">
                  <c:v>48.797336666817955</c:v>
                </c:pt>
                <c:pt idx="781">
                  <c:v>45.038875086507375</c:v>
                </c:pt>
                <c:pt idx="782">
                  <c:v>40.964667010473065</c:v>
                </c:pt>
                <c:pt idx="783">
                  <c:v>38.084220437445332</c:v>
                </c:pt>
                <c:pt idx="784">
                  <c:v>35.302928039260756</c:v>
                </c:pt>
                <c:pt idx="785">
                  <c:v>33.75169687917154</c:v>
                </c:pt>
                <c:pt idx="786">
                  <c:v>33.791039017966007</c:v>
                </c:pt>
                <c:pt idx="787">
                  <c:v>32.710382679763747</c:v>
                </c:pt>
                <c:pt idx="788">
                  <c:v>31.652317906280487</c:v>
                </c:pt>
                <c:pt idx="789">
                  <c:v>29.854520676956344</c:v>
                </c:pt>
                <c:pt idx="790">
                  <c:v>27.885566435905265</c:v>
                </c:pt>
                <c:pt idx="791">
                  <c:v>26.748572296752918</c:v>
                </c:pt>
                <c:pt idx="792">
                  <c:v>26.091681966510741</c:v>
                </c:pt>
                <c:pt idx="793">
                  <c:v>26.474277264674232</c:v>
                </c:pt>
                <c:pt idx="794">
                  <c:v>30.368781792451429</c:v>
                </c:pt>
                <c:pt idx="795">
                  <c:v>30.897035702042071</c:v>
                </c:pt>
                <c:pt idx="796">
                  <c:v>33.141044302212478</c:v>
                </c:pt>
                <c:pt idx="797">
                  <c:v>33.264363573682786</c:v>
                </c:pt>
                <c:pt idx="798">
                  <c:v>34.247051382556386</c:v>
                </c:pt>
                <c:pt idx="799">
                  <c:v>34.728886572612979</c:v>
                </c:pt>
                <c:pt idx="800">
                  <c:v>35.396786877397716</c:v>
                </c:pt>
                <c:pt idx="801">
                  <c:v>38.426774790817902</c:v>
                </c:pt>
                <c:pt idx="802">
                  <c:v>40.356899784824407</c:v>
                </c:pt>
                <c:pt idx="803">
                  <c:v>41.075919163886731</c:v>
                </c:pt>
                <c:pt idx="804">
                  <c:v>42.860356975827251</c:v>
                </c:pt>
                <c:pt idx="805">
                  <c:v>44.991234918137465</c:v>
                </c:pt>
                <c:pt idx="806">
                  <c:v>46.768487130937217</c:v>
                </c:pt>
                <c:pt idx="807">
                  <c:v>50.17860342660515</c:v>
                </c:pt>
                <c:pt idx="808">
                  <c:v>55.083119934795356</c:v>
                </c:pt>
                <c:pt idx="809">
                  <c:v>58.668157333140805</c:v>
                </c:pt>
                <c:pt idx="810">
                  <c:v>61.526767595893588</c:v>
                </c:pt>
                <c:pt idx="811">
                  <c:v>63.334811518155874</c:v>
                </c:pt>
                <c:pt idx="812">
                  <c:v>62.323805526707417</c:v>
                </c:pt>
                <c:pt idx="813">
                  <c:v>62.257266155319996</c:v>
                </c:pt>
                <c:pt idx="814">
                  <c:v>63.311541173389898</c:v>
                </c:pt>
                <c:pt idx="815">
                  <c:v>61.959528579409209</c:v>
                </c:pt>
                <c:pt idx="816">
                  <c:v>61.550176630690686</c:v>
                </c:pt>
                <c:pt idx="817">
                  <c:v>55.00535399925284</c:v>
                </c:pt>
                <c:pt idx="818">
                  <c:v>44.555041388869746</c:v>
                </c:pt>
                <c:pt idx="819">
                  <c:v>25.38566125393303</c:v>
                </c:pt>
                <c:pt idx="820">
                  <c:v>14.565121014327897</c:v>
                </c:pt>
                <c:pt idx="821">
                  <c:v>11.307884059669558</c:v>
                </c:pt>
                <c:pt idx="822">
                  <c:v>8.2787568586891354</c:v>
                </c:pt>
                <c:pt idx="823">
                  <c:v>0.68193518366045081</c:v>
                </c:pt>
                <c:pt idx="824">
                  <c:v>0.47335534350904224</c:v>
                </c:pt>
                <c:pt idx="825">
                  <c:v>1.6877474207538807</c:v>
                </c:pt>
                <c:pt idx="826">
                  <c:v>-1.5269542679226913</c:v>
                </c:pt>
                <c:pt idx="827">
                  <c:v>-1.9236336049662945</c:v>
                </c:pt>
                <c:pt idx="828">
                  <c:v>-3.540642546137315</c:v>
                </c:pt>
                <c:pt idx="829">
                  <c:v>-3.5060497029945226</c:v>
                </c:pt>
                <c:pt idx="830">
                  <c:v>-4.0373312744808718</c:v>
                </c:pt>
                <c:pt idx="831">
                  <c:v>-2.5897638989004363</c:v>
                </c:pt>
                <c:pt idx="832">
                  <c:v>-2.0366259712195833</c:v>
                </c:pt>
                <c:pt idx="833">
                  <c:v>-2.8581664242644118</c:v>
                </c:pt>
                <c:pt idx="834">
                  <c:v>1.3012289895605551</c:v>
                </c:pt>
                <c:pt idx="835">
                  <c:v>0.95933406837068291</c:v>
                </c:pt>
                <c:pt idx="836">
                  <c:v>0.89462648433011083</c:v>
                </c:pt>
                <c:pt idx="837">
                  <c:v>-0.37754490389258222</c:v>
                </c:pt>
                <c:pt idx="838">
                  <c:v>-0.46079122106081444</c:v>
                </c:pt>
                <c:pt idx="839">
                  <c:v>-0.73060477619923236</c:v>
                </c:pt>
                <c:pt idx="840">
                  <c:v>-1.0535743294660331</c:v>
                </c:pt>
                <c:pt idx="841">
                  <c:v>-1.3252212980871074</c:v>
                </c:pt>
                <c:pt idx="842">
                  <c:v>-1.667674656583104</c:v>
                </c:pt>
                <c:pt idx="843">
                  <c:v>-2.5993959306168963</c:v>
                </c:pt>
                <c:pt idx="844">
                  <c:v>-2.4808709852077566</c:v>
                </c:pt>
                <c:pt idx="845">
                  <c:v>-0.57903511088971193</c:v>
                </c:pt>
                <c:pt idx="846">
                  <c:v>1.289610747531712</c:v>
                </c:pt>
                <c:pt idx="847">
                  <c:v>3.8768790512135989</c:v>
                </c:pt>
                <c:pt idx="848">
                  <c:v>6.5271382756659984</c:v>
                </c:pt>
                <c:pt idx="849">
                  <c:v>11.765327716702942</c:v>
                </c:pt>
                <c:pt idx="850">
                  <c:v>17.967098634583408</c:v>
                </c:pt>
                <c:pt idx="851">
                  <c:v>27.772209488857893</c:v>
                </c:pt>
                <c:pt idx="852">
                  <c:v>30.018338071053247</c:v>
                </c:pt>
                <c:pt idx="853">
                  <c:v>30.384422439725824</c:v>
                </c:pt>
                <c:pt idx="854">
                  <c:v>32.119458098732686</c:v>
                </c:pt>
                <c:pt idx="855">
                  <c:v>33.23002952020974</c:v>
                </c:pt>
                <c:pt idx="856">
                  <c:v>36.069104598423678</c:v>
                </c:pt>
                <c:pt idx="857">
                  <c:v>42.816787873619823</c:v>
                </c:pt>
                <c:pt idx="858">
                  <c:v>51.276737155550592</c:v>
                </c:pt>
                <c:pt idx="859">
                  <c:v>61.204332438433305</c:v>
                </c:pt>
                <c:pt idx="860">
                  <c:v>63.987790366224175</c:v>
                </c:pt>
                <c:pt idx="861">
                  <c:v>62.842190671228728</c:v>
                </c:pt>
                <c:pt idx="862">
                  <c:v>64.836567296683157</c:v>
                </c:pt>
                <c:pt idx="863">
                  <c:v>67.519132608647709</c:v>
                </c:pt>
                <c:pt idx="864">
                  <c:v>67.979588615707115</c:v>
                </c:pt>
                <c:pt idx="865">
                  <c:v>65.575080580035689</c:v>
                </c:pt>
                <c:pt idx="866">
                  <c:v>62.142373183594778</c:v>
                </c:pt>
                <c:pt idx="867">
                  <c:v>59.063314797073666</c:v>
                </c:pt>
                <c:pt idx="868">
                  <c:v>55.99077617796187</c:v>
                </c:pt>
                <c:pt idx="869">
                  <c:v>53.155964260169789</c:v>
                </c:pt>
                <c:pt idx="870">
                  <c:v>49.92425521255015</c:v>
                </c:pt>
                <c:pt idx="871">
                  <c:v>47.844731203250255</c:v>
                </c:pt>
                <c:pt idx="872">
                  <c:v>45.867486313799944</c:v>
                </c:pt>
                <c:pt idx="873">
                  <c:v>43.956265419065097</c:v>
                </c:pt>
                <c:pt idx="874">
                  <c:v>42.671606451968792</c:v>
                </c:pt>
                <c:pt idx="875">
                  <c:v>41.154753492515034</c:v>
                </c:pt>
                <c:pt idx="876">
                  <c:v>40.180147328077176</c:v>
                </c:pt>
                <c:pt idx="877">
                  <c:v>39.858936815961776</c:v>
                </c:pt>
                <c:pt idx="878">
                  <c:v>39.118449671976165</c:v>
                </c:pt>
                <c:pt idx="879">
                  <c:v>38.070497198027589</c:v>
                </c:pt>
                <c:pt idx="880">
                  <c:v>36.766276191269512</c:v>
                </c:pt>
                <c:pt idx="881">
                  <c:v>36.227218547140048</c:v>
                </c:pt>
                <c:pt idx="882">
                  <c:v>36.834553283206091</c:v>
                </c:pt>
                <c:pt idx="883">
                  <c:v>38.487235962342034</c:v>
                </c:pt>
                <c:pt idx="884">
                  <c:v>40.463488447263103</c:v>
                </c:pt>
                <c:pt idx="885">
                  <c:v>42.088567616547131</c:v>
                </c:pt>
                <c:pt idx="886">
                  <c:v>44.404755959787508</c:v>
                </c:pt>
                <c:pt idx="887">
                  <c:v>45.32896490678143</c:v>
                </c:pt>
                <c:pt idx="888">
                  <c:v>43.618483987690738</c:v>
                </c:pt>
                <c:pt idx="889">
                  <c:v>43.553428772951698</c:v>
                </c:pt>
                <c:pt idx="890">
                  <c:v>45.299485742809459</c:v>
                </c:pt>
                <c:pt idx="891">
                  <c:v>47.074411200071516</c:v>
                </c:pt>
                <c:pt idx="892">
                  <c:v>48.573082307021778</c:v>
                </c:pt>
                <c:pt idx="893">
                  <c:v>48.065283595979146</c:v>
                </c:pt>
                <c:pt idx="894">
                  <c:v>48.204175709440456</c:v>
                </c:pt>
                <c:pt idx="895">
                  <c:v>51.834353053490162</c:v>
                </c:pt>
                <c:pt idx="896">
                  <c:v>56.392372539905253</c:v>
                </c:pt>
                <c:pt idx="897">
                  <c:v>62.195498625476617</c:v>
                </c:pt>
                <c:pt idx="898">
                  <c:v>62.277203430242828</c:v>
                </c:pt>
                <c:pt idx="899">
                  <c:v>62.814240249918633</c:v>
                </c:pt>
                <c:pt idx="900">
                  <c:v>65.673310532881956</c:v>
                </c:pt>
                <c:pt idx="901">
                  <c:v>69.225486508427394</c:v>
                </c:pt>
                <c:pt idx="902">
                  <c:v>68.988778574359614</c:v>
                </c:pt>
                <c:pt idx="903">
                  <c:v>69.436340200102435</c:v>
                </c:pt>
                <c:pt idx="904">
                  <c:v>63.844518580298868</c:v>
                </c:pt>
                <c:pt idx="905">
                  <c:v>54.902818803362834</c:v>
                </c:pt>
                <c:pt idx="906">
                  <c:v>49.773952527708431</c:v>
                </c:pt>
                <c:pt idx="907">
                  <c:v>48.212015349523604</c:v>
                </c:pt>
                <c:pt idx="908">
                  <c:v>49.60806642642298</c:v>
                </c:pt>
                <c:pt idx="909">
                  <c:v>42.389775014187514</c:v>
                </c:pt>
                <c:pt idx="910">
                  <c:v>35.456978809087225</c:v>
                </c:pt>
                <c:pt idx="911">
                  <c:v>27.419129868371623</c:v>
                </c:pt>
                <c:pt idx="912">
                  <c:v>24.49532931482403</c:v>
                </c:pt>
                <c:pt idx="913">
                  <c:v>16.867060628954739</c:v>
                </c:pt>
                <c:pt idx="914">
                  <c:v>14.415303420138365</c:v>
                </c:pt>
                <c:pt idx="915">
                  <c:v>12.033380425658011</c:v>
                </c:pt>
                <c:pt idx="916">
                  <c:v>16.448014062842503</c:v>
                </c:pt>
                <c:pt idx="917">
                  <c:v>17.252571562047574</c:v>
                </c:pt>
                <c:pt idx="918">
                  <c:v>19.375075825600018</c:v>
                </c:pt>
                <c:pt idx="919">
                  <c:v>18.339185096552722</c:v>
                </c:pt>
                <c:pt idx="920">
                  <c:v>16.790165877064648</c:v>
                </c:pt>
                <c:pt idx="921">
                  <c:v>14.950231783443066</c:v>
                </c:pt>
                <c:pt idx="922">
                  <c:v>14.204384945876821</c:v>
                </c:pt>
                <c:pt idx="923">
                  <c:v>14.523158612213896</c:v>
                </c:pt>
                <c:pt idx="924">
                  <c:v>13.601424801692474</c:v>
                </c:pt>
                <c:pt idx="925">
                  <c:v>16.884443713618722</c:v>
                </c:pt>
                <c:pt idx="926">
                  <c:v>18.740656038683603</c:v>
                </c:pt>
                <c:pt idx="927">
                  <c:v>21.567135504567155</c:v>
                </c:pt>
                <c:pt idx="928">
                  <c:v>24.56551347405231</c:v>
                </c:pt>
                <c:pt idx="929">
                  <c:v>21.833691313437249</c:v>
                </c:pt>
                <c:pt idx="930">
                  <c:v>17.363732051173713</c:v>
                </c:pt>
                <c:pt idx="931">
                  <c:v>15.178742134195595</c:v>
                </c:pt>
                <c:pt idx="932">
                  <c:v>14.527816247662784</c:v>
                </c:pt>
                <c:pt idx="933">
                  <c:v>14.018835822267484</c:v>
                </c:pt>
                <c:pt idx="934">
                  <c:v>13.439805628390259</c:v>
                </c:pt>
                <c:pt idx="935">
                  <c:v>19.083368393713872</c:v>
                </c:pt>
                <c:pt idx="936">
                  <c:v>25.00996940172481</c:v>
                </c:pt>
                <c:pt idx="937">
                  <c:v>29.866202279409258</c:v>
                </c:pt>
                <c:pt idx="938">
                  <c:v>29.829127283372259</c:v>
                </c:pt>
                <c:pt idx="939">
                  <c:v>29.874220460890232</c:v>
                </c:pt>
                <c:pt idx="940">
                  <c:v>25.664406691067281</c:v>
                </c:pt>
                <c:pt idx="941">
                  <c:v>20.175336655563768</c:v>
                </c:pt>
                <c:pt idx="942">
                  <c:v>17.365122782630369</c:v>
                </c:pt>
                <c:pt idx="943">
                  <c:v>19.049229035973109</c:v>
                </c:pt>
                <c:pt idx="944">
                  <c:v>23.072334900047959</c:v>
                </c:pt>
                <c:pt idx="945">
                  <c:v>34.212721922316703</c:v>
                </c:pt>
                <c:pt idx="946">
                  <c:v>52.176521413175415</c:v>
                </c:pt>
                <c:pt idx="947">
                  <c:v>63.929104765230967</c:v>
                </c:pt>
                <c:pt idx="948">
                  <c:v>56.839885066074082</c:v>
                </c:pt>
                <c:pt idx="949">
                  <c:v>53.041478635602736</c:v>
                </c:pt>
                <c:pt idx="950">
                  <c:v>51.287734569241572</c:v>
                </c:pt>
                <c:pt idx="951">
                  <c:v>57.080393997434776</c:v>
                </c:pt>
                <c:pt idx="952">
                  <c:v>71.526960928000321</c:v>
                </c:pt>
                <c:pt idx="953">
                  <c:v>75.415073057602996</c:v>
                </c:pt>
                <c:pt idx="954">
                  <c:v>69.895017235311499</c:v>
                </c:pt>
                <c:pt idx="955">
                  <c:v>64.37374144618849</c:v>
                </c:pt>
                <c:pt idx="956">
                  <c:v>58.697029539081633</c:v>
                </c:pt>
                <c:pt idx="957">
                  <c:v>53.253839326371072</c:v>
                </c:pt>
                <c:pt idx="958">
                  <c:v>47.783635955370457</c:v>
                </c:pt>
                <c:pt idx="959">
                  <c:v>42.684429894047774</c:v>
                </c:pt>
                <c:pt idx="960">
                  <c:v>39.261117098946698</c:v>
                </c:pt>
                <c:pt idx="961">
                  <c:v>36.885744558395388</c:v>
                </c:pt>
                <c:pt idx="962">
                  <c:v>35.574254720408575</c:v>
                </c:pt>
                <c:pt idx="963">
                  <c:v>34.935426906461863</c:v>
                </c:pt>
                <c:pt idx="964">
                  <c:v>33.638207468687483</c:v>
                </c:pt>
                <c:pt idx="965">
                  <c:v>32.593154157270675</c:v>
                </c:pt>
                <c:pt idx="966">
                  <c:v>31.663035070587622</c:v>
                </c:pt>
                <c:pt idx="967">
                  <c:v>30.493308693831583</c:v>
                </c:pt>
                <c:pt idx="968">
                  <c:v>28.960111587929376</c:v>
                </c:pt>
                <c:pt idx="969">
                  <c:v>27.048597383820852</c:v>
                </c:pt>
                <c:pt idx="970">
                  <c:v>25.427293856070179</c:v>
                </c:pt>
                <c:pt idx="971">
                  <c:v>25.02459835521692</c:v>
                </c:pt>
                <c:pt idx="972">
                  <c:v>25.790100425535893</c:v>
                </c:pt>
                <c:pt idx="973">
                  <c:v>27.397390232710123</c:v>
                </c:pt>
                <c:pt idx="974">
                  <c:v>29.126668571598717</c:v>
                </c:pt>
                <c:pt idx="975">
                  <c:v>30.982256588846326</c:v>
                </c:pt>
                <c:pt idx="976">
                  <c:v>33.313130097839867</c:v>
                </c:pt>
                <c:pt idx="977">
                  <c:v>35.635061098871233</c:v>
                </c:pt>
                <c:pt idx="978">
                  <c:v>38.132435841599772</c:v>
                </c:pt>
                <c:pt idx="979">
                  <c:v>38.143378537492417</c:v>
                </c:pt>
                <c:pt idx="980">
                  <c:v>38.500376535521795</c:v>
                </c:pt>
                <c:pt idx="981">
                  <c:v>38.664363722716054</c:v>
                </c:pt>
                <c:pt idx="982">
                  <c:v>40.055328737542823</c:v>
                </c:pt>
                <c:pt idx="983">
                  <c:v>42.515134144109602</c:v>
                </c:pt>
                <c:pt idx="984">
                  <c:v>44.025663210120364</c:v>
                </c:pt>
                <c:pt idx="985">
                  <c:v>43.583686348453043</c:v>
                </c:pt>
                <c:pt idx="986">
                  <c:v>42.477585443644188</c:v>
                </c:pt>
                <c:pt idx="987">
                  <c:v>44.296497067680207</c:v>
                </c:pt>
                <c:pt idx="988">
                  <c:v>38.197026262194214</c:v>
                </c:pt>
                <c:pt idx="989">
                  <c:v>55.513040820456801</c:v>
                </c:pt>
                <c:pt idx="990">
                  <c:v>57.652355869878647</c:v>
                </c:pt>
                <c:pt idx="991">
                  <c:v>66.903627695225396</c:v>
                </c:pt>
                <c:pt idx="992">
                  <c:v>73.559212128962699</c:v>
                </c:pt>
                <c:pt idx="993">
                  <c:v>55.015408714575813</c:v>
                </c:pt>
                <c:pt idx="994">
                  <c:v>34.918879121653518</c:v>
                </c:pt>
                <c:pt idx="995">
                  <c:v>25.559030687572548</c:v>
                </c:pt>
                <c:pt idx="996">
                  <c:v>16.554068682622443</c:v>
                </c:pt>
                <c:pt idx="997">
                  <c:v>13.348496740782199</c:v>
                </c:pt>
                <c:pt idx="998">
                  <c:v>14.417616975106229</c:v>
                </c:pt>
                <c:pt idx="999">
                  <c:v>15.199498056626926</c:v>
                </c:pt>
                <c:pt idx="1000">
                  <c:v>14.489095223494481</c:v>
                </c:pt>
                <c:pt idx="1001">
                  <c:v>11.790716059522206</c:v>
                </c:pt>
                <c:pt idx="1002">
                  <c:v>7.1310304692062187</c:v>
                </c:pt>
                <c:pt idx="1003">
                  <c:v>6.255742680267379</c:v>
                </c:pt>
                <c:pt idx="1004">
                  <c:v>1.0035968404818572</c:v>
                </c:pt>
                <c:pt idx="1005">
                  <c:v>1.768073283508623</c:v>
                </c:pt>
                <c:pt idx="1006">
                  <c:v>6.1970864399575269</c:v>
                </c:pt>
                <c:pt idx="1007">
                  <c:v>11.628431873525367</c:v>
                </c:pt>
                <c:pt idx="1008">
                  <c:v>11.451038300662974</c:v>
                </c:pt>
                <c:pt idx="1009">
                  <c:v>14.060946983541317</c:v>
                </c:pt>
                <c:pt idx="1010">
                  <c:v>17.383177281783688</c:v>
                </c:pt>
                <c:pt idx="1011">
                  <c:v>12.199899743004041</c:v>
                </c:pt>
                <c:pt idx="1012">
                  <c:v>9.9917530178889731</c:v>
                </c:pt>
                <c:pt idx="1013">
                  <c:v>8.6528618387276435</c:v>
                </c:pt>
                <c:pt idx="1014">
                  <c:v>9.0032884573695888</c:v>
                </c:pt>
                <c:pt idx="1015">
                  <c:v>9.6826910933810044</c:v>
                </c:pt>
                <c:pt idx="1016">
                  <c:v>11.699813509206725</c:v>
                </c:pt>
                <c:pt idx="1017">
                  <c:v>13.9208610126019</c:v>
                </c:pt>
                <c:pt idx="1018">
                  <c:v>14.73721094894055</c:v>
                </c:pt>
                <c:pt idx="1019">
                  <c:v>15.367653347969798</c:v>
                </c:pt>
                <c:pt idx="1020">
                  <c:v>14.256646489037351</c:v>
                </c:pt>
                <c:pt idx="1021">
                  <c:v>11.16752091428318</c:v>
                </c:pt>
                <c:pt idx="1022">
                  <c:v>7.7634785071664272</c:v>
                </c:pt>
                <c:pt idx="1023">
                  <c:v>9.6521319985872474</c:v>
                </c:pt>
                <c:pt idx="1024">
                  <c:v>11.808870592873182</c:v>
                </c:pt>
                <c:pt idx="1025">
                  <c:v>12.527962510943542</c:v>
                </c:pt>
                <c:pt idx="1026">
                  <c:v>12.281477812924265</c:v>
                </c:pt>
                <c:pt idx="1027">
                  <c:v>19.701713053554275</c:v>
                </c:pt>
                <c:pt idx="1028">
                  <c:v>22.380924994084452</c:v>
                </c:pt>
                <c:pt idx="1029">
                  <c:v>21.086021789921002</c:v>
                </c:pt>
                <c:pt idx="1030">
                  <c:v>21.457214381523681</c:v>
                </c:pt>
                <c:pt idx="1031">
                  <c:v>22.678057495300955</c:v>
                </c:pt>
                <c:pt idx="1032">
                  <c:v>22.371641659493118</c:v>
                </c:pt>
                <c:pt idx="1033">
                  <c:v>18.699563409446991</c:v>
                </c:pt>
                <c:pt idx="1034">
                  <c:v>15.780654435310902</c:v>
                </c:pt>
                <c:pt idx="1035">
                  <c:v>17.956159719490685</c:v>
                </c:pt>
                <c:pt idx="1036">
                  <c:v>25.787569876203047</c:v>
                </c:pt>
                <c:pt idx="1037">
                  <c:v>33.511711828372938</c:v>
                </c:pt>
                <c:pt idx="1038">
                  <c:v>39.906247214786177</c:v>
                </c:pt>
                <c:pt idx="1039">
                  <c:v>49.215093270422528</c:v>
                </c:pt>
                <c:pt idx="1040">
                  <c:v>54.203362492124356</c:v>
                </c:pt>
                <c:pt idx="1041">
                  <c:v>59.375626498332167</c:v>
                </c:pt>
                <c:pt idx="1042">
                  <c:v>66.197007451134141</c:v>
                </c:pt>
                <c:pt idx="1043">
                  <c:v>70.261299926760174</c:v>
                </c:pt>
                <c:pt idx="1044">
                  <c:v>72.40816363092884</c:v>
                </c:pt>
                <c:pt idx="1045">
                  <c:v>69.74848400966124</c:v>
                </c:pt>
                <c:pt idx="1046">
                  <c:v>66.443762872695075</c:v>
                </c:pt>
                <c:pt idx="1047">
                  <c:v>62.011932737504765</c:v>
                </c:pt>
                <c:pt idx="1048">
                  <c:v>56.957786977696905</c:v>
                </c:pt>
                <c:pt idx="1049">
                  <c:v>50.67465694424105</c:v>
                </c:pt>
                <c:pt idx="1050">
                  <c:v>45.675162258277041</c:v>
                </c:pt>
                <c:pt idx="1051">
                  <c:v>41.776121159762738</c:v>
                </c:pt>
                <c:pt idx="1052">
                  <c:v>38.977019584665086</c:v>
                </c:pt>
                <c:pt idx="1053">
                  <c:v>36.658085793805697</c:v>
                </c:pt>
                <c:pt idx="1054">
                  <c:v>34.559106002844295</c:v>
                </c:pt>
                <c:pt idx="1055">
                  <c:v>33.043884886417743</c:v>
                </c:pt>
                <c:pt idx="1056">
                  <c:v>32.067373836551695</c:v>
                </c:pt>
                <c:pt idx="1057">
                  <c:v>31.575817790805015</c:v>
                </c:pt>
                <c:pt idx="1058">
                  <c:v>31.158241938875832</c:v>
                </c:pt>
                <c:pt idx="1059">
                  <c:v>31.179409525659825</c:v>
                </c:pt>
                <c:pt idx="1060">
                  <c:v>31.516292345904972</c:v>
                </c:pt>
                <c:pt idx="1061">
                  <c:v>31.444568954451267</c:v>
                </c:pt>
                <c:pt idx="1062">
                  <c:v>31.41993652496117</c:v>
                </c:pt>
                <c:pt idx="1063">
                  <c:v>31.131002339275028</c:v>
                </c:pt>
                <c:pt idx="1064">
                  <c:v>30.683838319667561</c:v>
                </c:pt>
                <c:pt idx="1065">
                  <c:v>30.404860449577392</c:v>
                </c:pt>
                <c:pt idx="1066">
                  <c:v>31.34856251038963</c:v>
                </c:pt>
                <c:pt idx="1067">
                  <c:v>32.856472038471288</c:v>
                </c:pt>
                <c:pt idx="1068">
                  <c:v>35.335695348985752</c:v>
                </c:pt>
                <c:pt idx="1069">
                  <c:v>37.795053507177514</c:v>
                </c:pt>
                <c:pt idx="1070">
                  <c:v>40.873342683351645</c:v>
                </c:pt>
                <c:pt idx="1071">
                  <c:v>44.312993766666523</c:v>
                </c:pt>
                <c:pt idx="1072">
                  <c:v>46.128350106556631</c:v>
                </c:pt>
                <c:pt idx="1073">
                  <c:v>46.112756585418488</c:v>
                </c:pt>
                <c:pt idx="1074">
                  <c:v>46.209853659053834</c:v>
                </c:pt>
                <c:pt idx="1075">
                  <c:v>45.055684701693345</c:v>
                </c:pt>
                <c:pt idx="1076">
                  <c:v>41.161314104001264</c:v>
                </c:pt>
                <c:pt idx="1077">
                  <c:v>39.471548816007527</c:v>
                </c:pt>
                <c:pt idx="1078">
                  <c:v>38.222182475747616</c:v>
                </c:pt>
                <c:pt idx="1079">
                  <c:v>38.535180823728439</c:v>
                </c:pt>
                <c:pt idx="1080">
                  <c:v>42.14510501151203</c:v>
                </c:pt>
                <c:pt idx="1081">
                  <c:v>49.407760634639459</c:v>
                </c:pt>
                <c:pt idx="1082">
                  <c:v>56.317495695201174</c:v>
                </c:pt>
                <c:pt idx="1083">
                  <c:v>62.72769235825379</c:v>
                </c:pt>
                <c:pt idx="1084">
                  <c:v>66.089036270279621</c:v>
                </c:pt>
                <c:pt idx="1085">
                  <c:v>62.385434104064799</c:v>
                </c:pt>
                <c:pt idx="1086">
                  <c:v>58.806081825306038</c:v>
                </c:pt>
                <c:pt idx="1087">
                  <c:v>57.256838875495909</c:v>
                </c:pt>
                <c:pt idx="1088">
                  <c:v>56.12468434595425</c:v>
                </c:pt>
                <c:pt idx="1089">
                  <c:v>52.793394221641066</c:v>
                </c:pt>
                <c:pt idx="1090">
                  <c:v>42.516710817288377</c:v>
                </c:pt>
                <c:pt idx="1091">
                  <c:v>33.820493634646368</c:v>
                </c:pt>
                <c:pt idx="1092">
                  <c:v>22.597827085250099</c:v>
                </c:pt>
                <c:pt idx="1093">
                  <c:v>13.486980754604554</c:v>
                </c:pt>
                <c:pt idx="1094">
                  <c:v>8.9906078336023576</c:v>
                </c:pt>
                <c:pt idx="1095">
                  <c:v>5.2007101602850563</c:v>
                </c:pt>
                <c:pt idx="1096">
                  <c:v>4.3238736102989836</c:v>
                </c:pt>
                <c:pt idx="1097">
                  <c:v>5.1006881183163228</c:v>
                </c:pt>
                <c:pt idx="1098">
                  <c:v>5.170648936754616</c:v>
                </c:pt>
                <c:pt idx="1099">
                  <c:v>5.5842380703460774</c:v>
                </c:pt>
                <c:pt idx="1100">
                  <c:v>6.2096614814245452</c:v>
                </c:pt>
                <c:pt idx="1101">
                  <c:v>4.6006413823977867</c:v>
                </c:pt>
                <c:pt idx="1102">
                  <c:v>3.4043584935372322</c:v>
                </c:pt>
                <c:pt idx="1103">
                  <c:v>2.4794044179698078</c:v>
                </c:pt>
                <c:pt idx="1104">
                  <c:v>2.04553910418878</c:v>
                </c:pt>
                <c:pt idx="1105">
                  <c:v>2.5478914969899855</c:v>
                </c:pt>
                <c:pt idx="1106">
                  <c:v>3.8887285251196086</c:v>
                </c:pt>
                <c:pt idx="1107">
                  <c:v>4.6904797122448736</c:v>
                </c:pt>
                <c:pt idx="1108">
                  <c:v>4.8604869663690247</c:v>
                </c:pt>
                <c:pt idx="1109">
                  <c:v>4.2886085420738134</c:v>
                </c:pt>
                <c:pt idx="1110">
                  <c:v>3.789067108944018</c:v>
                </c:pt>
                <c:pt idx="1111">
                  <c:v>2.4716769977290172</c:v>
                </c:pt>
                <c:pt idx="1112">
                  <c:v>0.94680331059257916</c:v>
                </c:pt>
                <c:pt idx="1113">
                  <c:v>0.53530694330210327</c:v>
                </c:pt>
                <c:pt idx="1114">
                  <c:v>1.426014783095924</c:v>
                </c:pt>
                <c:pt idx="1115">
                  <c:v>1.5671199044805177</c:v>
                </c:pt>
                <c:pt idx="1116">
                  <c:v>2.9150586764527504</c:v>
                </c:pt>
                <c:pt idx="1117">
                  <c:v>4.8774570380500517</c:v>
                </c:pt>
                <c:pt idx="1118">
                  <c:v>6.4965841872695602</c:v>
                </c:pt>
                <c:pt idx="1119">
                  <c:v>7.9184080770342051</c:v>
                </c:pt>
                <c:pt idx="1120">
                  <c:v>10.262869706309107</c:v>
                </c:pt>
                <c:pt idx="1121">
                  <c:v>10.684263441043893</c:v>
                </c:pt>
                <c:pt idx="1122">
                  <c:v>9.8357917857357204</c:v>
                </c:pt>
                <c:pt idx="1123">
                  <c:v>7.5904343047208451</c:v>
                </c:pt>
                <c:pt idx="1124">
                  <c:v>5.6051997792450807</c:v>
                </c:pt>
                <c:pt idx="1125">
                  <c:v>8.7561917214805121</c:v>
                </c:pt>
                <c:pt idx="1126">
                  <c:v>14.75403228107165</c:v>
                </c:pt>
                <c:pt idx="1127">
                  <c:v>23.960064608166135</c:v>
                </c:pt>
                <c:pt idx="1128">
                  <c:v>45.536058025525833</c:v>
                </c:pt>
                <c:pt idx="1129">
                  <c:v>68.694556691122941</c:v>
                </c:pt>
                <c:pt idx="1130">
                  <c:v>84.923872064522612</c:v>
                </c:pt>
                <c:pt idx="1131">
                  <c:v>77.854351419936862</c:v>
                </c:pt>
                <c:pt idx="1132">
                  <c:v>60.690268936468946</c:v>
                </c:pt>
                <c:pt idx="1133">
                  <c:v>39.314873207164851</c:v>
                </c:pt>
                <c:pt idx="1134">
                  <c:v>31.788123494540923</c:v>
                </c:pt>
                <c:pt idx="1135">
                  <c:v>36.615164393602129</c:v>
                </c:pt>
                <c:pt idx="1136">
                  <c:v>50.623640921808089</c:v>
                </c:pt>
                <c:pt idx="1137">
                  <c:v>64.32956977770813</c:v>
                </c:pt>
                <c:pt idx="1138">
                  <c:v>72.662847458211289</c:v>
                </c:pt>
                <c:pt idx="1139">
                  <c:v>71.936523587268496</c:v>
                </c:pt>
                <c:pt idx="1140">
                  <c:v>67.532927921355267</c:v>
                </c:pt>
                <c:pt idx="1141">
                  <c:v>60.732415803762201</c:v>
                </c:pt>
                <c:pt idx="1142">
                  <c:v>54.070405186928539</c:v>
                </c:pt>
                <c:pt idx="1143">
                  <c:v>46.560792660003784</c:v>
                </c:pt>
                <c:pt idx="1144">
                  <c:v>40.065061655101282</c:v>
                </c:pt>
                <c:pt idx="1145">
                  <c:v>35.895706139839184</c:v>
                </c:pt>
                <c:pt idx="1146">
                  <c:v>33.684678570292888</c:v>
                </c:pt>
                <c:pt idx="1147">
                  <c:v>33.310301879323099</c:v>
                </c:pt>
                <c:pt idx="1148">
                  <c:v>32.81268621696077</c:v>
                </c:pt>
                <c:pt idx="1149">
                  <c:v>33.138166575618399</c:v>
                </c:pt>
                <c:pt idx="1150">
                  <c:v>32.015317852429256</c:v>
                </c:pt>
                <c:pt idx="1151">
                  <c:v>31.079799129519227</c:v>
                </c:pt>
                <c:pt idx="1152">
                  <c:v>29.560874171068601</c:v>
                </c:pt>
                <c:pt idx="1153">
                  <c:v>28.59876269936197</c:v>
                </c:pt>
                <c:pt idx="1154">
                  <c:v>28.342528822807974</c:v>
                </c:pt>
                <c:pt idx="1155">
                  <c:v>28.48207930698938</c:v>
                </c:pt>
                <c:pt idx="1156">
                  <c:v>28.853121950246805</c:v>
                </c:pt>
                <c:pt idx="1157">
                  <c:v>29.45429112623458</c:v>
                </c:pt>
                <c:pt idx="1158">
                  <c:v>29.590511448786987</c:v>
                </c:pt>
                <c:pt idx="1159">
                  <c:v>30.531780918819695</c:v>
                </c:pt>
                <c:pt idx="1160">
                  <c:v>31.491504252210138</c:v>
                </c:pt>
                <c:pt idx="1161">
                  <c:v>33.31747132768534</c:v>
                </c:pt>
                <c:pt idx="1162">
                  <c:v>34.649308902470892</c:v>
                </c:pt>
                <c:pt idx="1163">
                  <c:v>35.929318957598873</c:v>
                </c:pt>
                <c:pt idx="1164">
                  <c:v>36.662431344406585</c:v>
                </c:pt>
                <c:pt idx="1165">
                  <c:v>37.007934356299799</c:v>
                </c:pt>
                <c:pt idx="1166">
                  <c:v>38.257875371038224</c:v>
                </c:pt>
                <c:pt idx="1167">
                  <c:v>38.786787672284873</c:v>
                </c:pt>
                <c:pt idx="1168">
                  <c:v>40.144575640690576</c:v>
                </c:pt>
                <c:pt idx="1169">
                  <c:v>41.195632510163449</c:v>
                </c:pt>
                <c:pt idx="1170">
                  <c:v>43.704210874283909</c:v>
                </c:pt>
                <c:pt idx="1171">
                  <c:v>46.227772755407585</c:v>
                </c:pt>
                <c:pt idx="1172">
                  <c:v>45.277828550444532</c:v>
                </c:pt>
                <c:pt idx="1173">
                  <c:v>45.902605793054256</c:v>
                </c:pt>
                <c:pt idx="1174">
                  <c:v>48.096786819764972</c:v>
                </c:pt>
                <c:pt idx="1175">
                  <c:v>52.161350131979859</c:v>
                </c:pt>
                <c:pt idx="1176">
                  <c:v>55.903987941301267</c:v>
                </c:pt>
                <c:pt idx="1177">
                  <c:v>62.374017672035279</c:v>
                </c:pt>
                <c:pt idx="1178">
                  <c:v>63.703140425749048</c:v>
                </c:pt>
                <c:pt idx="1179">
                  <c:v>59.671579572974601</c:v>
                </c:pt>
                <c:pt idx="1180">
                  <c:v>57.602211641159393</c:v>
                </c:pt>
                <c:pt idx="1181">
                  <c:v>55.171873017029526</c:v>
                </c:pt>
                <c:pt idx="1182">
                  <c:v>46.860864662096546</c:v>
                </c:pt>
                <c:pt idx="1183">
                  <c:v>43.533629626522405</c:v>
                </c:pt>
                <c:pt idx="1184">
                  <c:v>36.336963979738613</c:v>
                </c:pt>
                <c:pt idx="1185">
                  <c:v>32.046947068847466</c:v>
                </c:pt>
                <c:pt idx="1186">
                  <c:v>29.802944142665794</c:v>
                </c:pt>
                <c:pt idx="1187">
                  <c:v>18.957643378798654</c:v>
                </c:pt>
                <c:pt idx="1188">
                  <c:v>10.415945274819093</c:v>
                </c:pt>
                <c:pt idx="1189">
                  <c:v>4.1119265371480251</c:v>
                </c:pt>
                <c:pt idx="1190">
                  <c:v>3.0808281611644284</c:v>
                </c:pt>
                <c:pt idx="1191">
                  <c:v>6.8039768206117257</c:v>
                </c:pt>
                <c:pt idx="1192">
                  <c:v>6.880433993321132</c:v>
                </c:pt>
                <c:pt idx="1193">
                  <c:v>7.9991537645556106</c:v>
                </c:pt>
                <c:pt idx="1194">
                  <c:v>14.420171148943094</c:v>
                </c:pt>
                <c:pt idx="1195">
                  <c:v>11.157043597499362</c:v>
                </c:pt>
                <c:pt idx="1196">
                  <c:v>8.0698568628289653</c:v>
                </c:pt>
                <c:pt idx="1197">
                  <c:v>4.6028981534255244</c:v>
                </c:pt>
                <c:pt idx="1198">
                  <c:v>6.6333236700461731</c:v>
                </c:pt>
                <c:pt idx="1199">
                  <c:v>5.767049517132703</c:v>
                </c:pt>
                <c:pt idx="1200">
                  <c:v>4.4379481931311995</c:v>
                </c:pt>
                <c:pt idx="1201">
                  <c:v>5.1304474399168329</c:v>
                </c:pt>
                <c:pt idx="1202">
                  <c:v>7.606395730073257</c:v>
                </c:pt>
                <c:pt idx="1203">
                  <c:v>6.9103751094016896</c:v>
                </c:pt>
                <c:pt idx="1204">
                  <c:v>5.4548016138782538</c:v>
                </c:pt>
                <c:pt idx="1205">
                  <c:v>4.4295507973950876</c:v>
                </c:pt>
                <c:pt idx="1206">
                  <c:v>2.7056470864592281</c:v>
                </c:pt>
                <c:pt idx="1207">
                  <c:v>3.4188099611305001</c:v>
                </c:pt>
                <c:pt idx="1208">
                  <c:v>4.3432102034876756</c:v>
                </c:pt>
                <c:pt idx="1209">
                  <c:v>6.200416498021835</c:v>
                </c:pt>
                <c:pt idx="1210">
                  <c:v>11.245292067468478</c:v>
                </c:pt>
                <c:pt idx="1211">
                  <c:v>14.82986182280783</c:v>
                </c:pt>
                <c:pt idx="1212">
                  <c:v>16.680391105776657</c:v>
                </c:pt>
                <c:pt idx="1213">
                  <c:v>14.169708414736489</c:v>
                </c:pt>
                <c:pt idx="1214">
                  <c:v>11.810306638474081</c:v>
                </c:pt>
                <c:pt idx="1215">
                  <c:v>12.422017589898832</c:v>
                </c:pt>
                <c:pt idx="1216">
                  <c:v>14.32714864505253</c:v>
                </c:pt>
                <c:pt idx="1217">
                  <c:v>15.058441522010062</c:v>
                </c:pt>
                <c:pt idx="1218">
                  <c:v>16.357619804976789</c:v>
                </c:pt>
                <c:pt idx="1219">
                  <c:v>20.627348610097354</c:v>
                </c:pt>
                <c:pt idx="1220">
                  <c:v>32.496507678704646</c:v>
                </c:pt>
                <c:pt idx="1221">
                  <c:v>34.860251981634697</c:v>
                </c:pt>
                <c:pt idx="1222">
                  <c:v>35.285484264886854</c:v>
                </c:pt>
                <c:pt idx="1223">
                  <c:v>35.960143630673343</c:v>
                </c:pt>
                <c:pt idx="1224">
                  <c:v>36.517821304157685</c:v>
                </c:pt>
                <c:pt idx="1225">
                  <c:v>45.24743055522805</c:v>
                </c:pt>
                <c:pt idx="1226">
                  <c:v>53.268780969365629</c:v>
                </c:pt>
                <c:pt idx="1227">
                  <c:v>64.545765701161343</c:v>
                </c:pt>
                <c:pt idx="1228">
                  <c:v>71.116903141056525</c:v>
                </c:pt>
                <c:pt idx="1229">
                  <c:v>68.307311186879488</c:v>
                </c:pt>
                <c:pt idx="1230">
                  <c:v>63.758895280371966</c:v>
                </c:pt>
                <c:pt idx="1231">
                  <c:v>59.672204985698421</c:v>
                </c:pt>
                <c:pt idx="1232">
                  <c:v>53.788967424108812</c:v>
                </c:pt>
                <c:pt idx="1233">
                  <c:v>46.648661673167112</c:v>
                </c:pt>
                <c:pt idx="1234">
                  <c:v>38.794923799198948</c:v>
                </c:pt>
                <c:pt idx="1235">
                  <c:v>32.998950763730491</c:v>
                </c:pt>
                <c:pt idx="1236">
                  <c:v>29.202958246613729</c:v>
                </c:pt>
                <c:pt idx="1237">
                  <c:v>27.371868644922355</c:v>
                </c:pt>
                <c:pt idx="1238">
                  <c:v>27.646378176978455</c:v>
                </c:pt>
                <c:pt idx="1239">
                  <c:v>28.959358476962926</c:v>
                </c:pt>
                <c:pt idx="1240">
                  <c:v>30.68071419753965</c:v>
                </c:pt>
                <c:pt idx="1241">
                  <c:v>32.750234027837266</c:v>
                </c:pt>
                <c:pt idx="1242">
                  <c:v>34.443487700355419</c:v>
                </c:pt>
                <c:pt idx="1243">
                  <c:v>34.232737224000715</c:v>
                </c:pt>
                <c:pt idx="1244">
                  <c:v>31.809639192760116</c:v>
                </c:pt>
                <c:pt idx="1245">
                  <c:v>28.678156788906154</c:v>
                </c:pt>
                <c:pt idx="1246">
                  <c:v>26.559989926370921</c:v>
                </c:pt>
                <c:pt idx="1247">
                  <c:v>26.045135734382558</c:v>
                </c:pt>
                <c:pt idx="1248">
                  <c:v>26.644061173946998</c:v>
                </c:pt>
                <c:pt idx="1249">
                  <c:v>27.736405119123713</c:v>
                </c:pt>
                <c:pt idx="1250">
                  <c:v>29.449441564393485</c:v>
                </c:pt>
                <c:pt idx="1251">
                  <c:v>32.035022642869535</c:v>
                </c:pt>
                <c:pt idx="1252">
                  <c:v>33.78092876801901</c:v>
                </c:pt>
                <c:pt idx="1253">
                  <c:v>35.889725248658053</c:v>
                </c:pt>
                <c:pt idx="1254">
                  <c:v>36.870360982507847</c:v>
                </c:pt>
                <c:pt idx="1255">
                  <c:v>37.011614839270457</c:v>
                </c:pt>
                <c:pt idx="1256">
                  <c:v>37.213560772291252</c:v>
                </c:pt>
                <c:pt idx="1257">
                  <c:v>36.887454067868553</c:v>
                </c:pt>
                <c:pt idx="1258">
                  <c:v>36.695030200774148</c:v>
                </c:pt>
                <c:pt idx="1259">
                  <c:v>37.376370165603895</c:v>
                </c:pt>
                <c:pt idx="1260">
                  <c:v>39.355454366768079</c:v>
                </c:pt>
                <c:pt idx="1261">
                  <c:v>42.888344041111381</c:v>
                </c:pt>
                <c:pt idx="1262">
                  <c:v>42.621172276675573</c:v>
                </c:pt>
                <c:pt idx="1263">
                  <c:v>39.500471475567942</c:v>
                </c:pt>
                <c:pt idx="1264">
                  <c:v>37.082968158697831</c:v>
                </c:pt>
                <c:pt idx="1265">
                  <c:v>37.129742714441861</c:v>
                </c:pt>
                <c:pt idx="1266">
                  <c:v>40.122489677674842</c:v>
                </c:pt>
                <c:pt idx="1267">
                  <c:v>48.972681840618591</c:v>
                </c:pt>
                <c:pt idx="1268">
                  <c:v>57.035300499134941</c:v>
                </c:pt>
                <c:pt idx="1269">
                  <c:v>64.584664831179452</c:v>
                </c:pt>
                <c:pt idx="1270">
                  <c:v>64.017551177214756</c:v>
                </c:pt>
                <c:pt idx="1271">
                  <c:v>59.103091905315623</c:v>
                </c:pt>
                <c:pt idx="1272">
                  <c:v>53.205708175626789</c:v>
                </c:pt>
                <c:pt idx="1273">
                  <c:v>47.928340718528446</c:v>
                </c:pt>
                <c:pt idx="1274">
                  <c:v>41.987775794665268</c:v>
                </c:pt>
                <c:pt idx="1275">
                  <c:v>35.787031937700121</c:v>
                </c:pt>
                <c:pt idx="1276">
                  <c:v>33.906127541834238</c:v>
                </c:pt>
                <c:pt idx="1277">
                  <c:v>29.408272829480008</c:v>
                </c:pt>
                <c:pt idx="1278">
                  <c:v>21.055688474426354</c:v>
                </c:pt>
                <c:pt idx="1279">
                  <c:v>11.345362898124794</c:v>
                </c:pt>
                <c:pt idx="1280">
                  <c:v>5.0642242749607531</c:v>
                </c:pt>
                <c:pt idx="1281">
                  <c:v>-0.60687445844958288</c:v>
                </c:pt>
                <c:pt idx="1282">
                  <c:v>-1.4767626737706325</c:v>
                </c:pt>
                <c:pt idx="1283">
                  <c:v>-0.44601184514882841</c:v>
                </c:pt>
                <c:pt idx="1284">
                  <c:v>-1.5914934421737794</c:v>
                </c:pt>
                <c:pt idx="1285">
                  <c:v>-1.8408459503293222</c:v>
                </c:pt>
                <c:pt idx="1286">
                  <c:v>-2.8160198877969282</c:v>
                </c:pt>
                <c:pt idx="1287">
                  <c:v>-3.1219028099583186</c:v>
                </c:pt>
                <c:pt idx="1288">
                  <c:v>-3.46861165719818</c:v>
                </c:pt>
                <c:pt idx="1289">
                  <c:v>-3.6557512829737293</c:v>
                </c:pt>
                <c:pt idx="1290">
                  <c:v>-3.67405295222789</c:v>
                </c:pt>
                <c:pt idx="1291">
                  <c:v>-3.8064147434945812</c:v>
                </c:pt>
                <c:pt idx="1292">
                  <c:v>-3.1866337188800231</c:v>
                </c:pt>
                <c:pt idx="1293">
                  <c:v>-2.3327729200442819</c:v>
                </c:pt>
                <c:pt idx="1294">
                  <c:v>-1.752951584482308</c:v>
                </c:pt>
                <c:pt idx="1295">
                  <c:v>-2.4779015092481655</c:v>
                </c:pt>
                <c:pt idx="1296">
                  <c:v>-3.097540294724006</c:v>
                </c:pt>
                <c:pt idx="1297">
                  <c:v>-3.3477212064242328</c:v>
                </c:pt>
                <c:pt idx="1298">
                  <c:v>-3.2324105501509166</c:v>
                </c:pt>
                <c:pt idx="1299">
                  <c:v>-2.2798960560985955</c:v>
                </c:pt>
                <c:pt idx="1300">
                  <c:v>-0.7767098916337194</c:v>
                </c:pt>
                <c:pt idx="1301">
                  <c:v>1.0423330461664453</c:v>
                </c:pt>
                <c:pt idx="1302">
                  <c:v>2.7701126116714074</c:v>
                </c:pt>
                <c:pt idx="1303">
                  <c:v>2.7540379444216589</c:v>
                </c:pt>
                <c:pt idx="1304">
                  <c:v>1.2969320696233424</c:v>
                </c:pt>
                <c:pt idx="1305">
                  <c:v>0.9026960119706211</c:v>
                </c:pt>
                <c:pt idx="1306">
                  <c:v>2.886642373483336</c:v>
                </c:pt>
                <c:pt idx="1307">
                  <c:v>6.4233907676569411</c:v>
                </c:pt>
                <c:pt idx="1308">
                  <c:v>13.640767856689598</c:v>
                </c:pt>
                <c:pt idx="1309">
                  <c:v>24.900323199303529</c:v>
                </c:pt>
                <c:pt idx="1310">
                  <c:v>47.394584800874412</c:v>
                </c:pt>
                <c:pt idx="1311">
                  <c:v>68.487045848590952</c:v>
                </c:pt>
                <c:pt idx="1312">
                  <c:v>68.64330045689492</c:v>
                </c:pt>
                <c:pt idx="1313">
                  <c:v>56.794104427300084</c:v>
                </c:pt>
                <c:pt idx="1314">
                  <c:v>40.215629175133792</c:v>
                </c:pt>
                <c:pt idx="1315">
                  <c:v>31.514355524142182</c:v>
                </c:pt>
                <c:pt idx="1316">
                  <c:v>36.355354132748602</c:v>
                </c:pt>
                <c:pt idx="1317">
                  <c:v>44.134238389384933</c:v>
                </c:pt>
                <c:pt idx="1318">
                  <c:v>54.878292772779083</c:v>
                </c:pt>
                <c:pt idx="1319">
                  <c:v>61.679083159727462</c:v>
                </c:pt>
                <c:pt idx="1320">
                  <c:v>62.910595909887526</c:v>
                </c:pt>
                <c:pt idx="1321">
                  <c:v>59.32822562794005</c:v>
                </c:pt>
                <c:pt idx="1322">
                  <c:v>53.922985423206214</c:v>
                </c:pt>
                <c:pt idx="1323">
                  <c:v>47.891285687826027</c:v>
                </c:pt>
                <c:pt idx="1324">
                  <c:v>41.899581260332262</c:v>
                </c:pt>
                <c:pt idx="1325">
                  <c:v>37.743351967761321</c:v>
                </c:pt>
                <c:pt idx="1326">
                  <c:v>35.37784962123385</c:v>
                </c:pt>
                <c:pt idx="1327">
                  <c:v>34.390791064213332</c:v>
                </c:pt>
                <c:pt idx="1328">
                  <c:v>34.187852922971729</c:v>
                </c:pt>
                <c:pt idx="1329">
                  <c:v>33.573620334046019</c:v>
                </c:pt>
                <c:pt idx="1330">
                  <c:v>32.513681269657098</c:v>
                </c:pt>
                <c:pt idx="1331">
                  <c:v>31.050885457006473</c:v>
                </c:pt>
                <c:pt idx="1332">
                  <c:v>30.308108572111745</c:v>
                </c:pt>
                <c:pt idx="1333">
                  <c:v>29.378096790400704</c:v>
                </c:pt>
                <c:pt idx="1334">
                  <c:v>28.25028374438482</c:v>
                </c:pt>
                <c:pt idx="1335">
                  <c:v>27.318057619114537</c:v>
                </c:pt>
                <c:pt idx="1336">
                  <c:v>26.476165335173071</c:v>
                </c:pt>
                <c:pt idx="1337">
                  <c:v>26.122807204884211</c:v>
                </c:pt>
                <c:pt idx="1338">
                  <c:v>26.354794890170169</c:v>
                </c:pt>
                <c:pt idx="1339">
                  <c:v>27.47078805985198</c:v>
                </c:pt>
                <c:pt idx="1340">
                  <c:v>29.93620747319871</c:v>
                </c:pt>
                <c:pt idx="1341">
                  <c:v>30.886807631687432</c:v>
                </c:pt>
                <c:pt idx="1342">
                  <c:v>33.024083399385937</c:v>
                </c:pt>
                <c:pt idx="1343">
                  <c:v>34.865601383676044</c:v>
                </c:pt>
                <c:pt idx="1344">
                  <c:v>35.843611416307027</c:v>
                </c:pt>
                <c:pt idx="1345">
                  <c:v>37.475607778969199</c:v>
                </c:pt>
                <c:pt idx="1346">
                  <c:v>38.882993682008966</c:v>
                </c:pt>
                <c:pt idx="1347">
                  <c:v>37.638377014929077</c:v>
                </c:pt>
                <c:pt idx="1348">
                  <c:v>36.061756649212832</c:v>
                </c:pt>
                <c:pt idx="1349">
                  <c:v>35.191253840060213</c:v>
                </c:pt>
                <c:pt idx="1350">
                  <c:v>35.238630279792936</c:v>
                </c:pt>
                <c:pt idx="1351">
                  <c:v>37.237515386940252</c:v>
                </c:pt>
                <c:pt idx="1352">
                  <c:v>42.653665103094021</c:v>
                </c:pt>
                <c:pt idx="1353">
                  <c:v>50.626529855813864</c:v>
                </c:pt>
                <c:pt idx="1354">
                  <c:v>57.066497828070446</c:v>
                </c:pt>
                <c:pt idx="1355">
                  <c:v>62.051130191281331</c:v>
                </c:pt>
                <c:pt idx="1356">
                  <c:v>64.14714596259364</c:v>
                </c:pt>
                <c:pt idx="1357">
                  <c:v>65.480173907793628</c:v>
                </c:pt>
                <c:pt idx="1358">
                  <c:v>66.3546867671987</c:v>
                </c:pt>
                <c:pt idx="1359">
                  <c:v>69.38885248163966</c:v>
                </c:pt>
                <c:pt idx="1360">
                  <c:v>73.232114058909104</c:v>
                </c:pt>
                <c:pt idx="1361">
                  <c:v>71.224222023132782</c:v>
                </c:pt>
                <c:pt idx="1362">
                  <c:v>60.55340528304064</c:v>
                </c:pt>
                <c:pt idx="1363">
                  <c:v>45.123547315204767</c:v>
                </c:pt>
                <c:pt idx="1364">
                  <c:v>27.974786925990479</c:v>
                </c:pt>
                <c:pt idx="1365">
                  <c:v>18.936487174987093</c:v>
                </c:pt>
                <c:pt idx="1366">
                  <c:v>12.305087084207285</c:v>
                </c:pt>
                <c:pt idx="1367">
                  <c:v>12.401158000303337</c:v>
                </c:pt>
                <c:pt idx="1368">
                  <c:v>13.508415947201362</c:v>
                </c:pt>
                <c:pt idx="1369">
                  <c:v>12.36847945143036</c:v>
                </c:pt>
                <c:pt idx="1370">
                  <c:v>10.24849887169716</c:v>
                </c:pt>
                <c:pt idx="1371">
                  <c:v>7.103165980032049</c:v>
                </c:pt>
                <c:pt idx="1372">
                  <c:v>6.7793468122541389</c:v>
                </c:pt>
                <c:pt idx="1373">
                  <c:v>4.0420848746316018</c:v>
                </c:pt>
                <c:pt idx="1374">
                  <c:v>4.123942034070267</c:v>
                </c:pt>
                <c:pt idx="1375">
                  <c:v>4.1680871677559796</c:v>
                </c:pt>
                <c:pt idx="1376">
                  <c:v>4.0116676636679722</c:v>
                </c:pt>
                <c:pt idx="1377">
                  <c:v>2.4668957394926818</c:v>
                </c:pt>
                <c:pt idx="1378">
                  <c:v>2.6639594017832651</c:v>
                </c:pt>
                <c:pt idx="1379">
                  <c:v>2.4716698103468366</c:v>
                </c:pt>
                <c:pt idx="1380">
                  <c:v>0.43453657155505665</c:v>
                </c:pt>
                <c:pt idx="1381">
                  <c:v>-0.90731362632858004</c:v>
                </c:pt>
                <c:pt idx="1382">
                  <c:v>-0.4440769282659956</c:v>
                </c:pt>
                <c:pt idx="1383">
                  <c:v>-1.4061883186285793</c:v>
                </c:pt>
                <c:pt idx="1384">
                  <c:v>-1.1536013770562901</c:v>
                </c:pt>
                <c:pt idx="1385">
                  <c:v>0.11380568495496156</c:v>
                </c:pt>
                <c:pt idx="1386">
                  <c:v>1.5943571806980579</c:v>
                </c:pt>
                <c:pt idx="1387">
                  <c:v>2.6282130312493739</c:v>
                </c:pt>
                <c:pt idx="1388">
                  <c:v>2.4332850482727855</c:v>
                </c:pt>
                <c:pt idx="1389">
                  <c:v>2.1323720305930398</c:v>
                </c:pt>
                <c:pt idx="1390">
                  <c:v>2.3904499203712049</c:v>
                </c:pt>
                <c:pt idx="1391">
                  <c:v>3.6297305401361477</c:v>
                </c:pt>
                <c:pt idx="1392">
                  <c:v>4.8182552463282482</c:v>
                </c:pt>
                <c:pt idx="1393">
                  <c:v>9.1971585189745788</c:v>
                </c:pt>
                <c:pt idx="1394">
                  <c:v>18.202061039173216</c:v>
                </c:pt>
                <c:pt idx="1395">
                  <c:v>24.504811317969406</c:v>
                </c:pt>
                <c:pt idx="1396">
                  <c:v>31.732770814687669</c:v>
                </c:pt>
                <c:pt idx="1397">
                  <c:v>37.402319265060662</c:v>
                </c:pt>
                <c:pt idx="1398">
                  <c:v>34.722653647456156</c:v>
                </c:pt>
                <c:pt idx="1399">
                  <c:v>23.469082764875019</c:v>
                </c:pt>
                <c:pt idx="1400">
                  <c:v>13.781913352338789</c:v>
                </c:pt>
                <c:pt idx="1401">
                  <c:v>21.187321468317514</c:v>
                </c:pt>
                <c:pt idx="1402">
                  <c:v>20.573411226774759</c:v>
                </c:pt>
                <c:pt idx="1403">
                  <c:v>30.21209902842493</c:v>
                </c:pt>
                <c:pt idx="1404">
                  <c:v>46.405043842780472</c:v>
                </c:pt>
                <c:pt idx="1405">
                  <c:v>60.836330194617766</c:v>
                </c:pt>
                <c:pt idx="1406">
                  <c:v>66.576038679908379</c:v>
                </c:pt>
                <c:pt idx="1407">
                  <c:v>68.848704313719352</c:v>
                </c:pt>
                <c:pt idx="1408">
                  <c:v>67.043243112762696</c:v>
                </c:pt>
                <c:pt idx="1409">
                  <c:v>60.44882448806483</c:v>
                </c:pt>
                <c:pt idx="1410">
                  <c:v>51.85863367263741</c:v>
                </c:pt>
                <c:pt idx="1411">
                  <c:v>45.268580991305825</c:v>
                </c:pt>
                <c:pt idx="1412">
                  <c:v>39.580544774810122</c:v>
                </c:pt>
                <c:pt idx="1413">
                  <c:v>36.615510019049204</c:v>
                </c:pt>
                <c:pt idx="1414">
                  <c:v>35.276537810961941</c:v>
                </c:pt>
                <c:pt idx="1415">
                  <c:v>34.324918638237058</c:v>
                </c:pt>
                <c:pt idx="1416">
                  <c:v>33.619752313220538</c:v>
                </c:pt>
                <c:pt idx="1417">
                  <c:v>33.455897989891909</c:v>
                </c:pt>
                <c:pt idx="1418">
                  <c:v>33.606590557827658</c:v>
                </c:pt>
                <c:pt idx="1419">
                  <c:v>32.27197944299359</c:v>
                </c:pt>
                <c:pt idx="1420">
                  <c:v>31.238700561321362</c:v>
                </c:pt>
                <c:pt idx="1421">
                  <c:v>29.945303284060188</c:v>
                </c:pt>
                <c:pt idx="1422">
                  <c:v>29.0052339881676</c:v>
                </c:pt>
                <c:pt idx="1423">
                  <c:v>28.347028574129649</c:v>
                </c:pt>
                <c:pt idx="1424">
                  <c:v>28.038000258557727</c:v>
                </c:pt>
                <c:pt idx="1425">
                  <c:v>29.433182891418216</c:v>
                </c:pt>
                <c:pt idx="1426">
                  <c:v>30.530635378477111</c:v>
                </c:pt>
                <c:pt idx="1427">
                  <c:v>32.223071224649523</c:v>
                </c:pt>
                <c:pt idx="1428">
                  <c:v>34.711998316031156</c:v>
                </c:pt>
                <c:pt idx="1429">
                  <c:v>37.066176931396704</c:v>
                </c:pt>
                <c:pt idx="1430">
                  <c:v>37.824302292941162</c:v>
                </c:pt>
                <c:pt idx="1431">
                  <c:v>38.404167454507935</c:v>
                </c:pt>
                <c:pt idx="1432">
                  <c:v>39.527514137596874</c:v>
                </c:pt>
                <c:pt idx="1433">
                  <c:v>40.778602420740924</c:v>
                </c:pt>
                <c:pt idx="1434">
                  <c:v>41.259589601072051</c:v>
                </c:pt>
                <c:pt idx="1435">
                  <c:v>42.761560574337501</c:v>
                </c:pt>
                <c:pt idx="1436">
                  <c:v>44.60066798496009</c:v>
                </c:pt>
                <c:pt idx="1437">
                  <c:v>43.989072596269786</c:v>
                </c:pt>
                <c:pt idx="1438">
                  <c:v>41.68172646038505</c:v>
                </c:pt>
                <c:pt idx="1439">
                  <c:v>42.489506411249472</c:v>
                </c:pt>
                <c:pt idx="1440">
                  <c:v>44.902460024538108</c:v>
                </c:pt>
                <c:pt idx="1441">
                  <c:v>45.831732092279921</c:v>
                </c:pt>
                <c:pt idx="1442">
                  <c:v>49.792049325674476</c:v>
                </c:pt>
                <c:pt idx="1443">
                  <c:v>53.287970728024774</c:v>
                </c:pt>
                <c:pt idx="1444">
                  <c:v>58.99499559744018</c:v>
                </c:pt>
                <c:pt idx="1445">
                  <c:v>66.347987043586855</c:v>
                </c:pt>
                <c:pt idx="1446">
                  <c:v>67.170617592983902</c:v>
                </c:pt>
                <c:pt idx="1447">
                  <c:v>60.814150733578344</c:v>
                </c:pt>
                <c:pt idx="1448">
                  <c:v>51.062807279828085</c:v>
                </c:pt>
                <c:pt idx="1449">
                  <c:v>48.86259921596757</c:v>
                </c:pt>
                <c:pt idx="1450">
                  <c:v>50.911845512994311</c:v>
                </c:pt>
                <c:pt idx="1451">
                  <c:v>57.880330295486559</c:v>
                </c:pt>
                <c:pt idx="1452">
                  <c:v>44.352673692500524</c:v>
                </c:pt>
                <c:pt idx="1453">
                  <c:v>20.674505918267801</c:v>
                </c:pt>
                <c:pt idx="1454">
                  <c:v>3.3280339220083794</c:v>
                </c:pt>
                <c:pt idx="1455">
                  <c:v>-5.1565154107843032</c:v>
                </c:pt>
                <c:pt idx="1456">
                  <c:v>-7.8996173183299634</c:v>
                </c:pt>
                <c:pt idx="1457">
                  <c:v>-9.0507804075262275</c:v>
                </c:pt>
                <c:pt idx="1458">
                  <c:v>-11.138306355442623</c:v>
                </c:pt>
                <c:pt idx="1459">
                  <c:v>-10.528446723883185</c:v>
                </c:pt>
                <c:pt idx="1460">
                  <c:v>-11.829517986909005</c:v>
                </c:pt>
                <c:pt idx="1461">
                  <c:v>-13.255088439335021</c:v>
                </c:pt>
                <c:pt idx="1462">
                  <c:v>-13.629644004074404</c:v>
                </c:pt>
                <c:pt idx="1463">
                  <c:v>-14.218827420825518</c:v>
                </c:pt>
                <c:pt idx="1464">
                  <c:v>-14.224544247803808</c:v>
                </c:pt>
                <c:pt idx="1465">
                  <c:v>-14.532633579633416</c:v>
                </c:pt>
                <c:pt idx="1466">
                  <c:v>-14.366170346444006</c:v>
                </c:pt>
                <c:pt idx="1467">
                  <c:v>-14.168998503880239</c:v>
                </c:pt>
                <c:pt idx="1468">
                  <c:v>-13.729176699841458</c:v>
                </c:pt>
                <c:pt idx="1469">
                  <c:v>-13.070662994699614</c:v>
                </c:pt>
                <c:pt idx="1470">
                  <c:v>-12.431878166935988</c:v>
                </c:pt>
                <c:pt idx="1471">
                  <c:v>-12.489863534070375</c:v>
                </c:pt>
                <c:pt idx="1472">
                  <c:v>-12.64347011282165</c:v>
                </c:pt>
                <c:pt idx="1473">
                  <c:v>-13.916682398046495</c:v>
                </c:pt>
                <c:pt idx="1474">
                  <c:v>-13.453993513522379</c:v>
                </c:pt>
                <c:pt idx="1475">
                  <c:v>-12.21600911271468</c:v>
                </c:pt>
                <c:pt idx="1476">
                  <c:v>-11.226104376711518</c:v>
                </c:pt>
                <c:pt idx="1477">
                  <c:v>-9.8254006376251244</c:v>
                </c:pt>
                <c:pt idx="1478">
                  <c:v>-9.4444791998325464</c:v>
                </c:pt>
                <c:pt idx="1479">
                  <c:v>-8.8739465161252582</c:v>
                </c:pt>
                <c:pt idx="1480">
                  <c:v>-8.574661712660868</c:v>
                </c:pt>
                <c:pt idx="1481">
                  <c:v>-7.6559262652734823</c:v>
                </c:pt>
                <c:pt idx="1482">
                  <c:v>-2.8180988896881778</c:v>
                </c:pt>
                <c:pt idx="1483">
                  <c:v>-0.42194973201262415</c:v>
                </c:pt>
                <c:pt idx="1484">
                  <c:v>7.689023560863907</c:v>
                </c:pt>
                <c:pt idx="1485">
                  <c:v>21.361548376316005</c:v>
                </c:pt>
                <c:pt idx="1486">
                  <c:v>40.705105267582404</c:v>
                </c:pt>
                <c:pt idx="1487">
                  <c:v>38.144467442158501</c:v>
                </c:pt>
                <c:pt idx="1488">
                  <c:v>26.896449414041587</c:v>
                </c:pt>
                <c:pt idx="1489">
                  <c:v>19.747897245600193</c:v>
                </c:pt>
                <c:pt idx="1490">
                  <c:v>22.698169779963631</c:v>
                </c:pt>
                <c:pt idx="1491">
                  <c:v>31.387704454688897</c:v>
                </c:pt>
                <c:pt idx="1492">
                  <c:v>43.164989690803843</c:v>
                </c:pt>
                <c:pt idx="1493">
                  <c:v>55.314165609426993</c:v>
                </c:pt>
                <c:pt idx="1494">
                  <c:v>63.531114291427215</c:v>
                </c:pt>
                <c:pt idx="1495">
                  <c:v>64.007051417397349</c:v>
                </c:pt>
                <c:pt idx="1496">
                  <c:v>62.00527968542535</c:v>
                </c:pt>
                <c:pt idx="1497">
                  <c:v>57.53857471993053</c:v>
                </c:pt>
                <c:pt idx="1498">
                  <c:v>51.4407471398249</c:v>
                </c:pt>
                <c:pt idx="1499">
                  <c:v>44.200383707917453</c:v>
                </c:pt>
                <c:pt idx="1500">
                  <c:v>38.833283814833088</c:v>
                </c:pt>
                <c:pt idx="1501">
                  <c:v>34.604619165097674</c:v>
                </c:pt>
                <c:pt idx="1502">
                  <c:v>31.375151593871291</c:v>
                </c:pt>
                <c:pt idx="1503">
                  <c:v>30.222709548806389</c:v>
                </c:pt>
                <c:pt idx="1504">
                  <c:v>29.78171772118219</c:v>
                </c:pt>
                <c:pt idx="1505">
                  <c:v>29.5765955715815</c:v>
                </c:pt>
                <c:pt idx="1506">
                  <c:v>28.971701621215992</c:v>
                </c:pt>
                <c:pt idx="1507">
                  <c:v>28.098843242571782</c:v>
                </c:pt>
                <c:pt idx="1508">
                  <c:v>26.919867028730199</c:v>
                </c:pt>
                <c:pt idx="1509">
                  <c:v>25.819559619762572</c:v>
                </c:pt>
                <c:pt idx="1510">
                  <c:v>25.276810490115821</c:v>
                </c:pt>
                <c:pt idx="1511">
                  <c:v>24.963397726198167</c:v>
                </c:pt>
                <c:pt idx="1512">
                  <c:v>25.447378350538983</c:v>
                </c:pt>
                <c:pt idx="1513">
                  <c:v>26.474365260078194</c:v>
                </c:pt>
                <c:pt idx="1514">
                  <c:v>27.611950841465479</c:v>
                </c:pt>
                <c:pt idx="1515">
                  <c:v>29.097636126184387</c:v>
                </c:pt>
                <c:pt idx="1516">
                  <c:v>30.785580056597752</c:v>
                </c:pt>
                <c:pt idx="1517">
                  <c:v>32.270129073576626</c:v>
                </c:pt>
                <c:pt idx="1518">
                  <c:v>34.770850875514888</c:v>
                </c:pt>
                <c:pt idx="1519">
                  <c:v>36.674819214352503</c:v>
                </c:pt>
                <c:pt idx="1520">
                  <c:v>38.355487691141796</c:v>
                </c:pt>
                <c:pt idx="1521">
                  <c:v>37.344930062015699</c:v>
                </c:pt>
                <c:pt idx="1522">
                  <c:v>34.617017233951373</c:v>
                </c:pt>
                <c:pt idx="1523">
                  <c:v>30.985231651434152</c:v>
                </c:pt>
                <c:pt idx="1524">
                  <c:v>29.791517446735799</c:v>
                </c:pt>
                <c:pt idx="1525">
                  <c:v>29.86497509336013</c:v>
                </c:pt>
                <c:pt idx="1526">
                  <c:v>30.729974526423042</c:v>
                </c:pt>
                <c:pt idx="1527">
                  <c:v>35.56865457128081</c:v>
                </c:pt>
                <c:pt idx="1528">
                  <c:v>40.989910200093085</c:v>
                </c:pt>
                <c:pt idx="1529">
                  <c:v>49.165493039393311</c:v>
                </c:pt>
                <c:pt idx="1530">
                  <c:v>51.279574637733347</c:v>
                </c:pt>
                <c:pt idx="1531">
                  <c:v>53.534991574570427</c:v>
                </c:pt>
                <c:pt idx="1532">
                  <c:v>49.808241231459242</c:v>
                </c:pt>
                <c:pt idx="1533">
                  <c:v>52.768059415864975</c:v>
                </c:pt>
                <c:pt idx="1534">
                  <c:v>60.396659836441202</c:v>
                </c:pt>
                <c:pt idx="1535">
                  <c:v>62.037060437562609</c:v>
                </c:pt>
                <c:pt idx="1536">
                  <c:v>50.179440999711467</c:v>
                </c:pt>
                <c:pt idx="1537">
                  <c:v>27.593765191934093</c:v>
                </c:pt>
                <c:pt idx="1538">
                  <c:v>15.002546416231798</c:v>
                </c:pt>
                <c:pt idx="1539">
                  <c:v>1.3036298997420146</c:v>
                </c:pt>
                <c:pt idx="1540">
                  <c:v>-3.8727713266771042</c:v>
                </c:pt>
                <c:pt idx="1541">
                  <c:v>-6.5103882511363818</c:v>
                </c:pt>
                <c:pt idx="1542">
                  <c:v>-6.9921280674724802</c:v>
                </c:pt>
                <c:pt idx="1543">
                  <c:v>-11.447881675393155</c:v>
                </c:pt>
                <c:pt idx="1544">
                  <c:v>-7.4430392921049675</c:v>
                </c:pt>
                <c:pt idx="1545">
                  <c:v>-8.68945433032059</c:v>
                </c:pt>
                <c:pt idx="1546">
                  <c:v>-10.31964617232175</c:v>
                </c:pt>
                <c:pt idx="1547">
                  <c:v>-12.163734139840496</c:v>
                </c:pt>
                <c:pt idx="1548">
                  <c:v>-12.713432364571789</c:v>
                </c:pt>
                <c:pt idx="1549">
                  <c:v>-12.690737738839884</c:v>
                </c:pt>
                <c:pt idx="1550">
                  <c:v>-12.958907750983027</c:v>
                </c:pt>
                <c:pt idx="1551">
                  <c:v>-13.265829983309871</c:v>
                </c:pt>
                <c:pt idx="1552">
                  <c:v>-13.397051162759837</c:v>
                </c:pt>
                <c:pt idx="1553">
                  <c:v>-13.221702995857807</c:v>
                </c:pt>
                <c:pt idx="1554">
                  <c:v>-12.727134825424432</c:v>
                </c:pt>
                <c:pt idx="1555">
                  <c:v>-13.154942296384375</c:v>
                </c:pt>
                <c:pt idx="1556">
                  <c:v>-13.17179324214692</c:v>
                </c:pt>
                <c:pt idx="1557">
                  <c:v>-13.205190800938496</c:v>
                </c:pt>
                <c:pt idx="1558">
                  <c:v>-13.340381626997512</c:v>
                </c:pt>
                <c:pt idx="1559">
                  <c:v>-14.573874047060814</c:v>
                </c:pt>
                <c:pt idx="1560">
                  <c:v>-13.210213138141402</c:v>
                </c:pt>
                <c:pt idx="1561">
                  <c:v>-12.81052557972518</c:v>
                </c:pt>
                <c:pt idx="1562">
                  <c:v>-12.032707470958352</c:v>
                </c:pt>
                <c:pt idx="1563">
                  <c:v>-10.545371972106771</c:v>
                </c:pt>
                <c:pt idx="1564">
                  <c:v>-8.9306103872169995</c:v>
                </c:pt>
                <c:pt idx="1565">
                  <c:v>-6.9325465422732835</c:v>
                </c:pt>
                <c:pt idx="1566">
                  <c:v>-1.1160643409285622</c:v>
                </c:pt>
                <c:pt idx="1567">
                  <c:v>0.85989568593473464</c:v>
                </c:pt>
                <c:pt idx="1568">
                  <c:v>10.877221630165552</c:v>
                </c:pt>
                <c:pt idx="1569">
                  <c:v>23.789132133230854</c:v>
                </c:pt>
                <c:pt idx="1570">
                  <c:v>45.195932058722114</c:v>
                </c:pt>
                <c:pt idx="1571">
                  <c:v>55.588958429569992</c:v>
                </c:pt>
                <c:pt idx="1572">
                  <c:v>57.700619258384975</c:v>
                </c:pt>
                <c:pt idx="1573">
                  <c:v>50.926560602156627</c:v>
                </c:pt>
                <c:pt idx="1574">
                  <c:v>42.727949555573879</c:v>
                </c:pt>
                <c:pt idx="1575">
                  <c:v>45.268487181089668</c:v>
                </c:pt>
                <c:pt idx="1576">
                  <c:v>48.675850081922718</c:v>
                </c:pt>
                <c:pt idx="1577">
                  <c:v>64.251094223785543</c:v>
                </c:pt>
                <c:pt idx="1578">
                  <c:v>70.72394643867095</c:v>
                </c:pt>
                <c:pt idx="1579">
                  <c:v>71.605012148941967</c:v>
                </c:pt>
                <c:pt idx="1580">
                  <c:v>65.661251873770553</c:v>
                </c:pt>
                <c:pt idx="1581">
                  <c:v>58.760856494029689</c:v>
                </c:pt>
                <c:pt idx="1582">
                  <c:v>52.524559679015795</c:v>
                </c:pt>
                <c:pt idx="1583">
                  <c:v>46.627233046771821</c:v>
                </c:pt>
                <c:pt idx="1584">
                  <c:v>42.380361993662937</c:v>
                </c:pt>
                <c:pt idx="1585">
                  <c:v>38.43869498809957</c:v>
                </c:pt>
                <c:pt idx="1586">
                  <c:v>36.192441665223214</c:v>
                </c:pt>
                <c:pt idx="1587">
                  <c:v>34.813819511018679</c:v>
                </c:pt>
                <c:pt idx="1588">
                  <c:v>33.729398625288347</c:v>
                </c:pt>
                <c:pt idx="1589">
                  <c:v>33.60999049626524</c:v>
                </c:pt>
                <c:pt idx="1590">
                  <c:v>33.169417823729816</c:v>
                </c:pt>
                <c:pt idx="1591">
                  <c:v>32.327156371199038</c:v>
                </c:pt>
                <c:pt idx="1592">
                  <c:v>31.177613163069797</c:v>
                </c:pt>
                <c:pt idx="1593">
                  <c:v>30.415952821394612</c:v>
                </c:pt>
                <c:pt idx="1594">
                  <c:v>30.225743143495436</c:v>
                </c:pt>
                <c:pt idx="1595">
                  <c:v>30.74302732595601</c:v>
                </c:pt>
                <c:pt idx="1596">
                  <c:v>32.16850146655932</c:v>
                </c:pt>
                <c:pt idx="1597">
                  <c:v>33.512659541593763</c:v>
                </c:pt>
                <c:pt idx="1598">
                  <c:v>34.501334682873384</c:v>
                </c:pt>
                <c:pt idx="1599">
                  <c:v>35.506858091454866</c:v>
                </c:pt>
                <c:pt idx="1600">
                  <c:v>36.336227290375369</c:v>
                </c:pt>
                <c:pt idx="1601">
                  <c:v>37.303723019792848</c:v>
                </c:pt>
                <c:pt idx="1602">
                  <c:v>38.622354393092294</c:v>
                </c:pt>
                <c:pt idx="1603">
                  <c:v>40.804807438429869</c:v>
                </c:pt>
                <c:pt idx="1604">
                  <c:v>43.80862691656074</c:v>
                </c:pt>
                <c:pt idx="1605">
                  <c:v>47.053275168993231</c:v>
                </c:pt>
                <c:pt idx="1606">
                  <c:v>47.940632001430565</c:v>
                </c:pt>
                <c:pt idx="1607">
                  <c:v>46.007841752806385</c:v>
                </c:pt>
                <c:pt idx="1608">
                  <c:v>45.047531544121583</c:v>
                </c:pt>
                <c:pt idx="1609">
                  <c:v>44.102871712664488</c:v>
                </c:pt>
                <c:pt idx="1610">
                  <c:v>46.12727755661561</c:v>
                </c:pt>
                <c:pt idx="1611">
                  <c:v>49.878584037636337</c:v>
                </c:pt>
                <c:pt idx="1612">
                  <c:v>55.011381469801101</c:v>
                </c:pt>
                <c:pt idx="1613">
                  <c:v>61.767162467839157</c:v>
                </c:pt>
                <c:pt idx="1614">
                  <c:v>69.653863766599585</c:v>
                </c:pt>
                <c:pt idx="1615">
                  <c:v>75.337713309372162</c:v>
                </c:pt>
                <c:pt idx="1616">
                  <c:v>70.737685559698036</c:v>
                </c:pt>
                <c:pt idx="1617">
                  <c:v>56.915477390322941</c:v>
                </c:pt>
                <c:pt idx="1618">
                  <c:v>40.801450005061362</c:v>
                </c:pt>
                <c:pt idx="1619">
                  <c:v>26.630479316662168</c:v>
                </c:pt>
                <c:pt idx="1620">
                  <c:v>20.333862381746211</c:v>
                </c:pt>
                <c:pt idx="1621">
                  <c:v>14.448819216012303</c:v>
                </c:pt>
                <c:pt idx="1622">
                  <c:v>7.4687007323978456</c:v>
                </c:pt>
                <c:pt idx="1623">
                  <c:v>3.0028889517992354</c:v>
                </c:pt>
                <c:pt idx="1624">
                  <c:v>-1.1183762471492129</c:v>
                </c:pt>
                <c:pt idx="1625">
                  <c:v>-5.2717653358240666</c:v>
                </c:pt>
                <c:pt idx="1626">
                  <c:v>-7.6543350251349427</c:v>
                </c:pt>
                <c:pt idx="1627">
                  <c:v>-9.6619696216046567</c:v>
                </c:pt>
                <c:pt idx="1628">
                  <c:v>-10.831246767384755</c:v>
                </c:pt>
                <c:pt idx="1629">
                  <c:v>-12.223708937073598</c:v>
                </c:pt>
                <c:pt idx="1630">
                  <c:v>-13.085794083829107</c:v>
                </c:pt>
                <c:pt idx="1631">
                  <c:v>-13.55880379346641</c:v>
                </c:pt>
                <c:pt idx="1632">
                  <c:v>-14.087561468832501</c:v>
                </c:pt>
                <c:pt idx="1633">
                  <c:v>-14.698167944948105</c:v>
                </c:pt>
                <c:pt idx="1634">
                  <c:v>-15.204506127215208</c:v>
                </c:pt>
                <c:pt idx="1635">
                  <c:v>-15.730685264539158</c:v>
                </c:pt>
                <c:pt idx="1636">
                  <c:v>-15.869814296472912</c:v>
                </c:pt>
                <c:pt idx="1637">
                  <c:v>-15.689949380566686</c:v>
                </c:pt>
                <c:pt idx="1638">
                  <c:v>-15.765102116634919</c:v>
                </c:pt>
                <c:pt idx="1639">
                  <c:v>-15.924078973988301</c:v>
                </c:pt>
                <c:pt idx="1640">
                  <c:v>-16.374928777846968</c:v>
                </c:pt>
                <c:pt idx="1641">
                  <c:v>-16.561611359573451</c:v>
                </c:pt>
                <c:pt idx="1642">
                  <c:v>-16.840653020686574</c:v>
                </c:pt>
                <c:pt idx="1643">
                  <c:v>-16.573807514499183</c:v>
                </c:pt>
                <c:pt idx="1644">
                  <c:v>-15.776952709758572</c:v>
                </c:pt>
                <c:pt idx="1645">
                  <c:v>-15.218053068293644</c:v>
                </c:pt>
                <c:pt idx="1646">
                  <c:v>-14.584733729526867</c:v>
                </c:pt>
                <c:pt idx="1647">
                  <c:v>-14.274431325223903</c:v>
                </c:pt>
                <c:pt idx="1648">
                  <c:v>-13.70286849592112</c:v>
                </c:pt>
                <c:pt idx="1649">
                  <c:v>-13.139722724217656</c:v>
                </c:pt>
                <c:pt idx="1650">
                  <c:v>-10.328047862283784</c:v>
                </c:pt>
                <c:pt idx="1651">
                  <c:v>-7.9271840158377689</c:v>
                </c:pt>
                <c:pt idx="1652">
                  <c:v>-5.2972509962476764</c:v>
                </c:pt>
                <c:pt idx="1653">
                  <c:v>-0.31371196361922227</c:v>
                </c:pt>
                <c:pt idx="1654">
                  <c:v>7.7082321444987292</c:v>
                </c:pt>
                <c:pt idx="1655">
                  <c:v>19.432102460407762</c:v>
                </c:pt>
                <c:pt idx="1656">
                  <c:v>41.306616180748691</c:v>
                </c:pt>
                <c:pt idx="1657">
                  <c:v>52.69852963855363</c:v>
                </c:pt>
                <c:pt idx="1658">
                  <c:v>50.943717562614509</c:v>
                </c:pt>
                <c:pt idx="1659">
                  <c:v>47.609646428022593</c:v>
                </c:pt>
                <c:pt idx="1660">
                  <c:v>40.912747171405968</c:v>
                </c:pt>
                <c:pt idx="1661">
                  <c:v>44.15923227813888</c:v>
                </c:pt>
                <c:pt idx="1662">
                  <c:v>55.371304461963177</c:v>
                </c:pt>
                <c:pt idx="1663">
                  <c:v>67.157691098073897</c:v>
                </c:pt>
                <c:pt idx="1664">
                  <c:v>68.278432222018992</c:v>
                </c:pt>
                <c:pt idx="1665">
                  <c:v>62.735392146496544</c:v>
                </c:pt>
                <c:pt idx="1666">
                  <c:v>57.415572967374601</c:v>
                </c:pt>
                <c:pt idx="1667">
                  <c:v>51.078065935400076</c:v>
                </c:pt>
                <c:pt idx="1668">
                  <c:v>45.075084459135319</c:v>
                </c:pt>
                <c:pt idx="1669">
                  <c:v>39.458539586973423</c:v>
                </c:pt>
                <c:pt idx="1670">
                  <c:v>34.380700709906385</c:v>
                </c:pt>
                <c:pt idx="1671">
                  <c:v>31.093700057929166</c:v>
                </c:pt>
                <c:pt idx="1672">
                  <c:v>29.129252165517272</c:v>
                </c:pt>
                <c:pt idx="1673">
                  <c:v>28.627516907564978</c:v>
                </c:pt>
                <c:pt idx="1674">
                  <c:v>28.509770152249484</c:v>
                </c:pt>
                <c:pt idx="1675">
                  <c:v>28.618063635669738</c:v>
                </c:pt>
                <c:pt idx="1676">
                  <c:v>28.650552384148437</c:v>
                </c:pt>
                <c:pt idx="1677">
                  <c:v>27.425088119295278</c:v>
                </c:pt>
                <c:pt idx="1678">
                  <c:v>26.258402624569165</c:v>
                </c:pt>
                <c:pt idx="1679">
                  <c:v>24.976444892707551</c:v>
                </c:pt>
                <c:pt idx="1680">
                  <c:v>23.919805652680701</c:v>
                </c:pt>
                <c:pt idx="1681">
                  <c:v>23.313371851027082</c:v>
                </c:pt>
                <c:pt idx="1682">
                  <c:v>23.440037819580745</c:v>
                </c:pt>
                <c:pt idx="1683">
                  <c:v>23.979240737881412</c:v>
                </c:pt>
                <c:pt idx="1684">
                  <c:v>24.777022626672174</c:v>
                </c:pt>
                <c:pt idx="1685">
                  <c:v>26.155701393282616</c:v>
                </c:pt>
                <c:pt idx="1686">
                  <c:v>27.257447842439749</c:v>
                </c:pt>
                <c:pt idx="1687">
                  <c:v>29.391981881961502</c:v>
                </c:pt>
                <c:pt idx="1688">
                  <c:v>30.015479779884654</c:v>
                </c:pt>
                <c:pt idx="1689">
                  <c:v>29.908020814573945</c:v>
                </c:pt>
                <c:pt idx="1690">
                  <c:v>30.258562413966619</c:v>
                </c:pt>
                <c:pt idx="1691">
                  <c:v>30.535175457333885</c:v>
                </c:pt>
                <c:pt idx="1692">
                  <c:v>31.442898869233836</c:v>
                </c:pt>
                <c:pt idx="1693">
                  <c:v>33.555606327757943</c:v>
                </c:pt>
                <c:pt idx="1694">
                  <c:v>36.449032894927186</c:v>
                </c:pt>
                <c:pt idx="1695">
                  <c:v>39.947204441593385</c:v>
                </c:pt>
                <c:pt idx="1696">
                  <c:v>39.168780910614629</c:v>
                </c:pt>
                <c:pt idx="1697">
                  <c:v>34.918815540605763</c:v>
                </c:pt>
                <c:pt idx="1698">
                  <c:v>28.535325063220064</c:v>
                </c:pt>
                <c:pt idx="1699">
                  <c:v>25.562196851338793</c:v>
                </c:pt>
                <c:pt idx="1700">
                  <c:v>22.679285298938879</c:v>
                </c:pt>
                <c:pt idx="1701">
                  <c:v>24.152504209537387</c:v>
                </c:pt>
                <c:pt idx="1702">
                  <c:v>27.546218262038916</c:v>
                </c:pt>
                <c:pt idx="1703">
                  <c:v>36.353149844953045</c:v>
                </c:pt>
                <c:pt idx="1704">
                  <c:v>44.764889068596545</c:v>
                </c:pt>
                <c:pt idx="1705">
                  <c:v>55.776432251448618</c:v>
                </c:pt>
                <c:pt idx="1706">
                  <c:v>58.967471983030428</c:v>
                </c:pt>
                <c:pt idx="1707">
                  <c:v>49.543608158234676</c:v>
                </c:pt>
                <c:pt idx="1708">
                  <c:v>32.572806167114955</c:v>
                </c:pt>
                <c:pt idx="1709">
                  <c:v>20.668932549348927</c:v>
                </c:pt>
                <c:pt idx="1710">
                  <c:v>11.798072789868886</c:v>
                </c:pt>
                <c:pt idx="1711">
                  <c:v>8.8471536565355624</c:v>
                </c:pt>
                <c:pt idx="1712">
                  <c:v>1.8235145091796734</c:v>
                </c:pt>
                <c:pt idx="1713">
                  <c:v>-3.4247410531392393</c:v>
                </c:pt>
                <c:pt idx="1714">
                  <c:v>-9.0118646586554298</c:v>
                </c:pt>
                <c:pt idx="1715">
                  <c:v>-12.488625118568196</c:v>
                </c:pt>
                <c:pt idx="1716">
                  <c:v>-14.759225756351045</c:v>
                </c:pt>
                <c:pt idx="1717">
                  <c:v>-16.144613439248634</c:v>
                </c:pt>
                <c:pt idx="1718">
                  <c:v>-16.560073127829977</c:v>
                </c:pt>
                <c:pt idx="1719">
                  <c:v>-17.826606472237998</c:v>
                </c:pt>
                <c:pt idx="1720">
                  <c:v>-17.893526790744762</c:v>
                </c:pt>
                <c:pt idx="1721">
                  <c:v>-19.939990113161706</c:v>
                </c:pt>
                <c:pt idx="1722">
                  <c:v>-18.594363979542877</c:v>
                </c:pt>
                <c:pt idx="1723">
                  <c:v>-18.984486416150432</c:v>
                </c:pt>
                <c:pt idx="1724">
                  <c:v>-18.354261927252214</c:v>
                </c:pt>
                <c:pt idx="1725">
                  <c:v>-19.264659919176498</c:v>
                </c:pt>
                <c:pt idx="1726">
                  <c:v>-19.126144354332247</c:v>
                </c:pt>
                <c:pt idx="1727">
                  <c:v>-19.313369661459298</c:v>
                </c:pt>
                <c:pt idx="1728">
                  <c:v>-20.240652443445654</c:v>
                </c:pt>
                <c:pt idx="1729">
                  <c:v>-22.767333908948729</c:v>
                </c:pt>
                <c:pt idx="1730">
                  <c:v>-23.397724580317114</c:v>
                </c:pt>
                <c:pt idx="1731">
                  <c:v>-23.824536509584537</c:v>
                </c:pt>
                <c:pt idx="1732">
                  <c:v>-22.977287005032583</c:v>
                </c:pt>
                <c:pt idx="1733">
                  <c:v>-22.110832390611513</c:v>
                </c:pt>
                <c:pt idx="1734">
                  <c:v>-20.095876987836601</c:v>
                </c:pt>
                <c:pt idx="1735">
                  <c:v>-17.02404585231772</c:v>
                </c:pt>
                <c:pt idx="1736">
                  <c:v>-13.493694678247488</c:v>
                </c:pt>
                <c:pt idx="1737">
                  <c:v>-9.2944754822001538</c:v>
                </c:pt>
                <c:pt idx="1738">
                  <c:v>-4.5778040877158457</c:v>
                </c:pt>
                <c:pt idx="1739">
                  <c:v>1.0264572386353255</c:v>
                </c:pt>
                <c:pt idx="1740">
                  <c:v>7.6505429017195006</c:v>
                </c:pt>
                <c:pt idx="1741">
                  <c:v>18.510407422201425</c:v>
                </c:pt>
                <c:pt idx="1742">
                  <c:v>36.432612614792617</c:v>
                </c:pt>
                <c:pt idx="1743">
                  <c:v>41.409698702622897</c:v>
                </c:pt>
                <c:pt idx="1744">
                  <c:v>40.689976162758029</c:v>
                </c:pt>
                <c:pt idx="1745">
                  <c:v>52.61523234718512</c:v>
                </c:pt>
                <c:pt idx="1746">
                  <c:v>63.11555127093154</c:v>
                </c:pt>
                <c:pt idx="1747">
                  <c:v>67.130452210439543</c:v>
                </c:pt>
                <c:pt idx="1748">
                  <c:v>65.914924852532423</c:v>
                </c:pt>
                <c:pt idx="1749">
                  <c:v>62.828272905010934</c:v>
                </c:pt>
                <c:pt idx="1750">
                  <c:v>57.929726678888827</c:v>
                </c:pt>
                <c:pt idx="1751">
                  <c:v>52.841364280459779</c:v>
                </c:pt>
                <c:pt idx="1752">
                  <c:v>49.212997648209381</c:v>
                </c:pt>
                <c:pt idx="1753">
                  <c:v>45.392763579254016</c:v>
                </c:pt>
                <c:pt idx="1754">
                  <c:v>42.400889842283568</c:v>
                </c:pt>
                <c:pt idx="1755">
                  <c:v>40.328272477193885</c:v>
                </c:pt>
                <c:pt idx="1756">
                  <c:v>38.210843481507432</c:v>
                </c:pt>
                <c:pt idx="1757">
                  <c:v>36.173148468366826</c:v>
                </c:pt>
                <c:pt idx="1758">
                  <c:v>33.692569156346032</c:v>
                </c:pt>
                <c:pt idx="1759">
                  <c:v>31.304057348320669</c:v>
                </c:pt>
                <c:pt idx="1760">
                  <c:v>29.38762703673579</c:v>
                </c:pt>
                <c:pt idx="1761">
                  <c:v>28.017387665383598</c:v>
                </c:pt>
                <c:pt idx="1762">
                  <c:v>27.251303952420336</c:v>
                </c:pt>
                <c:pt idx="1763">
                  <c:v>27.116875554873427</c:v>
                </c:pt>
                <c:pt idx="1764">
                  <c:v>27.715658694950928</c:v>
                </c:pt>
                <c:pt idx="1765">
                  <c:v>29.123903010150876</c:v>
                </c:pt>
                <c:pt idx="1766">
                  <c:v>29.735848264503261</c:v>
                </c:pt>
                <c:pt idx="1767">
                  <c:v>30.684613644362539</c:v>
                </c:pt>
                <c:pt idx="1768">
                  <c:v>31.832982450551036</c:v>
                </c:pt>
                <c:pt idx="1769">
                  <c:v>33.457591023735709</c:v>
                </c:pt>
                <c:pt idx="1770">
                  <c:v>35.395239546801832</c:v>
                </c:pt>
                <c:pt idx="1771">
                  <c:v>38.453547642583018</c:v>
                </c:pt>
                <c:pt idx="1772">
                  <c:v>39.993934271994704</c:v>
                </c:pt>
                <c:pt idx="1773">
                  <c:v>42.112864867836883</c:v>
                </c:pt>
                <c:pt idx="1774">
                  <c:v>45.614916022962959</c:v>
                </c:pt>
                <c:pt idx="1775">
                  <c:v>46.669936354849213</c:v>
                </c:pt>
                <c:pt idx="1776">
                  <c:v>45.149223396084182</c:v>
                </c:pt>
                <c:pt idx="1777">
                  <c:v>43.535044269261455</c:v>
                </c:pt>
                <c:pt idx="1778">
                  <c:v>44.871201458253559</c:v>
                </c:pt>
                <c:pt idx="1779">
                  <c:v>47.014398183177896</c:v>
                </c:pt>
                <c:pt idx="1780">
                  <c:v>51.498654163428569</c:v>
                </c:pt>
                <c:pt idx="1781">
                  <c:v>55.75024823321057</c:v>
                </c:pt>
                <c:pt idx="1782">
                  <c:v>58.514805571738009</c:v>
                </c:pt>
                <c:pt idx="1783">
                  <c:v>61.786119755047068</c:v>
                </c:pt>
                <c:pt idx="1784">
                  <c:v>59.967043253573635</c:v>
                </c:pt>
                <c:pt idx="1785">
                  <c:v>54.239509377545097</c:v>
                </c:pt>
                <c:pt idx="1786">
                  <c:v>51.353092994569273</c:v>
                </c:pt>
                <c:pt idx="1787">
                  <c:v>51.296257376676202</c:v>
                </c:pt>
                <c:pt idx="1788">
                  <c:v>51.457274553857495</c:v>
                </c:pt>
                <c:pt idx="1789">
                  <c:v>48.30721603913635</c:v>
                </c:pt>
                <c:pt idx="1790">
                  <c:v>33.088597250451059</c:v>
                </c:pt>
                <c:pt idx="1791">
                  <c:v>14.410269275887959</c:v>
                </c:pt>
                <c:pt idx="1792">
                  <c:v>6.0412766648729503</c:v>
                </c:pt>
                <c:pt idx="1793">
                  <c:v>-6.5259847672033615</c:v>
                </c:pt>
                <c:pt idx="1794">
                  <c:v>-11.310008516221076</c:v>
                </c:pt>
                <c:pt idx="1795">
                  <c:v>-13.587561044224072</c:v>
                </c:pt>
                <c:pt idx="1796">
                  <c:v>-15.542493192036877</c:v>
                </c:pt>
                <c:pt idx="1797">
                  <c:v>-16.335417520762068</c:v>
                </c:pt>
                <c:pt idx="1798">
                  <c:v>-17.231187543322871</c:v>
                </c:pt>
                <c:pt idx="1799">
                  <c:v>-18.767155522037118</c:v>
                </c:pt>
                <c:pt idx="1800">
                  <c:v>-19.312560417927397</c:v>
                </c:pt>
                <c:pt idx="1801">
                  <c:v>-19.746650772091698</c:v>
                </c:pt>
                <c:pt idx="1802">
                  <c:v>-19.183528012568917</c:v>
                </c:pt>
                <c:pt idx="1803">
                  <c:v>-19.391093745803449</c:v>
                </c:pt>
                <c:pt idx="1804">
                  <c:v>-19.668369749390973</c:v>
                </c:pt>
                <c:pt idx="1805">
                  <c:v>-19.357354429282395</c:v>
                </c:pt>
                <c:pt idx="1806">
                  <c:v>-19.189071238402605</c:v>
                </c:pt>
                <c:pt idx="1807">
                  <c:v>-19.006953710929711</c:v>
                </c:pt>
                <c:pt idx="1808">
                  <c:v>-17.92915489855141</c:v>
                </c:pt>
                <c:pt idx="1809">
                  <c:v>-18.413499684980312</c:v>
                </c:pt>
                <c:pt idx="1810">
                  <c:v>-18.724921149179902</c:v>
                </c:pt>
                <c:pt idx="1811">
                  <c:v>-18.912964120017179</c:v>
                </c:pt>
                <c:pt idx="1812">
                  <c:v>-19.031861568700737</c:v>
                </c:pt>
                <c:pt idx="1813">
                  <c:v>-18.779496320312465</c:v>
                </c:pt>
                <c:pt idx="1814">
                  <c:v>-18.031436785244097</c:v>
                </c:pt>
                <c:pt idx="1815">
                  <c:v>-17.215051759554743</c:v>
                </c:pt>
                <c:pt idx="1816">
                  <c:v>-13.948237851799668</c:v>
                </c:pt>
                <c:pt idx="1817">
                  <c:v>-11.331510488909453</c:v>
                </c:pt>
                <c:pt idx="1818">
                  <c:v>-7.512743578919304</c:v>
                </c:pt>
                <c:pt idx="1819">
                  <c:v>-3.1779618587919098</c:v>
                </c:pt>
                <c:pt idx="1820">
                  <c:v>3.0785177297985884</c:v>
                </c:pt>
                <c:pt idx="1821">
                  <c:v>11.865544791295399</c:v>
                </c:pt>
                <c:pt idx="1822">
                  <c:v>20.945617513851388</c:v>
                </c:pt>
                <c:pt idx="1823">
                  <c:v>26.965640363422096</c:v>
                </c:pt>
                <c:pt idx="1824">
                  <c:v>29.18360223464628</c:v>
                </c:pt>
                <c:pt idx="1825">
                  <c:v>28.755320352629365</c:v>
                </c:pt>
                <c:pt idx="1826">
                  <c:v>32.011070261332577</c:v>
                </c:pt>
                <c:pt idx="1827">
                  <c:v>34.333850724980763</c:v>
                </c:pt>
                <c:pt idx="1828">
                  <c:v>42.966307948564314</c:v>
                </c:pt>
                <c:pt idx="1829">
                  <c:v>49.30283239502819</c:v>
                </c:pt>
                <c:pt idx="1830">
                  <c:v>57.121798272737436</c:v>
                </c:pt>
                <c:pt idx="1831">
                  <c:v>65.753210274260098</c:v>
                </c:pt>
                <c:pt idx="1832">
                  <c:v>61.595309290335706</c:v>
                </c:pt>
                <c:pt idx="1833">
                  <c:v>56.543608737504634</c:v>
                </c:pt>
                <c:pt idx="1834">
                  <c:v>50.945521974712996</c:v>
                </c:pt>
                <c:pt idx="1835">
                  <c:v>46.39780820298283</c:v>
                </c:pt>
                <c:pt idx="1836">
                  <c:v>41.506928704815337</c:v>
                </c:pt>
                <c:pt idx="1837">
                  <c:v>37.585444704683148</c:v>
                </c:pt>
                <c:pt idx="1838">
                  <c:v>34.959572573256494</c:v>
                </c:pt>
                <c:pt idx="1839">
                  <c:v>32.79777688572721</c:v>
                </c:pt>
                <c:pt idx="1840">
                  <c:v>31.330365967986598</c:v>
                </c:pt>
                <c:pt idx="1841">
                  <c:v>29.863075538674465</c:v>
                </c:pt>
                <c:pt idx="1842">
                  <c:v>28.235999737618577</c:v>
                </c:pt>
                <c:pt idx="1843">
                  <c:v>27.194875884595248</c:v>
                </c:pt>
                <c:pt idx="1844">
                  <c:v>25.712678626247133</c:v>
                </c:pt>
                <c:pt idx="1845">
                  <c:v>24.535627295455779</c:v>
                </c:pt>
                <c:pt idx="1846">
                  <c:v>24.458459110420097</c:v>
                </c:pt>
                <c:pt idx="1847">
                  <c:v>24.908608722497963</c:v>
                </c:pt>
                <c:pt idx="1848">
                  <c:v>26.70241956185998</c:v>
                </c:pt>
                <c:pt idx="1849">
                  <c:v>28.264240946680321</c:v>
                </c:pt>
                <c:pt idx="1850">
                  <c:v>30.120050166069085</c:v>
                </c:pt>
                <c:pt idx="1851">
                  <c:v>31.515040852135392</c:v>
                </c:pt>
                <c:pt idx="1852">
                  <c:v>32.720608862030119</c:v>
                </c:pt>
                <c:pt idx="1853">
                  <c:v>33.422599802107108</c:v>
                </c:pt>
                <c:pt idx="1854">
                  <c:v>33.523421109142987</c:v>
                </c:pt>
                <c:pt idx="1855">
                  <c:v>34.618913914571401</c:v>
                </c:pt>
                <c:pt idx="1856">
                  <c:v>35.921185050304963</c:v>
                </c:pt>
                <c:pt idx="1857">
                  <c:v>36.732145627635049</c:v>
                </c:pt>
                <c:pt idx="1858">
                  <c:v>40.384837349204325</c:v>
                </c:pt>
                <c:pt idx="1859">
                  <c:v>43.647289260672444</c:v>
                </c:pt>
                <c:pt idx="1860">
                  <c:v>47.329180553324207</c:v>
                </c:pt>
                <c:pt idx="1861">
                  <c:v>55.346369431091063</c:v>
                </c:pt>
                <c:pt idx="1862">
                  <c:v>63.678164731546183</c:v>
                </c:pt>
                <c:pt idx="1863">
                  <c:v>68.802558569575055</c:v>
                </c:pt>
                <c:pt idx="1864">
                  <c:v>71.861319492463622</c:v>
                </c:pt>
                <c:pt idx="1865">
                  <c:v>68.412261959897037</c:v>
                </c:pt>
                <c:pt idx="1866">
                  <c:v>43.315309317798906</c:v>
                </c:pt>
                <c:pt idx="1867">
                  <c:v>49.761189508267641</c:v>
                </c:pt>
                <c:pt idx="1868">
                  <c:v>48.118500521926585</c:v>
                </c:pt>
                <c:pt idx="1869">
                  <c:v>48.278744959479553</c:v>
                </c:pt>
                <c:pt idx="1870">
                  <c:v>38.362783171772108</c:v>
                </c:pt>
                <c:pt idx="1871">
                  <c:v>11.041577339472441</c:v>
                </c:pt>
                <c:pt idx="1872">
                  <c:v>-2.8562032986964963</c:v>
                </c:pt>
                <c:pt idx="1873">
                  <c:v>-9.7716893418478854</c:v>
                </c:pt>
                <c:pt idx="1874">
                  <c:v>-19.083197949367712</c:v>
                </c:pt>
                <c:pt idx="1875">
                  <c:v>-25.715871010300368</c:v>
                </c:pt>
                <c:pt idx="1876">
                  <c:v>-28.858057618484075</c:v>
                </c:pt>
                <c:pt idx="1877">
                  <c:v>-29.775486342094528</c:v>
                </c:pt>
                <c:pt idx="1878">
                  <c:v>-31.070021086262539</c:v>
                </c:pt>
                <c:pt idx="1879">
                  <c:v>-29.390681133249796</c:v>
                </c:pt>
                <c:pt idx="1880">
                  <c:v>-28.178761227352254</c:v>
                </c:pt>
                <c:pt idx="1881">
                  <c:v>-28.240544991675733</c:v>
                </c:pt>
                <c:pt idx="1882">
                  <c:v>-28.653407047571928</c:v>
                </c:pt>
                <c:pt idx="1883">
                  <c:v>-27.984678244906195</c:v>
                </c:pt>
                <c:pt idx="1884">
                  <c:v>-30.229424495691461</c:v>
                </c:pt>
                <c:pt idx="1885">
                  <c:v>-31.859949175032206</c:v>
                </c:pt>
                <c:pt idx="1886">
                  <c:v>-32.310380125824125</c:v>
                </c:pt>
                <c:pt idx="1887">
                  <c:v>-33.001548537394385</c:v>
                </c:pt>
                <c:pt idx="1888">
                  <c:v>-32.61121320349902</c:v>
                </c:pt>
                <c:pt idx="1889">
                  <c:v>-30.674922985384786</c:v>
                </c:pt>
                <c:pt idx="1890">
                  <c:v>-29.626076298771988</c:v>
                </c:pt>
                <c:pt idx="1891">
                  <c:v>-28.663327712222316</c:v>
                </c:pt>
                <c:pt idx="1892">
                  <c:v>-27.094954287486008</c:v>
                </c:pt>
                <c:pt idx="1893">
                  <c:v>-28.499195396032846</c:v>
                </c:pt>
                <c:pt idx="1894">
                  <c:v>-29.178056555809789</c:v>
                </c:pt>
                <c:pt idx="1895">
                  <c:v>-31.199672570959397</c:v>
                </c:pt>
                <c:pt idx="1896">
                  <c:v>-32.89592093839989</c:v>
                </c:pt>
                <c:pt idx="1897">
                  <c:v>-34.271867853527901</c:v>
                </c:pt>
                <c:pt idx="1898">
                  <c:v>-35.102076991736141</c:v>
                </c:pt>
                <c:pt idx="1899">
                  <c:v>-31.909367103988373</c:v>
                </c:pt>
                <c:pt idx="1900">
                  <c:v>-25.918878605838756</c:v>
                </c:pt>
                <c:pt idx="1901">
                  <c:v>-19.654676457642509</c:v>
                </c:pt>
                <c:pt idx="1902">
                  <c:v>-15.979572549732342</c:v>
                </c:pt>
                <c:pt idx="1903">
                  <c:v>-16.741534011343678</c:v>
                </c:pt>
                <c:pt idx="1904">
                  <c:v>-7.5673953978037272</c:v>
                </c:pt>
                <c:pt idx="1905">
                  <c:v>1.1036058059584606</c:v>
                </c:pt>
                <c:pt idx="1906">
                  <c:v>16.694663233819792</c:v>
                </c:pt>
                <c:pt idx="1907">
                  <c:v>33.191117230284981</c:v>
                </c:pt>
                <c:pt idx="1908">
                  <c:v>36.704954062278063</c:v>
                </c:pt>
                <c:pt idx="1909">
                  <c:v>33.748567937432725</c:v>
                </c:pt>
                <c:pt idx="1910">
                  <c:v>31.221710481565804</c:v>
                </c:pt>
                <c:pt idx="1911">
                  <c:v>41.170906223879534</c:v>
                </c:pt>
                <c:pt idx="1912">
                  <c:v>43.658519932427161</c:v>
                </c:pt>
                <c:pt idx="1913">
                  <c:v>56.368582019543076</c:v>
                </c:pt>
                <c:pt idx="1914">
                  <c:v>59.324902502438022</c:v>
                </c:pt>
                <c:pt idx="1915">
                  <c:v>54.679937798188817</c:v>
                </c:pt>
                <c:pt idx="1916">
                  <c:v>49.408715675514756</c:v>
                </c:pt>
                <c:pt idx="1917">
                  <c:v>43.412017092339845</c:v>
                </c:pt>
                <c:pt idx="1918">
                  <c:v>39.856154960555237</c:v>
                </c:pt>
                <c:pt idx="1919">
                  <c:v>37.303197496765769</c:v>
                </c:pt>
                <c:pt idx="1920">
                  <c:v>36.533706591481383</c:v>
                </c:pt>
                <c:pt idx="1921">
                  <c:v>33.236591514772336</c:v>
                </c:pt>
                <c:pt idx="1922">
                  <c:v>31.574000914701021</c:v>
                </c:pt>
                <c:pt idx="1923">
                  <c:v>28.832555825562743</c:v>
                </c:pt>
                <c:pt idx="1924">
                  <c:v>26.451385297774419</c:v>
                </c:pt>
                <c:pt idx="1925">
                  <c:v>23.583939767630085</c:v>
                </c:pt>
                <c:pt idx="1926">
                  <c:v>22.346910728457612</c:v>
                </c:pt>
                <c:pt idx="1927">
                  <c:v>22.162299336069921</c:v>
                </c:pt>
                <c:pt idx="1928">
                  <c:v>22.818330362378759</c:v>
                </c:pt>
                <c:pt idx="1929">
                  <c:v>23.025314559827144</c:v>
                </c:pt>
                <c:pt idx="1930">
                  <c:v>23.560945010461882</c:v>
                </c:pt>
                <c:pt idx="1931">
                  <c:v>24.042398727748111</c:v>
                </c:pt>
                <c:pt idx="1932">
                  <c:v>24.250377737193823</c:v>
                </c:pt>
                <c:pt idx="1933">
                  <c:v>25.12509007758549</c:v>
                </c:pt>
                <c:pt idx="1934">
                  <c:v>25.941765881240482</c:v>
                </c:pt>
                <c:pt idx="1935">
                  <c:v>26.476514504611362</c:v>
                </c:pt>
                <c:pt idx="1936">
                  <c:v>26.512662159486048</c:v>
                </c:pt>
                <c:pt idx="1937">
                  <c:v>26.758592028623319</c:v>
                </c:pt>
                <c:pt idx="1938">
                  <c:v>27.153495421246944</c:v>
                </c:pt>
                <c:pt idx="1939">
                  <c:v>28.30122033185333</c:v>
                </c:pt>
                <c:pt idx="1940">
                  <c:v>29.786502554477398</c:v>
                </c:pt>
                <c:pt idx="1941">
                  <c:v>30.833167763035441</c:v>
                </c:pt>
                <c:pt idx="1942">
                  <c:v>37.992111412344514</c:v>
                </c:pt>
                <c:pt idx="1943">
                  <c:v>40.106807438032661</c:v>
                </c:pt>
                <c:pt idx="1944">
                  <c:v>38.812444506418181</c:v>
                </c:pt>
                <c:pt idx="1945">
                  <c:v>34.596412124358686</c:v>
                </c:pt>
                <c:pt idx="1946">
                  <c:v>36.614020358635337</c:v>
                </c:pt>
                <c:pt idx="1947">
                  <c:v>38.565311446761037</c:v>
                </c:pt>
                <c:pt idx="1948">
                  <c:v>36.591884267324978</c:v>
                </c:pt>
                <c:pt idx="1949">
                  <c:v>33.963018564624058</c:v>
                </c:pt>
                <c:pt idx="1950">
                  <c:v>33.029211006566605</c:v>
                </c:pt>
                <c:pt idx="1951">
                  <c:v>24.264562969788855</c:v>
                </c:pt>
                <c:pt idx="1952">
                  <c:v>19.587704077988196</c:v>
                </c:pt>
                <c:pt idx="1953">
                  <c:v>15.794348850457636</c:v>
                </c:pt>
                <c:pt idx="1954">
                  <c:v>6.7937672875295503</c:v>
                </c:pt>
                <c:pt idx="1955">
                  <c:v>5.7152222711593286</c:v>
                </c:pt>
                <c:pt idx="1956">
                  <c:v>9.2079597861971276</c:v>
                </c:pt>
                <c:pt idx="1957">
                  <c:v>6.5311220810754707</c:v>
                </c:pt>
                <c:pt idx="1958">
                  <c:v>3.6008825320563873</c:v>
                </c:pt>
                <c:pt idx="1959">
                  <c:v>0.68649188298897545</c:v>
                </c:pt>
                <c:pt idx="1960">
                  <c:v>11.338869228885031</c:v>
                </c:pt>
                <c:pt idx="1961">
                  <c:v>13.248265602983421</c:v>
                </c:pt>
                <c:pt idx="1962">
                  <c:v>12.123133042514034</c:v>
                </c:pt>
                <c:pt idx="1963">
                  <c:v>10.788759165408408</c:v>
                </c:pt>
                <c:pt idx="1964">
                  <c:v>7.7811311804715713</c:v>
                </c:pt>
                <c:pt idx="1965">
                  <c:v>5.5937959561522552</c:v>
                </c:pt>
                <c:pt idx="1966">
                  <c:v>1.7156753567730838</c:v>
                </c:pt>
                <c:pt idx="1967">
                  <c:v>-0.67551674917920768</c:v>
                </c:pt>
                <c:pt idx="1968">
                  <c:v>-6.1524020645057584</c:v>
                </c:pt>
                <c:pt idx="1969">
                  <c:v>-14.045790173419809</c:v>
                </c:pt>
                <c:pt idx="1970">
                  <c:v>-18.386247095354435</c:v>
                </c:pt>
                <c:pt idx="1971">
                  <c:v>-20.543443633144538</c:v>
                </c:pt>
                <c:pt idx="1972">
                  <c:v>-25.35008949777756</c:v>
                </c:pt>
                <c:pt idx="1973">
                  <c:v>-25.311858058530103</c:v>
                </c:pt>
                <c:pt idx="1974">
                  <c:v>-28.214015370738046</c:v>
                </c:pt>
                <c:pt idx="1975">
                  <c:v>-26.04143969859507</c:v>
                </c:pt>
                <c:pt idx="1976">
                  <c:v>-18.728455188046777</c:v>
                </c:pt>
                <c:pt idx="1977">
                  <c:v>-16.001003431447845</c:v>
                </c:pt>
                <c:pt idx="1978">
                  <c:v>-20.632418401474826</c:v>
                </c:pt>
                <c:pt idx="1979">
                  <c:v>-24.285245598463536</c:v>
                </c:pt>
                <c:pt idx="1980">
                  <c:v>-27.35243327851164</c:v>
                </c:pt>
                <c:pt idx="1981">
                  <c:v>-31.951504634346978</c:v>
                </c:pt>
                <c:pt idx="1982">
                  <c:v>-35.905121874221535</c:v>
                </c:pt>
                <c:pt idx="1983">
                  <c:v>-48.692727676751673</c:v>
                </c:pt>
                <c:pt idx="1984">
                  <c:v>-65.219588766342298</c:v>
                </c:pt>
                <c:pt idx="1985">
                  <c:v>-55.336197504300117</c:v>
                </c:pt>
                <c:pt idx="1986">
                  <c:v>-46.264179266488945</c:v>
                </c:pt>
                <c:pt idx="1987">
                  <c:v>-25.180173611857466</c:v>
                </c:pt>
                <c:pt idx="1988">
                  <c:v>-22.02405936540513</c:v>
                </c:pt>
                <c:pt idx="1989">
                  <c:v>-17.453288373676308</c:v>
                </c:pt>
                <c:pt idx="1990">
                  <c:v>-25.367792707583323</c:v>
                </c:pt>
                <c:pt idx="1991">
                  <c:v>-37.073133961552948</c:v>
                </c:pt>
                <c:pt idx="1992">
                  <c:v>-39.534734125204622</c:v>
                </c:pt>
                <c:pt idx="1993">
                  <c:v>-39.292907105457829</c:v>
                </c:pt>
                <c:pt idx="1994">
                  <c:v>-41.116806927487424</c:v>
                </c:pt>
                <c:pt idx="1995">
                  <c:v>-39.124912109741516</c:v>
                </c:pt>
                <c:pt idx="1996">
                  <c:v>-21.549313044232573</c:v>
                </c:pt>
                <c:pt idx="1997">
                  <c:v>-9.8344364315877435</c:v>
                </c:pt>
                <c:pt idx="1998">
                  <c:v>-24.030506863253152</c:v>
                </c:pt>
                <c:pt idx="1999">
                  <c:v>-42.131156016136835</c:v>
                </c:pt>
                <c:pt idx="2000">
                  <c:v>-41.169642871377889</c:v>
                </c:pt>
                <c:pt idx="2001">
                  <c:v>-35.006886260308335</c:v>
                </c:pt>
                <c:pt idx="2002">
                  <c:v>-30.739736597683788</c:v>
                </c:pt>
                <c:pt idx="2003">
                  <c:v>-26.369479573312784</c:v>
                </c:pt>
                <c:pt idx="2004">
                  <c:v>-29.296997520820732</c:v>
                </c:pt>
                <c:pt idx="2005">
                  <c:v>-42.027501389100927</c:v>
                </c:pt>
                <c:pt idx="2006">
                  <c:v>-54.893871826353347</c:v>
                </c:pt>
                <c:pt idx="2007">
                  <c:v>-58.967737589069515</c:v>
                </c:pt>
                <c:pt idx="2008">
                  <c:v>-49.676117302406865</c:v>
                </c:pt>
                <c:pt idx="2009">
                  <c:v>-42.922418309867531</c:v>
                </c:pt>
                <c:pt idx="2010">
                  <c:v>-38.447159134673477</c:v>
                </c:pt>
                <c:pt idx="2011">
                  <c:v>-34.054975089192453</c:v>
                </c:pt>
                <c:pt idx="2012">
                  <c:v>-26.611904211253695</c:v>
                </c:pt>
                <c:pt idx="2013">
                  <c:v>-25.041561450489255</c:v>
                </c:pt>
                <c:pt idx="2014">
                  <c:v>-26.023256095532883</c:v>
                </c:pt>
                <c:pt idx="2015">
                  <c:v>-30.478394891501619</c:v>
                </c:pt>
                <c:pt idx="2016">
                  <c:v>-38.371408470369445</c:v>
                </c:pt>
                <c:pt idx="2017">
                  <c:v>-42.561767247606149</c:v>
                </c:pt>
                <c:pt idx="2018">
                  <c:v>-40.619805875707932</c:v>
                </c:pt>
                <c:pt idx="2019">
                  <c:v>-39.551962866220109</c:v>
                </c:pt>
                <c:pt idx="2020">
                  <c:v>-38.591959414366698</c:v>
                </c:pt>
                <c:pt idx="2021">
                  <c:v>-37.191907392035951</c:v>
                </c:pt>
                <c:pt idx="2022">
                  <c:v>-36.829033444639308</c:v>
                </c:pt>
                <c:pt idx="2023">
                  <c:v>-38.320438101475141</c:v>
                </c:pt>
                <c:pt idx="2024">
                  <c:v>-37.620550715134591</c:v>
                </c:pt>
                <c:pt idx="2025">
                  <c:v>-37.834432867592895</c:v>
                </c:pt>
                <c:pt idx="2026">
                  <c:v>-39.849558202636224</c:v>
                </c:pt>
                <c:pt idx="2027">
                  <c:v>-42.417229437816516</c:v>
                </c:pt>
                <c:pt idx="2028">
                  <c:v>-44.603896006571809</c:v>
                </c:pt>
                <c:pt idx="2029">
                  <c:v>-46.593271387000605</c:v>
                </c:pt>
                <c:pt idx="2030">
                  <c:v>-46.093731974470465</c:v>
                </c:pt>
                <c:pt idx="2031">
                  <c:v>-45.713329990551131</c:v>
                </c:pt>
                <c:pt idx="2032">
                  <c:v>-44.740104276603724</c:v>
                </c:pt>
                <c:pt idx="2033">
                  <c:v>-45.684664865423244</c:v>
                </c:pt>
                <c:pt idx="2034">
                  <c:v>-44.859480327648988</c:v>
                </c:pt>
                <c:pt idx="2035">
                  <c:v>-44.489875212195471</c:v>
                </c:pt>
                <c:pt idx="2036">
                  <c:v>-44.186521381197551</c:v>
                </c:pt>
                <c:pt idx="2037">
                  <c:v>-46.68241344466086</c:v>
                </c:pt>
                <c:pt idx="2038">
                  <c:v>-49.355922295440003</c:v>
                </c:pt>
                <c:pt idx="2039">
                  <c:v>-50.289163930499406</c:v>
                </c:pt>
                <c:pt idx="2040">
                  <c:v>-48.172676557730618</c:v>
                </c:pt>
                <c:pt idx="2041">
                  <c:v>-46.526050513376902</c:v>
                </c:pt>
                <c:pt idx="2042">
                  <c:v>-45.877371216193964</c:v>
                </c:pt>
                <c:pt idx="2043">
                  <c:v>-45.137309231933102</c:v>
                </c:pt>
                <c:pt idx="2044">
                  <c:v>-44.518086811621458</c:v>
                </c:pt>
                <c:pt idx="2045">
                  <c:v>-43.040511588629982</c:v>
                </c:pt>
                <c:pt idx="2046">
                  <c:v>-42.581109912742662</c:v>
                </c:pt>
                <c:pt idx="2047">
                  <c:v>-43.700203933523376</c:v>
                </c:pt>
                <c:pt idx="2048">
                  <c:v>-45.364810171224065</c:v>
                </c:pt>
                <c:pt idx="2049">
                  <c:v>-45.253801943836827</c:v>
                </c:pt>
                <c:pt idx="2050">
                  <c:v>-43.300729737777552</c:v>
                </c:pt>
                <c:pt idx="2051">
                  <c:v>-41.984280722549208</c:v>
                </c:pt>
                <c:pt idx="2052">
                  <c:v>-43.433509151254391</c:v>
                </c:pt>
                <c:pt idx="2053">
                  <c:v>-50.50658978528827</c:v>
                </c:pt>
                <c:pt idx="2054">
                  <c:v>-56.270015648320907</c:v>
                </c:pt>
                <c:pt idx="2055">
                  <c:v>-47.950832086827667</c:v>
                </c:pt>
                <c:pt idx="2056">
                  <c:v>-47.161666353080619</c:v>
                </c:pt>
                <c:pt idx="2057">
                  <c:v>-46.177919559384904</c:v>
                </c:pt>
                <c:pt idx="2058">
                  <c:v>-45.57224522892438</c:v>
                </c:pt>
                <c:pt idx="2059">
                  <c:v>-45.982152478418016</c:v>
                </c:pt>
                <c:pt idx="2060">
                  <c:v>-46.751665828235268</c:v>
                </c:pt>
                <c:pt idx="2061">
                  <c:v>-47.793198607643284</c:v>
                </c:pt>
                <c:pt idx="2062">
                  <c:v>-47.848459475631117</c:v>
                </c:pt>
                <c:pt idx="2063">
                  <c:v>-47.849302982196861</c:v>
                </c:pt>
                <c:pt idx="2064">
                  <c:v>-46.935799092501924</c:v>
                </c:pt>
                <c:pt idx="2065">
                  <c:v>-45.063222331736043</c:v>
                </c:pt>
                <c:pt idx="2066">
                  <c:v>-43.211008958648208</c:v>
                </c:pt>
                <c:pt idx="2067">
                  <c:v>-42.521281090060711</c:v>
                </c:pt>
                <c:pt idx="2068">
                  <c:v>-43.527043163300839</c:v>
                </c:pt>
                <c:pt idx="2069">
                  <c:v>-44.726913923888006</c:v>
                </c:pt>
                <c:pt idx="2070">
                  <c:v>-45.310205672024296</c:v>
                </c:pt>
                <c:pt idx="2071">
                  <c:v>-44.887225945516569</c:v>
                </c:pt>
                <c:pt idx="2072">
                  <c:v>-45.113803014480297</c:v>
                </c:pt>
                <c:pt idx="2073">
                  <c:v>-46.56987768996818</c:v>
                </c:pt>
                <c:pt idx="2074">
                  <c:v>-47.320582283930655</c:v>
                </c:pt>
                <c:pt idx="2075">
                  <c:v>-46.815756937041833</c:v>
                </c:pt>
                <c:pt idx="2076">
                  <c:v>-45.21617710485927</c:v>
                </c:pt>
                <c:pt idx="2077">
                  <c:v>-44.25174416211879</c:v>
                </c:pt>
                <c:pt idx="2078">
                  <c:v>-44.442448996286636</c:v>
                </c:pt>
                <c:pt idx="2079">
                  <c:v>-44.814591466069956</c:v>
                </c:pt>
                <c:pt idx="2080">
                  <c:v>-45.74238326504274</c:v>
                </c:pt>
                <c:pt idx="2081">
                  <c:v>-46.694562788346907</c:v>
                </c:pt>
                <c:pt idx="2082">
                  <c:v>-47.043252306900825</c:v>
                </c:pt>
                <c:pt idx="2083">
                  <c:v>-46.716813889341111</c:v>
                </c:pt>
                <c:pt idx="2084">
                  <c:v>-46.178977768887982</c:v>
                </c:pt>
                <c:pt idx="2085">
                  <c:v>-45.835536689414127</c:v>
                </c:pt>
                <c:pt idx="2086">
                  <c:v>-45.756079183785715</c:v>
                </c:pt>
                <c:pt idx="2087">
                  <c:v>-45.908861701859564</c:v>
                </c:pt>
                <c:pt idx="2088">
                  <c:v>-45.539233243385951</c:v>
                </c:pt>
                <c:pt idx="2089">
                  <c:v>-45.605839742468362</c:v>
                </c:pt>
                <c:pt idx="2090">
                  <c:v>-46.152042941409796</c:v>
                </c:pt>
                <c:pt idx="2091">
                  <c:v>-46.685912649045967</c:v>
                </c:pt>
                <c:pt idx="2092">
                  <c:v>-46.650491539673453</c:v>
                </c:pt>
                <c:pt idx="2093">
                  <c:v>-46.151269127155878</c:v>
                </c:pt>
                <c:pt idx="2094">
                  <c:v>-45.672441628072043</c:v>
                </c:pt>
                <c:pt idx="2095">
                  <c:v>-44.842265879166504</c:v>
                </c:pt>
                <c:pt idx="2096">
                  <c:v>-43.896438984887979</c:v>
                </c:pt>
                <c:pt idx="2097">
                  <c:v>-44.113385608817701</c:v>
                </c:pt>
                <c:pt idx="2098">
                  <c:v>-45.390749010177515</c:v>
                </c:pt>
                <c:pt idx="2099">
                  <c:v>-47.060831002608822</c:v>
                </c:pt>
                <c:pt idx="2100">
                  <c:v>-48.345116888693632</c:v>
                </c:pt>
                <c:pt idx="2101">
                  <c:v>-48.804284525511719</c:v>
                </c:pt>
                <c:pt idx="2102">
                  <c:v>-48.616498910370524</c:v>
                </c:pt>
                <c:pt idx="2103">
                  <c:v>-48.241277555403194</c:v>
                </c:pt>
                <c:pt idx="2104">
                  <c:v>-48.699665224778101</c:v>
                </c:pt>
                <c:pt idx="2105">
                  <c:v>-49.549390928824273</c:v>
                </c:pt>
                <c:pt idx="2106">
                  <c:v>-49.929338649476833</c:v>
                </c:pt>
                <c:pt idx="2107">
                  <c:v>-48.867727490281446</c:v>
                </c:pt>
                <c:pt idx="2108">
                  <c:v>-47.546245906838266</c:v>
                </c:pt>
                <c:pt idx="2109">
                  <c:v>-46.220767090117178</c:v>
                </c:pt>
                <c:pt idx="2110">
                  <c:v>-45.593830845691407</c:v>
                </c:pt>
                <c:pt idx="2111">
                  <c:v>-45.712003717960975</c:v>
                </c:pt>
                <c:pt idx="2112">
                  <c:v>-44.758345160211782</c:v>
                </c:pt>
                <c:pt idx="2113">
                  <c:v>-44.981870254391097</c:v>
                </c:pt>
                <c:pt idx="2114">
                  <c:v>-45.02764371211893</c:v>
                </c:pt>
                <c:pt idx="2115">
                  <c:v>-45.329336428740028</c:v>
                </c:pt>
                <c:pt idx="2116">
                  <c:v>-45.322055352903512</c:v>
                </c:pt>
                <c:pt idx="2117">
                  <c:v>-44.084056297055632</c:v>
                </c:pt>
                <c:pt idx="2118">
                  <c:v>-42.898423735306636</c:v>
                </c:pt>
                <c:pt idx="2119">
                  <c:v>-42.606752884026349</c:v>
                </c:pt>
                <c:pt idx="2120">
                  <c:v>-44.15002948655048</c:v>
                </c:pt>
                <c:pt idx="2121">
                  <c:v>-48.032339274762847</c:v>
                </c:pt>
                <c:pt idx="2122">
                  <c:v>-47.86800407686394</c:v>
                </c:pt>
                <c:pt idx="2123">
                  <c:v>-46.107532287701289</c:v>
                </c:pt>
                <c:pt idx="2124">
                  <c:v>-44.584156342343462</c:v>
                </c:pt>
                <c:pt idx="2125">
                  <c:v>-43.287666432069578</c:v>
                </c:pt>
                <c:pt idx="2126">
                  <c:v>-41.950705017004708</c:v>
                </c:pt>
                <c:pt idx="2127">
                  <c:v>-40.456949283613973</c:v>
                </c:pt>
                <c:pt idx="2128">
                  <c:v>-39.821847603874112</c:v>
                </c:pt>
                <c:pt idx="2129">
                  <c:v>-39.72582183951949</c:v>
                </c:pt>
                <c:pt idx="2130">
                  <c:v>-38.919877149988061</c:v>
                </c:pt>
                <c:pt idx="2131">
                  <c:v>-37.856807053775057</c:v>
                </c:pt>
                <c:pt idx="2132">
                  <c:v>-37.397510562889231</c:v>
                </c:pt>
                <c:pt idx="2133">
                  <c:v>-38.065726403876575</c:v>
                </c:pt>
                <c:pt idx="2134">
                  <c:v>-39.039832059548381</c:v>
                </c:pt>
                <c:pt idx="2135">
                  <c:v>-39.804842712473182</c:v>
                </c:pt>
                <c:pt idx="2136">
                  <c:v>-39.848923335748083</c:v>
                </c:pt>
                <c:pt idx="2137">
                  <c:v>-38.927881771583529</c:v>
                </c:pt>
                <c:pt idx="2138">
                  <c:v>-38.510686322438552</c:v>
                </c:pt>
                <c:pt idx="2139">
                  <c:v>-38.841976867098815</c:v>
                </c:pt>
                <c:pt idx="2140">
                  <c:v>-39.309811303857181</c:v>
                </c:pt>
                <c:pt idx="2141">
                  <c:v>-40.20558518036534</c:v>
                </c:pt>
                <c:pt idx="2142">
                  <c:v>-40.590511754959024</c:v>
                </c:pt>
                <c:pt idx="2143">
                  <c:v>-41.65751805446871</c:v>
                </c:pt>
                <c:pt idx="2144">
                  <c:v>-42.066028334257489</c:v>
                </c:pt>
                <c:pt idx="2145">
                  <c:v>-41.968154785343799</c:v>
                </c:pt>
                <c:pt idx="2146">
                  <c:v>-43.114191395145816</c:v>
                </c:pt>
                <c:pt idx="2147">
                  <c:v>-43.824172223867158</c:v>
                </c:pt>
                <c:pt idx="2148">
                  <c:v>-42.043204383603509</c:v>
                </c:pt>
                <c:pt idx="2149">
                  <c:v>-39.537291143978877</c:v>
                </c:pt>
                <c:pt idx="2150">
                  <c:v>-37.546875241406163</c:v>
                </c:pt>
                <c:pt idx="2151">
                  <c:v>-36.597477955768255</c:v>
                </c:pt>
                <c:pt idx="2152">
                  <c:v>-37.426858315473723</c:v>
                </c:pt>
                <c:pt idx="2153">
                  <c:v>-39.929816317635456</c:v>
                </c:pt>
                <c:pt idx="2154">
                  <c:v>-42.267352500828224</c:v>
                </c:pt>
                <c:pt idx="2155">
                  <c:v>-43.167272680721197</c:v>
                </c:pt>
                <c:pt idx="2156">
                  <c:v>-43.488581048402182</c:v>
                </c:pt>
                <c:pt idx="2157">
                  <c:v>-42.357354239877431</c:v>
                </c:pt>
                <c:pt idx="2158">
                  <c:v>-41.668297101677474</c:v>
                </c:pt>
                <c:pt idx="2159">
                  <c:v>-41.703671226953304</c:v>
                </c:pt>
                <c:pt idx="2160">
                  <c:v>-41.712047658424758</c:v>
                </c:pt>
                <c:pt idx="2161">
                  <c:v>-41.248570804474724</c:v>
                </c:pt>
                <c:pt idx="2162">
                  <c:v>-40.299576884609834</c:v>
                </c:pt>
                <c:pt idx="2163">
                  <c:v>-39.818470110855223</c:v>
                </c:pt>
                <c:pt idx="2164">
                  <c:v>-38.914983331673376</c:v>
                </c:pt>
                <c:pt idx="2165">
                  <c:v>-38.342550277536795</c:v>
                </c:pt>
                <c:pt idx="2166">
                  <c:v>-39.056129379871294</c:v>
                </c:pt>
                <c:pt idx="2167">
                  <c:v>-40.31032669259195</c:v>
                </c:pt>
                <c:pt idx="2168">
                  <c:v>-41.548630255990091</c:v>
                </c:pt>
                <c:pt idx="2169">
                  <c:v>-41.74111481796853</c:v>
                </c:pt>
                <c:pt idx="2170">
                  <c:v>-41.353582408767707</c:v>
                </c:pt>
                <c:pt idx="2171">
                  <c:v>-41.433663933771911</c:v>
                </c:pt>
                <c:pt idx="2172">
                  <c:v>-42.521777233043444</c:v>
                </c:pt>
                <c:pt idx="2173">
                  <c:v>-43.379935974120691</c:v>
                </c:pt>
                <c:pt idx="2174">
                  <c:v>-43.163468229665533</c:v>
                </c:pt>
                <c:pt idx="2175">
                  <c:v>-41.756032656513092</c:v>
                </c:pt>
                <c:pt idx="2176">
                  <c:v>-38.475208955744101</c:v>
                </c:pt>
                <c:pt idx="2177">
                  <c:v>-36.839706321789727</c:v>
                </c:pt>
                <c:pt idx="2178">
                  <c:v>-35.618516831782586</c:v>
                </c:pt>
                <c:pt idx="2179">
                  <c:v>-34.176647355428329</c:v>
                </c:pt>
                <c:pt idx="2180">
                  <c:v>-35.212836764410866</c:v>
                </c:pt>
                <c:pt idx="2181">
                  <c:v>-35.739653498642426</c:v>
                </c:pt>
                <c:pt idx="2182">
                  <c:v>-37.771474428032029</c:v>
                </c:pt>
                <c:pt idx="2183">
                  <c:v>-38.279667162432922</c:v>
                </c:pt>
                <c:pt idx="2184">
                  <c:v>-38.678781564834026</c:v>
                </c:pt>
                <c:pt idx="2185">
                  <c:v>-39.526464054508978</c:v>
                </c:pt>
                <c:pt idx="2186">
                  <c:v>-39.776518233880701</c:v>
                </c:pt>
                <c:pt idx="2187">
                  <c:v>-40.578329925154904</c:v>
                </c:pt>
                <c:pt idx="2188">
                  <c:v>-42.160091136185976</c:v>
                </c:pt>
                <c:pt idx="2189">
                  <c:v>-43.269461001030308</c:v>
                </c:pt>
                <c:pt idx="2190">
                  <c:v>-42.0479071971317</c:v>
                </c:pt>
                <c:pt idx="2191">
                  <c:v>-40.023058278420187</c:v>
                </c:pt>
                <c:pt idx="2192">
                  <c:v>-36.649190893573255</c:v>
                </c:pt>
                <c:pt idx="2193">
                  <c:v>-36.385978908011637</c:v>
                </c:pt>
                <c:pt idx="2194">
                  <c:v>-37.408712986934724</c:v>
                </c:pt>
                <c:pt idx="2195">
                  <c:v>-38.899366640560096</c:v>
                </c:pt>
                <c:pt idx="2196">
                  <c:v>-41.117138918589184</c:v>
                </c:pt>
                <c:pt idx="2197">
                  <c:v>-42.886920552959531</c:v>
                </c:pt>
                <c:pt idx="2198">
                  <c:v>-44.339369321392226</c:v>
                </c:pt>
                <c:pt idx="2199">
                  <c:v>-48.06834410447501</c:v>
                </c:pt>
                <c:pt idx="2200">
                  <c:v>-49.335360834829885</c:v>
                </c:pt>
                <c:pt idx="2201">
                  <c:v>-48.736471288452634</c:v>
                </c:pt>
                <c:pt idx="2202">
                  <c:v>-47.849838942736021</c:v>
                </c:pt>
                <c:pt idx="2203">
                  <c:v>-46.889832375359731</c:v>
                </c:pt>
                <c:pt idx="2204">
                  <c:v>-45.505960357684124</c:v>
                </c:pt>
                <c:pt idx="2205">
                  <c:v>-46.72665919541658</c:v>
                </c:pt>
                <c:pt idx="2206">
                  <c:v>-47.362503660615012</c:v>
                </c:pt>
                <c:pt idx="2207">
                  <c:v>-46.970900029692267</c:v>
                </c:pt>
                <c:pt idx="2208">
                  <c:v>-47.161017392684442</c:v>
                </c:pt>
                <c:pt idx="2209">
                  <c:v>-47.22704928382062</c:v>
                </c:pt>
                <c:pt idx="2210">
                  <c:v>-46.737359174075905</c:v>
                </c:pt>
                <c:pt idx="2211">
                  <c:v>-45.564850094307467</c:v>
                </c:pt>
                <c:pt idx="2212">
                  <c:v>-45.038599653765388</c:v>
                </c:pt>
                <c:pt idx="2213">
                  <c:v>-45.06612108982835</c:v>
                </c:pt>
                <c:pt idx="2214">
                  <c:v>-45.962495583767307</c:v>
                </c:pt>
                <c:pt idx="2215">
                  <c:v>-46.84147796802354</c:v>
                </c:pt>
                <c:pt idx="2216">
                  <c:v>-46.954722318069663</c:v>
                </c:pt>
                <c:pt idx="2217">
                  <c:v>-47.26821995705648</c:v>
                </c:pt>
                <c:pt idx="2218">
                  <c:v>-47.678207732600477</c:v>
                </c:pt>
                <c:pt idx="2219">
                  <c:v>-48.865197261549994</c:v>
                </c:pt>
                <c:pt idx="2220">
                  <c:v>-49.898505353624152</c:v>
                </c:pt>
                <c:pt idx="2221">
                  <c:v>-50.484016739975573</c:v>
                </c:pt>
                <c:pt idx="2222">
                  <c:v>-50.171234883773032</c:v>
                </c:pt>
                <c:pt idx="2223">
                  <c:v>-48.943344933795828</c:v>
                </c:pt>
                <c:pt idx="2224">
                  <c:v>-46.685851759129591</c:v>
                </c:pt>
                <c:pt idx="2225">
                  <c:v>-45.312202437487777</c:v>
                </c:pt>
                <c:pt idx="2226">
                  <c:v>-45.331140502615284</c:v>
                </c:pt>
                <c:pt idx="2227">
                  <c:v>-47.020530406023624</c:v>
                </c:pt>
                <c:pt idx="2228">
                  <c:v>-47.487142080750303</c:v>
                </c:pt>
                <c:pt idx="2229">
                  <c:v>-47.118512166480677</c:v>
                </c:pt>
                <c:pt idx="2230">
                  <c:v>-46.706080233199465</c:v>
                </c:pt>
                <c:pt idx="2231">
                  <c:v>-46.728559147217524</c:v>
                </c:pt>
                <c:pt idx="2232">
                  <c:v>-47.496918117322807</c:v>
                </c:pt>
                <c:pt idx="2233">
                  <c:v>-48.376984948454087</c:v>
                </c:pt>
                <c:pt idx="2234">
                  <c:v>-48.153912405901266</c:v>
                </c:pt>
                <c:pt idx="2235">
                  <c:v>-46.16724398605875</c:v>
                </c:pt>
                <c:pt idx="2236">
                  <c:v>-43.636613072895415</c:v>
                </c:pt>
                <c:pt idx="2237">
                  <c:v>-42.675078094486018</c:v>
                </c:pt>
                <c:pt idx="2238">
                  <c:v>-45.293268244344695</c:v>
                </c:pt>
                <c:pt idx="2239">
                  <c:v>-47.954575167912417</c:v>
                </c:pt>
                <c:pt idx="2240">
                  <c:v>-47.946900596772096</c:v>
                </c:pt>
                <c:pt idx="2241">
                  <c:v>-47.923023968478105</c:v>
                </c:pt>
                <c:pt idx="2242">
                  <c:v>-48.059623027474672</c:v>
                </c:pt>
                <c:pt idx="2243">
                  <c:v>-48.006055181711979</c:v>
                </c:pt>
                <c:pt idx="2244">
                  <c:v>-47.815253331020152</c:v>
                </c:pt>
                <c:pt idx="2245">
                  <c:v>-47.282343954684578</c:v>
                </c:pt>
                <c:pt idx="2246">
                  <c:v>-51.691870896704842</c:v>
                </c:pt>
                <c:pt idx="2247">
                  <c:v>-48.51400874991581</c:v>
                </c:pt>
                <c:pt idx="2248">
                  <c:v>-44.996626045123101</c:v>
                </c:pt>
                <c:pt idx="2249">
                  <c:v>-44.701124310675034</c:v>
                </c:pt>
                <c:pt idx="2250">
                  <c:v>-46.529979292215806</c:v>
                </c:pt>
                <c:pt idx="2251">
                  <c:v>-49.881884082439861</c:v>
                </c:pt>
                <c:pt idx="2252">
                  <c:v>-54.939353911093043</c:v>
                </c:pt>
                <c:pt idx="2253">
                  <c:v>-57.450091069124738</c:v>
                </c:pt>
                <c:pt idx="2254">
                  <c:v>-58.127353991154983</c:v>
                </c:pt>
                <c:pt idx="2255">
                  <c:v>-50.795696707675134</c:v>
                </c:pt>
                <c:pt idx="2256">
                  <c:v>-50.719281775168383</c:v>
                </c:pt>
                <c:pt idx="2257">
                  <c:v>-50.224851757610509</c:v>
                </c:pt>
                <c:pt idx="2258">
                  <c:v>-49.742640383924872</c:v>
                </c:pt>
                <c:pt idx="2259">
                  <c:v>-49.60312133783949</c:v>
                </c:pt>
                <c:pt idx="2260">
                  <c:v>-49.914477084239287</c:v>
                </c:pt>
                <c:pt idx="2261">
                  <c:v>-50.275461979753153</c:v>
                </c:pt>
                <c:pt idx="2262">
                  <c:v>-50.487200297459175</c:v>
                </c:pt>
                <c:pt idx="2263">
                  <c:v>-50.334862797681829</c:v>
                </c:pt>
                <c:pt idx="2264">
                  <c:v>-50.346007393070053</c:v>
                </c:pt>
                <c:pt idx="2265">
                  <c:v>-50.104746786460105</c:v>
                </c:pt>
                <c:pt idx="2266">
                  <c:v>-49.357653804928482</c:v>
                </c:pt>
                <c:pt idx="2267">
                  <c:v>-49.163668101128152</c:v>
                </c:pt>
                <c:pt idx="2268">
                  <c:v>-48.802454984139402</c:v>
                </c:pt>
                <c:pt idx="2269">
                  <c:v>-49.107730716675839</c:v>
                </c:pt>
                <c:pt idx="2270">
                  <c:v>-49.291898149493065</c:v>
                </c:pt>
                <c:pt idx="2271">
                  <c:v>-49.461897174592657</c:v>
                </c:pt>
                <c:pt idx="2272">
                  <c:v>-49.446898989642641</c:v>
                </c:pt>
                <c:pt idx="2273">
                  <c:v>-49.077566944451341</c:v>
                </c:pt>
                <c:pt idx="2274">
                  <c:v>-49.260714342523961</c:v>
                </c:pt>
                <c:pt idx="2275">
                  <c:v>-49.552442975570798</c:v>
                </c:pt>
                <c:pt idx="2276">
                  <c:v>-50.138658451144927</c:v>
                </c:pt>
                <c:pt idx="2277">
                  <c:v>-50.544244409924005</c:v>
                </c:pt>
                <c:pt idx="2278">
                  <c:v>-50.366179660374264</c:v>
                </c:pt>
                <c:pt idx="2279">
                  <c:v>-49.853025051589412</c:v>
                </c:pt>
                <c:pt idx="2280">
                  <c:v>-49.896924855184672</c:v>
                </c:pt>
                <c:pt idx="2281">
                  <c:v>-49.916084989489725</c:v>
                </c:pt>
                <c:pt idx="2282">
                  <c:v>-50.381299391279974</c:v>
                </c:pt>
                <c:pt idx="2283">
                  <c:v>-51.093284642012478</c:v>
                </c:pt>
                <c:pt idx="2284">
                  <c:v>-51.342469577047531</c:v>
                </c:pt>
                <c:pt idx="2285">
                  <c:v>-51.19092832952991</c:v>
                </c:pt>
                <c:pt idx="2286">
                  <c:v>-51.08240722946806</c:v>
                </c:pt>
                <c:pt idx="2287">
                  <c:v>-51.151513784115352</c:v>
                </c:pt>
                <c:pt idx="2288">
                  <c:v>-51.0986893235374</c:v>
                </c:pt>
                <c:pt idx="2289">
                  <c:v>-50.919447275023984</c:v>
                </c:pt>
                <c:pt idx="2290">
                  <c:v>-50.830853343718388</c:v>
                </c:pt>
                <c:pt idx="2291">
                  <c:v>-50.690588963946098</c:v>
                </c:pt>
                <c:pt idx="2292">
                  <c:v>-50.647777643015587</c:v>
                </c:pt>
                <c:pt idx="2293">
                  <c:v>-50.143966567545917</c:v>
                </c:pt>
                <c:pt idx="2294">
                  <c:v>-49.752967875965105</c:v>
                </c:pt>
                <c:pt idx="2295">
                  <c:v>-49.418581752047629</c:v>
                </c:pt>
                <c:pt idx="2296">
                  <c:v>-49.124924624452738</c:v>
                </c:pt>
                <c:pt idx="2297">
                  <c:v>-49.129804595736161</c:v>
                </c:pt>
                <c:pt idx="2298">
                  <c:v>-49.374167641678476</c:v>
                </c:pt>
                <c:pt idx="2299">
                  <c:v>-49.512698632169162</c:v>
                </c:pt>
                <c:pt idx="2300">
                  <c:v>-49.443460271335496</c:v>
                </c:pt>
                <c:pt idx="2301">
                  <c:v>-49.075011992644939</c:v>
                </c:pt>
                <c:pt idx="2302">
                  <c:v>-48.693899898119163</c:v>
                </c:pt>
                <c:pt idx="2303">
                  <c:v>-48.030546348044474</c:v>
                </c:pt>
                <c:pt idx="2304">
                  <c:v>-47.426553839116607</c:v>
                </c:pt>
                <c:pt idx="2305">
                  <c:v>-47.422720557364009</c:v>
                </c:pt>
                <c:pt idx="2306">
                  <c:v>-47.835551338168848</c:v>
                </c:pt>
                <c:pt idx="2307">
                  <c:v>-48.407035126994117</c:v>
                </c:pt>
                <c:pt idx="2308">
                  <c:v>-49.104096139351746</c:v>
                </c:pt>
                <c:pt idx="2309">
                  <c:v>-49.945039866065436</c:v>
                </c:pt>
                <c:pt idx="2310">
                  <c:v>-49.686754126614403</c:v>
                </c:pt>
                <c:pt idx="2311">
                  <c:v>-49.380230213113833</c:v>
                </c:pt>
                <c:pt idx="2312">
                  <c:v>-48.65838452135344</c:v>
                </c:pt>
                <c:pt idx="2313">
                  <c:v>-47.517644391262216</c:v>
                </c:pt>
                <c:pt idx="2314">
                  <c:v>-46.577808168270835</c:v>
                </c:pt>
                <c:pt idx="2315">
                  <c:v>-46.433968301851031</c:v>
                </c:pt>
                <c:pt idx="2316">
                  <c:v>-46.667514654942785</c:v>
                </c:pt>
                <c:pt idx="2317">
                  <c:v>-47.249109916649225</c:v>
                </c:pt>
                <c:pt idx="2318">
                  <c:v>-48.80594117266029</c:v>
                </c:pt>
                <c:pt idx="2319">
                  <c:v>-50.659657002054928</c:v>
                </c:pt>
                <c:pt idx="2320">
                  <c:v>-53.638511362135191</c:v>
                </c:pt>
                <c:pt idx="2321">
                  <c:v>-55.346200886419332</c:v>
                </c:pt>
                <c:pt idx="2322">
                  <c:v>-55.487023394266757</c:v>
                </c:pt>
                <c:pt idx="2323">
                  <c:v>-53.804392973372686</c:v>
                </c:pt>
                <c:pt idx="2324">
                  <c:v>-51.465799035920107</c:v>
                </c:pt>
                <c:pt idx="2325">
                  <c:v>-48.895466660129969</c:v>
                </c:pt>
                <c:pt idx="2326">
                  <c:v>-49.401633658651519</c:v>
                </c:pt>
                <c:pt idx="2327">
                  <c:v>-49.191363625706224</c:v>
                </c:pt>
                <c:pt idx="2328">
                  <c:v>-49.795719868356571</c:v>
                </c:pt>
                <c:pt idx="2329">
                  <c:v>-49.909807313545706</c:v>
                </c:pt>
                <c:pt idx="2330">
                  <c:v>-49.637255381040433</c:v>
                </c:pt>
                <c:pt idx="2331">
                  <c:v>-49.096432010972059</c:v>
                </c:pt>
                <c:pt idx="2332">
                  <c:v>-49.086304104665956</c:v>
                </c:pt>
                <c:pt idx="2333">
                  <c:v>-48.799883626303071</c:v>
                </c:pt>
                <c:pt idx="2334">
                  <c:v>-49.419891752675547</c:v>
                </c:pt>
                <c:pt idx="2335">
                  <c:v>-50.397102188961959</c:v>
                </c:pt>
                <c:pt idx="2336">
                  <c:v>-50.424881028181495</c:v>
                </c:pt>
                <c:pt idx="2337">
                  <c:v>-50.925316268855035</c:v>
                </c:pt>
                <c:pt idx="2338">
                  <c:v>-50.52610300206959</c:v>
                </c:pt>
                <c:pt idx="2339">
                  <c:v>-50.131019757260859</c:v>
                </c:pt>
                <c:pt idx="2340">
                  <c:v>-50.194588002275005</c:v>
                </c:pt>
                <c:pt idx="2341">
                  <c:v>-50.108224823141612</c:v>
                </c:pt>
                <c:pt idx="2342">
                  <c:v>-49.582573806496448</c:v>
                </c:pt>
                <c:pt idx="2343">
                  <c:v>-48.955296584222651</c:v>
                </c:pt>
                <c:pt idx="2344">
                  <c:v>-49.452860291904422</c:v>
                </c:pt>
                <c:pt idx="2345">
                  <c:v>-49.302065930360385</c:v>
                </c:pt>
                <c:pt idx="2346">
                  <c:v>-49.775305354350593</c:v>
                </c:pt>
                <c:pt idx="2347">
                  <c:v>-50.335174642079792</c:v>
                </c:pt>
                <c:pt idx="2348">
                  <c:v>-50.742381213031294</c:v>
                </c:pt>
                <c:pt idx="2349">
                  <c:v>-50.266197051463493</c:v>
                </c:pt>
                <c:pt idx="2350">
                  <c:v>-49.655040234249697</c:v>
                </c:pt>
                <c:pt idx="2351">
                  <c:v>-48.928421661571541</c:v>
                </c:pt>
                <c:pt idx="2352">
                  <c:v>-47.477377264589059</c:v>
                </c:pt>
                <c:pt idx="2353">
                  <c:v>-47.570791582466335</c:v>
                </c:pt>
                <c:pt idx="2354">
                  <c:v>-50.041113677751433</c:v>
                </c:pt>
                <c:pt idx="2355">
                  <c:v>-52.209477611766296</c:v>
                </c:pt>
                <c:pt idx="2356">
                  <c:v>-53.659990385061271</c:v>
                </c:pt>
                <c:pt idx="2357">
                  <c:v>-53.842108547078595</c:v>
                </c:pt>
                <c:pt idx="2358">
                  <c:v>-52.805831246404722</c:v>
                </c:pt>
                <c:pt idx="2359">
                  <c:v>-50.902523935020938</c:v>
                </c:pt>
                <c:pt idx="2360">
                  <c:v>-49.795892644157796</c:v>
                </c:pt>
                <c:pt idx="2361">
                  <c:v>-49.911948900099382</c:v>
                </c:pt>
                <c:pt idx="2362">
                  <c:v>-51.129742649702692</c:v>
                </c:pt>
                <c:pt idx="2363">
                  <c:v>-52.243267343783167</c:v>
                </c:pt>
                <c:pt idx="2364">
                  <c:v>-53.064269684572288</c:v>
                </c:pt>
                <c:pt idx="2365">
                  <c:v>-52.799088040591478</c:v>
                </c:pt>
                <c:pt idx="2366">
                  <c:v>-52.606870934644228</c:v>
                </c:pt>
                <c:pt idx="2367">
                  <c:v>-52.282112020379095</c:v>
                </c:pt>
                <c:pt idx="2368">
                  <c:v>-52.333791369523418</c:v>
                </c:pt>
                <c:pt idx="2369">
                  <c:v>-52.748946156056633</c:v>
                </c:pt>
                <c:pt idx="2370">
                  <c:v>-53.049909351582997</c:v>
                </c:pt>
                <c:pt idx="2371">
                  <c:v>-52.914152416048609</c:v>
                </c:pt>
                <c:pt idx="2372">
                  <c:v>-52.413236441837491</c:v>
                </c:pt>
                <c:pt idx="2373">
                  <c:v>-51.554446634655157</c:v>
                </c:pt>
                <c:pt idx="2374">
                  <c:v>-50.939743311096223</c:v>
                </c:pt>
                <c:pt idx="2375">
                  <c:v>-51.055678825902362</c:v>
                </c:pt>
                <c:pt idx="2376">
                  <c:v>-51.410252352993872</c:v>
                </c:pt>
                <c:pt idx="2377">
                  <c:v>-51.76761155526826</c:v>
                </c:pt>
                <c:pt idx="2378">
                  <c:v>-52.572786647457718</c:v>
                </c:pt>
                <c:pt idx="2379">
                  <c:v>-53.397693424223085</c:v>
                </c:pt>
                <c:pt idx="2380">
                  <c:v>-53.818995952162226</c:v>
                </c:pt>
                <c:pt idx="2381">
                  <c:v>-53.763505138795963</c:v>
                </c:pt>
                <c:pt idx="2382">
                  <c:v>-52.772563802975291</c:v>
                </c:pt>
                <c:pt idx="2383">
                  <c:v>-51.979300696039623</c:v>
                </c:pt>
                <c:pt idx="2384">
                  <c:v>-51.478252456757673</c:v>
                </c:pt>
                <c:pt idx="2385">
                  <c:v>-51.578694972611359</c:v>
                </c:pt>
                <c:pt idx="2386">
                  <c:v>-52.14959269533054</c:v>
                </c:pt>
                <c:pt idx="2387">
                  <c:v>-53.097900326363657</c:v>
                </c:pt>
                <c:pt idx="2388">
                  <c:v>-53.604520694437973</c:v>
                </c:pt>
                <c:pt idx="2389">
                  <c:v>-53.171962107587127</c:v>
                </c:pt>
                <c:pt idx="2390">
                  <c:v>-52.80516097748999</c:v>
                </c:pt>
                <c:pt idx="2391">
                  <c:v>-52.586364387263558</c:v>
                </c:pt>
                <c:pt idx="2392">
                  <c:v>-52.589595547186796</c:v>
                </c:pt>
                <c:pt idx="2393">
                  <c:v>-52.986701568792093</c:v>
                </c:pt>
                <c:pt idx="2394">
                  <c:v>-53.425093451561587</c:v>
                </c:pt>
                <c:pt idx="2395">
                  <c:v>-52.9725616857638</c:v>
                </c:pt>
                <c:pt idx="2396">
                  <c:v>-52.14052456289491</c:v>
                </c:pt>
                <c:pt idx="2397">
                  <c:v>-51.548391761509976</c:v>
                </c:pt>
                <c:pt idx="2398">
                  <c:v>-51.475035464479348</c:v>
                </c:pt>
                <c:pt idx="2399">
                  <c:v>-52.417301508022241</c:v>
                </c:pt>
                <c:pt idx="2400">
                  <c:v>-53.780683491097818</c:v>
                </c:pt>
                <c:pt idx="2401">
                  <c:v>-54.012038967319064</c:v>
                </c:pt>
                <c:pt idx="2402">
                  <c:v>-53.97549748064376</c:v>
                </c:pt>
                <c:pt idx="2403">
                  <c:v>-53.080118602643459</c:v>
                </c:pt>
                <c:pt idx="2404">
                  <c:v>-52.230878138445597</c:v>
                </c:pt>
                <c:pt idx="2405">
                  <c:v>-51.334590388237579</c:v>
                </c:pt>
                <c:pt idx="2406">
                  <c:v>-51.42562115079253</c:v>
                </c:pt>
                <c:pt idx="2407">
                  <c:v>-52.428953962638793</c:v>
                </c:pt>
                <c:pt idx="2408">
                  <c:v>-54.194446339438358</c:v>
                </c:pt>
                <c:pt idx="2409">
                  <c:v>-55.159871948494427</c:v>
                </c:pt>
                <c:pt idx="2410">
                  <c:v>-55.216618517188294</c:v>
                </c:pt>
                <c:pt idx="2411">
                  <c:v>-55.24050887601571</c:v>
                </c:pt>
                <c:pt idx="2412">
                  <c:v>-56.015789866089612</c:v>
                </c:pt>
                <c:pt idx="2413">
                  <c:v>-57.123632218631158</c:v>
                </c:pt>
                <c:pt idx="2414">
                  <c:v>-57.975165776470561</c:v>
                </c:pt>
                <c:pt idx="2415">
                  <c:v>-58.567741871731997</c:v>
                </c:pt>
                <c:pt idx="2416">
                  <c:v>-58.374451635867153</c:v>
                </c:pt>
                <c:pt idx="2417">
                  <c:v>-57.614598077099423</c:v>
                </c:pt>
                <c:pt idx="2418">
                  <c:v>-57.349409979579548</c:v>
                </c:pt>
                <c:pt idx="2419">
                  <c:v>-57.293896589452814</c:v>
                </c:pt>
                <c:pt idx="2420">
                  <c:v>-57.154208378056644</c:v>
                </c:pt>
                <c:pt idx="2421">
                  <c:v>-57.237032885214923</c:v>
                </c:pt>
                <c:pt idx="2422">
                  <c:v>-56.739714865463924</c:v>
                </c:pt>
                <c:pt idx="2423">
                  <c:v>-54.246029049876611</c:v>
                </c:pt>
                <c:pt idx="2424">
                  <c:v>-51.459093473589583</c:v>
                </c:pt>
                <c:pt idx="2425">
                  <c:v>-48.498720963781032</c:v>
                </c:pt>
                <c:pt idx="2426">
                  <c:v>-49.230578230826197</c:v>
                </c:pt>
                <c:pt idx="2427">
                  <c:v>-52.895260204687375</c:v>
                </c:pt>
                <c:pt idx="2428">
                  <c:v>-56.296455688313912</c:v>
                </c:pt>
                <c:pt idx="2429">
                  <c:v>-59.66680004293238</c:v>
                </c:pt>
                <c:pt idx="2430">
                  <c:v>-61.107668040698947</c:v>
                </c:pt>
                <c:pt idx="2431">
                  <c:v>-61.759483459656202</c:v>
                </c:pt>
                <c:pt idx="2432">
                  <c:v>-59.272685943047769</c:v>
                </c:pt>
                <c:pt idx="2433">
                  <c:v>-60.208509677348751</c:v>
                </c:pt>
                <c:pt idx="2434">
                  <c:v>-52.961313751140523</c:v>
                </c:pt>
                <c:pt idx="2435">
                  <c:v>-52.916807846873958</c:v>
                </c:pt>
                <c:pt idx="2436">
                  <c:v>-55.537137763203148</c:v>
                </c:pt>
                <c:pt idx="2437">
                  <c:v>-57.96721612521312</c:v>
                </c:pt>
                <c:pt idx="2438">
                  <c:v>-59.447044917950954</c:v>
                </c:pt>
                <c:pt idx="2439">
                  <c:v>-59.254012468391444</c:v>
                </c:pt>
                <c:pt idx="2440">
                  <c:v>-58.01491733139224</c:v>
                </c:pt>
                <c:pt idx="2441">
                  <c:v>-56.845912913293624</c:v>
                </c:pt>
                <c:pt idx="2442">
                  <c:v>-55.892812398240515</c:v>
                </c:pt>
                <c:pt idx="2443">
                  <c:v>-54.331980537351512</c:v>
                </c:pt>
                <c:pt idx="2444">
                  <c:v>-54.124746277154664</c:v>
                </c:pt>
                <c:pt idx="2445">
                  <c:v>-54.286913342326841</c:v>
                </c:pt>
                <c:pt idx="2446">
                  <c:v>-54.981207411754376</c:v>
                </c:pt>
                <c:pt idx="2447">
                  <c:v>-55.547955341422451</c:v>
                </c:pt>
                <c:pt idx="2448">
                  <c:v>-55.643256797099028</c:v>
                </c:pt>
                <c:pt idx="2449">
                  <c:v>-56.128747429119606</c:v>
                </c:pt>
                <c:pt idx="2450">
                  <c:v>-56.237219491772706</c:v>
                </c:pt>
                <c:pt idx="2451">
                  <c:v>-56.318674303716961</c:v>
                </c:pt>
                <c:pt idx="2452">
                  <c:v>-56.69809793433275</c:v>
                </c:pt>
                <c:pt idx="2453">
                  <c:v>-56.427685320058281</c:v>
                </c:pt>
                <c:pt idx="2454">
                  <c:v>-57.207050132744286</c:v>
                </c:pt>
                <c:pt idx="2455">
                  <c:v>-58.561431486511239</c:v>
                </c:pt>
                <c:pt idx="2456">
                  <c:v>-60.21458368249813</c:v>
                </c:pt>
                <c:pt idx="2457">
                  <c:v>-61.032537045769836</c:v>
                </c:pt>
                <c:pt idx="2458">
                  <c:v>-60.940281784884149</c:v>
                </c:pt>
                <c:pt idx="2459">
                  <c:v>-59.973983129972687</c:v>
                </c:pt>
                <c:pt idx="2460">
                  <c:v>-57.781563453525706</c:v>
                </c:pt>
                <c:pt idx="2461">
                  <c:v>-57.394266388934071</c:v>
                </c:pt>
                <c:pt idx="2462">
                  <c:v>-58.67994077821276</c:v>
                </c:pt>
                <c:pt idx="2463">
                  <c:v>-61.262784663734401</c:v>
                </c:pt>
                <c:pt idx="2464">
                  <c:v>-62.16881929019015</c:v>
                </c:pt>
                <c:pt idx="2465">
                  <c:v>-63.239161224941924</c:v>
                </c:pt>
                <c:pt idx="2466">
                  <c:v>-63.838275925481064</c:v>
                </c:pt>
                <c:pt idx="2467">
                  <c:v>-61.285445974815779</c:v>
                </c:pt>
                <c:pt idx="2468">
                  <c:v>-58.771282401899512</c:v>
                </c:pt>
                <c:pt idx="2469">
                  <c:v>-57.809533085322741</c:v>
                </c:pt>
                <c:pt idx="2470">
                  <c:v>-58.434167156692808</c:v>
                </c:pt>
                <c:pt idx="2471">
                  <c:v>-59.342179898433841</c:v>
                </c:pt>
                <c:pt idx="2472">
                  <c:v>-61.247382843240537</c:v>
                </c:pt>
                <c:pt idx="2473">
                  <c:v>-60.957220189822522</c:v>
                </c:pt>
                <c:pt idx="2474">
                  <c:v>-58.666885296077822</c:v>
                </c:pt>
                <c:pt idx="2475">
                  <c:v>-58.800953669193319</c:v>
                </c:pt>
                <c:pt idx="2476">
                  <c:v>-59.401643269297153</c:v>
                </c:pt>
                <c:pt idx="2477">
                  <c:v>-61.951408824478555</c:v>
                </c:pt>
                <c:pt idx="2478">
                  <c:v>-65.158423266471118</c:v>
                </c:pt>
                <c:pt idx="2479">
                  <c:v>-64.905404229568674</c:v>
                </c:pt>
                <c:pt idx="2480">
                  <c:v>-64.231166481248096</c:v>
                </c:pt>
                <c:pt idx="2481">
                  <c:v>-64.440947650178927</c:v>
                </c:pt>
                <c:pt idx="2482">
                  <c:v>-60.006000100082133</c:v>
                </c:pt>
                <c:pt idx="2483">
                  <c:v>-55.021240140935852</c:v>
                </c:pt>
                <c:pt idx="2484">
                  <c:v>-51.734259141027017</c:v>
                </c:pt>
                <c:pt idx="2485">
                  <c:v>-51.712254525159125</c:v>
                </c:pt>
                <c:pt idx="2486">
                  <c:v>-51.851186961644686</c:v>
                </c:pt>
                <c:pt idx="2487">
                  <c:v>-51.90336030084012</c:v>
                </c:pt>
                <c:pt idx="2488">
                  <c:v>-50.387951334545633</c:v>
                </c:pt>
                <c:pt idx="2489">
                  <c:v>-49.995336668855302</c:v>
                </c:pt>
                <c:pt idx="2490">
                  <c:v>-50.465158970348725</c:v>
                </c:pt>
                <c:pt idx="2491">
                  <c:v>-52.301593551356106</c:v>
                </c:pt>
                <c:pt idx="2492">
                  <c:v>-54.116298072469476</c:v>
                </c:pt>
                <c:pt idx="2493">
                  <c:v>-52.424618190391321</c:v>
                </c:pt>
                <c:pt idx="2494">
                  <c:v>-52.058937993648037</c:v>
                </c:pt>
                <c:pt idx="2495">
                  <c:v>-54.722420140196093</c:v>
                </c:pt>
                <c:pt idx="2496">
                  <c:v>-52.463498997753014</c:v>
                </c:pt>
                <c:pt idx="2497">
                  <c:v>-50.008530089596746</c:v>
                </c:pt>
                <c:pt idx="2498">
                  <c:v>-48.93180498510813</c:v>
                </c:pt>
                <c:pt idx="2499">
                  <c:v>-47.431305684694394</c:v>
                </c:pt>
                <c:pt idx="2500">
                  <c:v>-40.572181651871773</c:v>
                </c:pt>
                <c:pt idx="2501">
                  <c:v>-36.348676337020137</c:v>
                </c:pt>
                <c:pt idx="2502">
                  <c:v>-35.55222876330258</c:v>
                </c:pt>
                <c:pt idx="2503">
                  <c:v>-39.32898039978538</c:v>
                </c:pt>
                <c:pt idx="2504">
                  <c:v>-41.972448116970732</c:v>
                </c:pt>
                <c:pt idx="2505">
                  <c:v>-41.62907426608637</c:v>
                </c:pt>
                <c:pt idx="2506">
                  <c:v>-53.895011516173355</c:v>
                </c:pt>
                <c:pt idx="2507">
                  <c:v>-59.606856950170595</c:v>
                </c:pt>
                <c:pt idx="2508">
                  <c:v>-59.28569573749197</c:v>
                </c:pt>
                <c:pt idx="2509">
                  <c:v>-51.180780232433762</c:v>
                </c:pt>
                <c:pt idx="2510">
                  <c:v>-51.625265801342003</c:v>
                </c:pt>
                <c:pt idx="2511">
                  <c:v>-57.041761033939586</c:v>
                </c:pt>
                <c:pt idx="2512">
                  <c:v>-67.24208088434014</c:v>
                </c:pt>
                <c:pt idx="2513">
                  <c:v>-60.959227882843635</c:v>
                </c:pt>
                <c:pt idx="2514">
                  <c:v>-44.30875354936542</c:v>
                </c:pt>
                <c:pt idx="2515">
                  <c:v>-32.505667669406321</c:v>
                </c:pt>
                <c:pt idx="2516">
                  <c:v>-23.616996457616111</c:v>
                </c:pt>
                <c:pt idx="2517">
                  <c:v>-21.475998312944203</c:v>
                </c:pt>
                <c:pt idx="2518">
                  <c:v>-20.457421217826386</c:v>
                </c:pt>
                <c:pt idx="2519">
                  <c:v>-20.176411232449119</c:v>
                </c:pt>
                <c:pt idx="2520">
                  <c:v>-21.107938928555448</c:v>
                </c:pt>
                <c:pt idx="2521">
                  <c:v>-23.619833990809905</c:v>
                </c:pt>
                <c:pt idx="2522">
                  <c:v>-27.161404612040812</c:v>
                </c:pt>
                <c:pt idx="2523">
                  <c:v>-27.197969723068365</c:v>
                </c:pt>
                <c:pt idx="2524">
                  <c:v>-25.934470622718418</c:v>
                </c:pt>
                <c:pt idx="2525">
                  <c:v>-24.252459866735151</c:v>
                </c:pt>
                <c:pt idx="2526">
                  <c:v>-21.369215689299583</c:v>
                </c:pt>
                <c:pt idx="2527">
                  <c:v>-18.774918752610414</c:v>
                </c:pt>
                <c:pt idx="2528">
                  <c:v>-17.740024597068995</c:v>
                </c:pt>
                <c:pt idx="2529">
                  <c:v>-16.365149448375078</c:v>
                </c:pt>
                <c:pt idx="2530">
                  <c:v>-13.749837232207907</c:v>
                </c:pt>
                <c:pt idx="2531">
                  <c:v>-7.7544664348038985</c:v>
                </c:pt>
                <c:pt idx="2532">
                  <c:v>-4.864360213964706</c:v>
                </c:pt>
                <c:pt idx="2533">
                  <c:v>-2.0001785325808843</c:v>
                </c:pt>
                <c:pt idx="2534">
                  <c:v>-0.29987383677469637</c:v>
                </c:pt>
                <c:pt idx="2535">
                  <c:v>3.436066386816853E-2</c:v>
                </c:pt>
                <c:pt idx="2536">
                  <c:v>1.9239201598815134</c:v>
                </c:pt>
                <c:pt idx="2537">
                  <c:v>4.3387567382549266</c:v>
                </c:pt>
                <c:pt idx="2538">
                  <c:v>9.9929673988767505</c:v>
                </c:pt>
                <c:pt idx="2539">
                  <c:v>20.541136221889786</c:v>
                </c:pt>
                <c:pt idx="2540">
                  <c:v>26.04989857821321</c:v>
                </c:pt>
                <c:pt idx="2541">
                  <c:v>32.792027041119113</c:v>
                </c:pt>
                <c:pt idx="2542">
                  <c:v>37.721169416409019</c:v>
                </c:pt>
                <c:pt idx="2543">
                  <c:v>40.000676117352867</c:v>
                </c:pt>
                <c:pt idx="2544">
                  <c:v>44.856177459747116</c:v>
                </c:pt>
                <c:pt idx="2545">
                  <c:v>48.085363587803791</c:v>
                </c:pt>
                <c:pt idx="2546">
                  <c:v>55.077433976341112</c:v>
                </c:pt>
                <c:pt idx="2547">
                  <c:v>62.694340053171352</c:v>
                </c:pt>
                <c:pt idx="2548">
                  <c:v>65.958821805033963</c:v>
                </c:pt>
                <c:pt idx="2549">
                  <c:v>58.702657249056109</c:v>
                </c:pt>
                <c:pt idx="2550">
                  <c:v>49.499575480180354</c:v>
                </c:pt>
                <c:pt idx="2551">
                  <c:v>44.312437274693593</c:v>
                </c:pt>
                <c:pt idx="2552">
                  <c:v>42.816797491613471</c:v>
                </c:pt>
                <c:pt idx="2553">
                  <c:v>44.749626665376539</c:v>
                </c:pt>
                <c:pt idx="2554">
                  <c:v>48.384099763774145</c:v>
                </c:pt>
                <c:pt idx="2555">
                  <c:v>48.946023713326582</c:v>
                </c:pt>
                <c:pt idx="2556">
                  <c:v>43.875208957473845</c:v>
                </c:pt>
                <c:pt idx="2557">
                  <c:v>38.615121805467595</c:v>
                </c:pt>
                <c:pt idx="2558">
                  <c:v>33.030333646118429</c:v>
                </c:pt>
                <c:pt idx="2559">
                  <c:v>29.250631908088373</c:v>
                </c:pt>
                <c:pt idx="2560">
                  <c:v>28.973786501113516</c:v>
                </c:pt>
                <c:pt idx="2561">
                  <c:v>29.631967438830305</c:v>
                </c:pt>
                <c:pt idx="2562">
                  <c:v>31.786774176156666</c:v>
                </c:pt>
                <c:pt idx="2563">
                  <c:v>31.883279632832885</c:v>
                </c:pt>
                <c:pt idx="2564">
                  <c:v>31.48856535793816</c:v>
                </c:pt>
                <c:pt idx="2565">
                  <c:v>30.615311811702544</c:v>
                </c:pt>
                <c:pt idx="2566">
                  <c:v>29.793324764506306</c:v>
                </c:pt>
                <c:pt idx="2567">
                  <c:v>29.31216248912591</c:v>
                </c:pt>
                <c:pt idx="2568">
                  <c:v>28.794877980721399</c:v>
                </c:pt>
                <c:pt idx="2569">
                  <c:v>28.691165114137192</c:v>
                </c:pt>
                <c:pt idx="2570">
                  <c:v>29.535334365302681</c:v>
                </c:pt>
                <c:pt idx="2571">
                  <c:v>31.23118551416102</c:v>
                </c:pt>
                <c:pt idx="2572">
                  <c:v>31.697192768200551</c:v>
                </c:pt>
                <c:pt idx="2573">
                  <c:v>32.420666046482232</c:v>
                </c:pt>
                <c:pt idx="2574">
                  <c:v>33.935966433567373</c:v>
                </c:pt>
                <c:pt idx="2575">
                  <c:v>35.500565810220252</c:v>
                </c:pt>
                <c:pt idx="2576">
                  <c:v>36.863054610461859</c:v>
                </c:pt>
                <c:pt idx="2577">
                  <c:v>39.897724839800347</c:v>
                </c:pt>
                <c:pt idx="2578">
                  <c:v>44.23454620006693</c:v>
                </c:pt>
                <c:pt idx="2579">
                  <c:v>48.033004938588149</c:v>
                </c:pt>
                <c:pt idx="2580">
                  <c:v>51.565328929999687</c:v>
                </c:pt>
                <c:pt idx="2581">
                  <c:v>56.308664460319051</c:v>
                </c:pt>
                <c:pt idx="2582">
                  <c:v>59.461855832510913</c:v>
                </c:pt>
                <c:pt idx="2583">
                  <c:v>62.758381134427466</c:v>
                </c:pt>
                <c:pt idx="2584">
                  <c:v>64.066438392871078</c:v>
                </c:pt>
                <c:pt idx="2585">
                  <c:v>66.395203599540366</c:v>
                </c:pt>
                <c:pt idx="2586">
                  <c:v>68.580782394313331</c:v>
                </c:pt>
                <c:pt idx="2587">
                  <c:v>67.447410991493982</c:v>
                </c:pt>
                <c:pt idx="2588">
                  <c:v>64.308021078737454</c:v>
                </c:pt>
                <c:pt idx="2589">
                  <c:v>58.296477150491903</c:v>
                </c:pt>
                <c:pt idx="2590">
                  <c:v>51.738298912478911</c:v>
                </c:pt>
                <c:pt idx="2591">
                  <c:v>46.426506570422234</c:v>
                </c:pt>
                <c:pt idx="2592">
                  <c:v>43.641728563225918</c:v>
                </c:pt>
                <c:pt idx="2593">
                  <c:v>37.102308574256135</c:v>
                </c:pt>
                <c:pt idx="2594">
                  <c:v>26.783330076745433</c:v>
                </c:pt>
                <c:pt idx="2595">
                  <c:v>18.214435553632022</c:v>
                </c:pt>
                <c:pt idx="2596">
                  <c:v>10.588911970157044</c:v>
                </c:pt>
                <c:pt idx="2597">
                  <c:v>6.2024436781830339</c:v>
                </c:pt>
                <c:pt idx="2598">
                  <c:v>3.7717329124348096</c:v>
                </c:pt>
                <c:pt idx="2599">
                  <c:v>2.5617118929308442</c:v>
                </c:pt>
                <c:pt idx="2600">
                  <c:v>0.82617258484402201</c:v>
                </c:pt>
                <c:pt idx="2601">
                  <c:v>-0.21257245275900608</c:v>
                </c:pt>
                <c:pt idx="2602">
                  <c:v>-1.6671263437537891</c:v>
                </c:pt>
                <c:pt idx="2603">
                  <c:v>-3.7544065123803265</c:v>
                </c:pt>
                <c:pt idx="2604">
                  <c:v>-5.2498408970034269</c:v>
                </c:pt>
                <c:pt idx="2605">
                  <c:v>-5.6973287612536696</c:v>
                </c:pt>
                <c:pt idx="2606">
                  <c:v>-6.9566859404276835</c:v>
                </c:pt>
                <c:pt idx="2607">
                  <c:v>-6.5134866101194673</c:v>
                </c:pt>
                <c:pt idx="2608">
                  <c:v>-5.1042568406562356</c:v>
                </c:pt>
                <c:pt idx="2609">
                  <c:v>-4.8384570479270135</c:v>
                </c:pt>
                <c:pt idx="2610">
                  <c:v>-3.8965509412167703</c:v>
                </c:pt>
                <c:pt idx="2611">
                  <c:v>-3.7755493401711036</c:v>
                </c:pt>
                <c:pt idx="2612">
                  <c:v>-5.0583792799414908</c:v>
                </c:pt>
                <c:pt idx="2613">
                  <c:v>-6.2273706271027818</c:v>
                </c:pt>
                <c:pt idx="2614">
                  <c:v>-7.259046704989446</c:v>
                </c:pt>
                <c:pt idx="2615">
                  <c:v>-7.4349127067892722</c:v>
                </c:pt>
                <c:pt idx="2616">
                  <c:v>-6.931243976993108</c:v>
                </c:pt>
                <c:pt idx="2617">
                  <c:v>-4.7520169851885781</c:v>
                </c:pt>
                <c:pt idx="2618">
                  <c:v>-2.7883175250382481</c:v>
                </c:pt>
                <c:pt idx="2619">
                  <c:v>-1.3761418099533766</c:v>
                </c:pt>
                <c:pt idx="2620">
                  <c:v>-0.61891872022936512</c:v>
                </c:pt>
                <c:pt idx="2621">
                  <c:v>-3.179893274280837</c:v>
                </c:pt>
                <c:pt idx="2622">
                  <c:v>-6.2385873992328227</c:v>
                </c:pt>
                <c:pt idx="2623">
                  <c:v>-5.9935606872354006</c:v>
                </c:pt>
                <c:pt idx="2624">
                  <c:v>-4.9255962361787038</c:v>
                </c:pt>
                <c:pt idx="2625">
                  <c:v>-4.4187127880221153</c:v>
                </c:pt>
                <c:pt idx="2626">
                  <c:v>1.3660952488301243</c:v>
                </c:pt>
                <c:pt idx="2627">
                  <c:v>7.0542485736590956</c:v>
                </c:pt>
                <c:pt idx="2628">
                  <c:v>10.711983755307232</c:v>
                </c:pt>
                <c:pt idx="2629">
                  <c:v>20.676892238641496</c:v>
                </c:pt>
                <c:pt idx="2630">
                  <c:v>30.696744083755501</c:v>
                </c:pt>
                <c:pt idx="2631">
                  <c:v>34.95018954896139</c:v>
                </c:pt>
                <c:pt idx="2632">
                  <c:v>28.834247783310786</c:v>
                </c:pt>
                <c:pt idx="2633">
                  <c:v>17.362053981272716</c:v>
                </c:pt>
                <c:pt idx="2634">
                  <c:v>12.354560571875281</c:v>
                </c:pt>
                <c:pt idx="2635">
                  <c:v>20.190986013722895</c:v>
                </c:pt>
                <c:pt idx="2636">
                  <c:v>26.418693469033549</c:v>
                </c:pt>
                <c:pt idx="2637">
                  <c:v>34.280044788906643</c:v>
                </c:pt>
                <c:pt idx="2638">
                  <c:v>47.668025241259805</c:v>
                </c:pt>
                <c:pt idx="2639">
                  <c:v>54.713819716109846</c:v>
                </c:pt>
                <c:pt idx="2640">
                  <c:v>57.826527752712963</c:v>
                </c:pt>
                <c:pt idx="2641">
                  <c:v>58.351775272803792</c:v>
                </c:pt>
                <c:pt idx="2642">
                  <c:v>57.967957445709779</c:v>
                </c:pt>
                <c:pt idx="2643">
                  <c:v>56.707834647018856</c:v>
                </c:pt>
                <c:pt idx="2644">
                  <c:v>54.164718576974479</c:v>
                </c:pt>
                <c:pt idx="2645">
                  <c:v>50.844103839968206</c:v>
                </c:pt>
                <c:pt idx="2646">
                  <c:v>47.571922659433142</c:v>
                </c:pt>
                <c:pt idx="2647">
                  <c:v>44.284260739501889</c:v>
                </c:pt>
                <c:pt idx="2648">
                  <c:v>41.315306804260388</c:v>
                </c:pt>
                <c:pt idx="2649">
                  <c:v>38.801889513654793</c:v>
                </c:pt>
                <c:pt idx="2650">
                  <c:v>36.490325491075829</c:v>
                </c:pt>
                <c:pt idx="2651">
                  <c:v>35.881985921698593</c:v>
                </c:pt>
                <c:pt idx="2652">
                  <c:v>36.04220042168253</c:v>
                </c:pt>
                <c:pt idx="2653">
                  <c:v>36.955446169257563</c:v>
                </c:pt>
                <c:pt idx="2654">
                  <c:v>38.057716349168096</c:v>
                </c:pt>
                <c:pt idx="2655">
                  <c:v>38.844356468567582</c:v>
                </c:pt>
                <c:pt idx="2656">
                  <c:v>39.120151975634286</c:v>
                </c:pt>
                <c:pt idx="2657">
                  <c:v>39.781405844852983</c:v>
                </c:pt>
                <c:pt idx="2658">
                  <c:v>40.74027403810004</c:v>
                </c:pt>
                <c:pt idx="2659">
                  <c:v>40.924949654324116</c:v>
                </c:pt>
                <c:pt idx="2660">
                  <c:v>40.32761153503268</c:v>
                </c:pt>
                <c:pt idx="2661">
                  <c:v>39.625202053910911</c:v>
                </c:pt>
                <c:pt idx="2662">
                  <c:v>38.709139650369465</c:v>
                </c:pt>
                <c:pt idx="2663">
                  <c:v>39.224035187719203</c:v>
                </c:pt>
                <c:pt idx="2664">
                  <c:v>39.914602394972384</c:v>
                </c:pt>
                <c:pt idx="2665">
                  <c:v>40.241649229245162</c:v>
                </c:pt>
                <c:pt idx="2666">
                  <c:v>40.42894209547768</c:v>
                </c:pt>
                <c:pt idx="2667">
                  <c:v>39.968344273018985</c:v>
                </c:pt>
                <c:pt idx="2668">
                  <c:v>39.224318947545072</c:v>
                </c:pt>
                <c:pt idx="2669">
                  <c:v>38.88111004782067</c:v>
                </c:pt>
                <c:pt idx="2670">
                  <c:v>38.633269422318641</c:v>
                </c:pt>
                <c:pt idx="2671">
                  <c:v>39.550277370926317</c:v>
                </c:pt>
                <c:pt idx="2672">
                  <c:v>41.733446571479533</c:v>
                </c:pt>
                <c:pt idx="2673">
                  <c:v>44.191838312947759</c:v>
                </c:pt>
                <c:pt idx="2674">
                  <c:v>47.924793774227538</c:v>
                </c:pt>
                <c:pt idx="2675">
                  <c:v>52.091714826201546</c:v>
                </c:pt>
                <c:pt idx="2676">
                  <c:v>54.899633667098342</c:v>
                </c:pt>
                <c:pt idx="2677">
                  <c:v>56.534480482772736</c:v>
                </c:pt>
                <c:pt idx="2678">
                  <c:v>57.138991619937713</c:v>
                </c:pt>
                <c:pt idx="2679">
                  <c:v>55.572833584973274</c:v>
                </c:pt>
                <c:pt idx="2680">
                  <c:v>55.384122093429255</c:v>
                </c:pt>
                <c:pt idx="2681">
                  <c:v>55.317097998489999</c:v>
                </c:pt>
                <c:pt idx="2682">
                  <c:v>55.244828503851863</c:v>
                </c:pt>
                <c:pt idx="2683">
                  <c:v>57.39643623690759</c:v>
                </c:pt>
                <c:pt idx="2684">
                  <c:v>59.234627155838744</c:v>
                </c:pt>
                <c:pt idx="2685">
                  <c:v>60.475401962466066</c:v>
                </c:pt>
                <c:pt idx="2686">
                  <c:v>62.511172005917743</c:v>
                </c:pt>
                <c:pt idx="2687">
                  <c:v>58.876462682691553</c:v>
                </c:pt>
                <c:pt idx="2688">
                  <c:v>53.51249322617177</c:v>
                </c:pt>
                <c:pt idx="2689">
                  <c:v>44.546062619263907</c:v>
                </c:pt>
                <c:pt idx="2690">
                  <c:v>37.73805772468112</c:v>
                </c:pt>
                <c:pt idx="2691">
                  <c:v>33.179750250968503</c:v>
                </c:pt>
                <c:pt idx="2692">
                  <c:v>23.075209623511558</c:v>
                </c:pt>
                <c:pt idx="2693">
                  <c:v>13.789156401752276</c:v>
                </c:pt>
                <c:pt idx="2694">
                  <c:v>11.630599610823554</c:v>
                </c:pt>
                <c:pt idx="2695">
                  <c:v>3.8848729859608926</c:v>
                </c:pt>
                <c:pt idx="2696">
                  <c:v>0.54722479113224254</c:v>
                </c:pt>
                <c:pt idx="2697">
                  <c:v>0.19857949155283203</c:v>
                </c:pt>
                <c:pt idx="2698">
                  <c:v>-1.5301588393287426</c:v>
                </c:pt>
                <c:pt idx="2699">
                  <c:v>-2.6471445501971687</c:v>
                </c:pt>
                <c:pt idx="2700">
                  <c:v>-3.9183681432046233</c:v>
                </c:pt>
                <c:pt idx="2701">
                  <c:v>-6.3300338263438052</c:v>
                </c:pt>
                <c:pt idx="2702">
                  <c:v>-5.6750055133508122</c:v>
                </c:pt>
                <c:pt idx="2703">
                  <c:v>-7.103461944360574</c:v>
                </c:pt>
                <c:pt idx="2704">
                  <c:v>-7.5104046284238652</c:v>
                </c:pt>
                <c:pt idx="2705">
                  <c:v>-7.486778940521809</c:v>
                </c:pt>
                <c:pt idx="2706">
                  <c:v>-7.2134995515045324</c:v>
                </c:pt>
                <c:pt idx="2707">
                  <c:v>-7.4991882819941331</c:v>
                </c:pt>
                <c:pt idx="2708">
                  <c:v>-7.7213364203462191</c:v>
                </c:pt>
                <c:pt idx="2709">
                  <c:v>-7.6616508466689144</c:v>
                </c:pt>
                <c:pt idx="2710">
                  <c:v>-7.6473557134693744</c:v>
                </c:pt>
                <c:pt idx="2711">
                  <c:v>-6.7125761999952607</c:v>
                </c:pt>
                <c:pt idx="2712">
                  <c:v>-5.6917387822428749</c:v>
                </c:pt>
                <c:pt idx="2713">
                  <c:v>-4.9385400767861691</c:v>
                </c:pt>
                <c:pt idx="2714">
                  <c:v>-4.5190835819142672</c:v>
                </c:pt>
                <c:pt idx="2715">
                  <c:v>-4.7137397547683682</c:v>
                </c:pt>
                <c:pt idx="2716">
                  <c:v>-5.4965343197484424</c:v>
                </c:pt>
                <c:pt idx="2717">
                  <c:v>-5.9525779295214614</c:v>
                </c:pt>
                <c:pt idx="2718">
                  <c:v>-4.467549738788219</c:v>
                </c:pt>
                <c:pt idx="2719">
                  <c:v>-1.9650997949743778</c:v>
                </c:pt>
                <c:pt idx="2720">
                  <c:v>1.1159591229044452</c:v>
                </c:pt>
                <c:pt idx="2721">
                  <c:v>1.2900247893124457</c:v>
                </c:pt>
                <c:pt idx="2722">
                  <c:v>6.7687396302369187</c:v>
                </c:pt>
                <c:pt idx="2723">
                  <c:v>11.61211802310183</c:v>
                </c:pt>
                <c:pt idx="2724">
                  <c:v>15.13231012819074</c:v>
                </c:pt>
                <c:pt idx="2725">
                  <c:v>17.061000659790206</c:v>
                </c:pt>
                <c:pt idx="2726">
                  <c:v>19.473545134962531</c:v>
                </c:pt>
                <c:pt idx="2727">
                  <c:v>18.546132736812318</c:v>
                </c:pt>
                <c:pt idx="2728">
                  <c:v>28.83251086442765</c:v>
                </c:pt>
                <c:pt idx="2729">
                  <c:v>37.056398642265314</c:v>
                </c:pt>
                <c:pt idx="2730">
                  <c:v>36.389611908390364</c:v>
                </c:pt>
                <c:pt idx="2731">
                  <c:v>41.689840816257778</c:v>
                </c:pt>
                <c:pt idx="2732">
                  <c:v>53.066764665948547</c:v>
                </c:pt>
                <c:pt idx="2733">
                  <c:v>67.602183722181536</c:v>
                </c:pt>
                <c:pt idx="2734">
                  <c:v>81.509396505357572</c:v>
                </c:pt>
                <c:pt idx="2735">
                  <c:v>84.372601482492882</c:v>
                </c:pt>
                <c:pt idx="2736">
                  <c:v>76.293379855695122</c:v>
                </c:pt>
                <c:pt idx="2737">
                  <c:v>67.300338528405135</c:v>
                </c:pt>
                <c:pt idx="2738">
                  <c:v>60.50743299687754</c:v>
                </c:pt>
                <c:pt idx="2739">
                  <c:v>55.069590360652199</c:v>
                </c:pt>
                <c:pt idx="2740">
                  <c:v>51.172022070703697</c:v>
                </c:pt>
                <c:pt idx="2741">
                  <c:v>47.029296845644367</c:v>
                </c:pt>
                <c:pt idx="2742">
                  <c:v>43.814487009278317</c:v>
                </c:pt>
                <c:pt idx="2743">
                  <c:v>42.882229828127727</c:v>
                </c:pt>
                <c:pt idx="2744">
                  <c:v>42.688841472643645</c:v>
                </c:pt>
                <c:pt idx="2745">
                  <c:v>41.501311342086666</c:v>
                </c:pt>
                <c:pt idx="2746">
                  <c:v>39.824154082314848</c:v>
                </c:pt>
                <c:pt idx="2747">
                  <c:v>38.651609206486448</c:v>
                </c:pt>
                <c:pt idx="2748">
                  <c:v>37.395145484104823</c:v>
                </c:pt>
                <c:pt idx="2749">
                  <c:v>37.259486187975646</c:v>
                </c:pt>
                <c:pt idx="2750">
                  <c:v>37.037380163478353</c:v>
                </c:pt>
                <c:pt idx="2751">
                  <c:v>36.489548143417089</c:v>
                </c:pt>
                <c:pt idx="2752">
                  <c:v>35.861091469519863</c:v>
                </c:pt>
                <c:pt idx="2753">
                  <c:v>35.735167463512354</c:v>
                </c:pt>
                <c:pt idx="2754">
                  <c:v>35.954662748672717</c:v>
                </c:pt>
                <c:pt idx="2755">
                  <c:v>36.544736928195825</c:v>
                </c:pt>
                <c:pt idx="2756">
                  <c:v>36.904866894945521</c:v>
                </c:pt>
                <c:pt idx="2757">
                  <c:v>36.772399771421533</c:v>
                </c:pt>
                <c:pt idx="2758">
                  <c:v>36.068809228163943</c:v>
                </c:pt>
                <c:pt idx="2759">
                  <c:v>35.358618783972744</c:v>
                </c:pt>
                <c:pt idx="2760">
                  <c:v>34.667987955489423</c:v>
                </c:pt>
                <c:pt idx="2761">
                  <c:v>35.037827634717935</c:v>
                </c:pt>
                <c:pt idx="2762">
                  <c:v>37.249421415983257</c:v>
                </c:pt>
                <c:pt idx="2763">
                  <c:v>39.201880547266029</c:v>
                </c:pt>
                <c:pt idx="2764">
                  <c:v>41.267901158031314</c:v>
                </c:pt>
                <c:pt idx="2765">
                  <c:v>43.291344751831168</c:v>
                </c:pt>
                <c:pt idx="2766">
                  <c:v>45.516442355882738</c:v>
                </c:pt>
                <c:pt idx="2767">
                  <c:v>47.042001857056675</c:v>
                </c:pt>
                <c:pt idx="2768">
                  <c:v>50.547386957663065</c:v>
                </c:pt>
                <c:pt idx="2769">
                  <c:v>53.725234611605714</c:v>
                </c:pt>
                <c:pt idx="2770">
                  <c:v>56.36807782852398</c:v>
                </c:pt>
                <c:pt idx="2771">
                  <c:v>62.716180329280824</c:v>
                </c:pt>
                <c:pt idx="2772">
                  <c:v>64.31140932348336</c:v>
                </c:pt>
                <c:pt idx="2773">
                  <c:v>66.948226290741417</c:v>
                </c:pt>
                <c:pt idx="2774">
                  <c:v>65.868734576592416</c:v>
                </c:pt>
                <c:pt idx="2775">
                  <c:v>67.853149846595684</c:v>
                </c:pt>
                <c:pt idx="2776">
                  <c:v>69.990407232441285</c:v>
                </c:pt>
                <c:pt idx="2777">
                  <c:v>69.680341226308229</c:v>
                </c:pt>
                <c:pt idx="2778">
                  <c:v>67.06787966959061</c:v>
                </c:pt>
                <c:pt idx="2779">
                  <c:v>59.762420318147257</c:v>
                </c:pt>
                <c:pt idx="2780">
                  <c:v>43.647145158226323</c:v>
                </c:pt>
                <c:pt idx="2781">
                  <c:v>32.601642264034453</c:v>
                </c:pt>
                <c:pt idx="2782">
                  <c:v>25.024320108580397</c:v>
                </c:pt>
                <c:pt idx="2783">
                  <c:v>16.229033752317367</c:v>
                </c:pt>
                <c:pt idx="2784">
                  <c:v>10.553163855778743</c:v>
                </c:pt>
                <c:pt idx="2785">
                  <c:v>3.9396888335041713</c:v>
                </c:pt>
                <c:pt idx="2786">
                  <c:v>0.55811880737294506</c:v>
                </c:pt>
                <c:pt idx="2787">
                  <c:v>-4.3137959233307805</c:v>
                </c:pt>
                <c:pt idx="2788">
                  <c:v>-8.5378932309789981</c:v>
                </c:pt>
                <c:pt idx="2789">
                  <c:v>-9.8134670790570553</c:v>
                </c:pt>
                <c:pt idx="2790">
                  <c:v>-11.546036100457831</c:v>
                </c:pt>
                <c:pt idx="2791">
                  <c:v>-10.57779135238345</c:v>
                </c:pt>
                <c:pt idx="2792">
                  <c:v>-11.805127972539035</c:v>
                </c:pt>
                <c:pt idx="2793">
                  <c:v>-14.13073096656435</c:v>
                </c:pt>
                <c:pt idx="2794">
                  <c:v>-11.430531791936241</c:v>
                </c:pt>
                <c:pt idx="2795">
                  <c:v>-13.524327878281952</c:v>
                </c:pt>
                <c:pt idx="2796">
                  <c:v>-15.010460344396529</c:v>
                </c:pt>
                <c:pt idx="2797">
                  <c:v>-14.762378358493807</c:v>
                </c:pt>
                <c:pt idx="2798">
                  <c:v>-14.041141059639939</c:v>
                </c:pt>
                <c:pt idx="2799">
                  <c:v>-13.273407452241207</c:v>
                </c:pt>
                <c:pt idx="2800">
                  <c:v>-13.89266460237635</c:v>
                </c:pt>
                <c:pt idx="2801">
                  <c:v>-13.760071163172325</c:v>
                </c:pt>
                <c:pt idx="2802">
                  <c:v>-13.227698683944395</c:v>
                </c:pt>
                <c:pt idx="2803">
                  <c:v>-12.588692233208381</c:v>
                </c:pt>
                <c:pt idx="2804">
                  <c:v>-11.54282688876085</c:v>
                </c:pt>
                <c:pt idx="2805">
                  <c:v>-10.609719331372629</c:v>
                </c:pt>
                <c:pt idx="2806">
                  <c:v>-9.9664712073246857</c:v>
                </c:pt>
                <c:pt idx="2807">
                  <c:v>-9.0192046802963191</c:v>
                </c:pt>
                <c:pt idx="2808">
                  <c:v>-8.4270102790462609</c:v>
                </c:pt>
                <c:pt idx="2809">
                  <c:v>-7.5320687428841113</c:v>
                </c:pt>
                <c:pt idx="2810">
                  <c:v>-5.472971544536418</c:v>
                </c:pt>
                <c:pt idx="2811">
                  <c:v>-2.5877305936363078</c:v>
                </c:pt>
                <c:pt idx="2812">
                  <c:v>3.4431138423273465E-2</c:v>
                </c:pt>
                <c:pt idx="2813">
                  <c:v>2.679121319172411</c:v>
                </c:pt>
                <c:pt idx="2814">
                  <c:v>6.1306732545352514</c:v>
                </c:pt>
                <c:pt idx="2815">
                  <c:v>8.5708592211960895</c:v>
                </c:pt>
                <c:pt idx="2816">
                  <c:v>12.856336719415598</c:v>
                </c:pt>
                <c:pt idx="2817">
                  <c:v>20.474490579315788</c:v>
                </c:pt>
                <c:pt idx="2818">
                  <c:v>27.351768558981043</c:v>
                </c:pt>
                <c:pt idx="2819">
                  <c:v>39.33147898275385</c:v>
                </c:pt>
                <c:pt idx="2820">
                  <c:v>56.301560116423559</c:v>
                </c:pt>
                <c:pt idx="2821">
                  <c:v>65.988021005751307</c:v>
                </c:pt>
                <c:pt idx="2822">
                  <c:v>65.20224106488611</c:v>
                </c:pt>
                <c:pt idx="2823">
                  <c:v>60.098137761166804</c:v>
                </c:pt>
                <c:pt idx="2824">
                  <c:v>52.7882466283586</c:v>
                </c:pt>
                <c:pt idx="2825">
                  <c:v>51.806224534472122</c:v>
                </c:pt>
                <c:pt idx="2826">
                  <c:v>53.544263449546513</c:v>
                </c:pt>
                <c:pt idx="2827">
                  <c:v>53.881948240866599</c:v>
                </c:pt>
                <c:pt idx="2828">
                  <c:v>50.430147779712648</c:v>
                </c:pt>
                <c:pt idx="2829">
                  <c:v>46.410516487872869</c:v>
                </c:pt>
                <c:pt idx="2830">
                  <c:v>41.547616186737265</c:v>
                </c:pt>
                <c:pt idx="2831">
                  <c:v>37.571226126721562</c:v>
                </c:pt>
                <c:pt idx="2832">
                  <c:v>35.078751626775897</c:v>
                </c:pt>
                <c:pt idx="2833">
                  <c:v>32.332195766211491</c:v>
                </c:pt>
                <c:pt idx="2834">
                  <c:v>30.529114235451765</c:v>
                </c:pt>
                <c:pt idx="2835">
                  <c:v>28.602108954076201</c:v>
                </c:pt>
                <c:pt idx="2836">
                  <c:v>26.450142499891317</c:v>
                </c:pt>
                <c:pt idx="2837">
                  <c:v>25.255941156434186</c:v>
                </c:pt>
                <c:pt idx="2838">
                  <c:v>23.969202522420552</c:v>
                </c:pt>
                <c:pt idx="2839">
                  <c:v>22.657335113461798</c:v>
                </c:pt>
                <c:pt idx="2840">
                  <c:v>21.34037566235067</c:v>
                </c:pt>
                <c:pt idx="2841">
                  <c:v>19.889117369514295</c:v>
                </c:pt>
                <c:pt idx="2842">
                  <c:v>18.988713435238068</c:v>
                </c:pt>
                <c:pt idx="2843">
                  <c:v>19.107655914071923</c:v>
                </c:pt>
                <c:pt idx="2844">
                  <c:v>19.275720867240249</c:v>
                </c:pt>
                <c:pt idx="2845">
                  <c:v>20.174883694334557</c:v>
                </c:pt>
                <c:pt idx="2846">
                  <c:v>20.217021347573827</c:v>
                </c:pt>
                <c:pt idx="2847">
                  <c:v>20.366254887474941</c:v>
                </c:pt>
                <c:pt idx="2848">
                  <c:v>21.748136158891732</c:v>
                </c:pt>
                <c:pt idx="2849">
                  <c:v>22.496515303467184</c:v>
                </c:pt>
                <c:pt idx="2850">
                  <c:v>23.053495914751217</c:v>
                </c:pt>
                <c:pt idx="2851">
                  <c:v>21.920436108252659</c:v>
                </c:pt>
                <c:pt idx="2852">
                  <c:v>20.448778294522324</c:v>
                </c:pt>
                <c:pt idx="2853">
                  <c:v>18.3443006278303</c:v>
                </c:pt>
                <c:pt idx="2854">
                  <c:v>18.551000661673648</c:v>
                </c:pt>
                <c:pt idx="2855">
                  <c:v>18.998381239596277</c:v>
                </c:pt>
                <c:pt idx="2856">
                  <c:v>20.463299497499925</c:v>
                </c:pt>
                <c:pt idx="2857">
                  <c:v>26.998351403696809</c:v>
                </c:pt>
                <c:pt idx="2858">
                  <c:v>33.48677877200938</c:v>
                </c:pt>
                <c:pt idx="2859">
                  <c:v>38.898714416213288</c:v>
                </c:pt>
                <c:pt idx="2860">
                  <c:v>41.856249308835828</c:v>
                </c:pt>
                <c:pt idx="2861">
                  <c:v>47.569091152643281</c:v>
                </c:pt>
                <c:pt idx="2862">
                  <c:v>53.167849382180428</c:v>
                </c:pt>
                <c:pt idx="2863">
                  <c:v>56.817325959363501</c:v>
                </c:pt>
                <c:pt idx="2864">
                  <c:v>58.589374010644576</c:v>
                </c:pt>
                <c:pt idx="2865">
                  <c:v>62.792768653980374</c:v>
                </c:pt>
                <c:pt idx="2866">
                  <c:v>64.424847764533482</c:v>
                </c:pt>
                <c:pt idx="2867">
                  <c:v>58.514087981406504</c:v>
                </c:pt>
                <c:pt idx="2868">
                  <c:v>40.210711765443321</c:v>
                </c:pt>
                <c:pt idx="2869">
                  <c:v>27.048366412911673</c:v>
                </c:pt>
                <c:pt idx="2870">
                  <c:v>18.959564619859695</c:v>
                </c:pt>
                <c:pt idx="2871">
                  <c:v>8.1281156767802401</c:v>
                </c:pt>
                <c:pt idx="2872">
                  <c:v>1.143288974314608</c:v>
                </c:pt>
                <c:pt idx="2873">
                  <c:v>-2.7947458730272334</c:v>
                </c:pt>
                <c:pt idx="2874">
                  <c:v>-5.0320719779375036</c:v>
                </c:pt>
                <c:pt idx="2875">
                  <c:v>-7.4173490796074759</c:v>
                </c:pt>
                <c:pt idx="2876">
                  <c:v>-8.5266629637171363</c:v>
                </c:pt>
                <c:pt idx="2877">
                  <c:v>-9.6629632598987225</c:v>
                </c:pt>
                <c:pt idx="2878">
                  <c:v>-10.326826567101886</c:v>
                </c:pt>
                <c:pt idx="2879">
                  <c:v>-12.571324606889727</c:v>
                </c:pt>
                <c:pt idx="2880">
                  <c:v>-14.636009126677076</c:v>
                </c:pt>
                <c:pt idx="2881">
                  <c:v>-16.103662379590716</c:v>
                </c:pt>
                <c:pt idx="2882">
                  <c:v>-16.546520293575352</c:v>
                </c:pt>
                <c:pt idx="2883">
                  <c:v>-16.641194209398531</c:v>
                </c:pt>
                <c:pt idx="2884">
                  <c:v>-16.449286305242513</c:v>
                </c:pt>
                <c:pt idx="2885">
                  <c:v>-16.43441973124871</c:v>
                </c:pt>
                <c:pt idx="2886">
                  <c:v>-16.711515522845332</c:v>
                </c:pt>
                <c:pt idx="2887">
                  <c:v>-17.200955937332751</c:v>
                </c:pt>
                <c:pt idx="2888">
                  <c:v>-17.176443281427719</c:v>
                </c:pt>
                <c:pt idx="2889">
                  <c:v>-16.797517357611547</c:v>
                </c:pt>
                <c:pt idx="2890">
                  <c:v>-15.648320658475443</c:v>
                </c:pt>
                <c:pt idx="2891">
                  <c:v>-14.521618665356298</c:v>
                </c:pt>
                <c:pt idx="2892">
                  <c:v>-14.106757643925981</c:v>
                </c:pt>
                <c:pt idx="2893">
                  <c:v>-13.948018632356987</c:v>
                </c:pt>
                <c:pt idx="2894">
                  <c:v>-14.968562828676584</c:v>
                </c:pt>
                <c:pt idx="2895">
                  <c:v>-15.267117764888996</c:v>
                </c:pt>
                <c:pt idx="2896">
                  <c:v>-14.036531179422296</c:v>
                </c:pt>
                <c:pt idx="2897">
                  <c:v>-11.497084189540322</c:v>
                </c:pt>
                <c:pt idx="2898">
                  <c:v>-8.2931393198326955</c:v>
                </c:pt>
                <c:pt idx="2899">
                  <c:v>-5.3731747104235872</c:v>
                </c:pt>
                <c:pt idx="2900">
                  <c:v>-2.7228335277926154</c:v>
                </c:pt>
                <c:pt idx="2901">
                  <c:v>0.36731459990480497</c:v>
                </c:pt>
                <c:pt idx="2902">
                  <c:v>4.3908870755691582</c:v>
                </c:pt>
                <c:pt idx="2903">
                  <c:v>10.709690853446737</c:v>
                </c:pt>
                <c:pt idx="2904">
                  <c:v>18.879666434493711</c:v>
                </c:pt>
                <c:pt idx="2905">
                  <c:v>28.32495854058774</c:v>
                </c:pt>
                <c:pt idx="2906">
                  <c:v>32.997508326460817</c:v>
                </c:pt>
                <c:pt idx="2907">
                  <c:v>44.451371020558661</c:v>
                </c:pt>
                <c:pt idx="2908">
                  <c:v>64.312766071655091</c:v>
                </c:pt>
                <c:pt idx="2909">
                  <c:v>65.209095594319237</c:v>
                </c:pt>
                <c:pt idx="2910">
                  <c:v>65.675530908910275</c:v>
                </c:pt>
                <c:pt idx="2911">
                  <c:v>69.638314885380538</c:v>
                </c:pt>
                <c:pt idx="2912">
                  <c:v>73.90910948537568</c:v>
                </c:pt>
                <c:pt idx="2913">
                  <c:v>73.685971323544791</c:v>
                </c:pt>
                <c:pt idx="2914">
                  <c:v>70.744400787820624</c:v>
                </c:pt>
                <c:pt idx="2915">
                  <c:v>63.5984408750694</c:v>
                </c:pt>
                <c:pt idx="2916">
                  <c:v>55.703020998166551</c:v>
                </c:pt>
                <c:pt idx="2917">
                  <c:v>48.157086031021748</c:v>
                </c:pt>
                <c:pt idx="2918">
                  <c:v>42.721000084553097</c:v>
                </c:pt>
                <c:pt idx="2919">
                  <c:v>37.348031397713072</c:v>
                </c:pt>
                <c:pt idx="2920">
                  <c:v>34.400329838741804</c:v>
                </c:pt>
                <c:pt idx="2921">
                  <c:v>32.641372097504991</c:v>
                </c:pt>
                <c:pt idx="2922">
                  <c:v>31.789037140505535</c:v>
                </c:pt>
                <c:pt idx="2923">
                  <c:v>31.433172535599869</c:v>
                </c:pt>
                <c:pt idx="2924">
                  <c:v>31.534333067239288</c:v>
                </c:pt>
                <c:pt idx="2925">
                  <c:v>31.144421274542733</c:v>
                </c:pt>
                <c:pt idx="2926">
                  <c:v>29.36083166200606</c:v>
                </c:pt>
                <c:pt idx="2927">
                  <c:v>26.919988787189265</c:v>
                </c:pt>
                <c:pt idx="2928">
                  <c:v>24.393283792022736</c:v>
                </c:pt>
                <c:pt idx="2929">
                  <c:v>23.125289016774815</c:v>
                </c:pt>
                <c:pt idx="2930">
                  <c:v>23.570790277912181</c:v>
                </c:pt>
                <c:pt idx="2931">
                  <c:v>24.765279612388898</c:v>
                </c:pt>
                <c:pt idx="2932">
                  <c:v>25.752018612065399</c:v>
                </c:pt>
                <c:pt idx="2933">
                  <c:v>25.556980394904983</c:v>
                </c:pt>
                <c:pt idx="2934">
                  <c:v>24.931399513616892</c:v>
                </c:pt>
                <c:pt idx="2935">
                  <c:v>23.738622907309249</c:v>
                </c:pt>
                <c:pt idx="2936">
                  <c:v>23.138056801697552</c:v>
                </c:pt>
                <c:pt idx="2937">
                  <c:v>22.853528404778157</c:v>
                </c:pt>
                <c:pt idx="2938">
                  <c:v>23.798647265262062</c:v>
                </c:pt>
                <c:pt idx="2939">
                  <c:v>25.565578475270428</c:v>
                </c:pt>
                <c:pt idx="2940">
                  <c:v>27.955115276868124</c:v>
                </c:pt>
                <c:pt idx="2941">
                  <c:v>30.239652810815929</c:v>
                </c:pt>
                <c:pt idx="2942">
                  <c:v>34.205259811123931</c:v>
                </c:pt>
                <c:pt idx="2943">
                  <c:v>36.966727913229136</c:v>
                </c:pt>
                <c:pt idx="2944">
                  <c:v>42.66255440160505</c:v>
                </c:pt>
                <c:pt idx="2945">
                  <c:v>46.619688520237197</c:v>
                </c:pt>
                <c:pt idx="2946">
                  <c:v>48.635391728025219</c:v>
                </c:pt>
                <c:pt idx="2947">
                  <c:v>49.553313805210834</c:v>
                </c:pt>
                <c:pt idx="2948">
                  <c:v>52.180203902211986</c:v>
                </c:pt>
                <c:pt idx="2949">
                  <c:v>55.259235255388859</c:v>
                </c:pt>
                <c:pt idx="2950">
                  <c:v>53.4106546462422</c:v>
                </c:pt>
                <c:pt idx="2951">
                  <c:v>50.303709121748803</c:v>
                </c:pt>
                <c:pt idx="2952">
                  <c:v>43.641864106201623</c:v>
                </c:pt>
                <c:pt idx="2953">
                  <c:v>32.132804733500564</c:v>
                </c:pt>
                <c:pt idx="2954">
                  <c:v>29.104175032935746</c:v>
                </c:pt>
                <c:pt idx="2955">
                  <c:v>17.595795036391639</c:v>
                </c:pt>
                <c:pt idx="2956">
                  <c:v>6.939433593679138</c:v>
                </c:pt>
                <c:pt idx="2957">
                  <c:v>-1.4078949932163471</c:v>
                </c:pt>
                <c:pt idx="2958">
                  <c:v>-3.3375275997218328</c:v>
                </c:pt>
                <c:pt idx="2959">
                  <c:v>-9.2666181091689861</c:v>
                </c:pt>
                <c:pt idx="2960">
                  <c:v>-4.0291674356072997</c:v>
                </c:pt>
                <c:pt idx="2961">
                  <c:v>-0.21236834831846843</c:v>
                </c:pt>
                <c:pt idx="2962">
                  <c:v>-2.7218945792010723</c:v>
                </c:pt>
                <c:pt idx="2963">
                  <c:v>-6.032217886127234</c:v>
                </c:pt>
                <c:pt idx="2964">
                  <c:v>-8.2149569041578463</c:v>
                </c:pt>
                <c:pt idx="2965">
                  <c:v>-11.473106337942578</c:v>
                </c:pt>
                <c:pt idx="2966">
                  <c:v>-12.234279544904808</c:v>
                </c:pt>
                <c:pt idx="2967">
                  <c:v>-15.834430038684328</c:v>
                </c:pt>
                <c:pt idx="2968">
                  <c:v>-14.710996352986532</c:v>
                </c:pt>
                <c:pt idx="2969">
                  <c:v>-16.058666870368558</c:v>
                </c:pt>
                <c:pt idx="2970">
                  <c:v>-17.730725115648443</c:v>
                </c:pt>
                <c:pt idx="2971">
                  <c:v>-17.659011990597222</c:v>
                </c:pt>
                <c:pt idx="2972">
                  <c:v>-20.843930452980313</c:v>
                </c:pt>
                <c:pt idx="2973">
                  <c:v>-23.342408651914621</c:v>
                </c:pt>
                <c:pt idx="2974">
                  <c:v>-25.590522757891865</c:v>
                </c:pt>
                <c:pt idx="2975">
                  <c:v>-28.830801100825962</c:v>
                </c:pt>
                <c:pt idx="2976">
                  <c:v>-30.147426650382894</c:v>
                </c:pt>
                <c:pt idx="2977">
                  <c:v>-32.679029447680207</c:v>
                </c:pt>
                <c:pt idx="2978">
                  <c:v>-34.906928299309499</c:v>
                </c:pt>
                <c:pt idx="2979">
                  <c:v>-38.09807679878719</c:v>
                </c:pt>
                <c:pt idx="2980">
                  <c:v>-40.548724550280312</c:v>
                </c:pt>
                <c:pt idx="2981">
                  <c:v>-37.979383290426192</c:v>
                </c:pt>
                <c:pt idx="2982">
                  <c:v>-41.844382462916393</c:v>
                </c:pt>
                <c:pt idx="2983">
                  <c:v>-47.135339571845606</c:v>
                </c:pt>
                <c:pt idx="2984">
                  <c:v>-44.352625230238544</c:v>
                </c:pt>
                <c:pt idx="2985">
                  <c:v>-39.074669808055155</c:v>
                </c:pt>
                <c:pt idx="2986">
                  <c:v>-33.816115981128121</c:v>
                </c:pt>
                <c:pt idx="2987">
                  <c:v>-30.670199901449021</c:v>
                </c:pt>
                <c:pt idx="2988">
                  <c:v>-36.212081452538065</c:v>
                </c:pt>
                <c:pt idx="2989">
                  <c:v>-38.613700097928209</c:v>
                </c:pt>
                <c:pt idx="2990">
                  <c:v>-28.424895420764695</c:v>
                </c:pt>
                <c:pt idx="2991">
                  <c:v>-29.101930409050432</c:v>
                </c:pt>
                <c:pt idx="2992">
                  <c:v>-24.486666836102735</c:v>
                </c:pt>
                <c:pt idx="2993">
                  <c:v>-25.736361667202338</c:v>
                </c:pt>
                <c:pt idx="2994">
                  <c:v>-37.969516583122754</c:v>
                </c:pt>
                <c:pt idx="2995">
                  <c:v>-46.913636855503974</c:v>
                </c:pt>
                <c:pt idx="2996">
                  <c:v>-53.500777704021999</c:v>
                </c:pt>
                <c:pt idx="2997">
                  <c:v>-55.246926543844026</c:v>
                </c:pt>
                <c:pt idx="2998">
                  <c:v>-51.189103178588034</c:v>
                </c:pt>
                <c:pt idx="2999">
                  <c:v>-42.898876057133336</c:v>
                </c:pt>
                <c:pt idx="3000">
                  <c:v>-35.950319989505708</c:v>
                </c:pt>
                <c:pt idx="3001">
                  <c:v>-33.377866399092625</c:v>
                </c:pt>
                <c:pt idx="3002">
                  <c:v>-34.282127583748753</c:v>
                </c:pt>
                <c:pt idx="3003">
                  <c:v>-36.908564549400168</c:v>
                </c:pt>
                <c:pt idx="3004">
                  <c:v>-41.661442825042258</c:v>
                </c:pt>
                <c:pt idx="3005">
                  <c:v>-50.406580869919175</c:v>
                </c:pt>
                <c:pt idx="3006">
                  <c:v>-55.920773644546699</c:v>
                </c:pt>
                <c:pt idx="3007">
                  <c:v>-54.822246651653451</c:v>
                </c:pt>
                <c:pt idx="3008">
                  <c:v>-53.407152996229335</c:v>
                </c:pt>
                <c:pt idx="3009">
                  <c:v>-52.179600603891984</c:v>
                </c:pt>
                <c:pt idx="3010">
                  <c:v>-50.888881643159422</c:v>
                </c:pt>
                <c:pt idx="3011">
                  <c:v>-49.420128075283365</c:v>
                </c:pt>
                <c:pt idx="3012">
                  <c:v>-49.906739619951772</c:v>
                </c:pt>
                <c:pt idx="3013">
                  <c:v>-52.975709682330248</c:v>
                </c:pt>
                <c:pt idx="3014">
                  <c:v>-53.568111585484793</c:v>
                </c:pt>
                <c:pt idx="3015">
                  <c:v>-54.107379423696109</c:v>
                </c:pt>
                <c:pt idx="3016">
                  <c:v>-54.517700287562711</c:v>
                </c:pt>
                <c:pt idx="3017">
                  <c:v>-54.868522619470376</c:v>
                </c:pt>
                <c:pt idx="3018">
                  <c:v>-53.981332862723541</c:v>
                </c:pt>
                <c:pt idx="3019">
                  <c:v>-52.86698766682283</c:v>
                </c:pt>
                <c:pt idx="3020">
                  <c:v>-53.37577867450252</c:v>
                </c:pt>
                <c:pt idx="3021">
                  <c:v>-54.782427094788375</c:v>
                </c:pt>
                <c:pt idx="3022">
                  <c:v>-55.229258421009909</c:v>
                </c:pt>
                <c:pt idx="3023">
                  <c:v>-55.191713961024824</c:v>
                </c:pt>
                <c:pt idx="3024">
                  <c:v>-55.406963405956645</c:v>
                </c:pt>
                <c:pt idx="3025">
                  <c:v>-55.844425806423246</c:v>
                </c:pt>
                <c:pt idx="3026">
                  <c:v>-56.905465741585886</c:v>
                </c:pt>
                <c:pt idx="3027">
                  <c:v>-56.612354816673538</c:v>
                </c:pt>
                <c:pt idx="3028">
                  <c:v>-55.934820578982212</c:v>
                </c:pt>
                <c:pt idx="3029">
                  <c:v>-55.831626618007377</c:v>
                </c:pt>
                <c:pt idx="3030">
                  <c:v>-56.182915994210639</c:v>
                </c:pt>
                <c:pt idx="3031">
                  <c:v>-56.678749519184066</c:v>
                </c:pt>
                <c:pt idx="3032">
                  <c:v>-57.656235019134584</c:v>
                </c:pt>
                <c:pt idx="3033">
                  <c:v>-58.464225991369418</c:v>
                </c:pt>
                <c:pt idx="3034">
                  <c:v>-58.345443950813078</c:v>
                </c:pt>
                <c:pt idx="3035">
                  <c:v>-57.574007170009345</c:v>
                </c:pt>
                <c:pt idx="3036">
                  <c:v>-55.937502987478808</c:v>
                </c:pt>
                <c:pt idx="3037">
                  <c:v>-55.06773533360947</c:v>
                </c:pt>
                <c:pt idx="3038">
                  <c:v>-54.536738557173663</c:v>
                </c:pt>
                <c:pt idx="3039">
                  <c:v>-54.667397746877619</c:v>
                </c:pt>
                <c:pt idx="3040">
                  <c:v>-55.682704475572933</c:v>
                </c:pt>
                <c:pt idx="3041">
                  <c:v>-56.562978614479405</c:v>
                </c:pt>
                <c:pt idx="3042">
                  <c:v>-56.601360726624037</c:v>
                </c:pt>
                <c:pt idx="3043">
                  <c:v>-57.418176665221964</c:v>
                </c:pt>
                <c:pt idx="3044">
                  <c:v>-55.936807293814766</c:v>
                </c:pt>
                <c:pt idx="3045">
                  <c:v>-54.066992112125106</c:v>
                </c:pt>
                <c:pt idx="3046">
                  <c:v>-54.619348225219717</c:v>
                </c:pt>
                <c:pt idx="3047">
                  <c:v>-55.526143366677914</c:v>
                </c:pt>
                <c:pt idx="3048">
                  <c:v>-56.051101902708545</c:v>
                </c:pt>
                <c:pt idx="3049">
                  <c:v>-55.977815996759382</c:v>
                </c:pt>
                <c:pt idx="3050">
                  <c:v>-57.267814929477062</c:v>
                </c:pt>
                <c:pt idx="3051">
                  <c:v>-62.230010750190793</c:v>
                </c:pt>
                <c:pt idx="3052">
                  <c:v>-55.073624030943357</c:v>
                </c:pt>
                <c:pt idx="3053">
                  <c:v>-56.554699696459032</c:v>
                </c:pt>
                <c:pt idx="3054">
                  <c:v>-57.383072090249918</c:v>
                </c:pt>
                <c:pt idx="3055">
                  <c:v>-57.561629347494751</c:v>
                </c:pt>
                <c:pt idx="3056">
                  <c:v>-57.739448882240438</c:v>
                </c:pt>
                <c:pt idx="3057">
                  <c:v>-57.10236684577886</c:v>
                </c:pt>
                <c:pt idx="3058">
                  <c:v>-56.005996450783911</c:v>
                </c:pt>
                <c:pt idx="3059">
                  <c:v>-55.472892175972518</c:v>
                </c:pt>
                <c:pt idx="3060">
                  <c:v>-55.276898121088792</c:v>
                </c:pt>
                <c:pt idx="3061">
                  <c:v>-54.862605078466977</c:v>
                </c:pt>
                <c:pt idx="3062">
                  <c:v>-54.982087309543559</c:v>
                </c:pt>
                <c:pt idx="3063">
                  <c:v>-54.792770900849092</c:v>
                </c:pt>
                <c:pt idx="3064">
                  <c:v>-55.048570350321647</c:v>
                </c:pt>
                <c:pt idx="3065">
                  <c:v>-55.012467327861536</c:v>
                </c:pt>
                <c:pt idx="3066">
                  <c:v>-54.459427287700095</c:v>
                </c:pt>
                <c:pt idx="3067">
                  <c:v>-54.993894469557979</c:v>
                </c:pt>
                <c:pt idx="3068">
                  <c:v>-54.381578763209674</c:v>
                </c:pt>
                <c:pt idx="3069">
                  <c:v>-53.782197529251256</c:v>
                </c:pt>
                <c:pt idx="3070">
                  <c:v>-53.924506599486669</c:v>
                </c:pt>
                <c:pt idx="3071">
                  <c:v>-53.986694339824872</c:v>
                </c:pt>
                <c:pt idx="3072">
                  <c:v>-53.800444635968951</c:v>
                </c:pt>
                <c:pt idx="3073">
                  <c:v>-53.570505462147587</c:v>
                </c:pt>
                <c:pt idx="3074">
                  <c:v>-53.590787578765962</c:v>
                </c:pt>
                <c:pt idx="3075">
                  <c:v>-54.050187645949094</c:v>
                </c:pt>
                <c:pt idx="3076">
                  <c:v>-54.583046950737156</c:v>
                </c:pt>
                <c:pt idx="3077">
                  <c:v>-54.60705074860622</c:v>
                </c:pt>
                <c:pt idx="3078">
                  <c:v>-54.653632863790619</c:v>
                </c:pt>
                <c:pt idx="3079">
                  <c:v>-54.36092115915519</c:v>
                </c:pt>
                <c:pt idx="3080">
                  <c:v>-54.418355264640084</c:v>
                </c:pt>
                <c:pt idx="3081">
                  <c:v>-54.381017124526544</c:v>
                </c:pt>
                <c:pt idx="3082">
                  <c:v>-54.957777364807754</c:v>
                </c:pt>
                <c:pt idx="3083">
                  <c:v>-55.437853150207978</c:v>
                </c:pt>
                <c:pt idx="3084">
                  <c:v>-55.173121324944262</c:v>
                </c:pt>
                <c:pt idx="3085">
                  <c:v>-54.502149698299974</c:v>
                </c:pt>
                <c:pt idx="3086">
                  <c:v>-56.782088683867372</c:v>
                </c:pt>
                <c:pt idx="3087">
                  <c:v>-58.356630499574713</c:v>
                </c:pt>
                <c:pt idx="3088">
                  <c:v>-54.977837951109521</c:v>
                </c:pt>
                <c:pt idx="3089">
                  <c:v>-53.326069703354371</c:v>
                </c:pt>
                <c:pt idx="3090">
                  <c:v>-52.625284604141143</c:v>
                </c:pt>
                <c:pt idx="3091">
                  <c:v>-56.053821988753938</c:v>
                </c:pt>
                <c:pt idx="3092">
                  <c:v>-57.116508971707681</c:v>
                </c:pt>
                <c:pt idx="3093">
                  <c:v>-56.707879573171802</c:v>
                </c:pt>
                <c:pt idx="3094">
                  <c:v>-57.776721506544696</c:v>
                </c:pt>
                <c:pt idx="3095">
                  <c:v>-58.518430451741743</c:v>
                </c:pt>
                <c:pt idx="3096">
                  <c:v>-59.158219740141483</c:v>
                </c:pt>
                <c:pt idx="3097">
                  <c:v>-60.157387199486209</c:v>
                </c:pt>
                <c:pt idx="3098">
                  <c:v>-55.65847316383384</c:v>
                </c:pt>
                <c:pt idx="3099">
                  <c:v>-51.878812105247647</c:v>
                </c:pt>
                <c:pt idx="3100">
                  <c:v>-52.879541579347546</c:v>
                </c:pt>
                <c:pt idx="3101">
                  <c:v>-55.336190722584924</c:v>
                </c:pt>
                <c:pt idx="3102">
                  <c:v>-56.524628600642487</c:v>
                </c:pt>
                <c:pt idx="3103">
                  <c:v>-57.742594862886655</c:v>
                </c:pt>
                <c:pt idx="3104">
                  <c:v>-60.259481873952922</c:v>
                </c:pt>
                <c:pt idx="3105">
                  <c:v>-60.617389436714781</c:v>
                </c:pt>
                <c:pt idx="3106">
                  <c:v>-56.199694915892316</c:v>
                </c:pt>
                <c:pt idx="3107">
                  <c:v>-53.577331520972756</c:v>
                </c:pt>
                <c:pt idx="3108">
                  <c:v>-52.814363853275502</c:v>
                </c:pt>
                <c:pt idx="3109">
                  <c:v>-52.572492642432657</c:v>
                </c:pt>
                <c:pt idx="3110">
                  <c:v>-53.014399813553332</c:v>
                </c:pt>
                <c:pt idx="3111">
                  <c:v>-54.328604860651232</c:v>
                </c:pt>
                <c:pt idx="3112">
                  <c:v>-55.319431428373491</c:v>
                </c:pt>
                <c:pt idx="3113">
                  <c:v>-56.72924702942376</c:v>
                </c:pt>
                <c:pt idx="3114">
                  <c:v>-58.716529556293267</c:v>
                </c:pt>
                <c:pt idx="3115">
                  <c:v>-60.444709810059116</c:v>
                </c:pt>
                <c:pt idx="3116">
                  <c:v>-60.556731394595921</c:v>
                </c:pt>
                <c:pt idx="3117">
                  <c:v>-59.50838038065401</c:v>
                </c:pt>
                <c:pt idx="3118">
                  <c:v>-58.881784027111898</c:v>
                </c:pt>
                <c:pt idx="3119">
                  <c:v>-59.663340026752977</c:v>
                </c:pt>
                <c:pt idx="3120">
                  <c:v>-59.407194320778423</c:v>
                </c:pt>
                <c:pt idx="3121">
                  <c:v>-63.532469286392441</c:v>
                </c:pt>
                <c:pt idx="3122">
                  <c:v>-64.592802621301672</c:v>
                </c:pt>
                <c:pt idx="3123">
                  <c:v>-62.24480492441225</c:v>
                </c:pt>
                <c:pt idx="3124">
                  <c:v>-59.206730394708117</c:v>
                </c:pt>
                <c:pt idx="3125">
                  <c:v>-55.152494120462009</c:v>
                </c:pt>
                <c:pt idx="3126">
                  <c:v>-54.246816635051509</c:v>
                </c:pt>
                <c:pt idx="3127">
                  <c:v>-52.820357866746143</c:v>
                </c:pt>
                <c:pt idx="3128">
                  <c:v>-54.296349603549039</c:v>
                </c:pt>
                <c:pt idx="3129">
                  <c:v>-59.526685088197958</c:v>
                </c:pt>
                <c:pt idx="3130">
                  <c:v>-60.433221861924075</c:v>
                </c:pt>
                <c:pt idx="3131">
                  <c:v>-58.857590694049172</c:v>
                </c:pt>
                <c:pt idx="3132">
                  <c:v>-53.807494835762334</c:v>
                </c:pt>
                <c:pt idx="3133">
                  <c:v>-54.178063480890984</c:v>
                </c:pt>
                <c:pt idx="3134">
                  <c:v>-53.10563481025094</c:v>
                </c:pt>
                <c:pt idx="3135">
                  <c:v>-53.31523269141227</c:v>
                </c:pt>
                <c:pt idx="3136">
                  <c:v>-53.299880508368837</c:v>
                </c:pt>
                <c:pt idx="3137">
                  <c:v>-53.384133272040152</c:v>
                </c:pt>
                <c:pt idx="3138">
                  <c:v>-54.939912873225786</c:v>
                </c:pt>
                <c:pt idx="3139">
                  <c:v>-57.731549878865046</c:v>
                </c:pt>
                <c:pt idx="3140">
                  <c:v>-58.482320553978212</c:v>
                </c:pt>
                <c:pt idx="3141">
                  <c:v>-60.122056112083989</c:v>
                </c:pt>
                <c:pt idx="3142">
                  <c:v>-57.962161466866441</c:v>
                </c:pt>
                <c:pt idx="3143">
                  <c:v>-56.189998691100108</c:v>
                </c:pt>
                <c:pt idx="3144">
                  <c:v>-54.781477194248531</c:v>
                </c:pt>
                <c:pt idx="3145">
                  <c:v>-52.068527053863185</c:v>
                </c:pt>
                <c:pt idx="3146">
                  <c:v>-50.028056290227347</c:v>
                </c:pt>
                <c:pt idx="3147">
                  <c:v>-49.100415243410588</c:v>
                </c:pt>
                <c:pt idx="3148">
                  <c:v>-51.803165163087023</c:v>
                </c:pt>
                <c:pt idx="3149">
                  <c:v>-53.578048703397023</c:v>
                </c:pt>
                <c:pt idx="3150">
                  <c:v>-55.882747100083236</c:v>
                </c:pt>
                <c:pt idx="3151">
                  <c:v>-59.502285510975653</c:v>
                </c:pt>
                <c:pt idx="3152">
                  <c:v>-59.87514503752552</c:v>
                </c:pt>
                <c:pt idx="3153">
                  <c:v>-55.64350198076577</c:v>
                </c:pt>
                <c:pt idx="3154">
                  <c:v>-53.109721790422</c:v>
                </c:pt>
                <c:pt idx="3155">
                  <c:v>-52.920652681991804</c:v>
                </c:pt>
                <c:pt idx="3156">
                  <c:v>-53.019921687615856</c:v>
                </c:pt>
                <c:pt idx="3157">
                  <c:v>-52.410899482215093</c:v>
                </c:pt>
                <c:pt idx="3158">
                  <c:v>-52.124453814339731</c:v>
                </c:pt>
                <c:pt idx="3159">
                  <c:v>-51.868262096755487</c:v>
                </c:pt>
                <c:pt idx="3160">
                  <c:v>-51.97950082901496</c:v>
                </c:pt>
                <c:pt idx="3161">
                  <c:v>-52.644157958102227</c:v>
                </c:pt>
                <c:pt idx="3162">
                  <c:v>-52.95146952417273</c:v>
                </c:pt>
                <c:pt idx="3163">
                  <c:v>-52.964795586295658</c:v>
                </c:pt>
                <c:pt idx="3164">
                  <c:v>-53.201184967337817</c:v>
                </c:pt>
                <c:pt idx="3165">
                  <c:v>-52.984604851740364</c:v>
                </c:pt>
                <c:pt idx="3166">
                  <c:v>-52.411273479363139</c:v>
                </c:pt>
                <c:pt idx="3167">
                  <c:v>-52.654630845548553</c:v>
                </c:pt>
                <c:pt idx="3168">
                  <c:v>-52.386867614492488</c:v>
                </c:pt>
                <c:pt idx="3169">
                  <c:v>-52.686019007608365</c:v>
                </c:pt>
                <c:pt idx="3170">
                  <c:v>-52.815570731008684</c:v>
                </c:pt>
                <c:pt idx="3171">
                  <c:v>-52.588584953287381</c:v>
                </c:pt>
                <c:pt idx="3172">
                  <c:v>-52.812855262758241</c:v>
                </c:pt>
                <c:pt idx="3173">
                  <c:v>-53.678549986698719</c:v>
                </c:pt>
                <c:pt idx="3174">
                  <c:v>-54.151346042476895</c:v>
                </c:pt>
                <c:pt idx="3175">
                  <c:v>-54.492658961208825</c:v>
                </c:pt>
                <c:pt idx="3176">
                  <c:v>-54.129582502488923</c:v>
                </c:pt>
                <c:pt idx="3177">
                  <c:v>-53.817467720813177</c:v>
                </c:pt>
                <c:pt idx="3178">
                  <c:v>-54.035526964924635</c:v>
                </c:pt>
                <c:pt idx="3179">
                  <c:v>-54.140138045136283</c:v>
                </c:pt>
                <c:pt idx="3180">
                  <c:v>-53.998214229644809</c:v>
                </c:pt>
                <c:pt idx="3181">
                  <c:v>-53.997908532549644</c:v>
                </c:pt>
                <c:pt idx="3182">
                  <c:v>-53.612280739924117</c:v>
                </c:pt>
                <c:pt idx="3183">
                  <c:v>-52.449495114289874</c:v>
                </c:pt>
                <c:pt idx="3184">
                  <c:v>-51.873627040479789</c:v>
                </c:pt>
                <c:pt idx="3185">
                  <c:v>-51.779500572474483</c:v>
                </c:pt>
                <c:pt idx="3186">
                  <c:v>-52.149544513875036</c:v>
                </c:pt>
                <c:pt idx="3187">
                  <c:v>-52.838375740348724</c:v>
                </c:pt>
                <c:pt idx="3188">
                  <c:v>-53.60406896056125</c:v>
                </c:pt>
                <c:pt idx="3189">
                  <c:v>-53.8455574375838</c:v>
                </c:pt>
                <c:pt idx="3190">
                  <c:v>-53.833154072122348</c:v>
                </c:pt>
                <c:pt idx="3191">
                  <c:v>-53.21776848383886</c:v>
                </c:pt>
                <c:pt idx="3192">
                  <c:v>-53.269380337890887</c:v>
                </c:pt>
                <c:pt idx="3193">
                  <c:v>-53.777809599020358</c:v>
                </c:pt>
                <c:pt idx="3194">
                  <c:v>-54.291370313257318</c:v>
                </c:pt>
                <c:pt idx="3195">
                  <c:v>-54.742777785687068</c:v>
                </c:pt>
                <c:pt idx="3196">
                  <c:v>-54.780327483157301</c:v>
                </c:pt>
                <c:pt idx="3197">
                  <c:v>-54.588145978731674</c:v>
                </c:pt>
                <c:pt idx="3198">
                  <c:v>-54.149222516019265</c:v>
                </c:pt>
                <c:pt idx="3199">
                  <c:v>-53.109071391407745</c:v>
                </c:pt>
                <c:pt idx="3200">
                  <c:v>-53.433714458391975</c:v>
                </c:pt>
                <c:pt idx="3201">
                  <c:v>-54.196127629559221</c:v>
                </c:pt>
                <c:pt idx="3202">
                  <c:v>-54.319763781172014</c:v>
                </c:pt>
                <c:pt idx="3203">
                  <c:v>-53.081947116362954</c:v>
                </c:pt>
                <c:pt idx="3204">
                  <c:v>-52.866314164823763</c:v>
                </c:pt>
                <c:pt idx="3205">
                  <c:v>-54.32371524216498</c:v>
                </c:pt>
                <c:pt idx="3206">
                  <c:v>-57.950885554738718</c:v>
                </c:pt>
                <c:pt idx="3207">
                  <c:v>-61.155444622871926</c:v>
                </c:pt>
                <c:pt idx="3208">
                  <c:v>-60.314486058509374</c:v>
                </c:pt>
                <c:pt idx="3209">
                  <c:v>-57.807876005223598</c:v>
                </c:pt>
                <c:pt idx="3210">
                  <c:v>-54.479616881678147</c:v>
                </c:pt>
                <c:pt idx="3211">
                  <c:v>-52.204888499998745</c:v>
                </c:pt>
                <c:pt idx="3212">
                  <c:v>-61.304750308426023</c:v>
                </c:pt>
                <c:pt idx="3213">
                  <c:v>-57.315518423219693</c:v>
                </c:pt>
                <c:pt idx="3214">
                  <c:v>-53.53211055048196</c:v>
                </c:pt>
                <c:pt idx="3215">
                  <c:v>-53.874361049788554</c:v>
                </c:pt>
                <c:pt idx="3216">
                  <c:v>-51.641009054841994</c:v>
                </c:pt>
                <c:pt idx="3217">
                  <c:v>-53.350503063862121</c:v>
                </c:pt>
                <c:pt idx="3218">
                  <c:v>-55.742500161849883</c:v>
                </c:pt>
                <c:pt idx="3219">
                  <c:v>-59.732413844891461</c:v>
                </c:pt>
                <c:pt idx="3220">
                  <c:v>-57.732753950454899</c:v>
                </c:pt>
                <c:pt idx="3221">
                  <c:v>-58.033663961519274</c:v>
                </c:pt>
                <c:pt idx="3222">
                  <c:v>-56.540188538299269</c:v>
                </c:pt>
                <c:pt idx="3223">
                  <c:v>-53.951329372621402</c:v>
                </c:pt>
                <c:pt idx="3224">
                  <c:v>-52.27285385683448</c:v>
                </c:pt>
                <c:pt idx="3225">
                  <c:v>-51.617142251460834</c:v>
                </c:pt>
                <c:pt idx="3226">
                  <c:v>-51.9156146438824</c:v>
                </c:pt>
                <c:pt idx="3227">
                  <c:v>-53.762955631805269</c:v>
                </c:pt>
                <c:pt idx="3228">
                  <c:v>-55.603576452686681</c:v>
                </c:pt>
                <c:pt idx="3229">
                  <c:v>-57.303562174216466</c:v>
                </c:pt>
                <c:pt idx="3230">
                  <c:v>-58.056075096394487</c:v>
                </c:pt>
                <c:pt idx="3231">
                  <c:v>-56.652032189024084</c:v>
                </c:pt>
                <c:pt idx="3232">
                  <c:v>-54.936088339184892</c:v>
                </c:pt>
                <c:pt idx="3233">
                  <c:v>-53.565011340127306</c:v>
                </c:pt>
                <c:pt idx="3234">
                  <c:v>-53.013354995634188</c:v>
                </c:pt>
                <c:pt idx="3235">
                  <c:v>-51.394896997110031</c:v>
                </c:pt>
                <c:pt idx="3236">
                  <c:v>-51.283924739956021</c:v>
                </c:pt>
                <c:pt idx="3237">
                  <c:v>-52.329105677040403</c:v>
                </c:pt>
                <c:pt idx="3238">
                  <c:v>-53.21738471598119</c:v>
                </c:pt>
                <c:pt idx="3239">
                  <c:v>-54.214490134236634</c:v>
                </c:pt>
                <c:pt idx="3240">
                  <c:v>-53.57701610728045</c:v>
                </c:pt>
                <c:pt idx="3241">
                  <c:v>-53.164585445332065</c:v>
                </c:pt>
                <c:pt idx="3242">
                  <c:v>-52.868220409524163</c:v>
                </c:pt>
                <c:pt idx="3243">
                  <c:v>-52.423920805504061</c:v>
                </c:pt>
                <c:pt idx="3244">
                  <c:v>-52.348497605564944</c:v>
                </c:pt>
                <c:pt idx="3245">
                  <c:v>-51.522061087414066</c:v>
                </c:pt>
                <c:pt idx="3246">
                  <c:v>-50.791392815328166</c:v>
                </c:pt>
                <c:pt idx="3247">
                  <c:v>-49.684015931716218</c:v>
                </c:pt>
                <c:pt idx="3248">
                  <c:v>-48.120535859895689</c:v>
                </c:pt>
                <c:pt idx="3249">
                  <c:v>-46.653508300883423</c:v>
                </c:pt>
                <c:pt idx="3250">
                  <c:v>-47.235885423564604</c:v>
                </c:pt>
                <c:pt idx="3251">
                  <c:v>-48.846366323331083</c:v>
                </c:pt>
                <c:pt idx="3252">
                  <c:v>-49.722358805196158</c:v>
                </c:pt>
                <c:pt idx="3253">
                  <c:v>-51.250656626732173</c:v>
                </c:pt>
                <c:pt idx="3254">
                  <c:v>-52.953971821712422</c:v>
                </c:pt>
                <c:pt idx="3255">
                  <c:v>-52.57102376327358</c:v>
                </c:pt>
                <c:pt idx="3256">
                  <c:v>-51.045502469553128</c:v>
                </c:pt>
                <c:pt idx="3257">
                  <c:v>-50.811196834379317</c:v>
                </c:pt>
                <c:pt idx="3258">
                  <c:v>-48.035999264061978</c:v>
                </c:pt>
                <c:pt idx="3259">
                  <c:v>-48.1311891164993</c:v>
                </c:pt>
                <c:pt idx="3260">
                  <c:v>-49.820897642628658</c:v>
                </c:pt>
                <c:pt idx="3261">
                  <c:v>-49.887282070106636</c:v>
                </c:pt>
                <c:pt idx="3262">
                  <c:v>-49.292618005475049</c:v>
                </c:pt>
                <c:pt idx="3263">
                  <c:v>-46.517348720353567</c:v>
                </c:pt>
                <c:pt idx="3264">
                  <c:v>-44.998445557323777</c:v>
                </c:pt>
                <c:pt idx="3265">
                  <c:v>-45.574967585723869</c:v>
                </c:pt>
                <c:pt idx="3266">
                  <c:v>-45.336550571488338</c:v>
                </c:pt>
                <c:pt idx="3267">
                  <c:v>-46.978100786443569</c:v>
                </c:pt>
                <c:pt idx="3268">
                  <c:v>-49.110258933786767</c:v>
                </c:pt>
                <c:pt idx="3269">
                  <c:v>-49.708116167191228</c:v>
                </c:pt>
                <c:pt idx="3270">
                  <c:v>-49.654318354870369</c:v>
                </c:pt>
                <c:pt idx="3271">
                  <c:v>-49.57934539449311</c:v>
                </c:pt>
                <c:pt idx="3272">
                  <c:v>-48.739892624079744</c:v>
                </c:pt>
                <c:pt idx="3273">
                  <c:v>-48.809172388897309</c:v>
                </c:pt>
                <c:pt idx="3274">
                  <c:v>-48.107988709594821</c:v>
                </c:pt>
                <c:pt idx="3275">
                  <c:v>-48.080800236176621</c:v>
                </c:pt>
                <c:pt idx="3276">
                  <c:v>-48.732262235441638</c:v>
                </c:pt>
                <c:pt idx="3277">
                  <c:v>-50.480374229021869</c:v>
                </c:pt>
                <c:pt idx="3278">
                  <c:v>-51.259217488355326</c:v>
                </c:pt>
                <c:pt idx="3279">
                  <c:v>-52.386280268990504</c:v>
                </c:pt>
                <c:pt idx="3280">
                  <c:v>-53.445539357093338</c:v>
                </c:pt>
                <c:pt idx="3281">
                  <c:v>-54.01031264855591</c:v>
                </c:pt>
                <c:pt idx="3282">
                  <c:v>-55.425490279133996</c:v>
                </c:pt>
                <c:pt idx="3283">
                  <c:v>-55.595623228098098</c:v>
                </c:pt>
                <c:pt idx="3284">
                  <c:v>-53.746874485556688</c:v>
                </c:pt>
                <c:pt idx="3285">
                  <c:v>-52.530235451510158</c:v>
                </c:pt>
                <c:pt idx="3286">
                  <c:v>-51.213028645043515</c:v>
                </c:pt>
                <c:pt idx="3287">
                  <c:v>-49.146562723470481</c:v>
                </c:pt>
                <c:pt idx="3288">
                  <c:v>-47.520693349747923</c:v>
                </c:pt>
                <c:pt idx="3289">
                  <c:v>-46.04258231670385</c:v>
                </c:pt>
                <c:pt idx="3290">
                  <c:v>-47.004043393339892</c:v>
                </c:pt>
                <c:pt idx="3291">
                  <c:v>-44.878519923581258</c:v>
                </c:pt>
                <c:pt idx="3292">
                  <c:v>-44.052652695651638</c:v>
                </c:pt>
                <c:pt idx="3293">
                  <c:v>-50.119912727137645</c:v>
                </c:pt>
                <c:pt idx="3294">
                  <c:v>-49.289041377337888</c:v>
                </c:pt>
                <c:pt idx="3295">
                  <c:v>-50.138428495135621</c:v>
                </c:pt>
                <c:pt idx="3296">
                  <c:v>-50.216939498206337</c:v>
                </c:pt>
                <c:pt idx="3297">
                  <c:v>-49.390567856555059</c:v>
                </c:pt>
                <c:pt idx="3298">
                  <c:v>-47.488893919630797</c:v>
                </c:pt>
                <c:pt idx="3299">
                  <c:v>-47.208704544072695</c:v>
                </c:pt>
                <c:pt idx="3300">
                  <c:v>-47.847325310815755</c:v>
                </c:pt>
                <c:pt idx="3301">
                  <c:v>-47.057904537623941</c:v>
                </c:pt>
                <c:pt idx="3302">
                  <c:v>-42.823577929753171</c:v>
                </c:pt>
                <c:pt idx="3303">
                  <c:v>-44.015461432024672</c:v>
                </c:pt>
                <c:pt idx="3304">
                  <c:v>-46.332798493346182</c:v>
                </c:pt>
                <c:pt idx="3305">
                  <c:v>-48.655285814671281</c:v>
                </c:pt>
                <c:pt idx="3306">
                  <c:v>-50.346139316627614</c:v>
                </c:pt>
                <c:pt idx="3307">
                  <c:v>-50.650195067993657</c:v>
                </c:pt>
                <c:pt idx="3308">
                  <c:v>-49.817819699565348</c:v>
                </c:pt>
                <c:pt idx="3309">
                  <c:v>-49.515166969955693</c:v>
                </c:pt>
                <c:pt idx="3310">
                  <c:v>-50.330939822120079</c:v>
                </c:pt>
                <c:pt idx="3311">
                  <c:v>-50.032390418616984</c:v>
                </c:pt>
                <c:pt idx="3312">
                  <c:v>-49.965444099635675</c:v>
                </c:pt>
                <c:pt idx="3313">
                  <c:v>-50.446311878265057</c:v>
                </c:pt>
                <c:pt idx="3314">
                  <c:v>-51.947430557482242</c:v>
                </c:pt>
                <c:pt idx="3315">
                  <c:v>-53.920949949317986</c:v>
                </c:pt>
                <c:pt idx="3316">
                  <c:v>-55.691825911298693</c:v>
                </c:pt>
                <c:pt idx="3317">
                  <c:v>-54.364675263441946</c:v>
                </c:pt>
                <c:pt idx="3318">
                  <c:v>-51.946972180830187</c:v>
                </c:pt>
                <c:pt idx="3319">
                  <c:v>-51.595830599773635</c:v>
                </c:pt>
                <c:pt idx="3320">
                  <c:v>-50.929676194220107</c:v>
                </c:pt>
                <c:pt idx="3321">
                  <c:v>-50.755558014868512</c:v>
                </c:pt>
                <c:pt idx="3322">
                  <c:v>-52.570122412726334</c:v>
                </c:pt>
                <c:pt idx="3323">
                  <c:v>-55.336402808761875</c:v>
                </c:pt>
                <c:pt idx="3324">
                  <c:v>-55.398158769663077</c:v>
                </c:pt>
                <c:pt idx="3325">
                  <c:v>-55.281085545297422</c:v>
                </c:pt>
                <c:pt idx="3326">
                  <c:v>-56.323731878696194</c:v>
                </c:pt>
                <c:pt idx="3327">
                  <c:v>-51.556490387276419</c:v>
                </c:pt>
                <c:pt idx="3328">
                  <c:v>-50.705225666991062</c:v>
                </c:pt>
                <c:pt idx="3329">
                  <c:v>-51.166681980401187</c:v>
                </c:pt>
                <c:pt idx="3330">
                  <c:v>-49.941370233424387</c:v>
                </c:pt>
                <c:pt idx="3331">
                  <c:v>-49.803645164924319</c:v>
                </c:pt>
                <c:pt idx="3332">
                  <c:v>-51.583316024882343</c:v>
                </c:pt>
                <c:pt idx="3333">
                  <c:v>-52.402575344161491</c:v>
                </c:pt>
                <c:pt idx="3334">
                  <c:v>-52.454516063891298</c:v>
                </c:pt>
                <c:pt idx="3335">
                  <c:v>-51.733238940442334</c:v>
                </c:pt>
                <c:pt idx="3336">
                  <c:v>-50.354877666775423</c:v>
                </c:pt>
                <c:pt idx="3337">
                  <c:v>-49.287712422416355</c:v>
                </c:pt>
                <c:pt idx="3338">
                  <c:v>-48.93824468450898</c:v>
                </c:pt>
                <c:pt idx="3339">
                  <c:v>-47.795231717860915</c:v>
                </c:pt>
                <c:pt idx="3340">
                  <c:v>-47.465734998482887</c:v>
                </c:pt>
                <c:pt idx="3341">
                  <c:v>-47.175010256932765</c:v>
                </c:pt>
                <c:pt idx="3342">
                  <c:v>-46.808874905928164</c:v>
                </c:pt>
                <c:pt idx="3343">
                  <c:v>-47.1032864641328</c:v>
                </c:pt>
                <c:pt idx="3344">
                  <c:v>-46.643794700895548</c:v>
                </c:pt>
                <c:pt idx="3345">
                  <c:v>-46.124413481921081</c:v>
                </c:pt>
                <c:pt idx="3346">
                  <c:v>-46.613032464608857</c:v>
                </c:pt>
                <c:pt idx="3347">
                  <c:v>-48.110992563018726</c:v>
                </c:pt>
                <c:pt idx="3348">
                  <c:v>-50.156192043780294</c:v>
                </c:pt>
                <c:pt idx="3349">
                  <c:v>-50.549549704192401</c:v>
                </c:pt>
                <c:pt idx="3350">
                  <c:v>-50.686008416242075</c:v>
                </c:pt>
                <c:pt idx="3351">
                  <c:v>-50.49662246871258</c:v>
                </c:pt>
                <c:pt idx="3352">
                  <c:v>-50.352456075131222</c:v>
                </c:pt>
                <c:pt idx="3353">
                  <c:v>-49.947036773880363</c:v>
                </c:pt>
                <c:pt idx="3354">
                  <c:v>-49.18524598715301</c:v>
                </c:pt>
                <c:pt idx="3355">
                  <c:v>-48.703031867329742</c:v>
                </c:pt>
                <c:pt idx="3356">
                  <c:v>-49.19403153636825</c:v>
                </c:pt>
                <c:pt idx="3357">
                  <c:v>-49.574658054653412</c:v>
                </c:pt>
                <c:pt idx="3358">
                  <c:v>-50.251113487173342</c:v>
                </c:pt>
                <c:pt idx="3359">
                  <c:v>-50.914346005254764</c:v>
                </c:pt>
                <c:pt idx="3360">
                  <c:v>-50.749454076010466</c:v>
                </c:pt>
                <c:pt idx="3361">
                  <c:v>-50.539312212267852</c:v>
                </c:pt>
                <c:pt idx="3362">
                  <c:v>-50.117087997963559</c:v>
                </c:pt>
                <c:pt idx="3363">
                  <c:v>-50.013189054124993</c:v>
                </c:pt>
                <c:pt idx="3364">
                  <c:v>-49.59371611736713</c:v>
                </c:pt>
                <c:pt idx="3365">
                  <c:v>-49.692707447339039</c:v>
                </c:pt>
                <c:pt idx="3366">
                  <c:v>-50.484909363512685</c:v>
                </c:pt>
                <c:pt idx="3367">
                  <c:v>-50.881275207320165</c:v>
                </c:pt>
                <c:pt idx="3368">
                  <c:v>-50.860146357606268</c:v>
                </c:pt>
                <c:pt idx="3369">
                  <c:v>-50.957768174494532</c:v>
                </c:pt>
                <c:pt idx="3370">
                  <c:v>-51.026832838177199</c:v>
                </c:pt>
                <c:pt idx="3371">
                  <c:v>-50.439499295771519</c:v>
                </c:pt>
                <c:pt idx="3372">
                  <c:v>-50.551485458876883</c:v>
                </c:pt>
                <c:pt idx="3373">
                  <c:v>-50.609667012362777</c:v>
                </c:pt>
                <c:pt idx="3374">
                  <c:v>-50.102637155903004</c:v>
                </c:pt>
                <c:pt idx="3375">
                  <c:v>-50.803090596246314</c:v>
                </c:pt>
                <c:pt idx="3376">
                  <c:v>-51.242730746842483</c:v>
                </c:pt>
                <c:pt idx="3377">
                  <c:v>-51.630389127942237</c:v>
                </c:pt>
                <c:pt idx="3378">
                  <c:v>-51.496271842083253</c:v>
                </c:pt>
                <c:pt idx="3379">
                  <c:v>-51.953007950904116</c:v>
                </c:pt>
                <c:pt idx="3380">
                  <c:v>-52.027324201879232</c:v>
                </c:pt>
              </c:numCache>
            </c:numRef>
          </c:val>
          <c:smooth val="0"/>
          <c:extLst>
            <c:ext xmlns:c16="http://schemas.microsoft.com/office/drawing/2014/chart" uri="{C3380CC4-5D6E-409C-BE32-E72D297353CC}">
              <c16:uniqueId val="{00000001-9058-4ACF-B308-1972A3EE03C7}"/>
            </c:ext>
          </c:extLst>
        </c:ser>
        <c:ser>
          <c:idx val="2"/>
          <c:order val="2"/>
          <c:tx>
            <c:strRef>
              <c:f>Sheet1!$L$1</c:f>
              <c:strCache>
                <c:ptCount val="1"/>
                <c:pt idx="0">
                  <c:v>A_z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Sheet1!$L$2:$L$3382</c:f>
              <c:numCache>
                <c:formatCode>General</c:formatCode>
                <c:ptCount val="3381"/>
                <c:pt idx="0">
                  <c:v>-42.68057650941148</c:v>
                </c:pt>
                <c:pt idx="1">
                  <c:v>-44.418757433119282</c:v>
                </c:pt>
                <c:pt idx="2">
                  <c:v>-47.062584592155936</c:v>
                </c:pt>
                <c:pt idx="3">
                  <c:v>-46.075070478297448</c:v>
                </c:pt>
                <c:pt idx="4">
                  <c:v>-41.195642614039606</c:v>
                </c:pt>
                <c:pt idx="5">
                  <c:v>-37.096307197032253</c:v>
                </c:pt>
                <c:pt idx="6">
                  <c:v>-32.028217944881973</c:v>
                </c:pt>
                <c:pt idx="7">
                  <c:v>-45.879775749387242</c:v>
                </c:pt>
                <c:pt idx="8">
                  <c:v>-46.281345370124043</c:v>
                </c:pt>
                <c:pt idx="9">
                  <c:v>-45.479166160344178</c:v>
                </c:pt>
                <c:pt idx="10">
                  <c:v>-43.968607430185116</c:v>
                </c:pt>
                <c:pt idx="11">
                  <c:v>-43.306066847655558</c:v>
                </c:pt>
                <c:pt idx="12">
                  <c:v>-43.051365603345793</c:v>
                </c:pt>
                <c:pt idx="13">
                  <c:v>-43.645677185378062</c:v>
                </c:pt>
                <c:pt idx="14">
                  <c:v>-44.697557371008365</c:v>
                </c:pt>
                <c:pt idx="15">
                  <c:v>-45.928239004203633</c:v>
                </c:pt>
                <c:pt idx="16">
                  <c:v>-47.071222858341251</c:v>
                </c:pt>
                <c:pt idx="17">
                  <c:v>-47.028486132446091</c:v>
                </c:pt>
                <c:pt idx="18">
                  <c:v>-45.591659172927081</c:v>
                </c:pt>
                <c:pt idx="19">
                  <c:v>-44.515912696386593</c:v>
                </c:pt>
                <c:pt idx="20">
                  <c:v>-43.939816607662983</c:v>
                </c:pt>
                <c:pt idx="21">
                  <c:v>-44.388241290512397</c:v>
                </c:pt>
                <c:pt idx="22">
                  <c:v>-44.739325127101253</c:v>
                </c:pt>
                <c:pt idx="23">
                  <c:v>-45.624624612138142</c:v>
                </c:pt>
                <c:pt idx="24">
                  <c:v>-45.912567707419839</c:v>
                </c:pt>
                <c:pt idx="25">
                  <c:v>-46.401616753585365</c:v>
                </c:pt>
                <c:pt idx="26">
                  <c:v>-46.209597067886705</c:v>
                </c:pt>
                <c:pt idx="27">
                  <c:v>-45.270474305594639</c:v>
                </c:pt>
                <c:pt idx="28">
                  <c:v>-45.299817717221551</c:v>
                </c:pt>
                <c:pt idx="29">
                  <c:v>-45.682377273971895</c:v>
                </c:pt>
                <c:pt idx="30">
                  <c:v>-45.702817023909532</c:v>
                </c:pt>
                <c:pt idx="31">
                  <c:v>-46.148185203409881</c:v>
                </c:pt>
                <c:pt idx="32">
                  <c:v>-46.020794482607997</c:v>
                </c:pt>
                <c:pt idx="33">
                  <c:v>-45.968875423002018</c:v>
                </c:pt>
                <c:pt idx="34">
                  <c:v>-45.523083140086534</c:v>
                </c:pt>
                <c:pt idx="35">
                  <c:v>-45.148601939137841</c:v>
                </c:pt>
                <c:pt idx="36">
                  <c:v>-44.101775074256878</c:v>
                </c:pt>
                <c:pt idx="37">
                  <c:v>-43.122921012290305</c:v>
                </c:pt>
                <c:pt idx="38">
                  <c:v>-43.279258511817837</c:v>
                </c:pt>
                <c:pt idx="39">
                  <c:v>-43.952768594976973</c:v>
                </c:pt>
                <c:pt idx="40">
                  <c:v>-44.817791337059916</c:v>
                </c:pt>
                <c:pt idx="41">
                  <c:v>-45.251655939177816</c:v>
                </c:pt>
                <c:pt idx="42">
                  <c:v>-44.872224501769047</c:v>
                </c:pt>
                <c:pt idx="43">
                  <c:v>-44.662882794995838</c:v>
                </c:pt>
                <c:pt idx="44">
                  <c:v>-43.70108481069834</c:v>
                </c:pt>
                <c:pt idx="45">
                  <c:v>-43.255304700854921</c:v>
                </c:pt>
                <c:pt idx="46">
                  <c:v>-44.389359642000606</c:v>
                </c:pt>
                <c:pt idx="47">
                  <c:v>-44.941960552188533</c:v>
                </c:pt>
                <c:pt idx="48">
                  <c:v>-45.528591355737468</c:v>
                </c:pt>
                <c:pt idx="49">
                  <c:v>-45.209260546425341</c:v>
                </c:pt>
                <c:pt idx="50">
                  <c:v>-43.050064293907049</c:v>
                </c:pt>
                <c:pt idx="51">
                  <c:v>-42.479563556266356</c:v>
                </c:pt>
                <c:pt idx="52">
                  <c:v>-42.300341977841867</c:v>
                </c:pt>
                <c:pt idx="53">
                  <c:v>-42.236377641391648</c:v>
                </c:pt>
                <c:pt idx="54">
                  <c:v>-45.208570221809602</c:v>
                </c:pt>
                <c:pt idx="55">
                  <c:v>-46.633701433791458</c:v>
                </c:pt>
                <c:pt idx="56">
                  <c:v>-47.10717045160176</c:v>
                </c:pt>
                <c:pt idx="57">
                  <c:v>-47.135629235424346</c:v>
                </c:pt>
                <c:pt idx="58">
                  <c:v>-46.38257234503358</c:v>
                </c:pt>
                <c:pt idx="59">
                  <c:v>-43.595563531655579</c:v>
                </c:pt>
                <c:pt idx="60">
                  <c:v>-42.804287481175471</c:v>
                </c:pt>
                <c:pt idx="61">
                  <c:v>-43.967376958700662</c:v>
                </c:pt>
                <c:pt idx="62">
                  <c:v>-47.541355089787778</c:v>
                </c:pt>
                <c:pt idx="63">
                  <c:v>-51.751104411739995</c:v>
                </c:pt>
                <c:pt idx="64">
                  <c:v>-53.980183325585813</c:v>
                </c:pt>
                <c:pt idx="65">
                  <c:v>-54.260124985671354</c:v>
                </c:pt>
                <c:pt idx="66">
                  <c:v>-53.991140116735629</c:v>
                </c:pt>
                <c:pt idx="67">
                  <c:v>-50.852506221044493</c:v>
                </c:pt>
                <c:pt idx="68">
                  <c:v>-52.477987923137256</c:v>
                </c:pt>
                <c:pt idx="69">
                  <c:v>-50.647167281112878</c:v>
                </c:pt>
                <c:pt idx="70">
                  <c:v>-47.795295137098243</c:v>
                </c:pt>
                <c:pt idx="71">
                  <c:v>-55.45762625674115</c:v>
                </c:pt>
                <c:pt idx="72">
                  <c:v>-51.887699831600059</c:v>
                </c:pt>
                <c:pt idx="73">
                  <c:v>-49.575761794267272</c:v>
                </c:pt>
                <c:pt idx="74">
                  <c:v>-49.187862871359478</c:v>
                </c:pt>
                <c:pt idx="75">
                  <c:v>-49.875781588895073</c:v>
                </c:pt>
                <c:pt idx="76">
                  <c:v>-51.383070647345946</c:v>
                </c:pt>
                <c:pt idx="77">
                  <c:v>-53.513469154687925</c:v>
                </c:pt>
                <c:pt idx="78">
                  <c:v>-54.218617513861716</c:v>
                </c:pt>
                <c:pt idx="79">
                  <c:v>-53.478662292804742</c:v>
                </c:pt>
                <c:pt idx="80">
                  <c:v>-51.637814852808496</c:v>
                </c:pt>
                <c:pt idx="81">
                  <c:v>-48.733121609193091</c:v>
                </c:pt>
                <c:pt idx="82">
                  <c:v>-46.978254712384555</c:v>
                </c:pt>
                <c:pt idx="83">
                  <c:v>-47.226777987528934</c:v>
                </c:pt>
                <c:pt idx="84">
                  <c:v>-49.586935109727769</c:v>
                </c:pt>
                <c:pt idx="85">
                  <c:v>-53.284170502603132</c:v>
                </c:pt>
                <c:pt idx="86">
                  <c:v>-55.417864259666139</c:v>
                </c:pt>
                <c:pt idx="87">
                  <c:v>-58.606827071608372</c:v>
                </c:pt>
                <c:pt idx="88">
                  <c:v>-59.931161211861216</c:v>
                </c:pt>
                <c:pt idx="89">
                  <c:v>-57.462199417383374</c:v>
                </c:pt>
                <c:pt idx="90">
                  <c:v>-57.692149212224805</c:v>
                </c:pt>
                <c:pt idx="91">
                  <c:v>-55.775044630326605</c:v>
                </c:pt>
                <c:pt idx="92">
                  <c:v>-55.906620305840157</c:v>
                </c:pt>
                <c:pt idx="93">
                  <c:v>-57.895994269936423</c:v>
                </c:pt>
                <c:pt idx="94">
                  <c:v>-57.381174963740044</c:v>
                </c:pt>
                <c:pt idx="95">
                  <c:v>-59.536480426998715</c:v>
                </c:pt>
                <c:pt idx="96">
                  <c:v>-59.88408968066198</c:v>
                </c:pt>
                <c:pt idx="97">
                  <c:v>-57.601238404856325</c:v>
                </c:pt>
                <c:pt idx="98">
                  <c:v>-56.063963803845532</c:v>
                </c:pt>
                <c:pt idx="99">
                  <c:v>-55.626040508800003</c:v>
                </c:pt>
                <c:pt idx="100">
                  <c:v>-55.495258566452883</c:v>
                </c:pt>
                <c:pt idx="101">
                  <c:v>-55.767455244559997</c:v>
                </c:pt>
                <c:pt idx="102">
                  <c:v>-54.417684005349244</c:v>
                </c:pt>
                <c:pt idx="103">
                  <c:v>-55.653073354624965</c:v>
                </c:pt>
                <c:pt idx="104">
                  <c:v>-56.232307827688778</c:v>
                </c:pt>
                <c:pt idx="105">
                  <c:v>-54.246917514613308</c:v>
                </c:pt>
                <c:pt idx="106">
                  <c:v>-52.32187149456</c:v>
                </c:pt>
                <c:pt idx="107">
                  <c:v>-50.207512201843954</c:v>
                </c:pt>
                <c:pt idx="108">
                  <c:v>-49.752667436549679</c:v>
                </c:pt>
                <c:pt idx="109">
                  <c:v>-49.425299327257783</c:v>
                </c:pt>
                <c:pt idx="110">
                  <c:v>-50.513063978733996</c:v>
                </c:pt>
                <c:pt idx="111">
                  <c:v>-52.053390381506652</c:v>
                </c:pt>
                <c:pt idx="112">
                  <c:v>-51.079360592457029</c:v>
                </c:pt>
                <c:pt idx="113">
                  <c:v>-52.342886976662911</c:v>
                </c:pt>
                <c:pt idx="114">
                  <c:v>-50.742300757480287</c:v>
                </c:pt>
                <c:pt idx="115">
                  <c:v>-50.812463416408441</c:v>
                </c:pt>
                <c:pt idx="116">
                  <c:v>-52.876933334320853</c:v>
                </c:pt>
                <c:pt idx="117">
                  <c:v>-53.647696757914666</c:v>
                </c:pt>
                <c:pt idx="118">
                  <c:v>-51.045703784825925</c:v>
                </c:pt>
                <c:pt idx="119">
                  <c:v>-55.988763578658208</c:v>
                </c:pt>
                <c:pt idx="120">
                  <c:v>-57.552247440035821</c:v>
                </c:pt>
                <c:pt idx="121">
                  <c:v>-56.868557425920272</c:v>
                </c:pt>
                <c:pt idx="122">
                  <c:v>-51.673887391850897</c:v>
                </c:pt>
                <c:pt idx="123">
                  <c:v>-42.900271313470476</c:v>
                </c:pt>
                <c:pt idx="124">
                  <c:v>-35.960739472013572</c:v>
                </c:pt>
                <c:pt idx="125">
                  <c:v>-31.712905896714911</c:v>
                </c:pt>
                <c:pt idx="126">
                  <c:v>-30.827328347417438</c:v>
                </c:pt>
                <c:pt idx="127">
                  <c:v>-37.26894833172711</c:v>
                </c:pt>
                <c:pt idx="128">
                  <c:v>-47.83027193311699</c:v>
                </c:pt>
                <c:pt idx="129">
                  <c:v>-55.395260592341089</c:v>
                </c:pt>
                <c:pt idx="130">
                  <c:v>-56.316718425484574</c:v>
                </c:pt>
                <c:pt idx="131">
                  <c:v>-54.334210879587644</c:v>
                </c:pt>
                <c:pt idx="132">
                  <c:v>-54.116736466532444</c:v>
                </c:pt>
                <c:pt idx="133">
                  <c:v>-47.164628217797286</c:v>
                </c:pt>
                <c:pt idx="134">
                  <c:v>-38.338812636035811</c:v>
                </c:pt>
                <c:pt idx="135">
                  <c:v>-24.16184181587418</c:v>
                </c:pt>
                <c:pt idx="136">
                  <c:v>-3.6327589057853973</c:v>
                </c:pt>
                <c:pt idx="137">
                  <c:v>1.2785562961819188</c:v>
                </c:pt>
                <c:pt idx="138">
                  <c:v>6.1252799974688878</c:v>
                </c:pt>
                <c:pt idx="139">
                  <c:v>17.614295364780205</c:v>
                </c:pt>
                <c:pt idx="140">
                  <c:v>29.616730004206687</c:v>
                </c:pt>
                <c:pt idx="141">
                  <c:v>38.82193663518013</c:v>
                </c:pt>
                <c:pt idx="142">
                  <c:v>45.058010879423286</c:v>
                </c:pt>
                <c:pt idx="143">
                  <c:v>47.659364927830268</c:v>
                </c:pt>
                <c:pt idx="144">
                  <c:v>48.960054494685259</c:v>
                </c:pt>
                <c:pt idx="145">
                  <c:v>49.901159116855922</c:v>
                </c:pt>
                <c:pt idx="146">
                  <c:v>50.330659768434451</c:v>
                </c:pt>
                <c:pt idx="147">
                  <c:v>50.579168924101666</c:v>
                </c:pt>
                <c:pt idx="148">
                  <c:v>51.503475495741185</c:v>
                </c:pt>
                <c:pt idx="149">
                  <c:v>54.408896577609774</c:v>
                </c:pt>
                <c:pt idx="150">
                  <c:v>57.155797272939026</c:v>
                </c:pt>
                <c:pt idx="151">
                  <c:v>61.629561591352008</c:v>
                </c:pt>
                <c:pt idx="152">
                  <c:v>62.808795916575647</c:v>
                </c:pt>
                <c:pt idx="153">
                  <c:v>66.473993722469487</c:v>
                </c:pt>
                <c:pt idx="154">
                  <c:v>73.20885247207454</c:v>
                </c:pt>
                <c:pt idx="155">
                  <c:v>75.212859845556551</c:v>
                </c:pt>
                <c:pt idx="156">
                  <c:v>77.663610165300952</c:v>
                </c:pt>
                <c:pt idx="157">
                  <c:v>79.27132962954532</c:v>
                </c:pt>
                <c:pt idx="158">
                  <c:v>79.657261754035929</c:v>
                </c:pt>
                <c:pt idx="159">
                  <c:v>79.489123403481784</c:v>
                </c:pt>
                <c:pt idx="160">
                  <c:v>77.835446192235651</c:v>
                </c:pt>
                <c:pt idx="161">
                  <c:v>76.573618370887019</c:v>
                </c:pt>
                <c:pt idx="162">
                  <c:v>74.840755363339099</c:v>
                </c:pt>
                <c:pt idx="163">
                  <c:v>74.807211968481539</c:v>
                </c:pt>
                <c:pt idx="164">
                  <c:v>76.084422234773513</c:v>
                </c:pt>
                <c:pt idx="165">
                  <c:v>78.13093069726483</c:v>
                </c:pt>
                <c:pt idx="166">
                  <c:v>80.317353058161899</c:v>
                </c:pt>
                <c:pt idx="167">
                  <c:v>81.792986221666879</c:v>
                </c:pt>
                <c:pt idx="168">
                  <c:v>77.697261163007596</c:v>
                </c:pt>
                <c:pt idx="169">
                  <c:v>71.577489315500713</c:v>
                </c:pt>
                <c:pt idx="170">
                  <c:v>66.462679300124535</c:v>
                </c:pt>
                <c:pt idx="171">
                  <c:v>59.576485991293971</c:v>
                </c:pt>
                <c:pt idx="172">
                  <c:v>56.998163741676528</c:v>
                </c:pt>
                <c:pt idx="173">
                  <c:v>58.712867940563655</c:v>
                </c:pt>
                <c:pt idx="174">
                  <c:v>57.499324247423246</c:v>
                </c:pt>
                <c:pt idx="175">
                  <c:v>50.511229722143533</c:v>
                </c:pt>
                <c:pt idx="176">
                  <c:v>52.660476778881716</c:v>
                </c:pt>
                <c:pt idx="177">
                  <c:v>36.736986979756061</c:v>
                </c:pt>
                <c:pt idx="178">
                  <c:v>17.98119539493549</c:v>
                </c:pt>
                <c:pt idx="179">
                  <c:v>7.4219048259898042</c:v>
                </c:pt>
                <c:pt idx="180">
                  <c:v>-0.25697659421321839</c:v>
                </c:pt>
                <c:pt idx="181">
                  <c:v>-8.1364332021996777</c:v>
                </c:pt>
                <c:pt idx="182">
                  <c:v>-13.53320773775609</c:v>
                </c:pt>
                <c:pt idx="183">
                  <c:v>-18.835560808444228</c:v>
                </c:pt>
                <c:pt idx="184">
                  <c:v>-24.065039760572809</c:v>
                </c:pt>
                <c:pt idx="185">
                  <c:v>-28.508726821755591</c:v>
                </c:pt>
                <c:pt idx="186">
                  <c:v>-31.43932720605083</c:v>
                </c:pt>
                <c:pt idx="187">
                  <c:v>-33.114130523670717</c:v>
                </c:pt>
                <c:pt idx="188">
                  <c:v>-33.412878354816058</c:v>
                </c:pt>
                <c:pt idx="189">
                  <c:v>-35.884357512686442</c:v>
                </c:pt>
                <c:pt idx="190">
                  <c:v>-38.641684608756023</c:v>
                </c:pt>
                <c:pt idx="191">
                  <c:v>-41.29369881151613</c:v>
                </c:pt>
                <c:pt idx="192">
                  <c:v>-43.716390957742647</c:v>
                </c:pt>
                <c:pt idx="193">
                  <c:v>-44.93971795806074</c:v>
                </c:pt>
                <c:pt idx="194">
                  <c:v>-46.382715165180784</c:v>
                </c:pt>
                <c:pt idx="195">
                  <c:v>-46.281000941515501</c:v>
                </c:pt>
                <c:pt idx="196">
                  <c:v>-45.47683295524908</c:v>
                </c:pt>
                <c:pt idx="197">
                  <c:v>-45.089620848300306</c:v>
                </c:pt>
                <c:pt idx="198">
                  <c:v>-44.738845286729706</c:v>
                </c:pt>
                <c:pt idx="199">
                  <c:v>-45.446346793646491</c:v>
                </c:pt>
                <c:pt idx="200">
                  <c:v>-46.652597029522383</c:v>
                </c:pt>
                <c:pt idx="201">
                  <c:v>-48.348816476873623</c:v>
                </c:pt>
                <c:pt idx="202">
                  <c:v>-49.578781490655487</c:v>
                </c:pt>
                <c:pt idx="203">
                  <c:v>-49.90185133187051</c:v>
                </c:pt>
                <c:pt idx="204">
                  <c:v>-49.39223519699474</c:v>
                </c:pt>
                <c:pt idx="205">
                  <c:v>-48.58170724747626</c:v>
                </c:pt>
                <c:pt idx="206">
                  <c:v>-48.162119098027489</c:v>
                </c:pt>
                <c:pt idx="207">
                  <c:v>-47.646500378045907</c:v>
                </c:pt>
                <c:pt idx="208">
                  <c:v>-46.431306637495936</c:v>
                </c:pt>
                <c:pt idx="209">
                  <c:v>-45.105568583987903</c:v>
                </c:pt>
                <c:pt idx="210">
                  <c:v>-42.793978096731692</c:v>
                </c:pt>
                <c:pt idx="211">
                  <c:v>-39.947960830232056</c:v>
                </c:pt>
                <c:pt idx="212">
                  <c:v>-38.269958060442583</c:v>
                </c:pt>
                <c:pt idx="213">
                  <c:v>-37.666758091645484</c:v>
                </c:pt>
                <c:pt idx="214">
                  <c:v>-36.520293437823163</c:v>
                </c:pt>
                <c:pt idx="215">
                  <c:v>-35.619876631029591</c:v>
                </c:pt>
                <c:pt idx="216">
                  <c:v>-35.285492036949684</c:v>
                </c:pt>
                <c:pt idx="217">
                  <c:v>-35.611723808546131</c:v>
                </c:pt>
                <c:pt idx="218">
                  <c:v>-35.438847772810725</c:v>
                </c:pt>
                <c:pt idx="219">
                  <c:v>-34.0901602920759</c:v>
                </c:pt>
                <c:pt idx="220">
                  <c:v>-33.753631126859688</c:v>
                </c:pt>
                <c:pt idx="221">
                  <c:v>-32.302926962301974</c:v>
                </c:pt>
                <c:pt idx="222">
                  <c:v>-33.416864481268973</c:v>
                </c:pt>
                <c:pt idx="223">
                  <c:v>-24.907372284438278</c:v>
                </c:pt>
                <c:pt idx="224">
                  <c:v>-22.81028934080501</c:v>
                </c:pt>
                <c:pt idx="225">
                  <c:v>-21.344454767903549</c:v>
                </c:pt>
                <c:pt idx="226">
                  <c:v>-16.178086787186494</c:v>
                </c:pt>
                <c:pt idx="227">
                  <c:v>-14.731823208345601</c:v>
                </c:pt>
                <c:pt idx="228">
                  <c:v>-12.961124214862339</c:v>
                </c:pt>
                <c:pt idx="229">
                  <c:v>-8.7172048175394483</c:v>
                </c:pt>
                <c:pt idx="230">
                  <c:v>-3.3171284382182549</c:v>
                </c:pt>
                <c:pt idx="231">
                  <c:v>4.9838226965588159</c:v>
                </c:pt>
                <c:pt idx="232">
                  <c:v>14.104625468409811</c:v>
                </c:pt>
                <c:pt idx="233">
                  <c:v>24.634868528330681</c:v>
                </c:pt>
                <c:pt idx="234">
                  <c:v>35.562706839895569</c:v>
                </c:pt>
                <c:pt idx="235">
                  <c:v>43.104959124767205</c:v>
                </c:pt>
                <c:pt idx="236">
                  <c:v>46.821992486355015</c:v>
                </c:pt>
                <c:pt idx="237">
                  <c:v>51.448918522757431</c:v>
                </c:pt>
                <c:pt idx="238">
                  <c:v>56.095252574814985</c:v>
                </c:pt>
                <c:pt idx="239">
                  <c:v>58.650985152546106</c:v>
                </c:pt>
                <c:pt idx="240">
                  <c:v>61.055268483997722</c:v>
                </c:pt>
                <c:pt idx="241">
                  <c:v>61.046061496541817</c:v>
                </c:pt>
                <c:pt idx="242">
                  <c:v>62.094794169521421</c:v>
                </c:pt>
                <c:pt idx="243">
                  <c:v>63.238629670329296</c:v>
                </c:pt>
                <c:pt idx="244">
                  <c:v>64.657901743368072</c:v>
                </c:pt>
                <c:pt idx="245">
                  <c:v>67.052077248013049</c:v>
                </c:pt>
                <c:pt idx="246">
                  <c:v>70.118721736828959</c:v>
                </c:pt>
                <c:pt idx="247">
                  <c:v>72.824177191459341</c:v>
                </c:pt>
                <c:pt idx="248">
                  <c:v>74.388533875469861</c:v>
                </c:pt>
                <c:pt idx="249">
                  <c:v>74.212404973163402</c:v>
                </c:pt>
                <c:pt idx="250">
                  <c:v>72.498538685411148</c:v>
                </c:pt>
                <c:pt idx="251">
                  <c:v>72.292494378409444</c:v>
                </c:pt>
                <c:pt idx="252">
                  <c:v>73.08156658619049</c:v>
                </c:pt>
                <c:pt idx="253">
                  <c:v>74.072765497776786</c:v>
                </c:pt>
                <c:pt idx="254">
                  <c:v>75.458115685518933</c:v>
                </c:pt>
                <c:pt idx="255">
                  <c:v>76.758640922320694</c:v>
                </c:pt>
                <c:pt idx="256">
                  <c:v>78.732277134854229</c:v>
                </c:pt>
                <c:pt idx="257">
                  <c:v>80.57855714849623</c:v>
                </c:pt>
                <c:pt idx="258">
                  <c:v>79.969356228113341</c:v>
                </c:pt>
                <c:pt idx="259">
                  <c:v>78.178189397741576</c:v>
                </c:pt>
                <c:pt idx="260">
                  <c:v>75.596013024632015</c:v>
                </c:pt>
                <c:pt idx="261">
                  <c:v>74.651305418217078</c:v>
                </c:pt>
                <c:pt idx="262">
                  <c:v>72.937263276690302</c:v>
                </c:pt>
                <c:pt idx="263">
                  <c:v>72.269955290579105</c:v>
                </c:pt>
                <c:pt idx="264">
                  <c:v>73.317643222349332</c:v>
                </c:pt>
                <c:pt idx="265">
                  <c:v>76.837682509516256</c:v>
                </c:pt>
                <c:pt idx="266">
                  <c:v>78.993461313403657</c:v>
                </c:pt>
                <c:pt idx="267">
                  <c:v>75.942703635013899</c:v>
                </c:pt>
                <c:pt idx="268">
                  <c:v>73.76451614611436</c:v>
                </c:pt>
                <c:pt idx="269">
                  <c:v>71.295012741651817</c:v>
                </c:pt>
                <c:pt idx="270">
                  <c:v>69.839292592292892</c:v>
                </c:pt>
                <c:pt idx="271">
                  <c:v>67.884591344393826</c:v>
                </c:pt>
                <c:pt idx="272">
                  <c:v>63.105281131907979</c:v>
                </c:pt>
                <c:pt idx="273">
                  <c:v>54.517527248413778</c:v>
                </c:pt>
                <c:pt idx="274">
                  <c:v>42.790664370586221</c:v>
                </c:pt>
                <c:pt idx="275">
                  <c:v>31.638482824454016</c:v>
                </c:pt>
                <c:pt idx="276">
                  <c:v>24.562483865540539</c:v>
                </c:pt>
                <c:pt idx="277">
                  <c:v>19.419810629580208</c:v>
                </c:pt>
                <c:pt idx="278">
                  <c:v>13.194271037766647</c:v>
                </c:pt>
                <c:pt idx="279">
                  <c:v>9.7711545224027034</c:v>
                </c:pt>
                <c:pt idx="280">
                  <c:v>5.5488877991536478</c:v>
                </c:pt>
                <c:pt idx="281">
                  <c:v>-0.5271488141791415</c:v>
                </c:pt>
                <c:pt idx="282">
                  <c:v>-8.0342041662829686</c:v>
                </c:pt>
                <c:pt idx="283">
                  <c:v>-14.776651206803441</c:v>
                </c:pt>
                <c:pt idx="284">
                  <c:v>-20.537064384934727</c:v>
                </c:pt>
                <c:pt idx="285">
                  <c:v>-24.264701311312969</c:v>
                </c:pt>
                <c:pt idx="286">
                  <c:v>-27.533297604395493</c:v>
                </c:pt>
                <c:pt idx="287">
                  <c:v>-31.040048361861988</c:v>
                </c:pt>
                <c:pt idx="288">
                  <c:v>-35.377817565897352</c:v>
                </c:pt>
                <c:pt idx="289">
                  <c:v>-39.873429357448273</c:v>
                </c:pt>
                <c:pt idx="290">
                  <c:v>-44.387844457931052</c:v>
                </c:pt>
                <c:pt idx="291">
                  <c:v>-48.035135258055476</c:v>
                </c:pt>
                <c:pt idx="292">
                  <c:v>-50.324577882411759</c:v>
                </c:pt>
                <c:pt idx="293">
                  <c:v>-51.113628090795636</c:v>
                </c:pt>
                <c:pt idx="294">
                  <c:v>-52.183201904476789</c:v>
                </c:pt>
                <c:pt idx="295">
                  <c:v>-52.751777695875283</c:v>
                </c:pt>
                <c:pt idx="296">
                  <c:v>-52.863129628823195</c:v>
                </c:pt>
                <c:pt idx="297">
                  <c:v>-52.870643780934344</c:v>
                </c:pt>
                <c:pt idx="298">
                  <c:v>-53.323073952638815</c:v>
                </c:pt>
                <c:pt idx="299">
                  <c:v>-54.08166802996503</c:v>
                </c:pt>
                <c:pt idx="300">
                  <c:v>-54.603991217657537</c:v>
                </c:pt>
                <c:pt idx="301">
                  <c:v>-54.556807971049736</c:v>
                </c:pt>
                <c:pt idx="302">
                  <c:v>-53.651812576719315</c:v>
                </c:pt>
                <c:pt idx="303">
                  <c:v>-51.591138720820894</c:v>
                </c:pt>
                <c:pt idx="304">
                  <c:v>-50.051534119812892</c:v>
                </c:pt>
                <c:pt idx="305">
                  <c:v>-47.696141184520556</c:v>
                </c:pt>
                <c:pt idx="306">
                  <c:v>-45.795563289158565</c:v>
                </c:pt>
                <c:pt idx="307">
                  <c:v>-44.024209402453025</c:v>
                </c:pt>
                <c:pt idx="308">
                  <c:v>-42.27086131863674</c:v>
                </c:pt>
                <c:pt idx="309">
                  <c:v>-40.436452630062867</c:v>
                </c:pt>
                <c:pt idx="310">
                  <c:v>-38.26707447658557</c:v>
                </c:pt>
                <c:pt idx="311">
                  <c:v>-37.383573617188127</c:v>
                </c:pt>
                <c:pt idx="312">
                  <c:v>-38.139694073627062</c:v>
                </c:pt>
                <c:pt idx="313">
                  <c:v>-38.166398479068803</c:v>
                </c:pt>
                <c:pt idx="314">
                  <c:v>-38.476810800343344</c:v>
                </c:pt>
                <c:pt idx="315">
                  <c:v>-38.701069145636858</c:v>
                </c:pt>
                <c:pt idx="316">
                  <c:v>-37.300911672482606</c:v>
                </c:pt>
                <c:pt idx="317">
                  <c:v>-34.169496618168594</c:v>
                </c:pt>
                <c:pt idx="318">
                  <c:v>-33.112080192504699</c:v>
                </c:pt>
                <c:pt idx="319">
                  <c:v>-32.951622141553351</c:v>
                </c:pt>
                <c:pt idx="320">
                  <c:v>-31.211599302233591</c:v>
                </c:pt>
                <c:pt idx="321">
                  <c:v>-27.263163361198135</c:v>
                </c:pt>
                <c:pt idx="322">
                  <c:v>-21.427124550748655</c:v>
                </c:pt>
                <c:pt idx="323">
                  <c:v>-14.608266857143736</c:v>
                </c:pt>
                <c:pt idx="324">
                  <c:v>-6.7344825002859077</c:v>
                </c:pt>
                <c:pt idx="325">
                  <c:v>1.2509377379033269</c:v>
                </c:pt>
                <c:pt idx="326">
                  <c:v>10.584764225822147</c:v>
                </c:pt>
                <c:pt idx="327">
                  <c:v>16.437272311332862</c:v>
                </c:pt>
                <c:pt idx="328">
                  <c:v>20.329698752215023</c:v>
                </c:pt>
                <c:pt idx="329">
                  <c:v>28.401581509058005</c:v>
                </c:pt>
                <c:pt idx="330">
                  <c:v>36.406647744646676</c:v>
                </c:pt>
                <c:pt idx="331">
                  <c:v>42.686945288439937</c:v>
                </c:pt>
                <c:pt idx="332">
                  <c:v>46.911843454267256</c:v>
                </c:pt>
                <c:pt idx="333">
                  <c:v>53.777742984756202</c:v>
                </c:pt>
                <c:pt idx="334">
                  <c:v>59.200821070140826</c:v>
                </c:pt>
                <c:pt idx="335">
                  <c:v>62.966128477842851</c:v>
                </c:pt>
                <c:pt idx="336">
                  <c:v>66.494874532570179</c:v>
                </c:pt>
                <c:pt idx="337">
                  <c:v>68.61297613349987</c:v>
                </c:pt>
                <c:pt idx="338">
                  <c:v>70.459861200919349</c:v>
                </c:pt>
                <c:pt idx="339">
                  <c:v>71.927113462559049</c:v>
                </c:pt>
                <c:pt idx="340">
                  <c:v>73.09958904604602</c:v>
                </c:pt>
                <c:pt idx="341">
                  <c:v>72.747035066651804</c:v>
                </c:pt>
                <c:pt idx="342">
                  <c:v>73.928150412168065</c:v>
                </c:pt>
                <c:pt idx="343">
                  <c:v>75.153687693905312</c:v>
                </c:pt>
                <c:pt idx="344">
                  <c:v>77.255455721401958</c:v>
                </c:pt>
                <c:pt idx="345">
                  <c:v>77.757767341999823</c:v>
                </c:pt>
                <c:pt idx="346">
                  <c:v>77.291101249427058</c:v>
                </c:pt>
                <c:pt idx="347">
                  <c:v>77.213518041089159</c:v>
                </c:pt>
                <c:pt idx="348">
                  <c:v>78.108654867932955</c:v>
                </c:pt>
                <c:pt idx="349">
                  <c:v>79.415379776238424</c:v>
                </c:pt>
                <c:pt idx="350">
                  <c:v>80.073337891165977</c:v>
                </c:pt>
                <c:pt idx="351">
                  <c:v>79.66617831470225</c:v>
                </c:pt>
                <c:pt idx="352">
                  <c:v>78.989619479743595</c:v>
                </c:pt>
                <c:pt idx="353">
                  <c:v>77.713268070501897</c:v>
                </c:pt>
                <c:pt idx="354">
                  <c:v>76.335826234416601</c:v>
                </c:pt>
                <c:pt idx="355">
                  <c:v>76.304521941131711</c:v>
                </c:pt>
                <c:pt idx="356">
                  <c:v>75.702895504326747</c:v>
                </c:pt>
                <c:pt idx="357">
                  <c:v>75.835217689339629</c:v>
                </c:pt>
                <c:pt idx="358">
                  <c:v>76.274150572832866</c:v>
                </c:pt>
                <c:pt idx="359">
                  <c:v>75.726885969577481</c:v>
                </c:pt>
                <c:pt idx="360">
                  <c:v>72.768329320643488</c:v>
                </c:pt>
                <c:pt idx="361">
                  <c:v>69.106527618187897</c:v>
                </c:pt>
                <c:pt idx="362">
                  <c:v>68.338103636310336</c:v>
                </c:pt>
                <c:pt idx="363">
                  <c:v>69.288747244891155</c:v>
                </c:pt>
                <c:pt idx="364">
                  <c:v>71.523933288212845</c:v>
                </c:pt>
                <c:pt idx="365">
                  <c:v>71.159710363305791</c:v>
                </c:pt>
                <c:pt idx="366">
                  <c:v>68.697253186747531</c:v>
                </c:pt>
                <c:pt idx="367">
                  <c:v>62.93559310845697</c:v>
                </c:pt>
                <c:pt idx="368">
                  <c:v>51.672324023733879</c:v>
                </c:pt>
                <c:pt idx="369">
                  <c:v>34.482257859129824</c:v>
                </c:pt>
                <c:pt idx="370">
                  <c:v>25.928555083178349</c:v>
                </c:pt>
                <c:pt idx="371">
                  <c:v>27.032779205665573</c:v>
                </c:pt>
                <c:pt idx="372">
                  <c:v>32.30881798168992</c:v>
                </c:pt>
                <c:pt idx="373">
                  <c:v>38.374487589947869</c:v>
                </c:pt>
                <c:pt idx="374">
                  <c:v>37.667676215587925</c:v>
                </c:pt>
                <c:pt idx="375">
                  <c:v>27.975360833188883</c:v>
                </c:pt>
                <c:pt idx="376">
                  <c:v>21.956866520278162</c:v>
                </c:pt>
                <c:pt idx="377">
                  <c:v>9.4587589045030853</c:v>
                </c:pt>
                <c:pt idx="378">
                  <c:v>-3.2930786438910022</c:v>
                </c:pt>
                <c:pt idx="379">
                  <c:v>-9.753506915838063</c:v>
                </c:pt>
                <c:pt idx="380">
                  <c:v>-16.648229363251481</c:v>
                </c:pt>
                <c:pt idx="381">
                  <c:v>-22.367252000782987</c:v>
                </c:pt>
                <c:pt idx="382">
                  <c:v>-28.092303980560285</c:v>
                </c:pt>
                <c:pt idx="383">
                  <c:v>-32.537589620638848</c:v>
                </c:pt>
                <c:pt idx="384">
                  <c:v>-37.091691145111348</c:v>
                </c:pt>
                <c:pt idx="385">
                  <c:v>-40.521362724797264</c:v>
                </c:pt>
                <c:pt idx="386">
                  <c:v>-43.485923575473208</c:v>
                </c:pt>
                <c:pt idx="387">
                  <c:v>-46.473771101233666</c:v>
                </c:pt>
                <c:pt idx="388">
                  <c:v>-48.301395617430117</c:v>
                </c:pt>
                <c:pt idx="389">
                  <c:v>-49.821862095870316</c:v>
                </c:pt>
                <c:pt idx="390">
                  <c:v>-48.779374447972991</c:v>
                </c:pt>
                <c:pt idx="391">
                  <c:v>-47.049730161613134</c:v>
                </c:pt>
                <c:pt idx="392">
                  <c:v>-46.576464742582921</c:v>
                </c:pt>
                <c:pt idx="393">
                  <c:v>-46.759751195615564</c:v>
                </c:pt>
                <c:pt idx="394">
                  <c:v>-48.590350392971501</c:v>
                </c:pt>
                <c:pt idx="395">
                  <c:v>-49.868933752500446</c:v>
                </c:pt>
                <c:pt idx="396">
                  <c:v>-50.083440479499245</c:v>
                </c:pt>
                <c:pt idx="397">
                  <c:v>-49.715583817659002</c:v>
                </c:pt>
                <c:pt idx="398">
                  <c:v>-49.208080747542446</c:v>
                </c:pt>
                <c:pt idx="399">
                  <c:v>-48.169951334319542</c:v>
                </c:pt>
                <c:pt idx="400">
                  <c:v>-47.921335560786218</c:v>
                </c:pt>
                <c:pt idx="401">
                  <c:v>-48.219525865949983</c:v>
                </c:pt>
                <c:pt idx="402">
                  <c:v>-48.219279072915405</c:v>
                </c:pt>
                <c:pt idx="403">
                  <c:v>-47.852413170693687</c:v>
                </c:pt>
                <c:pt idx="404">
                  <c:v>-48.519646021383146</c:v>
                </c:pt>
                <c:pt idx="405">
                  <c:v>-49.269009630219692</c:v>
                </c:pt>
                <c:pt idx="406">
                  <c:v>-49.150798032984518</c:v>
                </c:pt>
                <c:pt idx="407">
                  <c:v>-48.680886183565079</c:v>
                </c:pt>
                <c:pt idx="408">
                  <c:v>-47.00017468488155</c:v>
                </c:pt>
                <c:pt idx="409">
                  <c:v>-45.094756533074978</c:v>
                </c:pt>
                <c:pt idx="410">
                  <c:v>-43.952684521404265</c:v>
                </c:pt>
                <c:pt idx="411">
                  <c:v>-42.20335564892698</c:v>
                </c:pt>
                <c:pt idx="412">
                  <c:v>-44.518725313985861</c:v>
                </c:pt>
                <c:pt idx="413">
                  <c:v>-45.95759283467283</c:v>
                </c:pt>
                <c:pt idx="414">
                  <c:v>-45.41496224282848</c:v>
                </c:pt>
                <c:pt idx="415">
                  <c:v>-42.333555627187891</c:v>
                </c:pt>
                <c:pt idx="416">
                  <c:v>-47.119285419881436</c:v>
                </c:pt>
                <c:pt idx="417">
                  <c:v>-39.889054175764286</c:v>
                </c:pt>
                <c:pt idx="418">
                  <c:v>-26.741296690809694</c:v>
                </c:pt>
                <c:pt idx="419">
                  <c:v>-27.75141693848278</c:v>
                </c:pt>
                <c:pt idx="420">
                  <c:v>-24.329752608803826</c:v>
                </c:pt>
                <c:pt idx="421">
                  <c:v>-20.063098262098688</c:v>
                </c:pt>
                <c:pt idx="422">
                  <c:v>-15.208807060265451</c:v>
                </c:pt>
                <c:pt idx="423">
                  <c:v>-8.1377259181458186</c:v>
                </c:pt>
                <c:pt idx="424">
                  <c:v>1.0012846084155336</c:v>
                </c:pt>
                <c:pt idx="425">
                  <c:v>11.405435957959369</c:v>
                </c:pt>
                <c:pt idx="426">
                  <c:v>21.418999845329115</c:v>
                </c:pt>
                <c:pt idx="427">
                  <c:v>29.107332969142934</c:v>
                </c:pt>
                <c:pt idx="428">
                  <c:v>37.562395794059725</c:v>
                </c:pt>
                <c:pt idx="429">
                  <c:v>45.135332134772604</c:v>
                </c:pt>
                <c:pt idx="430">
                  <c:v>46.765895984494882</c:v>
                </c:pt>
                <c:pt idx="431">
                  <c:v>46.209029240841573</c:v>
                </c:pt>
                <c:pt idx="432">
                  <c:v>46.351004065609899</c:v>
                </c:pt>
                <c:pt idx="433">
                  <c:v>48.54817508385797</c:v>
                </c:pt>
                <c:pt idx="434">
                  <c:v>52.105167276953786</c:v>
                </c:pt>
                <c:pt idx="435">
                  <c:v>54.942683134377965</c:v>
                </c:pt>
                <c:pt idx="436">
                  <c:v>57.453443214556366</c:v>
                </c:pt>
                <c:pt idx="437">
                  <c:v>59.693195738260449</c:v>
                </c:pt>
                <c:pt idx="438">
                  <c:v>61.484687580384147</c:v>
                </c:pt>
                <c:pt idx="439">
                  <c:v>63.830257435920942</c:v>
                </c:pt>
                <c:pt idx="440">
                  <c:v>66.089577555833912</c:v>
                </c:pt>
                <c:pt idx="441">
                  <c:v>68.07779339174499</c:v>
                </c:pt>
                <c:pt idx="442">
                  <c:v>69.889838063421792</c:v>
                </c:pt>
                <c:pt idx="443">
                  <c:v>71.949972958399101</c:v>
                </c:pt>
                <c:pt idx="444">
                  <c:v>72.424322775724093</c:v>
                </c:pt>
                <c:pt idx="445">
                  <c:v>71.88975869170261</c:v>
                </c:pt>
                <c:pt idx="446">
                  <c:v>71.903395264971479</c:v>
                </c:pt>
                <c:pt idx="447">
                  <c:v>71.627775671460981</c:v>
                </c:pt>
                <c:pt idx="448">
                  <c:v>71.448782562759021</c:v>
                </c:pt>
                <c:pt idx="449">
                  <c:v>70.469906895994768</c:v>
                </c:pt>
                <c:pt idx="450">
                  <c:v>68.667068701694888</c:v>
                </c:pt>
                <c:pt idx="451">
                  <c:v>66.498391621243229</c:v>
                </c:pt>
                <c:pt idx="452">
                  <c:v>64.549902763235437</c:v>
                </c:pt>
                <c:pt idx="453">
                  <c:v>64.850687956070374</c:v>
                </c:pt>
                <c:pt idx="454">
                  <c:v>66.868611427870974</c:v>
                </c:pt>
                <c:pt idx="455">
                  <c:v>69.690211886384958</c:v>
                </c:pt>
                <c:pt idx="456">
                  <c:v>71.527760667967243</c:v>
                </c:pt>
                <c:pt idx="457">
                  <c:v>69.162468321671426</c:v>
                </c:pt>
                <c:pt idx="458">
                  <c:v>64.760519496371685</c:v>
                </c:pt>
                <c:pt idx="459">
                  <c:v>59.556290167330111</c:v>
                </c:pt>
                <c:pt idx="460">
                  <c:v>51.096438952362242</c:v>
                </c:pt>
                <c:pt idx="461">
                  <c:v>39.753020761070886</c:v>
                </c:pt>
                <c:pt idx="462">
                  <c:v>35.972014676850435</c:v>
                </c:pt>
                <c:pt idx="463">
                  <c:v>45.402597989365816</c:v>
                </c:pt>
                <c:pt idx="464">
                  <c:v>56.362587856090805</c:v>
                </c:pt>
                <c:pt idx="465">
                  <c:v>69.649466209014506</c:v>
                </c:pt>
                <c:pt idx="466">
                  <c:v>69.178395817830733</c:v>
                </c:pt>
                <c:pt idx="467">
                  <c:v>66.437844199337263</c:v>
                </c:pt>
                <c:pt idx="468">
                  <c:v>59.509511584655634</c:v>
                </c:pt>
                <c:pt idx="469">
                  <c:v>46.36496733291262</c:v>
                </c:pt>
                <c:pt idx="470">
                  <c:v>36.368917745562932</c:v>
                </c:pt>
                <c:pt idx="471">
                  <c:v>22.704141894278525</c:v>
                </c:pt>
                <c:pt idx="472">
                  <c:v>6.9170472687386759</c:v>
                </c:pt>
                <c:pt idx="473">
                  <c:v>-5.709061445867313</c:v>
                </c:pt>
                <c:pt idx="474">
                  <c:v>-13.710779259516075</c:v>
                </c:pt>
                <c:pt idx="475">
                  <c:v>-19.478957234666794</c:v>
                </c:pt>
                <c:pt idx="476">
                  <c:v>-22.222670144648973</c:v>
                </c:pt>
                <c:pt idx="477">
                  <c:v>-23.716616378172784</c:v>
                </c:pt>
                <c:pt idx="478">
                  <c:v>-25.693667323568569</c:v>
                </c:pt>
                <c:pt idx="479">
                  <c:v>-27.295907957965138</c:v>
                </c:pt>
                <c:pt idx="480">
                  <c:v>-31.43659257666663</c:v>
                </c:pt>
                <c:pt idx="481">
                  <c:v>-34.737644016115418</c:v>
                </c:pt>
                <c:pt idx="482">
                  <c:v>-38.014617769965383</c:v>
                </c:pt>
                <c:pt idx="483">
                  <c:v>-41.891214144149167</c:v>
                </c:pt>
                <c:pt idx="484">
                  <c:v>-45.342525340495349</c:v>
                </c:pt>
                <c:pt idx="485">
                  <c:v>-47.959860045369204</c:v>
                </c:pt>
                <c:pt idx="486">
                  <c:v>-49.796313334466753</c:v>
                </c:pt>
                <c:pt idx="487">
                  <c:v>-50.796431350872417</c:v>
                </c:pt>
                <c:pt idx="488">
                  <c:v>-50.202516383728749</c:v>
                </c:pt>
                <c:pt idx="489">
                  <c:v>-49.143411354049455</c:v>
                </c:pt>
                <c:pt idx="490">
                  <c:v>-49.447620070739099</c:v>
                </c:pt>
                <c:pt idx="491">
                  <c:v>-48.866815541119323</c:v>
                </c:pt>
                <c:pt idx="492">
                  <c:v>-48.242409808754608</c:v>
                </c:pt>
                <c:pt idx="493">
                  <c:v>-47.634484256725145</c:v>
                </c:pt>
                <c:pt idx="494">
                  <c:v>-47.894780584365833</c:v>
                </c:pt>
                <c:pt idx="495">
                  <c:v>-49.082240578057572</c:v>
                </c:pt>
                <c:pt idx="496">
                  <c:v>-49.797318016301119</c:v>
                </c:pt>
                <c:pt idx="497">
                  <c:v>-51.218354848595681</c:v>
                </c:pt>
                <c:pt idx="498">
                  <c:v>-52.446448253601268</c:v>
                </c:pt>
                <c:pt idx="499">
                  <c:v>-51.848278205929212</c:v>
                </c:pt>
                <c:pt idx="500">
                  <c:v>-50.914928884039774</c:v>
                </c:pt>
                <c:pt idx="501">
                  <c:v>-48.900547760456284</c:v>
                </c:pt>
                <c:pt idx="502">
                  <c:v>-45.150342663641688</c:v>
                </c:pt>
                <c:pt idx="503">
                  <c:v>-41.888428035356533</c:v>
                </c:pt>
                <c:pt idx="504">
                  <c:v>-41.771220234030913</c:v>
                </c:pt>
                <c:pt idx="505">
                  <c:v>-42.231315744983476</c:v>
                </c:pt>
                <c:pt idx="506">
                  <c:v>-42.197039629326945</c:v>
                </c:pt>
                <c:pt idx="507">
                  <c:v>-43.344451795133445</c:v>
                </c:pt>
                <c:pt idx="508">
                  <c:v>-42.990351015966752</c:v>
                </c:pt>
                <c:pt idx="509">
                  <c:v>-42.160050785100125</c:v>
                </c:pt>
                <c:pt idx="510">
                  <c:v>-38.433672317167542</c:v>
                </c:pt>
                <c:pt idx="511">
                  <c:v>-36.264933139296716</c:v>
                </c:pt>
                <c:pt idx="512">
                  <c:v>-35.82957641798329</c:v>
                </c:pt>
                <c:pt idx="513">
                  <c:v>-32.692981526890648</c:v>
                </c:pt>
                <c:pt idx="514">
                  <c:v>-32.576420243682172</c:v>
                </c:pt>
                <c:pt idx="515">
                  <c:v>-31.364486779827836</c:v>
                </c:pt>
                <c:pt idx="516">
                  <c:v>-29.388176533242113</c:v>
                </c:pt>
                <c:pt idx="517">
                  <c:v>-22.492059914171939</c:v>
                </c:pt>
                <c:pt idx="518">
                  <c:v>-16.535086007024482</c:v>
                </c:pt>
                <c:pt idx="519">
                  <c:v>-11.186306364045121</c:v>
                </c:pt>
                <c:pt idx="520">
                  <c:v>-1.6481147677136283</c:v>
                </c:pt>
                <c:pt idx="521">
                  <c:v>8.0978749389418549</c:v>
                </c:pt>
                <c:pt idx="522">
                  <c:v>20.128522206677896</c:v>
                </c:pt>
                <c:pt idx="523">
                  <c:v>30.033701416485027</c:v>
                </c:pt>
                <c:pt idx="524">
                  <c:v>36.527754367643126</c:v>
                </c:pt>
                <c:pt idx="525">
                  <c:v>41.420539396048056</c:v>
                </c:pt>
                <c:pt idx="526">
                  <c:v>47.597604265970439</c:v>
                </c:pt>
                <c:pt idx="527">
                  <c:v>52.057817070516435</c:v>
                </c:pt>
                <c:pt idx="528">
                  <c:v>54.865633038208969</c:v>
                </c:pt>
                <c:pt idx="529">
                  <c:v>58.682226420819703</c:v>
                </c:pt>
                <c:pt idx="530">
                  <c:v>60.938806886571541</c:v>
                </c:pt>
                <c:pt idx="531">
                  <c:v>61.739934872447698</c:v>
                </c:pt>
                <c:pt idx="532">
                  <c:v>62.606242003410195</c:v>
                </c:pt>
                <c:pt idx="533">
                  <c:v>63.366727291997279</c:v>
                </c:pt>
                <c:pt idx="534">
                  <c:v>64.400435998058754</c:v>
                </c:pt>
                <c:pt idx="535">
                  <c:v>64.992975464048044</c:v>
                </c:pt>
                <c:pt idx="536">
                  <c:v>65.404203005784026</c:v>
                </c:pt>
                <c:pt idx="537">
                  <c:v>65.564610076230352</c:v>
                </c:pt>
                <c:pt idx="538">
                  <c:v>65.601844139682939</c:v>
                </c:pt>
                <c:pt idx="539">
                  <c:v>66.206108592637236</c:v>
                </c:pt>
                <c:pt idx="540">
                  <c:v>66.622142806393995</c:v>
                </c:pt>
                <c:pt idx="541">
                  <c:v>67.165653452232092</c:v>
                </c:pt>
                <c:pt idx="542">
                  <c:v>67.886709936911927</c:v>
                </c:pt>
                <c:pt idx="543">
                  <c:v>68.939412006431553</c:v>
                </c:pt>
                <c:pt idx="544">
                  <c:v>70.167512429142661</c:v>
                </c:pt>
                <c:pt idx="545">
                  <c:v>71.03650335560215</c:v>
                </c:pt>
                <c:pt idx="546">
                  <c:v>71.781806942930515</c:v>
                </c:pt>
                <c:pt idx="547">
                  <c:v>71.36240347673683</c:v>
                </c:pt>
                <c:pt idx="548">
                  <c:v>70.836919106015188</c:v>
                </c:pt>
                <c:pt idx="549">
                  <c:v>68.581799335083858</c:v>
                </c:pt>
                <c:pt idx="550">
                  <c:v>67.284300104443446</c:v>
                </c:pt>
                <c:pt idx="551">
                  <c:v>65.512268861522116</c:v>
                </c:pt>
                <c:pt idx="552">
                  <c:v>65.351910328826492</c:v>
                </c:pt>
                <c:pt idx="553">
                  <c:v>65.75293525952064</c:v>
                </c:pt>
                <c:pt idx="554">
                  <c:v>66.820323368182542</c:v>
                </c:pt>
                <c:pt idx="555">
                  <c:v>67.356481061122849</c:v>
                </c:pt>
                <c:pt idx="556">
                  <c:v>68.102208161560554</c:v>
                </c:pt>
                <c:pt idx="557">
                  <c:v>68.64192244077482</c:v>
                </c:pt>
                <c:pt idx="558">
                  <c:v>69.276563320043749</c:v>
                </c:pt>
                <c:pt idx="559">
                  <c:v>69.046276748562363</c:v>
                </c:pt>
                <c:pt idx="560">
                  <c:v>66.951403662158455</c:v>
                </c:pt>
                <c:pt idx="561">
                  <c:v>63.151071162344721</c:v>
                </c:pt>
                <c:pt idx="562">
                  <c:v>58.114419441108332</c:v>
                </c:pt>
                <c:pt idx="563">
                  <c:v>52.103668960215991</c:v>
                </c:pt>
                <c:pt idx="564">
                  <c:v>44.519248766968055</c:v>
                </c:pt>
                <c:pt idx="565">
                  <c:v>37.750299591459758</c:v>
                </c:pt>
                <c:pt idx="566">
                  <c:v>31.721658650978569</c:v>
                </c:pt>
                <c:pt idx="567">
                  <c:v>25.642447890110279</c:v>
                </c:pt>
                <c:pt idx="568">
                  <c:v>22.50218130575854</c:v>
                </c:pt>
                <c:pt idx="569">
                  <c:v>20.956784310657959</c:v>
                </c:pt>
                <c:pt idx="570">
                  <c:v>19.37338254659976</c:v>
                </c:pt>
                <c:pt idx="571">
                  <c:v>13.724006874805436</c:v>
                </c:pt>
                <c:pt idx="572">
                  <c:v>6.5235211048106034</c:v>
                </c:pt>
                <c:pt idx="573">
                  <c:v>0.13608064727108818</c:v>
                </c:pt>
                <c:pt idx="574">
                  <c:v>-7.7089926489909315</c:v>
                </c:pt>
                <c:pt idx="575">
                  <c:v>-16.017714851591755</c:v>
                </c:pt>
                <c:pt idx="576">
                  <c:v>-21.817793913431331</c:v>
                </c:pt>
                <c:pt idx="577">
                  <c:v>-26.75306209989304</c:v>
                </c:pt>
                <c:pt idx="578">
                  <c:v>-30.993566058328771</c:v>
                </c:pt>
                <c:pt idx="579">
                  <c:v>-36.015749846151429</c:v>
                </c:pt>
                <c:pt idx="580">
                  <c:v>-39.321820460475173</c:v>
                </c:pt>
                <c:pt idx="581">
                  <c:v>-41.736270865575023</c:v>
                </c:pt>
                <c:pt idx="582">
                  <c:v>-43.69841089057428</c:v>
                </c:pt>
                <c:pt idx="583">
                  <c:v>-45.353828819525717</c:v>
                </c:pt>
                <c:pt idx="584">
                  <c:v>-47.194401459140714</c:v>
                </c:pt>
                <c:pt idx="585">
                  <c:v>-48.559998783285927</c:v>
                </c:pt>
                <c:pt idx="586">
                  <c:v>-50.876430758898159</c:v>
                </c:pt>
                <c:pt idx="587">
                  <c:v>-52.966274875721915</c:v>
                </c:pt>
                <c:pt idx="588">
                  <c:v>-54.673134682649831</c:v>
                </c:pt>
                <c:pt idx="589">
                  <c:v>-55.885087282454954</c:v>
                </c:pt>
                <c:pt idx="590">
                  <c:v>-56.144770840247425</c:v>
                </c:pt>
                <c:pt idx="591">
                  <c:v>-55.874582741911951</c:v>
                </c:pt>
                <c:pt idx="592">
                  <c:v>-55.335303591762766</c:v>
                </c:pt>
                <c:pt idx="593">
                  <c:v>-54.79742367679323</c:v>
                </c:pt>
                <c:pt idx="594">
                  <c:v>-54.1913793780937</c:v>
                </c:pt>
                <c:pt idx="595">
                  <c:v>-53.486830719691355</c:v>
                </c:pt>
                <c:pt idx="596">
                  <c:v>-52.951574859430494</c:v>
                </c:pt>
                <c:pt idx="597">
                  <c:v>-52.048494855989496</c:v>
                </c:pt>
                <c:pt idx="598">
                  <c:v>-51.539943021152055</c:v>
                </c:pt>
                <c:pt idx="599">
                  <c:v>-51.087986442912317</c:v>
                </c:pt>
                <c:pt idx="600">
                  <c:v>-50.296338987217887</c:v>
                </c:pt>
                <c:pt idx="601">
                  <c:v>-48.983851800883258</c:v>
                </c:pt>
                <c:pt idx="602">
                  <c:v>-47.888813104336705</c:v>
                </c:pt>
                <c:pt idx="603">
                  <c:v>-46.415794370071545</c:v>
                </c:pt>
                <c:pt idx="604">
                  <c:v>-44.246016231147038</c:v>
                </c:pt>
                <c:pt idx="605">
                  <c:v>-43.041047369000864</c:v>
                </c:pt>
                <c:pt idx="606">
                  <c:v>-40.993288316807408</c:v>
                </c:pt>
                <c:pt idx="607">
                  <c:v>-37.621639322848736</c:v>
                </c:pt>
                <c:pt idx="608">
                  <c:v>-37.513978167830246</c:v>
                </c:pt>
                <c:pt idx="609">
                  <c:v>-38.842018294080425</c:v>
                </c:pt>
                <c:pt idx="610">
                  <c:v>-36.570168611009059</c:v>
                </c:pt>
                <c:pt idx="611">
                  <c:v>-34.609964495518035</c:v>
                </c:pt>
                <c:pt idx="612">
                  <c:v>-28.749517478599618</c:v>
                </c:pt>
                <c:pt idx="613">
                  <c:v>-22.568628409707369</c:v>
                </c:pt>
                <c:pt idx="614">
                  <c:v>-19.14940687365328</c:v>
                </c:pt>
                <c:pt idx="615">
                  <c:v>-11.304599232624424</c:v>
                </c:pt>
                <c:pt idx="616">
                  <c:v>-1.2941849202531512</c:v>
                </c:pt>
                <c:pt idx="617">
                  <c:v>6.9127767216858604</c:v>
                </c:pt>
                <c:pt idx="618">
                  <c:v>17.653934954375227</c:v>
                </c:pt>
                <c:pt idx="619">
                  <c:v>18.664026678491087</c:v>
                </c:pt>
                <c:pt idx="620">
                  <c:v>24.640035231104473</c:v>
                </c:pt>
                <c:pt idx="621">
                  <c:v>29.902638839317078</c:v>
                </c:pt>
                <c:pt idx="622">
                  <c:v>36.432082199489976</c:v>
                </c:pt>
                <c:pt idx="623">
                  <c:v>46.792025588073557</c:v>
                </c:pt>
                <c:pt idx="624">
                  <c:v>54.039170360245542</c:v>
                </c:pt>
                <c:pt idx="625">
                  <c:v>58.658365898321712</c:v>
                </c:pt>
                <c:pt idx="626">
                  <c:v>60.559691402417215</c:v>
                </c:pt>
                <c:pt idx="627">
                  <c:v>62.380052267224102</c:v>
                </c:pt>
                <c:pt idx="628">
                  <c:v>63.545581738685541</c:v>
                </c:pt>
                <c:pt idx="629">
                  <c:v>64.668571698816592</c:v>
                </c:pt>
                <c:pt idx="630">
                  <c:v>65.738073046156401</c:v>
                </c:pt>
                <c:pt idx="631">
                  <c:v>67.189597440588088</c:v>
                </c:pt>
                <c:pt idx="632">
                  <c:v>68.514095756439531</c:v>
                </c:pt>
                <c:pt idx="633">
                  <c:v>69.563640500120556</c:v>
                </c:pt>
                <c:pt idx="634">
                  <c:v>69.611689642786558</c:v>
                </c:pt>
                <c:pt idx="635">
                  <c:v>70.387683597804042</c:v>
                </c:pt>
                <c:pt idx="636">
                  <c:v>69.840900473951692</c:v>
                </c:pt>
                <c:pt idx="637">
                  <c:v>69.977525471239943</c:v>
                </c:pt>
                <c:pt idx="638">
                  <c:v>70.704560991256372</c:v>
                </c:pt>
                <c:pt idx="639">
                  <c:v>72.267437605184583</c:v>
                </c:pt>
                <c:pt idx="640">
                  <c:v>73.977961476333377</c:v>
                </c:pt>
                <c:pt idx="641">
                  <c:v>76.497135181101157</c:v>
                </c:pt>
                <c:pt idx="642">
                  <c:v>76.773432339270315</c:v>
                </c:pt>
                <c:pt idx="643">
                  <c:v>75.317855415059171</c:v>
                </c:pt>
                <c:pt idx="644">
                  <c:v>73.356581860354297</c:v>
                </c:pt>
                <c:pt idx="645">
                  <c:v>71.26502421166731</c:v>
                </c:pt>
                <c:pt idx="646">
                  <c:v>70.702421179214426</c:v>
                </c:pt>
                <c:pt idx="647">
                  <c:v>70.848258980903339</c:v>
                </c:pt>
                <c:pt idx="648">
                  <c:v>72.462836297516759</c:v>
                </c:pt>
                <c:pt idx="649">
                  <c:v>73.238241148574886</c:v>
                </c:pt>
                <c:pt idx="650">
                  <c:v>73.446497502610939</c:v>
                </c:pt>
                <c:pt idx="651">
                  <c:v>73.232415538831233</c:v>
                </c:pt>
                <c:pt idx="652">
                  <c:v>72.76606357025355</c:v>
                </c:pt>
                <c:pt idx="653">
                  <c:v>72.406918171315183</c:v>
                </c:pt>
                <c:pt idx="654">
                  <c:v>71.526696887688288</c:v>
                </c:pt>
                <c:pt idx="655">
                  <c:v>69.208093808301228</c:v>
                </c:pt>
                <c:pt idx="656">
                  <c:v>65.140176071989217</c:v>
                </c:pt>
                <c:pt idx="657">
                  <c:v>58.542735952620582</c:v>
                </c:pt>
                <c:pt idx="658">
                  <c:v>43.350808794394204</c:v>
                </c:pt>
                <c:pt idx="659">
                  <c:v>28.315653927744595</c:v>
                </c:pt>
                <c:pt idx="660">
                  <c:v>22.286389453326997</c:v>
                </c:pt>
                <c:pt idx="661">
                  <c:v>30.888401801869385</c:v>
                </c:pt>
                <c:pt idx="662">
                  <c:v>43.444012943915261</c:v>
                </c:pt>
                <c:pt idx="663">
                  <c:v>48.933854494699311</c:v>
                </c:pt>
                <c:pt idx="664">
                  <c:v>45.224652709154618</c:v>
                </c:pt>
                <c:pt idx="665">
                  <c:v>35.991765382078285</c:v>
                </c:pt>
                <c:pt idx="666">
                  <c:v>23.844490964870431</c:v>
                </c:pt>
                <c:pt idx="667">
                  <c:v>12.485014583765858</c:v>
                </c:pt>
                <c:pt idx="668">
                  <c:v>5.0615336694724524</c:v>
                </c:pt>
                <c:pt idx="669">
                  <c:v>-1.246607583407515</c:v>
                </c:pt>
                <c:pt idx="670">
                  <c:v>-6.4510986122417169</c:v>
                </c:pt>
                <c:pt idx="671">
                  <c:v>-11.953378619229673</c:v>
                </c:pt>
                <c:pt idx="672">
                  <c:v>-18.237975285665268</c:v>
                </c:pt>
                <c:pt idx="673">
                  <c:v>-25.536312930210109</c:v>
                </c:pt>
                <c:pt idx="674">
                  <c:v>-30.500083894876891</c:v>
                </c:pt>
                <c:pt idx="675">
                  <c:v>-36.011531207160871</c:v>
                </c:pt>
                <c:pt idx="676">
                  <c:v>-39.247744225662515</c:v>
                </c:pt>
                <c:pt idx="677">
                  <c:v>-41.823317587529274</c:v>
                </c:pt>
                <c:pt idx="678">
                  <c:v>-43.633872104561114</c:v>
                </c:pt>
                <c:pt idx="679">
                  <c:v>-45.30888631749977</c:v>
                </c:pt>
                <c:pt idx="680">
                  <c:v>-47.570054636181716</c:v>
                </c:pt>
                <c:pt idx="681">
                  <c:v>-48.412907426915048</c:v>
                </c:pt>
                <c:pt idx="682">
                  <c:v>-48.340073233894145</c:v>
                </c:pt>
                <c:pt idx="683">
                  <c:v>-47.239440186304861</c:v>
                </c:pt>
                <c:pt idx="684">
                  <c:v>-46.099082240380007</c:v>
                </c:pt>
                <c:pt idx="685">
                  <c:v>-46.570099628496081</c:v>
                </c:pt>
                <c:pt idx="686">
                  <c:v>-46.963643130131935</c:v>
                </c:pt>
                <c:pt idx="687">
                  <c:v>-47.645097849998308</c:v>
                </c:pt>
                <c:pt idx="688">
                  <c:v>-48.88567812360214</c:v>
                </c:pt>
                <c:pt idx="689">
                  <c:v>-50.191297864165151</c:v>
                </c:pt>
                <c:pt idx="690">
                  <c:v>-51.802340391483582</c:v>
                </c:pt>
                <c:pt idx="691">
                  <c:v>-52.682295404143161</c:v>
                </c:pt>
                <c:pt idx="692">
                  <c:v>-53.382909468217605</c:v>
                </c:pt>
                <c:pt idx="693">
                  <c:v>-54.474228660056347</c:v>
                </c:pt>
                <c:pt idx="694">
                  <c:v>-53.996566487502299</c:v>
                </c:pt>
                <c:pt idx="695">
                  <c:v>-53.223150173133234</c:v>
                </c:pt>
                <c:pt idx="696">
                  <c:v>-53.40348418846127</c:v>
                </c:pt>
                <c:pt idx="697">
                  <c:v>-53.233925482774445</c:v>
                </c:pt>
                <c:pt idx="698">
                  <c:v>-53.474851938700041</c:v>
                </c:pt>
                <c:pt idx="699">
                  <c:v>-53.902463116195413</c:v>
                </c:pt>
                <c:pt idx="700">
                  <c:v>-53.428921626496461</c:v>
                </c:pt>
                <c:pt idx="701">
                  <c:v>-52.800895299286751</c:v>
                </c:pt>
                <c:pt idx="702">
                  <c:v>-52.676580808282075</c:v>
                </c:pt>
                <c:pt idx="703">
                  <c:v>-51.880527529866697</c:v>
                </c:pt>
                <c:pt idx="704">
                  <c:v>-50.518319786026417</c:v>
                </c:pt>
                <c:pt idx="705">
                  <c:v>-48.904391968214554</c:v>
                </c:pt>
                <c:pt idx="706">
                  <c:v>-47.455466393162908</c:v>
                </c:pt>
                <c:pt idx="707">
                  <c:v>-42.603652227736177</c:v>
                </c:pt>
                <c:pt idx="708">
                  <c:v>-45.875708135027139</c:v>
                </c:pt>
                <c:pt idx="709">
                  <c:v>-49.038715679393789</c:v>
                </c:pt>
                <c:pt idx="710">
                  <c:v>-51.378535385438198</c:v>
                </c:pt>
                <c:pt idx="711">
                  <c:v>-53.292123836277348</c:v>
                </c:pt>
                <c:pt idx="712">
                  <c:v>-53.799876874794975</c:v>
                </c:pt>
                <c:pt idx="713">
                  <c:v>-51.67615169313207</c:v>
                </c:pt>
                <c:pt idx="714">
                  <c:v>-48.109412167194158</c:v>
                </c:pt>
                <c:pt idx="715">
                  <c:v>-41.549661455060942</c:v>
                </c:pt>
                <c:pt idx="716">
                  <c:v>-31.449397304645483</c:v>
                </c:pt>
                <c:pt idx="717">
                  <c:v>-30.292880573225816</c:v>
                </c:pt>
                <c:pt idx="718">
                  <c:v>-28.208397343122869</c:v>
                </c:pt>
                <c:pt idx="719">
                  <c:v>-30.920568434224581</c:v>
                </c:pt>
                <c:pt idx="720">
                  <c:v>-30.449441049459036</c:v>
                </c:pt>
                <c:pt idx="721">
                  <c:v>-25.304725022835612</c:v>
                </c:pt>
                <c:pt idx="722">
                  <c:v>-18.660811687560187</c:v>
                </c:pt>
                <c:pt idx="723">
                  <c:v>-7.1158033527591771</c:v>
                </c:pt>
                <c:pt idx="724">
                  <c:v>6.3199908884610485</c:v>
                </c:pt>
                <c:pt idx="725">
                  <c:v>18.197394558328476</c:v>
                </c:pt>
                <c:pt idx="726">
                  <c:v>34.937303392020844</c:v>
                </c:pt>
                <c:pt idx="727">
                  <c:v>44.238921580674116</c:v>
                </c:pt>
                <c:pt idx="728">
                  <c:v>49.875287167172992</c:v>
                </c:pt>
                <c:pt idx="729">
                  <c:v>57.140606247292659</c:v>
                </c:pt>
                <c:pt idx="730">
                  <c:v>61.883374300508933</c:v>
                </c:pt>
                <c:pt idx="731">
                  <c:v>63.106567205293508</c:v>
                </c:pt>
                <c:pt idx="732">
                  <c:v>64.002587170766333</c:v>
                </c:pt>
                <c:pt idx="733">
                  <c:v>64.499553313897337</c:v>
                </c:pt>
                <c:pt idx="734">
                  <c:v>64.838940632111246</c:v>
                </c:pt>
                <c:pt idx="735">
                  <c:v>66.309282773667746</c:v>
                </c:pt>
                <c:pt idx="736">
                  <c:v>67.42159226334401</c:v>
                </c:pt>
                <c:pt idx="737">
                  <c:v>68.254155144654803</c:v>
                </c:pt>
                <c:pt idx="738">
                  <c:v>68.312148254371607</c:v>
                </c:pt>
                <c:pt idx="739">
                  <c:v>68.685810781324349</c:v>
                </c:pt>
                <c:pt idx="740">
                  <c:v>69.489370622939703</c:v>
                </c:pt>
                <c:pt idx="741">
                  <c:v>70.120889721514388</c:v>
                </c:pt>
                <c:pt idx="742">
                  <c:v>70.626381227981682</c:v>
                </c:pt>
                <c:pt idx="743">
                  <c:v>70.384841043969701</c:v>
                </c:pt>
                <c:pt idx="744">
                  <c:v>69.7479617780903</c:v>
                </c:pt>
                <c:pt idx="745">
                  <c:v>68.989300515722292</c:v>
                </c:pt>
                <c:pt idx="746">
                  <c:v>68.439928453468454</c:v>
                </c:pt>
                <c:pt idx="747">
                  <c:v>68.60357844542132</c:v>
                </c:pt>
                <c:pt idx="748">
                  <c:v>69.051161602459317</c:v>
                </c:pt>
                <c:pt idx="749">
                  <c:v>69.687413656008047</c:v>
                </c:pt>
                <c:pt idx="750">
                  <c:v>70.680999620307006</c:v>
                </c:pt>
                <c:pt idx="751">
                  <c:v>70.876214651447242</c:v>
                </c:pt>
                <c:pt idx="752">
                  <c:v>70.445763288163079</c:v>
                </c:pt>
                <c:pt idx="753">
                  <c:v>69.834596371515332</c:v>
                </c:pt>
                <c:pt idx="754">
                  <c:v>69.055622294376931</c:v>
                </c:pt>
                <c:pt idx="755">
                  <c:v>67.93132612282956</c:v>
                </c:pt>
                <c:pt idx="756">
                  <c:v>66.953200253889534</c:v>
                </c:pt>
                <c:pt idx="757">
                  <c:v>67.704758145080476</c:v>
                </c:pt>
                <c:pt idx="758">
                  <c:v>69.459775300530765</c:v>
                </c:pt>
                <c:pt idx="759">
                  <c:v>72.314626260581178</c:v>
                </c:pt>
                <c:pt idx="760">
                  <c:v>76.013931446759827</c:v>
                </c:pt>
                <c:pt idx="761">
                  <c:v>78.544161522943583</c:v>
                </c:pt>
                <c:pt idx="762">
                  <c:v>79.330838785854638</c:v>
                </c:pt>
                <c:pt idx="763">
                  <c:v>73.796434501325678</c:v>
                </c:pt>
                <c:pt idx="764">
                  <c:v>62.8781584427784</c:v>
                </c:pt>
                <c:pt idx="765">
                  <c:v>47.253572846917734</c:v>
                </c:pt>
                <c:pt idx="766">
                  <c:v>28.437356526174675</c:v>
                </c:pt>
                <c:pt idx="767">
                  <c:v>20.989911718561462</c:v>
                </c:pt>
                <c:pt idx="768">
                  <c:v>23.273518144069619</c:v>
                </c:pt>
                <c:pt idx="769">
                  <c:v>26.625336691113485</c:v>
                </c:pt>
                <c:pt idx="770">
                  <c:v>28.610137372470398</c:v>
                </c:pt>
                <c:pt idx="771">
                  <c:v>22.159294299508677</c:v>
                </c:pt>
                <c:pt idx="772">
                  <c:v>13.245437531174835</c:v>
                </c:pt>
                <c:pt idx="773">
                  <c:v>2.8296158641057101</c:v>
                </c:pt>
                <c:pt idx="774">
                  <c:v>-10.873622660236375</c:v>
                </c:pt>
                <c:pt idx="775">
                  <c:v>-16.591759563437485</c:v>
                </c:pt>
                <c:pt idx="776">
                  <c:v>-19.818961611702388</c:v>
                </c:pt>
                <c:pt idx="777">
                  <c:v>-23.035973055047144</c:v>
                </c:pt>
                <c:pt idx="778">
                  <c:v>-29.673847811276737</c:v>
                </c:pt>
                <c:pt idx="779">
                  <c:v>-35.833584314741337</c:v>
                </c:pt>
                <c:pt idx="780">
                  <c:v>-39.973352027564729</c:v>
                </c:pt>
                <c:pt idx="781">
                  <c:v>-44.762389089415919</c:v>
                </c:pt>
                <c:pt idx="782">
                  <c:v>-49.025133972602973</c:v>
                </c:pt>
                <c:pt idx="783">
                  <c:v>-51.736603029025737</c:v>
                </c:pt>
                <c:pt idx="784">
                  <c:v>-54.220077194606041</c:v>
                </c:pt>
                <c:pt idx="785">
                  <c:v>-55.565604204373336</c:v>
                </c:pt>
                <c:pt idx="786">
                  <c:v>-55.451367879252409</c:v>
                </c:pt>
                <c:pt idx="787">
                  <c:v>-56.30218072715828</c:v>
                </c:pt>
                <c:pt idx="788">
                  <c:v>-57.185292567535711</c:v>
                </c:pt>
                <c:pt idx="789">
                  <c:v>-58.68381215478076</c:v>
                </c:pt>
                <c:pt idx="790">
                  <c:v>-60.272053135915556</c:v>
                </c:pt>
                <c:pt idx="791">
                  <c:v>-61.21462293411475</c:v>
                </c:pt>
                <c:pt idx="792">
                  <c:v>-61.802477933049978</c:v>
                </c:pt>
                <c:pt idx="793">
                  <c:v>-61.923185931800433</c:v>
                </c:pt>
                <c:pt idx="794">
                  <c:v>-58.735327428274516</c:v>
                </c:pt>
                <c:pt idx="795">
                  <c:v>-58.57612422306957</c:v>
                </c:pt>
                <c:pt idx="796">
                  <c:v>-56.665478324403423</c:v>
                </c:pt>
                <c:pt idx="797">
                  <c:v>-56.674606208635772</c:v>
                </c:pt>
                <c:pt idx="798">
                  <c:v>-55.736634161453438</c:v>
                </c:pt>
                <c:pt idx="799">
                  <c:v>-55.270544665308236</c:v>
                </c:pt>
                <c:pt idx="800">
                  <c:v>-54.585461053405929</c:v>
                </c:pt>
                <c:pt idx="801">
                  <c:v>-51.478045536857564</c:v>
                </c:pt>
                <c:pt idx="802">
                  <c:v>-49.521929657674939</c:v>
                </c:pt>
                <c:pt idx="803">
                  <c:v>-48.902271710460177</c:v>
                </c:pt>
                <c:pt idx="804">
                  <c:v>-47.139398046817853</c:v>
                </c:pt>
                <c:pt idx="805">
                  <c:v>-44.977394397537338</c:v>
                </c:pt>
                <c:pt idx="806">
                  <c:v>-43.175928043720674</c:v>
                </c:pt>
                <c:pt idx="807">
                  <c:v>-39.764224214725857</c:v>
                </c:pt>
                <c:pt idx="808">
                  <c:v>-34.914885167012869</c:v>
                </c:pt>
                <c:pt idx="809">
                  <c:v>-31.203653097961492</c:v>
                </c:pt>
                <c:pt idx="810">
                  <c:v>-27.771675620369081</c:v>
                </c:pt>
                <c:pt idx="811">
                  <c:v>-23.931272432499341</c:v>
                </c:pt>
                <c:pt idx="812">
                  <c:v>-22.735123573257923</c:v>
                </c:pt>
                <c:pt idx="813">
                  <c:v>-18.608051732094363</c:v>
                </c:pt>
                <c:pt idx="814">
                  <c:v>-12.884029315264337</c:v>
                </c:pt>
                <c:pt idx="815">
                  <c:v>-9.9539646189012814</c:v>
                </c:pt>
                <c:pt idx="816">
                  <c:v>-2.6781802129467858</c:v>
                </c:pt>
                <c:pt idx="817">
                  <c:v>8.6017279180336139</c:v>
                </c:pt>
                <c:pt idx="818">
                  <c:v>20.184316514189554</c:v>
                </c:pt>
                <c:pt idx="819">
                  <c:v>38.580066587630434</c:v>
                </c:pt>
                <c:pt idx="820">
                  <c:v>48.745932994470081</c:v>
                </c:pt>
                <c:pt idx="821">
                  <c:v>52.207949271102294</c:v>
                </c:pt>
                <c:pt idx="822">
                  <c:v>57.418445643911397</c:v>
                </c:pt>
                <c:pt idx="823">
                  <c:v>62.913427081636414</c:v>
                </c:pt>
                <c:pt idx="824">
                  <c:v>64.734820410663545</c:v>
                </c:pt>
                <c:pt idx="825">
                  <c:v>64.609090376996903</c:v>
                </c:pt>
                <c:pt idx="826">
                  <c:v>63.989089257054928</c:v>
                </c:pt>
                <c:pt idx="827">
                  <c:v>60.850098930895122</c:v>
                </c:pt>
                <c:pt idx="828">
                  <c:v>59.959435447084935</c:v>
                </c:pt>
                <c:pt idx="829">
                  <c:v>61.594949435744567</c:v>
                </c:pt>
                <c:pt idx="830">
                  <c:v>62.732133942340987</c:v>
                </c:pt>
                <c:pt idx="831">
                  <c:v>64.73233644372165</c:v>
                </c:pt>
                <c:pt idx="832">
                  <c:v>66.279702120332416</c:v>
                </c:pt>
                <c:pt idx="833">
                  <c:v>66.681789893682534</c:v>
                </c:pt>
                <c:pt idx="834">
                  <c:v>67.706088317527275</c:v>
                </c:pt>
                <c:pt idx="835">
                  <c:v>69.124049127361971</c:v>
                </c:pt>
                <c:pt idx="836">
                  <c:v>69.530689648436862</c:v>
                </c:pt>
                <c:pt idx="837">
                  <c:v>70.109390728737097</c:v>
                </c:pt>
                <c:pt idx="838">
                  <c:v>71.338924934851164</c:v>
                </c:pt>
                <c:pt idx="839">
                  <c:v>72.306726802102517</c:v>
                </c:pt>
                <c:pt idx="840">
                  <c:v>72.979041135630567</c:v>
                </c:pt>
                <c:pt idx="841">
                  <c:v>73.064741052767147</c:v>
                </c:pt>
                <c:pt idx="842">
                  <c:v>72.208108292652739</c:v>
                </c:pt>
                <c:pt idx="843">
                  <c:v>71.519505399114038</c:v>
                </c:pt>
                <c:pt idx="844">
                  <c:v>71.676234106552371</c:v>
                </c:pt>
                <c:pt idx="845">
                  <c:v>72.954687611371469</c:v>
                </c:pt>
                <c:pt idx="846">
                  <c:v>74.41846552670286</c:v>
                </c:pt>
                <c:pt idx="847">
                  <c:v>74.360901855171264</c:v>
                </c:pt>
                <c:pt idx="848">
                  <c:v>72.10039506129047</c:v>
                </c:pt>
                <c:pt idx="849">
                  <c:v>68.399864022275992</c:v>
                </c:pt>
                <c:pt idx="850">
                  <c:v>62.88376165051902</c:v>
                </c:pt>
                <c:pt idx="851">
                  <c:v>53.941392431380038</c:v>
                </c:pt>
                <c:pt idx="852">
                  <c:v>53.23518798803935</c:v>
                </c:pt>
                <c:pt idx="853">
                  <c:v>52.241180304528839</c:v>
                </c:pt>
                <c:pt idx="854">
                  <c:v>47.333726676770304</c:v>
                </c:pt>
                <c:pt idx="855">
                  <c:v>40.116531335883721</c:v>
                </c:pt>
                <c:pt idx="856">
                  <c:v>31.13560174391846</c:v>
                </c:pt>
                <c:pt idx="857">
                  <c:v>22.286796894346562</c:v>
                </c:pt>
                <c:pt idx="858">
                  <c:v>16.481736567800748</c:v>
                </c:pt>
                <c:pt idx="859">
                  <c:v>11.230359195374644</c:v>
                </c:pt>
                <c:pt idx="860">
                  <c:v>11.105273196746303</c:v>
                </c:pt>
                <c:pt idx="861">
                  <c:v>13.180065044674668</c:v>
                </c:pt>
                <c:pt idx="862">
                  <c:v>8.0839938788935388</c:v>
                </c:pt>
                <c:pt idx="863">
                  <c:v>-5.2878985538770101E-2</c:v>
                </c:pt>
                <c:pt idx="864">
                  <c:v>-8.9527092104459385</c:v>
                </c:pt>
                <c:pt idx="865">
                  <c:v>-16.425235595184134</c:v>
                </c:pt>
                <c:pt idx="866">
                  <c:v>-23.90695554562787</c:v>
                </c:pt>
                <c:pt idx="867">
                  <c:v>-28.331173435087329</c:v>
                </c:pt>
                <c:pt idx="868">
                  <c:v>-32.348480544817868</c:v>
                </c:pt>
                <c:pt idx="869">
                  <c:v>-35.962732963890552</c:v>
                </c:pt>
                <c:pt idx="870">
                  <c:v>-39.695979048402954</c:v>
                </c:pt>
                <c:pt idx="871">
                  <c:v>-41.979603793301607</c:v>
                </c:pt>
                <c:pt idx="872">
                  <c:v>-44.101976206155271</c:v>
                </c:pt>
                <c:pt idx="873">
                  <c:v>-46.043167752922365</c:v>
                </c:pt>
                <c:pt idx="874">
                  <c:v>-47.2952003885663</c:v>
                </c:pt>
                <c:pt idx="875">
                  <c:v>-48.728664148910838</c:v>
                </c:pt>
                <c:pt idx="876">
                  <c:v>-49.648738155760739</c:v>
                </c:pt>
                <c:pt idx="877">
                  <c:v>-49.913060609098402</c:v>
                </c:pt>
                <c:pt idx="878">
                  <c:v>-50.561654538602895</c:v>
                </c:pt>
                <c:pt idx="879">
                  <c:v>-51.4938323229742</c:v>
                </c:pt>
                <c:pt idx="880">
                  <c:v>-52.616097332440539</c:v>
                </c:pt>
                <c:pt idx="881">
                  <c:v>-53.085902541120689</c:v>
                </c:pt>
                <c:pt idx="882">
                  <c:v>-52.533765156287011</c:v>
                </c:pt>
                <c:pt idx="883">
                  <c:v>-51.019323293737472</c:v>
                </c:pt>
                <c:pt idx="884">
                  <c:v>-49.239757962096917</c:v>
                </c:pt>
                <c:pt idx="885">
                  <c:v>-47.755552143838194</c:v>
                </c:pt>
                <c:pt idx="886">
                  <c:v>-45.544104476052865</c:v>
                </c:pt>
                <c:pt idx="887">
                  <c:v>-44.665108464896953</c:v>
                </c:pt>
                <c:pt idx="888">
                  <c:v>-46.379789629632612</c:v>
                </c:pt>
                <c:pt idx="889">
                  <c:v>-46.446252859782852</c:v>
                </c:pt>
                <c:pt idx="890">
                  <c:v>-44.68859833046664</c:v>
                </c:pt>
                <c:pt idx="891">
                  <c:v>-42.842660831702126</c:v>
                </c:pt>
                <c:pt idx="892">
                  <c:v>-41.303251379112197</c:v>
                </c:pt>
                <c:pt idx="893">
                  <c:v>-41.684132334849835</c:v>
                </c:pt>
                <c:pt idx="894">
                  <c:v>-41.399902078312074</c:v>
                </c:pt>
                <c:pt idx="895">
                  <c:v>-37.420112820461696</c:v>
                </c:pt>
                <c:pt idx="896">
                  <c:v>-32.219471205895495</c:v>
                </c:pt>
                <c:pt idx="897">
                  <c:v>-24.019196859151482</c:v>
                </c:pt>
                <c:pt idx="898">
                  <c:v>-22.847032059429171</c:v>
                </c:pt>
                <c:pt idx="899">
                  <c:v>-21.423591574654136</c:v>
                </c:pt>
                <c:pt idx="900">
                  <c:v>-20.149931983222999</c:v>
                </c:pt>
                <c:pt idx="901">
                  <c:v>-15.852751023874205</c:v>
                </c:pt>
                <c:pt idx="902">
                  <c:v>-15.300804476774767</c:v>
                </c:pt>
                <c:pt idx="903">
                  <c:v>-9.8837564163136147</c:v>
                </c:pt>
                <c:pt idx="904">
                  <c:v>-2.33300045337799</c:v>
                </c:pt>
                <c:pt idx="905">
                  <c:v>5.2182286215035845</c:v>
                </c:pt>
                <c:pt idx="906">
                  <c:v>10.761736552895808</c:v>
                </c:pt>
                <c:pt idx="907">
                  <c:v>18.100352096261449</c:v>
                </c:pt>
                <c:pt idx="908">
                  <c:v>23.590047127414959</c:v>
                </c:pt>
                <c:pt idx="909">
                  <c:v>38.324841655962139</c:v>
                </c:pt>
                <c:pt idx="910">
                  <c:v>48.271939135652943</c:v>
                </c:pt>
                <c:pt idx="911">
                  <c:v>56.824625638128467</c:v>
                </c:pt>
                <c:pt idx="912">
                  <c:v>58.923210370049354</c:v>
                </c:pt>
                <c:pt idx="913">
                  <c:v>63.690692171913589</c:v>
                </c:pt>
                <c:pt idx="914">
                  <c:v>63.178828963780695</c:v>
                </c:pt>
                <c:pt idx="915">
                  <c:v>64.352238480698418</c:v>
                </c:pt>
                <c:pt idx="916">
                  <c:v>64.100879811721853</c:v>
                </c:pt>
                <c:pt idx="917">
                  <c:v>66.053512875032951</c:v>
                </c:pt>
                <c:pt idx="918">
                  <c:v>66.517923138853234</c:v>
                </c:pt>
                <c:pt idx="919">
                  <c:v>68.88321495386657</c:v>
                </c:pt>
                <c:pt idx="920">
                  <c:v>70.866962778880961</c:v>
                </c:pt>
                <c:pt idx="921">
                  <c:v>72.821623395842039</c:v>
                </c:pt>
                <c:pt idx="922">
                  <c:v>73.361879945229646</c:v>
                </c:pt>
                <c:pt idx="923">
                  <c:v>73.059376215938499</c:v>
                </c:pt>
                <c:pt idx="924">
                  <c:v>74.686625904349</c:v>
                </c:pt>
                <c:pt idx="925">
                  <c:v>72.237994914591198</c:v>
                </c:pt>
                <c:pt idx="926">
                  <c:v>70.903752710100107</c:v>
                </c:pt>
                <c:pt idx="927">
                  <c:v>68.279674147851821</c:v>
                </c:pt>
                <c:pt idx="928">
                  <c:v>65.196295224666386</c:v>
                </c:pt>
                <c:pt idx="929">
                  <c:v>67.621347814801069</c:v>
                </c:pt>
                <c:pt idx="930">
                  <c:v>71.336035884598843</c:v>
                </c:pt>
                <c:pt idx="931">
                  <c:v>72.451017167545729</c:v>
                </c:pt>
                <c:pt idx="932">
                  <c:v>71.70276291807032</c:v>
                </c:pt>
                <c:pt idx="933">
                  <c:v>71.504025737136118</c:v>
                </c:pt>
                <c:pt idx="934">
                  <c:v>73.019161072838926</c:v>
                </c:pt>
                <c:pt idx="935">
                  <c:v>68.643068245503855</c:v>
                </c:pt>
                <c:pt idx="936">
                  <c:v>63.539685783902705</c:v>
                </c:pt>
                <c:pt idx="937">
                  <c:v>59.182525820205996</c:v>
                </c:pt>
                <c:pt idx="938">
                  <c:v>59.750490070312146</c:v>
                </c:pt>
                <c:pt idx="939">
                  <c:v>59.58575008838249</c:v>
                </c:pt>
                <c:pt idx="940">
                  <c:v>62.240183440573972</c:v>
                </c:pt>
                <c:pt idx="941">
                  <c:v>65.450668004967113</c:v>
                </c:pt>
                <c:pt idx="942">
                  <c:v>67.337692606304444</c:v>
                </c:pt>
                <c:pt idx="943">
                  <c:v>67.044431850521292</c:v>
                </c:pt>
                <c:pt idx="944">
                  <c:v>64.183697910489443</c:v>
                </c:pt>
                <c:pt idx="945">
                  <c:v>52.50484472189482</c:v>
                </c:pt>
                <c:pt idx="946">
                  <c:v>30.550543265399448</c:v>
                </c:pt>
                <c:pt idx="947">
                  <c:v>6.3300539987672666</c:v>
                </c:pt>
                <c:pt idx="948">
                  <c:v>1.1319496753931784</c:v>
                </c:pt>
                <c:pt idx="949">
                  <c:v>6.9858044455671271</c:v>
                </c:pt>
                <c:pt idx="950">
                  <c:v>19.226026596223576</c:v>
                </c:pt>
                <c:pt idx="951">
                  <c:v>19.076656976688408</c:v>
                </c:pt>
                <c:pt idx="952">
                  <c:v>5.7893687871893169</c:v>
                </c:pt>
                <c:pt idx="953">
                  <c:v>-10.111796154297943</c:v>
                </c:pt>
                <c:pt idx="954">
                  <c:v>-18.340562787739842</c:v>
                </c:pt>
                <c:pt idx="955">
                  <c:v>-24.779267959356506</c:v>
                </c:pt>
                <c:pt idx="956">
                  <c:v>-31.01677199778241</c:v>
                </c:pt>
                <c:pt idx="957">
                  <c:v>-36.736975611485875</c:v>
                </c:pt>
                <c:pt idx="958">
                  <c:v>-42.109545291892218</c:v>
                </c:pt>
                <c:pt idx="959">
                  <c:v>-46.997112944130635</c:v>
                </c:pt>
                <c:pt idx="960">
                  <c:v>-50.263183286123521</c:v>
                </c:pt>
                <c:pt idx="961">
                  <c:v>-52.464806190775015</c:v>
                </c:pt>
                <c:pt idx="962">
                  <c:v>-53.353124011760279</c:v>
                </c:pt>
                <c:pt idx="963">
                  <c:v>-53.282794690020587</c:v>
                </c:pt>
                <c:pt idx="964">
                  <c:v>-53.628237934011381</c:v>
                </c:pt>
                <c:pt idx="965">
                  <c:v>-53.851879412161793</c:v>
                </c:pt>
                <c:pt idx="966">
                  <c:v>-54.230041124604973</c:v>
                </c:pt>
                <c:pt idx="967">
                  <c:v>-54.799627326078301</c:v>
                </c:pt>
                <c:pt idx="968">
                  <c:v>-55.739565141783828</c:v>
                </c:pt>
                <c:pt idx="969">
                  <c:v>-57.109516299543955</c:v>
                </c:pt>
                <c:pt idx="970">
                  <c:v>-58.279396168225198</c:v>
                </c:pt>
                <c:pt idx="971">
                  <c:v>-58.49906379685423</c:v>
                </c:pt>
                <c:pt idx="972">
                  <c:v>-58.122099394858488</c:v>
                </c:pt>
                <c:pt idx="973">
                  <c:v>-56.977351192640839</c:v>
                </c:pt>
                <c:pt idx="974">
                  <c:v>-55.828057760460553</c:v>
                </c:pt>
                <c:pt idx="975">
                  <c:v>-54.79386412407986</c:v>
                </c:pt>
                <c:pt idx="976">
                  <c:v>-53.474936006156483</c:v>
                </c:pt>
                <c:pt idx="977">
                  <c:v>-52.214917888382963</c:v>
                </c:pt>
                <c:pt idx="978">
                  <c:v>-50.628674925134064</c:v>
                </c:pt>
                <c:pt idx="979">
                  <c:v>-50.952632279326039</c:v>
                </c:pt>
                <c:pt idx="980">
                  <c:v>-51.035607257142956</c:v>
                </c:pt>
                <c:pt idx="981">
                  <c:v>-51.209975682672741</c:v>
                </c:pt>
                <c:pt idx="982">
                  <c:v>-49.939842823298648</c:v>
                </c:pt>
                <c:pt idx="983">
                  <c:v>-47.343166481141523</c:v>
                </c:pt>
                <c:pt idx="984">
                  <c:v>-45.347824784793893</c:v>
                </c:pt>
                <c:pt idx="985">
                  <c:v>-45.874772450252493</c:v>
                </c:pt>
                <c:pt idx="986">
                  <c:v>-46.790975165157874</c:v>
                </c:pt>
                <c:pt idx="987">
                  <c:v>-44.49173422461913</c:v>
                </c:pt>
                <c:pt idx="988">
                  <c:v>-51.18121342205491</c:v>
                </c:pt>
                <c:pt idx="989">
                  <c:v>-33.287238847062348</c:v>
                </c:pt>
                <c:pt idx="990">
                  <c:v>-31.709340393794339</c:v>
                </c:pt>
                <c:pt idx="991">
                  <c:v>-21.534317994179062</c:v>
                </c:pt>
                <c:pt idx="992">
                  <c:v>-3.1312734941466585</c:v>
                </c:pt>
                <c:pt idx="993">
                  <c:v>16.637798550567947</c:v>
                </c:pt>
                <c:pt idx="994">
                  <c:v>36.154223138051044</c:v>
                </c:pt>
                <c:pt idx="995">
                  <c:v>45.68146544275757</c:v>
                </c:pt>
                <c:pt idx="996">
                  <c:v>55.612444144129327</c:v>
                </c:pt>
                <c:pt idx="997">
                  <c:v>58.823496564103252</c:v>
                </c:pt>
                <c:pt idx="998">
                  <c:v>58.640417054182329</c:v>
                </c:pt>
                <c:pt idx="999">
                  <c:v>59.959367406706789</c:v>
                </c:pt>
                <c:pt idx="1000">
                  <c:v>60.377193865199693</c:v>
                </c:pt>
                <c:pt idx="1001">
                  <c:v>62.525473605771737</c:v>
                </c:pt>
                <c:pt idx="1002">
                  <c:v>65.14879863694442</c:v>
                </c:pt>
                <c:pt idx="1003">
                  <c:v>64.790421211086894</c:v>
                </c:pt>
                <c:pt idx="1004">
                  <c:v>69.03831881403093</c:v>
                </c:pt>
                <c:pt idx="1005">
                  <c:v>71.841465252865817</c:v>
                </c:pt>
                <c:pt idx="1006">
                  <c:v>71.669855174036314</c:v>
                </c:pt>
                <c:pt idx="1007">
                  <c:v>70.554476883387821</c:v>
                </c:pt>
                <c:pt idx="1008">
                  <c:v>72.813585558411233</c:v>
                </c:pt>
                <c:pt idx="1009">
                  <c:v>71.945645462094078</c:v>
                </c:pt>
                <c:pt idx="1010">
                  <c:v>69.940388400893895</c:v>
                </c:pt>
                <c:pt idx="1011">
                  <c:v>74.802960987003274</c:v>
                </c:pt>
                <c:pt idx="1012">
                  <c:v>76.603506824659277</c:v>
                </c:pt>
                <c:pt idx="1013">
                  <c:v>77.216475035231596</c:v>
                </c:pt>
                <c:pt idx="1014">
                  <c:v>77.027696697967102</c:v>
                </c:pt>
                <c:pt idx="1015">
                  <c:v>77.947197693330253</c:v>
                </c:pt>
                <c:pt idx="1016">
                  <c:v>77.41672858951722</c:v>
                </c:pt>
                <c:pt idx="1017">
                  <c:v>75.832921925285447</c:v>
                </c:pt>
                <c:pt idx="1018">
                  <c:v>75.248390616937712</c:v>
                </c:pt>
                <c:pt idx="1019">
                  <c:v>74.622446907592149</c:v>
                </c:pt>
                <c:pt idx="1020">
                  <c:v>75.563747576436811</c:v>
                </c:pt>
                <c:pt idx="1021">
                  <c:v>78.007784369273253</c:v>
                </c:pt>
                <c:pt idx="1022">
                  <c:v>79.984646650335108</c:v>
                </c:pt>
                <c:pt idx="1023">
                  <c:v>77.087995401690875</c:v>
                </c:pt>
                <c:pt idx="1024">
                  <c:v>74.184135047150676</c:v>
                </c:pt>
                <c:pt idx="1025">
                  <c:v>73.1943860383642</c:v>
                </c:pt>
                <c:pt idx="1026">
                  <c:v>74.264479308621063</c:v>
                </c:pt>
                <c:pt idx="1027">
                  <c:v>68.123927850046741</c:v>
                </c:pt>
                <c:pt idx="1028">
                  <c:v>65.9797231137252</c:v>
                </c:pt>
                <c:pt idx="1029">
                  <c:v>66.948453370652601</c:v>
                </c:pt>
                <c:pt idx="1030">
                  <c:v>66.246288293079374</c:v>
                </c:pt>
                <c:pt idx="1031">
                  <c:v>65.172284544697362</c:v>
                </c:pt>
                <c:pt idx="1032">
                  <c:v>66.371385248604781</c:v>
                </c:pt>
                <c:pt idx="1033">
                  <c:v>70.768396742365937</c:v>
                </c:pt>
                <c:pt idx="1034">
                  <c:v>73.744492316764976</c:v>
                </c:pt>
                <c:pt idx="1035">
                  <c:v>70.087719295839875</c:v>
                </c:pt>
                <c:pt idx="1036">
                  <c:v>56.819068326142563</c:v>
                </c:pt>
                <c:pt idx="1037">
                  <c:v>41.004070780212011</c:v>
                </c:pt>
                <c:pt idx="1038">
                  <c:v>27.78900639596484</c:v>
                </c:pt>
                <c:pt idx="1039">
                  <c:v>19.68481282450286</c:v>
                </c:pt>
                <c:pt idx="1040">
                  <c:v>19.380335183822453</c:v>
                </c:pt>
                <c:pt idx="1041">
                  <c:v>17.720450046640469</c:v>
                </c:pt>
                <c:pt idx="1042">
                  <c:v>11.665941287712547</c:v>
                </c:pt>
                <c:pt idx="1043">
                  <c:v>5.3511486692693619</c:v>
                </c:pt>
                <c:pt idx="1044">
                  <c:v>-6.022196390387327</c:v>
                </c:pt>
                <c:pt idx="1045">
                  <c:v>-14.7857350494813</c:v>
                </c:pt>
                <c:pt idx="1046">
                  <c:v>-20.442040426266942</c:v>
                </c:pt>
                <c:pt idx="1047">
                  <c:v>-26.039799555439991</c:v>
                </c:pt>
                <c:pt idx="1048">
                  <c:v>-31.807522212878975</c:v>
                </c:pt>
                <c:pt idx="1049">
                  <c:v>-38.618341776427215</c:v>
                </c:pt>
                <c:pt idx="1050">
                  <c:v>-43.72733168896</c:v>
                </c:pt>
                <c:pt idx="1051">
                  <c:v>-47.689087010687182</c:v>
                </c:pt>
                <c:pt idx="1052">
                  <c:v>-50.634889681282068</c:v>
                </c:pt>
                <c:pt idx="1053">
                  <c:v>-53.156168607038367</c:v>
                </c:pt>
                <c:pt idx="1054">
                  <c:v>-55.401811285499861</c:v>
                </c:pt>
                <c:pt idx="1055">
                  <c:v>-56.956115542578068</c:v>
                </c:pt>
                <c:pt idx="1056">
                  <c:v>-57.913305353588271</c:v>
                </c:pt>
                <c:pt idx="1057">
                  <c:v>-58.367301420481731</c:v>
                </c:pt>
                <c:pt idx="1058">
                  <c:v>-58.6920879898354</c:v>
                </c:pt>
                <c:pt idx="1059">
                  <c:v>-58.531291266584596</c:v>
                </c:pt>
                <c:pt idx="1060">
                  <c:v>-58.005929918012086</c:v>
                </c:pt>
                <c:pt idx="1061">
                  <c:v>-57.872915338922105</c:v>
                </c:pt>
                <c:pt idx="1062">
                  <c:v>-57.660623427361166</c:v>
                </c:pt>
                <c:pt idx="1063">
                  <c:v>-57.777252230513682</c:v>
                </c:pt>
                <c:pt idx="1064">
                  <c:v>-58.061467671430485</c:v>
                </c:pt>
                <c:pt idx="1065">
                  <c:v>-58.417129081904619</c:v>
                </c:pt>
                <c:pt idx="1066">
                  <c:v>-57.675966480055259</c:v>
                </c:pt>
                <c:pt idx="1067">
                  <c:v>-56.404322198368561</c:v>
                </c:pt>
                <c:pt idx="1068">
                  <c:v>-54.196387027619117</c:v>
                </c:pt>
                <c:pt idx="1069">
                  <c:v>-51.974332425406722</c:v>
                </c:pt>
                <c:pt idx="1070">
                  <c:v>-49.040287477212587</c:v>
                </c:pt>
                <c:pt idx="1071">
                  <c:v>-45.667005948985121</c:v>
                </c:pt>
                <c:pt idx="1072">
                  <c:v>-43.870809210861445</c:v>
                </c:pt>
                <c:pt idx="1073">
                  <c:v>-43.887164337049519</c:v>
                </c:pt>
                <c:pt idx="1074">
                  <c:v>-43.788002898292241</c:v>
                </c:pt>
                <c:pt idx="1075">
                  <c:v>-44.939141169152492</c:v>
                </c:pt>
                <c:pt idx="1076">
                  <c:v>-48.817123942956954</c:v>
                </c:pt>
                <c:pt idx="1077">
                  <c:v>-50.526055814326241</c:v>
                </c:pt>
                <c:pt idx="1078">
                  <c:v>-51.762144101524498</c:v>
                </c:pt>
                <c:pt idx="1079">
                  <c:v>-51.254072658657222</c:v>
                </c:pt>
                <c:pt idx="1080">
                  <c:v>-46.984222465597867</c:v>
                </c:pt>
                <c:pt idx="1081">
                  <c:v>-38.992970040803975</c:v>
                </c:pt>
                <c:pt idx="1082">
                  <c:v>-29.550544969545893</c:v>
                </c:pt>
                <c:pt idx="1083">
                  <c:v>-17.733863814236805</c:v>
                </c:pt>
                <c:pt idx="1084">
                  <c:v>-7.1441288698380401</c:v>
                </c:pt>
                <c:pt idx="1085">
                  <c:v>4.3573940662969237</c:v>
                </c:pt>
                <c:pt idx="1086">
                  <c:v>8.6025788727013435</c:v>
                </c:pt>
                <c:pt idx="1087">
                  <c:v>12.217170987116903</c:v>
                </c:pt>
                <c:pt idx="1088">
                  <c:v>16.128043272455407</c:v>
                </c:pt>
                <c:pt idx="1089">
                  <c:v>23.185496575566894</c:v>
                </c:pt>
                <c:pt idx="1090">
                  <c:v>35.287004167986595</c:v>
                </c:pt>
                <c:pt idx="1091">
                  <c:v>44.549795465516546</c:v>
                </c:pt>
                <c:pt idx="1092">
                  <c:v>54.16335665465359</c:v>
                </c:pt>
                <c:pt idx="1093">
                  <c:v>60.950844280312111</c:v>
                </c:pt>
                <c:pt idx="1094">
                  <c:v>64.872831031326513</c:v>
                </c:pt>
                <c:pt idx="1095">
                  <c:v>68.337659251893754</c:v>
                </c:pt>
                <c:pt idx="1096">
                  <c:v>69.383243209099987</c:v>
                </c:pt>
                <c:pt idx="1097">
                  <c:v>69.975345590950809</c:v>
                </c:pt>
                <c:pt idx="1098">
                  <c:v>71.710082528580017</c:v>
                </c:pt>
                <c:pt idx="1099">
                  <c:v>73.187686508085918</c:v>
                </c:pt>
                <c:pt idx="1100">
                  <c:v>74.890584221286545</c:v>
                </c:pt>
                <c:pt idx="1101">
                  <c:v>77.222199331581137</c:v>
                </c:pt>
                <c:pt idx="1102">
                  <c:v>78.693735992807547</c:v>
                </c:pt>
                <c:pt idx="1103">
                  <c:v>79.368601809395798</c:v>
                </c:pt>
                <c:pt idx="1104">
                  <c:v>79.899717117659449</c:v>
                </c:pt>
                <c:pt idx="1105">
                  <c:v>80.569881571670138</c:v>
                </c:pt>
                <c:pt idx="1106">
                  <c:v>81.493792973685885</c:v>
                </c:pt>
                <c:pt idx="1107">
                  <c:v>82.580343518971276</c:v>
                </c:pt>
                <c:pt idx="1108">
                  <c:v>83.318845851018452</c:v>
                </c:pt>
                <c:pt idx="1109">
                  <c:v>84.140615222665303</c:v>
                </c:pt>
                <c:pt idx="1110">
                  <c:v>84.25209545743887</c:v>
                </c:pt>
                <c:pt idx="1111">
                  <c:v>83.74203130094908</c:v>
                </c:pt>
                <c:pt idx="1112">
                  <c:v>82.474581246206213</c:v>
                </c:pt>
                <c:pt idx="1113">
                  <c:v>81.0681909946709</c:v>
                </c:pt>
                <c:pt idx="1114">
                  <c:v>80.819342596149369</c:v>
                </c:pt>
                <c:pt idx="1115">
                  <c:v>82.661953593312603</c:v>
                </c:pt>
                <c:pt idx="1116">
                  <c:v>84.029514308488075</c:v>
                </c:pt>
                <c:pt idx="1117">
                  <c:v>83.052124413819797</c:v>
                </c:pt>
                <c:pt idx="1118">
                  <c:v>80.754694566895708</c:v>
                </c:pt>
                <c:pt idx="1119">
                  <c:v>78.381559506101894</c:v>
                </c:pt>
                <c:pt idx="1120">
                  <c:v>76.533722819683007</c:v>
                </c:pt>
                <c:pt idx="1121">
                  <c:v>75.678858485284906</c:v>
                </c:pt>
                <c:pt idx="1122">
                  <c:v>75.1234405328549</c:v>
                </c:pt>
                <c:pt idx="1123">
                  <c:v>75.335963999914739</c:v>
                </c:pt>
                <c:pt idx="1124">
                  <c:v>74.626826706494583</c:v>
                </c:pt>
                <c:pt idx="1125">
                  <c:v>71.59536188989712</c:v>
                </c:pt>
                <c:pt idx="1126">
                  <c:v>67.378289013552305</c:v>
                </c:pt>
                <c:pt idx="1127">
                  <c:v>61.477535312996473</c:v>
                </c:pt>
                <c:pt idx="1128">
                  <c:v>43.104833503824516</c:v>
                </c:pt>
                <c:pt idx="1129">
                  <c:v>20.959091952109642</c:v>
                </c:pt>
                <c:pt idx="1130">
                  <c:v>2.7359106397570652</c:v>
                </c:pt>
                <c:pt idx="1131">
                  <c:v>-2.6884142467976635</c:v>
                </c:pt>
                <c:pt idx="1132">
                  <c:v>12.400232459492754</c:v>
                </c:pt>
                <c:pt idx="1133">
                  <c:v>28.606511416505356</c:v>
                </c:pt>
                <c:pt idx="1134">
                  <c:v>36.444064705623845</c:v>
                </c:pt>
                <c:pt idx="1135">
                  <c:v>34.917711556943601</c:v>
                </c:pt>
                <c:pt idx="1136">
                  <c:v>23.312107829977698</c:v>
                </c:pt>
                <c:pt idx="1137">
                  <c:v>10.132161997035739</c:v>
                </c:pt>
                <c:pt idx="1138">
                  <c:v>-3.4409339975881621</c:v>
                </c:pt>
                <c:pt idx="1139">
                  <c:v>-13.473475029392702</c:v>
                </c:pt>
                <c:pt idx="1140">
                  <c:v>-20.257602147452438</c:v>
                </c:pt>
                <c:pt idx="1141">
                  <c:v>-28.244466152213363</c:v>
                </c:pt>
                <c:pt idx="1142">
                  <c:v>-35.373532913532998</c:v>
                </c:pt>
                <c:pt idx="1143">
                  <c:v>-43.060383399440816</c:v>
                </c:pt>
                <c:pt idx="1144">
                  <c:v>-49.657120582795251</c:v>
                </c:pt>
                <c:pt idx="1145">
                  <c:v>-53.783018380428288</c:v>
                </c:pt>
                <c:pt idx="1146">
                  <c:v>-55.952354084454129</c:v>
                </c:pt>
                <c:pt idx="1147">
                  <c:v>-56.340067804524701</c:v>
                </c:pt>
                <c:pt idx="1148">
                  <c:v>-56.966316724895357</c:v>
                </c:pt>
                <c:pt idx="1149">
                  <c:v>-56.813980465778201</c:v>
                </c:pt>
                <c:pt idx="1150">
                  <c:v>-57.984683408120397</c:v>
                </c:pt>
                <c:pt idx="1151">
                  <c:v>-58.853698667189697</c:v>
                </c:pt>
                <c:pt idx="1152">
                  <c:v>-60.15874769872589</c:v>
                </c:pt>
                <c:pt idx="1153">
                  <c:v>-60.870032785615791</c:v>
                </c:pt>
                <c:pt idx="1154">
                  <c:v>-60.913263838066449</c:v>
                </c:pt>
                <c:pt idx="1155">
                  <c:v>-60.683041204818409</c:v>
                </c:pt>
                <c:pt idx="1156">
                  <c:v>-60.248827766672029</c:v>
                </c:pt>
                <c:pt idx="1157">
                  <c:v>-59.625117151893221</c:v>
                </c:pt>
                <c:pt idx="1158">
                  <c:v>-59.559345168829239</c:v>
                </c:pt>
                <c:pt idx="1159">
                  <c:v>-58.670119165353533</c:v>
                </c:pt>
                <c:pt idx="1160">
                  <c:v>-57.92855577988086</c:v>
                </c:pt>
                <c:pt idx="1161">
                  <c:v>-56.423760486153355</c:v>
                </c:pt>
                <c:pt idx="1162">
                  <c:v>-55.289558517377209</c:v>
                </c:pt>
                <c:pt idx="1163">
                  <c:v>-54.070262637278965</c:v>
                </c:pt>
                <c:pt idx="1164">
                  <c:v>-53.263386106032996</c:v>
                </c:pt>
                <c:pt idx="1165">
                  <c:v>-52.626796318979352</c:v>
                </c:pt>
                <c:pt idx="1166">
                  <c:v>-50.913442809453322</c:v>
                </c:pt>
                <c:pt idx="1167">
                  <c:v>-49.827177629161348</c:v>
                </c:pt>
                <c:pt idx="1168">
                  <c:v>-47.660287018331807</c:v>
                </c:pt>
                <c:pt idx="1169">
                  <c:v>-46.740682708206613</c:v>
                </c:pt>
                <c:pt idx="1170">
                  <c:v>-44.435899933529065</c:v>
                </c:pt>
                <c:pt idx="1171">
                  <c:v>-41.856480812665247</c:v>
                </c:pt>
                <c:pt idx="1172">
                  <c:v>-43.858286193573129</c:v>
                </c:pt>
                <c:pt idx="1173">
                  <c:v>-43.557594178601136</c:v>
                </c:pt>
                <c:pt idx="1174">
                  <c:v>-41.329483656694585</c:v>
                </c:pt>
                <c:pt idx="1175">
                  <c:v>-36.999724478376606</c:v>
                </c:pt>
                <c:pt idx="1176">
                  <c:v>-32.387981624272932</c:v>
                </c:pt>
                <c:pt idx="1177">
                  <c:v>-23.160755771859829</c:v>
                </c:pt>
                <c:pt idx="1178">
                  <c:v>-18.816400385917095</c:v>
                </c:pt>
                <c:pt idx="1179">
                  <c:v>-6.6509881016436179</c:v>
                </c:pt>
                <c:pt idx="1180">
                  <c:v>2.8907458482871449</c:v>
                </c:pt>
                <c:pt idx="1181">
                  <c:v>12.703142041973155</c:v>
                </c:pt>
                <c:pt idx="1182">
                  <c:v>29.690143535664831</c:v>
                </c:pt>
                <c:pt idx="1183">
                  <c:v>36.209417339351582</c:v>
                </c:pt>
                <c:pt idx="1184">
                  <c:v>46.873684053880062</c:v>
                </c:pt>
                <c:pt idx="1185">
                  <c:v>51.349471634481581</c:v>
                </c:pt>
                <c:pt idx="1186">
                  <c:v>53.446802237038227</c:v>
                </c:pt>
                <c:pt idx="1187">
                  <c:v>60.920793827540315</c:v>
                </c:pt>
                <c:pt idx="1188">
                  <c:v>64.711934172744975</c:v>
                </c:pt>
                <c:pt idx="1189">
                  <c:v>69.165346784090403</c:v>
                </c:pt>
                <c:pt idx="1190">
                  <c:v>72.059734751406182</c:v>
                </c:pt>
                <c:pt idx="1191">
                  <c:v>72.305206929367131</c:v>
                </c:pt>
                <c:pt idx="1192">
                  <c:v>74.640494010214582</c:v>
                </c:pt>
                <c:pt idx="1193">
                  <c:v>75.315338410655727</c:v>
                </c:pt>
                <c:pt idx="1194">
                  <c:v>71.459523110539763</c:v>
                </c:pt>
                <c:pt idx="1195">
                  <c:v>74.036894969179144</c:v>
                </c:pt>
                <c:pt idx="1196">
                  <c:v>76.161818976073491</c:v>
                </c:pt>
                <c:pt idx="1197">
                  <c:v>78.532933765799513</c:v>
                </c:pt>
                <c:pt idx="1198">
                  <c:v>77.812975517667894</c:v>
                </c:pt>
                <c:pt idx="1199">
                  <c:v>79.231661424557714</c:v>
                </c:pt>
                <c:pt idx="1200">
                  <c:v>81.674952902392448</c:v>
                </c:pt>
                <c:pt idx="1201">
                  <c:v>82.835855592926194</c:v>
                </c:pt>
                <c:pt idx="1202">
                  <c:v>81.691634858934876</c:v>
                </c:pt>
                <c:pt idx="1203">
                  <c:v>82.728183157844512</c:v>
                </c:pt>
                <c:pt idx="1204">
                  <c:v>83.846314320337498</c:v>
                </c:pt>
                <c:pt idx="1205">
                  <c:v>83.334270069041253</c:v>
                </c:pt>
                <c:pt idx="1206">
                  <c:v>83.372593889641422</c:v>
                </c:pt>
                <c:pt idx="1207">
                  <c:v>82.504642545339095</c:v>
                </c:pt>
                <c:pt idx="1208">
                  <c:v>82.413573778149143</c:v>
                </c:pt>
                <c:pt idx="1209">
                  <c:v>81.867412162473414</c:v>
                </c:pt>
                <c:pt idx="1210">
                  <c:v>77.966593403329227</c:v>
                </c:pt>
                <c:pt idx="1211">
                  <c:v>74.526091672241108</c:v>
                </c:pt>
                <c:pt idx="1212">
                  <c:v>72.009444638908718</c:v>
                </c:pt>
                <c:pt idx="1213">
                  <c:v>71.94856506191978</c:v>
                </c:pt>
                <c:pt idx="1214">
                  <c:v>72.089013562334955</c:v>
                </c:pt>
                <c:pt idx="1215">
                  <c:v>72.739238200786133</c:v>
                </c:pt>
                <c:pt idx="1216">
                  <c:v>74.302919393425682</c:v>
                </c:pt>
                <c:pt idx="1217">
                  <c:v>74.902718325255861</c:v>
                </c:pt>
                <c:pt idx="1218">
                  <c:v>73.624788107606278</c:v>
                </c:pt>
                <c:pt idx="1219">
                  <c:v>68.307480806609959</c:v>
                </c:pt>
                <c:pt idx="1220">
                  <c:v>49.045242407781672</c:v>
                </c:pt>
                <c:pt idx="1221">
                  <c:v>30.420181614598881</c:v>
                </c:pt>
                <c:pt idx="1222">
                  <c:v>19.481811854924068</c:v>
                </c:pt>
                <c:pt idx="1223">
                  <c:v>19.320897343360052</c:v>
                </c:pt>
                <c:pt idx="1224">
                  <c:v>27.32884663107842</c:v>
                </c:pt>
                <c:pt idx="1225">
                  <c:v>27.622858439185585</c:v>
                </c:pt>
                <c:pt idx="1226">
                  <c:v>23.125507538769529</c:v>
                </c:pt>
                <c:pt idx="1227">
                  <c:v>10.06808854137638</c:v>
                </c:pt>
                <c:pt idx="1228">
                  <c:v>-5.2604762969183856</c:v>
                </c:pt>
                <c:pt idx="1229">
                  <c:v>-16.337388942581114</c:v>
                </c:pt>
                <c:pt idx="1230">
                  <c:v>-22.933915946542356</c:v>
                </c:pt>
                <c:pt idx="1231">
                  <c:v>-28.021965526541887</c:v>
                </c:pt>
                <c:pt idx="1232">
                  <c:v>-34.984176685487775</c:v>
                </c:pt>
                <c:pt idx="1233">
                  <c:v>-42.681271076229507</c:v>
                </c:pt>
                <c:pt idx="1234">
                  <c:v>-50.881563064814237</c:v>
                </c:pt>
                <c:pt idx="1235">
                  <c:v>-56.852675611598677</c:v>
                </c:pt>
                <c:pt idx="1236">
                  <c:v>-60.731578588945567</c:v>
                </c:pt>
                <c:pt idx="1237">
                  <c:v>-62.599354530078486</c:v>
                </c:pt>
                <c:pt idx="1238">
                  <c:v>-62.333507835926014</c:v>
                </c:pt>
                <c:pt idx="1239">
                  <c:v>-61.021484305747251</c:v>
                </c:pt>
                <c:pt idx="1240">
                  <c:v>-59.31329755390248</c:v>
                </c:pt>
                <c:pt idx="1241">
                  <c:v>-57.249674427918897</c:v>
                </c:pt>
                <c:pt idx="1242">
                  <c:v>-55.51252559834716</c:v>
                </c:pt>
                <c:pt idx="1243">
                  <c:v>-55.570170363795391</c:v>
                </c:pt>
                <c:pt idx="1244">
                  <c:v>-57.641406070988737</c:v>
                </c:pt>
                <c:pt idx="1245">
                  <c:v>-60.258586030899572</c:v>
                </c:pt>
                <c:pt idx="1246">
                  <c:v>-62.058639900882163</c:v>
                </c:pt>
                <c:pt idx="1247">
                  <c:v>-62.580439820130238</c:v>
                </c:pt>
                <c:pt idx="1248">
                  <c:v>-62.245309678094898</c:v>
                </c:pt>
                <c:pt idx="1249">
                  <c:v>-61.355447480512098</c:v>
                </c:pt>
                <c:pt idx="1250">
                  <c:v>-59.872831279960252</c:v>
                </c:pt>
                <c:pt idx="1251">
                  <c:v>-57.398120667827108</c:v>
                </c:pt>
                <c:pt idx="1252">
                  <c:v>-55.676925782706228</c:v>
                </c:pt>
                <c:pt idx="1253">
                  <c:v>-53.676790361948683</c:v>
                </c:pt>
                <c:pt idx="1254">
                  <c:v>-52.835429782088539</c:v>
                </c:pt>
                <c:pt idx="1255">
                  <c:v>-52.853013483487914</c:v>
                </c:pt>
                <c:pt idx="1256">
                  <c:v>-52.761414889411192</c:v>
                </c:pt>
                <c:pt idx="1257">
                  <c:v>-53.107651460148183</c:v>
                </c:pt>
                <c:pt idx="1258">
                  <c:v>-53.243365222872335</c:v>
                </c:pt>
                <c:pt idx="1259">
                  <c:v>-52.437755426054288</c:v>
                </c:pt>
                <c:pt idx="1260">
                  <c:v>-50.183102341922293</c:v>
                </c:pt>
                <c:pt idx="1261">
                  <c:v>-46.196437310425495</c:v>
                </c:pt>
                <c:pt idx="1262">
                  <c:v>-46.275711195240518</c:v>
                </c:pt>
                <c:pt idx="1263">
                  <c:v>-50.114383329107639</c:v>
                </c:pt>
                <c:pt idx="1264">
                  <c:v>-52.739223538655366</c:v>
                </c:pt>
                <c:pt idx="1265">
                  <c:v>-52.830350060633691</c:v>
                </c:pt>
                <c:pt idx="1266">
                  <c:v>-49.862516515699262</c:v>
                </c:pt>
                <c:pt idx="1267">
                  <c:v>-40.834235587390779</c:v>
                </c:pt>
                <c:pt idx="1268">
                  <c:v>-31.784692737898283</c:v>
                </c:pt>
                <c:pt idx="1269">
                  <c:v>-17.012684341522085</c:v>
                </c:pt>
                <c:pt idx="1270">
                  <c:v>-4.0491233286051527</c:v>
                </c:pt>
                <c:pt idx="1271">
                  <c:v>5.8508512281186356</c:v>
                </c:pt>
                <c:pt idx="1272">
                  <c:v>15.110692001962333</c:v>
                </c:pt>
                <c:pt idx="1273">
                  <c:v>22.410115333812605</c:v>
                </c:pt>
                <c:pt idx="1274">
                  <c:v>33.332836988274053</c:v>
                </c:pt>
                <c:pt idx="1275">
                  <c:v>42.593285922542172</c:v>
                </c:pt>
                <c:pt idx="1276">
                  <c:v>48.484345017304932</c:v>
                </c:pt>
                <c:pt idx="1277">
                  <c:v>52.584246569984515</c:v>
                </c:pt>
                <c:pt idx="1278">
                  <c:v>59.959889101765633</c:v>
                </c:pt>
                <c:pt idx="1279">
                  <c:v>64.652687680289446</c:v>
                </c:pt>
                <c:pt idx="1280">
                  <c:v>66.1149698183971</c:v>
                </c:pt>
                <c:pt idx="1281">
                  <c:v>69.427083507842397</c:v>
                </c:pt>
                <c:pt idx="1282">
                  <c:v>72.07196277323952</c:v>
                </c:pt>
                <c:pt idx="1283">
                  <c:v>74.398147861421577</c:v>
                </c:pt>
                <c:pt idx="1284">
                  <c:v>76.674952520786661</c:v>
                </c:pt>
                <c:pt idx="1285">
                  <c:v>78.204904886794779</c:v>
                </c:pt>
                <c:pt idx="1286">
                  <c:v>79.075548150369798</c:v>
                </c:pt>
                <c:pt idx="1287">
                  <c:v>79.025959583254902</c:v>
                </c:pt>
                <c:pt idx="1288">
                  <c:v>78.683277298283116</c:v>
                </c:pt>
                <c:pt idx="1289">
                  <c:v>78.918847897464516</c:v>
                </c:pt>
                <c:pt idx="1290">
                  <c:v>79.474432562632344</c:v>
                </c:pt>
                <c:pt idx="1291">
                  <c:v>80.403796720840049</c:v>
                </c:pt>
                <c:pt idx="1292">
                  <c:v>81.874292361287232</c:v>
                </c:pt>
                <c:pt idx="1293">
                  <c:v>83.550221963963622</c:v>
                </c:pt>
                <c:pt idx="1294">
                  <c:v>84.152398477778902</c:v>
                </c:pt>
                <c:pt idx="1295">
                  <c:v>82.713425813234494</c:v>
                </c:pt>
                <c:pt idx="1296">
                  <c:v>80.706285537580015</c:v>
                </c:pt>
                <c:pt idx="1297">
                  <c:v>79.361884067071145</c:v>
                </c:pt>
                <c:pt idx="1298">
                  <c:v>79.60741310835482</c:v>
                </c:pt>
                <c:pt idx="1299">
                  <c:v>81.277618598432881</c:v>
                </c:pt>
                <c:pt idx="1300">
                  <c:v>83.716915304848712</c:v>
                </c:pt>
                <c:pt idx="1301">
                  <c:v>85.64405324872412</c:v>
                </c:pt>
                <c:pt idx="1302">
                  <c:v>84.379739742981144</c:v>
                </c:pt>
                <c:pt idx="1303">
                  <c:v>81.80680877166624</c:v>
                </c:pt>
                <c:pt idx="1304">
                  <c:v>81.924232821552678</c:v>
                </c:pt>
                <c:pt idx="1305">
                  <c:v>84.11151517993369</c:v>
                </c:pt>
                <c:pt idx="1306">
                  <c:v>85.484871572914884</c:v>
                </c:pt>
                <c:pt idx="1307">
                  <c:v>83.311603492269612</c:v>
                </c:pt>
                <c:pt idx="1308">
                  <c:v>76.31163324341496</c:v>
                </c:pt>
                <c:pt idx="1309">
                  <c:v>65.042148185154275</c:v>
                </c:pt>
                <c:pt idx="1310">
                  <c:v>41.983824188982666</c:v>
                </c:pt>
                <c:pt idx="1311">
                  <c:v>19.847432482685331</c:v>
                </c:pt>
                <c:pt idx="1312">
                  <c:v>17.731460249271215</c:v>
                </c:pt>
                <c:pt idx="1313">
                  <c:v>28.642846690359438</c:v>
                </c:pt>
                <c:pt idx="1314">
                  <c:v>43.626195239392615</c:v>
                </c:pt>
                <c:pt idx="1315">
                  <c:v>49.371381860135408</c:v>
                </c:pt>
                <c:pt idx="1316">
                  <c:v>40.954881908807991</c:v>
                </c:pt>
                <c:pt idx="1317">
                  <c:v>28.085913797544031</c:v>
                </c:pt>
                <c:pt idx="1318">
                  <c:v>11.454739505727193</c:v>
                </c:pt>
                <c:pt idx="1319">
                  <c:v>-8.9514780155097622</c:v>
                </c:pt>
                <c:pt idx="1320">
                  <c:v>-17.962172692529748</c:v>
                </c:pt>
                <c:pt idx="1321">
                  <c:v>-26.813572676583433</c:v>
                </c:pt>
                <c:pt idx="1322">
                  <c:v>-34.247806691222657</c:v>
                </c:pt>
                <c:pt idx="1323">
                  <c:v>-41.357047920073988</c:v>
                </c:pt>
                <c:pt idx="1324">
                  <c:v>-47.607544753019027</c:v>
                </c:pt>
                <c:pt idx="1325">
                  <c:v>-51.77685225772327</c:v>
                </c:pt>
                <c:pt idx="1326">
                  <c:v>-54.217543198018568</c:v>
                </c:pt>
                <c:pt idx="1327">
                  <c:v>-55.257510682481495</c:v>
                </c:pt>
                <c:pt idx="1328">
                  <c:v>-55.554724247766814</c:v>
                </c:pt>
                <c:pt idx="1329">
                  <c:v>-56.265469134859906</c:v>
                </c:pt>
                <c:pt idx="1330">
                  <c:v>-57.445246349607466</c:v>
                </c:pt>
                <c:pt idx="1331">
                  <c:v>-58.948573069242784</c:v>
                </c:pt>
                <c:pt idx="1332">
                  <c:v>-59.645200368475592</c:v>
                </c:pt>
                <c:pt idx="1333">
                  <c:v>-60.437921065468892</c:v>
                </c:pt>
                <c:pt idx="1334">
                  <c:v>-61.367809783296579</c:v>
                </c:pt>
                <c:pt idx="1335">
                  <c:v>-62.047600821860662</c:v>
                </c:pt>
                <c:pt idx="1336">
                  <c:v>-62.560072328487671</c:v>
                </c:pt>
                <c:pt idx="1337">
                  <c:v>-62.61358654429899</c:v>
                </c:pt>
                <c:pt idx="1338">
                  <c:v>-62.335521516669708</c:v>
                </c:pt>
                <c:pt idx="1339">
                  <c:v>-61.393995384394614</c:v>
                </c:pt>
                <c:pt idx="1340">
                  <c:v>-59.308782164054094</c:v>
                </c:pt>
                <c:pt idx="1341">
                  <c:v>-58.749767454687905</c:v>
                </c:pt>
                <c:pt idx="1342">
                  <c:v>-56.918434486292142</c:v>
                </c:pt>
                <c:pt idx="1343">
                  <c:v>-55.107111741561575</c:v>
                </c:pt>
                <c:pt idx="1344">
                  <c:v>-53.908378298011648</c:v>
                </c:pt>
                <c:pt idx="1345">
                  <c:v>-51.968800431158115</c:v>
                </c:pt>
                <c:pt idx="1346">
                  <c:v>-49.906713286494707</c:v>
                </c:pt>
                <c:pt idx="1347">
                  <c:v>-51.365769602285511</c:v>
                </c:pt>
                <c:pt idx="1348">
                  <c:v>-53.15725859157844</c:v>
                </c:pt>
                <c:pt idx="1349">
                  <c:v>-54.039476761595715</c:v>
                </c:pt>
                <c:pt idx="1350">
                  <c:v>-53.940776752312104</c:v>
                </c:pt>
                <c:pt idx="1351">
                  <c:v>-51.945672630021363</c:v>
                </c:pt>
                <c:pt idx="1352">
                  <c:v>-46.318762184418894</c:v>
                </c:pt>
                <c:pt idx="1353">
                  <c:v>-37.032437490132537</c:v>
                </c:pt>
                <c:pt idx="1354">
                  <c:v>-27.954568948111994</c:v>
                </c:pt>
                <c:pt idx="1355">
                  <c:v>-15.807896942805824</c:v>
                </c:pt>
                <c:pt idx="1356">
                  <c:v>-11.1005976737703</c:v>
                </c:pt>
                <c:pt idx="1357">
                  <c:v>-13.399620931834592</c:v>
                </c:pt>
                <c:pt idx="1358">
                  <c:v>-13.245069160972056</c:v>
                </c:pt>
                <c:pt idx="1359">
                  <c:v>-9.9793587394551899</c:v>
                </c:pt>
                <c:pt idx="1360">
                  <c:v>-3.7487012694984556</c:v>
                </c:pt>
                <c:pt idx="1361">
                  <c:v>6.5753106003480015</c:v>
                </c:pt>
                <c:pt idx="1362">
                  <c:v>21.47165812683885</c:v>
                </c:pt>
                <c:pt idx="1363">
                  <c:v>37.388687154251606</c:v>
                </c:pt>
                <c:pt idx="1364">
                  <c:v>52.089964098393246</c:v>
                </c:pt>
                <c:pt idx="1365">
                  <c:v>58.65441624457906</c:v>
                </c:pt>
                <c:pt idx="1366">
                  <c:v>64.55594726171438</c:v>
                </c:pt>
                <c:pt idx="1367">
                  <c:v>67.123797876793233</c:v>
                </c:pt>
                <c:pt idx="1368">
                  <c:v>68.330534879708054</c:v>
                </c:pt>
                <c:pt idx="1369">
                  <c:v>72.078717368103952</c:v>
                </c:pt>
                <c:pt idx="1370">
                  <c:v>75.502894645374724</c:v>
                </c:pt>
                <c:pt idx="1371">
                  <c:v>77.480472355455234</c:v>
                </c:pt>
                <c:pt idx="1372">
                  <c:v>77.058724218283317</c:v>
                </c:pt>
                <c:pt idx="1373">
                  <c:v>78.522288606017682</c:v>
                </c:pt>
                <c:pt idx="1374">
                  <c:v>79.308195134717337</c:v>
                </c:pt>
                <c:pt idx="1375">
                  <c:v>80.583904767408271</c:v>
                </c:pt>
                <c:pt idx="1376">
                  <c:v>82.035302852829517</c:v>
                </c:pt>
                <c:pt idx="1377">
                  <c:v>83.55149172298816</c:v>
                </c:pt>
                <c:pt idx="1378">
                  <c:v>83.181192043561694</c:v>
                </c:pt>
                <c:pt idx="1379">
                  <c:v>82.642933660087778</c:v>
                </c:pt>
                <c:pt idx="1380">
                  <c:v>83.197396042188601</c:v>
                </c:pt>
                <c:pt idx="1381">
                  <c:v>83.803200867941356</c:v>
                </c:pt>
                <c:pt idx="1382">
                  <c:v>84.703383138706997</c:v>
                </c:pt>
                <c:pt idx="1383">
                  <c:v>85.510857510465939</c:v>
                </c:pt>
                <c:pt idx="1384">
                  <c:v>85.923676043967006</c:v>
                </c:pt>
                <c:pt idx="1385">
                  <c:v>85.521236780284411</c:v>
                </c:pt>
                <c:pt idx="1386">
                  <c:v>83.857849886547754</c:v>
                </c:pt>
                <c:pt idx="1387">
                  <c:v>82.530233936520276</c:v>
                </c:pt>
                <c:pt idx="1388">
                  <c:v>83.103496605064407</c:v>
                </c:pt>
                <c:pt idx="1389">
                  <c:v>82.770770717601465</c:v>
                </c:pt>
                <c:pt idx="1390">
                  <c:v>80.564706125331099</c:v>
                </c:pt>
                <c:pt idx="1391">
                  <c:v>76.472673562543036</c:v>
                </c:pt>
                <c:pt idx="1392">
                  <c:v>73.444720352577789</c:v>
                </c:pt>
                <c:pt idx="1393">
                  <c:v>69.343790853262561</c:v>
                </c:pt>
                <c:pt idx="1394">
                  <c:v>61.664731912653274</c:v>
                </c:pt>
                <c:pt idx="1395">
                  <c:v>55.595058924297028</c:v>
                </c:pt>
                <c:pt idx="1396">
                  <c:v>53.271548183037481</c:v>
                </c:pt>
                <c:pt idx="1397">
                  <c:v>52.247697989807328</c:v>
                </c:pt>
                <c:pt idx="1398">
                  <c:v>55.27734533462182</c:v>
                </c:pt>
                <c:pt idx="1399">
                  <c:v>64.83332191074507</c:v>
                </c:pt>
                <c:pt idx="1400">
                  <c:v>63.686162071325022</c:v>
                </c:pt>
                <c:pt idx="1401">
                  <c:v>48.488338391389398</c:v>
                </c:pt>
                <c:pt idx="1402">
                  <c:v>38.834468923712429</c:v>
                </c:pt>
                <c:pt idx="1403">
                  <c:v>27.13787904481277</c:v>
                </c:pt>
                <c:pt idx="1404">
                  <c:v>13.062494494853246</c:v>
                </c:pt>
                <c:pt idx="1405">
                  <c:v>-2.0014098644798768</c:v>
                </c:pt>
                <c:pt idx="1406">
                  <c:v>-7.1079352422779998</c:v>
                </c:pt>
                <c:pt idx="1407">
                  <c:v>-12.924849924631328</c:v>
                </c:pt>
                <c:pt idx="1408">
                  <c:v>-20.197975645594983</c:v>
                </c:pt>
                <c:pt idx="1409">
                  <c:v>-28.713940599259189</c:v>
                </c:pt>
                <c:pt idx="1410">
                  <c:v>-37.848590832298868</c:v>
                </c:pt>
                <c:pt idx="1411">
                  <c:v>-44.594373448652242</c:v>
                </c:pt>
                <c:pt idx="1412">
                  <c:v>-50.241421403555037</c:v>
                </c:pt>
                <c:pt idx="1413">
                  <c:v>-53.112735352298102</c:v>
                </c:pt>
                <c:pt idx="1414">
                  <c:v>-54.290190246723</c:v>
                </c:pt>
                <c:pt idx="1415">
                  <c:v>-55.345477711476455</c:v>
                </c:pt>
                <c:pt idx="1416">
                  <c:v>-56.305691478388916</c:v>
                </c:pt>
                <c:pt idx="1417">
                  <c:v>-56.529166613484065</c:v>
                </c:pt>
                <c:pt idx="1418">
                  <c:v>-56.050367304755163</c:v>
                </c:pt>
                <c:pt idx="1419">
                  <c:v>-56.593622470148972</c:v>
                </c:pt>
                <c:pt idx="1420">
                  <c:v>-56.656276632696837</c:v>
                </c:pt>
                <c:pt idx="1421">
                  <c:v>-56.981763909382117</c:v>
                </c:pt>
                <c:pt idx="1422">
                  <c:v>-57.422034217771028</c:v>
                </c:pt>
                <c:pt idx="1423">
                  <c:v>-57.963490052015246</c:v>
                </c:pt>
                <c:pt idx="1424">
                  <c:v>-58.488287467382186</c:v>
                </c:pt>
                <c:pt idx="1425">
                  <c:v>-57.596614967946287</c:v>
                </c:pt>
                <c:pt idx="1426">
                  <c:v>-57.105814325576169</c:v>
                </c:pt>
                <c:pt idx="1427">
                  <c:v>-55.873247175273498</c:v>
                </c:pt>
                <c:pt idx="1428">
                  <c:v>-53.985046301327948</c:v>
                </c:pt>
                <c:pt idx="1429">
                  <c:v>-52.103904820443731</c:v>
                </c:pt>
                <c:pt idx="1430">
                  <c:v>-51.601489080505786</c:v>
                </c:pt>
                <c:pt idx="1431">
                  <c:v>-51.311141823761318</c:v>
                </c:pt>
                <c:pt idx="1432">
                  <c:v>-50.363165840069286</c:v>
                </c:pt>
                <c:pt idx="1433">
                  <c:v>-49.205547846171832</c:v>
                </c:pt>
                <c:pt idx="1434">
                  <c:v>-48.740395841806276</c:v>
                </c:pt>
                <c:pt idx="1435">
                  <c:v>-47.227380126235914</c:v>
                </c:pt>
                <c:pt idx="1436">
                  <c:v>-45.364777310278882</c:v>
                </c:pt>
                <c:pt idx="1437">
                  <c:v>-46.008512585248347</c:v>
                </c:pt>
                <c:pt idx="1438">
                  <c:v>-48.292334334600326</c:v>
                </c:pt>
                <c:pt idx="1439">
                  <c:v>-47.484063067937704</c:v>
                </c:pt>
                <c:pt idx="1440">
                  <c:v>-45.097388116597948</c:v>
                </c:pt>
                <c:pt idx="1441">
                  <c:v>-44.1610253746721</c:v>
                </c:pt>
                <c:pt idx="1442">
                  <c:v>-40.148834264591805</c:v>
                </c:pt>
                <c:pt idx="1443">
                  <c:v>-36.553336164228917</c:v>
                </c:pt>
                <c:pt idx="1444">
                  <c:v>-29.553295564453361</c:v>
                </c:pt>
                <c:pt idx="1445">
                  <c:v>-19.393385457140919</c:v>
                </c:pt>
                <c:pt idx="1446">
                  <c:v>-14.558464327741309</c:v>
                </c:pt>
                <c:pt idx="1447">
                  <c:v>-14.861679495634444</c:v>
                </c:pt>
                <c:pt idx="1448">
                  <c:v>-16.83700722241371</c:v>
                </c:pt>
                <c:pt idx="1449">
                  <c:v>-16.116349212527695</c:v>
                </c:pt>
                <c:pt idx="1450">
                  <c:v>-12.920402614359844</c:v>
                </c:pt>
                <c:pt idx="1451">
                  <c:v>-0.73172977019880114</c:v>
                </c:pt>
                <c:pt idx="1452">
                  <c:v>26.156293286635488</c:v>
                </c:pt>
                <c:pt idx="1453">
                  <c:v>49.884986907975467</c:v>
                </c:pt>
                <c:pt idx="1454">
                  <c:v>64.111297559937043</c:v>
                </c:pt>
                <c:pt idx="1455">
                  <c:v>69.974262393767589</c:v>
                </c:pt>
                <c:pt idx="1456">
                  <c:v>68.90377266591419</c:v>
                </c:pt>
                <c:pt idx="1457">
                  <c:v>67.396675255285501</c:v>
                </c:pt>
                <c:pt idx="1458">
                  <c:v>66.331637880729573</c:v>
                </c:pt>
                <c:pt idx="1459">
                  <c:v>68.141136842390694</c:v>
                </c:pt>
                <c:pt idx="1460">
                  <c:v>69.883829631650059</c:v>
                </c:pt>
                <c:pt idx="1461">
                  <c:v>69.540139858864663</c:v>
                </c:pt>
                <c:pt idx="1462">
                  <c:v>68.78315699921599</c:v>
                </c:pt>
                <c:pt idx="1463">
                  <c:v>68.013302810960369</c:v>
                </c:pt>
                <c:pt idx="1464">
                  <c:v>67.282073506742563</c:v>
                </c:pt>
                <c:pt idx="1465">
                  <c:v>66.823451710803795</c:v>
                </c:pt>
                <c:pt idx="1466">
                  <c:v>67.811607387436055</c:v>
                </c:pt>
                <c:pt idx="1467">
                  <c:v>69.562641335086326</c:v>
                </c:pt>
                <c:pt idx="1468">
                  <c:v>71.610142615926691</c:v>
                </c:pt>
                <c:pt idx="1469">
                  <c:v>73.164385115096437</c:v>
                </c:pt>
                <c:pt idx="1470">
                  <c:v>74.014019282315772</c:v>
                </c:pt>
                <c:pt idx="1471">
                  <c:v>73.600954130213665</c:v>
                </c:pt>
                <c:pt idx="1472">
                  <c:v>73.029197490878772</c:v>
                </c:pt>
                <c:pt idx="1473">
                  <c:v>72.569331027819857</c:v>
                </c:pt>
                <c:pt idx="1474">
                  <c:v>73.621143327392929</c:v>
                </c:pt>
                <c:pt idx="1475">
                  <c:v>75.50524299221847</c:v>
                </c:pt>
                <c:pt idx="1476">
                  <c:v>77.116099754253383</c:v>
                </c:pt>
                <c:pt idx="1477">
                  <c:v>78.475793047021241</c:v>
                </c:pt>
                <c:pt idx="1478">
                  <c:v>77.655957040027687</c:v>
                </c:pt>
                <c:pt idx="1479">
                  <c:v>75.510831923265087</c:v>
                </c:pt>
                <c:pt idx="1480">
                  <c:v>73.557119652870938</c:v>
                </c:pt>
                <c:pt idx="1481">
                  <c:v>74.070773005327965</c:v>
                </c:pt>
                <c:pt idx="1482">
                  <c:v>76.169907898999995</c:v>
                </c:pt>
                <c:pt idx="1483">
                  <c:v>77.335341244584001</c:v>
                </c:pt>
                <c:pt idx="1484">
                  <c:v>75.130331260639352</c:v>
                </c:pt>
                <c:pt idx="1485">
                  <c:v>64.993597576813343</c:v>
                </c:pt>
                <c:pt idx="1486">
                  <c:v>47.175993795857487</c:v>
                </c:pt>
                <c:pt idx="1487">
                  <c:v>45.137715379152496</c:v>
                </c:pt>
                <c:pt idx="1488">
                  <c:v>42.194423738551428</c:v>
                </c:pt>
                <c:pt idx="1489">
                  <c:v>38.780778437134707</c:v>
                </c:pt>
                <c:pt idx="1490">
                  <c:v>34.425520876635368</c:v>
                </c:pt>
                <c:pt idx="1491">
                  <c:v>24.332194521252873</c:v>
                </c:pt>
                <c:pt idx="1492">
                  <c:v>11.923521571849653</c:v>
                </c:pt>
                <c:pt idx="1493">
                  <c:v>1.8549113528806194</c:v>
                </c:pt>
                <c:pt idx="1494">
                  <c:v>-11.928110166540037</c:v>
                </c:pt>
                <c:pt idx="1495">
                  <c:v>-21.2130779503151</c:v>
                </c:pt>
                <c:pt idx="1496">
                  <c:v>-26.429400017222466</c:v>
                </c:pt>
                <c:pt idx="1497">
                  <c:v>-31.510091317400263</c:v>
                </c:pt>
                <c:pt idx="1498">
                  <c:v>-37.930371195186346</c:v>
                </c:pt>
                <c:pt idx="1499">
                  <c:v>-45.281567665070781</c:v>
                </c:pt>
                <c:pt idx="1500">
                  <c:v>-50.557011791031378</c:v>
                </c:pt>
                <c:pt idx="1501">
                  <c:v>-54.818616133279292</c:v>
                </c:pt>
                <c:pt idx="1502">
                  <c:v>-58.113382389458785</c:v>
                </c:pt>
                <c:pt idx="1503">
                  <c:v>-59.316953191204583</c:v>
                </c:pt>
                <c:pt idx="1504">
                  <c:v>-59.842079326752213</c:v>
                </c:pt>
                <c:pt idx="1505">
                  <c:v>-60.153993106685661</c:v>
                </c:pt>
                <c:pt idx="1506">
                  <c:v>-60.845315467603477</c:v>
                </c:pt>
                <c:pt idx="1507">
                  <c:v>-61.7804993769237</c:v>
                </c:pt>
                <c:pt idx="1508">
                  <c:v>-63.005523721545813</c:v>
                </c:pt>
                <c:pt idx="1509">
                  <c:v>-64.140201001177786</c:v>
                </c:pt>
                <c:pt idx="1510">
                  <c:v>-64.698243423894581</c:v>
                </c:pt>
                <c:pt idx="1511">
                  <c:v>-65.016749939037354</c:v>
                </c:pt>
                <c:pt idx="1512">
                  <c:v>-64.527640524496348</c:v>
                </c:pt>
                <c:pt idx="1513">
                  <c:v>-63.46292921988455</c:v>
                </c:pt>
                <c:pt idx="1514">
                  <c:v>-62.227374432011572</c:v>
                </c:pt>
                <c:pt idx="1515">
                  <c:v>-60.539484431979311</c:v>
                </c:pt>
                <c:pt idx="1516">
                  <c:v>-58.541170935698666</c:v>
                </c:pt>
                <c:pt idx="1517">
                  <c:v>-56.724662889403476</c:v>
                </c:pt>
                <c:pt idx="1518">
                  <c:v>-54.023409077430436</c:v>
                </c:pt>
                <c:pt idx="1519">
                  <c:v>-52.291182866047365</c:v>
                </c:pt>
                <c:pt idx="1520">
                  <c:v>-50.763381091994177</c:v>
                </c:pt>
                <c:pt idx="1521">
                  <c:v>-52.175158465099017</c:v>
                </c:pt>
                <c:pt idx="1522">
                  <c:v>-55.347708853556831</c:v>
                </c:pt>
                <c:pt idx="1523">
                  <c:v>-59.014237638818038</c:v>
                </c:pt>
                <c:pt idx="1524">
                  <c:v>-60.198327405211664</c:v>
                </c:pt>
                <c:pt idx="1525">
                  <c:v>-60.133945214886225</c:v>
                </c:pt>
                <c:pt idx="1526">
                  <c:v>-59.25801115797524</c:v>
                </c:pt>
                <c:pt idx="1527">
                  <c:v>-54.213569260001755</c:v>
                </c:pt>
                <c:pt idx="1528">
                  <c:v>-48.175734222687069</c:v>
                </c:pt>
                <c:pt idx="1529">
                  <c:v>-37.162783804743739</c:v>
                </c:pt>
                <c:pt idx="1530">
                  <c:v>-34.734156088792595</c:v>
                </c:pt>
                <c:pt idx="1531">
                  <c:v>-33.098933886994359</c:v>
                </c:pt>
                <c:pt idx="1532">
                  <c:v>-35.23095042796016</c:v>
                </c:pt>
                <c:pt idx="1533">
                  <c:v>-29.734146605363286</c:v>
                </c:pt>
                <c:pt idx="1534">
                  <c:v>-19.188353586507411</c:v>
                </c:pt>
                <c:pt idx="1535">
                  <c:v>-0.22475959614104377</c:v>
                </c:pt>
                <c:pt idx="1536">
                  <c:v>22.23910453970376</c:v>
                </c:pt>
                <c:pt idx="1537">
                  <c:v>46.653245185088032</c:v>
                </c:pt>
                <c:pt idx="1538">
                  <c:v>56.505563815771502</c:v>
                </c:pt>
                <c:pt idx="1539">
                  <c:v>64.70092982158566</c:v>
                </c:pt>
                <c:pt idx="1540">
                  <c:v>68.868319942103128</c:v>
                </c:pt>
                <c:pt idx="1541">
                  <c:v>67.306320270033993</c:v>
                </c:pt>
                <c:pt idx="1542">
                  <c:v>67.516268255838867</c:v>
                </c:pt>
                <c:pt idx="1543">
                  <c:v>67.255453030421606</c:v>
                </c:pt>
                <c:pt idx="1544">
                  <c:v>69.872933416596723</c:v>
                </c:pt>
                <c:pt idx="1545">
                  <c:v>70.51962004468335</c:v>
                </c:pt>
                <c:pt idx="1546">
                  <c:v>69.54947587214761</c:v>
                </c:pt>
                <c:pt idx="1547">
                  <c:v>68.636256838974163</c:v>
                </c:pt>
                <c:pt idx="1548">
                  <c:v>68.811862033715656</c:v>
                </c:pt>
                <c:pt idx="1549">
                  <c:v>69.238006051511562</c:v>
                </c:pt>
                <c:pt idx="1550">
                  <c:v>69.36475374291787</c:v>
                </c:pt>
                <c:pt idx="1551">
                  <c:v>68.987556902967214</c:v>
                </c:pt>
                <c:pt idx="1552">
                  <c:v>69.067964271798132</c:v>
                </c:pt>
                <c:pt idx="1553">
                  <c:v>69.41563943196536</c:v>
                </c:pt>
                <c:pt idx="1554">
                  <c:v>70.162779510686761</c:v>
                </c:pt>
                <c:pt idx="1555">
                  <c:v>70.546443769126782</c:v>
                </c:pt>
                <c:pt idx="1556">
                  <c:v>70.973323315576707</c:v>
                </c:pt>
                <c:pt idx="1557">
                  <c:v>71.949895402583635</c:v>
                </c:pt>
                <c:pt idx="1558">
                  <c:v>72.53592693549713</c:v>
                </c:pt>
                <c:pt idx="1559">
                  <c:v>71.830447733150365</c:v>
                </c:pt>
                <c:pt idx="1560">
                  <c:v>72.485672895838803</c:v>
                </c:pt>
                <c:pt idx="1561">
                  <c:v>72.118604244124896</c:v>
                </c:pt>
                <c:pt idx="1562">
                  <c:v>71.751892744952215</c:v>
                </c:pt>
                <c:pt idx="1563">
                  <c:v>72.45064213164045</c:v>
                </c:pt>
                <c:pt idx="1564">
                  <c:v>74.291804323616844</c:v>
                </c:pt>
                <c:pt idx="1565">
                  <c:v>75.290943252192193</c:v>
                </c:pt>
                <c:pt idx="1566">
                  <c:v>75.124492627081111</c:v>
                </c:pt>
                <c:pt idx="1567">
                  <c:v>71.425926422050082</c:v>
                </c:pt>
                <c:pt idx="1568">
                  <c:v>62.959179505343798</c:v>
                </c:pt>
                <c:pt idx="1569">
                  <c:v>48.422855330371121</c:v>
                </c:pt>
                <c:pt idx="1570">
                  <c:v>23.293401079307607</c:v>
                </c:pt>
                <c:pt idx="1571">
                  <c:v>1.3190225280106016</c:v>
                </c:pt>
                <c:pt idx="1572">
                  <c:v>3.4554883977326694</c:v>
                </c:pt>
                <c:pt idx="1573">
                  <c:v>25.18661470288032</c:v>
                </c:pt>
                <c:pt idx="1574">
                  <c:v>37.395041219371556</c:v>
                </c:pt>
                <c:pt idx="1575">
                  <c:v>37.407917893295156</c:v>
                </c:pt>
                <c:pt idx="1576">
                  <c:v>32.767813261289106</c:v>
                </c:pt>
                <c:pt idx="1577">
                  <c:v>13.129288551924722</c:v>
                </c:pt>
                <c:pt idx="1578">
                  <c:v>1.5285384966803868</c:v>
                </c:pt>
                <c:pt idx="1579">
                  <c:v>-10.822177250226447</c:v>
                </c:pt>
                <c:pt idx="1580">
                  <c:v>-21.87375263956153</c:v>
                </c:pt>
                <c:pt idx="1581">
                  <c:v>-30.202215113325643</c:v>
                </c:pt>
                <c:pt idx="1582">
                  <c:v>-36.839504250746344</c:v>
                </c:pt>
                <c:pt idx="1583">
                  <c:v>-42.929645281334388</c:v>
                </c:pt>
                <c:pt idx="1584">
                  <c:v>-47.250645886131913</c:v>
                </c:pt>
                <c:pt idx="1585">
                  <c:v>-51.263142606155839</c:v>
                </c:pt>
                <c:pt idx="1586">
                  <c:v>-53.515312110620982</c:v>
                </c:pt>
                <c:pt idx="1587">
                  <c:v>-54.927303467789685</c:v>
                </c:pt>
                <c:pt idx="1588">
                  <c:v>-56.01684833552126</c:v>
                </c:pt>
                <c:pt idx="1589">
                  <c:v>-56.159969091371927</c:v>
                </c:pt>
                <c:pt idx="1590">
                  <c:v>-56.669173941816531</c:v>
                </c:pt>
                <c:pt idx="1591">
                  <c:v>-57.574543768580902</c:v>
                </c:pt>
                <c:pt idx="1592">
                  <c:v>-58.749497300602343</c:v>
                </c:pt>
                <c:pt idx="1593">
                  <c:v>-59.494408344665253</c:v>
                </c:pt>
                <c:pt idx="1594">
                  <c:v>-59.608700868473413</c:v>
                </c:pt>
                <c:pt idx="1595">
                  <c:v>-58.980404282577183</c:v>
                </c:pt>
                <c:pt idx="1596">
                  <c:v>-57.290028177830528</c:v>
                </c:pt>
                <c:pt idx="1597">
                  <c:v>-55.682156528109658</c:v>
                </c:pt>
                <c:pt idx="1598">
                  <c:v>-54.558858853942766</c:v>
                </c:pt>
                <c:pt idx="1599">
                  <c:v>-53.562955728701724</c:v>
                </c:pt>
                <c:pt idx="1600">
                  <c:v>-52.840631008711455</c:v>
                </c:pt>
                <c:pt idx="1601">
                  <c:v>-51.938929068767948</c:v>
                </c:pt>
                <c:pt idx="1602">
                  <c:v>-50.62336741068814</c:v>
                </c:pt>
                <c:pt idx="1603">
                  <c:v>-48.146094921219309</c:v>
                </c:pt>
                <c:pt idx="1604">
                  <c:v>-44.515813448647116</c:v>
                </c:pt>
                <c:pt idx="1605">
                  <c:v>-40.431089266667527</c:v>
                </c:pt>
                <c:pt idx="1606">
                  <c:v>-39.402876719818998</c:v>
                </c:pt>
                <c:pt idx="1607">
                  <c:v>-42.63101567240772</c:v>
                </c:pt>
                <c:pt idx="1608">
                  <c:v>-44.383121751503047</c:v>
                </c:pt>
                <c:pt idx="1609">
                  <c:v>-45.676889590205747</c:v>
                </c:pt>
                <c:pt idx="1610">
                  <c:v>-43.588817019454027</c:v>
                </c:pt>
                <c:pt idx="1611">
                  <c:v>-39.319860627857615</c:v>
                </c:pt>
                <c:pt idx="1612">
                  <c:v>-33.279741570716183</c:v>
                </c:pt>
                <c:pt idx="1613">
                  <c:v>-25.75090759192916</c:v>
                </c:pt>
                <c:pt idx="1614">
                  <c:v>-16.128460018321274</c:v>
                </c:pt>
                <c:pt idx="1615">
                  <c:v>-5.7111809808314868</c:v>
                </c:pt>
                <c:pt idx="1616">
                  <c:v>11.077484366626388</c:v>
                </c:pt>
                <c:pt idx="1617">
                  <c:v>24.951240859182093</c:v>
                </c:pt>
                <c:pt idx="1618">
                  <c:v>38.880121278991886</c:v>
                </c:pt>
                <c:pt idx="1619">
                  <c:v>48.943551878608041</c:v>
                </c:pt>
                <c:pt idx="1620">
                  <c:v>51.629280240083716</c:v>
                </c:pt>
                <c:pt idx="1621">
                  <c:v>54.786864495747096</c:v>
                </c:pt>
                <c:pt idx="1622">
                  <c:v>58.463141515195495</c:v>
                </c:pt>
                <c:pt idx="1623">
                  <c:v>58.560931111721892</c:v>
                </c:pt>
                <c:pt idx="1624">
                  <c:v>60.277981875387042</c:v>
                </c:pt>
                <c:pt idx="1625">
                  <c:v>62.544115218369242</c:v>
                </c:pt>
                <c:pt idx="1626">
                  <c:v>64.119580230707641</c:v>
                </c:pt>
                <c:pt idx="1627">
                  <c:v>65.574253040768269</c:v>
                </c:pt>
                <c:pt idx="1628">
                  <c:v>67.598822856931704</c:v>
                </c:pt>
                <c:pt idx="1629">
                  <c:v>69.021506395475768</c:v>
                </c:pt>
                <c:pt idx="1630">
                  <c:v>70.158720431848863</c:v>
                </c:pt>
                <c:pt idx="1631">
                  <c:v>70.855568630674284</c:v>
                </c:pt>
                <c:pt idx="1632">
                  <c:v>70.809015339965498</c:v>
                </c:pt>
                <c:pt idx="1633">
                  <c:v>70.112829797575827</c:v>
                </c:pt>
                <c:pt idx="1634">
                  <c:v>69.586516823217536</c:v>
                </c:pt>
                <c:pt idx="1635">
                  <c:v>69.118665725285567</c:v>
                </c:pt>
                <c:pt idx="1636">
                  <c:v>69.398299803390017</c:v>
                </c:pt>
                <c:pt idx="1637">
                  <c:v>69.998650705211418</c:v>
                </c:pt>
                <c:pt idx="1638">
                  <c:v>69.912688551108431</c:v>
                </c:pt>
                <c:pt idx="1639">
                  <c:v>69.193484662032688</c:v>
                </c:pt>
                <c:pt idx="1640">
                  <c:v>67.771409303915277</c:v>
                </c:pt>
                <c:pt idx="1641">
                  <c:v>67.249212048390504</c:v>
                </c:pt>
                <c:pt idx="1642">
                  <c:v>67.51260844606675</c:v>
                </c:pt>
                <c:pt idx="1643">
                  <c:v>69.274876956053745</c:v>
                </c:pt>
                <c:pt idx="1644">
                  <c:v>71.47654605079633</c:v>
                </c:pt>
                <c:pt idx="1645">
                  <c:v>72.988035598143881</c:v>
                </c:pt>
                <c:pt idx="1646">
                  <c:v>73.841476345278608</c:v>
                </c:pt>
                <c:pt idx="1647">
                  <c:v>73.037347568394424</c:v>
                </c:pt>
                <c:pt idx="1648">
                  <c:v>70.067832484149008</c:v>
                </c:pt>
                <c:pt idx="1649">
                  <c:v>67.534082250185065</c:v>
                </c:pt>
                <c:pt idx="1650">
                  <c:v>68.164939122622215</c:v>
                </c:pt>
                <c:pt idx="1651">
                  <c:v>71.130926959114589</c:v>
                </c:pt>
                <c:pt idx="1652">
                  <c:v>74.551358568359419</c:v>
                </c:pt>
                <c:pt idx="1653">
                  <c:v>76.129789701204302</c:v>
                </c:pt>
                <c:pt idx="1654">
                  <c:v>71.635005266729749</c:v>
                </c:pt>
                <c:pt idx="1655">
                  <c:v>58.615454827985339</c:v>
                </c:pt>
                <c:pt idx="1656">
                  <c:v>30.131374002826806</c:v>
                </c:pt>
                <c:pt idx="1657">
                  <c:v>2.5420730147260757</c:v>
                </c:pt>
                <c:pt idx="1658">
                  <c:v>-1.0713280070642355</c:v>
                </c:pt>
                <c:pt idx="1659">
                  <c:v>14.790736250494406</c:v>
                </c:pt>
                <c:pt idx="1660">
                  <c:v>28.752256388488316</c:v>
                </c:pt>
                <c:pt idx="1661">
                  <c:v>29.761444035418961</c:v>
                </c:pt>
                <c:pt idx="1662">
                  <c:v>17.266283835570199</c:v>
                </c:pt>
                <c:pt idx="1663">
                  <c:v>-0.13238657103663487</c:v>
                </c:pt>
                <c:pt idx="1664">
                  <c:v>-15.150474993106808</c:v>
                </c:pt>
                <c:pt idx="1665">
                  <c:v>-25.343936299718983</c:v>
                </c:pt>
                <c:pt idx="1666">
                  <c:v>-31.865182321268545</c:v>
                </c:pt>
                <c:pt idx="1667">
                  <c:v>-38.362146595527143</c:v>
                </c:pt>
                <c:pt idx="1668">
                  <c:v>-44.446775638432143</c:v>
                </c:pt>
                <c:pt idx="1669">
                  <c:v>-50.099606076391069</c:v>
                </c:pt>
                <c:pt idx="1670">
                  <c:v>-55.066453804431418</c:v>
                </c:pt>
                <c:pt idx="1671">
                  <c:v>-58.050069111977237</c:v>
                </c:pt>
                <c:pt idx="1672">
                  <c:v>-59.661370892861214</c:v>
                </c:pt>
                <c:pt idx="1673">
                  <c:v>-59.967594363250399</c:v>
                </c:pt>
                <c:pt idx="1674">
                  <c:v>-60.242867226622984</c:v>
                </c:pt>
                <c:pt idx="1675">
                  <c:v>-60.585540372456791</c:v>
                </c:pt>
                <c:pt idx="1676">
                  <c:v>-60.937773579220661</c:v>
                </c:pt>
                <c:pt idx="1677">
                  <c:v>-62.460004083427094</c:v>
                </c:pt>
                <c:pt idx="1678">
                  <c:v>-63.737894116975816</c:v>
                </c:pt>
                <c:pt idx="1679">
                  <c:v>-64.994725026673791</c:v>
                </c:pt>
                <c:pt idx="1680">
                  <c:v>-65.990198863970974</c:v>
                </c:pt>
                <c:pt idx="1681">
                  <c:v>-66.549577802603494</c:v>
                </c:pt>
                <c:pt idx="1682">
                  <c:v>-66.324741129357662</c:v>
                </c:pt>
                <c:pt idx="1683">
                  <c:v>-65.670094628609448</c:v>
                </c:pt>
                <c:pt idx="1684">
                  <c:v>-64.743421808226032</c:v>
                </c:pt>
                <c:pt idx="1685">
                  <c:v>-63.339457139043006</c:v>
                </c:pt>
                <c:pt idx="1686">
                  <c:v>-62.401103823969805</c:v>
                </c:pt>
                <c:pt idx="1687">
                  <c:v>-60.463325493089506</c:v>
                </c:pt>
                <c:pt idx="1688">
                  <c:v>-59.953639192465332</c:v>
                </c:pt>
                <c:pt idx="1689">
                  <c:v>-60.087116137279466</c:v>
                </c:pt>
                <c:pt idx="1690">
                  <c:v>-59.739924304461248</c:v>
                </c:pt>
                <c:pt idx="1691">
                  <c:v>-59.458142988071039</c:v>
                </c:pt>
                <c:pt idx="1692">
                  <c:v>-58.536338595566995</c:v>
                </c:pt>
                <c:pt idx="1693">
                  <c:v>-56.387002096360632</c:v>
                </c:pt>
                <c:pt idx="1694">
                  <c:v>-53.376432737238041</c:v>
                </c:pt>
                <c:pt idx="1695">
                  <c:v>-49.542442247125877</c:v>
                </c:pt>
                <c:pt idx="1696">
                  <c:v>-50.434569903812999</c:v>
                </c:pt>
                <c:pt idx="1697">
                  <c:v>-55.072721106589256</c:v>
                </c:pt>
                <c:pt idx="1698">
                  <c:v>-61.415387193342163</c:v>
                </c:pt>
                <c:pt idx="1699">
                  <c:v>-64.146158329737332</c:v>
                </c:pt>
                <c:pt idx="1700">
                  <c:v>-67.107091415451322</c:v>
                </c:pt>
                <c:pt idx="1701">
                  <c:v>-65.639871961171352</c:v>
                </c:pt>
                <c:pt idx="1702">
                  <c:v>-62.327791175991905</c:v>
                </c:pt>
                <c:pt idx="1703">
                  <c:v>-53.643317414257993</c:v>
                </c:pt>
                <c:pt idx="1704">
                  <c:v>-45.07955653201217</c:v>
                </c:pt>
                <c:pt idx="1705">
                  <c:v>-29.172009809313426</c:v>
                </c:pt>
                <c:pt idx="1706">
                  <c:v>-14.25039205026842</c:v>
                </c:pt>
                <c:pt idx="1707">
                  <c:v>5.6860360158127792</c:v>
                </c:pt>
                <c:pt idx="1708">
                  <c:v>15.00960681317404</c:v>
                </c:pt>
                <c:pt idx="1709">
                  <c:v>27.42080220594411</c:v>
                </c:pt>
                <c:pt idx="1710">
                  <c:v>36.934183466948291</c:v>
                </c:pt>
                <c:pt idx="1711">
                  <c:v>45.594719129568993</c:v>
                </c:pt>
                <c:pt idx="1712">
                  <c:v>57.759807277978453</c:v>
                </c:pt>
                <c:pt idx="1713">
                  <c:v>65.455575292151707</c:v>
                </c:pt>
                <c:pt idx="1714">
                  <c:v>65.979158892083731</c:v>
                </c:pt>
                <c:pt idx="1715">
                  <c:v>66.361454525021031</c:v>
                </c:pt>
                <c:pt idx="1716">
                  <c:v>66.035993471353493</c:v>
                </c:pt>
                <c:pt idx="1717">
                  <c:v>64.997205431856273</c:v>
                </c:pt>
                <c:pt idx="1718">
                  <c:v>64.967533895695098</c:v>
                </c:pt>
                <c:pt idx="1719">
                  <c:v>64.297309858736767</c:v>
                </c:pt>
                <c:pt idx="1720">
                  <c:v>64.518075294600209</c:v>
                </c:pt>
                <c:pt idx="1721">
                  <c:v>63.389821109958397</c:v>
                </c:pt>
                <c:pt idx="1722">
                  <c:v>64.833973566951272</c:v>
                </c:pt>
                <c:pt idx="1723">
                  <c:v>64.944030998354108</c:v>
                </c:pt>
                <c:pt idx="1724">
                  <c:v>66.018650403011904</c:v>
                </c:pt>
                <c:pt idx="1725">
                  <c:v>66.040533590746648</c:v>
                </c:pt>
                <c:pt idx="1726">
                  <c:v>66.759653071540058</c:v>
                </c:pt>
                <c:pt idx="1727">
                  <c:v>67.413342160945774</c:v>
                </c:pt>
                <c:pt idx="1728">
                  <c:v>67.551441762803449</c:v>
                </c:pt>
                <c:pt idx="1729">
                  <c:v>65.778366052115317</c:v>
                </c:pt>
                <c:pt idx="1730">
                  <c:v>64.778148482874656</c:v>
                </c:pt>
                <c:pt idx="1731">
                  <c:v>63.415930266628706</c:v>
                </c:pt>
                <c:pt idx="1732">
                  <c:v>64.416558364643365</c:v>
                </c:pt>
                <c:pt idx="1733">
                  <c:v>66.055532832160296</c:v>
                </c:pt>
                <c:pt idx="1734">
                  <c:v>68.259262994605791</c:v>
                </c:pt>
                <c:pt idx="1735">
                  <c:v>70.959524263534973</c:v>
                </c:pt>
                <c:pt idx="1736">
                  <c:v>72.915533308163859</c:v>
                </c:pt>
                <c:pt idx="1737">
                  <c:v>73.03993884371998</c:v>
                </c:pt>
                <c:pt idx="1738">
                  <c:v>70.544560691774706</c:v>
                </c:pt>
                <c:pt idx="1739">
                  <c:v>65.414585067493562</c:v>
                </c:pt>
                <c:pt idx="1740">
                  <c:v>58.865446478154929</c:v>
                </c:pt>
                <c:pt idx="1741">
                  <c:v>50.917673503097681</c:v>
                </c:pt>
                <c:pt idx="1742">
                  <c:v>43.15868789654845</c:v>
                </c:pt>
                <c:pt idx="1743">
                  <c:v>45.264025105589731</c:v>
                </c:pt>
                <c:pt idx="1744">
                  <c:v>44.729448899608997</c:v>
                </c:pt>
                <c:pt idx="1745">
                  <c:v>27.489367458953527</c:v>
                </c:pt>
                <c:pt idx="1746">
                  <c:v>10.025047641281907</c:v>
                </c:pt>
                <c:pt idx="1747">
                  <c:v>-0.59944016919634724</c:v>
                </c:pt>
                <c:pt idx="1748">
                  <c:v>-11.655379155563082</c:v>
                </c:pt>
                <c:pt idx="1749">
                  <c:v>-17.565007295877304</c:v>
                </c:pt>
                <c:pt idx="1750">
                  <c:v>-25.675212147654008</c:v>
                </c:pt>
                <c:pt idx="1751">
                  <c:v>-32.71643554309675</c:v>
                </c:pt>
                <c:pt idx="1752">
                  <c:v>-37.704666769426069</c:v>
                </c:pt>
                <c:pt idx="1753">
                  <c:v>-42.412140739436872</c:v>
                </c:pt>
                <c:pt idx="1754">
                  <c:v>-45.574843320313072</c:v>
                </c:pt>
                <c:pt idx="1755">
                  <c:v>-47.825324779872389</c:v>
                </c:pt>
                <c:pt idx="1756">
                  <c:v>-50.221255741100677</c:v>
                </c:pt>
                <c:pt idx="1757">
                  <c:v>-52.674915640102576</c:v>
                </c:pt>
                <c:pt idx="1758">
                  <c:v>-55.655888565539954</c:v>
                </c:pt>
                <c:pt idx="1759">
                  <c:v>-58.385950517562492</c:v>
                </c:pt>
                <c:pt idx="1760">
                  <c:v>-60.535492773371956</c:v>
                </c:pt>
                <c:pt idx="1761">
                  <c:v>-61.980914362153548</c:v>
                </c:pt>
                <c:pt idx="1762">
                  <c:v>-62.730546299184333</c:v>
                </c:pt>
                <c:pt idx="1763">
                  <c:v>-62.835483300985565</c:v>
                </c:pt>
                <c:pt idx="1764">
                  <c:v>-62.270086493852297</c:v>
                </c:pt>
                <c:pt idx="1765">
                  <c:v>-60.866882483703122</c:v>
                </c:pt>
                <c:pt idx="1766">
                  <c:v>-60.212683524993643</c:v>
                </c:pt>
                <c:pt idx="1767">
                  <c:v>-59.127848070153519</c:v>
                </c:pt>
                <c:pt idx="1768">
                  <c:v>-57.803829138089917</c:v>
                </c:pt>
                <c:pt idx="1769">
                  <c:v>-55.821551184818702</c:v>
                </c:pt>
                <c:pt idx="1770">
                  <c:v>-53.441130022573056</c:v>
                </c:pt>
                <c:pt idx="1771">
                  <c:v>-49.923096868230736</c:v>
                </c:pt>
                <c:pt idx="1772">
                  <c:v>-48.077016395665545</c:v>
                </c:pt>
                <c:pt idx="1773">
                  <c:v>-45.704266455588318</c:v>
                </c:pt>
                <c:pt idx="1774">
                  <c:v>-41.599377272331708</c:v>
                </c:pt>
                <c:pt idx="1775">
                  <c:v>-40.400434101764432</c:v>
                </c:pt>
                <c:pt idx="1776">
                  <c:v>-43.490179180479977</c:v>
                </c:pt>
                <c:pt idx="1777">
                  <c:v>-45.607470290659748</c:v>
                </c:pt>
                <c:pt idx="1778">
                  <c:v>-44.525998615430545</c:v>
                </c:pt>
                <c:pt idx="1779">
                  <c:v>-42.297607628292717</c:v>
                </c:pt>
                <c:pt idx="1780">
                  <c:v>-37.335310204368348</c:v>
                </c:pt>
                <c:pt idx="1781">
                  <c:v>-31.865488703084807</c:v>
                </c:pt>
                <c:pt idx="1782">
                  <c:v>-26.068043460140203</c:v>
                </c:pt>
                <c:pt idx="1783">
                  <c:v>-15.431862900104253</c:v>
                </c:pt>
                <c:pt idx="1784">
                  <c:v>-12.508256088966869</c:v>
                </c:pt>
                <c:pt idx="1785">
                  <c:v>-18.538310194661246</c:v>
                </c:pt>
                <c:pt idx="1786">
                  <c:v>-24.175124648566026</c:v>
                </c:pt>
                <c:pt idx="1787">
                  <c:v>-19.724700676968393</c:v>
                </c:pt>
                <c:pt idx="1788">
                  <c:v>-8.8082520264357314</c:v>
                </c:pt>
                <c:pt idx="1789">
                  <c:v>10.796269293380114</c:v>
                </c:pt>
                <c:pt idx="1790">
                  <c:v>34.983887943163801</c:v>
                </c:pt>
                <c:pt idx="1791">
                  <c:v>55.921795095290655</c:v>
                </c:pt>
                <c:pt idx="1792">
                  <c:v>62.060262196104418</c:v>
                </c:pt>
                <c:pt idx="1793">
                  <c:v>68.44911249542622</c:v>
                </c:pt>
                <c:pt idx="1794">
                  <c:v>70.468020978872275</c:v>
                </c:pt>
                <c:pt idx="1795">
                  <c:v>70.454813736906715</c:v>
                </c:pt>
                <c:pt idx="1796">
                  <c:v>69.810286080253832</c:v>
                </c:pt>
                <c:pt idx="1797">
                  <c:v>69.685134377537693</c:v>
                </c:pt>
                <c:pt idx="1798">
                  <c:v>69.914858501183517</c:v>
                </c:pt>
                <c:pt idx="1799">
                  <c:v>69.07200612011971</c:v>
                </c:pt>
                <c:pt idx="1800">
                  <c:v>69.105409149346698</c:v>
                </c:pt>
                <c:pt idx="1801">
                  <c:v>68.900587258439799</c:v>
                </c:pt>
                <c:pt idx="1802">
                  <c:v>69.583002797915285</c:v>
                </c:pt>
                <c:pt idx="1803">
                  <c:v>69.638250233707168</c:v>
                </c:pt>
                <c:pt idx="1804">
                  <c:v>69.604580729100036</c:v>
                </c:pt>
                <c:pt idx="1805">
                  <c:v>70.274309220979831</c:v>
                </c:pt>
                <c:pt idx="1806">
                  <c:v>70.703700791096921</c:v>
                </c:pt>
                <c:pt idx="1807">
                  <c:v>70.936171803883241</c:v>
                </c:pt>
                <c:pt idx="1808">
                  <c:v>71.960855028028831</c:v>
                </c:pt>
                <c:pt idx="1809">
                  <c:v>71.327155169933903</c:v>
                </c:pt>
                <c:pt idx="1810">
                  <c:v>70.825960880360128</c:v>
                </c:pt>
                <c:pt idx="1811">
                  <c:v>70.200036930429491</c:v>
                </c:pt>
                <c:pt idx="1812">
                  <c:v>69.655008633373384</c:v>
                </c:pt>
                <c:pt idx="1813">
                  <c:v>69.86136646657549</c:v>
                </c:pt>
                <c:pt idx="1814">
                  <c:v>70.577080437005847</c:v>
                </c:pt>
                <c:pt idx="1815">
                  <c:v>71.837333377927152</c:v>
                </c:pt>
                <c:pt idx="1816">
                  <c:v>75.598948886250398</c:v>
                </c:pt>
                <c:pt idx="1817">
                  <c:v>78.636508971499026</c:v>
                </c:pt>
                <c:pt idx="1818">
                  <c:v>82.474238849280297</c:v>
                </c:pt>
                <c:pt idx="1819">
                  <c:v>86.146138982345747</c:v>
                </c:pt>
                <c:pt idx="1820">
                  <c:v>82.774423557781716</c:v>
                </c:pt>
                <c:pt idx="1821">
                  <c:v>70.559503143344983</c:v>
                </c:pt>
                <c:pt idx="1822">
                  <c:v>53.24282979104656</c:v>
                </c:pt>
                <c:pt idx="1823">
                  <c:v>33.97781026738258</c:v>
                </c:pt>
                <c:pt idx="1824">
                  <c:v>18.106269774279536</c:v>
                </c:pt>
                <c:pt idx="1825">
                  <c:v>8.312684619359942</c:v>
                </c:pt>
                <c:pt idx="1826">
                  <c:v>9.0277616424877198</c:v>
                </c:pt>
                <c:pt idx="1827">
                  <c:v>18.595698363361503</c:v>
                </c:pt>
                <c:pt idx="1828">
                  <c:v>21.002864162418227</c:v>
                </c:pt>
                <c:pt idx="1829">
                  <c:v>24.663077607870921</c:v>
                </c:pt>
                <c:pt idx="1830">
                  <c:v>12.823215843981087</c:v>
                </c:pt>
                <c:pt idx="1831">
                  <c:v>-8.8330117440570302</c:v>
                </c:pt>
                <c:pt idx="1832">
                  <c:v>-19.005155912511466</c:v>
                </c:pt>
                <c:pt idx="1833">
                  <c:v>-25.214201326357447</c:v>
                </c:pt>
                <c:pt idx="1834">
                  <c:v>-32.391294982813726</c:v>
                </c:pt>
                <c:pt idx="1835">
                  <c:v>-38.040786855518832</c:v>
                </c:pt>
                <c:pt idx="1836">
                  <c:v>-43.681004548011508</c:v>
                </c:pt>
                <c:pt idx="1837">
                  <c:v>-48.104272614975642</c:v>
                </c:pt>
                <c:pt idx="1838">
                  <c:v>-51.399536975984319</c:v>
                </c:pt>
                <c:pt idx="1839">
                  <c:v>-54.47148193101053</c:v>
                </c:pt>
                <c:pt idx="1840">
                  <c:v>-56.713642963045046</c:v>
                </c:pt>
                <c:pt idx="1841">
                  <c:v>-58.675627836151207</c:v>
                </c:pt>
                <c:pt idx="1842">
                  <c:v>-60.538345890399157</c:v>
                </c:pt>
                <c:pt idx="1843">
                  <c:v>-61.60681627687589</c:v>
                </c:pt>
                <c:pt idx="1844">
                  <c:v>-63.002511359130253</c:v>
                </c:pt>
                <c:pt idx="1845">
                  <c:v>-64.146812696364364</c:v>
                </c:pt>
                <c:pt idx="1846">
                  <c:v>-64.234143964928421</c:v>
                </c:pt>
                <c:pt idx="1847">
                  <c:v>-63.934544027476612</c:v>
                </c:pt>
                <c:pt idx="1848">
                  <c:v>-62.351855960788569</c:v>
                </c:pt>
                <c:pt idx="1849">
                  <c:v>-60.91073122890738</c:v>
                </c:pt>
                <c:pt idx="1850">
                  <c:v>-59.131884414749386</c:v>
                </c:pt>
                <c:pt idx="1851">
                  <c:v>-57.650028101940201</c:v>
                </c:pt>
                <c:pt idx="1852">
                  <c:v>-56.282526878532529</c:v>
                </c:pt>
                <c:pt idx="1853">
                  <c:v>-55.047757277706346</c:v>
                </c:pt>
                <c:pt idx="1854">
                  <c:v>-54.314411408864608</c:v>
                </c:pt>
                <c:pt idx="1855">
                  <c:v>-52.449002835649182</c:v>
                </c:pt>
                <c:pt idx="1856">
                  <c:v>-50.648529514714475</c:v>
                </c:pt>
                <c:pt idx="1857">
                  <c:v>-49.983863341459909</c:v>
                </c:pt>
                <c:pt idx="1858">
                  <c:v>-46.034963818240954</c:v>
                </c:pt>
                <c:pt idx="1859">
                  <c:v>-42.310565208126867</c:v>
                </c:pt>
                <c:pt idx="1860">
                  <c:v>-39.481184733015056</c:v>
                </c:pt>
                <c:pt idx="1861">
                  <c:v>-32.366703930784695</c:v>
                </c:pt>
                <c:pt idx="1862">
                  <c:v>-25.258941518078455</c:v>
                </c:pt>
                <c:pt idx="1863">
                  <c:v>-19.857428811345592</c:v>
                </c:pt>
                <c:pt idx="1864">
                  <c:v>-15.643532344633478</c:v>
                </c:pt>
                <c:pt idx="1865">
                  <c:v>-6.7265985939935193</c:v>
                </c:pt>
                <c:pt idx="1866">
                  <c:v>-19.714856848091149</c:v>
                </c:pt>
                <c:pt idx="1867">
                  <c:v>-20.629983780375095</c:v>
                </c:pt>
                <c:pt idx="1868">
                  <c:v>-14.083748150506995</c:v>
                </c:pt>
                <c:pt idx="1869">
                  <c:v>-12.434741951395784</c:v>
                </c:pt>
                <c:pt idx="1870">
                  <c:v>8.0117015360491521</c:v>
                </c:pt>
                <c:pt idx="1871">
                  <c:v>44.394838795021016</c:v>
                </c:pt>
                <c:pt idx="1872">
                  <c:v>55.391044755818761</c:v>
                </c:pt>
                <c:pt idx="1873">
                  <c:v>63.256493377359035</c:v>
                </c:pt>
                <c:pt idx="1874">
                  <c:v>57.463800733998461</c:v>
                </c:pt>
                <c:pt idx="1875">
                  <c:v>52.918379162438768</c:v>
                </c:pt>
                <c:pt idx="1876">
                  <c:v>49.417002302602349</c:v>
                </c:pt>
                <c:pt idx="1877">
                  <c:v>46.849545677678492</c:v>
                </c:pt>
                <c:pt idx="1878">
                  <c:v>46.691115659479351</c:v>
                </c:pt>
                <c:pt idx="1879">
                  <c:v>50.275079388283658</c:v>
                </c:pt>
                <c:pt idx="1880">
                  <c:v>52.930404925273521</c:v>
                </c:pt>
                <c:pt idx="1881">
                  <c:v>53.7020406466143</c:v>
                </c:pt>
                <c:pt idx="1882">
                  <c:v>54.486635530725387</c:v>
                </c:pt>
                <c:pt idx="1883">
                  <c:v>55.622046621391831</c:v>
                </c:pt>
                <c:pt idx="1884">
                  <c:v>53.859850685565583</c:v>
                </c:pt>
                <c:pt idx="1885">
                  <c:v>52.125504388976189</c:v>
                </c:pt>
                <c:pt idx="1886">
                  <c:v>51.69764470807808</c:v>
                </c:pt>
                <c:pt idx="1887">
                  <c:v>51.870958452683496</c:v>
                </c:pt>
                <c:pt idx="1888">
                  <c:v>53.670446187085808</c:v>
                </c:pt>
                <c:pt idx="1889">
                  <c:v>56.268570846578669</c:v>
                </c:pt>
                <c:pt idx="1890">
                  <c:v>57.474015454994856</c:v>
                </c:pt>
                <c:pt idx="1891">
                  <c:v>58.037904714242686</c:v>
                </c:pt>
                <c:pt idx="1892">
                  <c:v>59.652567359870027</c:v>
                </c:pt>
                <c:pt idx="1893">
                  <c:v>59.251258969835462</c:v>
                </c:pt>
                <c:pt idx="1894">
                  <c:v>59.34718206507219</c:v>
                </c:pt>
                <c:pt idx="1895">
                  <c:v>57.752135068152157</c:v>
                </c:pt>
                <c:pt idx="1896">
                  <c:v>55.821645820117745</c:v>
                </c:pt>
                <c:pt idx="1897">
                  <c:v>54.253968531219314</c:v>
                </c:pt>
                <c:pt idx="1898">
                  <c:v>53.785163325682184</c:v>
                </c:pt>
                <c:pt idx="1899">
                  <c:v>57.432708330924392</c:v>
                </c:pt>
                <c:pt idx="1900">
                  <c:v>63.552146609250137</c:v>
                </c:pt>
                <c:pt idx="1901">
                  <c:v>69.763498680725391</c:v>
                </c:pt>
                <c:pt idx="1902">
                  <c:v>73.052257878009158</c:v>
                </c:pt>
                <c:pt idx="1903">
                  <c:v>72.436820363732352</c:v>
                </c:pt>
                <c:pt idx="1904">
                  <c:v>80.62087720883865</c:v>
                </c:pt>
                <c:pt idx="1905">
                  <c:v>83.333545440529704</c:v>
                </c:pt>
                <c:pt idx="1906">
                  <c:v>66.029705789065147</c:v>
                </c:pt>
                <c:pt idx="1907">
                  <c:v>43.080115982289541</c:v>
                </c:pt>
                <c:pt idx="1908">
                  <c:v>27.85770457636124</c:v>
                </c:pt>
                <c:pt idx="1909">
                  <c:v>23.283833590588479</c:v>
                </c:pt>
                <c:pt idx="1910">
                  <c:v>19.166948001238151</c:v>
                </c:pt>
                <c:pt idx="1911">
                  <c:v>16.775756364080017</c:v>
                </c:pt>
                <c:pt idx="1912">
                  <c:v>9.1950280609692889</c:v>
                </c:pt>
                <c:pt idx="1913">
                  <c:v>-4.2804920617757887</c:v>
                </c:pt>
                <c:pt idx="1914">
                  <c:v>-18.190333361566601</c:v>
                </c:pt>
                <c:pt idx="1915">
                  <c:v>-29.005707409595882</c:v>
                </c:pt>
                <c:pt idx="1916">
                  <c:v>-36.275468065477014</c:v>
                </c:pt>
                <c:pt idx="1917">
                  <c:v>-42.439199155614546</c:v>
                </c:pt>
                <c:pt idx="1918">
                  <c:v>-46.222918197957377</c:v>
                </c:pt>
                <c:pt idx="1919">
                  <c:v>-49.047448499811388</c:v>
                </c:pt>
                <c:pt idx="1920">
                  <c:v>-49.866183436152482</c:v>
                </c:pt>
                <c:pt idx="1921">
                  <c:v>-53.543551055924802</c:v>
                </c:pt>
                <c:pt idx="1922">
                  <c:v>-55.632788586420745</c:v>
                </c:pt>
                <c:pt idx="1923">
                  <c:v>-59.115175091652347</c:v>
                </c:pt>
                <c:pt idx="1924">
                  <c:v>-62.092562384641106</c:v>
                </c:pt>
                <c:pt idx="1925">
                  <c:v>-65.258453410090411</c:v>
                </c:pt>
                <c:pt idx="1926">
                  <c:v>-66.695605101390768</c:v>
                </c:pt>
                <c:pt idx="1927">
                  <c:v>-66.86425021379732</c:v>
                </c:pt>
                <c:pt idx="1928">
                  <c:v>-65.950629801012241</c:v>
                </c:pt>
                <c:pt idx="1929">
                  <c:v>-65.793958500117029</c:v>
                </c:pt>
                <c:pt idx="1930">
                  <c:v>-65.337978404439966</c:v>
                </c:pt>
                <c:pt idx="1931">
                  <c:v>-64.611181313957189</c:v>
                </c:pt>
                <c:pt idx="1932">
                  <c:v>-64.161618881695986</c:v>
                </c:pt>
                <c:pt idx="1933">
                  <c:v>-63.172861823077596</c:v>
                </c:pt>
                <c:pt idx="1934">
                  <c:v>-62.143499154485056</c:v>
                </c:pt>
                <c:pt idx="1935">
                  <c:v>-61.254880848005875</c:v>
                </c:pt>
                <c:pt idx="1936">
                  <c:v>-60.470992313128662</c:v>
                </c:pt>
                <c:pt idx="1937">
                  <c:v>-58.643360548552998</c:v>
                </c:pt>
                <c:pt idx="1938">
                  <c:v>-55.56910235885519</c:v>
                </c:pt>
                <c:pt idx="1939">
                  <c:v>-50.835099414082251</c:v>
                </c:pt>
                <c:pt idx="1940">
                  <c:v>-45.860607470110736</c:v>
                </c:pt>
                <c:pt idx="1941">
                  <c:v>-43.698565032524087</c:v>
                </c:pt>
                <c:pt idx="1942">
                  <c:v>-39.538492860683419</c:v>
                </c:pt>
                <c:pt idx="1943">
                  <c:v>-42.289124203473939</c:v>
                </c:pt>
                <c:pt idx="1944">
                  <c:v>-48.341720449903271</c:v>
                </c:pt>
                <c:pt idx="1945">
                  <c:v>-54.61080205390649</c:v>
                </c:pt>
                <c:pt idx="1946">
                  <c:v>-53.138489939488593</c:v>
                </c:pt>
                <c:pt idx="1947">
                  <c:v>-51.241387608636813</c:v>
                </c:pt>
                <c:pt idx="1948">
                  <c:v>-52.947600195768551</c:v>
                </c:pt>
                <c:pt idx="1949">
                  <c:v>-54.648724634969462</c:v>
                </c:pt>
                <c:pt idx="1950">
                  <c:v>-53.084830834284745</c:v>
                </c:pt>
                <c:pt idx="1951">
                  <c:v>-55.573792657006912</c:v>
                </c:pt>
                <c:pt idx="1952">
                  <c:v>-46.219901845198486</c:v>
                </c:pt>
                <c:pt idx="1953">
                  <c:v>-42.963718434247795</c:v>
                </c:pt>
                <c:pt idx="1954">
                  <c:v>-50.363558912689413</c:v>
                </c:pt>
                <c:pt idx="1955">
                  <c:v>-60.853193200510027</c:v>
                </c:pt>
                <c:pt idx="1956">
                  <c:v>-67.744635726520841</c:v>
                </c:pt>
                <c:pt idx="1957">
                  <c:v>-71.965450187411832</c:v>
                </c:pt>
                <c:pt idx="1958">
                  <c:v>-78.744668994719376</c:v>
                </c:pt>
                <c:pt idx="1959">
                  <c:v>-76.158022175358255</c:v>
                </c:pt>
                <c:pt idx="1960">
                  <c:v>-72.154188531542871</c:v>
                </c:pt>
                <c:pt idx="1961">
                  <c:v>-69.266289050489974</c:v>
                </c:pt>
                <c:pt idx="1962">
                  <c:v>-67.223364729644885</c:v>
                </c:pt>
                <c:pt idx="1963">
                  <c:v>-67.360600838255067</c:v>
                </c:pt>
                <c:pt idx="1964">
                  <c:v>-66.318543684174415</c:v>
                </c:pt>
                <c:pt idx="1965">
                  <c:v>-63.361387046861736</c:v>
                </c:pt>
                <c:pt idx="1966">
                  <c:v>-59.897361349399034</c:v>
                </c:pt>
                <c:pt idx="1967">
                  <c:v>-56.39110965730611</c:v>
                </c:pt>
                <c:pt idx="1968">
                  <c:v>-51.623972130249541</c:v>
                </c:pt>
                <c:pt idx="1969">
                  <c:v>-46.850721018874481</c:v>
                </c:pt>
                <c:pt idx="1970">
                  <c:v>-42.554057412527854</c:v>
                </c:pt>
                <c:pt idx="1971">
                  <c:v>-41.015314383394973</c:v>
                </c:pt>
                <c:pt idx="1972">
                  <c:v>-38.121993849836038</c:v>
                </c:pt>
                <c:pt idx="1973">
                  <c:v>-37.943801486661002</c:v>
                </c:pt>
                <c:pt idx="1974">
                  <c:v>-38.888994463738136</c:v>
                </c:pt>
                <c:pt idx="1975">
                  <c:v>-42.906911344430902</c:v>
                </c:pt>
                <c:pt idx="1976">
                  <c:v>-48.510038551558978</c:v>
                </c:pt>
                <c:pt idx="1977">
                  <c:v>-48.491867676836705</c:v>
                </c:pt>
                <c:pt idx="1978">
                  <c:v>-45.621562721976744</c:v>
                </c:pt>
                <c:pt idx="1979">
                  <c:v>-49.90336523052801</c:v>
                </c:pt>
                <c:pt idx="1980">
                  <c:v>-55.882167581062433</c:v>
                </c:pt>
                <c:pt idx="1981">
                  <c:v>-51.319438603868257</c:v>
                </c:pt>
                <c:pt idx="1982">
                  <c:v>-44.706801067540916</c:v>
                </c:pt>
                <c:pt idx="1983">
                  <c:v>-32.739263348705336</c:v>
                </c:pt>
                <c:pt idx="1984">
                  <c:v>-23.874478596672379</c:v>
                </c:pt>
                <c:pt idx="1985">
                  <c:v>-33.710229311558003</c:v>
                </c:pt>
                <c:pt idx="1986">
                  <c:v>-40.689736065926319</c:v>
                </c:pt>
                <c:pt idx="1987">
                  <c:v>-64.719135494302634</c:v>
                </c:pt>
                <c:pt idx="1988">
                  <c:v>-67.949977669280685</c:v>
                </c:pt>
                <c:pt idx="1989">
                  <c:v>-72.502420268047729</c:v>
                </c:pt>
                <c:pt idx="1990">
                  <c:v>-60.674450994448094</c:v>
                </c:pt>
                <c:pt idx="1991">
                  <c:v>-44.221801392987089</c:v>
                </c:pt>
                <c:pt idx="1992">
                  <c:v>-41.227288334913382</c:v>
                </c:pt>
                <c:pt idx="1993">
                  <c:v>-42.128811913901593</c:v>
                </c:pt>
                <c:pt idx="1994">
                  <c:v>-42.365936799138446</c:v>
                </c:pt>
                <c:pt idx="1995">
                  <c:v>-46.04303078604228</c:v>
                </c:pt>
                <c:pt idx="1996">
                  <c:v>-66.507241053661133</c:v>
                </c:pt>
                <c:pt idx="1997">
                  <c:v>-64.652078909524604</c:v>
                </c:pt>
                <c:pt idx="1998">
                  <c:v>-65.920183733649765</c:v>
                </c:pt>
                <c:pt idx="1999">
                  <c:v>-47.347174241423517</c:v>
                </c:pt>
                <c:pt idx="2000">
                  <c:v>-48.830279690125295</c:v>
                </c:pt>
                <c:pt idx="2001">
                  <c:v>-51.825665924570544</c:v>
                </c:pt>
                <c:pt idx="2002">
                  <c:v>-56.049595835923434</c:v>
                </c:pt>
                <c:pt idx="2003">
                  <c:v>-59.866538623412744</c:v>
                </c:pt>
                <c:pt idx="2004">
                  <c:v>-56.356599680996325</c:v>
                </c:pt>
                <c:pt idx="2005">
                  <c:v>-39.414167080327339</c:v>
                </c:pt>
                <c:pt idx="2006">
                  <c:v>-13.461736707200519</c:v>
                </c:pt>
                <c:pt idx="2007">
                  <c:v>-21.225993354717691</c:v>
                </c:pt>
                <c:pt idx="2008">
                  <c:v>-40.30243923134131</c:v>
                </c:pt>
                <c:pt idx="2009">
                  <c:v>-46.428817121680936</c:v>
                </c:pt>
                <c:pt idx="2010">
                  <c:v>-50.837492801899884</c:v>
                </c:pt>
                <c:pt idx="2011">
                  <c:v>-55.183234938504462</c:v>
                </c:pt>
                <c:pt idx="2012">
                  <c:v>-62.928256281939035</c:v>
                </c:pt>
                <c:pt idx="2013">
                  <c:v>-64.958108684832979</c:v>
                </c:pt>
                <c:pt idx="2014">
                  <c:v>-63.946665790626561</c:v>
                </c:pt>
                <c:pt idx="2015">
                  <c:v>-59.515683540976582</c:v>
                </c:pt>
                <c:pt idx="2016">
                  <c:v>-51.550195650730323</c:v>
                </c:pt>
                <c:pt idx="2017">
                  <c:v>-47.435470980258671</c:v>
                </c:pt>
                <c:pt idx="2018">
                  <c:v>-49.366308778106365</c:v>
                </c:pt>
                <c:pt idx="2019">
                  <c:v>-50.380433462961612</c:v>
                </c:pt>
                <c:pt idx="2020">
                  <c:v>-51.396498773353031</c:v>
                </c:pt>
                <c:pt idx="2021">
                  <c:v>-52.576429898774023</c:v>
                </c:pt>
                <c:pt idx="2022">
                  <c:v>-53.169712935352059</c:v>
                </c:pt>
                <c:pt idx="2023">
                  <c:v>-51.674763868104996</c:v>
                </c:pt>
                <c:pt idx="2024">
                  <c:v>-52.302243188896284</c:v>
                </c:pt>
                <c:pt idx="2025">
                  <c:v>-52.037945442992424</c:v>
                </c:pt>
                <c:pt idx="2026">
                  <c:v>-50.109210980154288</c:v>
                </c:pt>
                <c:pt idx="2027">
                  <c:v>-47.565825755801669</c:v>
                </c:pt>
                <c:pt idx="2028">
                  <c:v>-45.330445426197308</c:v>
                </c:pt>
                <c:pt idx="2029">
                  <c:v>-43.368122515867384</c:v>
                </c:pt>
                <c:pt idx="2030">
                  <c:v>-43.881329717199897</c:v>
                </c:pt>
                <c:pt idx="2031">
                  <c:v>-44.193169669803645</c:v>
                </c:pt>
                <c:pt idx="2032">
                  <c:v>-45.092942314065446</c:v>
                </c:pt>
                <c:pt idx="2033">
                  <c:v>-44.210940905536198</c:v>
                </c:pt>
                <c:pt idx="2034">
                  <c:v>-45.031871677319259</c:v>
                </c:pt>
                <c:pt idx="2035">
                  <c:v>-45.429649117436782</c:v>
                </c:pt>
                <c:pt idx="2036">
                  <c:v>-45.746117083093033</c:v>
                </c:pt>
                <c:pt idx="2037">
                  <c:v>-43.098492919666498</c:v>
                </c:pt>
                <c:pt idx="2038">
                  <c:v>-40.563927995626898</c:v>
                </c:pt>
                <c:pt idx="2039">
                  <c:v>-39.673098448564751</c:v>
                </c:pt>
                <c:pt idx="2040">
                  <c:v>-41.729890503412257</c:v>
                </c:pt>
                <c:pt idx="2041">
                  <c:v>-43.246999615965429</c:v>
                </c:pt>
                <c:pt idx="2042">
                  <c:v>-43.84483800899752</c:v>
                </c:pt>
                <c:pt idx="2043">
                  <c:v>-44.591057113139343</c:v>
                </c:pt>
                <c:pt idx="2044">
                  <c:v>-45.183695108391028</c:v>
                </c:pt>
                <c:pt idx="2045">
                  <c:v>-46.672183920580721</c:v>
                </c:pt>
                <c:pt idx="2046">
                  <c:v>-47.046488645612932</c:v>
                </c:pt>
                <c:pt idx="2047">
                  <c:v>-45.819308197152132</c:v>
                </c:pt>
                <c:pt idx="2048">
                  <c:v>-44.18561266996393</c:v>
                </c:pt>
                <c:pt idx="2049">
                  <c:v>-44.381672316827682</c:v>
                </c:pt>
                <c:pt idx="2050">
                  <c:v>-46.43403963516414</c:v>
                </c:pt>
                <c:pt idx="2051">
                  <c:v>-47.726630366172131</c:v>
                </c:pt>
                <c:pt idx="2052">
                  <c:v>-45.987916987150697</c:v>
                </c:pt>
                <c:pt idx="2053">
                  <c:v>-39.072127861080766</c:v>
                </c:pt>
                <c:pt idx="2054">
                  <c:v>-33.589516186190458</c:v>
                </c:pt>
                <c:pt idx="2055">
                  <c:v>-42.049147260247899</c:v>
                </c:pt>
                <c:pt idx="2056">
                  <c:v>-42.82629509471014</c:v>
                </c:pt>
                <c:pt idx="2057">
                  <c:v>-43.822009995695687</c:v>
                </c:pt>
                <c:pt idx="2058">
                  <c:v>-44.375587253604387</c:v>
                </c:pt>
                <c:pt idx="2059">
                  <c:v>-43.854791940712879</c:v>
                </c:pt>
                <c:pt idx="2060">
                  <c:v>-43.02219894673506</c:v>
                </c:pt>
                <c:pt idx="2061">
                  <c:v>-41.962549514685854</c:v>
                </c:pt>
                <c:pt idx="2062">
                  <c:v>-41.978665873430153</c:v>
                </c:pt>
                <c:pt idx="2063">
                  <c:v>-42.106868701707782</c:v>
                </c:pt>
                <c:pt idx="2064">
                  <c:v>-43.06414746443334</c:v>
                </c:pt>
                <c:pt idx="2065">
                  <c:v>-44.914297390529967</c:v>
                </c:pt>
                <c:pt idx="2066">
                  <c:v>-46.780133540546572</c:v>
                </c:pt>
                <c:pt idx="2067">
                  <c:v>-47.476289530803463</c:v>
                </c:pt>
                <c:pt idx="2068">
                  <c:v>-46.380719833081002</c:v>
                </c:pt>
                <c:pt idx="2069">
                  <c:v>-45.022034357241381</c:v>
                </c:pt>
                <c:pt idx="2070">
                  <c:v>-44.425327255919669</c:v>
                </c:pt>
                <c:pt idx="2071">
                  <c:v>-44.935716457241355</c:v>
                </c:pt>
                <c:pt idx="2072">
                  <c:v>-44.784572797995573</c:v>
                </c:pt>
                <c:pt idx="2073">
                  <c:v>-43.408349098970632</c:v>
                </c:pt>
                <c:pt idx="2074">
                  <c:v>-42.677682797697564</c:v>
                </c:pt>
                <c:pt idx="2075">
                  <c:v>-43.183839576400928</c:v>
                </c:pt>
                <c:pt idx="2076">
                  <c:v>-44.769319349164917</c:v>
                </c:pt>
                <c:pt idx="2077">
                  <c:v>-45.66786093858228</c:v>
                </c:pt>
                <c:pt idx="2078">
                  <c:v>-45.388126434319354</c:v>
                </c:pt>
                <c:pt idx="2079">
                  <c:v>-44.9209920965272</c:v>
                </c:pt>
                <c:pt idx="2080">
                  <c:v>-44.070889558750807</c:v>
                </c:pt>
                <c:pt idx="2081">
                  <c:v>-43.221937142110129</c:v>
                </c:pt>
                <c:pt idx="2082">
                  <c:v>-42.93815838814966</c:v>
                </c:pt>
                <c:pt idx="2083">
                  <c:v>-43.272214600890251</c:v>
                </c:pt>
                <c:pt idx="2084">
                  <c:v>-43.802268051445253</c:v>
                </c:pt>
                <c:pt idx="2085">
                  <c:v>-44.149884301988287</c:v>
                </c:pt>
                <c:pt idx="2086">
                  <c:v>-44.235807461645024</c:v>
                </c:pt>
                <c:pt idx="2087">
                  <c:v>-44.090885883569435</c:v>
                </c:pt>
                <c:pt idx="2088">
                  <c:v>-44.460615350388913</c:v>
                </c:pt>
                <c:pt idx="2089">
                  <c:v>-44.388235339790057</c:v>
                </c:pt>
                <c:pt idx="2090">
                  <c:v>-43.824397461246612</c:v>
                </c:pt>
                <c:pt idx="2091">
                  <c:v>-43.289887224979793</c:v>
                </c:pt>
                <c:pt idx="2092">
                  <c:v>-43.331954140074231</c:v>
                </c:pt>
                <c:pt idx="2093">
                  <c:v>-43.844276308504078</c:v>
                </c:pt>
                <c:pt idx="2094">
                  <c:v>-44.326966458958836</c:v>
                </c:pt>
                <c:pt idx="2095">
                  <c:v>-45.092511560169896</c:v>
                </c:pt>
                <c:pt idx="2096">
                  <c:v>-45.812157314777096</c:v>
                </c:pt>
                <c:pt idx="2097">
                  <c:v>-45.438449231350788</c:v>
                </c:pt>
                <c:pt idx="2098">
                  <c:v>-44.206139723422389</c:v>
                </c:pt>
                <c:pt idx="2099">
                  <c:v>-42.708712585739882</c:v>
                </c:pt>
                <c:pt idx="2100">
                  <c:v>-41.537751880741325</c:v>
                </c:pt>
                <c:pt idx="2101">
                  <c:v>-41.129953767394284</c:v>
                </c:pt>
                <c:pt idx="2102">
                  <c:v>-41.334497909967382</c:v>
                </c:pt>
                <c:pt idx="2103">
                  <c:v>-41.691802674214351</c:v>
                </c:pt>
                <c:pt idx="2104">
                  <c:v>-41.227217475443013</c:v>
                </c:pt>
                <c:pt idx="2105">
                  <c:v>-40.37107448599884</c:v>
                </c:pt>
                <c:pt idx="2106">
                  <c:v>-39.967403023558205</c:v>
                </c:pt>
                <c:pt idx="2107">
                  <c:v>-41.045717792080119</c:v>
                </c:pt>
                <c:pt idx="2108">
                  <c:v>-42.413721423997934</c:v>
                </c:pt>
                <c:pt idx="2109">
                  <c:v>-43.745786246047174</c:v>
                </c:pt>
                <c:pt idx="2110">
                  <c:v>-44.387238392714785</c:v>
                </c:pt>
                <c:pt idx="2111">
                  <c:v>-44.281935816333004</c:v>
                </c:pt>
                <c:pt idx="2112">
                  <c:v>-45.232100893977233</c:v>
                </c:pt>
                <c:pt idx="2113">
                  <c:v>-45.017875603231545</c:v>
                </c:pt>
                <c:pt idx="2114">
                  <c:v>-44.96965545214892</c:v>
                </c:pt>
                <c:pt idx="2115">
                  <c:v>-44.663178915809574</c:v>
                </c:pt>
                <c:pt idx="2116">
                  <c:v>-44.676740540822671</c:v>
                </c:pt>
                <c:pt idx="2117">
                  <c:v>-45.913388242462865</c:v>
                </c:pt>
                <c:pt idx="2118">
                  <c:v>-47.077937109021605</c:v>
                </c:pt>
                <c:pt idx="2119">
                  <c:v>-47.344814734796167</c:v>
                </c:pt>
                <c:pt idx="2120">
                  <c:v>-45.847340930106135</c:v>
                </c:pt>
                <c:pt idx="2121">
                  <c:v>-41.901666194985737</c:v>
                </c:pt>
                <c:pt idx="2122">
                  <c:v>-42.05957211493692</c:v>
                </c:pt>
                <c:pt idx="2123">
                  <c:v>-43.848555751797925</c:v>
                </c:pt>
                <c:pt idx="2124">
                  <c:v>-45.395803009911695</c:v>
                </c:pt>
                <c:pt idx="2125">
                  <c:v>-46.696744430113711</c:v>
                </c:pt>
                <c:pt idx="2126">
                  <c:v>-48.044972663048341</c:v>
                </c:pt>
                <c:pt idx="2127">
                  <c:v>-49.540723932668769</c:v>
                </c:pt>
                <c:pt idx="2128">
                  <c:v>-50.173185304882935</c:v>
                </c:pt>
                <c:pt idx="2129">
                  <c:v>-50.260437297857131</c:v>
                </c:pt>
                <c:pt idx="2130">
                  <c:v>-51.041616176933196</c:v>
                </c:pt>
                <c:pt idx="2131">
                  <c:v>-52.091569905285589</c:v>
                </c:pt>
                <c:pt idx="2132">
                  <c:v>-52.476287118367736</c:v>
                </c:pt>
                <c:pt idx="2133">
                  <c:v>-51.630510197312695</c:v>
                </c:pt>
                <c:pt idx="2134">
                  <c:v>-50.417961370466003</c:v>
                </c:pt>
                <c:pt idx="2135">
                  <c:v>-49.353477259953884</c:v>
                </c:pt>
                <c:pt idx="2136">
                  <c:v>-49.11144407553661</c:v>
                </c:pt>
                <c:pt idx="2137">
                  <c:v>-50.006821904665941</c:v>
                </c:pt>
                <c:pt idx="2138">
                  <c:v>-50.549876906691118</c:v>
                </c:pt>
                <c:pt idx="2139">
                  <c:v>-50.426221629417313</c:v>
                </c:pt>
                <c:pt idx="2140">
                  <c:v>-50.107875793376444</c:v>
                </c:pt>
                <c:pt idx="2141">
                  <c:v>-49.315273147519413</c:v>
                </c:pt>
                <c:pt idx="2142">
                  <c:v>-48.942841329378624</c:v>
                </c:pt>
                <c:pt idx="2143">
                  <c:v>-47.887093834882755</c:v>
                </c:pt>
                <c:pt idx="2144">
                  <c:v>-47.562864596133174</c:v>
                </c:pt>
                <c:pt idx="2145">
                  <c:v>-47.753546253372761</c:v>
                </c:pt>
                <c:pt idx="2146">
                  <c:v>-46.655817205208479</c:v>
                </c:pt>
                <c:pt idx="2147">
                  <c:v>-45.996396096439994</c:v>
                </c:pt>
                <c:pt idx="2148">
                  <c:v>-47.795935387203691</c:v>
                </c:pt>
                <c:pt idx="2149">
                  <c:v>-50.31496904478908</c:v>
                </c:pt>
                <c:pt idx="2150">
                  <c:v>-52.316168923343156</c:v>
                </c:pt>
                <c:pt idx="2151">
                  <c:v>-53.238144980300525</c:v>
                </c:pt>
                <c:pt idx="2152">
                  <c:v>-52.367804862645841</c:v>
                </c:pt>
                <c:pt idx="2153">
                  <c:v>-49.76829610155319</c:v>
                </c:pt>
                <c:pt idx="2154">
                  <c:v>-47.334607509064604</c:v>
                </c:pt>
                <c:pt idx="2155">
                  <c:v>-46.465716427337753</c:v>
                </c:pt>
                <c:pt idx="2156">
                  <c:v>-46.191088922578494</c:v>
                </c:pt>
                <c:pt idx="2157">
                  <c:v>-47.344625998002037</c:v>
                </c:pt>
                <c:pt idx="2158">
                  <c:v>-47.99244691425276</c:v>
                </c:pt>
                <c:pt idx="2159">
                  <c:v>-47.833107541890314</c:v>
                </c:pt>
                <c:pt idx="2160">
                  <c:v>-47.648962321465604</c:v>
                </c:pt>
                <c:pt idx="2161">
                  <c:v>-48.059029672260174</c:v>
                </c:pt>
                <c:pt idx="2162">
                  <c:v>-48.942811066427311</c:v>
                </c:pt>
                <c:pt idx="2163">
                  <c:v>-49.274417300148826</c:v>
                </c:pt>
                <c:pt idx="2164">
                  <c:v>-50.082157097926718</c:v>
                </c:pt>
                <c:pt idx="2165">
                  <c:v>-50.765887689066076</c:v>
                </c:pt>
                <c:pt idx="2166">
                  <c:v>-50.309040174180943</c:v>
                </c:pt>
                <c:pt idx="2167">
                  <c:v>-49.345017308659855</c:v>
                </c:pt>
                <c:pt idx="2168">
                  <c:v>-48.320471509803198</c:v>
                </c:pt>
                <c:pt idx="2169">
                  <c:v>-48.224012269981372</c:v>
                </c:pt>
                <c:pt idx="2170">
                  <c:v>-48.632747549391247</c:v>
                </c:pt>
                <c:pt idx="2171">
                  <c:v>-48.520325297048508</c:v>
                </c:pt>
                <c:pt idx="2172">
                  <c:v>-47.29776687410282</c:v>
                </c:pt>
                <c:pt idx="2173">
                  <c:v>-46.183268966735355</c:v>
                </c:pt>
                <c:pt idx="2174">
                  <c:v>-45.955066601138455</c:v>
                </c:pt>
                <c:pt idx="2175">
                  <c:v>-46.972784635267423</c:v>
                </c:pt>
                <c:pt idx="2176">
                  <c:v>-50.171555811684364</c:v>
                </c:pt>
                <c:pt idx="2177">
                  <c:v>-51.993007792696503</c:v>
                </c:pt>
                <c:pt idx="2178">
                  <c:v>-53.461182462059853</c:v>
                </c:pt>
                <c:pt idx="2179">
                  <c:v>-55.1402709880442</c:v>
                </c:pt>
                <c:pt idx="2180">
                  <c:v>-54.516664819250202</c:v>
                </c:pt>
                <c:pt idx="2181">
                  <c:v>-54.0879308691772</c:v>
                </c:pt>
                <c:pt idx="2182">
                  <c:v>-52.074549313639139</c:v>
                </c:pt>
                <c:pt idx="2183">
                  <c:v>-51.597848455392949</c:v>
                </c:pt>
                <c:pt idx="2184">
                  <c:v>-51.142421566956749</c:v>
                </c:pt>
                <c:pt idx="2185">
                  <c:v>-50.17505773153573</c:v>
                </c:pt>
                <c:pt idx="2186">
                  <c:v>-49.755388385508063</c:v>
                </c:pt>
                <c:pt idx="2187">
                  <c:v>-48.827898949354221</c:v>
                </c:pt>
                <c:pt idx="2188">
                  <c:v>-46.959446219781746</c:v>
                </c:pt>
                <c:pt idx="2189">
                  <c:v>-45.588378122959782</c:v>
                </c:pt>
                <c:pt idx="2190">
                  <c:v>-46.542362319761516</c:v>
                </c:pt>
                <c:pt idx="2191">
                  <c:v>-48.290498443936976</c:v>
                </c:pt>
                <c:pt idx="2192">
                  <c:v>-51.272348740483139</c:v>
                </c:pt>
                <c:pt idx="2193">
                  <c:v>-51.105324653777572</c:v>
                </c:pt>
                <c:pt idx="2194">
                  <c:v>-49.183961553009247</c:v>
                </c:pt>
                <c:pt idx="2195">
                  <c:v>-47.127481093419632</c:v>
                </c:pt>
                <c:pt idx="2196">
                  <c:v>-45.130969326479502</c:v>
                </c:pt>
                <c:pt idx="2197">
                  <c:v>-43.838754588676743</c:v>
                </c:pt>
                <c:pt idx="2198">
                  <c:v>-43.149411992006584</c:v>
                </c:pt>
                <c:pt idx="2199">
                  <c:v>-40.204034586109096</c:v>
                </c:pt>
                <c:pt idx="2200">
                  <c:v>-39.470457672167704</c:v>
                </c:pt>
                <c:pt idx="2201">
                  <c:v>-40.641856888762746</c:v>
                </c:pt>
                <c:pt idx="2202">
                  <c:v>-41.848373356248715</c:v>
                </c:pt>
                <c:pt idx="2203">
                  <c:v>-43.091612300355486</c:v>
                </c:pt>
                <c:pt idx="2204">
                  <c:v>-44.468340949480904</c:v>
                </c:pt>
                <c:pt idx="2205">
                  <c:v>-43.25420452039809</c:v>
                </c:pt>
                <c:pt idx="2206">
                  <c:v>-42.594556828598179</c:v>
                </c:pt>
                <c:pt idx="2207">
                  <c:v>-42.948062831214429</c:v>
                </c:pt>
                <c:pt idx="2208">
                  <c:v>-42.729947112864608</c:v>
                </c:pt>
                <c:pt idx="2209">
                  <c:v>-42.536568723838101</c:v>
                </c:pt>
                <c:pt idx="2210">
                  <c:v>-42.933465544191904</c:v>
                </c:pt>
                <c:pt idx="2211">
                  <c:v>-44.103369450804969</c:v>
                </c:pt>
                <c:pt idx="2212">
                  <c:v>-44.654369834786053</c:v>
                </c:pt>
                <c:pt idx="2213">
                  <c:v>-44.725868384229926</c:v>
                </c:pt>
                <c:pt idx="2214">
                  <c:v>-43.991331890098195</c:v>
                </c:pt>
                <c:pt idx="2215">
                  <c:v>-43.158523554746729</c:v>
                </c:pt>
                <c:pt idx="2216">
                  <c:v>-43.037508348853976</c:v>
                </c:pt>
                <c:pt idx="2217">
                  <c:v>-42.708355574767715</c:v>
                </c:pt>
                <c:pt idx="2218">
                  <c:v>-42.283764221479203</c:v>
                </c:pt>
                <c:pt idx="2219">
                  <c:v>-41.095126734926538</c:v>
                </c:pt>
                <c:pt idx="2220">
                  <c:v>-40.035915530697487</c:v>
                </c:pt>
                <c:pt idx="2221">
                  <c:v>-39.498061722170164</c:v>
                </c:pt>
                <c:pt idx="2222">
                  <c:v>-39.78989572811313</c:v>
                </c:pt>
                <c:pt idx="2223">
                  <c:v>-40.868120670710482</c:v>
                </c:pt>
                <c:pt idx="2224">
                  <c:v>-42.896952921880718</c:v>
                </c:pt>
                <c:pt idx="2225">
                  <c:v>-44.062612543365155</c:v>
                </c:pt>
                <c:pt idx="2226">
                  <c:v>-44.039612466057029</c:v>
                </c:pt>
                <c:pt idx="2227">
                  <c:v>-42.624349245350416</c:v>
                </c:pt>
                <c:pt idx="2228">
                  <c:v>-42.25368114325299</c:v>
                </c:pt>
                <c:pt idx="2229">
                  <c:v>-42.693846166921318</c:v>
                </c:pt>
                <c:pt idx="2230">
                  <c:v>-43.062172866675425</c:v>
                </c:pt>
                <c:pt idx="2231">
                  <c:v>-42.969517336867703</c:v>
                </c:pt>
                <c:pt idx="2232">
                  <c:v>-42.160450379803883</c:v>
                </c:pt>
                <c:pt idx="2233">
                  <c:v>-41.213838385850906</c:v>
                </c:pt>
                <c:pt idx="2234">
                  <c:v>-41.282812744006158</c:v>
                </c:pt>
                <c:pt idx="2235">
                  <c:v>-43.184103696183321</c:v>
                </c:pt>
                <c:pt idx="2236">
                  <c:v>-45.751399406612052</c:v>
                </c:pt>
                <c:pt idx="2237">
                  <c:v>-46.59166611482906</c:v>
                </c:pt>
                <c:pt idx="2238">
                  <c:v>-44.149369019429436</c:v>
                </c:pt>
                <c:pt idx="2239">
                  <c:v>-41.604368321739713</c:v>
                </c:pt>
                <c:pt idx="2240">
                  <c:v>-41.434788873940136</c:v>
                </c:pt>
                <c:pt idx="2241">
                  <c:v>-41.216197379001969</c:v>
                </c:pt>
                <c:pt idx="2242">
                  <c:v>-40.898775667999125</c:v>
                </c:pt>
                <c:pt idx="2243">
                  <c:v>-41.185452801111353</c:v>
                </c:pt>
                <c:pt idx="2244">
                  <c:v>-41.823244043449961</c:v>
                </c:pt>
                <c:pt idx="2245">
                  <c:v>-42.540550893528298</c:v>
                </c:pt>
                <c:pt idx="2246">
                  <c:v>-38.161946177717056</c:v>
                </c:pt>
                <c:pt idx="2247">
                  <c:v>-41.333197896210585</c:v>
                </c:pt>
                <c:pt idx="2248">
                  <c:v>-44.835226323572726</c:v>
                </c:pt>
                <c:pt idx="2249">
                  <c:v>-45.18736445099244</c:v>
                </c:pt>
                <c:pt idx="2250">
                  <c:v>-43.390388340669034</c:v>
                </c:pt>
                <c:pt idx="2251">
                  <c:v>-40.04902790580136</c:v>
                </c:pt>
                <c:pt idx="2252">
                  <c:v>-34.732307072805789</c:v>
                </c:pt>
                <c:pt idx="2253">
                  <c:v>-32.201134845841999</c:v>
                </c:pt>
                <c:pt idx="2254">
                  <c:v>-31.564953794999969</c:v>
                </c:pt>
                <c:pt idx="2255">
                  <c:v>-39.056576835005231</c:v>
                </c:pt>
                <c:pt idx="2256">
                  <c:v>-39.163486136337674</c:v>
                </c:pt>
                <c:pt idx="2257">
                  <c:v>-39.639376774909792</c:v>
                </c:pt>
                <c:pt idx="2258">
                  <c:v>-40.095224285985999</c:v>
                </c:pt>
                <c:pt idx="2259">
                  <c:v>-40.257424708983002</c:v>
                </c:pt>
                <c:pt idx="2260">
                  <c:v>-39.958059101576914</c:v>
                </c:pt>
                <c:pt idx="2261">
                  <c:v>-39.627796050724115</c:v>
                </c:pt>
                <c:pt idx="2262">
                  <c:v>-39.44742854047719</c:v>
                </c:pt>
                <c:pt idx="2263">
                  <c:v>-39.602240397566561</c:v>
                </c:pt>
                <c:pt idx="2264">
                  <c:v>-39.577364786119119</c:v>
                </c:pt>
                <c:pt idx="2265">
                  <c:v>-39.804220125098553</c:v>
                </c:pt>
                <c:pt idx="2266">
                  <c:v>-40.562077222215429</c:v>
                </c:pt>
                <c:pt idx="2267">
                  <c:v>-40.744770756763813</c:v>
                </c:pt>
                <c:pt idx="2268">
                  <c:v>-41.117408697295495</c:v>
                </c:pt>
                <c:pt idx="2269">
                  <c:v>-40.840709476657267</c:v>
                </c:pt>
                <c:pt idx="2270">
                  <c:v>-40.666800200613494</c:v>
                </c:pt>
                <c:pt idx="2271">
                  <c:v>-40.498473349180479</c:v>
                </c:pt>
                <c:pt idx="2272">
                  <c:v>-40.511778657979917</c:v>
                </c:pt>
                <c:pt idx="2273">
                  <c:v>-40.879354338676997</c:v>
                </c:pt>
                <c:pt idx="2274">
                  <c:v>-40.676859813185082</c:v>
                </c:pt>
                <c:pt idx="2275">
                  <c:v>-40.326968532055936</c:v>
                </c:pt>
                <c:pt idx="2276">
                  <c:v>-39.701694146352949</c:v>
                </c:pt>
                <c:pt idx="2277">
                  <c:v>-39.269185465971184</c:v>
                </c:pt>
                <c:pt idx="2278">
                  <c:v>-39.471478856641717</c:v>
                </c:pt>
                <c:pt idx="2279">
                  <c:v>-40.070330564066495</c:v>
                </c:pt>
                <c:pt idx="2280">
                  <c:v>-40.066767004368387</c:v>
                </c:pt>
                <c:pt idx="2281">
                  <c:v>-40.076119875654641</c:v>
                </c:pt>
                <c:pt idx="2282">
                  <c:v>-39.616757113895964</c:v>
                </c:pt>
                <c:pt idx="2283">
                  <c:v>-38.90286814487429</c:v>
                </c:pt>
                <c:pt idx="2284">
                  <c:v>-38.651229502770086</c:v>
                </c:pt>
                <c:pt idx="2285">
                  <c:v>-38.804281273379978</c:v>
                </c:pt>
                <c:pt idx="2286">
                  <c:v>-38.916279995898762</c:v>
                </c:pt>
                <c:pt idx="2287">
                  <c:v>-38.84843115380756</c:v>
                </c:pt>
                <c:pt idx="2288">
                  <c:v>-38.899443875204248</c:v>
                </c:pt>
                <c:pt idx="2289">
                  <c:v>-39.077107991655915</c:v>
                </c:pt>
                <c:pt idx="2290">
                  <c:v>-39.167657133003843</c:v>
                </c:pt>
                <c:pt idx="2291">
                  <c:v>-39.308963922272135</c:v>
                </c:pt>
                <c:pt idx="2292">
                  <c:v>-39.35137543845228</c:v>
                </c:pt>
                <c:pt idx="2293">
                  <c:v>-39.850817592607726</c:v>
                </c:pt>
                <c:pt idx="2294">
                  <c:v>-40.245510385418051</c:v>
                </c:pt>
                <c:pt idx="2295">
                  <c:v>-40.581176482325702</c:v>
                </c:pt>
                <c:pt idx="2296">
                  <c:v>-40.875006594884063</c:v>
                </c:pt>
                <c:pt idx="2297">
                  <c:v>-40.869956768831415</c:v>
                </c:pt>
                <c:pt idx="2298">
                  <c:v>-40.62560897373772</c:v>
                </c:pt>
                <c:pt idx="2299">
                  <c:v>-40.483170494180342</c:v>
                </c:pt>
                <c:pt idx="2300">
                  <c:v>-40.542649452832023</c:v>
                </c:pt>
                <c:pt idx="2301">
                  <c:v>-40.911368998476831</c:v>
                </c:pt>
                <c:pt idx="2302">
                  <c:v>-41.298272620403239</c:v>
                </c:pt>
                <c:pt idx="2303">
                  <c:v>-41.968647570853697</c:v>
                </c:pt>
                <c:pt idx="2304">
                  <c:v>-42.569662327123176</c:v>
                </c:pt>
                <c:pt idx="2305">
                  <c:v>-42.574203241378946</c:v>
                </c:pt>
                <c:pt idx="2306">
                  <c:v>-42.16414036524116</c:v>
                </c:pt>
                <c:pt idx="2307">
                  <c:v>-41.588907176989061</c:v>
                </c:pt>
                <c:pt idx="2308">
                  <c:v>-40.884408186886041</c:v>
                </c:pt>
                <c:pt idx="2309">
                  <c:v>-40.043790988407331</c:v>
                </c:pt>
                <c:pt idx="2310">
                  <c:v>-40.30388433570927</c:v>
                </c:pt>
                <c:pt idx="2311">
                  <c:v>-40.617096642347143</c:v>
                </c:pt>
                <c:pt idx="2312">
                  <c:v>-41.3408954878713</c:v>
                </c:pt>
                <c:pt idx="2313">
                  <c:v>-42.472125379710761</c:v>
                </c:pt>
                <c:pt idx="2314">
                  <c:v>-43.409538292410637</c:v>
                </c:pt>
                <c:pt idx="2315">
                  <c:v>-43.56191138601433</c:v>
                </c:pt>
                <c:pt idx="2316">
                  <c:v>-43.33174901882208</c:v>
                </c:pt>
                <c:pt idx="2317">
                  <c:v>-42.701587744006517</c:v>
                </c:pt>
                <c:pt idx="2318">
                  <c:v>-41.087468725257139</c:v>
                </c:pt>
                <c:pt idx="2319">
                  <c:v>-39.104494778488061</c:v>
                </c:pt>
                <c:pt idx="2320">
                  <c:v>-36.005047190939649</c:v>
                </c:pt>
                <c:pt idx="2321">
                  <c:v>-34.291148382641637</c:v>
                </c:pt>
                <c:pt idx="2322">
                  <c:v>-34.313707197239729</c:v>
                </c:pt>
                <c:pt idx="2323">
                  <c:v>-36.110959566609083</c:v>
                </c:pt>
                <c:pt idx="2324">
                  <c:v>-38.529941465881016</c:v>
                </c:pt>
                <c:pt idx="2325">
                  <c:v>-41.087649422211221</c:v>
                </c:pt>
                <c:pt idx="2326">
                  <c:v>-40.57861112474589</c:v>
                </c:pt>
                <c:pt idx="2327">
                  <c:v>-40.756941059449389</c:v>
                </c:pt>
                <c:pt idx="2328">
                  <c:v>-40.159266645119189</c:v>
                </c:pt>
                <c:pt idx="2329">
                  <c:v>-40.063332849638059</c:v>
                </c:pt>
                <c:pt idx="2330">
                  <c:v>-40.346729721160671</c:v>
                </c:pt>
                <c:pt idx="2331">
                  <c:v>-40.883017946103735</c:v>
                </c:pt>
                <c:pt idx="2332">
                  <c:v>-40.885942409738696</c:v>
                </c:pt>
                <c:pt idx="2333">
                  <c:v>-41.168180005888026</c:v>
                </c:pt>
                <c:pt idx="2334">
                  <c:v>-40.556820956397971</c:v>
                </c:pt>
                <c:pt idx="2335">
                  <c:v>-39.58182374818589</c:v>
                </c:pt>
                <c:pt idx="2336">
                  <c:v>-39.572279571357001</c:v>
                </c:pt>
                <c:pt idx="2337">
                  <c:v>-39.074207425112256</c:v>
                </c:pt>
                <c:pt idx="2338">
                  <c:v>-39.467079481857297</c:v>
                </c:pt>
                <c:pt idx="2339">
                  <c:v>-39.866320802154249</c:v>
                </c:pt>
                <c:pt idx="2340">
                  <c:v>-39.804154122217938</c:v>
                </c:pt>
                <c:pt idx="2341">
                  <c:v>-39.891631922621983</c:v>
                </c:pt>
                <c:pt idx="2342">
                  <c:v>-40.412075820680677</c:v>
                </c:pt>
                <c:pt idx="2343">
                  <c:v>-41.02195047291459</c:v>
                </c:pt>
                <c:pt idx="2344">
                  <c:v>-40.52798801829767</c:v>
                </c:pt>
                <c:pt idx="2345">
                  <c:v>-40.695264055342875</c:v>
                </c:pt>
                <c:pt idx="2346">
                  <c:v>-40.2244787799847</c:v>
                </c:pt>
                <c:pt idx="2347">
                  <c:v>-39.664313231803781</c:v>
                </c:pt>
                <c:pt idx="2348">
                  <c:v>-39.255578591975194</c:v>
                </c:pt>
                <c:pt idx="2349">
                  <c:v>-39.711203299073929</c:v>
                </c:pt>
                <c:pt idx="2350">
                  <c:v>-40.288994213377613</c:v>
                </c:pt>
                <c:pt idx="2351">
                  <c:v>-40.942622754347404</c:v>
                </c:pt>
                <c:pt idx="2352">
                  <c:v>-42.379957095273248</c:v>
                </c:pt>
                <c:pt idx="2353">
                  <c:v>-42.304398436403808</c:v>
                </c:pt>
                <c:pt idx="2354">
                  <c:v>-39.868907568333427</c:v>
                </c:pt>
                <c:pt idx="2355">
                  <c:v>-37.695585682821601</c:v>
                </c:pt>
                <c:pt idx="2356">
                  <c:v>-36.282507079553611</c:v>
                </c:pt>
                <c:pt idx="2357">
                  <c:v>-36.054766639295238</c:v>
                </c:pt>
                <c:pt idx="2358">
                  <c:v>-37.088219832220503</c:v>
                </c:pt>
                <c:pt idx="2359">
                  <c:v>-39.002708459808908</c:v>
                </c:pt>
                <c:pt idx="2360">
                  <c:v>-40.09107458081602</c:v>
                </c:pt>
                <c:pt idx="2361">
                  <c:v>-39.981416654452758</c:v>
                </c:pt>
                <c:pt idx="2362">
                  <c:v>-38.818207870417787</c:v>
                </c:pt>
                <c:pt idx="2363">
                  <c:v>-37.684377716872291</c:v>
                </c:pt>
                <c:pt idx="2364">
                  <c:v>-36.835900334294649</c:v>
                </c:pt>
                <c:pt idx="2365">
                  <c:v>-37.123475416027077</c:v>
                </c:pt>
                <c:pt idx="2366">
                  <c:v>-37.317827228569264</c:v>
                </c:pt>
                <c:pt idx="2367">
                  <c:v>-37.645537030878522</c:v>
                </c:pt>
                <c:pt idx="2368">
                  <c:v>-37.583736159798946</c:v>
                </c:pt>
                <c:pt idx="2369">
                  <c:v>-37.161868116735391</c:v>
                </c:pt>
                <c:pt idx="2370">
                  <c:v>-36.857414882531366</c:v>
                </c:pt>
                <c:pt idx="2371">
                  <c:v>-37.027412390233593</c:v>
                </c:pt>
                <c:pt idx="2372">
                  <c:v>-37.566138596897794</c:v>
                </c:pt>
                <c:pt idx="2373">
                  <c:v>-38.426062595234129</c:v>
                </c:pt>
                <c:pt idx="2374">
                  <c:v>-39.001548140423047</c:v>
                </c:pt>
                <c:pt idx="2375">
                  <c:v>-38.799252872308017</c:v>
                </c:pt>
                <c:pt idx="2376">
                  <c:v>-38.311201761127847</c:v>
                </c:pt>
                <c:pt idx="2377">
                  <c:v>-37.765316155655867</c:v>
                </c:pt>
                <c:pt idx="2378">
                  <c:v>-36.868243582169825</c:v>
                </c:pt>
                <c:pt idx="2379">
                  <c:v>-36.049641850710842</c:v>
                </c:pt>
                <c:pt idx="2380">
                  <c:v>-35.801399114548495</c:v>
                </c:pt>
                <c:pt idx="2381">
                  <c:v>-35.97935333765961</c:v>
                </c:pt>
                <c:pt idx="2382">
                  <c:v>-37.016818425185193</c:v>
                </c:pt>
                <c:pt idx="2383">
                  <c:v>-37.772860434223098</c:v>
                </c:pt>
                <c:pt idx="2384">
                  <c:v>-38.2059537563498</c:v>
                </c:pt>
                <c:pt idx="2385">
                  <c:v>-37.998900979512541</c:v>
                </c:pt>
                <c:pt idx="2386">
                  <c:v>-37.374371359003554</c:v>
                </c:pt>
                <c:pt idx="2387">
                  <c:v>-36.479677552661833</c:v>
                </c:pt>
                <c:pt idx="2388">
                  <c:v>-36.070535178352216</c:v>
                </c:pt>
                <c:pt idx="2389">
                  <c:v>-36.603537349583569</c:v>
                </c:pt>
                <c:pt idx="2390">
                  <c:v>-37.002211714471272</c:v>
                </c:pt>
                <c:pt idx="2391">
                  <c:v>-37.219814441561113</c:v>
                </c:pt>
                <c:pt idx="2392">
                  <c:v>-37.193251995105591</c:v>
                </c:pt>
                <c:pt idx="2393">
                  <c:v>-36.785365372769569</c:v>
                </c:pt>
                <c:pt idx="2394">
                  <c:v>-36.330776990201407</c:v>
                </c:pt>
                <c:pt idx="2395">
                  <c:v>-36.794448581118715</c:v>
                </c:pt>
                <c:pt idx="2396">
                  <c:v>-37.563880260218646</c:v>
                </c:pt>
                <c:pt idx="2397">
                  <c:v>-38.160110727741838</c:v>
                </c:pt>
                <c:pt idx="2398">
                  <c:v>-38.280990780826883</c:v>
                </c:pt>
                <c:pt idx="2399">
                  <c:v>-37.337914916774096</c:v>
                </c:pt>
                <c:pt idx="2400">
                  <c:v>-35.960282549506353</c:v>
                </c:pt>
                <c:pt idx="2401">
                  <c:v>-35.75135897346707</c:v>
                </c:pt>
                <c:pt idx="2402">
                  <c:v>-35.77568585172105</c:v>
                </c:pt>
                <c:pt idx="2403">
                  <c:v>-36.579449146883981</c:v>
                </c:pt>
                <c:pt idx="2404">
                  <c:v>-37.3013987941018</c:v>
                </c:pt>
                <c:pt idx="2405">
                  <c:v>-37.933447124154434</c:v>
                </c:pt>
                <c:pt idx="2406">
                  <c:v>-37.724103086106176</c:v>
                </c:pt>
                <c:pt idx="2407">
                  <c:v>-36.577227449165562</c:v>
                </c:pt>
                <c:pt idx="2408">
                  <c:v>-34.889291307521802</c:v>
                </c:pt>
                <c:pt idx="2409">
                  <c:v>-34.078160067223052</c:v>
                </c:pt>
                <c:pt idx="2410">
                  <c:v>-34.126658999459593</c:v>
                </c:pt>
                <c:pt idx="2411">
                  <c:v>-34.211503606354142</c:v>
                </c:pt>
                <c:pt idx="2412">
                  <c:v>-33.377754671952026</c:v>
                </c:pt>
                <c:pt idx="2413">
                  <c:v>-32.210643231510517</c:v>
                </c:pt>
                <c:pt idx="2414">
                  <c:v>-31.34765617822508</c:v>
                </c:pt>
                <c:pt idx="2415">
                  <c:v>-30.696693891511028</c:v>
                </c:pt>
                <c:pt idx="2416">
                  <c:v>-30.756121291000369</c:v>
                </c:pt>
                <c:pt idx="2417">
                  <c:v>-31.482951305895774</c:v>
                </c:pt>
                <c:pt idx="2418">
                  <c:v>-31.786996593387094</c:v>
                </c:pt>
                <c:pt idx="2419">
                  <c:v>-31.955252480597721</c:v>
                </c:pt>
                <c:pt idx="2420">
                  <c:v>-32.167924301143401</c:v>
                </c:pt>
                <c:pt idx="2421">
                  <c:v>-32.206637784520247</c:v>
                </c:pt>
                <c:pt idx="2422">
                  <c:v>-32.834490011337458</c:v>
                </c:pt>
                <c:pt idx="2423">
                  <c:v>-35.333954322274472</c:v>
                </c:pt>
                <c:pt idx="2424">
                  <c:v>-37.914375751724464</c:v>
                </c:pt>
                <c:pt idx="2425">
                  <c:v>-40.479647180891924</c:v>
                </c:pt>
                <c:pt idx="2426">
                  <c:v>-39.507963994546728</c:v>
                </c:pt>
                <c:pt idx="2427">
                  <c:v>-35.832534493168886</c:v>
                </c:pt>
                <c:pt idx="2428">
                  <c:v>-32.351344259856681</c:v>
                </c:pt>
                <c:pt idx="2429">
                  <c:v>-29.126735943263874</c:v>
                </c:pt>
                <c:pt idx="2430">
                  <c:v>-27.713719913686692</c:v>
                </c:pt>
                <c:pt idx="2431">
                  <c:v>-26.894358586859472</c:v>
                </c:pt>
                <c:pt idx="2432">
                  <c:v>-29.581035835134525</c:v>
                </c:pt>
                <c:pt idx="2433">
                  <c:v>-28.477993708940932</c:v>
                </c:pt>
                <c:pt idx="2434">
                  <c:v>-35.733867451738568</c:v>
                </c:pt>
                <c:pt idx="2435">
                  <c:v>-35.507293899435361</c:v>
                </c:pt>
                <c:pt idx="2436">
                  <c:v>-32.881806267910129</c:v>
                </c:pt>
                <c:pt idx="2437">
                  <c:v>-31.130075670019455</c:v>
                </c:pt>
                <c:pt idx="2438">
                  <c:v>-29.841545396151282</c:v>
                </c:pt>
                <c:pt idx="2439">
                  <c:v>-29.921128435195111</c:v>
                </c:pt>
                <c:pt idx="2440">
                  <c:v>-31.140165608774257</c:v>
                </c:pt>
                <c:pt idx="2441">
                  <c:v>-32.205949560048268</c:v>
                </c:pt>
                <c:pt idx="2442">
                  <c:v>-33.205772415680919</c:v>
                </c:pt>
                <c:pt idx="2443">
                  <c:v>-35.008782296725641</c:v>
                </c:pt>
                <c:pt idx="2444">
                  <c:v>-35.443252721301434</c:v>
                </c:pt>
                <c:pt idx="2445">
                  <c:v>-35.436909490961305</c:v>
                </c:pt>
                <c:pt idx="2446">
                  <c:v>-34.640436074713385</c:v>
                </c:pt>
                <c:pt idx="2447">
                  <c:v>-33.703442461390658</c:v>
                </c:pt>
                <c:pt idx="2448">
                  <c:v>-33.132223525626813</c:v>
                </c:pt>
                <c:pt idx="2449">
                  <c:v>-32.18123925964229</c:v>
                </c:pt>
                <c:pt idx="2450">
                  <c:v>-32.007475397052318</c:v>
                </c:pt>
                <c:pt idx="2451">
                  <c:v>-32.553349547689415</c:v>
                </c:pt>
                <c:pt idx="2452">
                  <c:v>-32.841571728842524</c:v>
                </c:pt>
                <c:pt idx="2453">
                  <c:v>-33.534287290483881</c:v>
                </c:pt>
                <c:pt idx="2454">
                  <c:v>-32.790482364706357</c:v>
                </c:pt>
                <c:pt idx="2455">
                  <c:v>-31.436744442034772</c:v>
                </c:pt>
                <c:pt idx="2456">
                  <c:v>-29.697629835279596</c:v>
                </c:pt>
                <c:pt idx="2457">
                  <c:v>-28.407413135650327</c:v>
                </c:pt>
                <c:pt idx="2458">
                  <c:v>-27.187204012639704</c:v>
                </c:pt>
                <c:pt idx="2459">
                  <c:v>-27.846805322859442</c:v>
                </c:pt>
                <c:pt idx="2460">
                  <c:v>-30.2133590894252</c:v>
                </c:pt>
                <c:pt idx="2461">
                  <c:v>-31.297113715366795</c:v>
                </c:pt>
                <c:pt idx="2462">
                  <c:v>-30.938201143356075</c:v>
                </c:pt>
                <c:pt idx="2463">
                  <c:v>-28.642341631190572</c:v>
                </c:pt>
                <c:pt idx="2464">
                  <c:v>-27.802186334497129</c:v>
                </c:pt>
                <c:pt idx="2465">
                  <c:v>-26.753663443854816</c:v>
                </c:pt>
                <c:pt idx="2466">
                  <c:v>-26.109446499014897</c:v>
                </c:pt>
                <c:pt idx="2467">
                  <c:v>-28.422010686596963</c:v>
                </c:pt>
                <c:pt idx="2468">
                  <c:v>-30.407681752998499</c:v>
                </c:pt>
                <c:pt idx="2469">
                  <c:v>-30.476459303957455</c:v>
                </c:pt>
                <c:pt idx="2470">
                  <c:v>-29.736959345287772</c:v>
                </c:pt>
                <c:pt idx="2471">
                  <c:v>-29.340523108596024</c:v>
                </c:pt>
                <c:pt idx="2472">
                  <c:v>-28.271732156141706</c:v>
                </c:pt>
                <c:pt idx="2473">
                  <c:v>-28.890752774546517</c:v>
                </c:pt>
                <c:pt idx="2474">
                  <c:v>-31.333105570854087</c:v>
                </c:pt>
                <c:pt idx="2475">
                  <c:v>-31.088518757723573</c:v>
                </c:pt>
                <c:pt idx="2476">
                  <c:v>-30.387749965065264</c:v>
                </c:pt>
                <c:pt idx="2477">
                  <c:v>-27.999486936240576</c:v>
                </c:pt>
                <c:pt idx="2478">
                  <c:v>-24.818870910105385</c:v>
                </c:pt>
                <c:pt idx="2479">
                  <c:v>-24.922809288825313</c:v>
                </c:pt>
                <c:pt idx="2480">
                  <c:v>-25.132160237055455</c:v>
                </c:pt>
                <c:pt idx="2481">
                  <c:v>-24.927303809717024</c:v>
                </c:pt>
                <c:pt idx="2482">
                  <c:v>-28.779862089120819</c:v>
                </c:pt>
                <c:pt idx="2483">
                  <c:v>-33.372832493327238</c:v>
                </c:pt>
                <c:pt idx="2484">
                  <c:v>-36.154651548763376</c:v>
                </c:pt>
                <c:pt idx="2485">
                  <c:v>-36.507321726321557</c:v>
                </c:pt>
                <c:pt idx="2486">
                  <c:v>-37.132439454966871</c:v>
                </c:pt>
                <c:pt idx="2487">
                  <c:v>-37.890748679336419</c:v>
                </c:pt>
                <c:pt idx="2488">
                  <c:v>-39.600232540220318</c:v>
                </c:pt>
                <c:pt idx="2489">
                  <c:v>-39.466204113735593</c:v>
                </c:pt>
                <c:pt idx="2490">
                  <c:v>-39.018745588780597</c:v>
                </c:pt>
                <c:pt idx="2491">
                  <c:v>-37.599555510477053</c:v>
                </c:pt>
                <c:pt idx="2492">
                  <c:v>-35.883589284388897</c:v>
                </c:pt>
                <c:pt idx="2493">
                  <c:v>-37.55273639264427</c:v>
                </c:pt>
                <c:pt idx="2494">
                  <c:v>-37.90537050896809</c:v>
                </c:pt>
                <c:pt idx="2495">
                  <c:v>-35.272721516624301</c:v>
                </c:pt>
                <c:pt idx="2496">
                  <c:v>-37.397929053542576</c:v>
                </c:pt>
                <c:pt idx="2497">
                  <c:v>-39.600995650370656</c:v>
                </c:pt>
                <c:pt idx="2498">
                  <c:v>-41.051874112842889</c:v>
                </c:pt>
                <c:pt idx="2499">
                  <c:v>-42.567961705805693</c:v>
                </c:pt>
                <c:pt idx="2500">
                  <c:v>-49.388739118297451</c:v>
                </c:pt>
                <c:pt idx="2501">
                  <c:v>-52.897380334193038</c:v>
                </c:pt>
                <c:pt idx="2502">
                  <c:v>-53.622773099696346</c:v>
                </c:pt>
                <c:pt idx="2503">
                  <c:v>-48.854367438877333</c:v>
                </c:pt>
                <c:pt idx="2504">
                  <c:v>-46.902625972583124</c:v>
                </c:pt>
                <c:pt idx="2505">
                  <c:v>-48.192929706045447</c:v>
                </c:pt>
                <c:pt idx="2506">
                  <c:v>-36.094567126235468</c:v>
                </c:pt>
                <c:pt idx="2507">
                  <c:v>-28.034724559474306</c:v>
                </c:pt>
                <c:pt idx="2508">
                  <c:v>-24.51990246986346</c:v>
                </c:pt>
                <c:pt idx="2509">
                  <c:v>-23.743063755011985</c:v>
                </c:pt>
                <c:pt idx="2510">
                  <c:v>-21.8020305850231</c:v>
                </c:pt>
                <c:pt idx="2511">
                  <c:v>-19.962391668307106</c:v>
                </c:pt>
                <c:pt idx="2512">
                  <c:v>-5.640292193044476</c:v>
                </c:pt>
                <c:pt idx="2513">
                  <c:v>21.868183027856936</c:v>
                </c:pt>
                <c:pt idx="2514">
                  <c:v>44.061818096814029</c:v>
                </c:pt>
                <c:pt idx="2515">
                  <c:v>57.186013774505163</c:v>
                </c:pt>
                <c:pt idx="2516">
                  <c:v>66.369466802186125</c:v>
                </c:pt>
                <c:pt idx="2517">
                  <c:v>68.32572483733648</c:v>
                </c:pt>
                <c:pt idx="2518">
                  <c:v>68.20291008724891</c:v>
                </c:pt>
                <c:pt idx="2519">
                  <c:v>66.11415061102214</c:v>
                </c:pt>
                <c:pt idx="2520">
                  <c:v>64.328853891097381</c:v>
                </c:pt>
                <c:pt idx="2521">
                  <c:v>62.863325495552601</c:v>
                </c:pt>
                <c:pt idx="2522">
                  <c:v>61.492437311566164</c:v>
                </c:pt>
                <c:pt idx="2523">
                  <c:v>62.221353780051956</c:v>
                </c:pt>
                <c:pt idx="2524">
                  <c:v>63.388337780511051</c:v>
                </c:pt>
                <c:pt idx="2525">
                  <c:v>65.099148824809987</c:v>
                </c:pt>
                <c:pt idx="2526">
                  <c:v>68.180930810514937</c:v>
                </c:pt>
                <c:pt idx="2527">
                  <c:v>70.968356596309818</c:v>
                </c:pt>
                <c:pt idx="2528">
                  <c:v>72.073419199947381</c:v>
                </c:pt>
                <c:pt idx="2529">
                  <c:v>73.059449128357826</c:v>
                </c:pt>
                <c:pt idx="2530">
                  <c:v>74.302366599130664</c:v>
                </c:pt>
                <c:pt idx="2531">
                  <c:v>75.822473951387551</c:v>
                </c:pt>
                <c:pt idx="2532">
                  <c:v>74.648441640363131</c:v>
                </c:pt>
                <c:pt idx="2533">
                  <c:v>75.177052241546932</c:v>
                </c:pt>
                <c:pt idx="2534">
                  <c:v>79.803371078038865</c:v>
                </c:pt>
                <c:pt idx="2535">
                  <c:v>85.337853777875722</c:v>
                </c:pt>
                <c:pt idx="2536">
                  <c:v>87.131860351817011</c:v>
                </c:pt>
                <c:pt idx="2537">
                  <c:v>85.491746485521304</c:v>
                </c:pt>
                <c:pt idx="2538">
                  <c:v>79.959369214902779</c:v>
                </c:pt>
                <c:pt idx="2539">
                  <c:v>68.48368915838428</c:v>
                </c:pt>
                <c:pt idx="2540">
                  <c:v>60.199281888668089</c:v>
                </c:pt>
                <c:pt idx="2541">
                  <c:v>50.16262211615156</c:v>
                </c:pt>
                <c:pt idx="2542">
                  <c:v>41.754745011685571</c:v>
                </c:pt>
                <c:pt idx="2543">
                  <c:v>35.255904666411901</c:v>
                </c:pt>
                <c:pt idx="2544">
                  <c:v>27.424706954335239</c:v>
                </c:pt>
                <c:pt idx="2545">
                  <c:v>25.248036869388439</c:v>
                </c:pt>
                <c:pt idx="2546">
                  <c:v>19.727649878833631</c:v>
                </c:pt>
                <c:pt idx="2547">
                  <c:v>8.0093432162774096</c:v>
                </c:pt>
                <c:pt idx="2548">
                  <c:v>-7.8053587326108689</c:v>
                </c:pt>
                <c:pt idx="2549">
                  <c:v>-22.977006732717562</c:v>
                </c:pt>
                <c:pt idx="2550">
                  <c:v>-33.276727574801306</c:v>
                </c:pt>
                <c:pt idx="2551">
                  <c:v>-38.294725684970636</c:v>
                </c:pt>
                <c:pt idx="2552">
                  <c:v>-39.800903876955395</c:v>
                </c:pt>
                <c:pt idx="2553">
                  <c:v>-39.011898716016958</c:v>
                </c:pt>
                <c:pt idx="2554">
                  <c:v>-36.48199360540896</c:v>
                </c:pt>
                <c:pt idx="2555">
                  <c:v>-37.439001699944434</c:v>
                </c:pt>
                <c:pt idx="2556">
                  <c:v>-44.203227812216575</c:v>
                </c:pt>
                <c:pt idx="2557">
                  <c:v>-50.655541521550248</c:v>
                </c:pt>
                <c:pt idx="2558">
                  <c:v>-56.612989075508544</c:v>
                </c:pt>
                <c:pt idx="2559">
                  <c:v>-60.568235845821278</c:v>
                </c:pt>
                <c:pt idx="2560">
                  <c:v>-60.772405018638047</c:v>
                </c:pt>
                <c:pt idx="2561">
                  <c:v>-59.973902977517923</c:v>
                </c:pt>
                <c:pt idx="2562">
                  <c:v>-57.448439450058224</c:v>
                </c:pt>
                <c:pt idx="2563">
                  <c:v>-56.963573799428829</c:v>
                </c:pt>
                <c:pt idx="2564">
                  <c:v>-57.200999225304685</c:v>
                </c:pt>
                <c:pt idx="2565">
                  <c:v>-58.048417199062804</c:v>
                </c:pt>
                <c:pt idx="2566">
                  <c:v>-58.894610122237083</c:v>
                </c:pt>
                <c:pt idx="2567">
                  <c:v>-59.433526341065487</c:v>
                </c:pt>
                <c:pt idx="2568">
                  <c:v>-60.068926638201155</c:v>
                </c:pt>
                <c:pt idx="2569">
                  <c:v>-60.383321580204615</c:v>
                </c:pt>
                <c:pt idx="2570">
                  <c:v>-59.732570461505773</c:v>
                </c:pt>
                <c:pt idx="2571">
                  <c:v>-58.15366549122097</c:v>
                </c:pt>
                <c:pt idx="2572">
                  <c:v>-57.703524362824034</c:v>
                </c:pt>
                <c:pt idx="2573">
                  <c:v>-56.762304364440553</c:v>
                </c:pt>
                <c:pt idx="2574">
                  <c:v>-54.654161097416548</c:v>
                </c:pt>
                <c:pt idx="2575">
                  <c:v>-52.054347601611823</c:v>
                </c:pt>
                <c:pt idx="2576">
                  <c:v>-49.218603977539537</c:v>
                </c:pt>
                <c:pt idx="2577">
                  <c:v>-44.790989576975164</c:v>
                </c:pt>
                <c:pt idx="2578">
                  <c:v>-39.438190360492442</c:v>
                </c:pt>
                <c:pt idx="2579">
                  <c:v>-35.087090845261038</c:v>
                </c:pt>
                <c:pt idx="2580">
                  <c:v>-30.787624284275019</c:v>
                </c:pt>
                <c:pt idx="2581">
                  <c:v>-25.067475437748278</c:v>
                </c:pt>
                <c:pt idx="2582">
                  <c:v>-21.178396348340126</c:v>
                </c:pt>
                <c:pt idx="2583">
                  <c:v>-15.667333735343982</c:v>
                </c:pt>
                <c:pt idx="2584">
                  <c:v>-11.829445835918131</c:v>
                </c:pt>
                <c:pt idx="2585">
                  <c:v>-6.7580637314577832</c:v>
                </c:pt>
                <c:pt idx="2586">
                  <c:v>-4.8103846059898681</c:v>
                </c:pt>
                <c:pt idx="2587">
                  <c:v>-2.6928146092145111</c:v>
                </c:pt>
                <c:pt idx="2588">
                  <c:v>2.0631825671001338</c:v>
                </c:pt>
                <c:pt idx="2589">
                  <c:v>7.6347640710781013</c:v>
                </c:pt>
                <c:pt idx="2590">
                  <c:v>10.83201696735115</c:v>
                </c:pt>
                <c:pt idx="2591">
                  <c:v>14.251449857240429</c:v>
                </c:pt>
                <c:pt idx="2592">
                  <c:v>17.827845184654869</c:v>
                </c:pt>
                <c:pt idx="2593">
                  <c:v>27.92752957272824</c:v>
                </c:pt>
                <c:pt idx="2594">
                  <c:v>41.677767956286921</c:v>
                </c:pt>
                <c:pt idx="2595">
                  <c:v>52.771504375343994</c:v>
                </c:pt>
                <c:pt idx="2596">
                  <c:v>62.654816024281715</c:v>
                </c:pt>
                <c:pt idx="2597">
                  <c:v>66.610409060167527</c:v>
                </c:pt>
                <c:pt idx="2598">
                  <c:v>67.103978761404235</c:v>
                </c:pt>
                <c:pt idx="2599">
                  <c:v>67.893126342474162</c:v>
                </c:pt>
                <c:pt idx="2600">
                  <c:v>69.41709299186418</c:v>
                </c:pt>
                <c:pt idx="2601">
                  <c:v>71.680059703288748</c:v>
                </c:pt>
                <c:pt idx="2602">
                  <c:v>74.382925968920929</c:v>
                </c:pt>
                <c:pt idx="2603">
                  <c:v>76.293281879373794</c:v>
                </c:pt>
                <c:pt idx="2604">
                  <c:v>77.279046302497719</c:v>
                </c:pt>
                <c:pt idx="2605">
                  <c:v>77.045710202062864</c:v>
                </c:pt>
                <c:pt idx="2606">
                  <c:v>76.760946718752109</c:v>
                </c:pt>
                <c:pt idx="2607">
                  <c:v>77.597605657662413</c:v>
                </c:pt>
                <c:pt idx="2608">
                  <c:v>79.13773727629335</c:v>
                </c:pt>
                <c:pt idx="2609">
                  <c:v>80.496677161922179</c:v>
                </c:pt>
                <c:pt idx="2610">
                  <c:v>82.061447846566438</c:v>
                </c:pt>
                <c:pt idx="2611">
                  <c:v>82.848735608668406</c:v>
                </c:pt>
                <c:pt idx="2612">
                  <c:v>82.131945253423666</c:v>
                </c:pt>
                <c:pt idx="2613">
                  <c:v>81.151179562713324</c:v>
                </c:pt>
                <c:pt idx="2614">
                  <c:v>80.089792143157112</c:v>
                </c:pt>
                <c:pt idx="2615">
                  <c:v>79.703183629109802</c:v>
                </c:pt>
                <c:pt idx="2616">
                  <c:v>80.101621516935879</c:v>
                </c:pt>
                <c:pt idx="2617">
                  <c:v>81.200727753536171</c:v>
                </c:pt>
                <c:pt idx="2618">
                  <c:v>81.477860755146509</c:v>
                </c:pt>
                <c:pt idx="2619">
                  <c:v>81.699931917455459</c:v>
                </c:pt>
                <c:pt idx="2620">
                  <c:v>80.210458184152088</c:v>
                </c:pt>
                <c:pt idx="2621">
                  <c:v>79.229674128613951</c:v>
                </c:pt>
                <c:pt idx="2622">
                  <c:v>78.188657406519567</c:v>
                </c:pt>
                <c:pt idx="2623">
                  <c:v>78.564908009697291</c:v>
                </c:pt>
                <c:pt idx="2624">
                  <c:v>79.467798128002045</c:v>
                </c:pt>
                <c:pt idx="2625">
                  <c:v>79.656885240940326</c:v>
                </c:pt>
                <c:pt idx="2626">
                  <c:v>79.586530385473154</c:v>
                </c:pt>
                <c:pt idx="2627">
                  <c:v>76.000116137068247</c:v>
                </c:pt>
                <c:pt idx="2628">
                  <c:v>72.204903841334456</c:v>
                </c:pt>
                <c:pt idx="2629">
                  <c:v>64.020811474739773</c:v>
                </c:pt>
                <c:pt idx="2630">
                  <c:v>57.471918644172341</c:v>
                </c:pt>
                <c:pt idx="2631">
                  <c:v>54.835168907045677</c:v>
                </c:pt>
                <c:pt idx="2632">
                  <c:v>60.347334277997817</c:v>
                </c:pt>
                <c:pt idx="2633">
                  <c:v>65.71276990527781</c:v>
                </c:pt>
                <c:pt idx="2634">
                  <c:v>60.443400080053316</c:v>
                </c:pt>
                <c:pt idx="2635">
                  <c:v>49.905604504849791</c:v>
                </c:pt>
                <c:pt idx="2636">
                  <c:v>40.897587745384556</c:v>
                </c:pt>
                <c:pt idx="2637">
                  <c:v>32.602001658464758</c:v>
                </c:pt>
                <c:pt idx="2638">
                  <c:v>19.219301259743961</c:v>
                </c:pt>
                <c:pt idx="2639">
                  <c:v>10.834493022427766</c:v>
                </c:pt>
                <c:pt idx="2640">
                  <c:v>3.3783974817204903</c:v>
                </c:pt>
                <c:pt idx="2641">
                  <c:v>-2.7861797582848178</c:v>
                </c:pt>
                <c:pt idx="2642">
                  <c:v>-8.4813026185106217</c:v>
                </c:pt>
                <c:pt idx="2643">
                  <c:v>-13.278676062261091</c:v>
                </c:pt>
                <c:pt idx="2644">
                  <c:v>-19.294668455808608</c:v>
                </c:pt>
                <c:pt idx="2645">
                  <c:v>-24.817404964419659</c:v>
                </c:pt>
                <c:pt idx="2646">
                  <c:v>-30.415175285214438</c:v>
                </c:pt>
                <c:pt idx="2647">
                  <c:v>-36.12953411908051</c:v>
                </c:pt>
                <c:pt idx="2648">
                  <c:v>-41.677026984380916</c:v>
                </c:pt>
                <c:pt idx="2649">
                  <c:v>-46.30737183796326</c:v>
                </c:pt>
                <c:pt idx="2650">
                  <c:v>-49.951783178756131</c:v>
                </c:pt>
                <c:pt idx="2651">
                  <c:v>-51.605858772299399</c:v>
                </c:pt>
                <c:pt idx="2652">
                  <c:v>-51.964607519133246</c:v>
                </c:pt>
                <c:pt idx="2653">
                  <c:v>-51.386435216954844</c:v>
                </c:pt>
                <c:pt idx="2654">
                  <c:v>-50.55376277625998</c:v>
                </c:pt>
                <c:pt idx="2655">
                  <c:v>-50.11308443695075</c:v>
                </c:pt>
                <c:pt idx="2656">
                  <c:v>-50.138120697567892</c:v>
                </c:pt>
                <c:pt idx="2657">
                  <c:v>-49.63221785359449</c:v>
                </c:pt>
                <c:pt idx="2658">
                  <c:v>-48.641993009098279</c:v>
                </c:pt>
                <c:pt idx="2659">
                  <c:v>-48.466460028258268</c:v>
                </c:pt>
                <c:pt idx="2660">
                  <c:v>-48.951281262825383</c:v>
                </c:pt>
                <c:pt idx="2661">
                  <c:v>-49.580103428036267</c:v>
                </c:pt>
                <c:pt idx="2662">
                  <c:v>-50.487028636549638</c:v>
                </c:pt>
                <c:pt idx="2663">
                  <c:v>-49.803341580006148</c:v>
                </c:pt>
                <c:pt idx="2664">
                  <c:v>-48.838018332426877</c:v>
                </c:pt>
                <c:pt idx="2665">
                  <c:v>-48.26107283458775</c:v>
                </c:pt>
                <c:pt idx="2666">
                  <c:v>-48.127157072092871</c:v>
                </c:pt>
                <c:pt idx="2667">
                  <c:v>-48.730365011207446</c:v>
                </c:pt>
                <c:pt idx="2668">
                  <c:v>-49.364113953326161</c:v>
                </c:pt>
                <c:pt idx="2669">
                  <c:v>-49.535176436884882</c:v>
                </c:pt>
                <c:pt idx="2670">
                  <c:v>-49.818619979345456</c:v>
                </c:pt>
                <c:pt idx="2671">
                  <c:v>-48.699120412278155</c:v>
                </c:pt>
                <c:pt idx="2672">
                  <c:v>-46.250616847847901</c:v>
                </c:pt>
                <c:pt idx="2673">
                  <c:v>-43.483047751090609</c:v>
                </c:pt>
                <c:pt idx="2674">
                  <c:v>-39.420776666195323</c:v>
                </c:pt>
                <c:pt idx="2675">
                  <c:v>-34.640532128246143</c:v>
                </c:pt>
                <c:pt idx="2676">
                  <c:v>-30.645706610535427</c:v>
                </c:pt>
                <c:pt idx="2677">
                  <c:v>-27.465183490628615</c:v>
                </c:pt>
                <c:pt idx="2678">
                  <c:v>-25.560689454100331</c:v>
                </c:pt>
                <c:pt idx="2679">
                  <c:v>-25.255510530541056</c:v>
                </c:pt>
                <c:pt idx="2680">
                  <c:v>-24.902600565776151</c:v>
                </c:pt>
                <c:pt idx="2681">
                  <c:v>-24.036642781290066</c:v>
                </c:pt>
                <c:pt idx="2682">
                  <c:v>-27.920363185089595</c:v>
                </c:pt>
                <c:pt idx="2683">
                  <c:v>-26.80110801515346</c:v>
                </c:pt>
                <c:pt idx="2684">
                  <c:v>-22.858389533450818</c:v>
                </c:pt>
                <c:pt idx="2685">
                  <c:v>-17.083491426398375</c:v>
                </c:pt>
                <c:pt idx="2686">
                  <c:v>-5.9204459450738822</c:v>
                </c:pt>
                <c:pt idx="2687">
                  <c:v>4.9941825334272814</c:v>
                </c:pt>
                <c:pt idx="2688">
                  <c:v>12.981003994829738</c:v>
                </c:pt>
                <c:pt idx="2689">
                  <c:v>24.40990929146384</c:v>
                </c:pt>
                <c:pt idx="2690">
                  <c:v>33.381248695046786</c:v>
                </c:pt>
                <c:pt idx="2691">
                  <c:v>38.473320429193642</c:v>
                </c:pt>
                <c:pt idx="2692">
                  <c:v>51.25539547366602</c:v>
                </c:pt>
                <c:pt idx="2693">
                  <c:v>60.232053117967453</c:v>
                </c:pt>
                <c:pt idx="2694">
                  <c:v>62.943383422460833</c:v>
                </c:pt>
                <c:pt idx="2695">
                  <c:v>67.074765283650848</c:v>
                </c:pt>
                <c:pt idx="2696">
                  <c:v>67.895481733668916</c:v>
                </c:pt>
                <c:pt idx="2697">
                  <c:v>67.401235236795586</c:v>
                </c:pt>
                <c:pt idx="2698">
                  <c:v>66.296211225690371</c:v>
                </c:pt>
                <c:pt idx="2699">
                  <c:v>65.43622948146745</c:v>
                </c:pt>
                <c:pt idx="2700">
                  <c:v>65.527040958126662</c:v>
                </c:pt>
                <c:pt idx="2701">
                  <c:v>64.80182190688619</c:v>
                </c:pt>
                <c:pt idx="2702">
                  <c:v>65.179924054519262</c:v>
                </c:pt>
                <c:pt idx="2703">
                  <c:v>65.364681970304218</c:v>
                </c:pt>
                <c:pt idx="2704">
                  <c:v>66.256328534965903</c:v>
                </c:pt>
                <c:pt idx="2705">
                  <c:v>66.506793684228796</c:v>
                </c:pt>
                <c:pt idx="2706">
                  <c:v>66.919646506734523</c:v>
                </c:pt>
                <c:pt idx="2707">
                  <c:v>66.054175617520499</c:v>
                </c:pt>
                <c:pt idx="2708">
                  <c:v>65.26499361688748</c:v>
                </c:pt>
                <c:pt idx="2709">
                  <c:v>65.541402477475771</c:v>
                </c:pt>
                <c:pt idx="2710">
                  <c:v>66.53794429018825</c:v>
                </c:pt>
                <c:pt idx="2711">
                  <c:v>66.979820328814924</c:v>
                </c:pt>
                <c:pt idx="2712">
                  <c:v>66.308854400264579</c:v>
                </c:pt>
                <c:pt idx="2713">
                  <c:v>64.668613628550617</c:v>
                </c:pt>
                <c:pt idx="2714">
                  <c:v>63.424170710226377</c:v>
                </c:pt>
                <c:pt idx="2715">
                  <c:v>63.414656659994705</c:v>
                </c:pt>
                <c:pt idx="2716">
                  <c:v>64.155884600468212</c:v>
                </c:pt>
                <c:pt idx="2717">
                  <c:v>65.070106348391278</c:v>
                </c:pt>
                <c:pt idx="2718">
                  <c:v>65.725970550362064</c:v>
                </c:pt>
                <c:pt idx="2719">
                  <c:v>65.507074635835991</c:v>
                </c:pt>
                <c:pt idx="2720">
                  <c:v>64.606788819636918</c:v>
                </c:pt>
                <c:pt idx="2721">
                  <c:v>62.743199164626681</c:v>
                </c:pt>
                <c:pt idx="2722">
                  <c:v>59.39137707825099</c:v>
                </c:pt>
                <c:pt idx="2723">
                  <c:v>57.585705024589217</c:v>
                </c:pt>
                <c:pt idx="2724">
                  <c:v>58.919344192356185</c:v>
                </c:pt>
                <c:pt idx="2725">
                  <c:v>64.793016037990469</c:v>
                </c:pt>
                <c:pt idx="2726">
                  <c:v>67.506382835223988</c:v>
                </c:pt>
                <c:pt idx="2727">
                  <c:v>69.96937168430857</c:v>
                </c:pt>
                <c:pt idx="2728">
                  <c:v>58.237845239143404</c:v>
                </c:pt>
                <c:pt idx="2729">
                  <c:v>42.737801136466558</c:v>
                </c:pt>
                <c:pt idx="2730">
                  <c:v>28.09626714645233</c:v>
                </c:pt>
                <c:pt idx="2731">
                  <c:v>20.016589727364817</c:v>
                </c:pt>
                <c:pt idx="2732">
                  <c:v>17.768779323384951</c:v>
                </c:pt>
                <c:pt idx="2733">
                  <c:v>15.628226561712564</c:v>
                </c:pt>
                <c:pt idx="2734">
                  <c:v>6.4258529995977502</c:v>
                </c:pt>
                <c:pt idx="2735">
                  <c:v>-1.0495457299600981</c:v>
                </c:pt>
                <c:pt idx="2736">
                  <c:v>-8.5477260435967928</c:v>
                </c:pt>
                <c:pt idx="2737">
                  <c:v>-14.804575866496918</c:v>
                </c:pt>
                <c:pt idx="2738">
                  <c:v>-21.18930326337896</c:v>
                </c:pt>
                <c:pt idx="2739">
                  <c:v>-27.639079663526303</c:v>
                </c:pt>
                <c:pt idx="2740">
                  <c:v>-33.394789578745517</c:v>
                </c:pt>
                <c:pt idx="2741">
                  <c:v>-39.355812382972069</c:v>
                </c:pt>
                <c:pt idx="2742">
                  <c:v>-43.695171388562237</c:v>
                </c:pt>
                <c:pt idx="2743">
                  <c:v>-45.136947170137141</c:v>
                </c:pt>
                <c:pt idx="2744">
                  <c:v>-45.5236147342397</c:v>
                </c:pt>
                <c:pt idx="2745">
                  <c:v>-47.067097051577719</c:v>
                </c:pt>
                <c:pt idx="2746">
                  <c:v>-49.161365133004139</c:v>
                </c:pt>
                <c:pt idx="2747">
                  <c:v>-50.699524063852515</c:v>
                </c:pt>
                <c:pt idx="2748">
                  <c:v>-52.274062212601265</c:v>
                </c:pt>
                <c:pt idx="2749">
                  <c:v>-52.588001671498667</c:v>
                </c:pt>
                <c:pt idx="2750">
                  <c:v>-52.890169708082695</c:v>
                </c:pt>
                <c:pt idx="2751">
                  <c:v>-53.466676335923765</c:v>
                </c:pt>
                <c:pt idx="2752">
                  <c:v>-54.073718706208908</c:v>
                </c:pt>
                <c:pt idx="2753">
                  <c:v>-54.145557133917812</c:v>
                </c:pt>
                <c:pt idx="2754">
                  <c:v>-53.873494671302851</c:v>
                </c:pt>
                <c:pt idx="2755">
                  <c:v>-53.22463415310196</c:v>
                </c:pt>
                <c:pt idx="2756">
                  <c:v>-52.799222678304325</c:v>
                </c:pt>
                <c:pt idx="2757">
                  <c:v>-52.950723212168526</c:v>
                </c:pt>
                <c:pt idx="2758">
                  <c:v>-53.633456424790779</c:v>
                </c:pt>
                <c:pt idx="2759">
                  <c:v>-54.343085196560004</c:v>
                </c:pt>
                <c:pt idx="2760">
                  <c:v>-55.044007026440248</c:v>
                </c:pt>
                <c:pt idx="2761">
                  <c:v>-54.577655580566535</c:v>
                </c:pt>
                <c:pt idx="2762">
                  <c:v>-52.138834772618587</c:v>
                </c:pt>
                <c:pt idx="2763">
                  <c:v>-49.67099037535381</c:v>
                </c:pt>
                <c:pt idx="2764">
                  <c:v>-47.307622882730769</c:v>
                </c:pt>
                <c:pt idx="2765">
                  <c:v>-45.002504179841722</c:v>
                </c:pt>
                <c:pt idx="2766">
                  <c:v>-42.537240392595457</c:v>
                </c:pt>
                <c:pt idx="2767">
                  <c:v>-41.13976816876567</c:v>
                </c:pt>
                <c:pt idx="2768">
                  <c:v>-37.49756874951327</c:v>
                </c:pt>
                <c:pt idx="2769">
                  <c:v>-33.874301733850217</c:v>
                </c:pt>
                <c:pt idx="2770">
                  <c:v>-31.135932811709235</c:v>
                </c:pt>
                <c:pt idx="2771">
                  <c:v>-22.499087288724532</c:v>
                </c:pt>
                <c:pt idx="2772">
                  <c:v>-20.25876785524903</c:v>
                </c:pt>
                <c:pt idx="2773">
                  <c:v>-17.846591150700601</c:v>
                </c:pt>
                <c:pt idx="2774">
                  <c:v>-17.83780616744885</c:v>
                </c:pt>
                <c:pt idx="2775">
                  <c:v>-12.723973689640312</c:v>
                </c:pt>
                <c:pt idx="2776">
                  <c:v>-6.4273562592866389</c:v>
                </c:pt>
                <c:pt idx="2777">
                  <c:v>2.8571119750436749</c:v>
                </c:pt>
                <c:pt idx="2778">
                  <c:v>7.8547528274730487</c:v>
                </c:pt>
                <c:pt idx="2779">
                  <c:v>17.930311785262401</c:v>
                </c:pt>
                <c:pt idx="2780">
                  <c:v>36.424895064128208</c:v>
                </c:pt>
                <c:pt idx="2781">
                  <c:v>46.525071993255501</c:v>
                </c:pt>
                <c:pt idx="2782">
                  <c:v>53.833403507320739</c:v>
                </c:pt>
                <c:pt idx="2783">
                  <c:v>57.997273030709863</c:v>
                </c:pt>
                <c:pt idx="2784">
                  <c:v>59.320440857047458</c:v>
                </c:pt>
                <c:pt idx="2785">
                  <c:v>63.236551413624497</c:v>
                </c:pt>
                <c:pt idx="2786">
                  <c:v>65.051763090294486</c:v>
                </c:pt>
                <c:pt idx="2787">
                  <c:v>66.129283867976753</c:v>
                </c:pt>
                <c:pt idx="2788">
                  <c:v>66.523920640244398</c:v>
                </c:pt>
                <c:pt idx="2789">
                  <c:v>67.487711135013143</c:v>
                </c:pt>
                <c:pt idx="2790">
                  <c:v>67.85818390672037</c:v>
                </c:pt>
                <c:pt idx="2791">
                  <c:v>68.073964424132157</c:v>
                </c:pt>
                <c:pt idx="2792">
                  <c:v>68.973202113864303</c:v>
                </c:pt>
                <c:pt idx="2793">
                  <c:v>69.725929635765283</c:v>
                </c:pt>
                <c:pt idx="2794">
                  <c:v>72.91381006303682</c:v>
                </c:pt>
                <c:pt idx="2795">
                  <c:v>72.09677783137964</c:v>
                </c:pt>
                <c:pt idx="2796">
                  <c:v>71.200329420971713</c:v>
                </c:pt>
                <c:pt idx="2797">
                  <c:v>71.235582198412544</c:v>
                </c:pt>
                <c:pt idx="2798">
                  <c:v>71.629574356571965</c:v>
                </c:pt>
                <c:pt idx="2799">
                  <c:v>72.169644537839048</c:v>
                </c:pt>
                <c:pt idx="2800">
                  <c:v>71.966270138811566</c:v>
                </c:pt>
                <c:pt idx="2801">
                  <c:v>72.831230911413044</c:v>
                </c:pt>
                <c:pt idx="2802">
                  <c:v>74.109272848538239</c:v>
                </c:pt>
                <c:pt idx="2803">
                  <c:v>75.348262857674925</c:v>
                </c:pt>
                <c:pt idx="2804">
                  <c:v>76.879223078726113</c:v>
                </c:pt>
                <c:pt idx="2805">
                  <c:v>77.916133124867258</c:v>
                </c:pt>
                <c:pt idx="2806">
                  <c:v>78.177312426822468</c:v>
                </c:pt>
                <c:pt idx="2807">
                  <c:v>77.479631774419559</c:v>
                </c:pt>
                <c:pt idx="2808">
                  <c:v>75.144464242945617</c:v>
                </c:pt>
                <c:pt idx="2809">
                  <c:v>72.460081190494947</c:v>
                </c:pt>
                <c:pt idx="2810">
                  <c:v>71.400134200172886</c:v>
                </c:pt>
                <c:pt idx="2811">
                  <c:v>73.624143313070959</c:v>
                </c:pt>
                <c:pt idx="2812">
                  <c:v>78.59321914708238</c:v>
                </c:pt>
                <c:pt idx="2813">
                  <c:v>83.627798220590293</c:v>
                </c:pt>
                <c:pt idx="2814">
                  <c:v>82.963021695684631</c:v>
                </c:pt>
                <c:pt idx="2815">
                  <c:v>80.356247771643822</c:v>
                </c:pt>
                <c:pt idx="2816">
                  <c:v>73.68158844864611</c:v>
                </c:pt>
                <c:pt idx="2817">
                  <c:v>60.546730048088023</c:v>
                </c:pt>
                <c:pt idx="2818">
                  <c:v>49.747494946215284</c:v>
                </c:pt>
                <c:pt idx="2819">
                  <c:v>38.627218098838533</c:v>
                </c:pt>
                <c:pt idx="2820">
                  <c:v>24.418529454135939</c:v>
                </c:pt>
                <c:pt idx="2821">
                  <c:v>13.734893801447381</c:v>
                </c:pt>
                <c:pt idx="2822">
                  <c:v>12.253215482845283</c:v>
                </c:pt>
                <c:pt idx="2823">
                  <c:v>9.3804729371312909</c:v>
                </c:pt>
                <c:pt idx="2824">
                  <c:v>10.369173363524549</c:v>
                </c:pt>
                <c:pt idx="2825">
                  <c:v>9.2559013890802433</c:v>
                </c:pt>
                <c:pt idx="2826">
                  <c:v>1.7567054976664849</c:v>
                </c:pt>
                <c:pt idx="2827">
                  <c:v>-11.23653092488092</c:v>
                </c:pt>
                <c:pt idx="2828">
                  <c:v>-24.245645377657418</c:v>
                </c:pt>
                <c:pt idx="2829">
                  <c:v>-33.910191529827713</c:v>
                </c:pt>
                <c:pt idx="2830">
                  <c:v>-42.011426959479408</c:v>
                </c:pt>
                <c:pt idx="2831">
                  <c:v>-48.094571825139035</c:v>
                </c:pt>
                <c:pt idx="2832">
                  <c:v>-52.431246033101111</c:v>
                </c:pt>
                <c:pt idx="2833">
                  <c:v>-56.632852130672966</c:v>
                </c:pt>
                <c:pt idx="2834">
                  <c:v>-59.15898649837488</c:v>
                </c:pt>
                <c:pt idx="2835">
                  <c:v>-61.358870334301109</c:v>
                </c:pt>
                <c:pt idx="2836">
                  <c:v>-63.548830118374248</c:v>
                </c:pt>
                <c:pt idx="2837">
                  <c:v>-64.743480839115023</c:v>
                </c:pt>
                <c:pt idx="2838">
                  <c:v>-66.006913832994215</c:v>
                </c:pt>
                <c:pt idx="2839">
                  <c:v>-67.102669435940257</c:v>
                </c:pt>
                <c:pt idx="2840">
                  <c:v>-67.862694427021196</c:v>
                </c:pt>
                <c:pt idx="2841">
                  <c:v>-68.582592303772785</c:v>
                </c:pt>
                <c:pt idx="2842">
                  <c:v>-68.820510902574213</c:v>
                </c:pt>
                <c:pt idx="2843">
                  <c:v>-68.468036560228001</c:v>
                </c:pt>
                <c:pt idx="2844">
                  <c:v>-68.244017297078045</c:v>
                </c:pt>
                <c:pt idx="2845">
                  <c:v>-67.318803271161499</c:v>
                </c:pt>
                <c:pt idx="2846">
                  <c:v>-66.999028919689152</c:v>
                </c:pt>
                <c:pt idx="2847">
                  <c:v>-66.182330266423335</c:v>
                </c:pt>
                <c:pt idx="2848">
                  <c:v>-64.782572725614102</c:v>
                </c:pt>
                <c:pt idx="2849">
                  <c:v>-64.533166294626255</c:v>
                </c:pt>
                <c:pt idx="2850">
                  <c:v>-64.968496861334557</c:v>
                </c:pt>
                <c:pt idx="2851">
                  <c:v>-67.06905981183678</c:v>
                </c:pt>
                <c:pt idx="2852">
                  <c:v>-69.189664592207222</c:v>
                </c:pt>
                <c:pt idx="2853">
                  <c:v>-71.585546154787039</c:v>
                </c:pt>
                <c:pt idx="2854">
                  <c:v>-71.447791599679675</c:v>
                </c:pt>
                <c:pt idx="2855">
                  <c:v>-70.947617938426703</c:v>
                </c:pt>
                <c:pt idx="2856">
                  <c:v>-69.503296776594453</c:v>
                </c:pt>
                <c:pt idx="2857">
                  <c:v>-62.922455589529825</c:v>
                </c:pt>
                <c:pt idx="2858">
                  <c:v>-56.492414503148147</c:v>
                </c:pt>
                <c:pt idx="2859">
                  <c:v>-51.096723820279749</c:v>
                </c:pt>
                <c:pt idx="2860">
                  <c:v>-48.038045348418358</c:v>
                </c:pt>
                <c:pt idx="2861">
                  <c:v>-41.407683345981994</c:v>
                </c:pt>
                <c:pt idx="2862">
                  <c:v>-32.840968632269835</c:v>
                </c:pt>
                <c:pt idx="2863">
                  <c:v>-25.046938575391128</c:v>
                </c:pt>
                <c:pt idx="2864">
                  <c:v>-20.836096389046475</c:v>
                </c:pt>
                <c:pt idx="2865">
                  <c:v>-8.9798138089012767</c:v>
                </c:pt>
                <c:pt idx="2866">
                  <c:v>10.584470228050252</c:v>
                </c:pt>
                <c:pt idx="2867">
                  <c:v>22.955865129126046</c:v>
                </c:pt>
                <c:pt idx="2868">
                  <c:v>39.65838964981404</c:v>
                </c:pt>
                <c:pt idx="2869">
                  <c:v>52.085416173683271</c:v>
                </c:pt>
                <c:pt idx="2870">
                  <c:v>59.223626411621275</c:v>
                </c:pt>
                <c:pt idx="2871">
                  <c:v>65.123025152367774</c:v>
                </c:pt>
                <c:pt idx="2872">
                  <c:v>67.676002197988453</c:v>
                </c:pt>
                <c:pt idx="2873">
                  <c:v>66.748677174652244</c:v>
                </c:pt>
                <c:pt idx="2874">
                  <c:v>67.284693907684058</c:v>
                </c:pt>
                <c:pt idx="2875">
                  <c:v>65.038699714258087</c:v>
                </c:pt>
                <c:pt idx="2876">
                  <c:v>65.572803027189806</c:v>
                </c:pt>
                <c:pt idx="2877">
                  <c:v>66.479220511916665</c:v>
                </c:pt>
                <c:pt idx="2878">
                  <c:v>67.812700029572611</c:v>
                </c:pt>
                <c:pt idx="2879">
                  <c:v>68.464174959629503</c:v>
                </c:pt>
                <c:pt idx="2880">
                  <c:v>68.123831897954489</c:v>
                </c:pt>
                <c:pt idx="2881">
                  <c:v>67.672340599618479</c:v>
                </c:pt>
                <c:pt idx="2882">
                  <c:v>67.39541348176212</c:v>
                </c:pt>
                <c:pt idx="2883">
                  <c:v>67.627109763062833</c:v>
                </c:pt>
                <c:pt idx="2884">
                  <c:v>68.139566025585708</c:v>
                </c:pt>
                <c:pt idx="2885">
                  <c:v>68.530068149573722</c:v>
                </c:pt>
                <c:pt idx="2886">
                  <c:v>68.464685682201306</c:v>
                </c:pt>
                <c:pt idx="2887">
                  <c:v>67.995914993652505</c:v>
                </c:pt>
                <c:pt idx="2888">
                  <c:v>68.262966755591421</c:v>
                </c:pt>
                <c:pt idx="2889">
                  <c:v>69.76469272710348</c:v>
                </c:pt>
                <c:pt idx="2890">
                  <c:v>72.222239739002902</c:v>
                </c:pt>
                <c:pt idx="2891">
                  <c:v>74.380734278026125</c:v>
                </c:pt>
                <c:pt idx="2892">
                  <c:v>74.828838345092507</c:v>
                </c:pt>
                <c:pt idx="2893">
                  <c:v>73.795505964650587</c:v>
                </c:pt>
                <c:pt idx="2894">
                  <c:v>70.634478716843532</c:v>
                </c:pt>
                <c:pt idx="2895">
                  <c:v>67.866471140213619</c:v>
                </c:pt>
                <c:pt idx="2896">
                  <c:v>68.627765388874352</c:v>
                </c:pt>
                <c:pt idx="2897">
                  <c:v>72.551373829681722</c:v>
                </c:pt>
                <c:pt idx="2898">
                  <c:v>78.449021778599317</c:v>
                </c:pt>
                <c:pt idx="2899">
                  <c:v>83.568356145172928</c:v>
                </c:pt>
                <c:pt idx="2900">
                  <c:v>85.940855225856495</c:v>
                </c:pt>
                <c:pt idx="2901">
                  <c:v>84.115438686303634</c:v>
                </c:pt>
                <c:pt idx="2902">
                  <c:v>80.720245909760408</c:v>
                </c:pt>
                <c:pt idx="2903">
                  <c:v>76.650909928362324</c:v>
                </c:pt>
                <c:pt idx="2904">
                  <c:v>70.213563171301757</c:v>
                </c:pt>
                <c:pt idx="2905">
                  <c:v>61.250791209084994</c:v>
                </c:pt>
                <c:pt idx="2906">
                  <c:v>56.64559028833802</c:v>
                </c:pt>
                <c:pt idx="2907">
                  <c:v>44.451371020558661</c:v>
                </c:pt>
                <c:pt idx="2908">
                  <c:v>20.161821737344972</c:v>
                </c:pt>
                <c:pt idx="2909">
                  <c:v>9.5572591028655705</c:v>
                </c:pt>
                <c:pt idx="2910">
                  <c:v>2.3720323119144275</c:v>
                </c:pt>
                <c:pt idx="2911">
                  <c:v>-5.7503525893886875</c:v>
                </c:pt>
                <c:pt idx="2912">
                  <c:v>-11.644299112729001</c:v>
                </c:pt>
                <c:pt idx="2913">
                  <c:v>-14.275488538503874</c:v>
                </c:pt>
                <c:pt idx="2914">
                  <c:v>-17.067683048421422</c:v>
                </c:pt>
                <c:pt idx="2915">
                  <c:v>-20.505861824765095</c:v>
                </c:pt>
                <c:pt idx="2916">
                  <c:v>-26.308248046108886</c:v>
                </c:pt>
                <c:pt idx="2917">
                  <c:v>-36.941892916779928</c:v>
                </c:pt>
                <c:pt idx="2918">
                  <c:v>-43.555417151313755</c:v>
                </c:pt>
                <c:pt idx="2919">
                  <c:v>-50.074638529043995</c:v>
                </c:pt>
                <c:pt idx="2920">
                  <c:v>-53.560763459792099</c:v>
                </c:pt>
                <c:pt idx="2921">
                  <c:v>-55.158853924753082</c:v>
                </c:pt>
                <c:pt idx="2922">
                  <c:v>-55.935983721213312</c:v>
                </c:pt>
                <c:pt idx="2923">
                  <c:v>-55.611434072849597</c:v>
                </c:pt>
                <c:pt idx="2924">
                  <c:v>-54.726191401663307</c:v>
                </c:pt>
                <c:pt idx="2925">
                  <c:v>-54.805142666728948</c:v>
                </c:pt>
                <c:pt idx="2926">
                  <c:v>-56.521502820825319</c:v>
                </c:pt>
                <c:pt idx="2927">
                  <c:v>-58.977546109389358</c:v>
                </c:pt>
                <c:pt idx="2928">
                  <c:v>-61.704648894760169</c:v>
                </c:pt>
                <c:pt idx="2929">
                  <c:v>-62.414887215677133</c:v>
                </c:pt>
                <c:pt idx="2930">
                  <c:v>-61.768463426762921</c:v>
                </c:pt>
                <c:pt idx="2931">
                  <c:v>-60.696231548806097</c:v>
                </c:pt>
                <c:pt idx="2932">
                  <c:v>-60.422663552737205</c:v>
                </c:pt>
                <c:pt idx="2933">
                  <c:v>-60.95405764333195</c:v>
                </c:pt>
                <c:pt idx="2934">
                  <c:v>-61.787408012103562</c:v>
                </c:pt>
                <c:pt idx="2935">
                  <c:v>-62.986745637294568</c:v>
                </c:pt>
                <c:pt idx="2936">
                  <c:v>-63.75767993443138</c:v>
                </c:pt>
                <c:pt idx="2937">
                  <c:v>-64.234965379852284</c:v>
                </c:pt>
                <c:pt idx="2938">
                  <c:v>-63.159649612075349</c:v>
                </c:pt>
                <c:pt idx="2939">
                  <c:v>-61.479477622043483</c:v>
                </c:pt>
                <c:pt idx="2940">
                  <c:v>-60.014216135527789</c:v>
                </c:pt>
                <c:pt idx="2941">
                  <c:v>-58.197477657007376</c:v>
                </c:pt>
                <c:pt idx="2942">
                  <c:v>-54.486616441427479</c:v>
                </c:pt>
                <c:pt idx="2943">
                  <c:v>-51.830938132993758</c:v>
                </c:pt>
                <c:pt idx="2944">
                  <c:v>-45.993760259878478</c:v>
                </c:pt>
                <c:pt idx="2945">
                  <c:v>-42.435027219028669</c:v>
                </c:pt>
                <c:pt idx="2946">
                  <c:v>-40.727411286402209</c:v>
                </c:pt>
                <c:pt idx="2947">
                  <c:v>-40.187948376667528</c:v>
                </c:pt>
                <c:pt idx="2948">
                  <c:v>-37.406072507013363</c:v>
                </c:pt>
                <c:pt idx="2949">
                  <c:v>-33.141638396070306</c:v>
                </c:pt>
                <c:pt idx="2950">
                  <c:v>-33.042577820585684</c:v>
                </c:pt>
                <c:pt idx="2951">
                  <c:v>-33.761473848085174</c:v>
                </c:pt>
                <c:pt idx="2952">
                  <c:v>-36.469728494030093</c:v>
                </c:pt>
                <c:pt idx="2953">
                  <c:v>-41.682561943947647</c:v>
                </c:pt>
                <c:pt idx="2954">
                  <c:v>-33.379682782840206</c:v>
                </c:pt>
                <c:pt idx="2955">
                  <c:v>-31.254093280215955</c:v>
                </c:pt>
                <c:pt idx="2956">
                  <c:v>-26.592399119460996</c:v>
                </c:pt>
                <c:pt idx="2957">
                  <c:v>-23.938823598163069</c:v>
                </c:pt>
                <c:pt idx="2958">
                  <c:v>-29.759036858521888</c:v>
                </c:pt>
                <c:pt idx="2959">
                  <c:v>-40.173577255967906</c:v>
                </c:pt>
                <c:pt idx="2960">
                  <c:v>-52.309395027437304</c:v>
                </c:pt>
                <c:pt idx="2961">
                  <c:v>-52.61653182776891</c:v>
                </c:pt>
                <c:pt idx="2962">
                  <c:v>-49.70698342483611</c:v>
                </c:pt>
                <c:pt idx="2963">
                  <c:v>-39.88872082080082</c:v>
                </c:pt>
                <c:pt idx="2964">
                  <c:v>-36.580235463275955</c:v>
                </c:pt>
                <c:pt idx="2965">
                  <c:v>-31.081701799449597</c:v>
                </c:pt>
                <c:pt idx="2966">
                  <c:v>-24.034362757647322</c:v>
                </c:pt>
                <c:pt idx="2967">
                  <c:v>-26.024573680813848</c:v>
                </c:pt>
                <c:pt idx="2968">
                  <c:v>-29.32866821280242</c:v>
                </c:pt>
                <c:pt idx="2969">
                  <c:v>-34.340683993958805</c:v>
                </c:pt>
                <c:pt idx="2970">
                  <c:v>-37.822469422389908</c:v>
                </c:pt>
                <c:pt idx="2971">
                  <c:v>-39.905765557293996</c:v>
                </c:pt>
                <c:pt idx="2972">
                  <c:v>-39.78539603509104</c:v>
                </c:pt>
                <c:pt idx="2973">
                  <c:v>-38.526394345357986</c:v>
                </c:pt>
                <c:pt idx="2974">
                  <c:v>-36.45794577080661</c:v>
                </c:pt>
                <c:pt idx="2975">
                  <c:v>-32.778201753444193</c:v>
                </c:pt>
                <c:pt idx="2976">
                  <c:v>-30.191595877980358</c:v>
                </c:pt>
                <c:pt idx="2977">
                  <c:v>-23.199216793165704</c:v>
                </c:pt>
                <c:pt idx="2978">
                  <c:v>-20.672313755574805</c:v>
                </c:pt>
                <c:pt idx="2979">
                  <c:v>-22.276765956615044</c:v>
                </c:pt>
                <c:pt idx="2980">
                  <c:v>-24.272085943236089</c:v>
                </c:pt>
                <c:pt idx="2981">
                  <c:v>-30.090350085595094</c:v>
                </c:pt>
                <c:pt idx="2982">
                  <c:v>-33.986374967824837</c:v>
                </c:pt>
                <c:pt idx="2983">
                  <c:v>-30.689653563853732</c:v>
                </c:pt>
                <c:pt idx="2984">
                  <c:v>-24.455247463558184</c:v>
                </c:pt>
                <c:pt idx="2985">
                  <c:v>-33.707171595601366</c:v>
                </c:pt>
                <c:pt idx="2986">
                  <c:v>-40.678712018891702</c:v>
                </c:pt>
                <c:pt idx="2987">
                  <c:v>-42.902279044771284</c:v>
                </c:pt>
                <c:pt idx="2988">
                  <c:v>-38.145162540755692</c:v>
                </c:pt>
                <c:pt idx="2989">
                  <c:v>-32.750077556321173</c:v>
                </c:pt>
                <c:pt idx="2990">
                  <c:v>-53.264009909022462</c:v>
                </c:pt>
                <c:pt idx="2991">
                  <c:v>-52.938397688210337</c:v>
                </c:pt>
                <c:pt idx="2992">
                  <c:v>-61.725894888302399</c:v>
                </c:pt>
                <c:pt idx="2993">
                  <c:v>-57.298719903516044</c:v>
                </c:pt>
                <c:pt idx="2994">
                  <c:v>-45.45923907596034</c:v>
                </c:pt>
                <c:pt idx="2995">
                  <c:v>-34.617729505390578</c:v>
                </c:pt>
                <c:pt idx="2996">
                  <c:v>-26.619525821455646</c:v>
                </c:pt>
                <c:pt idx="2997">
                  <c:v>-26.670255544076962</c:v>
                </c:pt>
                <c:pt idx="2998">
                  <c:v>-34.287373362571444</c:v>
                </c:pt>
                <c:pt idx="2999">
                  <c:v>-44.910201936669239</c:v>
                </c:pt>
                <c:pt idx="3000">
                  <c:v>-52.516912576513711</c:v>
                </c:pt>
                <c:pt idx="3001">
                  <c:v>-55.543678958089814</c:v>
                </c:pt>
                <c:pt idx="3002">
                  <c:v>-55.214696717065436</c:v>
                </c:pt>
                <c:pt idx="3003">
                  <c:v>-52.85189063389911</c:v>
                </c:pt>
                <c:pt idx="3004">
                  <c:v>-48.253476615417313</c:v>
                </c:pt>
                <c:pt idx="3005">
                  <c:v>-39.585325180199575</c:v>
                </c:pt>
                <c:pt idx="3006">
                  <c:v>-34.067898677458636</c:v>
                </c:pt>
                <c:pt idx="3007">
                  <c:v>-35.12168149138251</c:v>
                </c:pt>
                <c:pt idx="3008">
                  <c:v>-36.492325817404662</c:v>
                </c:pt>
                <c:pt idx="3009">
                  <c:v>-37.506970003968249</c:v>
                </c:pt>
                <c:pt idx="3010">
                  <c:v>-38.51402757974725</c:v>
                </c:pt>
                <c:pt idx="3011">
                  <c:v>-39.841111135135179</c:v>
                </c:pt>
                <c:pt idx="3012">
                  <c:v>-39.350129703795432</c:v>
                </c:pt>
                <c:pt idx="3013">
                  <c:v>-36.170441771010928</c:v>
                </c:pt>
                <c:pt idx="3014">
                  <c:v>-35.178639206516834</c:v>
                </c:pt>
                <c:pt idx="3015">
                  <c:v>-34.140161073359785</c:v>
                </c:pt>
                <c:pt idx="3016">
                  <c:v>-33.25091948607146</c:v>
                </c:pt>
                <c:pt idx="3017">
                  <c:v>-32.395631519373175</c:v>
                </c:pt>
                <c:pt idx="3018">
                  <c:v>-33.260987514718366</c:v>
                </c:pt>
                <c:pt idx="3019">
                  <c:v>-35.122638433674624</c:v>
                </c:pt>
                <c:pt idx="3020">
                  <c:v>-35.078363792628195</c:v>
                </c:pt>
                <c:pt idx="3021">
                  <c:v>-33.006509108546425</c:v>
                </c:pt>
                <c:pt idx="3022">
                  <c:v>-32.24514939290377</c:v>
                </c:pt>
                <c:pt idx="3023">
                  <c:v>-32.406019295276487</c:v>
                </c:pt>
                <c:pt idx="3024">
                  <c:v>-32.489912458483431</c:v>
                </c:pt>
                <c:pt idx="3025">
                  <c:v>-32.220906144583061</c:v>
                </c:pt>
                <c:pt idx="3026">
                  <c:v>-31.065448620808766</c:v>
                </c:pt>
                <c:pt idx="3027">
                  <c:v>-31.323810694371204</c:v>
                </c:pt>
                <c:pt idx="3028">
                  <c:v>-31.998128412177657</c:v>
                </c:pt>
                <c:pt idx="3029">
                  <c:v>-31.923143989944524</c:v>
                </c:pt>
                <c:pt idx="3030">
                  <c:v>-31.294490334422569</c:v>
                </c:pt>
                <c:pt idx="3031">
                  <c:v>-30.762969090328909</c:v>
                </c:pt>
                <c:pt idx="3032">
                  <c:v>-30.249130055740217</c:v>
                </c:pt>
                <c:pt idx="3033">
                  <c:v>-30.013262753547572</c:v>
                </c:pt>
                <c:pt idx="3034">
                  <c:v>-30.29681317595433</c:v>
                </c:pt>
                <c:pt idx="3035">
                  <c:v>-30.577890260616769</c:v>
                </c:pt>
                <c:pt idx="3036">
                  <c:v>-31.621183828828961</c:v>
                </c:pt>
                <c:pt idx="3037">
                  <c:v>-32.239067890845057</c:v>
                </c:pt>
                <c:pt idx="3038">
                  <c:v>-32.797638716278186</c:v>
                </c:pt>
                <c:pt idx="3039">
                  <c:v>-32.839824966193092</c:v>
                </c:pt>
                <c:pt idx="3040">
                  <c:v>-31.775934571315425</c:v>
                </c:pt>
                <c:pt idx="3041">
                  <c:v>-30.426245170438008</c:v>
                </c:pt>
                <c:pt idx="3042">
                  <c:v>-29.695125045496926</c:v>
                </c:pt>
                <c:pt idx="3043">
                  <c:v>-29.0296327693645</c:v>
                </c:pt>
                <c:pt idx="3044">
                  <c:v>-31.598289782536337</c:v>
                </c:pt>
                <c:pt idx="3045">
                  <c:v>-33.70543793534587</c:v>
                </c:pt>
                <c:pt idx="3046">
                  <c:v>-33.299439655434938</c:v>
                </c:pt>
                <c:pt idx="3047">
                  <c:v>-32.082833743979755</c:v>
                </c:pt>
                <c:pt idx="3048">
                  <c:v>-31.235299727240658</c:v>
                </c:pt>
                <c:pt idx="3049">
                  <c:v>-31.242034864887994</c:v>
                </c:pt>
                <c:pt idx="3050">
                  <c:v>-29.905312868070336</c:v>
                </c:pt>
                <c:pt idx="3051">
                  <c:v>-24.851786790810014</c:v>
                </c:pt>
                <c:pt idx="3052">
                  <c:v>-32.259386386316152</c:v>
                </c:pt>
                <c:pt idx="3053">
                  <c:v>-30.422101336827239</c:v>
                </c:pt>
                <c:pt idx="3054">
                  <c:v>-29.737032111707311</c:v>
                </c:pt>
                <c:pt idx="3055">
                  <c:v>-29.94140610414442</c:v>
                </c:pt>
                <c:pt idx="3056">
                  <c:v>-29.974240054361768</c:v>
                </c:pt>
                <c:pt idx="3057">
                  <c:v>-30.405030298046601</c:v>
                </c:pt>
                <c:pt idx="3058">
                  <c:v>-30.896546193377489</c:v>
                </c:pt>
                <c:pt idx="3059">
                  <c:v>-31.285668399435448</c:v>
                </c:pt>
                <c:pt idx="3060">
                  <c:v>-31.686416254641756</c:v>
                </c:pt>
                <c:pt idx="3061">
                  <c:v>-32.317046994382451</c:v>
                </c:pt>
                <c:pt idx="3062">
                  <c:v>-32.719090315138011</c:v>
                </c:pt>
                <c:pt idx="3063">
                  <c:v>-33.073428041461838</c:v>
                </c:pt>
                <c:pt idx="3064">
                  <c:v>-32.653785156162634</c:v>
                </c:pt>
                <c:pt idx="3065">
                  <c:v>-32.295493934697717</c:v>
                </c:pt>
                <c:pt idx="3066">
                  <c:v>-33.132420144775786</c:v>
                </c:pt>
                <c:pt idx="3067">
                  <c:v>-32.695020099219278</c:v>
                </c:pt>
                <c:pt idx="3068">
                  <c:v>-33.131773797406687</c:v>
                </c:pt>
                <c:pt idx="3069">
                  <c:v>-33.813103688998737</c:v>
                </c:pt>
                <c:pt idx="3070">
                  <c:v>-33.654350486657719</c:v>
                </c:pt>
                <c:pt idx="3071">
                  <c:v>-33.371896668203881</c:v>
                </c:pt>
                <c:pt idx="3072">
                  <c:v>-33.313650739681741</c:v>
                </c:pt>
                <c:pt idx="3073">
                  <c:v>-33.412358996561146</c:v>
                </c:pt>
                <c:pt idx="3074">
                  <c:v>-33.644813714659719</c:v>
                </c:pt>
                <c:pt idx="3075">
                  <c:v>-33.358979916193093</c:v>
                </c:pt>
                <c:pt idx="3076">
                  <c:v>-33.110542330357632</c:v>
                </c:pt>
                <c:pt idx="3077">
                  <c:v>-33.0626097199942</c:v>
                </c:pt>
                <c:pt idx="3078">
                  <c:v>-32.95373302843992</c:v>
                </c:pt>
                <c:pt idx="3079">
                  <c:v>-32.995837689514268</c:v>
                </c:pt>
                <c:pt idx="3080">
                  <c:v>-33.127342710292375</c:v>
                </c:pt>
                <c:pt idx="3081">
                  <c:v>-32.892413823908868</c:v>
                </c:pt>
                <c:pt idx="3082">
                  <c:v>-31.61792808308337</c:v>
                </c:pt>
                <c:pt idx="3083">
                  <c:v>-30.626257247871159</c:v>
                </c:pt>
                <c:pt idx="3084">
                  <c:v>-31.853294142990439</c:v>
                </c:pt>
                <c:pt idx="3085">
                  <c:v>-34.053644979979502</c:v>
                </c:pt>
                <c:pt idx="3086">
                  <c:v>-32.466452525963192</c:v>
                </c:pt>
                <c:pt idx="3087">
                  <c:v>-30.336393008730397</c:v>
                </c:pt>
                <c:pt idx="3088">
                  <c:v>-32.330519412284382</c:v>
                </c:pt>
                <c:pt idx="3089">
                  <c:v>-32.718648806631606</c:v>
                </c:pt>
                <c:pt idx="3090">
                  <c:v>-32.050457058579902</c:v>
                </c:pt>
                <c:pt idx="3091">
                  <c:v>-28.024778720487191</c:v>
                </c:pt>
                <c:pt idx="3092">
                  <c:v>-27.154698526040697</c:v>
                </c:pt>
                <c:pt idx="3093">
                  <c:v>-31.440570262685039</c:v>
                </c:pt>
                <c:pt idx="3094">
                  <c:v>-30.619383073442481</c:v>
                </c:pt>
                <c:pt idx="3095">
                  <c:v>-31.114624453365835</c:v>
                </c:pt>
                <c:pt idx="3096">
                  <c:v>-30.53483327225964</c:v>
                </c:pt>
                <c:pt idx="3097">
                  <c:v>-28.430434739451286</c:v>
                </c:pt>
                <c:pt idx="3098">
                  <c:v>-30.228948595411509</c:v>
                </c:pt>
                <c:pt idx="3099">
                  <c:v>-32.898684802775996</c:v>
                </c:pt>
                <c:pt idx="3100">
                  <c:v>-32.081676262267152</c:v>
                </c:pt>
                <c:pt idx="3101">
                  <c:v>-29.886476885331074</c:v>
                </c:pt>
                <c:pt idx="3102">
                  <c:v>-28.861805546711405</c:v>
                </c:pt>
                <c:pt idx="3103">
                  <c:v>-28.627162084933552</c:v>
                </c:pt>
                <c:pt idx="3104">
                  <c:v>-27.465596457988099</c:v>
                </c:pt>
                <c:pt idx="3105">
                  <c:v>-27.205955100898095</c:v>
                </c:pt>
                <c:pt idx="3106">
                  <c:v>-30.409593990460827</c:v>
                </c:pt>
                <c:pt idx="3107">
                  <c:v>-32.819583552270778</c:v>
                </c:pt>
                <c:pt idx="3108">
                  <c:v>-34.164582113356168</c:v>
                </c:pt>
                <c:pt idx="3109">
                  <c:v>-34.779330777416853</c:v>
                </c:pt>
                <c:pt idx="3110">
                  <c:v>-34.341604143541858</c:v>
                </c:pt>
                <c:pt idx="3111">
                  <c:v>-32.460574069734179</c:v>
                </c:pt>
                <c:pt idx="3112">
                  <c:v>-30.751741380056135</c:v>
                </c:pt>
                <c:pt idx="3113">
                  <c:v>-28.720418978757511</c:v>
                </c:pt>
                <c:pt idx="3114">
                  <c:v>-26.842235989862761</c:v>
                </c:pt>
                <c:pt idx="3115">
                  <c:v>-25.508061673941725</c:v>
                </c:pt>
                <c:pt idx="3116">
                  <c:v>-25.135410302368658</c:v>
                </c:pt>
                <c:pt idx="3117">
                  <c:v>-25.069862346571608</c:v>
                </c:pt>
                <c:pt idx="3118">
                  <c:v>-25.751166280605833</c:v>
                </c:pt>
                <c:pt idx="3119">
                  <c:v>-25.515220198713486</c:v>
                </c:pt>
                <c:pt idx="3120">
                  <c:v>-25.491215346485685</c:v>
                </c:pt>
                <c:pt idx="3121">
                  <c:v>-20.447450631422804</c:v>
                </c:pt>
                <c:pt idx="3122">
                  <c:v>-19.326910396383873</c:v>
                </c:pt>
                <c:pt idx="3123">
                  <c:v>-22.570254450434113</c:v>
                </c:pt>
                <c:pt idx="3124">
                  <c:v>-26.410384446304185</c:v>
                </c:pt>
                <c:pt idx="3125">
                  <c:v>-31.604060526996118</c:v>
                </c:pt>
                <c:pt idx="3126">
                  <c:v>-32.974715517510575</c:v>
                </c:pt>
                <c:pt idx="3127">
                  <c:v>-33.955074157496306</c:v>
                </c:pt>
                <c:pt idx="3128">
                  <c:v>-31.331813792669294</c:v>
                </c:pt>
                <c:pt idx="3129">
                  <c:v>-25.111253165395382</c:v>
                </c:pt>
                <c:pt idx="3130">
                  <c:v>-25.85079935883056</c:v>
                </c:pt>
                <c:pt idx="3131">
                  <c:v>-28.488258780480663</c:v>
                </c:pt>
                <c:pt idx="3132">
                  <c:v>-33.662168533416143</c:v>
                </c:pt>
                <c:pt idx="3133">
                  <c:v>-32.342604319962362</c:v>
                </c:pt>
                <c:pt idx="3134">
                  <c:v>-32.930619686438106</c:v>
                </c:pt>
                <c:pt idx="3135">
                  <c:v>-32.818487448568263</c:v>
                </c:pt>
                <c:pt idx="3136">
                  <c:v>-33.724114213899092</c:v>
                </c:pt>
                <c:pt idx="3137">
                  <c:v>-34.11782004923657</c:v>
                </c:pt>
                <c:pt idx="3138">
                  <c:v>-32.761198308583424</c:v>
                </c:pt>
                <c:pt idx="3139">
                  <c:v>-28.886125122477296</c:v>
                </c:pt>
                <c:pt idx="3140">
                  <c:v>-28.210333662754081</c:v>
                </c:pt>
                <c:pt idx="3141">
                  <c:v>-25.746514210422738</c:v>
                </c:pt>
                <c:pt idx="3142">
                  <c:v>-27.439983122653018</c:v>
                </c:pt>
                <c:pt idx="3143">
                  <c:v>-29.702292506281232</c:v>
                </c:pt>
                <c:pt idx="3144">
                  <c:v>-32.209001692474956</c:v>
                </c:pt>
                <c:pt idx="3145">
                  <c:v>-36.212205521563433</c:v>
                </c:pt>
                <c:pt idx="3146">
                  <c:v>-39.226772184609246</c:v>
                </c:pt>
                <c:pt idx="3147">
                  <c:v>-40.427250467630543</c:v>
                </c:pt>
                <c:pt idx="3148">
                  <c:v>-37.613017571090552</c:v>
                </c:pt>
                <c:pt idx="3149">
                  <c:v>-35.729013040632999</c:v>
                </c:pt>
                <c:pt idx="3150">
                  <c:v>-33.244127259174036</c:v>
                </c:pt>
                <c:pt idx="3151">
                  <c:v>-29.673097732570238</c:v>
                </c:pt>
                <c:pt idx="3152">
                  <c:v>-29.112183186745607</c:v>
                </c:pt>
                <c:pt idx="3153">
                  <c:v>-33.163661907164226</c:v>
                </c:pt>
                <c:pt idx="3154">
                  <c:v>-35.806575422235959</c:v>
                </c:pt>
                <c:pt idx="3155">
                  <c:v>-36.115985495047703</c:v>
                </c:pt>
                <c:pt idx="3156">
                  <c:v>-36.093944337340339</c:v>
                </c:pt>
                <c:pt idx="3157">
                  <c:v>-36.844830958633139</c:v>
                </c:pt>
                <c:pt idx="3158">
                  <c:v>-37.108867444704231</c:v>
                </c:pt>
                <c:pt idx="3159">
                  <c:v>-37.299607024168751</c:v>
                </c:pt>
                <c:pt idx="3160">
                  <c:v>-37.142509004720715</c:v>
                </c:pt>
                <c:pt idx="3161">
                  <c:v>-36.424177493975982</c:v>
                </c:pt>
                <c:pt idx="3162">
                  <c:v>-36.029020663650094</c:v>
                </c:pt>
                <c:pt idx="3163">
                  <c:v>-36.101783925327098</c:v>
                </c:pt>
                <c:pt idx="3164">
                  <c:v>-35.952162993017168</c:v>
                </c:pt>
                <c:pt idx="3165">
                  <c:v>-36.23898654727244</c:v>
                </c:pt>
                <c:pt idx="3166">
                  <c:v>-36.85119715372894</c:v>
                </c:pt>
                <c:pt idx="3167">
                  <c:v>-36.584326974342922</c:v>
                </c:pt>
                <c:pt idx="3168">
                  <c:v>-36.832437702535728</c:v>
                </c:pt>
                <c:pt idx="3169">
                  <c:v>-36.540703696076456</c:v>
                </c:pt>
                <c:pt idx="3170">
                  <c:v>-36.49214956669762</c:v>
                </c:pt>
                <c:pt idx="3171">
                  <c:v>-36.722803727675199</c:v>
                </c:pt>
                <c:pt idx="3172">
                  <c:v>-36.443461142887308</c:v>
                </c:pt>
                <c:pt idx="3173">
                  <c:v>-35.588035238074518</c:v>
                </c:pt>
                <c:pt idx="3174">
                  <c:v>-35.135040527134628</c:v>
                </c:pt>
                <c:pt idx="3175">
                  <c:v>-34.746849063942484</c:v>
                </c:pt>
                <c:pt idx="3176">
                  <c:v>-34.98847206299763</c:v>
                </c:pt>
                <c:pt idx="3177">
                  <c:v>-35.266685625459786</c:v>
                </c:pt>
                <c:pt idx="3178">
                  <c:v>-34.973393327579913</c:v>
                </c:pt>
                <c:pt idx="3179">
                  <c:v>-34.881050534385977</c:v>
                </c:pt>
                <c:pt idx="3180">
                  <c:v>-35.000116391988421</c:v>
                </c:pt>
                <c:pt idx="3181">
                  <c:v>-35.120552054333992</c:v>
                </c:pt>
                <c:pt idx="3182">
                  <c:v>-35.637564903308586</c:v>
                </c:pt>
                <c:pt idx="3183">
                  <c:v>-36.940137883449701</c:v>
                </c:pt>
                <c:pt idx="3184">
                  <c:v>-37.564654345212055</c:v>
                </c:pt>
                <c:pt idx="3185">
                  <c:v>-37.643593426524895</c:v>
                </c:pt>
                <c:pt idx="3186">
                  <c:v>-37.197826991354368</c:v>
                </c:pt>
                <c:pt idx="3187">
                  <c:v>-36.429685060659899</c:v>
                </c:pt>
                <c:pt idx="3188">
                  <c:v>-35.545782679939364</c:v>
                </c:pt>
                <c:pt idx="3189">
                  <c:v>-35.252351941715155</c:v>
                </c:pt>
                <c:pt idx="3190">
                  <c:v>-35.380395725630756</c:v>
                </c:pt>
                <c:pt idx="3191">
                  <c:v>-36.110831331571838</c:v>
                </c:pt>
                <c:pt idx="3192">
                  <c:v>-36.051357846891065</c:v>
                </c:pt>
                <c:pt idx="3193">
                  <c:v>-35.535158723154218</c:v>
                </c:pt>
                <c:pt idx="3194">
                  <c:v>-35.190075704689882</c:v>
                </c:pt>
                <c:pt idx="3195">
                  <c:v>-34.907585003410603</c:v>
                </c:pt>
                <c:pt idx="3196">
                  <c:v>-34.892007528436125</c:v>
                </c:pt>
                <c:pt idx="3197">
                  <c:v>-35.051992270032436</c:v>
                </c:pt>
                <c:pt idx="3198">
                  <c:v>-35.478385646808064</c:v>
                </c:pt>
                <c:pt idx="3199">
                  <c:v>-36.352693332175129</c:v>
                </c:pt>
                <c:pt idx="3200">
                  <c:v>-35.835506587011018</c:v>
                </c:pt>
                <c:pt idx="3201">
                  <c:v>-35.019380450425615</c:v>
                </c:pt>
                <c:pt idx="3202">
                  <c:v>-34.992999889452079</c:v>
                </c:pt>
                <c:pt idx="3203">
                  <c:v>-36.396573788792892</c:v>
                </c:pt>
                <c:pt idx="3204">
                  <c:v>-36.658450411589108</c:v>
                </c:pt>
                <c:pt idx="3205">
                  <c:v>-35.301570857382252</c:v>
                </c:pt>
                <c:pt idx="3206">
                  <c:v>-31.663370668000681</c:v>
                </c:pt>
                <c:pt idx="3207">
                  <c:v>-28.187817688971595</c:v>
                </c:pt>
                <c:pt idx="3208">
                  <c:v>-28.996397556890585</c:v>
                </c:pt>
                <c:pt idx="3209">
                  <c:v>-31.658282939380875</c:v>
                </c:pt>
                <c:pt idx="3210">
                  <c:v>-34.659795263914042</c:v>
                </c:pt>
                <c:pt idx="3211">
                  <c:v>-36.605032871319139</c:v>
                </c:pt>
                <c:pt idx="3212">
                  <c:v>-28.034084880937311</c:v>
                </c:pt>
                <c:pt idx="3213">
                  <c:v>-31.183819961240705</c:v>
                </c:pt>
                <c:pt idx="3214">
                  <c:v>-36.196034540260818</c:v>
                </c:pt>
                <c:pt idx="3215">
                  <c:v>-35.537917193710712</c:v>
                </c:pt>
                <c:pt idx="3216">
                  <c:v>-37.562717765299595</c:v>
                </c:pt>
                <c:pt idx="3217">
                  <c:v>-35.939993322835981</c:v>
                </c:pt>
                <c:pt idx="3218">
                  <c:v>-33.660487434747331</c:v>
                </c:pt>
                <c:pt idx="3219">
                  <c:v>-29.899448840060487</c:v>
                </c:pt>
                <c:pt idx="3220">
                  <c:v>-30.063261217594011</c:v>
                </c:pt>
                <c:pt idx="3221">
                  <c:v>-31.720804574165705</c:v>
                </c:pt>
                <c:pt idx="3222">
                  <c:v>-32.454571321296385</c:v>
                </c:pt>
                <c:pt idx="3223">
                  <c:v>-35.004285483705509</c:v>
                </c:pt>
                <c:pt idx="3224">
                  <c:v>-36.872071256989067</c:v>
                </c:pt>
                <c:pt idx="3225">
                  <c:v>-37.866238517797619</c:v>
                </c:pt>
                <c:pt idx="3226">
                  <c:v>-37.764499652338593</c:v>
                </c:pt>
                <c:pt idx="3227">
                  <c:v>-35.897953492308083</c:v>
                </c:pt>
                <c:pt idx="3228">
                  <c:v>-33.878804995605762</c:v>
                </c:pt>
                <c:pt idx="3229">
                  <c:v>-31.979686214888897</c:v>
                </c:pt>
                <c:pt idx="3230">
                  <c:v>-30.877944638157061</c:v>
                </c:pt>
                <c:pt idx="3231">
                  <c:v>-32.027522583096228</c:v>
                </c:pt>
                <c:pt idx="3232">
                  <c:v>-33.856157756044567</c:v>
                </c:pt>
                <c:pt idx="3233">
                  <c:v>-35.622335962224014</c:v>
                </c:pt>
                <c:pt idx="3234">
                  <c:v>-36.571614418081033</c:v>
                </c:pt>
                <c:pt idx="3235">
                  <c:v>-38.353181189140003</c:v>
                </c:pt>
                <c:pt idx="3236">
                  <c:v>-38.485549418296564</c:v>
                </c:pt>
                <c:pt idx="3237">
                  <c:v>-37.294739662043931</c:v>
                </c:pt>
                <c:pt idx="3238">
                  <c:v>-36.127785364364541</c:v>
                </c:pt>
                <c:pt idx="3239">
                  <c:v>-34.943500292862602</c:v>
                </c:pt>
                <c:pt idx="3240">
                  <c:v>-35.481562223134191</c:v>
                </c:pt>
                <c:pt idx="3241">
                  <c:v>-36.024589621889604</c:v>
                </c:pt>
                <c:pt idx="3242">
                  <c:v>-36.397243407862696</c:v>
                </c:pt>
                <c:pt idx="3243">
                  <c:v>-36.786267054720554</c:v>
                </c:pt>
                <c:pt idx="3244">
                  <c:v>-36.784773437849161</c:v>
                </c:pt>
                <c:pt idx="3245">
                  <c:v>-37.5586970782728</c:v>
                </c:pt>
                <c:pt idx="3246">
                  <c:v>-37.953579594491458</c:v>
                </c:pt>
                <c:pt idx="3247">
                  <c:v>-38.826192718795276</c:v>
                </c:pt>
                <c:pt idx="3248">
                  <c:v>-40.548561309995755</c:v>
                </c:pt>
                <c:pt idx="3249">
                  <c:v>-42.476490884695423</c:v>
                </c:pt>
                <c:pt idx="3250">
                  <c:v>-42.465898810012966</c:v>
                </c:pt>
                <c:pt idx="3251">
                  <c:v>-41.036332903550274</c:v>
                </c:pt>
                <c:pt idx="3252">
                  <c:v>-40.047536378992682</c:v>
                </c:pt>
                <c:pt idx="3253">
                  <c:v>-38.128761533182484</c:v>
                </c:pt>
                <c:pt idx="3254">
                  <c:v>-35.963067069023317</c:v>
                </c:pt>
                <c:pt idx="3255">
                  <c:v>-35.989897486624294</c:v>
                </c:pt>
                <c:pt idx="3256">
                  <c:v>-37.094306971039096</c:v>
                </c:pt>
                <c:pt idx="3257">
                  <c:v>-37.554809308533741</c:v>
                </c:pt>
                <c:pt idx="3258">
                  <c:v>-40.543382629620723</c:v>
                </c:pt>
                <c:pt idx="3259">
                  <c:v>-41.125440755014132</c:v>
                </c:pt>
                <c:pt idx="3260">
                  <c:v>-39.936187512651891</c:v>
                </c:pt>
                <c:pt idx="3261">
                  <c:v>-40.000347617335308</c:v>
                </c:pt>
                <c:pt idx="3262">
                  <c:v>-40.609813721748843</c:v>
                </c:pt>
                <c:pt idx="3263">
                  <c:v>-43.340608255524465</c:v>
                </c:pt>
                <c:pt idx="3264">
                  <c:v>-44.85394211561632</c:v>
                </c:pt>
                <c:pt idx="3265">
                  <c:v>-44.366974166127726</c:v>
                </c:pt>
                <c:pt idx="3266">
                  <c:v>-44.638407774067765</c:v>
                </c:pt>
                <c:pt idx="3267">
                  <c:v>-43.021721510826389</c:v>
                </c:pt>
                <c:pt idx="3268">
                  <c:v>-40.878456624555696</c:v>
                </c:pt>
                <c:pt idx="3269">
                  <c:v>-40.275567084085587</c:v>
                </c:pt>
                <c:pt idx="3270">
                  <c:v>-40.343423273510979</c:v>
                </c:pt>
                <c:pt idx="3271">
                  <c:v>-40.409805519467902</c:v>
                </c:pt>
                <c:pt idx="3272">
                  <c:v>-41.212574795951205</c:v>
                </c:pt>
                <c:pt idx="3273">
                  <c:v>-41.13847242684411</c:v>
                </c:pt>
                <c:pt idx="3274">
                  <c:v>-41.847208769647587</c:v>
                </c:pt>
                <c:pt idx="3275">
                  <c:v>-41.887978554631793</c:v>
                </c:pt>
                <c:pt idx="3276">
                  <c:v>-41.235028733699224</c:v>
                </c:pt>
                <c:pt idx="3277">
                  <c:v>-39.480859542664476</c:v>
                </c:pt>
                <c:pt idx="3278">
                  <c:v>-38.623895754009972</c:v>
                </c:pt>
                <c:pt idx="3279">
                  <c:v>-37.460765094208114</c:v>
                </c:pt>
                <c:pt idx="3280">
                  <c:v>-36.339548411020253</c:v>
                </c:pt>
                <c:pt idx="3281">
                  <c:v>-35.815445125202181</c:v>
                </c:pt>
                <c:pt idx="3282">
                  <c:v>-34.515000839836318</c:v>
                </c:pt>
                <c:pt idx="3283">
                  <c:v>-34.368346322905069</c:v>
                </c:pt>
                <c:pt idx="3284">
                  <c:v>-36.097345694035951</c:v>
                </c:pt>
                <c:pt idx="3285">
                  <c:v>-37.138611612552211</c:v>
                </c:pt>
                <c:pt idx="3286">
                  <c:v>-38.493343107565501</c:v>
                </c:pt>
                <c:pt idx="3287">
                  <c:v>-40.728665286168976</c:v>
                </c:pt>
                <c:pt idx="3288">
                  <c:v>-42.410506813421044</c:v>
                </c:pt>
                <c:pt idx="3289">
                  <c:v>-43.90271931773016</c:v>
                </c:pt>
                <c:pt idx="3290">
                  <c:v>-42.865035479084611</c:v>
                </c:pt>
                <c:pt idx="3291">
                  <c:v>-44.796425234769899</c:v>
                </c:pt>
                <c:pt idx="3292">
                  <c:v>-45.546010471913867</c:v>
                </c:pt>
                <c:pt idx="3293">
                  <c:v>-39.577318292600602</c:v>
                </c:pt>
                <c:pt idx="3294">
                  <c:v>-40.62401151661674</c:v>
                </c:pt>
                <c:pt idx="3295">
                  <c:v>-39.766619374801671</c:v>
                </c:pt>
                <c:pt idx="3296">
                  <c:v>-39.671247183457361</c:v>
                </c:pt>
                <c:pt idx="3297">
                  <c:v>-40.504200045983424</c:v>
                </c:pt>
                <c:pt idx="3298">
                  <c:v>-42.371188035345341</c:v>
                </c:pt>
                <c:pt idx="3299">
                  <c:v>-42.669172293103955</c:v>
                </c:pt>
                <c:pt idx="3300">
                  <c:v>-42.097117494156038</c:v>
                </c:pt>
                <c:pt idx="3301">
                  <c:v>-42.936440749420917</c:v>
                </c:pt>
                <c:pt idx="3302">
                  <c:v>-47.07132559406601</c:v>
                </c:pt>
                <c:pt idx="3303">
                  <c:v>-45.962514203310256</c:v>
                </c:pt>
                <c:pt idx="3304">
                  <c:v>-43.666437650699223</c:v>
                </c:pt>
                <c:pt idx="3305">
                  <c:v>-41.344713925979157</c:v>
                </c:pt>
                <c:pt idx="3306">
                  <c:v>-39.652873760250344</c:v>
                </c:pt>
                <c:pt idx="3307">
                  <c:v>-39.345046083581991</c:v>
                </c:pt>
                <c:pt idx="3308">
                  <c:v>-40.168298961740426</c:v>
                </c:pt>
                <c:pt idx="3309">
                  <c:v>-40.444331750725503</c:v>
                </c:pt>
                <c:pt idx="3310">
                  <c:v>-39.574432227173659</c:v>
                </c:pt>
                <c:pt idx="3311">
                  <c:v>-39.817879055476403</c:v>
                </c:pt>
                <c:pt idx="3312">
                  <c:v>-39.869151335335474</c:v>
                </c:pt>
                <c:pt idx="3313">
                  <c:v>-39.415060775866216</c:v>
                </c:pt>
                <c:pt idx="3314">
                  <c:v>-37.986255518622286</c:v>
                </c:pt>
                <c:pt idx="3315">
                  <c:v>-36.064533314867177</c:v>
                </c:pt>
                <c:pt idx="3316">
                  <c:v>-34.287748685009774</c:v>
                </c:pt>
                <c:pt idx="3317">
                  <c:v>-35.536290834617432</c:v>
                </c:pt>
                <c:pt idx="3318">
                  <c:v>-37.911374593401781</c:v>
                </c:pt>
                <c:pt idx="3319">
                  <c:v>-38.228687619666523</c:v>
                </c:pt>
                <c:pt idx="3320">
                  <c:v>-38.907911573507356</c:v>
                </c:pt>
                <c:pt idx="3321">
                  <c:v>-39.208712454117908</c:v>
                </c:pt>
                <c:pt idx="3322">
                  <c:v>-37.423400832512201</c:v>
                </c:pt>
                <c:pt idx="3323">
                  <c:v>-34.661312949215542</c:v>
                </c:pt>
                <c:pt idx="3324">
                  <c:v>-34.598775687312042</c:v>
                </c:pt>
                <c:pt idx="3325">
                  <c:v>-34.7170093090919</c:v>
                </c:pt>
                <c:pt idx="3326">
                  <c:v>-33.671630457330643</c:v>
                </c:pt>
                <c:pt idx="3327">
                  <c:v>-38.386998535725404</c:v>
                </c:pt>
                <c:pt idx="3328">
                  <c:v>-39.294616484719583</c:v>
                </c:pt>
                <c:pt idx="3329">
                  <c:v>-38.833202814494072</c:v>
                </c:pt>
                <c:pt idx="3330">
                  <c:v>-39.999634066974473</c:v>
                </c:pt>
                <c:pt idx="3331">
                  <c:v>-40.0958230969932</c:v>
                </c:pt>
                <c:pt idx="3332">
                  <c:v>-38.136590028753858</c:v>
                </c:pt>
                <c:pt idx="3333">
                  <c:v>-37.110100034207427</c:v>
                </c:pt>
                <c:pt idx="3334">
                  <c:v>-37.060923033785997</c:v>
                </c:pt>
                <c:pt idx="3335">
                  <c:v>-37.987267204101315</c:v>
                </c:pt>
                <c:pt idx="3336">
                  <c:v>-39.526280305026731</c:v>
                </c:pt>
                <c:pt idx="3337">
                  <c:v>-40.683703469544291</c:v>
                </c:pt>
                <c:pt idx="3338">
                  <c:v>-41.059454097722551</c:v>
                </c:pt>
                <c:pt idx="3339">
                  <c:v>-42.186349020432054</c:v>
                </c:pt>
                <c:pt idx="3340">
                  <c:v>-42.521728636144594</c:v>
                </c:pt>
                <c:pt idx="3341">
                  <c:v>-42.823425380587636</c:v>
                </c:pt>
                <c:pt idx="3342">
                  <c:v>-43.189778736644975</c:v>
                </c:pt>
                <c:pt idx="3343">
                  <c:v>-42.896711256500772</c:v>
                </c:pt>
                <c:pt idx="3344">
                  <c:v>-43.351998153691582</c:v>
                </c:pt>
                <c:pt idx="3345">
                  <c:v>-43.839772469887627</c:v>
                </c:pt>
                <c:pt idx="3346">
                  <c:v>-43.222292459071866</c:v>
                </c:pt>
                <c:pt idx="3347">
                  <c:v>-41.57599365725283</c:v>
                </c:pt>
                <c:pt idx="3348">
                  <c:v>-39.478101715570254</c:v>
                </c:pt>
                <c:pt idx="3349">
                  <c:v>-38.88563058198433</c:v>
                </c:pt>
                <c:pt idx="3350">
                  <c:v>-38.815721373382559</c:v>
                </c:pt>
                <c:pt idx="3351">
                  <c:v>-38.957604389780137</c:v>
                </c:pt>
                <c:pt idx="3352">
                  <c:v>-39.245152524163956</c:v>
                </c:pt>
                <c:pt idx="3353">
                  <c:v>-39.769328955355078</c:v>
                </c:pt>
                <c:pt idx="3354">
                  <c:v>-40.65787303004538</c:v>
                </c:pt>
                <c:pt idx="3355">
                  <c:v>-41.164808526146956</c:v>
                </c:pt>
                <c:pt idx="3356">
                  <c:v>-40.700818599229386</c:v>
                </c:pt>
                <c:pt idx="3357">
                  <c:v>-40.346206307480053</c:v>
                </c:pt>
                <c:pt idx="3358">
                  <c:v>-39.686631440019191</c:v>
                </c:pt>
                <c:pt idx="3359">
                  <c:v>-38.943637513007957</c:v>
                </c:pt>
                <c:pt idx="3360">
                  <c:v>-38.920846986168556</c:v>
                </c:pt>
                <c:pt idx="3361">
                  <c:v>-38.892957921039091</c:v>
                </c:pt>
                <c:pt idx="3362">
                  <c:v>-39.196758781175234</c:v>
                </c:pt>
                <c:pt idx="3363">
                  <c:v>-39.31895744587279</c:v>
                </c:pt>
                <c:pt idx="3364">
                  <c:v>-39.847518105839804</c:v>
                </c:pt>
                <c:pt idx="3365">
                  <c:v>-39.881130448870231</c:v>
                </c:pt>
                <c:pt idx="3366">
                  <c:v>-38.970294450210311</c:v>
                </c:pt>
                <c:pt idx="3367">
                  <c:v>-38.436264590855352</c:v>
                </c:pt>
                <c:pt idx="3368">
                  <c:v>-38.207247300118105</c:v>
                </c:pt>
                <c:pt idx="3369">
                  <c:v>-37.871943362900218</c:v>
                </c:pt>
                <c:pt idx="3370">
                  <c:v>-37.665647404091558</c:v>
                </c:pt>
                <c:pt idx="3371">
                  <c:v>-37.942955093774465</c:v>
                </c:pt>
                <c:pt idx="3372">
                  <c:v>-37.732943120967327</c:v>
                </c:pt>
                <c:pt idx="3373">
                  <c:v>-37.951659872036494</c:v>
                </c:pt>
                <c:pt idx="3374">
                  <c:v>-38.563525333863289</c:v>
                </c:pt>
                <c:pt idx="3375">
                  <c:v>-37.960232406166021</c:v>
                </c:pt>
                <c:pt idx="3376">
                  <c:v>-37.604404204690468</c:v>
                </c:pt>
                <c:pt idx="3377">
                  <c:v>-37.111051991170349</c:v>
                </c:pt>
                <c:pt idx="3378">
                  <c:v>-36.805719271602456</c:v>
                </c:pt>
                <c:pt idx="3379">
                  <c:v>-36.269162482636794</c:v>
                </c:pt>
                <c:pt idx="3380">
                  <c:v>-35.764625597602823</c:v>
                </c:pt>
              </c:numCache>
            </c:numRef>
          </c:val>
          <c:smooth val="0"/>
          <c:extLst>
            <c:ext xmlns:c16="http://schemas.microsoft.com/office/drawing/2014/chart" uri="{C3380CC4-5D6E-409C-BE32-E72D297353CC}">
              <c16:uniqueId val="{00000002-9058-4ACF-B308-1972A3EE03C7}"/>
            </c:ext>
          </c:extLst>
        </c:ser>
        <c:dLbls>
          <c:showLegendKey val="0"/>
          <c:showVal val="0"/>
          <c:showCatName val="0"/>
          <c:showSerName val="0"/>
          <c:showPercent val="0"/>
          <c:showBubbleSize val="0"/>
        </c:dLbls>
        <c:marker val="1"/>
        <c:smooth val="0"/>
        <c:axId val="395829344"/>
        <c:axId val="399154704"/>
      </c:lineChart>
      <c:catAx>
        <c:axId val="39582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154704"/>
        <c:crosses val="autoZero"/>
        <c:auto val="1"/>
        <c:lblAlgn val="ctr"/>
        <c:lblOffset val="100"/>
        <c:noMultiLvlLbl val="0"/>
      </c:catAx>
      <c:valAx>
        <c:axId val="39915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293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a:t>
            </a:r>
            <a:r>
              <a:rPr lang="en-US" altLang="zh-CN" baseline="0"/>
              <a:t>Data  in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Gyro_X</c:v>
                </c:pt>
              </c:strCache>
            </c:strRef>
          </c:tx>
          <c:spPr>
            <a:ln w="28575" cap="rnd">
              <a:solidFill>
                <a:schemeClr val="accent1"/>
              </a:solidFill>
              <a:round/>
            </a:ln>
            <a:effectLst/>
          </c:spPr>
          <c:marker>
            <c:symbol val="none"/>
          </c:marker>
          <c:val>
            <c:numRef>
              <c:f>Sheet1!$L$2:$L$2122</c:f>
              <c:numCache>
                <c:formatCode>General</c:formatCode>
                <c:ptCount val="2121"/>
                <c:pt idx="0">
                  <c:v>6.7101060000000004E-2</c:v>
                </c:pt>
                <c:pt idx="1">
                  <c:v>0.1294962788</c:v>
                </c:pt>
                <c:pt idx="2">
                  <c:v>0.18008213322400002</c:v>
                </c:pt>
                <c:pt idx="3">
                  <c:v>0.21841927055952001</c:v>
                </c:pt>
                <c:pt idx="4">
                  <c:v>0.23237258514832962</c:v>
                </c:pt>
                <c:pt idx="5">
                  <c:v>0.26378355344536303</c:v>
                </c:pt>
                <c:pt idx="6">
                  <c:v>0.33635172237645578</c:v>
                </c:pt>
                <c:pt idx="7">
                  <c:v>0.37152736792892666</c:v>
                </c:pt>
                <c:pt idx="8">
                  <c:v>0.36809150057034812</c:v>
                </c:pt>
                <c:pt idx="9">
                  <c:v>0.40709013055894117</c:v>
                </c:pt>
                <c:pt idx="10">
                  <c:v>0.43681436794776235</c:v>
                </c:pt>
                <c:pt idx="11">
                  <c:v>0.4058570805888071</c:v>
                </c:pt>
                <c:pt idx="12">
                  <c:v>0.33963573897703098</c:v>
                </c:pt>
                <c:pt idx="13">
                  <c:v>0.26094168419749031</c:v>
                </c:pt>
                <c:pt idx="14">
                  <c:v>0.16661293051354051</c:v>
                </c:pt>
                <c:pt idx="15">
                  <c:v>2.060711903269711E-3</c:v>
                </c:pt>
                <c:pt idx="16">
                  <c:v>-0.15606298233479568</c:v>
                </c:pt>
                <c:pt idx="17">
                  <c:v>-0.17397822268809976</c:v>
                </c:pt>
                <c:pt idx="18">
                  <c:v>-1.786519823433776E-2</c:v>
                </c:pt>
                <c:pt idx="19">
                  <c:v>0.28388220573034906</c:v>
                </c:pt>
                <c:pt idx="20">
                  <c:v>0.68063212161574205</c:v>
                </c:pt>
                <c:pt idx="21">
                  <c:v>1.1311831991834271</c:v>
                </c:pt>
                <c:pt idx="22">
                  <c:v>1.5436948551997585</c:v>
                </c:pt>
                <c:pt idx="23">
                  <c:v>1.8343099780957632</c:v>
                </c:pt>
                <c:pt idx="24">
                  <c:v>1.964850858533848</c:v>
                </c:pt>
                <c:pt idx="25">
                  <c:v>1.9256786613631711</c:v>
                </c:pt>
                <c:pt idx="26">
                  <c:v>1.7415037881359077</c:v>
                </c:pt>
                <c:pt idx="27">
                  <c:v>1.4150867723731895</c:v>
                </c:pt>
                <c:pt idx="28">
                  <c:v>0.92027279692572561</c:v>
                </c:pt>
                <c:pt idx="29">
                  <c:v>0.43810964098721106</c:v>
                </c:pt>
                <c:pt idx="30">
                  <c:v>0.20407736816746683</c:v>
                </c:pt>
                <c:pt idx="31">
                  <c:v>0.28682590080411746</c:v>
                </c:pt>
                <c:pt idx="32">
                  <c:v>0.53429666278803511</c:v>
                </c:pt>
                <c:pt idx="33">
                  <c:v>0.84941030953227437</c:v>
                </c:pt>
                <c:pt idx="34">
                  <c:v>1.2251183833416288</c:v>
                </c:pt>
                <c:pt idx="35">
                  <c:v>1.6858927356747964</c:v>
                </c:pt>
                <c:pt idx="36">
                  <c:v>2.2971958609612999</c:v>
                </c:pt>
                <c:pt idx="37">
                  <c:v>3.0470742637420734</c:v>
                </c:pt>
                <c:pt idx="38">
                  <c:v>3.8207079584672319</c:v>
                </c:pt>
                <c:pt idx="39">
                  <c:v>4.5134787592978869</c:v>
                </c:pt>
                <c:pt idx="40">
                  <c:v>5.1778653641119288</c:v>
                </c:pt>
                <c:pt idx="41">
                  <c:v>5.9370770568296907</c:v>
                </c:pt>
                <c:pt idx="42">
                  <c:v>6.9451726756930965</c:v>
                </c:pt>
                <c:pt idx="43">
                  <c:v>8.2119880821792339</c:v>
                </c:pt>
                <c:pt idx="44">
                  <c:v>9.6634980805356498</c:v>
                </c:pt>
                <c:pt idx="45">
                  <c:v>11.199634378924937</c:v>
                </c:pt>
                <c:pt idx="46">
                  <c:v>12.791596491346439</c:v>
                </c:pt>
                <c:pt idx="47">
                  <c:v>14.427060681519512</c:v>
                </c:pt>
                <c:pt idx="48">
                  <c:v>16.081816727889123</c:v>
                </c:pt>
                <c:pt idx="49">
                  <c:v>17.74559669333134</c:v>
                </c:pt>
                <c:pt idx="50">
                  <c:v>19.440560159464709</c:v>
                </c:pt>
                <c:pt idx="51">
                  <c:v>21.193928836275415</c:v>
                </c:pt>
                <c:pt idx="52">
                  <c:v>23.036294419549908</c:v>
                </c:pt>
                <c:pt idx="53">
                  <c:v>25.07521801115891</c:v>
                </c:pt>
                <c:pt idx="54">
                  <c:v>27.466770830935733</c:v>
                </c:pt>
                <c:pt idx="55">
                  <c:v>30.25708011431702</c:v>
                </c:pt>
                <c:pt idx="56">
                  <c:v>33.415473252030679</c:v>
                </c:pt>
                <c:pt idx="57">
                  <c:v>36.812998926990062</c:v>
                </c:pt>
                <c:pt idx="58">
                  <c:v>40.213142948450262</c:v>
                </c:pt>
                <c:pt idx="59">
                  <c:v>43.421968049481258</c:v>
                </c:pt>
                <c:pt idx="60">
                  <c:v>46.343258068491636</c:v>
                </c:pt>
                <c:pt idx="61">
                  <c:v>48.895344807121802</c:v>
                </c:pt>
                <c:pt idx="62">
                  <c:v>51.245803770979364</c:v>
                </c:pt>
                <c:pt idx="63">
                  <c:v>53.664803255559782</c:v>
                </c:pt>
                <c:pt idx="64">
                  <c:v>56.312647770448585</c:v>
                </c:pt>
                <c:pt idx="65">
                  <c:v>59.271859935039615</c:v>
                </c:pt>
                <c:pt idx="66">
                  <c:v>62.543105676338818</c:v>
                </c:pt>
                <c:pt idx="67">
                  <c:v>65.972044622812049</c:v>
                </c:pt>
                <c:pt idx="68">
                  <c:v>69.462765070355815</c:v>
                </c:pt>
                <c:pt idx="69">
                  <c:v>72.725142428948715</c:v>
                </c:pt>
                <c:pt idx="70">
                  <c:v>75.552231580369735</c:v>
                </c:pt>
                <c:pt idx="71">
                  <c:v>78.035550288762337</c:v>
                </c:pt>
                <c:pt idx="72">
                  <c:v>80.384995482987094</c:v>
                </c:pt>
                <c:pt idx="73">
                  <c:v>82.795489133327351</c:v>
                </c:pt>
                <c:pt idx="74">
                  <c:v>85.343123370660791</c:v>
                </c:pt>
                <c:pt idx="75">
                  <c:v>87.972198223247574</c:v>
                </c:pt>
                <c:pt idx="76">
                  <c:v>90.425857898782638</c:v>
                </c:pt>
                <c:pt idx="77">
                  <c:v>92.311000300806981</c:v>
                </c:pt>
                <c:pt idx="78">
                  <c:v>93.477652114790828</c:v>
                </c:pt>
                <c:pt idx="79">
                  <c:v>94.036283652495001</c:v>
                </c:pt>
                <c:pt idx="80">
                  <c:v>94.251178699445106</c:v>
                </c:pt>
                <c:pt idx="81">
                  <c:v>94.265290165456193</c:v>
                </c:pt>
                <c:pt idx="82">
                  <c:v>94.238884282147083</c:v>
                </c:pt>
                <c:pt idx="83">
                  <c:v>94.424472456504134</c:v>
                </c:pt>
                <c:pt idx="84">
                  <c:v>94.991483447374051</c:v>
                </c:pt>
                <c:pt idx="85">
                  <c:v>95.879884158426563</c:v>
                </c:pt>
                <c:pt idx="86">
                  <c:v>96.878598835258032</c:v>
                </c:pt>
                <c:pt idx="87">
                  <c:v>97.634199558552865</c:v>
                </c:pt>
                <c:pt idx="88">
                  <c:v>97.889558187381809</c:v>
                </c:pt>
                <c:pt idx="89">
                  <c:v>97.60191138363416</c:v>
                </c:pt>
                <c:pt idx="90">
                  <c:v>97.001112415961472</c:v>
                </c:pt>
                <c:pt idx="91">
                  <c:v>96.339474947642245</c:v>
                </c:pt>
                <c:pt idx="92">
                  <c:v>95.802606668689393</c:v>
                </c:pt>
                <c:pt idx="93">
                  <c:v>95.439003255315612</c:v>
                </c:pt>
                <c:pt idx="94">
                  <c:v>95.257352210209291</c:v>
                </c:pt>
                <c:pt idx="95">
                  <c:v>95.212856466005107</c:v>
                </c:pt>
                <c:pt idx="96">
                  <c:v>95.238450256684999</c:v>
                </c:pt>
                <c:pt idx="97">
                  <c:v>95.286911251551288</c:v>
                </c:pt>
                <c:pt idx="98">
                  <c:v>95.395121386520259</c:v>
                </c:pt>
                <c:pt idx="99">
                  <c:v>95.619858458789849</c:v>
                </c:pt>
                <c:pt idx="100">
                  <c:v>95.884029369614041</c:v>
                </c:pt>
                <c:pt idx="101">
                  <c:v>95.987472902221754</c:v>
                </c:pt>
                <c:pt idx="102">
                  <c:v>95.74148796417731</c:v>
                </c:pt>
                <c:pt idx="103">
                  <c:v>95.137194304893768</c:v>
                </c:pt>
                <c:pt idx="104">
                  <c:v>94.342498978795888</c:v>
                </c:pt>
                <c:pt idx="105">
                  <c:v>93.546410399219965</c:v>
                </c:pt>
                <c:pt idx="106">
                  <c:v>92.984789851235561</c:v>
                </c:pt>
                <c:pt idx="107">
                  <c:v>92.843542854210838</c:v>
                </c:pt>
                <c:pt idx="108">
                  <c:v>93.111181517126624</c:v>
                </c:pt>
                <c:pt idx="109">
                  <c:v>93.722389986784094</c:v>
                </c:pt>
                <c:pt idx="110">
                  <c:v>94.508746607048408</c:v>
                </c:pt>
                <c:pt idx="111">
                  <c:v>95.285755114907431</c:v>
                </c:pt>
                <c:pt idx="112">
                  <c:v>95.850020872609292</c:v>
                </c:pt>
                <c:pt idx="113">
                  <c:v>95.96486803515711</c:v>
                </c:pt>
                <c:pt idx="114">
                  <c:v>95.382305794453956</c:v>
                </c:pt>
                <c:pt idx="115">
                  <c:v>94.229637638564881</c:v>
                </c:pt>
                <c:pt idx="116">
                  <c:v>92.893144725793576</c:v>
                </c:pt>
                <c:pt idx="117">
                  <c:v>91.563263471277708</c:v>
                </c:pt>
                <c:pt idx="118">
                  <c:v>90.322896241852149</c:v>
                </c:pt>
                <c:pt idx="119">
                  <c:v>89.134913957015101</c:v>
                </c:pt>
                <c:pt idx="120">
                  <c:v>87.900448737874797</c:v>
                </c:pt>
                <c:pt idx="121">
                  <c:v>86.444699763117299</c:v>
                </c:pt>
                <c:pt idx="122">
                  <c:v>84.594417627854952</c:v>
                </c:pt>
                <c:pt idx="123">
                  <c:v>82.286824075297844</c:v>
                </c:pt>
                <c:pt idx="124">
                  <c:v>79.608309453791875</c:v>
                </c:pt>
                <c:pt idx="125">
                  <c:v>76.73232378471603</c:v>
                </c:pt>
                <c:pt idx="126">
                  <c:v>73.896680229021712</c:v>
                </c:pt>
                <c:pt idx="127">
                  <c:v>71.252515664441276</c:v>
                </c:pt>
                <c:pt idx="128">
                  <c:v>68.891716451152448</c:v>
                </c:pt>
                <c:pt idx="129">
                  <c:v>66.85486006212939</c:v>
                </c:pt>
                <c:pt idx="130">
                  <c:v>65.13972816088679</c:v>
                </c:pt>
                <c:pt idx="131">
                  <c:v>63.645273517669047</c:v>
                </c:pt>
                <c:pt idx="132">
                  <c:v>62.184837507315663</c:v>
                </c:pt>
                <c:pt idx="133">
                  <c:v>60.603689497169348</c:v>
                </c:pt>
                <c:pt idx="134">
                  <c:v>58.947615467225958</c:v>
                </c:pt>
                <c:pt idx="135">
                  <c:v>57.258990637881432</c:v>
                </c:pt>
                <c:pt idx="136">
                  <c:v>55.559899705123804</c:v>
                </c:pt>
                <c:pt idx="137">
                  <c:v>53.851892411021325</c:v>
                </c:pt>
                <c:pt idx="138">
                  <c:v>52.0104034428009</c:v>
                </c:pt>
                <c:pt idx="139">
                  <c:v>49.953669993944878</c:v>
                </c:pt>
                <c:pt idx="140">
                  <c:v>47.719636894065978</c:v>
                </c:pt>
                <c:pt idx="141">
                  <c:v>45.450411696184659</c:v>
                </c:pt>
                <c:pt idx="142">
                  <c:v>43.321771062260964</c:v>
                </c:pt>
                <c:pt idx="143">
                  <c:v>41.459699321015741</c:v>
                </c:pt>
                <c:pt idx="144">
                  <c:v>39.939034014595428</c:v>
                </c:pt>
                <c:pt idx="145">
                  <c:v>38.824144634303515</c:v>
                </c:pt>
                <c:pt idx="146">
                  <c:v>38.137473321617442</c:v>
                </c:pt>
                <c:pt idx="147">
                  <c:v>37.831460235185091</c:v>
                </c:pt>
                <c:pt idx="148">
                  <c:v>37.782920450481392</c:v>
                </c:pt>
                <c:pt idx="149">
                  <c:v>37.847566141471766</c:v>
                </c:pt>
                <c:pt idx="150">
                  <c:v>37.955324258642335</c:v>
                </c:pt>
                <c:pt idx="151">
                  <c:v>38.073412513469492</c:v>
                </c:pt>
                <c:pt idx="152">
                  <c:v>38.198139743200102</c:v>
                </c:pt>
                <c:pt idx="153">
                  <c:v>38.359480808336095</c:v>
                </c:pt>
                <c:pt idx="154">
                  <c:v>38.518202392169371</c:v>
                </c:pt>
                <c:pt idx="155">
                  <c:v>38.605841604325981</c:v>
                </c:pt>
                <c:pt idx="156">
                  <c:v>38.588680452239466</c:v>
                </c:pt>
                <c:pt idx="157">
                  <c:v>38.549292563194676</c:v>
                </c:pt>
                <c:pt idx="158">
                  <c:v>38.580622631930787</c:v>
                </c:pt>
                <c:pt idx="159">
                  <c:v>38.670210399292174</c:v>
                </c:pt>
                <c:pt idx="160">
                  <c:v>38.733129971306333</c:v>
                </c:pt>
                <c:pt idx="161">
                  <c:v>38.666115431880208</c:v>
                </c:pt>
                <c:pt idx="162">
                  <c:v>38.390774623242606</c:v>
                </c:pt>
                <c:pt idx="163">
                  <c:v>37.882278890777748</c:v>
                </c:pt>
                <c:pt idx="164">
                  <c:v>37.183242592962195</c:v>
                </c:pt>
                <c:pt idx="165">
                  <c:v>36.436416241102947</c:v>
                </c:pt>
                <c:pt idx="166">
                  <c:v>35.762494716280884</c:v>
                </c:pt>
                <c:pt idx="167">
                  <c:v>35.144048801955265</c:v>
                </c:pt>
                <c:pt idx="168">
                  <c:v>34.54196842591616</c:v>
                </c:pt>
                <c:pt idx="169">
                  <c:v>33.893590877397834</c:v>
                </c:pt>
                <c:pt idx="170">
                  <c:v>33.142905159849875</c:v>
                </c:pt>
                <c:pt idx="171">
                  <c:v>32.332604516652879</c:v>
                </c:pt>
                <c:pt idx="172">
                  <c:v>31.47818282631982</c:v>
                </c:pt>
                <c:pt idx="173">
                  <c:v>30.587938089793425</c:v>
                </c:pt>
                <c:pt idx="174">
                  <c:v>29.78478492799756</c:v>
                </c:pt>
                <c:pt idx="175">
                  <c:v>29.032065369437611</c:v>
                </c:pt>
                <c:pt idx="176">
                  <c:v>28.153299682048857</c:v>
                </c:pt>
                <c:pt idx="177">
                  <c:v>27.104420528407879</c:v>
                </c:pt>
                <c:pt idx="178">
                  <c:v>25.872346617839721</c:v>
                </c:pt>
                <c:pt idx="179">
                  <c:v>24.502569165482925</c:v>
                </c:pt>
                <c:pt idx="180">
                  <c:v>23.119175422173264</c:v>
                </c:pt>
                <c:pt idx="181">
                  <c:v>21.883789553729802</c:v>
                </c:pt>
                <c:pt idx="182">
                  <c:v>20.903360882655207</c:v>
                </c:pt>
                <c:pt idx="183">
                  <c:v>19.974963045002102</c:v>
                </c:pt>
                <c:pt idx="184">
                  <c:v>18.828973304102064</c:v>
                </c:pt>
                <c:pt idx="185">
                  <c:v>17.349062278020021</c:v>
                </c:pt>
                <c:pt idx="186">
                  <c:v>15.578893192459621</c:v>
                </c:pt>
                <c:pt idx="187">
                  <c:v>13.672761548610428</c:v>
                </c:pt>
                <c:pt idx="188">
                  <c:v>11.824442897638219</c:v>
                </c:pt>
                <c:pt idx="189">
                  <c:v>10.201216319685454</c:v>
                </c:pt>
                <c:pt idx="190">
                  <c:v>8.8357699532917433</c:v>
                </c:pt>
                <c:pt idx="191">
                  <c:v>7.6872353742259083</c:v>
                </c:pt>
                <c:pt idx="192">
                  <c:v>6.6835952667413903</c:v>
                </c:pt>
                <c:pt idx="193">
                  <c:v>5.7575520014065615</c:v>
                </c:pt>
                <c:pt idx="194">
                  <c:v>4.8808514613784313</c:v>
                </c:pt>
                <c:pt idx="195">
                  <c:v>3.993478612150863</c:v>
                </c:pt>
                <c:pt idx="196">
                  <c:v>3.0818028599078455</c:v>
                </c:pt>
                <c:pt idx="197">
                  <c:v>2.2201048027096886</c:v>
                </c:pt>
                <c:pt idx="198">
                  <c:v>1.5097209466554948</c:v>
                </c:pt>
                <c:pt idx="199">
                  <c:v>1.0901017877223846</c:v>
                </c:pt>
                <c:pt idx="200">
                  <c:v>1.0983725119679368</c:v>
                </c:pt>
                <c:pt idx="201">
                  <c:v>1.5897187017285781</c:v>
                </c:pt>
                <c:pt idx="202">
                  <c:v>2.4302201076940064</c:v>
                </c:pt>
                <c:pt idx="203">
                  <c:v>3.452878045540126</c:v>
                </c:pt>
                <c:pt idx="204">
                  <c:v>4.550448124629324</c:v>
                </c:pt>
                <c:pt idx="205">
                  <c:v>5.6158042621367379</c:v>
                </c:pt>
                <c:pt idx="206">
                  <c:v>6.6319436168940031</c:v>
                </c:pt>
                <c:pt idx="207">
                  <c:v>7.6483892245561229</c:v>
                </c:pt>
                <c:pt idx="208">
                  <c:v>8.7425278800649995</c:v>
                </c:pt>
                <c:pt idx="209">
                  <c:v>9.9373512024636987</c:v>
                </c:pt>
                <c:pt idx="210">
                  <c:v>11.208557098414424</c:v>
                </c:pt>
                <c:pt idx="211">
                  <c:v>12.477327696446137</c:v>
                </c:pt>
                <c:pt idx="212">
                  <c:v>13.600830742517214</c:v>
                </c:pt>
                <c:pt idx="213">
                  <c:v>14.47286356766687</c:v>
                </c:pt>
                <c:pt idx="214">
                  <c:v>15.019441976313532</c:v>
                </c:pt>
                <c:pt idx="215">
                  <c:v>15.304522916787262</c:v>
                </c:pt>
                <c:pt idx="216">
                  <c:v>15.390588638451517</c:v>
                </c:pt>
                <c:pt idx="217">
                  <c:v>15.358782705682486</c:v>
                </c:pt>
                <c:pt idx="218">
                  <c:v>15.275271011568837</c:v>
                </c:pt>
                <c:pt idx="219">
                  <c:v>15.04548247133746</c:v>
                </c:pt>
                <c:pt idx="220">
                  <c:v>14.500558021910711</c:v>
                </c:pt>
                <c:pt idx="221">
                  <c:v>13.586984501472498</c:v>
                </c:pt>
                <c:pt idx="222">
                  <c:v>12.357172031443049</c:v>
                </c:pt>
                <c:pt idx="223">
                  <c:v>11.110620450814187</c:v>
                </c:pt>
                <c:pt idx="224">
                  <c:v>10.187420821797902</c:v>
                </c:pt>
                <c:pt idx="225">
                  <c:v>9.5417399853619429</c:v>
                </c:pt>
                <c:pt idx="226">
                  <c:v>8.8452097856547045</c:v>
                </c:pt>
                <c:pt idx="227">
                  <c:v>7.7984714499416095</c:v>
                </c:pt>
                <c:pt idx="228">
                  <c:v>6.1766518209427774</c:v>
                </c:pt>
                <c:pt idx="229">
                  <c:v>3.9521019445239216</c:v>
                </c:pt>
                <c:pt idx="230">
                  <c:v>1.3261324256334432</c:v>
                </c:pt>
                <c:pt idx="231">
                  <c:v>-1.3889923628792256</c:v>
                </c:pt>
                <c:pt idx="232">
                  <c:v>-3.822516035621641</c:v>
                </c:pt>
                <c:pt idx="233">
                  <c:v>-5.7902876949092086</c:v>
                </c:pt>
                <c:pt idx="234">
                  <c:v>-7.5021883810110239</c:v>
                </c:pt>
                <c:pt idx="235">
                  <c:v>-9.4953186133908023</c:v>
                </c:pt>
                <c:pt idx="236">
                  <c:v>-12.042004701122986</c:v>
                </c:pt>
                <c:pt idx="237">
                  <c:v>-15.021961367100525</c:v>
                </c:pt>
                <c:pt idx="238">
                  <c:v>-18.111182819758511</c:v>
                </c:pt>
                <c:pt idx="239">
                  <c:v>-20.86777490336334</c:v>
                </c:pt>
                <c:pt idx="240">
                  <c:v>-22.987938785296077</c:v>
                </c:pt>
                <c:pt idx="241">
                  <c:v>-24.484018249590154</c:v>
                </c:pt>
                <c:pt idx="242">
                  <c:v>-25.45791670459835</c:v>
                </c:pt>
                <c:pt idx="243">
                  <c:v>-25.998063850506384</c:v>
                </c:pt>
                <c:pt idx="244">
                  <c:v>-26.212970413496258</c:v>
                </c:pt>
                <c:pt idx="245">
                  <c:v>-26.116123845226333</c:v>
                </c:pt>
                <c:pt idx="246">
                  <c:v>-25.704392668321805</c:v>
                </c:pt>
                <c:pt idx="247">
                  <c:v>-25.027891054955372</c:v>
                </c:pt>
                <c:pt idx="248">
                  <c:v>-24.139837993856261</c:v>
                </c:pt>
                <c:pt idx="249">
                  <c:v>-23.050182013979136</c:v>
                </c:pt>
                <c:pt idx="250">
                  <c:v>-21.732997173699552</c:v>
                </c:pt>
                <c:pt idx="251">
                  <c:v>-20.229885470225561</c:v>
                </c:pt>
                <c:pt idx="252">
                  <c:v>-18.609860520821048</c:v>
                </c:pt>
                <c:pt idx="253">
                  <c:v>-16.924614670404626</c:v>
                </c:pt>
                <c:pt idx="254">
                  <c:v>-15.192238256996532</c:v>
                </c:pt>
                <c:pt idx="255">
                  <c:v>-13.447484771856603</c:v>
                </c:pt>
                <c:pt idx="256">
                  <c:v>-11.725949136419471</c:v>
                </c:pt>
                <c:pt idx="257">
                  <c:v>-10.056429633691081</c:v>
                </c:pt>
                <c:pt idx="258">
                  <c:v>-8.4050867810172587</c:v>
                </c:pt>
                <c:pt idx="259">
                  <c:v>-6.6809802653969141</c:v>
                </c:pt>
                <c:pt idx="260">
                  <c:v>-4.8122692600889758</c:v>
                </c:pt>
                <c:pt idx="261">
                  <c:v>-2.7418990548871962</c:v>
                </c:pt>
                <c:pt idx="262">
                  <c:v>-0.44377033378945246</c:v>
                </c:pt>
                <c:pt idx="263">
                  <c:v>2.0348358128863366</c:v>
                </c:pt>
                <c:pt idx="264">
                  <c:v>4.5329157766286103</c:v>
                </c:pt>
                <c:pt idx="265">
                  <c:v>6.9014391810960376</c:v>
                </c:pt>
                <c:pt idx="266">
                  <c:v>9.0928190174741168</c:v>
                </c:pt>
                <c:pt idx="267">
                  <c:v>11.115755877124634</c:v>
                </c:pt>
                <c:pt idx="268">
                  <c:v>13.00315441958214</c:v>
                </c:pt>
                <c:pt idx="269">
                  <c:v>14.745234491190498</c:v>
                </c:pt>
                <c:pt idx="270">
                  <c:v>16.373925021366688</c:v>
                </c:pt>
                <c:pt idx="271">
                  <c:v>17.996270300939354</c:v>
                </c:pt>
                <c:pt idx="272">
                  <c:v>19.665112774920566</c:v>
                </c:pt>
                <c:pt idx="273">
                  <c:v>21.406351159422151</c:v>
                </c:pt>
                <c:pt idx="274">
                  <c:v>23.192407056233705</c:v>
                </c:pt>
                <c:pt idx="275">
                  <c:v>24.85932777510903</c:v>
                </c:pt>
                <c:pt idx="276">
                  <c:v>26.141278359606851</c:v>
                </c:pt>
                <c:pt idx="277">
                  <c:v>27.001964592414712</c:v>
                </c:pt>
                <c:pt idx="278">
                  <c:v>27.620626220566415</c:v>
                </c:pt>
                <c:pt idx="279">
                  <c:v>28.195348196155084</c:v>
                </c:pt>
                <c:pt idx="280">
                  <c:v>28.777007892231982</c:v>
                </c:pt>
                <c:pt idx="281">
                  <c:v>29.284778914387342</c:v>
                </c:pt>
                <c:pt idx="282">
                  <c:v>29.636813936099593</c:v>
                </c:pt>
                <c:pt idx="283">
                  <c:v>29.9087358973776</c:v>
                </c:pt>
                <c:pt idx="284">
                  <c:v>29.989841319430049</c:v>
                </c:pt>
                <c:pt idx="285">
                  <c:v>29.723500933041446</c:v>
                </c:pt>
                <c:pt idx="286">
                  <c:v>29.176780034380617</c:v>
                </c:pt>
                <c:pt idx="287">
                  <c:v>28.481230093693004</c:v>
                </c:pt>
                <c:pt idx="288">
                  <c:v>27.780181791819142</c:v>
                </c:pt>
                <c:pt idx="289">
                  <c:v>27.159287555982758</c:v>
                </c:pt>
                <c:pt idx="290">
                  <c:v>26.592441004863101</c:v>
                </c:pt>
                <c:pt idx="291">
                  <c:v>26.045634584765839</c:v>
                </c:pt>
                <c:pt idx="292">
                  <c:v>25.37098935307052</c:v>
                </c:pt>
                <c:pt idx="293">
                  <c:v>24.403032286009108</c:v>
                </c:pt>
                <c:pt idx="294">
                  <c:v>23.177250220288926</c:v>
                </c:pt>
                <c:pt idx="295">
                  <c:v>21.838765455883145</c:v>
                </c:pt>
                <c:pt idx="296">
                  <c:v>20.517958706765484</c:v>
                </c:pt>
                <c:pt idx="297">
                  <c:v>19.265628772630176</c:v>
                </c:pt>
                <c:pt idx="298">
                  <c:v>18.113703197177575</c:v>
                </c:pt>
                <c:pt idx="299">
                  <c:v>17.097842493234022</c:v>
                </c:pt>
                <c:pt idx="300">
                  <c:v>16.27409260336934</c:v>
                </c:pt>
                <c:pt idx="301">
                  <c:v>15.734240271301951</c:v>
                </c:pt>
                <c:pt idx="302">
                  <c:v>15.530783145875912</c:v>
                </c:pt>
                <c:pt idx="303">
                  <c:v>15.685472562958394</c:v>
                </c:pt>
                <c:pt idx="304">
                  <c:v>16.080131871699226</c:v>
                </c:pt>
                <c:pt idx="305">
                  <c:v>16.502621034265243</c:v>
                </c:pt>
                <c:pt idx="306">
                  <c:v>16.764025913579939</c:v>
                </c:pt>
                <c:pt idx="307">
                  <c:v>16.69593677530834</c:v>
                </c:pt>
                <c:pt idx="308">
                  <c:v>16.114941499802171</c:v>
                </c:pt>
                <c:pt idx="309">
                  <c:v>15.009202329806126</c:v>
                </c:pt>
                <c:pt idx="310">
                  <c:v>13.470934043210002</c:v>
                </c:pt>
                <c:pt idx="311">
                  <c:v>11.695736502345802</c:v>
                </c:pt>
                <c:pt idx="312">
                  <c:v>9.8756071922988848</c:v>
                </c:pt>
                <c:pt idx="313">
                  <c:v>8.1324656284529073</c:v>
                </c:pt>
                <c:pt idx="314">
                  <c:v>6.4605484558838491</c:v>
                </c:pt>
                <c:pt idx="315">
                  <c:v>4.8366907467661724</c:v>
                </c:pt>
                <c:pt idx="316">
                  <c:v>3.1525053318308487</c:v>
                </c:pt>
                <c:pt idx="317">
                  <c:v>1.1843263051942319</c:v>
                </c:pt>
                <c:pt idx="318">
                  <c:v>-1.1662218209096524</c:v>
                </c:pt>
                <c:pt idx="319">
                  <c:v>-3.8189247244914593</c:v>
                </c:pt>
                <c:pt idx="320">
                  <c:v>-6.639756130001631</c:v>
                </c:pt>
                <c:pt idx="321">
                  <c:v>-9.4305520674015977</c:v>
                </c:pt>
                <c:pt idx="322">
                  <c:v>-12.003210886053566</c:v>
                </c:pt>
                <c:pt idx="323">
                  <c:v>-14.230248008332495</c:v>
                </c:pt>
                <c:pt idx="324">
                  <c:v>-16.015239168165849</c:v>
                </c:pt>
                <c:pt idx="325">
                  <c:v>-17.36375370480253</c:v>
                </c:pt>
                <c:pt idx="326">
                  <c:v>-18.39808375070648</c:v>
                </c:pt>
                <c:pt idx="327">
                  <c:v>-19.539507075692349</c:v>
                </c:pt>
                <c:pt idx="328">
                  <c:v>-21.606570754178499</c:v>
                </c:pt>
                <c:pt idx="329">
                  <c:v>-24.961901819094926</c:v>
                </c:pt>
                <c:pt idx="330">
                  <c:v>-29.188621362713025</c:v>
                </c:pt>
                <c:pt idx="331">
                  <c:v>-33.609246735458768</c:v>
                </c:pt>
                <c:pt idx="332">
                  <c:v>-37.56546182074959</c:v>
                </c:pt>
                <c:pt idx="333">
                  <c:v>-40.871626944334601</c:v>
                </c:pt>
                <c:pt idx="334">
                  <c:v>-43.644592305447908</c:v>
                </c:pt>
                <c:pt idx="335">
                  <c:v>-45.951147539338955</c:v>
                </c:pt>
                <c:pt idx="336">
                  <c:v>-47.811985728552173</c:v>
                </c:pt>
                <c:pt idx="337">
                  <c:v>-49.16879593398113</c:v>
                </c:pt>
                <c:pt idx="338">
                  <c:v>-50.175185355301508</c:v>
                </c:pt>
                <c:pt idx="339">
                  <c:v>-50.854351388195475</c:v>
                </c:pt>
                <c:pt idx="340">
                  <c:v>-51.037732220431565</c:v>
                </c:pt>
                <c:pt idx="341">
                  <c:v>-50.772414736022931</c:v>
                </c:pt>
                <c:pt idx="342">
                  <c:v>-50.377064701302473</c:v>
                </c:pt>
                <c:pt idx="343">
                  <c:v>-50.095105207276426</c:v>
                </c:pt>
                <c:pt idx="344">
                  <c:v>-49.949859803130892</c:v>
                </c:pt>
                <c:pt idx="345">
                  <c:v>-49.846392947068274</c:v>
                </c:pt>
                <c:pt idx="346">
                  <c:v>-49.601669408126909</c:v>
                </c:pt>
                <c:pt idx="347">
                  <c:v>-49.056184059964373</c:v>
                </c:pt>
                <c:pt idx="348">
                  <c:v>-48.14251967876509</c:v>
                </c:pt>
                <c:pt idx="349">
                  <c:v>-46.879338105189788</c:v>
                </c:pt>
                <c:pt idx="350">
                  <c:v>-45.284578223085994</c:v>
                </c:pt>
                <c:pt idx="351">
                  <c:v>-43.394168938624276</c:v>
                </c:pt>
                <c:pt idx="352">
                  <c:v>-41.200148619851788</c:v>
                </c:pt>
                <c:pt idx="353">
                  <c:v>-38.638941767454746</c:v>
                </c:pt>
                <c:pt idx="354">
                  <c:v>-35.772702292105649</c:v>
                </c:pt>
                <c:pt idx="355">
                  <c:v>-32.666602946263538</c:v>
                </c:pt>
                <c:pt idx="356">
                  <c:v>-29.400890407338267</c:v>
                </c:pt>
                <c:pt idx="357">
                  <c:v>-26.096625339191501</c:v>
                </c:pt>
                <c:pt idx="358">
                  <c:v>-22.923096992407668</c:v>
                </c:pt>
                <c:pt idx="359">
                  <c:v>-19.981917872559514</c:v>
                </c:pt>
                <c:pt idx="360">
                  <c:v>-17.267082575108322</c:v>
                </c:pt>
                <c:pt idx="361">
                  <c:v>-14.694395503606154</c:v>
                </c:pt>
                <c:pt idx="362">
                  <c:v>-12.13826115353403</c:v>
                </c:pt>
                <c:pt idx="363">
                  <c:v>-9.4827657304633508</c:v>
                </c:pt>
                <c:pt idx="364">
                  <c:v>-6.7394646958540836</c:v>
                </c:pt>
                <c:pt idx="365">
                  <c:v>-4.0232634819370023</c:v>
                </c:pt>
                <c:pt idx="366">
                  <c:v>-1.4070730722982625</c:v>
                </c:pt>
                <c:pt idx="367">
                  <c:v>1.0059961291477024</c:v>
                </c:pt>
                <c:pt idx="368">
                  <c:v>3.2445101665647482</c:v>
                </c:pt>
                <c:pt idx="369">
                  <c:v>5.3704972232334525</c:v>
                </c:pt>
                <c:pt idx="370">
                  <c:v>7.367920858768783</c:v>
                </c:pt>
                <c:pt idx="371">
                  <c:v>9.2089819215934074</c:v>
                </c:pt>
                <c:pt idx="372">
                  <c:v>10.97409420316154</c:v>
                </c:pt>
                <c:pt idx="373">
                  <c:v>12.588285639098309</c:v>
                </c:pt>
                <c:pt idx="374">
                  <c:v>14.009451266316344</c:v>
                </c:pt>
                <c:pt idx="375">
                  <c:v>15.332752000990016</c:v>
                </c:pt>
                <c:pt idx="376">
                  <c:v>16.606303420970217</c:v>
                </c:pt>
                <c:pt idx="377">
                  <c:v>17.909984672550813</c:v>
                </c:pt>
                <c:pt idx="378">
                  <c:v>19.241062959099796</c:v>
                </c:pt>
                <c:pt idx="379">
                  <c:v>20.503069579917799</c:v>
                </c:pt>
                <c:pt idx="380">
                  <c:v>21.613891668319443</c:v>
                </c:pt>
                <c:pt idx="381">
                  <c:v>22.613361994953056</c:v>
                </c:pt>
                <c:pt idx="382">
                  <c:v>23.654143395053993</c:v>
                </c:pt>
                <c:pt idx="383">
                  <c:v>24.717651067152914</c:v>
                </c:pt>
                <c:pt idx="384">
                  <c:v>25.656292845809855</c:v>
                </c:pt>
                <c:pt idx="385">
                  <c:v>26.285294628893656</c:v>
                </c:pt>
                <c:pt idx="386">
                  <c:v>26.549746576315783</c:v>
                </c:pt>
                <c:pt idx="387">
                  <c:v>26.705130104789468</c:v>
                </c:pt>
                <c:pt idx="388">
                  <c:v>26.983413102693678</c:v>
                </c:pt>
                <c:pt idx="389">
                  <c:v>27.4883043406398</c:v>
                </c:pt>
                <c:pt idx="390">
                  <c:v>28.018240113827002</c:v>
                </c:pt>
                <c:pt idx="391">
                  <c:v>28.15436569155046</c:v>
                </c:pt>
                <c:pt idx="392">
                  <c:v>27.639629397719453</c:v>
                </c:pt>
                <c:pt idx="393">
                  <c:v>26.388947189765066</c:v>
                </c:pt>
                <c:pt idx="394">
                  <c:v>24.483371405969766</c:v>
                </c:pt>
                <c:pt idx="395">
                  <c:v>22.168729457850372</c:v>
                </c:pt>
                <c:pt idx="396">
                  <c:v>19.832355148693363</c:v>
                </c:pt>
                <c:pt idx="397">
                  <c:v>17.696402085719495</c:v>
                </c:pt>
                <c:pt idx="398">
                  <c:v>15.854420464005104</c:v>
                </c:pt>
                <c:pt idx="399">
                  <c:v>14.351205034725002</c:v>
                </c:pt>
                <c:pt idx="400">
                  <c:v>13.165698414030501</c:v>
                </c:pt>
                <c:pt idx="401">
                  <c:v>12.213104025749891</c:v>
                </c:pt>
                <c:pt idx="402">
                  <c:v>11.373180465234894</c:v>
                </c:pt>
                <c:pt idx="403">
                  <c:v>10.586529335930196</c:v>
                </c:pt>
                <c:pt idx="404">
                  <c:v>9.8103762692115932</c:v>
                </c:pt>
                <c:pt idx="405">
                  <c:v>9.0625225038273598</c:v>
                </c:pt>
                <c:pt idx="406">
                  <c:v>8.3907372337508122</c:v>
                </c:pt>
                <c:pt idx="407">
                  <c:v>7.7607298690757958</c:v>
                </c:pt>
                <c:pt idx="408">
                  <c:v>7.0929987716942806</c:v>
                </c:pt>
                <c:pt idx="409">
                  <c:v>6.3298850762603953</c:v>
                </c:pt>
                <c:pt idx="410">
                  <c:v>5.4422528747351873</c:v>
                </c:pt>
                <c:pt idx="411">
                  <c:v>4.418716977240484</c:v>
                </c:pt>
                <c:pt idx="412">
                  <c:v>3.1420987976956742</c:v>
                </c:pt>
                <c:pt idx="413">
                  <c:v>1.5129374817417607</c:v>
                </c:pt>
                <c:pt idx="414">
                  <c:v>-0.5440659878930747</c:v>
                </c:pt>
                <c:pt idx="415">
                  <c:v>-3.0295289481352135</c:v>
                </c:pt>
                <c:pt idx="416">
                  <c:v>-5.8833017491725093</c:v>
                </c:pt>
                <c:pt idx="417">
                  <c:v>-9.1039075941890601</c:v>
                </c:pt>
                <c:pt idx="418">
                  <c:v>-12.622508002305279</c:v>
                </c:pt>
                <c:pt idx="419">
                  <c:v>-16.361380722259174</c:v>
                </c:pt>
                <c:pt idx="420">
                  <c:v>-20.33720124781399</c:v>
                </c:pt>
                <c:pt idx="421">
                  <c:v>-24.474386262857713</c:v>
                </c:pt>
                <c:pt idx="422">
                  <c:v>-28.601372417600558</c:v>
                </c:pt>
                <c:pt idx="423">
                  <c:v>-32.520713629248547</c:v>
                </c:pt>
                <c:pt idx="424">
                  <c:v>-36.012676216663571</c:v>
                </c:pt>
                <c:pt idx="425">
                  <c:v>-39.055929972330297</c:v>
                </c:pt>
                <c:pt idx="426">
                  <c:v>-41.886705192883689</c:v>
                </c:pt>
                <c:pt idx="427">
                  <c:v>-44.870706189026023</c:v>
                </c:pt>
                <c:pt idx="428">
                  <c:v>-48.449906145245507</c:v>
                </c:pt>
                <c:pt idx="429">
                  <c:v>-52.658059322340598</c:v>
                </c:pt>
                <c:pt idx="430">
                  <c:v>-56.934301675893785</c:v>
                </c:pt>
                <c:pt idx="431">
                  <c:v>-60.760019222375909</c:v>
                </c:pt>
                <c:pt idx="432">
                  <c:v>-63.848358957928397</c:v>
                </c:pt>
                <c:pt idx="433">
                  <c:v>-66.058119378769845</c:v>
                </c:pt>
                <c:pt idx="434">
                  <c:v>-67.491793591194437</c:v>
                </c:pt>
                <c:pt idx="435">
                  <c:v>-68.370678639370539</c:v>
                </c:pt>
                <c:pt idx="436">
                  <c:v>-68.815881006583126</c:v>
                </c:pt>
                <c:pt idx="437">
                  <c:v>-68.82577184645146</c:v>
                </c:pt>
                <c:pt idx="438">
                  <c:v>-68.373007729522442</c:v>
                </c:pt>
                <c:pt idx="439">
                  <c:v>-67.390406694931997</c:v>
                </c:pt>
                <c:pt idx="440">
                  <c:v>-65.864245541033355</c:v>
                </c:pt>
                <c:pt idx="441">
                  <c:v>-63.774791770212694</c:v>
                </c:pt>
                <c:pt idx="442">
                  <c:v>-61.207542174808438</c:v>
                </c:pt>
                <c:pt idx="443">
                  <c:v>-58.352205771312263</c:v>
                </c:pt>
                <c:pt idx="444">
                  <c:v>-55.352311515886015</c:v>
                </c:pt>
                <c:pt idx="445">
                  <c:v>-52.332647005568298</c:v>
                </c:pt>
                <c:pt idx="446">
                  <c:v>-49.381474085456929</c:v>
                </c:pt>
                <c:pt idx="447">
                  <c:v>-46.478002383747793</c:v>
                </c:pt>
                <c:pt idx="448">
                  <c:v>-43.564276856072837</c:v>
                </c:pt>
                <c:pt idx="449">
                  <c:v>-40.580883358951382</c:v>
                </c:pt>
                <c:pt idx="450">
                  <c:v>-37.424017571772353</c:v>
                </c:pt>
                <c:pt idx="451">
                  <c:v>-34.0167198803369</c:v>
                </c:pt>
                <c:pt idx="452">
                  <c:v>-30.305348242730162</c:v>
                </c:pt>
                <c:pt idx="453">
                  <c:v>-26.35607323787556</c:v>
                </c:pt>
                <c:pt idx="454">
                  <c:v>-22.346542853118045</c:v>
                </c:pt>
                <c:pt idx="455">
                  <c:v>-18.452781976055682</c:v>
                </c:pt>
                <c:pt idx="456">
                  <c:v>-14.817967036534569</c:v>
                </c:pt>
                <c:pt idx="457">
                  <c:v>-11.517613595803876</c:v>
                </c:pt>
                <c:pt idx="458">
                  <c:v>-8.516122983887799</c:v>
                </c:pt>
                <c:pt idx="459">
                  <c:v>-5.7343249842100432</c:v>
                </c:pt>
                <c:pt idx="460">
                  <c:v>-3.0629380445258421</c:v>
                </c:pt>
                <c:pt idx="461">
                  <c:v>-0.42752116363532505</c:v>
                </c:pt>
                <c:pt idx="462">
                  <c:v>2.1799316796373818</c:v>
                </c:pt>
                <c:pt idx="463">
                  <c:v>4.7236855060446334</c:v>
                </c:pt>
                <c:pt idx="464">
                  <c:v>7.1711428359237406</c:v>
                </c:pt>
                <c:pt idx="465">
                  <c:v>9.4804194392052654</c:v>
                </c:pt>
                <c:pt idx="466">
                  <c:v>11.453221090421158</c:v>
                </c:pt>
                <c:pt idx="467">
                  <c:v>13.120065108612733</c:v>
                </c:pt>
                <c:pt idx="468">
                  <c:v>14.640099726440479</c:v>
                </c:pt>
                <c:pt idx="469">
                  <c:v>16.171245751911666</c:v>
                </c:pt>
                <c:pt idx="470">
                  <c:v>17.85709145687343</c:v>
                </c:pt>
                <c:pt idx="471">
                  <c:v>19.643466887735961</c:v>
                </c:pt>
                <c:pt idx="472">
                  <c:v>21.325761229981239</c:v>
                </c:pt>
                <c:pt idx="473">
                  <c:v>22.563025265381611</c:v>
                </c:pt>
                <c:pt idx="474">
                  <c:v>23.31813972007398</c:v>
                </c:pt>
                <c:pt idx="475">
                  <c:v>23.748723845672497</c:v>
                </c:pt>
                <c:pt idx="476">
                  <c:v>23.919039868759047</c:v>
                </c:pt>
                <c:pt idx="477">
                  <c:v>23.992136491383864</c:v>
                </c:pt>
                <c:pt idx="478">
                  <c:v>24.059942981556183</c:v>
                </c:pt>
                <c:pt idx="479">
                  <c:v>24.120714001925062</c:v>
                </c:pt>
                <c:pt idx="480">
                  <c:v>24.249128121886557</c:v>
                </c:pt>
                <c:pt idx="481">
                  <c:v>24.379991279448824</c:v>
                </c:pt>
                <c:pt idx="482">
                  <c:v>24.321488133859848</c:v>
                </c:pt>
                <c:pt idx="483">
                  <c:v>24.004031291182649</c:v>
                </c:pt>
                <c:pt idx="484">
                  <c:v>23.412168525358993</c:v>
                </c:pt>
                <c:pt idx="485">
                  <c:v>22.525667114851814</c:v>
                </c:pt>
                <c:pt idx="486">
                  <c:v>21.433429332554777</c:v>
                </c:pt>
                <c:pt idx="487">
                  <c:v>20.325192665903682</c:v>
                </c:pt>
                <c:pt idx="488">
                  <c:v>19.37347709258561</c:v>
                </c:pt>
                <c:pt idx="489">
                  <c:v>18.672330490733899</c:v>
                </c:pt>
                <c:pt idx="490">
                  <c:v>18.120694780919223</c:v>
                </c:pt>
                <c:pt idx="491">
                  <c:v>17.442945865300839</c:v>
                </c:pt>
                <c:pt idx="492">
                  <c:v>16.512546247994823</c:v>
                </c:pt>
                <c:pt idx="493">
                  <c:v>15.383441363034924</c:v>
                </c:pt>
                <c:pt idx="494">
                  <c:v>14.210668715774224</c:v>
                </c:pt>
                <c:pt idx="495">
                  <c:v>13.203902481458741</c:v>
                </c:pt>
                <c:pt idx="496">
                  <c:v>12.437539711829565</c:v>
                </c:pt>
                <c:pt idx="497">
                  <c:v>11.928072777592973</c:v>
                </c:pt>
                <c:pt idx="498">
                  <c:v>11.673027282041113</c:v>
                </c:pt>
                <c:pt idx="499">
                  <c:v>11.582141156400292</c:v>
                </c:pt>
                <c:pt idx="500">
                  <c:v>11.483332733272286</c:v>
                </c:pt>
                <c:pt idx="501">
                  <c:v>11.20865131860684</c:v>
                </c:pt>
                <c:pt idx="502">
                  <c:v>10.690237652234703</c:v>
                </c:pt>
                <c:pt idx="503">
                  <c:v>9.9167133191900074</c:v>
                </c:pt>
                <c:pt idx="504">
                  <c:v>8.8381544328062063</c:v>
                </c:pt>
                <c:pt idx="505">
                  <c:v>7.4499480441500827</c:v>
                </c:pt>
                <c:pt idx="506">
                  <c:v>5.7858689632670801</c:v>
                </c:pt>
                <c:pt idx="507">
                  <c:v>3.937500504001739</c:v>
                </c:pt>
                <c:pt idx="508">
                  <c:v>1.9888866739217042</c:v>
                </c:pt>
                <c:pt idx="509">
                  <c:v>-6.9787399556729773E-2</c:v>
                </c:pt>
                <c:pt idx="510">
                  <c:v>-2.4123886715655951</c:v>
                </c:pt>
                <c:pt idx="511">
                  <c:v>-5.1658205581342829</c:v>
                </c:pt>
                <c:pt idx="512">
                  <c:v>-8.3036730469715962</c:v>
                </c:pt>
                <c:pt idx="513">
                  <c:v>-11.663755766032164</c:v>
                </c:pt>
                <c:pt idx="514">
                  <c:v>-15.06646761071152</c:v>
                </c:pt>
                <c:pt idx="515">
                  <c:v>-18.44733143849729</c:v>
                </c:pt>
                <c:pt idx="516">
                  <c:v>-21.869615969727345</c:v>
                </c:pt>
                <c:pt idx="517">
                  <c:v>-25.608675050332799</c:v>
                </c:pt>
                <c:pt idx="518">
                  <c:v>-29.754508889326143</c:v>
                </c:pt>
                <c:pt idx="519">
                  <c:v>-33.953294431539618</c:v>
                </c:pt>
                <c:pt idx="520">
                  <c:v>-37.835289962908831</c:v>
                </c:pt>
                <c:pt idx="521">
                  <c:v>-41.253804563650654</c:v>
                </c:pt>
                <c:pt idx="522">
                  <c:v>-44.297161372377644</c:v>
                </c:pt>
                <c:pt idx="523">
                  <c:v>-47.200666264930092</c:v>
                </c:pt>
                <c:pt idx="524">
                  <c:v>-50.183196259631487</c:v>
                </c:pt>
                <c:pt idx="525">
                  <c:v>-53.468727314438851</c:v>
                </c:pt>
                <c:pt idx="526">
                  <c:v>-57.198721368150075</c:v>
                </c:pt>
                <c:pt idx="527">
                  <c:v>-61.152021160787072</c:v>
                </c:pt>
                <c:pt idx="528">
                  <c:v>-64.748448977571343</c:v>
                </c:pt>
                <c:pt idx="529">
                  <c:v>-67.573326578019916</c:v>
                </c:pt>
                <c:pt idx="530">
                  <c:v>-69.613693386459531</c:v>
                </c:pt>
                <c:pt idx="531">
                  <c:v>-71.198083938730335</c:v>
                </c:pt>
                <c:pt idx="532">
                  <c:v>-72.68480017995573</c:v>
                </c:pt>
                <c:pt idx="533">
                  <c:v>-74.113199956356624</c:v>
                </c:pt>
                <c:pt idx="534">
                  <c:v>-75.221796357229493</c:v>
                </c:pt>
                <c:pt idx="535">
                  <c:v>-75.672405070084906</c:v>
                </c:pt>
                <c:pt idx="536">
                  <c:v>-75.212457388683205</c:v>
                </c:pt>
                <c:pt idx="537">
                  <c:v>-73.812716360909548</c:v>
                </c:pt>
                <c:pt idx="538">
                  <c:v>-71.733979153691351</c:v>
                </c:pt>
                <c:pt idx="539">
                  <c:v>-69.38049841061752</c:v>
                </c:pt>
                <c:pt idx="540">
                  <c:v>-67.073367022405165</c:v>
                </c:pt>
                <c:pt idx="541">
                  <c:v>-64.904221381957058</c:v>
                </c:pt>
                <c:pt idx="542">
                  <c:v>-62.728465774317918</c:v>
                </c:pt>
                <c:pt idx="543">
                  <c:v>-60.373327558831555</c:v>
                </c:pt>
                <c:pt idx="544">
                  <c:v>-57.802028227654915</c:v>
                </c:pt>
                <c:pt idx="545">
                  <c:v>-55.087859243101818</c:v>
                </c:pt>
                <c:pt idx="546">
                  <c:v>-52.244234618239787</c:v>
                </c:pt>
                <c:pt idx="547">
                  <c:v>-49.216602605874989</c:v>
                </c:pt>
                <c:pt idx="548">
                  <c:v>-45.912370673757493</c:v>
                </c:pt>
                <c:pt idx="549">
                  <c:v>-42.309800420282343</c:v>
                </c:pt>
                <c:pt idx="550">
                  <c:v>-38.404684211876692</c:v>
                </c:pt>
                <c:pt idx="551">
                  <c:v>-34.217406647639159</c:v>
                </c:pt>
                <c:pt idx="552">
                  <c:v>-29.902051354686375</c:v>
                </c:pt>
                <c:pt idx="553">
                  <c:v>-25.631143467592647</c:v>
                </c:pt>
                <c:pt idx="554">
                  <c:v>-21.450814178240794</c:v>
                </c:pt>
                <c:pt idx="555">
                  <c:v>-17.38370099467598</c:v>
                </c:pt>
                <c:pt idx="556">
                  <c:v>-13.39667403478246</c:v>
                </c:pt>
                <c:pt idx="557">
                  <c:v>-9.3629007940868121</c:v>
                </c:pt>
                <c:pt idx="558">
                  <c:v>-5.231640338205076</c:v>
                </c:pt>
                <c:pt idx="559">
                  <c:v>-1.0691906114409744</c:v>
                </c:pt>
                <c:pt idx="560">
                  <c:v>2.9648022607878453</c:v>
                </c:pt>
                <c:pt idx="561">
                  <c:v>6.6712921755720878</c:v>
                </c:pt>
                <c:pt idx="562">
                  <c:v>9.9830472120606455</c:v>
                </c:pt>
                <c:pt idx="563">
                  <c:v>12.958768327819433</c:v>
                </c:pt>
                <c:pt idx="564">
                  <c:v>15.688013761263043</c:v>
                </c:pt>
                <c:pt idx="565">
                  <c:v>18.370439346037784</c:v>
                </c:pt>
                <c:pt idx="566">
                  <c:v>21.240330419117029</c:v>
                </c:pt>
                <c:pt idx="567">
                  <c:v>24.265600530734691</c:v>
                </c:pt>
                <c:pt idx="568">
                  <c:v>27.373002380119996</c:v>
                </c:pt>
                <c:pt idx="569">
                  <c:v>30.311676652517594</c:v>
                </c:pt>
                <c:pt idx="570">
                  <c:v>32.654307779467239</c:v>
                </c:pt>
                <c:pt idx="571">
                  <c:v>34.019211623877894</c:v>
                </c:pt>
                <c:pt idx="572">
                  <c:v>34.22331503140034</c:v>
                </c:pt>
                <c:pt idx="573">
                  <c:v>33.467942290772335</c:v>
                </c:pt>
                <c:pt idx="574">
                  <c:v>32.275603184956886</c:v>
                </c:pt>
                <c:pt idx="575">
                  <c:v>31.239390921257748</c:v>
                </c:pt>
                <c:pt idx="576">
                  <c:v>30.698543702832591</c:v>
                </c:pt>
                <c:pt idx="577">
                  <c:v>30.592914228775935</c:v>
                </c:pt>
                <c:pt idx="578">
                  <c:v>30.578875104200417</c:v>
                </c:pt>
                <c:pt idx="579">
                  <c:v>30.341894202116407</c:v>
                </c:pt>
                <c:pt idx="580">
                  <c:v>29.714497078074078</c:v>
                </c:pt>
                <c:pt idx="581">
                  <c:v>28.662458976512596</c:v>
                </c:pt>
                <c:pt idx="582">
                  <c:v>27.297246956982342</c:v>
                </c:pt>
                <c:pt idx="583">
                  <c:v>25.843054717842694</c:v>
                </c:pt>
                <c:pt idx="584">
                  <c:v>24.436132463485841</c:v>
                </c:pt>
                <c:pt idx="585">
                  <c:v>23.257346454216123</c:v>
                </c:pt>
                <c:pt idx="586">
                  <c:v>22.4325259851318</c:v>
                </c:pt>
                <c:pt idx="587">
                  <c:v>22.036800425429163</c:v>
                </c:pt>
                <c:pt idx="588">
                  <c:v>22.04921633692058</c:v>
                </c:pt>
                <c:pt idx="589">
                  <c:v>22.240665090182166</c:v>
                </c:pt>
                <c:pt idx="590">
                  <c:v>22.342130168378525</c:v>
                </c:pt>
                <c:pt idx="591">
                  <c:v>22.109490165010957</c:v>
                </c:pt>
                <c:pt idx="592">
                  <c:v>21.472783721710741</c:v>
                </c:pt>
                <c:pt idx="593">
                  <c:v>20.500798927276524</c:v>
                </c:pt>
                <c:pt idx="594">
                  <c:v>19.280164128730995</c:v>
                </c:pt>
                <c:pt idx="595">
                  <c:v>17.984202866156377</c:v>
                </c:pt>
                <c:pt idx="596">
                  <c:v>16.822962268833248</c:v>
                </c:pt>
                <c:pt idx="597">
                  <c:v>15.847342503456581</c:v>
                </c:pt>
                <c:pt idx="598">
                  <c:v>15.00582665338745</c:v>
                </c:pt>
                <c:pt idx="599">
                  <c:v>14.196050840319701</c:v>
                </c:pt>
                <c:pt idx="600">
                  <c:v>13.241072743513307</c:v>
                </c:pt>
                <c:pt idx="601">
                  <c:v>12.05228224864304</c:v>
                </c:pt>
                <c:pt idx="602">
                  <c:v>10.62409174367018</c:v>
                </c:pt>
                <c:pt idx="603">
                  <c:v>8.9697319487967739</c:v>
                </c:pt>
                <c:pt idx="604">
                  <c:v>7.037931129820838</c:v>
                </c:pt>
                <c:pt idx="605">
                  <c:v>4.7424298072244211</c:v>
                </c:pt>
                <c:pt idx="606">
                  <c:v>2.0887898510799325</c:v>
                </c:pt>
                <c:pt idx="607">
                  <c:v>-0.84209768594166612</c:v>
                </c:pt>
                <c:pt idx="608">
                  <c:v>-3.8253986122228327</c:v>
                </c:pt>
                <c:pt idx="609">
                  <c:v>-6.7299223399783763</c:v>
                </c:pt>
                <c:pt idx="610">
                  <c:v>-9.865573993178808</c:v>
                </c:pt>
                <c:pt idx="611">
                  <c:v>-13.423343553315231</c:v>
                </c:pt>
                <c:pt idx="612">
                  <c:v>-17.391198622248925</c:v>
                </c:pt>
                <c:pt idx="613">
                  <c:v>-21.504629989803945</c:v>
                </c:pt>
                <c:pt idx="614">
                  <c:v>-25.276988670007867</c:v>
                </c:pt>
                <c:pt idx="615">
                  <c:v>-28.345123496607705</c:v>
                </c:pt>
                <c:pt idx="616">
                  <c:v>-30.647858746675549</c:v>
                </c:pt>
                <c:pt idx="617">
                  <c:v>-32.70397963174203</c:v>
                </c:pt>
                <c:pt idx="618">
                  <c:v>-35.36833215910719</c:v>
                </c:pt>
                <c:pt idx="619">
                  <c:v>-39.078069515925044</c:v>
                </c:pt>
                <c:pt idx="620">
                  <c:v>-43.774411445606539</c:v>
                </c:pt>
                <c:pt idx="621">
                  <c:v>-48.820812216694399</c:v>
                </c:pt>
                <c:pt idx="622">
                  <c:v>-53.435939452360515</c:v>
                </c:pt>
                <c:pt idx="623">
                  <c:v>-57.153902683313298</c:v>
                </c:pt>
                <c:pt idx="624">
                  <c:v>-59.993338929647031</c:v>
                </c:pt>
                <c:pt idx="625">
                  <c:v>-62.206422631054096</c:v>
                </c:pt>
                <c:pt idx="626">
                  <c:v>-64.035351398433008</c:v>
                </c:pt>
                <c:pt idx="627">
                  <c:v>-65.516226110464345</c:v>
                </c:pt>
                <c:pt idx="628">
                  <c:v>-66.414692668255057</c:v>
                </c:pt>
                <c:pt idx="629">
                  <c:v>-66.558112054889961</c:v>
                </c:pt>
                <c:pt idx="630">
                  <c:v>-65.812224033792162</c:v>
                </c:pt>
                <c:pt idx="631">
                  <c:v>-64.255914673116322</c:v>
                </c:pt>
                <c:pt idx="632">
                  <c:v>-62.243868959653994</c:v>
                </c:pt>
                <c:pt idx="633">
                  <c:v>-60.116134680460917</c:v>
                </c:pt>
                <c:pt idx="634">
                  <c:v>-58.030436006851694</c:v>
                </c:pt>
                <c:pt idx="635">
                  <c:v>-55.939033826714663</c:v>
                </c:pt>
                <c:pt idx="636">
                  <c:v>-53.709218350180372</c:v>
                </c:pt>
                <c:pt idx="637">
                  <c:v>-51.206403323176765</c:v>
                </c:pt>
                <c:pt idx="638">
                  <c:v>-48.402969616713229</c:v>
                </c:pt>
                <c:pt idx="639">
                  <c:v>-45.339083684378963</c:v>
                </c:pt>
                <c:pt idx="640">
                  <c:v>-42.082728730691379</c:v>
                </c:pt>
                <c:pt idx="641">
                  <c:v>-38.735877656077555</c:v>
                </c:pt>
                <c:pt idx="642">
                  <c:v>-35.407405782955998</c:v>
                </c:pt>
                <c:pt idx="643">
                  <c:v>-32.100653447296885</c:v>
                </c:pt>
                <c:pt idx="644">
                  <c:v>-28.728305978350949</c:v>
                </c:pt>
                <c:pt idx="645">
                  <c:v>-25.21552709878393</c:v>
                </c:pt>
                <c:pt idx="646">
                  <c:v>-21.56765223680825</c:v>
                </c:pt>
                <c:pt idx="647">
                  <c:v>-17.895369172072083</c:v>
                </c:pt>
                <c:pt idx="648">
                  <c:v>-14.308144008630642</c:v>
                </c:pt>
                <c:pt idx="649">
                  <c:v>-10.866347628458028</c:v>
                </c:pt>
                <c:pt idx="650">
                  <c:v>-7.6097745358888673</c:v>
                </c:pt>
                <c:pt idx="651">
                  <c:v>-4.5134172851710899</c:v>
                </c:pt>
                <c:pt idx="652">
                  <c:v>-1.5310207594676681</c:v>
                </c:pt>
                <c:pt idx="653">
                  <c:v>1.4313010357216851</c:v>
                </c:pt>
                <c:pt idx="654">
                  <c:v>4.4129076750072507</c:v>
                </c:pt>
                <c:pt idx="655">
                  <c:v>7.3540267215071058</c:v>
                </c:pt>
                <c:pt idx="656">
                  <c:v>10.317733767076964</c:v>
                </c:pt>
                <c:pt idx="657">
                  <c:v>13.247172591735424</c:v>
                </c:pt>
                <c:pt idx="658">
                  <c:v>16.136770159900717</c:v>
                </c:pt>
                <c:pt idx="659">
                  <c:v>19.014421196702703</c:v>
                </c:pt>
                <c:pt idx="660">
                  <c:v>21.651987272768647</c:v>
                </c:pt>
                <c:pt idx="661">
                  <c:v>23.897032727313274</c:v>
                </c:pt>
                <c:pt idx="662">
                  <c:v>25.776944592767009</c:v>
                </c:pt>
                <c:pt idx="663">
                  <c:v>27.308936380911668</c:v>
                </c:pt>
                <c:pt idx="664">
                  <c:v>28.471115413293433</c:v>
                </c:pt>
                <c:pt idx="665">
                  <c:v>29.183644205027562</c:v>
                </c:pt>
                <c:pt idx="666">
                  <c:v>29.479763400927013</c:v>
                </c:pt>
                <c:pt idx="667">
                  <c:v>29.626690432908472</c:v>
                </c:pt>
                <c:pt idx="668">
                  <c:v>29.753586124250301</c:v>
                </c:pt>
                <c:pt idx="669">
                  <c:v>29.884888161765293</c:v>
                </c:pt>
                <c:pt idx="670">
                  <c:v>30.043665898529987</c:v>
                </c:pt>
                <c:pt idx="671">
                  <c:v>30.226383540559386</c:v>
                </c:pt>
                <c:pt idx="672">
                  <c:v>30.200433769748198</c:v>
                </c:pt>
                <c:pt idx="673">
                  <c:v>29.776221154353234</c:v>
                </c:pt>
                <c:pt idx="674">
                  <c:v>28.867887891266168</c:v>
                </c:pt>
                <c:pt idx="675">
                  <c:v>27.502602513440845</c:v>
                </c:pt>
                <c:pt idx="676">
                  <c:v>25.913984783172026</c:v>
                </c:pt>
                <c:pt idx="677">
                  <c:v>24.308381487508584</c:v>
                </c:pt>
                <c:pt idx="678">
                  <c:v>22.888045557758414</c:v>
                </c:pt>
                <c:pt idx="679">
                  <c:v>21.769401766603245</c:v>
                </c:pt>
                <c:pt idx="680">
                  <c:v>20.94550741127118</c:v>
                </c:pt>
                <c:pt idx="681">
                  <c:v>20.315828583045757</c:v>
                </c:pt>
                <c:pt idx="682">
                  <c:v>19.683681131384841</c:v>
                </c:pt>
                <c:pt idx="683">
                  <c:v>18.952306468757143</c:v>
                </c:pt>
                <c:pt idx="684">
                  <c:v>18.093710959382001</c:v>
                </c:pt>
                <c:pt idx="685">
                  <c:v>17.163002360194358</c:v>
                </c:pt>
                <c:pt idx="686">
                  <c:v>16.246391572990468</c:v>
                </c:pt>
                <c:pt idx="687">
                  <c:v>15.43186876153066</c:v>
                </c:pt>
                <c:pt idx="688">
                  <c:v>14.806814806300048</c:v>
                </c:pt>
                <c:pt idx="689">
                  <c:v>14.383872270174047</c:v>
                </c:pt>
                <c:pt idx="690">
                  <c:v>14.124493504770566</c:v>
                </c:pt>
                <c:pt idx="691">
                  <c:v>13.917062594675155</c:v>
                </c:pt>
                <c:pt idx="692">
                  <c:v>13.596894402781652</c:v>
                </c:pt>
                <c:pt idx="693">
                  <c:v>13.029598714726021</c:v>
                </c:pt>
                <c:pt idx="694">
                  <c:v>12.093832980431499</c:v>
                </c:pt>
                <c:pt idx="695">
                  <c:v>10.693787600822869</c:v>
                </c:pt>
                <c:pt idx="696">
                  <c:v>8.8520572288064123</c:v>
                </c:pt>
                <c:pt idx="697">
                  <c:v>6.6166717442302838</c:v>
                </c:pt>
                <c:pt idx="698">
                  <c:v>3.9651215893456784</c:v>
                </c:pt>
                <c:pt idx="699">
                  <c:v>0.84093879755876477</c:v>
                </c:pt>
                <c:pt idx="700">
                  <c:v>-2.7178956383924104</c:v>
                </c:pt>
                <c:pt idx="701">
                  <c:v>-6.4752707456245613</c:v>
                </c:pt>
                <c:pt idx="702">
                  <c:v>-10.065359770712069</c:v>
                </c:pt>
                <c:pt idx="703">
                  <c:v>-13.255264235297828</c:v>
                </c:pt>
                <c:pt idx="704">
                  <c:v>-16.00431007059187</c:v>
                </c:pt>
                <c:pt idx="705">
                  <c:v>-18.570246869180032</c:v>
                </c:pt>
                <c:pt idx="706">
                  <c:v>-21.45239961179643</c:v>
                </c:pt>
                <c:pt idx="707">
                  <c:v>-25.0321843195605</c:v>
                </c:pt>
                <c:pt idx="708">
                  <c:v>-29.472455013169292</c:v>
                </c:pt>
                <c:pt idx="709">
                  <c:v>-34.658576412905902</c:v>
                </c:pt>
                <c:pt idx="710">
                  <c:v>-39.945182264647784</c:v>
                </c:pt>
                <c:pt idx="711">
                  <c:v>-44.80896991935483</c:v>
                </c:pt>
                <c:pt idx="712">
                  <c:v>-49.060782880967736</c:v>
                </c:pt>
                <c:pt idx="713">
                  <c:v>-52.781629423348377</c:v>
                </c:pt>
                <c:pt idx="714">
                  <c:v>-56.284751154881405</c:v>
                </c:pt>
                <c:pt idx="715">
                  <c:v>-59.782989271783777</c:v>
                </c:pt>
                <c:pt idx="716">
                  <c:v>-63.386390966348095</c:v>
                </c:pt>
                <c:pt idx="717">
                  <c:v>-66.688815907021123</c:v>
                </c:pt>
                <c:pt idx="718">
                  <c:v>-69.0059750488807</c:v>
                </c:pt>
                <c:pt idx="719">
                  <c:v>-69.916066487903095</c:v>
                </c:pt>
                <c:pt idx="720">
                  <c:v>-69.400973078145029</c:v>
                </c:pt>
                <c:pt idx="721">
                  <c:v>-67.813562816582134</c:v>
                </c:pt>
                <c:pt idx="722">
                  <c:v>-65.654270580250483</c:v>
                </c:pt>
                <c:pt idx="723">
                  <c:v>-63.271076248645471</c:v>
                </c:pt>
                <c:pt idx="724">
                  <c:v>-60.89746554367256</c:v>
                </c:pt>
                <c:pt idx="725">
                  <c:v>-58.518733592799109</c:v>
                </c:pt>
                <c:pt idx="726">
                  <c:v>-55.945750400943133</c:v>
                </c:pt>
                <c:pt idx="727">
                  <c:v>-53.089756472924265</c:v>
                </c:pt>
                <c:pt idx="728">
                  <c:v>-50.006032443465777</c:v>
                </c:pt>
                <c:pt idx="729">
                  <c:v>-46.815729974596465</c:v>
                </c:pt>
                <c:pt idx="730">
                  <c:v>-43.589076755104529</c:v>
                </c:pt>
                <c:pt idx="731">
                  <c:v>-40.277902520002435</c:v>
                </c:pt>
                <c:pt idx="732">
                  <c:v>-36.828439989602387</c:v>
                </c:pt>
                <c:pt idx="733">
                  <c:v>-33.225488229810331</c:v>
                </c:pt>
                <c:pt idx="734">
                  <c:v>-29.500498225214127</c:v>
                </c:pt>
                <c:pt idx="735">
                  <c:v>-25.674858300709843</c:v>
                </c:pt>
                <c:pt idx="736">
                  <c:v>-21.787333094695647</c:v>
                </c:pt>
                <c:pt idx="737">
                  <c:v>-17.909950652801733</c:v>
                </c:pt>
                <c:pt idx="738">
                  <c:v>-14.058618759745698</c:v>
                </c:pt>
                <c:pt idx="739">
                  <c:v>-10.284835964550783</c:v>
                </c:pt>
                <c:pt idx="740">
                  <c:v>-6.7545464052597683</c:v>
                </c:pt>
                <c:pt idx="741">
                  <c:v>-3.5089969371545728</c:v>
                </c:pt>
                <c:pt idx="742">
                  <c:v>-0.51217427841148144</c:v>
                </c:pt>
                <c:pt idx="743">
                  <c:v>2.2884588671567481</c:v>
                </c:pt>
                <c:pt idx="744">
                  <c:v>5.0012592898136141</c:v>
                </c:pt>
                <c:pt idx="745">
                  <c:v>7.6770854040173422</c:v>
                </c:pt>
                <c:pt idx="746">
                  <c:v>10.350775055936994</c:v>
                </c:pt>
                <c:pt idx="747">
                  <c:v>13.083960114818254</c:v>
                </c:pt>
                <c:pt idx="748">
                  <c:v>15.779436132521887</c:v>
                </c:pt>
                <c:pt idx="749">
                  <c:v>18.346297909871449</c:v>
                </c:pt>
                <c:pt idx="750">
                  <c:v>20.706785991674021</c:v>
                </c:pt>
                <c:pt idx="751">
                  <c:v>22.81022913184054</c:v>
                </c:pt>
                <c:pt idx="752">
                  <c:v>24.711810569203728</c:v>
                </c:pt>
                <c:pt idx="753">
                  <c:v>26.427785617819655</c:v>
                </c:pt>
                <c:pt idx="754">
                  <c:v>28.022077965463261</c:v>
                </c:pt>
                <c:pt idx="755">
                  <c:v>29.511327026153996</c:v>
                </c:pt>
                <c:pt idx="756">
                  <c:v>30.780112905630915</c:v>
                </c:pt>
                <c:pt idx="757">
                  <c:v>31.778213847518298</c:v>
                </c:pt>
                <c:pt idx="758">
                  <c:v>32.434956310567934</c:v>
                </c:pt>
                <c:pt idx="759">
                  <c:v>32.625971164356578</c:v>
                </c:pt>
                <c:pt idx="760">
                  <c:v>32.355456221069453</c:v>
                </c:pt>
                <c:pt idx="761">
                  <c:v>31.640981056648059</c:v>
                </c:pt>
                <c:pt idx="762">
                  <c:v>30.4733880755151</c:v>
                </c:pt>
                <c:pt idx="763">
                  <c:v>29.041857534004798</c:v>
                </c:pt>
                <c:pt idx="764">
                  <c:v>27.5801827233247</c:v>
                </c:pt>
                <c:pt idx="765">
                  <c:v>26.343923988858204</c:v>
                </c:pt>
                <c:pt idx="766">
                  <c:v>25.548267649081041</c:v>
                </c:pt>
                <c:pt idx="767">
                  <c:v>25.25893821609942</c:v>
                </c:pt>
                <c:pt idx="768">
                  <c:v>25.32578801177743</c:v>
                </c:pt>
                <c:pt idx="769">
                  <c:v>25.486865591541882</c:v>
                </c:pt>
                <c:pt idx="770">
                  <c:v>25.441407019711043</c:v>
                </c:pt>
                <c:pt idx="771">
                  <c:v>25.028578499316819</c:v>
                </c:pt>
                <c:pt idx="772">
                  <c:v>24.302907889330481</c:v>
                </c:pt>
                <c:pt idx="773">
                  <c:v>23.396069731543871</c:v>
                </c:pt>
                <c:pt idx="774">
                  <c:v>22.378544016912993</c:v>
                </c:pt>
                <c:pt idx="775">
                  <c:v>21.309833236574732</c:v>
                </c:pt>
                <c:pt idx="776">
                  <c:v>20.201512891843237</c:v>
                </c:pt>
                <c:pt idx="777">
                  <c:v>19.05017299400637</c:v>
                </c:pt>
                <c:pt idx="778">
                  <c:v>17.876987174126242</c:v>
                </c:pt>
                <c:pt idx="779">
                  <c:v>16.595607110643719</c:v>
                </c:pt>
                <c:pt idx="780">
                  <c:v>15.161494288430845</c:v>
                </c:pt>
                <c:pt idx="781">
                  <c:v>13.588676142662228</c:v>
                </c:pt>
                <c:pt idx="782">
                  <c:v>11.875443199808984</c:v>
                </c:pt>
                <c:pt idx="783">
                  <c:v>10.033771615812805</c:v>
                </c:pt>
                <c:pt idx="784">
                  <c:v>8.1073603434965502</c:v>
                </c:pt>
                <c:pt idx="785">
                  <c:v>6.1282267966266186</c:v>
                </c:pt>
                <c:pt idx="786">
                  <c:v>4.180626400694087</c:v>
                </c:pt>
                <c:pt idx="787">
                  <c:v>2.2922835126802057</c:v>
                </c:pt>
                <c:pt idx="788">
                  <c:v>0.30778424242660174</c:v>
                </c:pt>
                <c:pt idx="789">
                  <c:v>-1.9980909424219304</c:v>
                </c:pt>
                <c:pt idx="790">
                  <c:v>-4.8207662835734917</c:v>
                </c:pt>
                <c:pt idx="791">
                  <c:v>-8.1905347379020217</c:v>
                </c:pt>
                <c:pt idx="792">
                  <c:v>-12.05455348314398</c:v>
                </c:pt>
                <c:pt idx="793">
                  <c:v>-16.424926453481099</c:v>
                </c:pt>
                <c:pt idx="794">
                  <c:v>-21.279723564411476</c:v>
                </c:pt>
                <c:pt idx="795">
                  <c:v>-26.540181073123247</c:v>
                </c:pt>
                <c:pt idx="796">
                  <c:v>-32.021376451660778</c:v>
                </c:pt>
                <c:pt idx="797">
                  <c:v>-37.320631242627556</c:v>
                </c:pt>
                <c:pt idx="798">
                  <c:v>-41.927690817775009</c:v>
                </c:pt>
                <c:pt idx="799">
                  <c:v>-45.636419901419508</c:v>
                </c:pt>
                <c:pt idx="800">
                  <c:v>-48.875861683391115</c:v>
                </c:pt>
                <c:pt idx="801">
                  <c:v>-52.251893249723295</c:v>
                </c:pt>
                <c:pt idx="802">
                  <c:v>-56.210939084728828</c:v>
                </c:pt>
                <c:pt idx="803">
                  <c:v>-60.920345123034252</c:v>
                </c:pt>
                <c:pt idx="804">
                  <c:v>-65.878052380573578</c:v>
                </c:pt>
                <c:pt idx="805">
                  <c:v>-70.160853432962099</c:v>
                </c:pt>
                <c:pt idx="806">
                  <c:v>-73.369099444302861</c:v>
                </c:pt>
                <c:pt idx="807">
                  <c:v>-75.727649415416806</c:v>
                </c:pt>
                <c:pt idx="808">
                  <c:v>-77.753443447108467</c:v>
                </c:pt>
                <c:pt idx="809">
                  <c:v>-79.763667018166288</c:v>
                </c:pt>
                <c:pt idx="810">
                  <c:v>-81.69956801780296</c:v>
                </c:pt>
                <c:pt idx="811">
                  <c:v>-83.339966337446896</c:v>
                </c:pt>
                <c:pt idx="812">
                  <c:v>-84.506062290697955</c:v>
                </c:pt>
                <c:pt idx="813">
                  <c:v>-85.128234944883999</c:v>
                </c:pt>
                <c:pt idx="814">
                  <c:v>-85.04103104598633</c:v>
                </c:pt>
                <c:pt idx="815">
                  <c:v>-84.092652525066597</c:v>
                </c:pt>
                <c:pt idx="816">
                  <c:v>-82.39229577456527</c:v>
                </c:pt>
                <c:pt idx="817">
                  <c:v>-80.184900639073959</c:v>
                </c:pt>
                <c:pt idx="818">
                  <c:v>-77.72240190629249</c:v>
                </c:pt>
                <c:pt idx="819">
                  <c:v>-75.130305588166635</c:v>
                </c:pt>
                <c:pt idx="820">
                  <c:v>-72.361072716403299</c:v>
                </c:pt>
                <c:pt idx="821">
                  <c:v>-69.316435522075224</c:v>
                </c:pt>
                <c:pt idx="822">
                  <c:v>-65.917801011633713</c:v>
                </c:pt>
                <c:pt idx="823">
                  <c:v>-62.161550111401041</c:v>
                </c:pt>
                <c:pt idx="824">
                  <c:v>-58.120843209173024</c:v>
                </c:pt>
                <c:pt idx="825">
                  <c:v>-53.829658044989564</c:v>
                </c:pt>
                <c:pt idx="826">
                  <c:v>-49.237042504089771</c:v>
                </c:pt>
                <c:pt idx="827">
                  <c:v>-44.289918294007975</c:v>
                </c:pt>
                <c:pt idx="828">
                  <c:v>-39.048469448127818</c:v>
                </c:pt>
                <c:pt idx="829">
                  <c:v>-33.632756879165264</c:v>
                </c:pt>
                <c:pt idx="830">
                  <c:v>-28.194833741581956</c:v>
                </c:pt>
                <c:pt idx="831">
                  <c:v>-22.878435546750318</c:v>
                </c:pt>
                <c:pt idx="832">
                  <c:v>-17.765500515815312</c:v>
                </c:pt>
                <c:pt idx="833">
                  <c:v>-12.944718025499006</c:v>
                </c:pt>
                <c:pt idx="834">
                  <c:v>-8.3917670849890253</c:v>
                </c:pt>
                <c:pt idx="835">
                  <c:v>-3.9046624832892447</c:v>
                </c:pt>
                <c:pt idx="836">
                  <c:v>0.61757288637654051</c:v>
                </c:pt>
                <c:pt idx="837">
                  <c:v>5.2983449686490101</c:v>
                </c:pt>
                <c:pt idx="838">
                  <c:v>10.266987809276031</c:v>
                </c:pt>
                <c:pt idx="839">
                  <c:v>15.279935773090511</c:v>
                </c:pt>
                <c:pt idx="840">
                  <c:v>20.113134057628699</c:v>
                </c:pt>
                <c:pt idx="841">
                  <c:v>24.530543896476125</c:v>
                </c:pt>
                <c:pt idx="842">
                  <c:v>28.458721538546605</c:v>
                </c:pt>
                <c:pt idx="843">
                  <c:v>31.885499027775673</c:v>
                </c:pt>
                <c:pt idx="844">
                  <c:v>34.757203087220162</c:v>
                </c:pt>
                <c:pt idx="845">
                  <c:v>37.118186685475756</c:v>
                </c:pt>
                <c:pt idx="846">
                  <c:v>38.921079571766242</c:v>
                </c:pt>
                <c:pt idx="847">
                  <c:v>40.143970660330922</c:v>
                </c:pt>
                <c:pt idx="848">
                  <c:v>40.876942127124302</c:v>
                </c:pt>
                <c:pt idx="849">
                  <c:v>41.441251644581811</c:v>
                </c:pt>
                <c:pt idx="850">
                  <c:v>42.149089091690172</c:v>
                </c:pt>
                <c:pt idx="851">
                  <c:v>43.052763489856368</c:v>
                </c:pt>
                <c:pt idx="852">
                  <c:v>43.969520080059233</c:v>
                </c:pt>
                <c:pt idx="853">
                  <c:v>44.674776878458047</c:v>
                </c:pt>
                <c:pt idx="854">
                  <c:v>44.949600720888881</c:v>
                </c:pt>
                <c:pt idx="855">
                  <c:v>44.67114194647111</c:v>
                </c:pt>
                <c:pt idx="856">
                  <c:v>43.860354827541691</c:v>
                </c:pt>
                <c:pt idx="857">
                  <c:v>42.593948090990857</c:v>
                </c:pt>
                <c:pt idx="858">
                  <c:v>41.060322289171033</c:v>
                </c:pt>
                <c:pt idx="859">
                  <c:v>39.535634883387615</c:v>
                </c:pt>
                <c:pt idx="860">
                  <c:v>38.176898045719859</c:v>
                </c:pt>
                <c:pt idx="861">
                  <c:v>37.03174992480546</c:v>
                </c:pt>
                <c:pt idx="862">
                  <c:v>36.113634406309352</c:v>
                </c:pt>
                <c:pt idx="863">
                  <c:v>35.33531759818316</c:v>
                </c:pt>
                <c:pt idx="864">
                  <c:v>34.6314737662195</c:v>
                </c:pt>
                <c:pt idx="865">
                  <c:v>33.886611210895111</c:v>
                </c:pt>
                <c:pt idx="866">
                  <c:v>33.022550746677211</c:v>
                </c:pt>
                <c:pt idx="867">
                  <c:v>32.056895771743662</c:v>
                </c:pt>
                <c:pt idx="868">
                  <c:v>31.086787936308788</c:v>
                </c:pt>
                <c:pt idx="869">
                  <c:v>30.252843057582613</c:v>
                </c:pt>
                <c:pt idx="870">
                  <c:v>29.551210536430961</c:v>
                </c:pt>
                <c:pt idx="871">
                  <c:v>28.831089805702341</c:v>
                </c:pt>
                <c:pt idx="872">
                  <c:v>27.928692529588293</c:v>
                </c:pt>
                <c:pt idx="873">
                  <c:v>26.711018758996527</c:v>
                </c:pt>
                <c:pt idx="874">
                  <c:v>25.160233283816599</c:v>
                </c:pt>
                <c:pt idx="875">
                  <c:v>23.386835138140263</c:v>
                </c:pt>
                <c:pt idx="876">
                  <c:v>21.541325615377456</c:v>
                </c:pt>
                <c:pt idx="877">
                  <c:v>19.677405503069906</c:v>
                </c:pt>
                <c:pt idx="878">
                  <c:v>17.888583473008506</c:v>
                </c:pt>
                <c:pt idx="879">
                  <c:v>16.269488083548335</c:v>
                </c:pt>
                <c:pt idx="880">
                  <c:v>14.704775941877369</c:v>
                </c:pt>
                <c:pt idx="881">
                  <c:v>12.971037503039822</c:v>
                </c:pt>
                <c:pt idx="882">
                  <c:v>10.865381112979025</c:v>
                </c:pt>
                <c:pt idx="883">
                  <c:v>8.136080990719444</c:v>
                </c:pt>
                <c:pt idx="884">
                  <c:v>4.6619119709050549</c:v>
                </c:pt>
                <c:pt idx="885">
                  <c:v>0.65429525148695411</c:v>
                </c:pt>
                <c:pt idx="886">
                  <c:v>-3.5006433135427848</c:v>
                </c:pt>
                <c:pt idx="887">
                  <c:v>-7.4766775872719284</c:v>
                </c:pt>
                <c:pt idx="888">
                  <c:v>-11.08884543552649</c:v>
                </c:pt>
                <c:pt idx="889">
                  <c:v>-14.37217210681596</c:v>
                </c:pt>
                <c:pt idx="890">
                  <c:v>-17.406816624679639</c:v>
                </c:pt>
                <c:pt idx="891">
                  <c:v>-20.429500012186043</c:v>
                </c:pt>
                <c:pt idx="892">
                  <c:v>-23.629847011942324</c:v>
                </c:pt>
                <c:pt idx="893">
                  <c:v>-27.154518731703476</c:v>
                </c:pt>
                <c:pt idx="894">
                  <c:v>-31.207384097069408</c:v>
                </c:pt>
                <c:pt idx="895">
                  <c:v>-35.689612375128021</c:v>
                </c:pt>
                <c:pt idx="896">
                  <c:v>-40.174230567625465</c:v>
                </c:pt>
                <c:pt idx="897">
                  <c:v>-44.19307299627296</c:v>
                </c:pt>
                <c:pt idx="898">
                  <c:v>-47.300645976347504</c:v>
                </c:pt>
                <c:pt idx="899">
                  <c:v>-49.469195216820552</c:v>
                </c:pt>
                <c:pt idx="900">
                  <c:v>-50.992981712484145</c:v>
                </c:pt>
                <c:pt idx="901">
                  <c:v>-52.150563118234459</c:v>
                </c:pt>
                <c:pt idx="902">
                  <c:v>-52.993965495869773</c:v>
                </c:pt>
                <c:pt idx="903">
                  <c:v>-53.486821265952372</c:v>
                </c:pt>
                <c:pt idx="904">
                  <c:v>-53.410262340633324</c:v>
                </c:pt>
                <c:pt idx="905">
                  <c:v>-52.349625093820656</c:v>
                </c:pt>
                <c:pt idx="906">
                  <c:v>-50.19962567194424</c:v>
                </c:pt>
                <c:pt idx="907">
                  <c:v>-47.351715958505359</c:v>
                </c:pt>
                <c:pt idx="908">
                  <c:v>-44.292221299335246</c:v>
                </c:pt>
                <c:pt idx="909">
                  <c:v>-41.287183693348538</c:v>
                </c:pt>
                <c:pt idx="910">
                  <c:v>-38.416109359481567</c:v>
                </c:pt>
                <c:pt idx="911">
                  <c:v>-35.635164112291939</c:v>
                </c:pt>
                <c:pt idx="912">
                  <c:v>-32.877532850046094</c:v>
                </c:pt>
                <c:pt idx="913">
                  <c:v>-30.122584073045171</c:v>
                </c:pt>
                <c:pt idx="914">
                  <c:v>-27.336643631584266</c:v>
                </c:pt>
                <c:pt idx="915">
                  <c:v>-24.419942778952581</c:v>
                </c:pt>
                <c:pt idx="916">
                  <c:v>-21.358455743373529</c:v>
                </c:pt>
                <c:pt idx="917">
                  <c:v>-18.148144768506057</c:v>
                </c:pt>
                <c:pt idx="918">
                  <c:v>-14.828148053135935</c:v>
                </c:pt>
                <c:pt idx="919">
                  <c:v>-11.446226792073215</c:v>
                </c:pt>
                <c:pt idx="920">
                  <c:v>-8.0993884362317505</c:v>
                </c:pt>
                <c:pt idx="921">
                  <c:v>-4.8747949275071152</c:v>
                </c:pt>
                <c:pt idx="922">
                  <c:v>-1.8395903089569727</c:v>
                </c:pt>
                <c:pt idx="923">
                  <c:v>1.0055493572221668</c:v>
                </c:pt>
                <c:pt idx="924">
                  <c:v>3.7601087900777235</c:v>
                </c:pt>
                <c:pt idx="925">
                  <c:v>6.5454096742761685</c:v>
                </c:pt>
                <c:pt idx="926">
                  <c:v>9.4436605207906457</c:v>
                </c:pt>
                <c:pt idx="927">
                  <c:v>12.408134310374834</c:v>
                </c:pt>
                <c:pt idx="928">
                  <c:v>15.254450284167337</c:v>
                </c:pt>
                <c:pt idx="929">
                  <c:v>17.841498018483989</c:v>
                </c:pt>
                <c:pt idx="930">
                  <c:v>20.213290938114309</c:v>
                </c:pt>
                <c:pt idx="931">
                  <c:v>22.371980599352021</c:v>
                </c:pt>
                <c:pt idx="932">
                  <c:v>24.437507347364981</c:v>
                </c:pt>
                <c:pt idx="933">
                  <c:v>26.506895040417682</c:v>
                </c:pt>
                <c:pt idx="934">
                  <c:v>28.43797425960933</c:v>
                </c:pt>
                <c:pt idx="935">
                  <c:v>29.939047554417144</c:v>
                </c:pt>
                <c:pt idx="936">
                  <c:v>30.816532723328798</c:v>
                </c:pt>
                <c:pt idx="937">
                  <c:v>31.019962828862223</c:v>
                </c:pt>
                <c:pt idx="938">
                  <c:v>30.76116071228498</c:v>
                </c:pt>
                <c:pt idx="939">
                  <c:v>30.316348438039281</c:v>
                </c:pt>
                <c:pt idx="940">
                  <c:v>29.898410289278495</c:v>
                </c:pt>
                <c:pt idx="941">
                  <c:v>29.538995203492924</c:v>
                </c:pt>
                <c:pt idx="942">
                  <c:v>29.129815819423065</c:v>
                </c:pt>
                <c:pt idx="943">
                  <c:v>28.504188943034602</c:v>
                </c:pt>
                <c:pt idx="944">
                  <c:v>27.557796344173909</c:v>
                </c:pt>
                <c:pt idx="945">
                  <c:v>26.231588937290429</c:v>
                </c:pt>
                <c:pt idx="946">
                  <c:v>24.654159458544623</c:v>
                </c:pt>
                <c:pt idx="947">
                  <c:v>23.013460349373727</c:v>
                </c:pt>
                <c:pt idx="948">
                  <c:v>21.421876542386251</c:v>
                </c:pt>
                <c:pt idx="949">
                  <c:v>20.018738751538525</c:v>
                </c:pt>
                <c:pt idx="950">
                  <c:v>18.820964596507753</c:v>
                </c:pt>
                <c:pt idx="951">
                  <c:v>17.730814784577596</c:v>
                </c:pt>
                <c:pt idx="952">
                  <c:v>16.688090108886044</c:v>
                </c:pt>
                <c:pt idx="953">
                  <c:v>15.678299226708322</c:v>
                </c:pt>
                <c:pt idx="954">
                  <c:v>14.838765942174156</c:v>
                </c:pt>
                <c:pt idx="955">
                  <c:v>14.322698163330674</c:v>
                </c:pt>
                <c:pt idx="956">
                  <c:v>14.176055560064061</c:v>
                </c:pt>
                <c:pt idx="957">
                  <c:v>14.40323370886278</c:v>
                </c:pt>
                <c:pt idx="958">
                  <c:v>14.937088794685524</c:v>
                </c:pt>
                <c:pt idx="959">
                  <c:v>15.706589058791813</c:v>
                </c:pt>
                <c:pt idx="960">
                  <c:v>16.556781017615975</c:v>
                </c:pt>
                <c:pt idx="961">
                  <c:v>17.245605357263656</c:v>
                </c:pt>
                <c:pt idx="962">
                  <c:v>17.575259910118383</c:v>
                </c:pt>
                <c:pt idx="963">
                  <c:v>17.283906591916015</c:v>
                </c:pt>
                <c:pt idx="964">
                  <c:v>16.247193220077694</c:v>
                </c:pt>
                <c:pt idx="965">
                  <c:v>14.641258955676141</c:v>
                </c:pt>
                <c:pt idx="966">
                  <c:v>12.783502736562619</c:v>
                </c:pt>
                <c:pt idx="967">
                  <c:v>10.937698241831365</c:v>
                </c:pt>
                <c:pt idx="968">
                  <c:v>9.2690173769947393</c:v>
                </c:pt>
                <c:pt idx="969">
                  <c:v>7.8483289494548441</c:v>
                </c:pt>
                <c:pt idx="970">
                  <c:v>6.6472426504657474</c:v>
                </c:pt>
                <c:pt idx="971">
                  <c:v>5.6158911374564324</c:v>
                </c:pt>
                <c:pt idx="972">
                  <c:v>4.6417424747073044</c:v>
                </c:pt>
                <c:pt idx="973">
                  <c:v>3.3168029252131586</c:v>
                </c:pt>
                <c:pt idx="974">
                  <c:v>1.3931396667088953</c:v>
                </c:pt>
                <c:pt idx="975">
                  <c:v>-1.0315758066252825</c:v>
                </c:pt>
                <c:pt idx="976">
                  <c:v>-3.8421844904927775</c:v>
                </c:pt>
                <c:pt idx="977">
                  <c:v>-6.8178416806829221</c:v>
                </c:pt>
                <c:pt idx="978">
                  <c:v>-9.7657149870692628</c:v>
                </c:pt>
                <c:pt idx="979">
                  <c:v>-12.511550667327878</c:v>
                </c:pt>
                <c:pt idx="980">
                  <c:v>-14.901708793981321</c:v>
                </c:pt>
                <c:pt idx="981">
                  <c:v>-17.170688378101694</c:v>
                </c:pt>
                <c:pt idx="982">
                  <c:v>-19.958336590539659</c:v>
                </c:pt>
                <c:pt idx="983">
                  <c:v>-23.745250798728865</c:v>
                </c:pt>
                <c:pt idx="984">
                  <c:v>-28.382473622754286</c:v>
                </c:pt>
                <c:pt idx="985">
                  <c:v>-33.226736930299197</c:v>
                </c:pt>
                <c:pt idx="986">
                  <c:v>-37.744954691693216</c:v>
                </c:pt>
                <c:pt idx="987">
                  <c:v>-41.660361357859351</c:v>
                </c:pt>
                <c:pt idx="988">
                  <c:v>-44.932094210702161</c:v>
                </c:pt>
                <c:pt idx="989">
                  <c:v>-47.784272386488119</c:v>
                </c:pt>
                <c:pt idx="990">
                  <c:v>-50.381252058758356</c:v>
                </c:pt>
                <c:pt idx="991">
                  <c:v>-52.694621397583191</c:v>
                </c:pt>
                <c:pt idx="992">
                  <c:v>-54.604880469631524</c:v>
                </c:pt>
                <c:pt idx="993">
                  <c:v>-56.003284720238888</c:v>
                </c:pt>
                <c:pt idx="994">
                  <c:v>-56.791897425834108</c:v>
                </c:pt>
                <c:pt idx="995">
                  <c:v>-56.998041377317428</c:v>
                </c:pt>
                <c:pt idx="996">
                  <c:v>-56.73332278977108</c:v>
                </c:pt>
                <c:pt idx="997">
                  <c:v>-56.101782673975656</c:v>
                </c:pt>
                <c:pt idx="998">
                  <c:v>-55.111833640496151</c:v>
                </c:pt>
                <c:pt idx="999">
                  <c:v>-53.755575227686229</c:v>
                </c:pt>
                <c:pt idx="1000">
                  <c:v>-52.114022863132504</c:v>
                </c:pt>
                <c:pt idx="1001">
                  <c:v>-50.252718785869853</c:v>
                </c:pt>
                <c:pt idx="1002">
                  <c:v>-48.073936930152463</c:v>
                </c:pt>
                <c:pt idx="1003">
                  <c:v>-45.561481991549414</c:v>
                </c:pt>
                <c:pt idx="1004">
                  <c:v>-42.882350471718432</c:v>
                </c:pt>
                <c:pt idx="1005">
                  <c:v>-40.248992602284069</c:v>
                </c:pt>
                <c:pt idx="1006">
                  <c:v>-37.737818410238383</c:v>
                </c:pt>
                <c:pt idx="1007">
                  <c:v>-35.283763842033615</c:v>
                </c:pt>
                <c:pt idx="1008">
                  <c:v>-32.738251245192941</c:v>
                </c:pt>
                <c:pt idx="1009">
                  <c:v>-29.963384560289082</c:v>
                </c:pt>
                <c:pt idx="1010">
                  <c:v>-26.9718607290833</c:v>
                </c:pt>
                <c:pt idx="1011">
                  <c:v>-23.852942994501635</c:v>
                </c:pt>
                <c:pt idx="1012">
                  <c:v>-20.674551394611605</c:v>
                </c:pt>
                <c:pt idx="1013">
                  <c:v>-17.471328686719374</c:v>
                </c:pt>
                <c:pt idx="1014">
                  <c:v>-14.275256972984986</c:v>
                </c:pt>
                <c:pt idx="1015">
                  <c:v>-11.114539333525284</c:v>
                </c:pt>
                <c:pt idx="1016">
                  <c:v>-8.057316786854777</c:v>
                </c:pt>
                <c:pt idx="1017">
                  <c:v>-5.0804672711176817</c:v>
                </c:pt>
                <c:pt idx="1018">
                  <c:v>-2.191140605695328</c:v>
                </c:pt>
                <c:pt idx="1019">
                  <c:v>0.60801054641857866</c:v>
                </c:pt>
                <c:pt idx="1020">
                  <c:v>3.3327571754902068</c:v>
                </c:pt>
                <c:pt idx="1021">
                  <c:v>5.9483090919804029</c:v>
                </c:pt>
                <c:pt idx="1022">
                  <c:v>8.4459556101407944</c:v>
                </c:pt>
                <c:pt idx="1023">
                  <c:v>10.934441697937977</c:v>
                </c:pt>
                <c:pt idx="1024">
                  <c:v>13.474047803979218</c:v>
                </c:pt>
                <c:pt idx="1025">
                  <c:v>16.167660587899633</c:v>
                </c:pt>
                <c:pt idx="1026">
                  <c:v>19.032849416141641</c:v>
                </c:pt>
                <c:pt idx="1027">
                  <c:v>21.841174207818806</c:v>
                </c:pt>
                <c:pt idx="1028">
                  <c:v>24.405050023662433</c:v>
                </c:pt>
                <c:pt idx="1029">
                  <c:v>26.578309243189182</c:v>
                </c:pt>
                <c:pt idx="1030">
                  <c:v>28.244284458325399</c:v>
                </c:pt>
                <c:pt idx="1031">
                  <c:v>29.595506389158892</c:v>
                </c:pt>
                <c:pt idx="1032">
                  <c:v>30.822653581375711</c:v>
                </c:pt>
                <c:pt idx="1033">
                  <c:v>32.130369709748194</c:v>
                </c:pt>
                <c:pt idx="1034">
                  <c:v>33.712912515553228</c:v>
                </c:pt>
                <c:pt idx="1035">
                  <c:v>35.452304745242159</c:v>
                </c:pt>
                <c:pt idx="1036">
                  <c:v>37.019986290337314</c:v>
                </c:pt>
                <c:pt idx="1037">
                  <c:v>38.094500104530567</c:v>
                </c:pt>
                <c:pt idx="1038">
                  <c:v>38.44032098243995</c:v>
                </c:pt>
                <c:pt idx="1039">
                  <c:v>38.121125722791149</c:v>
                </c:pt>
                <c:pt idx="1040">
                  <c:v>37.51968634833532</c:v>
                </c:pt>
                <c:pt idx="1041">
                  <c:v>36.975356501368616</c:v>
                </c:pt>
                <c:pt idx="1042">
                  <c:v>36.639046171341242</c:v>
                </c:pt>
                <c:pt idx="1043">
                  <c:v>36.51480704791441</c:v>
                </c:pt>
                <c:pt idx="1044">
                  <c:v>36.344322506956118</c:v>
                </c:pt>
                <c:pt idx="1045">
                  <c:v>35.820225396816994</c:v>
                </c:pt>
                <c:pt idx="1046">
                  <c:v>34.707210088880657</c:v>
                </c:pt>
                <c:pt idx="1047">
                  <c:v>33.011011327103041</c:v>
                </c:pt>
                <c:pt idx="1048">
                  <c:v>31.101431680560978</c:v>
                </c:pt>
                <c:pt idx="1049">
                  <c:v>29.458169766949759</c:v>
                </c:pt>
                <c:pt idx="1050">
                  <c:v>28.382336111610766</c:v>
                </c:pt>
                <c:pt idx="1051">
                  <c:v>27.845490709378549</c:v>
                </c:pt>
                <c:pt idx="1052">
                  <c:v>27.634344135190975</c:v>
                </c:pt>
                <c:pt idx="1053">
                  <c:v>27.504195212487154</c:v>
                </c:pt>
                <c:pt idx="1054">
                  <c:v>27.222407488237408</c:v>
                </c:pt>
                <c:pt idx="1055">
                  <c:v>26.738298778472661</c:v>
                </c:pt>
                <c:pt idx="1056">
                  <c:v>26.148057202903207</c:v>
                </c:pt>
                <c:pt idx="1057">
                  <c:v>25.620108858845143</c:v>
                </c:pt>
                <c:pt idx="1058">
                  <c:v>25.285854441668238</c:v>
                </c:pt>
                <c:pt idx="1059">
                  <c:v>25.208394072834874</c:v>
                </c:pt>
                <c:pt idx="1060">
                  <c:v>25.191558611378174</c:v>
                </c:pt>
                <c:pt idx="1061">
                  <c:v>24.95410737915061</c:v>
                </c:pt>
                <c:pt idx="1062">
                  <c:v>24.3953004915676</c:v>
                </c:pt>
                <c:pt idx="1063">
                  <c:v>23.562261401736247</c:v>
                </c:pt>
                <c:pt idx="1064">
                  <c:v>22.616716313701524</c:v>
                </c:pt>
                <c:pt idx="1065">
                  <c:v>21.690299927427496</c:v>
                </c:pt>
                <c:pt idx="1066">
                  <c:v>20.831989688878949</c:v>
                </c:pt>
                <c:pt idx="1067">
                  <c:v>20.02654721510137</c:v>
                </c:pt>
                <c:pt idx="1068">
                  <c:v>19.176656730799341</c:v>
                </c:pt>
                <c:pt idx="1069">
                  <c:v>18.109159136183351</c:v>
                </c:pt>
                <c:pt idx="1070">
                  <c:v>16.613183413459684</c:v>
                </c:pt>
                <c:pt idx="1071">
                  <c:v>14.623360125190489</c:v>
                </c:pt>
                <c:pt idx="1072">
                  <c:v>12.339036782686678</c:v>
                </c:pt>
                <c:pt idx="1073">
                  <c:v>9.9898750870329458</c:v>
                </c:pt>
                <c:pt idx="1074">
                  <c:v>7.7933178652922868</c:v>
                </c:pt>
                <c:pt idx="1075">
                  <c:v>5.8824216879864411</c:v>
                </c:pt>
                <c:pt idx="1076">
                  <c:v>4.0756471942267121</c:v>
                </c:pt>
                <c:pt idx="1077">
                  <c:v>2.0322341303421778</c:v>
                </c:pt>
                <c:pt idx="1078">
                  <c:v>-0.59724473226466579</c:v>
                </c:pt>
                <c:pt idx="1079">
                  <c:v>-3.846106457619372</c:v>
                </c:pt>
                <c:pt idx="1080">
                  <c:v>-7.3502216284669846</c:v>
                </c:pt>
                <c:pt idx="1081">
                  <c:v>-10.811827015897643</c:v>
                </c:pt>
                <c:pt idx="1082">
                  <c:v>-14.169058755579691</c:v>
                </c:pt>
                <c:pt idx="1083">
                  <c:v>-17.569002540468098</c:v>
                </c:pt>
                <c:pt idx="1084">
                  <c:v>-21.334321949658733</c:v>
                </c:pt>
                <c:pt idx="1085">
                  <c:v>-25.612735250665558</c:v>
                </c:pt>
                <c:pt idx="1086">
                  <c:v>-30.350573125652247</c:v>
                </c:pt>
                <c:pt idx="1087">
                  <c:v>-35.2134893231392</c:v>
                </c:pt>
                <c:pt idx="1088">
                  <c:v>-39.545685616676415</c:v>
                </c:pt>
                <c:pt idx="1089">
                  <c:v>-42.946970244342886</c:v>
                </c:pt>
                <c:pt idx="1090">
                  <c:v>-45.319349899456036</c:v>
                </c:pt>
                <c:pt idx="1091">
                  <c:v>-46.914578461466917</c:v>
                </c:pt>
                <c:pt idx="1092">
                  <c:v>-48.017683392237572</c:v>
                </c:pt>
                <c:pt idx="1093">
                  <c:v>-48.634992544392823</c:v>
                </c:pt>
                <c:pt idx="1094">
                  <c:v>-48.561525233504966</c:v>
                </c:pt>
                <c:pt idx="1095">
                  <c:v>-47.586437668834868</c:v>
                </c:pt>
                <c:pt idx="1096">
                  <c:v>-45.786218195458176</c:v>
                </c:pt>
                <c:pt idx="1097">
                  <c:v>-43.404838651549014</c:v>
                </c:pt>
                <c:pt idx="1098">
                  <c:v>-40.730188738518031</c:v>
                </c:pt>
                <c:pt idx="1099">
                  <c:v>-38.02836736374767</c:v>
                </c:pt>
                <c:pt idx="1100">
                  <c:v>-35.444307156472711</c:v>
                </c:pt>
                <c:pt idx="1101">
                  <c:v>-32.947271973343256</c:v>
                </c:pt>
                <c:pt idx="1102">
                  <c:v>-30.43883657387639</c:v>
                </c:pt>
                <c:pt idx="1103">
                  <c:v>-27.85175152239886</c:v>
                </c:pt>
                <c:pt idx="1104">
                  <c:v>-25.19577357195088</c:v>
                </c:pt>
                <c:pt idx="1105">
                  <c:v>-22.505524560511866</c:v>
                </c:pt>
                <c:pt idx="1106">
                  <c:v>-19.801789289301627</c:v>
                </c:pt>
                <c:pt idx="1107">
                  <c:v>-17.143410503515597</c:v>
                </c:pt>
                <c:pt idx="1108">
                  <c:v>-14.559485013445284</c:v>
                </c:pt>
                <c:pt idx="1109">
                  <c:v>-12.045128953176379</c:v>
                </c:pt>
                <c:pt idx="1110">
                  <c:v>-9.5442350541128516</c:v>
                </c:pt>
                <c:pt idx="1111">
                  <c:v>-6.9450445930305937</c:v>
                </c:pt>
                <c:pt idx="1112">
                  <c:v>-4.2421499811699812</c:v>
                </c:pt>
                <c:pt idx="1113">
                  <c:v>-1.5866932215465812</c:v>
                </c:pt>
                <c:pt idx="1114">
                  <c:v>0.8806828028843503</c:v>
                </c:pt>
                <c:pt idx="1115">
                  <c:v>3.1051923868266633</c:v>
                </c:pt>
                <c:pt idx="1116">
                  <c:v>5.1675326790901295</c:v>
                </c:pt>
                <c:pt idx="1117">
                  <c:v>7.1981302655083272</c:v>
                </c:pt>
                <c:pt idx="1118">
                  <c:v>9.2834326001981591</c:v>
                </c:pt>
                <c:pt idx="1119">
                  <c:v>11.505280088194196</c:v>
                </c:pt>
                <c:pt idx="1120">
                  <c:v>13.827093566430312</c:v>
                </c:pt>
                <c:pt idx="1121">
                  <c:v>16.244518615101708</c:v>
                </c:pt>
                <c:pt idx="1122">
                  <c:v>18.594183642799674</c:v>
                </c:pt>
                <c:pt idx="1123">
                  <c:v>20.74744618994368</c:v>
                </c:pt>
                <c:pt idx="1124">
                  <c:v>22.663627286144806</c:v>
                </c:pt>
                <c:pt idx="1125">
                  <c:v>24.34225254042191</c:v>
                </c:pt>
                <c:pt idx="1126">
                  <c:v>25.784317869613471</c:v>
                </c:pt>
                <c:pt idx="1127">
                  <c:v>27.026658092221201</c:v>
                </c:pt>
                <c:pt idx="1128">
                  <c:v>28.090560630376775</c:v>
                </c:pt>
                <c:pt idx="1129">
                  <c:v>29.052641937769241</c:v>
                </c:pt>
                <c:pt idx="1130">
                  <c:v>29.963197439013854</c:v>
                </c:pt>
                <c:pt idx="1131">
                  <c:v>30.736370130233574</c:v>
                </c:pt>
                <c:pt idx="1132">
                  <c:v>31.261651427628898</c:v>
                </c:pt>
                <c:pt idx="1133">
                  <c:v>31.465146479076324</c:v>
                </c:pt>
                <c:pt idx="1134">
                  <c:v>31.464529309494797</c:v>
                </c:pt>
                <c:pt idx="1135">
                  <c:v>31.423093723304898</c:v>
                </c:pt>
                <c:pt idx="1136">
                  <c:v>31.376265088838796</c:v>
                </c:pt>
                <c:pt idx="1137">
                  <c:v>31.166781267062017</c:v>
                </c:pt>
                <c:pt idx="1138">
                  <c:v>30.609905541720778</c:v>
                </c:pt>
                <c:pt idx="1139">
                  <c:v>29.686173710886365</c:v>
                </c:pt>
                <c:pt idx="1140">
                  <c:v>28.584659396668638</c:v>
                </c:pt>
                <c:pt idx="1141">
                  <c:v>27.590489308735265</c:v>
                </c:pt>
                <c:pt idx="1142">
                  <c:v>26.948784942560557</c:v>
                </c:pt>
                <c:pt idx="1143">
                  <c:v>26.63415862370935</c:v>
                </c:pt>
                <c:pt idx="1144">
                  <c:v>26.500484071235164</c:v>
                </c:pt>
                <c:pt idx="1145">
                  <c:v>26.40977754981046</c:v>
                </c:pt>
                <c:pt idx="1146">
                  <c:v>26.28954597881425</c:v>
                </c:pt>
                <c:pt idx="1147">
                  <c:v>26.129016439237965</c:v>
                </c:pt>
                <c:pt idx="1148">
                  <c:v>25.961112670453208</c:v>
                </c:pt>
                <c:pt idx="1149">
                  <c:v>25.797138997044144</c:v>
                </c:pt>
                <c:pt idx="1150">
                  <c:v>25.608114397103261</c:v>
                </c:pt>
                <c:pt idx="1151">
                  <c:v>25.352052169161194</c:v>
                </c:pt>
                <c:pt idx="1152">
                  <c:v>24.920997845777972</c:v>
                </c:pt>
                <c:pt idx="1153">
                  <c:v>24.173558188862412</c:v>
                </c:pt>
                <c:pt idx="1154">
                  <c:v>23.054465545085165</c:v>
                </c:pt>
                <c:pt idx="1155">
                  <c:v>21.623975774183464</c:v>
                </c:pt>
                <c:pt idx="1156">
                  <c:v>19.984758638699795</c:v>
                </c:pt>
                <c:pt idx="1157">
                  <c:v>18.298084005925794</c:v>
                </c:pt>
                <c:pt idx="1158">
                  <c:v>16.652312425807278</c:v>
                </c:pt>
                <c:pt idx="1159">
                  <c:v>15.041489837291133</c:v>
                </c:pt>
                <c:pt idx="1160">
                  <c:v>13.380418540545309</c:v>
                </c:pt>
                <c:pt idx="1161">
                  <c:v>11.502763849734402</c:v>
                </c:pt>
                <c:pt idx="1162">
                  <c:v>9.2981529727397128</c:v>
                </c:pt>
                <c:pt idx="1163">
                  <c:v>6.7766701332849184</c:v>
                </c:pt>
                <c:pt idx="1164">
                  <c:v>4.0795146106192197</c:v>
                </c:pt>
                <c:pt idx="1165">
                  <c:v>1.3841938184068354</c:v>
                </c:pt>
                <c:pt idx="1166">
                  <c:v>-1.083347917961301</c:v>
                </c:pt>
                <c:pt idx="1167">
                  <c:v>-3.1642851996020749</c:v>
                </c:pt>
                <c:pt idx="1168">
                  <c:v>-4.9326345156100331</c:v>
                </c:pt>
                <c:pt idx="1169">
                  <c:v>-6.5993062252978332</c:v>
                </c:pt>
                <c:pt idx="1170">
                  <c:v>-8.5982432607918753</c:v>
                </c:pt>
                <c:pt idx="1171">
                  <c:v>-11.108352355576036</c:v>
                </c:pt>
                <c:pt idx="1172">
                  <c:v>-13.972201248464515</c:v>
                </c:pt>
                <c:pt idx="1173">
                  <c:v>-16.835377863495225</c:v>
                </c:pt>
                <c:pt idx="1174">
                  <c:v>-19.373540686225322</c:v>
                </c:pt>
                <c:pt idx="1175">
                  <c:v>-21.600521932500815</c:v>
                </c:pt>
                <c:pt idx="1176">
                  <c:v>-23.856680533850799</c:v>
                </c:pt>
                <c:pt idx="1177">
                  <c:v>-26.437347743173785</c:v>
                </c:pt>
                <c:pt idx="1178">
                  <c:v>-29.364895428310305</c:v>
                </c:pt>
                <c:pt idx="1179">
                  <c:v>-32.431692599744096</c:v>
                </c:pt>
                <c:pt idx="1180">
                  <c:v>-35.193571467749216</c:v>
                </c:pt>
                <c:pt idx="1181">
                  <c:v>-37.197493038394235</c:v>
                </c:pt>
                <c:pt idx="1182">
                  <c:v>-38.21197483762635</c:v>
                </c:pt>
                <c:pt idx="1183">
                  <c:v>-38.390234340873825</c:v>
                </c:pt>
                <c:pt idx="1184">
                  <c:v>-38.020686834056349</c:v>
                </c:pt>
                <c:pt idx="1185">
                  <c:v>-37.251153497375221</c:v>
                </c:pt>
                <c:pt idx="1186">
                  <c:v>-36.130729647427714</c:v>
                </c:pt>
                <c:pt idx="1187">
                  <c:v>-34.639775354479156</c:v>
                </c:pt>
                <c:pt idx="1188">
                  <c:v>-32.77947902738957</c:v>
                </c:pt>
                <c:pt idx="1189">
                  <c:v>-30.66688782684178</c:v>
                </c:pt>
                <c:pt idx="1190">
                  <c:v>-28.447286450304947</c:v>
                </c:pt>
                <c:pt idx="1191">
                  <c:v>-26.251061561298851</c:v>
                </c:pt>
                <c:pt idx="1192">
                  <c:v>-24.194612950072877</c:v>
                </c:pt>
                <c:pt idx="1193">
                  <c:v>-22.281641491071419</c:v>
                </c:pt>
                <c:pt idx="1194">
                  <c:v>-20.416070741249992</c:v>
                </c:pt>
                <c:pt idx="1195">
                  <c:v>-18.470961026424995</c:v>
                </c:pt>
                <c:pt idx="1196">
                  <c:v>-16.348766345896493</c:v>
                </c:pt>
                <c:pt idx="1197">
                  <c:v>-14.031721698978563</c:v>
                </c:pt>
                <c:pt idx="1198">
                  <c:v>-11.606799064998992</c:v>
                </c:pt>
                <c:pt idx="1199">
                  <c:v>-9.2066393636990131</c:v>
                </c:pt>
                <c:pt idx="1200">
                  <c:v>-6.9066447764250327</c:v>
                </c:pt>
                <c:pt idx="1201">
                  <c:v>-4.8794068208965315</c:v>
                </c:pt>
                <c:pt idx="1202">
                  <c:v>-3.322859784478601</c:v>
                </c:pt>
                <c:pt idx="1203">
                  <c:v>-2.228704828789029</c:v>
                </c:pt>
                <c:pt idx="1204">
                  <c:v>-1.4278705322132486</c:v>
                </c:pt>
                <c:pt idx="1205">
                  <c:v>-0.76231346156898361</c:v>
                </c:pt>
                <c:pt idx="1206">
                  <c:v>-3.3535412337603931E-2</c:v>
                </c:pt>
                <c:pt idx="1207">
                  <c:v>0.92861179590914811</c:v>
                </c:pt>
                <c:pt idx="1208">
                  <c:v>2.1442001799909649</c:v>
                </c:pt>
                <c:pt idx="1209">
                  <c:v>3.5003571763911454</c:v>
                </c:pt>
                <c:pt idx="1210">
                  <c:v>4.7245368928633233</c:v>
                </c:pt>
                <c:pt idx="1211">
                  <c:v>5.6379147350060572</c:v>
                </c:pt>
                <c:pt idx="1212">
                  <c:v>6.3411519403059353</c:v>
                </c:pt>
                <c:pt idx="1213">
                  <c:v>7.1204985814998167</c:v>
                </c:pt>
                <c:pt idx="1214">
                  <c:v>8.3760286098698202</c:v>
                </c:pt>
                <c:pt idx="1215">
                  <c:v>10.392670317672422</c:v>
                </c:pt>
                <c:pt idx="1216">
                  <c:v>12.886628151318973</c:v>
                </c:pt>
                <c:pt idx="1217">
                  <c:v>15.337944508292594</c:v>
                </c:pt>
                <c:pt idx="1218">
                  <c:v>17.276428558126739</c:v>
                </c:pt>
                <c:pt idx="1219">
                  <c:v>18.340183126964202</c:v>
                </c:pt>
                <c:pt idx="1220">
                  <c:v>18.524282604424918</c:v>
                </c:pt>
                <c:pt idx="1221">
                  <c:v>18.125823492336419</c:v>
                </c:pt>
                <c:pt idx="1222">
                  <c:v>17.54981902248969</c:v>
                </c:pt>
                <c:pt idx="1223">
                  <c:v>17.160198942039898</c:v>
                </c:pt>
                <c:pt idx="1224">
                  <c:v>17.1216480631991</c:v>
                </c:pt>
                <c:pt idx="1225">
                  <c:v>17.178675821935119</c:v>
                </c:pt>
                <c:pt idx="1226">
                  <c:v>17.015372165496416</c:v>
                </c:pt>
                <c:pt idx="1227">
                  <c:v>16.481548862186486</c:v>
                </c:pt>
                <c:pt idx="1228">
                  <c:v>15.637642004942755</c:v>
                </c:pt>
                <c:pt idx="1229">
                  <c:v>14.7342340448439</c:v>
                </c:pt>
                <c:pt idx="1230">
                  <c:v>14.121616663947021</c:v>
                </c:pt>
                <c:pt idx="1231">
                  <c:v>14.06752005066808</c:v>
                </c:pt>
                <c:pt idx="1232">
                  <c:v>14.545150189654716</c:v>
                </c:pt>
                <c:pt idx="1233">
                  <c:v>15.34493820586162</c:v>
                </c:pt>
                <c:pt idx="1234">
                  <c:v>16.169390661744384</c:v>
                </c:pt>
                <c:pt idx="1235">
                  <c:v>16.671043188509493</c:v>
                </c:pt>
                <c:pt idx="1236">
                  <c:v>16.640367504739302</c:v>
                </c:pt>
                <c:pt idx="1237">
                  <c:v>16.121983234644514</c:v>
                </c:pt>
                <c:pt idx="1238">
                  <c:v>15.328573169951625</c:v>
                </c:pt>
                <c:pt idx="1239">
                  <c:v>14.495881886552592</c:v>
                </c:pt>
                <c:pt idx="1240">
                  <c:v>13.80060850882154</c:v>
                </c:pt>
                <c:pt idx="1241">
                  <c:v>13.338817338645107</c:v>
                </c:pt>
                <c:pt idx="1242">
                  <c:v>13.067757571872205</c:v>
                </c:pt>
                <c:pt idx="1243">
                  <c:v>12.85305954043476</c:v>
                </c:pt>
                <c:pt idx="1244">
                  <c:v>12.564626269626064</c:v>
                </c:pt>
                <c:pt idx="1245">
                  <c:v>12.035213644233542</c:v>
                </c:pt>
                <c:pt idx="1246">
                  <c:v>11.182929051348871</c:v>
                </c:pt>
                <c:pt idx="1247">
                  <c:v>10.010941190321894</c:v>
                </c:pt>
                <c:pt idx="1248">
                  <c:v>8.5709654865154548</c:v>
                </c:pt>
                <c:pt idx="1249">
                  <c:v>6.9156372167851456</c:v>
                </c:pt>
                <c:pt idx="1250">
                  <c:v>5.076044592449442</c:v>
                </c:pt>
                <c:pt idx="1251">
                  <c:v>3.0511902006004532</c:v>
                </c:pt>
                <c:pt idx="1252">
                  <c:v>0.88977313658844404</c:v>
                </c:pt>
                <c:pt idx="1253">
                  <c:v>-1.3244722661433248</c:v>
                </c:pt>
                <c:pt idx="1254">
                  <c:v>-3.5102710208204582</c:v>
                </c:pt>
                <c:pt idx="1255">
                  <c:v>-5.6606943604040492</c:v>
                </c:pt>
                <c:pt idx="1256">
                  <c:v>-7.9192368731959686</c:v>
                </c:pt>
                <c:pt idx="1257">
                  <c:v>-10.39748321573205</c:v>
                </c:pt>
                <c:pt idx="1258">
                  <c:v>-13.197188151417409</c:v>
                </c:pt>
                <c:pt idx="1259">
                  <c:v>-16.397924028389056</c:v>
                </c:pt>
                <c:pt idx="1260">
                  <c:v>-19.931043187821274</c:v>
                </c:pt>
                <c:pt idx="1261">
                  <c:v>-23.499667404064851</c:v>
                </c:pt>
                <c:pt idx="1262">
                  <c:v>-27.036690475983555</c:v>
                </c:pt>
                <c:pt idx="1263">
                  <c:v>-30.560656726463879</c:v>
                </c:pt>
                <c:pt idx="1264">
                  <c:v>-34.166963391934608</c:v>
                </c:pt>
                <c:pt idx="1265">
                  <c:v>-38.068569404095918</c:v>
                </c:pt>
                <c:pt idx="1266">
                  <c:v>-42.280296356013999</c:v>
                </c:pt>
                <c:pt idx="1267">
                  <c:v>-46.518609928893717</c:v>
                </c:pt>
                <c:pt idx="1268">
                  <c:v>-50.448566250315835</c:v>
                </c:pt>
                <c:pt idx="1269">
                  <c:v>-53.846347245309516</c:v>
                </c:pt>
                <c:pt idx="1270">
                  <c:v>-56.703815780403325</c:v>
                </c:pt>
                <c:pt idx="1271">
                  <c:v>-59.083084624795255</c:v>
                </c:pt>
                <c:pt idx="1272">
                  <c:v>-60.996065632299356</c:v>
                </c:pt>
                <c:pt idx="1273">
                  <c:v>-62.350448559653366</c:v>
                </c:pt>
                <c:pt idx="1274">
                  <c:v>-63.043689488460295</c:v>
                </c:pt>
                <c:pt idx="1275">
                  <c:v>-63.029859098691091</c:v>
                </c:pt>
                <c:pt idx="1276">
                  <c:v>-62.31064745671727</c:v>
                </c:pt>
                <c:pt idx="1277">
                  <c:v>-60.900420727582926</c:v>
                </c:pt>
                <c:pt idx="1278">
                  <c:v>-58.83498963303127</c:v>
                </c:pt>
                <c:pt idx="1279">
                  <c:v>-56.202415480370647</c:v>
                </c:pt>
                <c:pt idx="1280">
                  <c:v>-53.196619850763234</c:v>
                </c:pt>
                <c:pt idx="1281">
                  <c:v>-50.013990193747972</c:v>
                </c:pt>
                <c:pt idx="1282">
                  <c:v>-46.788762889873006</c:v>
                </c:pt>
                <c:pt idx="1283">
                  <c:v>-43.660509112075545</c:v>
                </c:pt>
                <c:pt idx="1284">
                  <c:v>-40.671728949834034</c:v>
                </c:pt>
                <c:pt idx="1285">
                  <c:v>-37.763748490837358</c:v>
                </c:pt>
                <c:pt idx="1286">
                  <c:v>-34.864552721020615</c:v>
                </c:pt>
                <c:pt idx="1287">
                  <c:v>-31.8782837466002</c:v>
                </c:pt>
                <c:pt idx="1288">
                  <c:v>-28.750371891668198</c:v>
                </c:pt>
                <c:pt idx="1289">
                  <c:v>-25.543943433834833</c:v>
                </c:pt>
                <c:pt idx="1290">
                  <c:v>-22.341009765158137</c:v>
                </c:pt>
                <c:pt idx="1291">
                  <c:v>-19.228380729854972</c:v>
                </c:pt>
                <c:pt idx="1292">
                  <c:v>-16.279437855257875</c:v>
                </c:pt>
                <c:pt idx="1293">
                  <c:v>-13.566137798152718</c:v>
                </c:pt>
                <c:pt idx="1294">
                  <c:v>-11.067467042189664</c:v>
                </c:pt>
                <c:pt idx="1295">
                  <c:v>-8.7306835413458703</c:v>
                </c:pt>
                <c:pt idx="1296">
                  <c:v>-6.415755250518953</c:v>
                </c:pt>
                <c:pt idx="1297">
                  <c:v>-4.0173874255085744</c:v>
                </c:pt>
                <c:pt idx="1298">
                  <c:v>-1.480861616998403</c:v>
                </c:pt>
                <c:pt idx="1299">
                  <c:v>1.1309961553415653</c:v>
                </c:pt>
                <c:pt idx="1300">
                  <c:v>3.7196882322347342</c:v>
                </c:pt>
                <c:pt idx="1301">
                  <c:v>6.1558131075900393</c:v>
                </c:pt>
                <c:pt idx="1302">
                  <c:v>8.3400390254382391</c:v>
                </c:pt>
                <c:pt idx="1303">
                  <c:v>10.353734544929473</c:v>
                </c:pt>
                <c:pt idx="1304">
                  <c:v>12.277427394030884</c:v>
                </c:pt>
                <c:pt idx="1305">
                  <c:v>14.151693566150266</c:v>
                </c:pt>
                <c:pt idx="1306">
                  <c:v>15.959169434827261</c:v>
                </c:pt>
                <c:pt idx="1307">
                  <c:v>17.625689466130716</c:v>
                </c:pt>
                <c:pt idx="1308">
                  <c:v>19.060450876808101</c:v>
                </c:pt>
                <c:pt idx="1309">
                  <c:v>20.142518939271937</c:v>
                </c:pt>
                <c:pt idx="1310">
                  <c:v>21.003145060486496</c:v>
                </c:pt>
                <c:pt idx="1311">
                  <c:v>21.644674499276764</c:v>
                </c:pt>
                <c:pt idx="1312">
                  <c:v>22.016112109291228</c:v>
                </c:pt>
                <c:pt idx="1313">
                  <c:v>22.154692587105401</c:v>
                </c:pt>
                <c:pt idx="1314">
                  <c:v>22.100347695363293</c:v>
                </c:pt>
                <c:pt idx="1315">
                  <c:v>21.873313881456028</c:v>
                </c:pt>
                <c:pt idx="1316">
                  <c:v>21.497100943826904</c:v>
                </c:pt>
                <c:pt idx="1317">
                  <c:v>21.037187764950367</c:v>
                </c:pt>
                <c:pt idx="1318">
                  <c:v>20.548260009651361</c:v>
                </c:pt>
                <c:pt idx="1319">
                  <c:v>20.032314749458333</c:v>
                </c:pt>
                <c:pt idx="1320">
                  <c:v>19.452362574469166</c:v>
                </c:pt>
                <c:pt idx="1321">
                  <c:v>18.76784372297978</c:v>
                </c:pt>
                <c:pt idx="1322">
                  <c:v>17.963012248520183</c:v>
                </c:pt>
                <c:pt idx="1323">
                  <c:v>17.040959083549783</c:v>
                </c:pt>
                <c:pt idx="1324">
                  <c:v>16.055510761878789</c:v>
                </c:pt>
                <c:pt idx="1325">
                  <c:v>15.090682006641213</c:v>
                </c:pt>
                <c:pt idx="1326">
                  <c:v>14.284037846508388</c:v>
                </c:pt>
                <c:pt idx="1327">
                  <c:v>13.82480588957822</c:v>
                </c:pt>
                <c:pt idx="1328">
                  <c:v>13.774318371786656</c:v>
                </c:pt>
                <c:pt idx="1329">
                  <c:v>14.079989204350923</c:v>
                </c:pt>
                <c:pt idx="1330">
                  <c:v>14.616442680263905</c:v>
                </c:pt>
                <c:pt idx="1331">
                  <c:v>15.214821786658625</c:v>
                </c:pt>
                <c:pt idx="1332">
                  <c:v>15.74045197092545</c:v>
                </c:pt>
                <c:pt idx="1333">
                  <c:v>16.07412935150694</c:v>
                </c:pt>
                <c:pt idx="1334">
                  <c:v>16.123404344476803</c:v>
                </c:pt>
                <c:pt idx="1335">
                  <c:v>15.904012557587265</c:v>
                </c:pt>
                <c:pt idx="1336">
                  <c:v>15.48678960643552</c:v>
                </c:pt>
                <c:pt idx="1337">
                  <c:v>14.93008089430681</c:v>
                </c:pt>
                <c:pt idx="1338">
                  <c:v>14.285095736420674</c:v>
                </c:pt>
                <c:pt idx="1339">
                  <c:v>13.580357401692261</c:v>
                </c:pt>
                <c:pt idx="1340">
                  <c:v>12.708530213658415</c:v>
                </c:pt>
                <c:pt idx="1341">
                  <c:v>11.556787409385247</c:v>
                </c:pt>
                <c:pt idx="1342">
                  <c:v>10.172955261197542</c:v>
                </c:pt>
                <c:pt idx="1343">
                  <c:v>8.8560682759735911</c:v>
                </c:pt>
                <c:pt idx="1344">
                  <c:v>8.0038151104541182</c:v>
                </c:pt>
                <c:pt idx="1345">
                  <c:v>7.9225573482450358</c:v>
                </c:pt>
                <c:pt idx="1346">
                  <c:v>8.3463182812801371</c:v>
                </c:pt>
                <c:pt idx="1347">
                  <c:v>8.6834739756545343</c:v>
                </c:pt>
                <c:pt idx="1348">
                  <c:v>8.3892255761414436</c:v>
                </c:pt>
                <c:pt idx="1349">
                  <c:v>7.0169326046186145</c:v>
                </c:pt>
                <c:pt idx="1350">
                  <c:v>4.534968372526242</c:v>
                </c:pt>
                <c:pt idx="1351">
                  <c:v>1.319567565075717</c:v>
                </c:pt>
                <c:pt idx="1352">
                  <c:v>-2.1291815862257977</c:v>
                </c:pt>
                <c:pt idx="1353">
                  <c:v>-5.2958530145012812</c:v>
                </c:pt>
                <c:pt idx="1354">
                  <c:v>-7.7378772342112558</c:v>
                </c:pt>
                <c:pt idx="1355">
                  <c:v>-9.4733757095270299</c:v>
                </c:pt>
                <c:pt idx="1356">
                  <c:v>-11.053356355336488</c:v>
                </c:pt>
                <c:pt idx="1357">
                  <c:v>-13.07404200822976</c:v>
                </c:pt>
                <c:pt idx="1358">
                  <c:v>-15.871396688065166</c:v>
                </c:pt>
                <c:pt idx="1359">
                  <c:v>-19.339105394303864</c:v>
                </c:pt>
                <c:pt idx="1360">
                  <c:v>-23.076504346417789</c:v>
                </c:pt>
                <c:pt idx="1361">
                  <c:v>-26.713645419489431</c:v>
                </c:pt>
                <c:pt idx="1362">
                  <c:v>-29.932777871099642</c:v>
                </c:pt>
                <c:pt idx="1363">
                  <c:v>-32.489624473677651</c:v>
                </c:pt>
                <c:pt idx="1364">
                  <c:v>-34.260964664204103</c:v>
                </c:pt>
                <c:pt idx="1365">
                  <c:v>-35.310853110920021</c:v>
                </c:pt>
                <c:pt idx="1366">
                  <c:v>-35.882233748701623</c:v>
                </c:pt>
                <c:pt idx="1367">
                  <c:v>-36.074135293727586</c:v>
                </c:pt>
                <c:pt idx="1368">
                  <c:v>-35.847417887853034</c:v>
                </c:pt>
                <c:pt idx="1369">
                  <c:v>-35.255720990095973</c:v>
                </c:pt>
                <c:pt idx="1370">
                  <c:v>-34.349360250294048</c:v>
                </c:pt>
                <c:pt idx="1371">
                  <c:v>-33.18279148528817</c:v>
                </c:pt>
                <c:pt idx="1372">
                  <c:v>-31.81501857558241</c:v>
                </c:pt>
                <c:pt idx="1373">
                  <c:v>-30.25419566407076</c:v>
                </c:pt>
                <c:pt idx="1374">
                  <c:v>-28.467451050789347</c:v>
                </c:pt>
                <c:pt idx="1375">
                  <c:v>-26.458138429773559</c:v>
                </c:pt>
                <c:pt idx="1376">
                  <c:v>-24.265925661178084</c:v>
                </c:pt>
                <c:pt idx="1377">
                  <c:v>-21.987931587954524</c:v>
                </c:pt>
                <c:pt idx="1378">
                  <c:v>-19.743569456195434</c:v>
                </c:pt>
                <c:pt idx="1379">
                  <c:v>-17.594403787071528</c:v>
                </c:pt>
                <c:pt idx="1380">
                  <c:v>-15.583049951330096</c:v>
                </c:pt>
                <c:pt idx="1381">
                  <c:v>-13.658539872303496</c:v>
                </c:pt>
                <c:pt idx="1382">
                  <c:v>-11.616668914857428</c:v>
                </c:pt>
                <c:pt idx="1383">
                  <c:v>-9.3428205165602787</c:v>
                </c:pt>
                <c:pt idx="1384">
                  <c:v>-6.9110472262290736</c:v>
                </c:pt>
                <c:pt idx="1385">
                  <c:v>-4.4679276417044926</c:v>
                </c:pt>
                <c:pt idx="1386">
                  <c:v>-2.2055246688704027</c:v>
                </c:pt>
                <c:pt idx="1387">
                  <c:v>-0.22717695549299477</c:v>
                </c:pt>
                <c:pt idx="1388">
                  <c:v>1.4988296636168652</c:v>
                </c:pt>
                <c:pt idx="1389">
                  <c:v>3.0295798503445277</c:v>
                </c:pt>
                <c:pt idx="1390">
                  <c:v>4.4281001533376365</c:v>
                </c:pt>
                <c:pt idx="1391">
                  <c:v>5.7830668702708836</c:v>
                </c:pt>
                <c:pt idx="1392">
                  <c:v>7.1685591128654655</c:v>
                </c:pt>
                <c:pt idx="1393">
                  <c:v>8.5831545506081568</c:v>
                </c:pt>
                <c:pt idx="1394">
                  <c:v>9.9578222595959947</c:v>
                </c:pt>
                <c:pt idx="1395">
                  <c:v>11.407216794404073</c:v>
                </c:pt>
                <c:pt idx="1396">
                  <c:v>13.017205498515992</c:v>
                </c:pt>
                <c:pt idx="1397">
                  <c:v>14.78244990854567</c:v>
                </c:pt>
                <c:pt idx="1398">
                  <c:v>16.567355210374757</c:v>
                </c:pt>
                <c:pt idx="1399">
                  <c:v>18.017586106167258</c:v>
                </c:pt>
                <c:pt idx="1400">
                  <c:v>18.908318064043911</c:v>
                </c:pt>
                <c:pt idx="1401">
                  <c:v>19.334842422763032</c:v>
                </c:pt>
                <c:pt idx="1402">
                  <c:v>19.711184254307767</c:v>
                </c:pt>
                <c:pt idx="1403">
                  <c:v>20.285151409221612</c:v>
                </c:pt>
                <c:pt idx="1404">
                  <c:v>21.235180181037176</c:v>
                </c:pt>
                <c:pt idx="1405">
                  <c:v>22.717185277416434</c:v>
                </c:pt>
                <c:pt idx="1406">
                  <c:v>24.567611471868105</c:v>
                </c:pt>
                <c:pt idx="1407">
                  <c:v>26.332148322430744</c:v>
                </c:pt>
                <c:pt idx="1408">
                  <c:v>27.482737915982128</c:v>
                </c:pt>
                <c:pt idx="1409">
                  <c:v>27.71272317766249</c:v>
                </c:pt>
                <c:pt idx="1410">
                  <c:v>27.081912294109241</c:v>
                </c:pt>
                <c:pt idx="1411">
                  <c:v>25.821950648227055</c:v>
                </c:pt>
                <c:pt idx="1412">
                  <c:v>24.290332355262514</c:v>
                </c:pt>
                <c:pt idx="1413">
                  <c:v>22.922431068157263</c:v>
                </c:pt>
                <c:pt idx="1414">
                  <c:v>22.007237486794118</c:v>
                </c:pt>
                <c:pt idx="1415">
                  <c:v>21.640746737058237</c:v>
                </c:pt>
                <c:pt idx="1416">
                  <c:v>21.75193016231707</c:v>
                </c:pt>
                <c:pt idx="1417">
                  <c:v>22.124437359070729</c:v>
                </c:pt>
                <c:pt idx="1418">
                  <c:v>22.545097651889314</c:v>
                </c:pt>
                <c:pt idx="1419">
                  <c:v>22.835115238851529</c:v>
                </c:pt>
                <c:pt idx="1420">
                  <c:v>22.881718594074496</c:v>
                </c:pt>
                <c:pt idx="1421">
                  <c:v>22.621548862193002</c:v>
                </c:pt>
                <c:pt idx="1422">
                  <c:v>22.07456840494914</c:v>
                </c:pt>
                <c:pt idx="1423">
                  <c:v>21.348392956850155</c:v>
                </c:pt>
                <c:pt idx="1424">
                  <c:v>20.582281077713152</c:v>
                </c:pt>
                <c:pt idx="1425">
                  <c:v>19.909937876158889</c:v>
                </c:pt>
                <c:pt idx="1426">
                  <c:v>19.410266678635708</c:v>
                </c:pt>
                <c:pt idx="1427">
                  <c:v>19.051122345062993</c:v>
                </c:pt>
                <c:pt idx="1428">
                  <c:v>18.737316238161732</c:v>
                </c:pt>
                <c:pt idx="1429">
                  <c:v>18.412577353398497</c:v>
                </c:pt>
                <c:pt idx="1430">
                  <c:v>18.083680486330525</c:v>
                </c:pt>
                <c:pt idx="1431">
                  <c:v>17.774069316603914</c:v>
                </c:pt>
                <c:pt idx="1432">
                  <c:v>17.541889710271835</c:v>
                </c:pt>
                <c:pt idx="1433">
                  <c:v>17.268207256066397</c:v>
                </c:pt>
                <c:pt idx="1434">
                  <c:v>16.651740250945071</c:v>
                </c:pt>
                <c:pt idx="1435">
                  <c:v>15.334980705926169</c:v>
                </c:pt>
                <c:pt idx="1436">
                  <c:v>13.092801831807646</c:v>
                </c:pt>
                <c:pt idx="1437">
                  <c:v>9.8952915151714915</c:v>
                </c:pt>
                <c:pt idx="1438">
                  <c:v>6.0124149648680616</c:v>
                </c:pt>
                <c:pt idx="1439">
                  <c:v>1.9188514655707001</c:v>
                </c:pt>
                <c:pt idx="1440">
                  <c:v>-2.0075124437407137</c:v>
                </c:pt>
                <c:pt idx="1441">
                  <c:v>-5.4874853748658987</c:v>
                </c:pt>
                <c:pt idx="1442">
                  <c:v>-8.5589724073685804</c:v>
                </c:pt>
                <c:pt idx="1443">
                  <c:v>-11.62396227922121</c:v>
                </c:pt>
                <c:pt idx="1444">
                  <c:v>-15.080992273636785</c:v>
                </c:pt>
                <c:pt idx="1445">
                  <c:v>-19.046030688164048</c:v>
                </c:pt>
                <c:pt idx="1446">
                  <c:v>-23.36554111440077</c:v>
                </c:pt>
                <c:pt idx="1447">
                  <c:v>-27.752335732112755</c:v>
                </c:pt>
                <c:pt idx="1448">
                  <c:v>-31.9127842374705</c:v>
                </c:pt>
                <c:pt idx="1449">
                  <c:v>-35.736070792721094</c:v>
                </c:pt>
                <c:pt idx="1450">
                  <c:v>-39.230147016866667</c:v>
                </c:pt>
                <c:pt idx="1451">
                  <c:v>-42.464592056529334</c:v>
                </c:pt>
                <c:pt idx="1452">
                  <c:v>-45.458200715398739</c:v>
                </c:pt>
                <c:pt idx="1453">
                  <c:v>-48.027375121090763</c:v>
                </c:pt>
                <c:pt idx="1454">
                  <c:v>-49.914204178668946</c:v>
                </c:pt>
                <c:pt idx="1455">
                  <c:v>-51.081664695095569</c:v>
                </c:pt>
                <c:pt idx="1456">
                  <c:v>-51.699305061193655</c:v>
                </c:pt>
                <c:pt idx="1457">
                  <c:v>-51.890290499969787</c:v>
                </c:pt>
                <c:pt idx="1458">
                  <c:v>-51.549918849970396</c:v>
                </c:pt>
                <c:pt idx="1459">
                  <c:v>-50.459909992970992</c:v>
                </c:pt>
                <c:pt idx="1460">
                  <c:v>-48.592124213111575</c:v>
                </c:pt>
                <c:pt idx="1461">
                  <c:v>-46.136019028849347</c:v>
                </c:pt>
                <c:pt idx="1462">
                  <c:v>-43.377424888272358</c:v>
                </c:pt>
                <c:pt idx="1463">
                  <c:v>-40.54639291050691</c:v>
                </c:pt>
                <c:pt idx="1464">
                  <c:v>-37.766071572296774</c:v>
                </c:pt>
                <c:pt idx="1465">
                  <c:v>-35.082455160850834</c:v>
                </c:pt>
                <c:pt idx="1466">
                  <c:v>-32.526538257633817</c:v>
                </c:pt>
                <c:pt idx="1467">
                  <c:v>-30.104358352481139</c:v>
                </c:pt>
                <c:pt idx="1468">
                  <c:v>-27.712790145431516</c:v>
                </c:pt>
                <c:pt idx="1469">
                  <c:v>-25.199334822522882</c:v>
                </c:pt>
                <c:pt idx="1470">
                  <c:v>-22.494174506072422</c:v>
                </c:pt>
                <c:pt idx="1471">
                  <c:v>-19.615698075950977</c:v>
                </c:pt>
                <c:pt idx="1472">
                  <c:v>-16.628606194431956</c:v>
                </c:pt>
                <c:pt idx="1473">
                  <c:v>-13.631575210543318</c:v>
                </c:pt>
                <c:pt idx="1474">
                  <c:v>-10.72449678633245</c:v>
                </c:pt>
                <c:pt idx="1475">
                  <c:v>-7.9859750506058003</c:v>
                </c:pt>
                <c:pt idx="1476">
                  <c:v>-5.406425389593684</c:v>
                </c:pt>
                <c:pt idx="1477">
                  <c:v>-2.9166704618018104</c:v>
                </c:pt>
                <c:pt idx="1478">
                  <c:v>-0.43295977256577439</c:v>
                </c:pt>
                <c:pt idx="1479">
                  <c:v>2.0795054428855413</c:v>
                </c:pt>
                <c:pt idx="1480">
                  <c:v>4.6364944140278306</c:v>
                </c:pt>
                <c:pt idx="1481">
                  <c:v>7.239564645747274</c:v>
                </c:pt>
                <c:pt idx="1482">
                  <c:v>9.8345503928323286</c:v>
                </c:pt>
                <c:pt idx="1483">
                  <c:v>12.443037964975682</c:v>
                </c:pt>
                <c:pt idx="1484">
                  <c:v>15.148270325676169</c:v>
                </c:pt>
                <c:pt idx="1485">
                  <c:v>17.966807899162642</c:v>
                </c:pt>
                <c:pt idx="1486">
                  <c:v>20.709853021179391</c:v>
                </c:pt>
                <c:pt idx="1487">
                  <c:v>23.000833540755803</c:v>
                </c:pt>
                <c:pt idx="1488">
                  <c:v>24.507976809940686</c:v>
                </c:pt>
                <c:pt idx="1489">
                  <c:v>25.147216033741874</c:v>
                </c:pt>
                <c:pt idx="1490">
                  <c:v>25.164966713067034</c:v>
                </c:pt>
                <c:pt idx="1491">
                  <c:v>25.005995618805695</c:v>
                </c:pt>
                <c:pt idx="1492">
                  <c:v>25.033340426429582</c:v>
                </c:pt>
                <c:pt idx="1493">
                  <c:v>25.460611757900992</c:v>
                </c:pt>
                <c:pt idx="1494">
                  <c:v>25.947365222742974</c:v>
                </c:pt>
                <c:pt idx="1495">
                  <c:v>26.027207658288116</c:v>
                </c:pt>
                <c:pt idx="1496">
                  <c:v>25.570538705122352</c:v>
                </c:pt>
                <c:pt idx="1497">
                  <c:v>24.664413751019907</c:v>
                </c:pt>
                <c:pt idx="1498">
                  <c:v>23.612190275999509</c:v>
                </c:pt>
                <c:pt idx="1499">
                  <c:v>22.648265210479519</c:v>
                </c:pt>
                <c:pt idx="1500">
                  <c:v>21.909400106269928</c:v>
                </c:pt>
                <c:pt idx="1501">
                  <c:v>21.37615660414453</c:v>
                </c:pt>
                <c:pt idx="1502">
                  <c:v>20.918340612061638</c:v>
                </c:pt>
                <c:pt idx="1503">
                  <c:v>20.330091619820404</c:v>
                </c:pt>
                <c:pt idx="1504">
                  <c:v>19.549782827423993</c:v>
                </c:pt>
                <c:pt idx="1505">
                  <c:v>18.643477290875513</c:v>
                </c:pt>
                <c:pt idx="1506">
                  <c:v>17.617790305058001</c:v>
                </c:pt>
                <c:pt idx="1507">
                  <c:v>16.461662638956838</c:v>
                </c:pt>
                <c:pt idx="1508">
                  <c:v>15.2266739661777</c:v>
                </c:pt>
                <c:pt idx="1509">
                  <c:v>14.013370786854146</c:v>
                </c:pt>
                <c:pt idx="1510">
                  <c:v>12.929553331117063</c:v>
                </c:pt>
                <c:pt idx="1511">
                  <c:v>12.085653304494722</c:v>
                </c:pt>
                <c:pt idx="1512">
                  <c:v>11.508732038404828</c:v>
                </c:pt>
                <c:pt idx="1513">
                  <c:v>11.171032037636731</c:v>
                </c:pt>
                <c:pt idx="1514">
                  <c:v>11.048617076883996</c:v>
                </c:pt>
                <c:pt idx="1515">
                  <c:v>11.093633895346317</c:v>
                </c:pt>
                <c:pt idx="1516">
                  <c:v>11.263336597439389</c:v>
                </c:pt>
                <c:pt idx="1517">
                  <c:v>11.5761448454906</c:v>
                </c:pt>
                <c:pt idx="1518">
                  <c:v>12.006180148580787</c:v>
                </c:pt>
                <c:pt idx="1519">
                  <c:v>12.436283185609172</c:v>
                </c:pt>
                <c:pt idx="1520">
                  <c:v>12.735253641896989</c:v>
                </c:pt>
                <c:pt idx="1521">
                  <c:v>12.808348129059048</c:v>
                </c:pt>
                <c:pt idx="1522">
                  <c:v>12.630851126477868</c:v>
                </c:pt>
                <c:pt idx="1523">
                  <c:v>12.230870943948309</c:v>
                </c:pt>
                <c:pt idx="1524">
                  <c:v>11.612177925069343</c:v>
                </c:pt>
                <c:pt idx="1525">
                  <c:v>10.748170686567956</c:v>
                </c:pt>
                <c:pt idx="1526">
                  <c:v>9.6401370528365966</c:v>
                </c:pt>
                <c:pt idx="1527">
                  <c:v>8.314253431779866</c:v>
                </c:pt>
                <c:pt idx="1528">
                  <c:v>6.729140743144268</c:v>
                </c:pt>
                <c:pt idx="1529">
                  <c:v>4.6675254082813815</c:v>
                </c:pt>
                <c:pt idx="1530">
                  <c:v>1.9230151601157537</c:v>
                </c:pt>
                <c:pt idx="1531">
                  <c:v>-1.6103285630865614</c:v>
                </c:pt>
                <c:pt idx="1532">
                  <c:v>-6.01608755182483</c:v>
                </c:pt>
                <c:pt idx="1533">
                  <c:v>-11.063950040788333</c:v>
                </c:pt>
                <c:pt idx="1534">
                  <c:v>-16.297413519972565</c:v>
                </c:pt>
                <c:pt idx="1535">
                  <c:v>-21.402988629573112</c:v>
                </c:pt>
                <c:pt idx="1536">
                  <c:v>-26.39378789698165</c:v>
                </c:pt>
                <c:pt idx="1537">
                  <c:v>-31.508340599042018</c:v>
                </c:pt>
                <c:pt idx="1538">
                  <c:v>-36.911398847061179</c:v>
                </c:pt>
                <c:pt idx="1539">
                  <c:v>-42.481200090119955</c:v>
                </c:pt>
                <c:pt idx="1540">
                  <c:v>-47.570621708317553</c:v>
                </c:pt>
                <c:pt idx="1541">
                  <c:v>-51.767249934151202</c:v>
                </c:pt>
                <c:pt idx="1542">
                  <c:v>-55.295331235468176</c:v>
                </c:pt>
                <c:pt idx="1543">
                  <c:v>-58.469438750758805</c:v>
                </c:pt>
                <c:pt idx="1544">
                  <c:v>-61.600741155743627</c:v>
                </c:pt>
                <c:pt idx="1545">
                  <c:v>-64.650144292628767</c:v>
                </c:pt>
                <c:pt idx="1546">
                  <c:v>-67.312623846776177</c:v>
                </c:pt>
                <c:pt idx="1547">
                  <c:v>-69.346233369840647</c:v>
                </c:pt>
                <c:pt idx="1548">
                  <c:v>-70.48351640244384</c:v>
                </c:pt>
                <c:pt idx="1549">
                  <c:v>-70.482121674394961</c:v>
                </c:pt>
                <c:pt idx="1550">
                  <c:v>-69.479351300907069</c:v>
                </c:pt>
                <c:pt idx="1551">
                  <c:v>-67.824244394888922</c:v>
                </c:pt>
                <c:pt idx="1552">
                  <c:v>-65.909913946991139</c:v>
                </c:pt>
                <c:pt idx="1553">
                  <c:v>-63.874868388051311</c:v>
                </c:pt>
                <c:pt idx="1554">
                  <c:v>-61.746345900290287</c:v>
                </c:pt>
                <c:pt idx="1555">
                  <c:v>-59.51801596228448</c:v>
                </c:pt>
                <c:pt idx="1556">
                  <c:v>-57.174375583038795</c:v>
                </c:pt>
                <c:pt idx="1557">
                  <c:v>-54.712609871378021</c:v>
                </c:pt>
                <c:pt idx="1558">
                  <c:v>-52.144409973950452</c:v>
                </c:pt>
                <c:pt idx="1559">
                  <c:v>-49.471631954471441</c:v>
                </c:pt>
                <c:pt idx="1560">
                  <c:v>-46.703899055382017</c:v>
                </c:pt>
                <c:pt idx="1561">
                  <c:v>-43.896631734274379</c:v>
                </c:pt>
                <c:pt idx="1562">
                  <c:v>-41.06103541958889</c:v>
                </c:pt>
                <c:pt idx="1563">
                  <c:v>-38.16190205119711</c:v>
                </c:pt>
                <c:pt idx="1564">
                  <c:v>-35.155381690173172</c:v>
                </c:pt>
                <c:pt idx="1565">
                  <c:v>-32.033601956369708</c:v>
                </c:pt>
                <c:pt idx="1566">
                  <c:v>-28.839706277242314</c:v>
                </c:pt>
                <c:pt idx="1567">
                  <c:v>-25.628545771697468</c:v>
                </c:pt>
                <c:pt idx="1568">
                  <c:v>-22.384205356263514</c:v>
                </c:pt>
                <c:pt idx="1569">
                  <c:v>-19.083235529138243</c:v>
                </c:pt>
                <c:pt idx="1570">
                  <c:v>-15.764934178555478</c:v>
                </c:pt>
                <c:pt idx="1571">
                  <c:v>-12.493050374984367</c:v>
                </c:pt>
                <c:pt idx="1572">
                  <c:v>-9.2580136274846794</c:v>
                </c:pt>
                <c:pt idx="1573">
                  <c:v>-5.9723370949349848</c:v>
                </c:pt>
                <c:pt idx="1574">
                  <c:v>-2.6876115730362851</c:v>
                </c:pt>
                <c:pt idx="1575">
                  <c:v>0.42800565842444072</c:v>
                </c:pt>
                <c:pt idx="1576">
                  <c:v>3.3327111252559516</c:v>
                </c:pt>
                <c:pt idx="1577">
                  <c:v>6.0449118827508324</c:v>
                </c:pt>
                <c:pt idx="1578">
                  <c:v>8.6869389450958163</c:v>
                </c:pt>
                <c:pt idx="1579">
                  <c:v>11.403232686193901</c:v>
                </c:pt>
                <c:pt idx="1580">
                  <c:v>14.208895832470024</c:v>
                </c:pt>
                <c:pt idx="1581">
                  <c:v>16.952920475820623</c:v>
                </c:pt>
                <c:pt idx="1582">
                  <c:v>19.407485426304209</c:v>
                </c:pt>
                <c:pt idx="1583">
                  <c:v>21.469724397778123</c:v>
                </c:pt>
                <c:pt idx="1584">
                  <c:v>23.15316334982256</c:v>
                </c:pt>
                <c:pt idx="1585">
                  <c:v>24.629176062826108</c:v>
                </c:pt>
                <c:pt idx="1586">
                  <c:v>26.102410961569586</c:v>
                </c:pt>
                <c:pt idx="1587">
                  <c:v>27.773912542338195</c:v>
                </c:pt>
                <c:pt idx="1588">
                  <c:v>29.695516271491428</c:v>
                </c:pt>
                <c:pt idx="1589">
                  <c:v>31.6429350260616</c:v>
                </c:pt>
                <c:pt idx="1590">
                  <c:v>33.206034185540368</c:v>
                </c:pt>
                <c:pt idx="1591">
                  <c:v>33.938374921829563</c:v>
                </c:pt>
                <c:pt idx="1592">
                  <c:v>33.565032683392964</c:v>
                </c:pt>
                <c:pt idx="1593">
                  <c:v>32.140647389725103</c:v>
                </c:pt>
                <c:pt idx="1594">
                  <c:v>30.124195101930599</c:v>
                </c:pt>
                <c:pt idx="1595">
                  <c:v>28.133599379891987</c:v>
                </c:pt>
                <c:pt idx="1596">
                  <c:v>26.584268812294148</c:v>
                </c:pt>
                <c:pt idx="1597">
                  <c:v>25.567641596048265</c:v>
                </c:pt>
                <c:pt idx="1598">
                  <c:v>24.898302684127298</c:v>
                </c:pt>
                <c:pt idx="1599">
                  <c:v>24.209761490444752</c:v>
                </c:pt>
                <c:pt idx="1600">
                  <c:v>23.194275360635856</c:v>
                </c:pt>
                <c:pt idx="1601">
                  <c:v>21.808531813423141</c:v>
                </c:pt>
                <c:pt idx="1602">
                  <c:v>20.290037577154674</c:v>
                </c:pt>
                <c:pt idx="1603">
                  <c:v>18.905874005611579</c:v>
                </c:pt>
                <c:pt idx="1604">
                  <c:v>17.84844848549935</c:v>
                </c:pt>
                <c:pt idx="1605">
                  <c:v>17.136072775789362</c:v>
                </c:pt>
                <c:pt idx="1606">
                  <c:v>16.676186460273573</c:v>
                </c:pt>
                <c:pt idx="1607">
                  <c:v>16.334538051068101</c:v>
                </c:pt>
                <c:pt idx="1608">
                  <c:v>15.98187635004674</c:v>
                </c:pt>
                <c:pt idx="1609">
                  <c:v>15.485649083045804</c:v>
                </c:pt>
                <c:pt idx="1610">
                  <c:v>14.817761381384887</c:v>
                </c:pt>
                <c:pt idx="1611">
                  <c:v>14.012494133757189</c:v>
                </c:pt>
                <c:pt idx="1612">
                  <c:v>13.102102971082044</c:v>
                </c:pt>
                <c:pt idx="1613">
                  <c:v>12.130949771660402</c:v>
                </c:pt>
                <c:pt idx="1614">
                  <c:v>11.161776736227194</c:v>
                </c:pt>
                <c:pt idx="1615">
                  <c:v>10.211528521502649</c:v>
                </c:pt>
                <c:pt idx="1616">
                  <c:v>9.312848291072596</c:v>
                </c:pt>
                <c:pt idx="1617">
                  <c:v>8.450092045251143</c:v>
                </c:pt>
                <c:pt idx="1618">
                  <c:v>7.5040972843461207</c:v>
                </c:pt>
                <c:pt idx="1619">
                  <c:v>6.3736998186591984</c:v>
                </c:pt>
                <c:pt idx="1620">
                  <c:v>4.9806903022860149</c:v>
                </c:pt>
                <c:pt idx="1621">
                  <c:v>3.3356074762402947</c:v>
                </c:pt>
                <c:pt idx="1622">
                  <c:v>1.5026028867154888</c:v>
                </c:pt>
                <c:pt idx="1623">
                  <c:v>-0.56659337101882101</c:v>
                </c:pt>
                <c:pt idx="1624">
                  <c:v>-3.1518588835984445</c:v>
                </c:pt>
                <c:pt idx="1625">
                  <c:v>-6.5958040859264759</c:v>
                </c:pt>
                <c:pt idx="1626">
                  <c:v>-10.869488884207946</c:v>
                </c:pt>
                <c:pt idx="1627">
                  <c:v>-15.363739006523787</c:v>
                </c:pt>
                <c:pt idx="1628">
                  <c:v>-19.324992506393308</c:v>
                </c:pt>
                <c:pt idx="1629">
                  <c:v>-22.574782936265443</c:v>
                </c:pt>
                <c:pt idx="1630">
                  <c:v>-25.536946537540135</c:v>
                </c:pt>
                <c:pt idx="1631">
                  <c:v>-28.76356962678933</c:v>
                </c:pt>
                <c:pt idx="1632">
                  <c:v>-32.68887647425354</c:v>
                </c:pt>
                <c:pt idx="1633">
                  <c:v>-37.384190704768471</c:v>
                </c:pt>
                <c:pt idx="1634">
                  <c:v>-42.287645970673104</c:v>
                </c:pt>
                <c:pt idx="1635">
                  <c:v>-46.561910051259638</c:v>
                </c:pt>
                <c:pt idx="1636">
                  <c:v>-49.681443170234438</c:v>
                </c:pt>
                <c:pt idx="1637">
                  <c:v>-51.637163386829748</c:v>
                </c:pt>
                <c:pt idx="1638">
                  <c:v>-52.975749019093158</c:v>
                </c:pt>
                <c:pt idx="1639">
                  <c:v>-54.134311058711297</c:v>
                </c:pt>
                <c:pt idx="1640">
                  <c:v>-55.04902545753707</c:v>
                </c:pt>
                <c:pt idx="1641">
                  <c:v>-55.362380988386327</c:v>
                </c:pt>
                <c:pt idx="1642">
                  <c:v>-54.829205188618594</c:v>
                </c:pt>
                <c:pt idx="1643">
                  <c:v>-53.55335984484622</c:v>
                </c:pt>
                <c:pt idx="1644">
                  <c:v>-51.772635347949297</c:v>
                </c:pt>
                <c:pt idx="1645">
                  <c:v>-49.591537400990312</c:v>
                </c:pt>
                <c:pt idx="1646">
                  <c:v>-47.205657052970501</c:v>
                </c:pt>
                <c:pt idx="1647">
                  <c:v>-44.786098531911087</c:v>
                </c:pt>
                <c:pt idx="1648">
                  <c:v>-42.383548841272862</c:v>
                </c:pt>
                <c:pt idx="1649">
                  <c:v>-39.909892244447398</c:v>
                </c:pt>
                <c:pt idx="1650">
                  <c:v>-37.20217223955845</c:v>
                </c:pt>
                <c:pt idx="1651">
                  <c:v>-34.161197014767282</c:v>
                </c:pt>
                <c:pt idx="1652">
                  <c:v>-30.791058414471937</c:v>
                </c:pt>
                <c:pt idx="1653">
                  <c:v>-27.192993366182503</c:v>
                </c:pt>
                <c:pt idx="1654">
                  <c:v>-23.542103158858851</c:v>
                </c:pt>
                <c:pt idx="1655">
                  <c:v>-20.014162495681674</c:v>
                </c:pt>
                <c:pt idx="1656">
                  <c:v>-16.673748885768038</c:v>
                </c:pt>
                <c:pt idx="1657">
                  <c:v>-13.491845368052676</c:v>
                </c:pt>
                <c:pt idx="1658">
                  <c:v>-10.367661060691624</c:v>
                </c:pt>
                <c:pt idx="1659">
                  <c:v>-7.1614255794777915</c:v>
                </c:pt>
                <c:pt idx="1660">
                  <c:v>-3.8089441878882355</c:v>
                </c:pt>
                <c:pt idx="1661">
                  <c:v>-0.34399210413047099</c:v>
                </c:pt>
                <c:pt idx="1662">
                  <c:v>3.1042687579521386</c:v>
                </c:pt>
                <c:pt idx="1663">
                  <c:v>6.3682369027930967</c:v>
                </c:pt>
                <c:pt idx="1664">
                  <c:v>9.3889045447372332</c:v>
                </c:pt>
                <c:pt idx="1665">
                  <c:v>12.206542113842488</c:v>
                </c:pt>
                <c:pt idx="1666">
                  <c:v>14.856085951565637</c:v>
                </c:pt>
                <c:pt idx="1667">
                  <c:v>17.326258852534323</c:v>
                </c:pt>
                <c:pt idx="1668">
                  <c:v>19.664280795483638</c:v>
                </c:pt>
                <c:pt idx="1669">
                  <c:v>21.892120139573965</c:v>
                </c:pt>
                <c:pt idx="1670">
                  <c:v>24.105311556782485</c:v>
                </c:pt>
                <c:pt idx="1671">
                  <c:v>26.396524545646834</c:v>
                </c:pt>
                <c:pt idx="1672">
                  <c:v>28.701980394733898</c:v>
                </c:pt>
                <c:pt idx="1673">
                  <c:v>30.83267804683922</c:v>
                </c:pt>
                <c:pt idx="1674">
                  <c:v>32.539062565902434</c:v>
                </c:pt>
                <c:pt idx="1675">
                  <c:v>33.755474674584384</c:v>
                </c:pt>
                <c:pt idx="1676">
                  <c:v>34.357120981092706</c:v>
                </c:pt>
                <c:pt idx="1677">
                  <c:v>34.466648941470851</c:v>
                </c:pt>
                <c:pt idx="1678">
                  <c:v>34.403946882641428</c:v>
                </c:pt>
                <c:pt idx="1679">
                  <c:v>34.299560824988603</c:v>
                </c:pt>
                <c:pt idx="1680">
                  <c:v>34.062856568488833</c:v>
                </c:pt>
                <c:pt idx="1681">
                  <c:v>33.499482797119057</c:v>
                </c:pt>
                <c:pt idx="1682">
                  <c:v>32.495501261176678</c:v>
                </c:pt>
                <c:pt idx="1683">
                  <c:v>31.136312535953142</c:v>
                </c:pt>
                <c:pt idx="1684">
                  <c:v>29.67933638523408</c:v>
                </c:pt>
                <c:pt idx="1685">
                  <c:v>28.432825557529394</c:v>
                </c:pt>
                <c:pt idx="1686">
                  <c:v>27.562831206378807</c:v>
                </c:pt>
                <c:pt idx="1687">
                  <c:v>27.038631802251231</c:v>
                </c:pt>
                <c:pt idx="1688">
                  <c:v>26.675830226206209</c:v>
                </c:pt>
                <c:pt idx="1689">
                  <c:v>26.262611241682084</c:v>
                </c:pt>
                <c:pt idx="1690">
                  <c:v>25.706431616848441</c:v>
                </c:pt>
                <c:pt idx="1691">
                  <c:v>25.101452984511472</c:v>
                </c:pt>
                <c:pt idx="1692">
                  <c:v>24.606846264821243</c:v>
                </c:pt>
                <c:pt idx="1693">
                  <c:v>24.349324919524818</c:v>
                </c:pt>
                <c:pt idx="1694">
                  <c:v>24.31456548113432</c:v>
                </c:pt>
                <c:pt idx="1695">
                  <c:v>24.376526791511633</c:v>
                </c:pt>
                <c:pt idx="1696">
                  <c:v>24.465866115681397</c:v>
                </c:pt>
                <c:pt idx="1697">
                  <c:v>24.515168473367766</c:v>
                </c:pt>
                <c:pt idx="1698">
                  <c:v>24.449432823900413</c:v>
                </c:pt>
                <c:pt idx="1699">
                  <c:v>24.2212272674224</c:v>
                </c:pt>
                <c:pt idx="1700">
                  <c:v>23.743718342073951</c:v>
                </c:pt>
                <c:pt idx="1701">
                  <c:v>22.932423335232471</c:v>
                </c:pt>
                <c:pt idx="1702">
                  <c:v>21.726737828527821</c:v>
                </c:pt>
                <c:pt idx="1703">
                  <c:v>20.132804671957267</c:v>
                </c:pt>
                <c:pt idx="1704">
                  <c:v>18.225125338518119</c:v>
                </c:pt>
                <c:pt idx="1705">
                  <c:v>16.034511791747757</c:v>
                </c:pt>
                <c:pt idx="1706">
                  <c:v>13.581855395912802</c:v>
                </c:pt>
                <c:pt idx="1707">
                  <c:v>10.927573427994547</c:v>
                </c:pt>
                <c:pt idx="1708">
                  <c:v>8.0616453794346565</c:v>
                </c:pt>
                <c:pt idx="1709">
                  <c:v>5.0118711118459638</c:v>
                </c:pt>
                <c:pt idx="1710">
                  <c:v>1.8692794096090446</c:v>
                </c:pt>
                <c:pt idx="1711">
                  <c:v>-1.4321160785831364</c:v>
                </c:pt>
                <c:pt idx="1712">
                  <c:v>-5.0362895370114744</c:v>
                </c:pt>
                <c:pt idx="1713">
                  <c:v>-9.1274558062712448</c:v>
                </c:pt>
                <c:pt idx="1714">
                  <c:v>-13.502734230145819</c:v>
                </c:pt>
                <c:pt idx="1715">
                  <c:v>-17.651523745542907</c:v>
                </c:pt>
                <c:pt idx="1716">
                  <c:v>-21.354363510632052</c:v>
                </c:pt>
                <c:pt idx="1717">
                  <c:v>-24.613924960419411</c:v>
                </c:pt>
                <c:pt idx="1718">
                  <c:v>-27.664523941211023</c:v>
                </c:pt>
                <c:pt idx="1719">
                  <c:v>-30.875391242386801</c:v>
                </c:pt>
                <c:pt idx="1720">
                  <c:v>-34.463972117539065</c:v>
                </c:pt>
                <c:pt idx="1721">
                  <c:v>-38.666223615188279</c:v>
                </c:pt>
                <c:pt idx="1722">
                  <c:v>-43.262168962884509</c:v>
                </c:pt>
                <c:pt idx="1723">
                  <c:v>-47.447234603626818</c:v>
                </c:pt>
                <c:pt idx="1724">
                  <c:v>-50.742145311554282</c:v>
                </c:pt>
                <c:pt idx="1725">
                  <c:v>-53.1346645853232</c:v>
                </c:pt>
                <c:pt idx="1726">
                  <c:v>-54.918669053616739</c:v>
                </c:pt>
                <c:pt idx="1727">
                  <c:v>-56.283744032544398</c:v>
                </c:pt>
                <c:pt idx="1728">
                  <c:v>-57.193023831893505</c:v>
                </c:pt>
                <c:pt idx="1729">
                  <c:v>-57.448089395255636</c:v>
                </c:pt>
                <c:pt idx="1730">
                  <c:v>-56.897544467350528</c:v>
                </c:pt>
                <c:pt idx="1731">
                  <c:v>-55.462127458003522</c:v>
                </c:pt>
                <c:pt idx="1732">
                  <c:v>-53.244842328843447</c:v>
                </c:pt>
                <c:pt idx="1733">
                  <c:v>-50.559116562266574</c:v>
                </c:pt>
                <c:pt idx="1734">
                  <c:v>-47.687561031021247</c:v>
                </c:pt>
                <c:pt idx="1735">
                  <c:v>-44.78634867040082</c:v>
                </c:pt>
                <c:pt idx="1736">
                  <c:v>-41.931891836992797</c:v>
                </c:pt>
                <c:pt idx="1737">
                  <c:v>-39.117135240252935</c:v>
                </c:pt>
                <c:pt idx="1738">
                  <c:v>-36.272522455447884</c:v>
                </c:pt>
                <c:pt idx="1739">
                  <c:v>-33.302154986338927</c:v>
                </c:pt>
                <c:pt idx="1740">
                  <c:v>-30.163213646612149</c:v>
                </c:pt>
                <c:pt idx="1741">
                  <c:v>-26.899256673679904</c:v>
                </c:pt>
                <c:pt idx="1742">
                  <c:v>-23.580710740206307</c:v>
                </c:pt>
                <c:pt idx="1743">
                  <c:v>-20.267617785402177</c:v>
                </c:pt>
                <c:pt idx="1744">
                  <c:v>-16.955673329694136</c:v>
                </c:pt>
                <c:pt idx="1745">
                  <c:v>-13.623204483100254</c:v>
                </c:pt>
                <c:pt idx="1746">
                  <c:v>-10.227787873438249</c:v>
                </c:pt>
                <c:pt idx="1747">
                  <c:v>-6.7383649959694845</c:v>
                </c:pt>
                <c:pt idx="1748">
                  <c:v>-3.2066408560500945</c:v>
                </c:pt>
                <c:pt idx="1749">
                  <c:v>0.26923006107090741</c:v>
                </c:pt>
                <c:pt idx="1750">
                  <c:v>3.5973598398494886</c:v>
                </c:pt>
                <c:pt idx="1751">
                  <c:v>6.6972695630524983</c:v>
                </c:pt>
                <c:pt idx="1752">
                  <c:v>9.5796332317914477</c:v>
                </c:pt>
                <c:pt idx="1753">
                  <c:v>12.287012527155619</c:v>
                </c:pt>
                <c:pt idx="1754">
                  <c:v>14.776657636612509</c:v>
                </c:pt>
                <c:pt idx="1755">
                  <c:v>17.104555763880256</c:v>
                </c:pt>
                <c:pt idx="1756">
                  <c:v>19.375853068602648</c:v>
                </c:pt>
                <c:pt idx="1757">
                  <c:v>21.681040407230594</c:v>
                </c:pt>
                <c:pt idx="1758">
                  <c:v>24.051865519085982</c:v>
                </c:pt>
                <c:pt idx="1759">
                  <c:v>26.397324748704261</c:v>
                </c:pt>
                <c:pt idx="1760">
                  <c:v>28.710421573730173</c:v>
                </c:pt>
                <c:pt idx="1761">
                  <c:v>30.932594082255566</c:v>
                </c:pt>
                <c:pt idx="1762">
                  <c:v>32.959683860610454</c:v>
                </c:pt>
                <c:pt idx="1763">
                  <c:v>34.617410123398244</c:v>
                </c:pt>
                <c:pt idx="1764">
                  <c:v>35.826686060930278</c:v>
                </c:pt>
                <c:pt idx="1765">
                  <c:v>36.582726279711672</c:v>
                </c:pt>
                <c:pt idx="1766">
                  <c:v>36.906815874117441</c:v>
                </c:pt>
                <c:pt idx="1767">
                  <c:v>36.92506873663509</c:v>
                </c:pt>
                <c:pt idx="1768">
                  <c:v>36.732582781902394</c:v>
                </c:pt>
                <c:pt idx="1769">
                  <c:v>36.281074166264347</c:v>
                </c:pt>
                <c:pt idx="1770">
                  <c:v>35.547707282939058</c:v>
                </c:pt>
                <c:pt idx="1771">
                  <c:v>34.59899583728027</c:v>
                </c:pt>
                <c:pt idx="1772">
                  <c:v>33.475121360534665</c:v>
                </c:pt>
                <c:pt idx="1773">
                  <c:v>32.309579993323972</c:v>
                </c:pt>
                <c:pt idx="1774">
                  <c:v>31.28272573345749</c:v>
                </c:pt>
                <c:pt idx="1775">
                  <c:v>30.522182258788341</c:v>
                </c:pt>
                <c:pt idx="1776">
                  <c:v>30.098143933612572</c:v>
                </c:pt>
                <c:pt idx="1777">
                  <c:v>29.985978194940323</c:v>
                </c:pt>
                <c:pt idx="1778">
                  <c:v>30.034311271041517</c:v>
                </c:pt>
                <c:pt idx="1779">
                  <c:v>30.052145105620685</c:v>
                </c:pt>
                <c:pt idx="1780">
                  <c:v>29.858024663508271</c:v>
                </c:pt>
                <c:pt idx="1781">
                  <c:v>29.315507290238102</c:v>
                </c:pt>
                <c:pt idx="1782">
                  <c:v>28.425840244433342</c:v>
                </c:pt>
                <c:pt idx="1783">
                  <c:v>27.279854859544674</c:v>
                </c:pt>
                <c:pt idx="1784">
                  <c:v>26.01298728235378</c:v>
                </c:pt>
                <c:pt idx="1785">
                  <c:v>24.790124256706704</c:v>
                </c:pt>
                <c:pt idx="1786">
                  <c:v>23.708189471572567</c:v>
                </c:pt>
                <c:pt idx="1787">
                  <c:v>22.816226202141117</c:v>
                </c:pt>
                <c:pt idx="1788">
                  <c:v>22.120468038098291</c:v>
                </c:pt>
                <c:pt idx="1789">
                  <c:v>21.393707597336324</c:v>
                </c:pt>
                <c:pt idx="1790">
                  <c:v>20.279664565389595</c:v>
                </c:pt>
                <c:pt idx="1791">
                  <c:v>18.6007059140818</c:v>
                </c:pt>
                <c:pt idx="1792">
                  <c:v>16.388904835800165</c:v>
                </c:pt>
                <c:pt idx="1793">
                  <c:v>13.86601173908416</c:v>
                </c:pt>
                <c:pt idx="1794">
                  <c:v>11.232553504302476</c:v>
                </c:pt>
                <c:pt idx="1795">
                  <c:v>8.6243288342164277</c:v>
                </c:pt>
                <c:pt idx="1796">
                  <c:v>6.1359615375320988</c:v>
                </c:pt>
                <c:pt idx="1797">
                  <c:v>3.776865386781457</c:v>
                </c:pt>
                <c:pt idx="1798">
                  <c:v>1.5286453790458276</c:v>
                </c:pt>
                <c:pt idx="1799">
                  <c:v>-0.60971530853508904</c:v>
                </c:pt>
                <c:pt idx="1800">
                  <c:v>-2.7951969223643873</c:v>
                </c:pt>
                <c:pt idx="1801">
                  <c:v>-5.357595943917099</c:v>
                </c:pt>
                <c:pt idx="1802">
                  <c:v>-8.5081488650387556</c:v>
                </c:pt>
                <c:pt idx="1803">
                  <c:v>-12.180286947737981</c:v>
                </c:pt>
                <c:pt idx="1804">
                  <c:v>-16.13152808878322</c:v>
                </c:pt>
                <c:pt idx="1805">
                  <c:v>-20.001666047007557</c:v>
                </c:pt>
                <c:pt idx="1806">
                  <c:v>-23.569757906067405</c:v>
                </c:pt>
                <c:pt idx="1807">
                  <c:v>-26.783351647946056</c:v>
                </c:pt>
                <c:pt idx="1808">
                  <c:v>-29.678858174987138</c:v>
                </c:pt>
                <c:pt idx="1809">
                  <c:v>-32.443274011487389</c:v>
                </c:pt>
                <c:pt idx="1810">
                  <c:v>-35.271496371257648</c:v>
                </c:pt>
                <c:pt idx="1811">
                  <c:v>-38.325571703832495</c:v>
                </c:pt>
                <c:pt idx="1812">
                  <c:v>-41.789362489755845</c:v>
                </c:pt>
                <c:pt idx="1813">
                  <c:v>-45.667958919960732</c:v>
                </c:pt>
                <c:pt idx="1814">
                  <c:v>-49.624587121561518</c:v>
                </c:pt>
                <c:pt idx="1815">
                  <c:v>-53.232592459130288</c:v>
                </c:pt>
                <c:pt idx="1816">
                  <c:v>-56.158241369947682</c:v>
                </c:pt>
                <c:pt idx="1817">
                  <c:v>-58.259270562548721</c:v>
                </c:pt>
                <c:pt idx="1818">
                  <c:v>-59.576723451297752</c:v>
                </c:pt>
                <c:pt idx="1819">
                  <c:v>-60.233555702271801</c:v>
                </c:pt>
                <c:pt idx="1820">
                  <c:v>-60.257260868226368</c:v>
                </c:pt>
                <c:pt idx="1821">
                  <c:v>-59.587527550861843</c:v>
                </c:pt>
                <c:pt idx="1822">
                  <c:v>-58.276886119844605</c:v>
                </c:pt>
                <c:pt idx="1823">
                  <c:v>-56.468028037447709</c:v>
                </c:pt>
                <c:pt idx="1824">
                  <c:v>-54.298621576698757</c:v>
                </c:pt>
                <c:pt idx="1825">
                  <c:v>-51.888900685164785</c:v>
                </c:pt>
                <c:pt idx="1826">
                  <c:v>-49.275637571461488</c:v>
                </c:pt>
                <c:pt idx="1827">
                  <c:v>-46.46611242003226</c:v>
                </c:pt>
                <c:pt idx="1828">
                  <c:v>-43.480968491631607</c:v>
                </c:pt>
                <c:pt idx="1829">
                  <c:v>-40.360509781798974</c:v>
                </c:pt>
                <c:pt idx="1830">
                  <c:v>-37.183007746162993</c:v>
                </c:pt>
                <c:pt idx="1831">
                  <c:v>-33.987656011239729</c:v>
                </c:pt>
                <c:pt idx="1832">
                  <c:v>-30.770666231014935</c:v>
                </c:pt>
                <c:pt idx="1833">
                  <c:v>-27.482741586394635</c:v>
                </c:pt>
                <c:pt idx="1834">
                  <c:v>-24.041864614666743</c:v>
                </c:pt>
                <c:pt idx="1835">
                  <c:v>-20.403607842373408</c:v>
                </c:pt>
                <c:pt idx="1836">
                  <c:v>-16.624021665525941</c:v>
                </c:pt>
                <c:pt idx="1837">
                  <c:v>-12.828760912215422</c:v>
                </c:pt>
                <c:pt idx="1838">
                  <c:v>-9.1989887339711114</c:v>
                </c:pt>
                <c:pt idx="1839">
                  <c:v>-5.861719459291689</c:v>
                </c:pt>
                <c:pt idx="1840">
                  <c:v>-2.7933352901058552</c:v>
                </c:pt>
                <c:pt idx="1841">
                  <c:v>6.4013715696261686E-2</c:v>
                </c:pt>
                <c:pt idx="1842">
                  <c:v>2.7017274813823366</c:v>
                </c:pt>
                <c:pt idx="1843">
                  <c:v>5.2110570517546897</c:v>
                </c:pt>
                <c:pt idx="1844">
                  <c:v>7.6611589907195956</c:v>
                </c:pt>
                <c:pt idx="1845">
                  <c:v>10.014035850905202</c:v>
                </c:pt>
                <c:pt idx="1846">
                  <c:v>12.352246633887097</c:v>
                </c:pt>
                <c:pt idx="1847">
                  <c:v>14.728008401209355</c:v>
                </c:pt>
                <c:pt idx="1848">
                  <c:v>17.216340753185165</c:v>
                </c:pt>
                <c:pt idx="1849">
                  <c:v>19.80419769812146</c:v>
                </c:pt>
                <c:pt idx="1850">
                  <c:v>22.312975604159032</c:v>
                </c:pt>
                <c:pt idx="1851">
                  <c:v>24.70165097207585</c:v>
                </c:pt>
                <c:pt idx="1852">
                  <c:v>26.808108892634333</c:v>
                </c:pt>
                <c:pt idx="1853">
                  <c:v>28.678247454781644</c:v>
                </c:pt>
                <c:pt idx="1854">
                  <c:v>30.561005385686009</c:v>
                </c:pt>
                <c:pt idx="1855">
                  <c:v>32.646494277972288</c:v>
                </c:pt>
                <c:pt idx="1856">
                  <c:v>34.985455732412838</c:v>
                </c:pt>
                <c:pt idx="1857">
                  <c:v>37.144885217764575</c:v>
                </c:pt>
                <c:pt idx="1858">
                  <c:v>38.337539333409282</c:v>
                </c:pt>
                <c:pt idx="1859">
                  <c:v>38.018958026741096</c:v>
                </c:pt>
                <c:pt idx="1860">
                  <c:v>36.03002574620627</c:v>
                </c:pt>
                <c:pt idx="1861">
                  <c:v>32.671815131282145</c:v>
                </c:pt>
                <c:pt idx="1862">
                  <c:v>28.6865385886565</c:v>
                </c:pt>
                <c:pt idx="1863">
                  <c:v>24.911307596883372</c:v>
                </c:pt>
                <c:pt idx="1864">
                  <c:v>21.946965504945702</c:v>
                </c:pt>
                <c:pt idx="1865">
                  <c:v>20.076961414846789</c:v>
                </c:pt>
                <c:pt idx="1866">
                  <c:v>19.167173166549851</c:v>
                </c:pt>
                <c:pt idx="1867">
                  <c:v>18.80427666321885</c:v>
                </c:pt>
                <c:pt idx="1868">
                  <c:v>18.54144660995447</c:v>
                </c:pt>
                <c:pt idx="1869">
                  <c:v>17.987638957755379</c:v>
                </c:pt>
                <c:pt idx="1870">
                  <c:v>16.999695558600269</c:v>
                </c:pt>
                <c:pt idx="1871">
                  <c:v>15.772473607428262</c:v>
                </c:pt>
                <c:pt idx="1872">
                  <c:v>14.589233675279695</c:v>
                </c:pt>
                <c:pt idx="1873">
                  <c:v>13.676533381774101</c:v>
                </c:pt>
                <c:pt idx="1874">
                  <c:v>13.188121614138618</c:v>
                </c:pt>
                <c:pt idx="1875">
                  <c:v>13.165966841855846</c:v>
                </c:pt>
                <c:pt idx="1876">
                  <c:v>13.53034546501873</c:v>
                </c:pt>
                <c:pt idx="1877">
                  <c:v>14.133424595718354</c:v>
                </c:pt>
                <c:pt idx="1878">
                  <c:v>14.787757483803986</c:v>
                </c:pt>
                <c:pt idx="1879">
                  <c:v>15.305605714127907</c:v>
                </c:pt>
                <c:pt idx="1880">
                  <c:v>15.564496779845349</c:v>
                </c:pt>
                <c:pt idx="1881">
                  <c:v>15.567260624248442</c:v>
                </c:pt>
                <c:pt idx="1882">
                  <c:v>15.310400131763473</c:v>
                </c:pt>
                <c:pt idx="1883">
                  <c:v>14.866363829128202</c:v>
                </c:pt>
                <c:pt idx="1884">
                  <c:v>14.388444212545638</c:v>
                </c:pt>
                <c:pt idx="1885">
                  <c:v>13.920037568294724</c:v>
                </c:pt>
                <c:pt idx="1886">
                  <c:v>13.454965396928827</c:v>
                </c:pt>
                <c:pt idx="1887">
                  <c:v>12.923508808990251</c:v>
                </c:pt>
                <c:pt idx="1888">
                  <c:v>12.181271192810444</c:v>
                </c:pt>
                <c:pt idx="1889">
                  <c:v>11.153256768954234</c:v>
                </c:pt>
                <c:pt idx="1890">
                  <c:v>9.7536032535751502</c:v>
                </c:pt>
                <c:pt idx="1891">
                  <c:v>7.8389893085036464</c:v>
                </c:pt>
                <c:pt idx="1892">
                  <c:v>5.3430149423335731</c:v>
                </c:pt>
                <c:pt idx="1893">
                  <c:v>2.1434346834869018</c:v>
                </c:pt>
                <c:pt idx="1894">
                  <c:v>-1.8380373701828365</c:v>
                </c:pt>
                <c:pt idx="1895">
                  <c:v>-6.52008812277918</c:v>
                </c:pt>
                <c:pt idx="1896">
                  <c:v>-11.858340960323595</c:v>
                </c:pt>
                <c:pt idx="1897">
                  <c:v>-17.569585421117125</c:v>
                </c:pt>
                <c:pt idx="1898">
                  <c:v>-22.847272492694781</c:v>
                </c:pt>
                <c:pt idx="1899">
                  <c:v>-27.079574562840882</c:v>
                </c:pt>
                <c:pt idx="1900">
                  <c:v>-30.368488871584063</c:v>
                </c:pt>
                <c:pt idx="1901">
                  <c:v>-33.310821294152383</c:v>
                </c:pt>
                <c:pt idx="1902">
                  <c:v>-36.549238628269329</c:v>
                </c:pt>
                <c:pt idx="1903">
                  <c:v>-40.493139835703943</c:v>
                </c:pt>
                <c:pt idx="1904">
                  <c:v>-45.384075938989859</c:v>
                </c:pt>
                <c:pt idx="1905">
                  <c:v>-50.830441560210062</c:v>
                </c:pt>
                <c:pt idx="1906">
                  <c:v>-55.582934109005862</c:v>
                </c:pt>
                <c:pt idx="1907">
                  <c:v>-58.758807986825744</c:v>
                </c:pt>
                <c:pt idx="1908">
                  <c:v>-60.203912467089232</c:v>
                </c:pt>
                <c:pt idx="1909">
                  <c:v>-60.490558257747452</c:v>
                </c:pt>
                <c:pt idx="1910">
                  <c:v>-60.251142952592502</c:v>
                </c:pt>
                <c:pt idx="1911">
                  <c:v>-59.798694453540648</c:v>
                </c:pt>
                <c:pt idx="1912">
                  <c:v>-59.144465404469841</c:v>
                </c:pt>
                <c:pt idx="1913">
                  <c:v>-58.15988429638044</c:v>
                </c:pt>
                <c:pt idx="1914">
                  <c:v>-56.737227610452834</c:v>
                </c:pt>
                <c:pt idx="1915">
                  <c:v>-54.878147198243774</c:v>
                </c:pt>
                <c:pt idx="1916">
                  <c:v>-52.6172578942789</c:v>
                </c:pt>
                <c:pt idx="1917">
                  <c:v>-50.033515196393317</c:v>
                </c:pt>
                <c:pt idx="1918">
                  <c:v>-47.185133772465448</c:v>
                </c:pt>
                <c:pt idx="1919">
                  <c:v>-44.050949037016146</c:v>
                </c:pt>
                <c:pt idx="1920">
                  <c:v>-40.699766756275828</c:v>
                </c:pt>
                <c:pt idx="1921">
                  <c:v>-37.209906541150303</c:v>
                </c:pt>
                <c:pt idx="1922">
                  <c:v>-33.599728810327292</c:v>
                </c:pt>
                <c:pt idx="1923">
                  <c:v>-29.897164534120744</c:v>
                </c:pt>
                <c:pt idx="1924">
                  <c:v>-26.15781432343833</c:v>
                </c:pt>
                <c:pt idx="1925">
                  <c:v>-22.473864076969559</c:v>
                </c:pt>
                <c:pt idx="1926">
                  <c:v>-18.917730055430166</c:v>
                </c:pt>
                <c:pt idx="1927">
                  <c:v>-15.436038314321562</c:v>
                </c:pt>
                <c:pt idx="1928">
                  <c:v>-11.945193548035132</c:v>
                </c:pt>
                <c:pt idx="1929">
                  <c:v>-8.4266550570744307</c:v>
                </c:pt>
                <c:pt idx="1930">
                  <c:v>-4.8354841359329424</c:v>
                </c:pt>
                <c:pt idx="1931">
                  <c:v>-1.1724498932142835</c:v>
                </c:pt>
                <c:pt idx="1932">
                  <c:v>2.4541607046500022</c:v>
                </c:pt>
                <c:pt idx="1933">
                  <c:v>5.9008055305570029</c:v>
                </c:pt>
                <c:pt idx="1934">
                  <c:v>9.1032050999458622</c:v>
                </c:pt>
                <c:pt idx="1935">
                  <c:v>11.987534077946945</c:v>
                </c:pt>
                <c:pt idx="1936">
                  <c:v>14.493619736388005</c:v>
                </c:pt>
                <c:pt idx="1937">
                  <c:v>16.635571101660247</c:v>
                </c:pt>
                <c:pt idx="1938">
                  <c:v>18.586558439627044</c:v>
                </c:pt>
                <c:pt idx="1939">
                  <c:v>20.584490150834505</c:v>
                </c:pt>
                <c:pt idx="1940">
                  <c:v>22.615674847817814</c:v>
                </c:pt>
                <c:pt idx="1941">
                  <c:v>24.670575490861459</c:v>
                </c:pt>
                <c:pt idx="1942">
                  <c:v>26.78286970104423</c:v>
                </c:pt>
                <c:pt idx="1943">
                  <c:v>28.901852507023346</c:v>
                </c:pt>
                <c:pt idx="1944">
                  <c:v>30.910527896882879</c:v>
                </c:pt>
                <c:pt idx="1945">
                  <c:v>32.75537179894522</c:v>
                </c:pt>
                <c:pt idx="1946">
                  <c:v>34.24772634296631</c:v>
                </c:pt>
                <c:pt idx="1947">
                  <c:v>34.709922916106983</c:v>
                </c:pt>
                <c:pt idx="1948">
                  <c:v>33.935095777784838</c:v>
                </c:pt>
                <c:pt idx="1949">
                  <c:v>32.204061542229134</c:v>
                </c:pt>
                <c:pt idx="1950">
                  <c:v>29.74437525138455</c:v>
                </c:pt>
                <c:pt idx="1951">
                  <c:v>26.801882326356857</c:v>
                </c:pt>
                <c:pt idx="1952">
                  <c:v>23.666960559829718</c:v>
                </c:pt>
                <c:pt idx="1953">
                  <c:v>20.615962048633126</c:v>
                </c:pt>
                <c:pt idx="1954">
                  <c:v>17.815498527660463</c:v>
                </c:pt>
                <c:pt idx="1955">
                  <c:v>15.294219597107254</c:v>
                </c:pt>
                <c:pt idx="1956">
                  <c:v>12.932805605165109</c:v>
                </c:pt>
                <c:pt idx="1957">
                  <c:v>10.561230553061806</c:v>
                </c:pt>
                <c:pt idx="1958">
                  <c:v>8.1033963820005699</c:v>
                </c:pt>
                <c:pt idx="1959">
                  <c:v>5.5425052543605586</c:v>
                </c:pt>
                <c:pt idx="1960">
                  <c:v>2.8015760892733477</c:v>
                </c:pt>
                <c:pt idx="1961">
                  <c:v>-0.24906567251211909</c:v>
                </c:pt>
                <c:pt idx="1962">
                  <c:v>-3.8292021390618767</c:v>
                </c:pt>
                <c:pt idx="1963">
                  <c:v>-8.1299373762806404</c:v>
                </c:pt>
                <c:pt idx="1964">
                  <c:v>-13.235098908755027</c:v>
                </c:pt>
                <c:pt idx="1965">
                  <c:v>-19.056558250579926</c:v>
                </c:pt>
                <c:pt idx="1966">
                  <c:v>-25.243320265568325</c:v>
                </c:pt>
                <c:pt idx="1967">
                  <c:v>-31.408271440256954</c:v>
                </c:pt>
                <c:pt idx="1968">
                  <c:v>-37.306250171451808</c:v>
                </c:pt>
                <c:pt idx="1969">
                  <c:v>-42.97140800802277</c:v>
                </c:pt>
                <c:pt idx="1970">
                  <c:v>-48.604623207862311</c:v>
                </c:pt>
                <c:pt idx="1971">
                  <c:v>-54.435946503705061</c:v>
                </c:pt>
                <c:pt idx="1972">
                  <c:v>-60.778600653630953</c:v>
                </c:pt>
                <c:pt idx="1973">
                  <c:v>-67.896889900558335</c:v>
                </c:pt>
                <c:pt idx="1974">
                  <c:v>-75.919505222547173</c:v>
                </c:pt>
                <c:pt idx="1975">
                  <c:v>-84.312199078096228</c:v>
                </c:pt>
                <c:pt idx="1976">
                  <c:v>-92.049990216534297</c:v>
                </c:pt>
                <c:pt idx="1977">
                  <c:v>-98.553452192203608</c:v>
                </c:pt>
                <c:pt idx="1978">
                  <c:v>-103.66655102835954</c:v>
                </c:pt>
                <c:pt idx="1979">
                  <c:v>-107.51652726779236</c:v>
                </c:pt>
                <c:pt idx="1980">
                  <c:v>-110.45833364243651</c:v>
                </c:pt>
                <c:pt idx="1981">
                  <c:v>-112.99368758958778</c:v>
                </c:pt>
                <c:pt idx="1982">
                  <c:v>-115.49470667779602</c:v>
                </c:pt>
                <c:pt idx="1983">
                  <c:v>-118.1102776442401</c:v>
                </c:pt>
                <c:pt idx="1984">
                  <c:v>-120.7981078713553</c:v>
                </c:pt>
                <c:pt idx="1985">
                  <c:v>-123.1645226739282</c:v>
                </c:pt>
                <c:pt idx="1986">
                  <c:v>-124.91279502044964</c:v>
                </c:pt>
                <c:pt idx="1987">
                  <c:v>-126.09565772004065</c:v>
                </c:pt>
                <c:pt idx="1988">
                  <c:v>-126.75333664563983</c:v>
                </c:pt>
                <c:pt idx="1989">
                  <c:v>-126.77015785272704</c:v>
                </c:pt>
                <c:pt idx="1990">
                  <c:v>-126.15254733567249</c:v>
                </c:pt>
                <c:pt idx="1991">
                  <c:v>-125.03105500895904</c:v>
                </c:pt>
                <c:pt idx="1992">
                  <c:v>-123.44489258877985</c:v>
                </c:pt>
                <c:pt idx="1993">
                  <c:v>-121.41768261700426</c:v>
                </c:pt>
                <c:pt idx="1994">
                  <c:v>-119.10540570466416</c:v>
                </c:pt>
                <c:pt idx="1995">
                  <c:v>-116.70952231057088</c:v>
                </c:pt>
                <c:pt idx="1996">
                  <c:v>-114.35320326435946</c:v>
                </c:pt>
                <c:pt idx="1997">
                  <c:v>-112.06403659907227</c:v>
                </c:pt>
                <c:pt idx="1998">
                  <c:v>-109.93148328709083</c:v>
                </c:pt>
                <c:pt idx="1999">
                  <c:v>-108.03394434134901</c:v>
                </c:pt>
                <c:pt idx="2000">
                  <c:v>-106.35529659452203</c:v>
                </c:pt>
                <c:pt idx="2001">
                  <c:v>-104.77946720263158</c:v>
                </c:pt>
                <c:pt idx="2002">
                  <c:v>-103.23370679857894</c:v>
                </c:pt>
                <c:pt idx="2003">
                  <c:v>-101.75728422260737</c:v>
                </c:pt>
                <c:pt idx="2004">
                  <c:v>-100.34415739815523</c:v>
                </c:pt>
                <c:pt idx="2005">
                  <c:v>-98.903972550192123</c:v>
                </c:pt>
                <c:pt idx="2006">
                  <c:v>-97.296867739188272</c:v>
                </c:pt>
                <c:pt idx="2007">
                  <c:v>-95.372034404404502</c:v>
                </c:pt>
                <c:pt idx="2008">
                  <c:v>-93.013665516316408</c:v>
                </c:pt>
                <c:pt idx="2009">
                  <c:v>-90.264257905990092</c:v>
                </c:pt>
                <c:pt idx="2010">
                  <c:v>-87.389628307870282</c:v>
                </c:pt>
                <c:pt idx="2011">
                  <c:v>-84.675399801712885</c:v>
                </c:pt>
                <c:pt idx="2012">
                  <c:v>-82.398594745678636</c:v>
                </c:pt>
                <c:pt idx="2013">
                  <c:v>-80.74351769076506</c:v>
                </c:pt>
                <c:pt idx="2014">
                  <c:v>-79.658587696949766</c:v>
                </c:pt>
                <c:pt idx="2015">
                  <c:v>-78.850472563010769</c:v>
                </c:pt>
                <c:pt idx="2016">
                  <c:v>-77.980898171750553</c:v>
                </c:pt>
                <c:pt idx="2017">
                  <c:v>-76.723058868315533</c:v>
                </c:pt>
                <c:pt idx="2018">
                  <c:v>-74.898912530949232</c:v>
                </c:pt>
                <c:pt idx="2019">
                  <c:v>-72.636383040330259</c:v>
                </c:pt>
                <c:pt idx="2020">
                  <c:v>-70.298965199523636</c:v>
                </c:pt>
                <c:pt idx="2021">
                  <c:v>-68.235784695533169</c:v>
                </c:pt>
                <c:pt idx="2022">
                  <c:v>-66.55788622162251</c:v>
                </c:pt>
                <c:pt idx="2023">
                  <c:v>-65.201304897190056</c:v>
                </c:pt>
                <c:pt idx="2024">
                  <c:v>-63.989125279246245</c:v>
                </c:pt>
                <c:pt idx="2025">
                  <c:v>-62.715564473661317</c:v>
                </c:pt>
                <c:pt idx="2026">
                  <c:v>-61.339155364188095</c:v>
                </c:pt>
                <c:pt idx="2027">
                  <c:v>-59.957626416904333</c:v>
                </c:pt>
                <c:pt idx="2028">
                  <c:v>-58.741759548566243</c:v>
                </c:pt>
                <c:pt idx="2029">
                  <c:v>-57.841197637594924</c:v>
                </c:pt>
                <c:pt idx="2030">
                  <c:v>-57.266376584843023</c:v>
                </c:pt>
                <c:pt idx="2031">
                  <c:v>-56.84235079314616</c:v>
                </c:pt>
                <c:pt idx="2032">
                  <c:v>-56.333762717283236</c:v>
                </c:pt>
                <c:pt idx="2033">
                  <c:v>-55.57438958293757</c:v>
                </c:pt>
                <c:pt idx="2034">
                  <c:v>-54.504839851278817</c:v>
                </c:pt>
                <c:pt idx="2035">
                  <c:v>-53.18140831425324</c:v>
                </c:pt>
                <c:pt idx="2036">
                  <c:v>-51.747107227968165</c:v>
                </c:pt>
                <c:pt idx="2037">
                  <c:v>-50.389089043408802</c:v>
                </c:pt>
                <c:pt idx="2038">
                  <c:v>-49.280216462540629</c:v>
                </c:pt>
                <c:pt idx="2039">
                  <c:v>-48.335524353289813</c:v>
                </c:pt>
                <c:pt idx="2040">
                  <c:v>-47.341171526224016</c:v>
                </c:pt>
                <c:pt idx="2041">
                  <c:v>-46.369928355699535</c:v>
                </c:pt>
                <c:pt idx="2042">
                  <c:v>-45.537086968585541</c:v>
                </c:pt>
                <c:pt idx="2043">
                  <c:v>-44.823409309213829</c:v>
                </c:pt>
                <c:pt idx="2044">
                  <c:v>-44.110876343029553</c:v>
                </c:pt>
                <c:pt idx="2045">
                  <c:v>-43.290529596168959</c:v>
                </c:pt>
                <c:pt idx="2046">
                  <c:v>-42.34284016424558</c:v>
                </c:pt>
                <c:pt idx="2047">
                  <c:v>-41.352150840960668</c:v>
                </c:pt>
                <c:pt idx="2048">
                  <c:v>-40.414158164141455</c:v>
                </c:pt>
                <c:pt idx="2049">
                  <c:v>-39.624335960858623</c:v>
                </c:pt>
                <c:pt idx="2050">
                  <c:v>-38.992195981641451</c:v>
                </c:pt>
                <c:pt idx="2051">
                  <c:v>-38.442783042008621</c:v>
                </c:pt>
                <c:pt idx="2052">
                  <c:v>-37.877976861168449</c:v>
                </c:pt>
                <c:pt idx="2053">
                  <c:v>-37.226428203945076</c:v>
                </c:pt>
                <c:pt idx="2054">
                  <c:v>-36.499091839866175</c:v>
                </c:pt>
                <c:pt idx="2055">
                  <c:v>-35.748840803068852</c:v>
                </c:pt>
                <c:pt idx="2056">
                  <c:v>-35.025718947007476</c:v>
                </c:pt>
                <c:pt idx="2057">
                  <c:v>-34.369798248067326</c:v>
                </c:pt>
                <c:pt idx="2058">
                  <c:v>-33.798628643105985</c:v>
                </c:pt>
                <c:pt idx="2059">
                  <c:v>-33.268933630243865</c:v>
                </c:pt>
                <c:pt idx="2060">
                  <c:v>-32.686587137638988</c:v>
                </c:pt>
                <c:pt idx="2061">
                  <c:v>-31.952728254886207</c:v>
                </c:pt>
                <c:pt idx="2062">
                  <c:v>-31.041701189788483</c:v>
                </c:pt>
                <c:pt idx="2063">
                  <c:v>-30.022480385992711</c:v>
                </c:pt>
                <c:pt idx="2064">
                  <c:v>-28.983392298272857</c:v>
                </c:pt>
                <c:pt idx="2065">
                  <c:v>-27.996217712307402</c:v>
                </c:pt>
                <c:pt idx="2066">
                  <c:v>-27.120038058061251</c:v>
                </c:pt>
                <c:pt idx="2067">
                  <c:v>-26.414848816900026</c:v>
                </c:pt>
                <c:pt idx="2068">
                  <c:v>-25.894873840562024</c:v>
                </c:pt>
                <c:pt idx="2069">
                  <c:v>-25.545456343750782</c:v>
                </c:pt>
                <c:pt idx="2070">
                  <c:v>-25.334475816875766</c:v>
                </c:pt>
                <c:pt idx="2071">
                  <c:v>-25.222507280538252</c:v>
                </c:pt>
                <c:pt idx="2072">
                  <c:v>-25.215705014927487</c:v>
                </c:pt>
                <c:pt idx="2073">
                  <c:v>-25.369623634628937</c:v>
                </c:pt>
                <c:pt idx="2074">
                  <c:v>-25.395292361936356</c:v>
                </c:pt>
                <c:pt idx="2075">
                  <c:v>-25.241314654697629</c:v>
                </c:pt>
                <c:pt idx="2076">
                  <c:v>-24.930944201603676</c:v>
                </c:pt>
                <c:pt idx="2077">
                  <c:v>-24.466322357571599</c:v>
                </c:pt>
                <c:pt idx="2078">
                  <c:v>-23.887970450420166</c:v>
                </c:pt>
                <c:pt idx="2079">
                  <c:v>-23.320708721411759</c:v>
                </c:pt>
                <c:pt idx="2080">
                  <c:v>-22.896088486983523</c:v>
                </c:pt>
                <c:pt idx="2081">
                  <c:v>-22.624894557243852</c:v>
                </c:pt>
                <c:pt idx="2082">
                  <c:v>-22.470547786098976</c:v>
                </c:pt>
                <c:pt idx="2083">
                  <c:v>-22.396828550376998</c:v>
                </c:pt>
                <c:pt idx="2084">
                  <c:v>-22.340183279369459</c:v>
                </c:pt>
                <c:pt idx="2085">
                  <c:v>-22.24069751378207</c:v>
                </c:pt>
                <c:pt idx="2086">
                  <c:v>-22.086857263506431</c:v>
                </c:pt>
                <c:pt idx="2087">
                  <c:v>-21.910173278236304</c:v>
                </c:pt>
                <c:pt idx="2088">
                  <c:v>-21.766017772671574</c:v>
                </c:pt>
                <c:pt idx="2089">
                  <c:v>-21.626161057218141</c:v>
                </c:pt>
                <c:pt idx="2090">
                  <c:v>-21.456594216073778</c:v>
                </c:pt>
                <c:pt idx="2091">
                  <c:v>-21.226721191752304</c:v>
                </c:pt>
                <c:pt idx="2092">
                  <c:v>-20.958425707917261</c:v>
                </c:pt>
                <c:pt idx="2093">
                  <c:v>-20.669180033758913</c:v>
                </c:pt>
                <c:pt idx="2094">
                  <c:v>-20.376051233083732</c:v>
                </c:pt>
                <c:pt idx="2095">
                  <c:v>-20.111792228422058</c:v>
                </c:pt>
                <c:pt idx="2096">
                  <c:v>-19.888775683853616</c:v>
                </c:pt>
                <c:pt idx="2097">
                  <c:v>-19.696021690176543</c:v>
                </c:pt>
                <c:pt idx="2098">
                  <c:v>-19.522241596373014</c:v>
                </c:pt>
                <c:pt idx="2099">
                  <c:v>-19.362798584445553</c:v>
                </c:pt>
                <c:pt idx="2100">
                  <c:v>-19.230723952756641</c:v>
                </c:pt>
                <c:pt idx="2101">
                  <c:v>-19.12467867370151</c:v>
                </c:pt>
                <c:pt idx="2102">
                  <c:v>-19.017344780227482</c:v>
                </c:pt>
                <c:pt idx="2103">
                  <c:v>-18.877928504622933</c:v>
                </c:pt>
                <c:pt idx="2104">
                  <c:v>-18.693482854530473</c:v>
                </c:pt>
                <c:pt idx="2105">
                  <c:v>-18.472363997439864</c:v>
                </c:pt>
                <c:pt idx="2106">
                  <c:v>-18.251764237491066</c:v>
                </c:pt>
                <c:pt idx="2107">
                  <c:v>-18.074710612741246</c:v>
                </c:pt>
                <c:pt idx="2108">
                  <c:v>-17.971579080486421</c:v>
                </c:pt>
                <c:pt idx="2109">
                  <c:v>-17.95028019887669</c:v>
                </c:pt>
                <c:pt idx="2110">
                  <c:v>-17.998086634899156</c:v>
                </c:pt>
                <c:pt idx="2111">
                  <c:v>-18.056447422201174</c:v>
                </c:pt>
                <c:pt idx="2112">
                  <c:v>-18.065597653757148</c:v>
                </c:pt>
                <c:pt idx="2113">
                  <c:v>-17.989689940682005</c:v>
                </c:pt>
                <c:pt idx="2114">
                  <c:v>-17.838520081868367</c:v>
                </c:pt>
                <c:pt idx="2115">
                  <c:v>-17.660091800231001</c:v>
                </c:pt>
                <c:pt idx="2116">
                  <c:v>-17.518471664226382</c:v>
                </c:pt>
                <c:pt idx="2117">
                  <c:v>-17.450844690941853</c:v>
                </c:pt>
                <c:pt idx="2118">
                  <c:v>-17.424584777123012</c:v>
                </c:pt>
                <c:pt idx="2119">
                  <c:v>-17.357073501580551</c:v>
                </c:pt>
                <c:pt idx="2120">
                  <c:v>-17.172908371548942</c:v>
                </c:pt>
              </c:numCache>
            </c:numRef>
          </c:val>
          <c:smooth val="0"/>
          <c:extLst>
            <c:ext xmlns:c16="http://schemas.microsoft.com/office/drawing/2014/chart" uri="{C3380CC4-5D6E-409C-BE32-E72D297353CC}">
              <c16:uniqueId val="{00000000-2B8F-410D-9B0C-D70BDE7CE73B}"/>
            </c:ext>
          </c:extLst>
        </c:ser>
        <c:ser>
          <c:idx val="1"/>
          <c:order val="1"/>
          <c:tx>
            <c:strRef>
              <c:f>Sheet1!$M$1</c:f>
              <c:strCache>
                <c:ptCount val="1"/>
                <c:pt idx="0">
                  <c:v>Gyro_Y</c:v>
                </c:pt>
              </c:strCache>
            </c:strRef>
          </c:tx>
          <c:spPr>
            <a:ln w="28575" cap="rnd">
              <a:solidFill>
                <a:schemeClr val="accent2"/>
              </a:solidFill>
              <a:round/>
            </a:ln>
            <a:effectLst/>
          </c:spPr>
          <c:marker>
            <c:symbol val="none"/>
          </c:marker>
          <c:val>
            <c:numRef>
              <c:f>Sheet1!$M$2:$M$2122</c:f>
              <c:numCache>
                <c:formatCode>General</c:formatCode>
                <c:ptCount val="2121"/>
                <c:pt idx="0">
                  <c:v>2.0636540000000002E-2</c:v>
                </c:pt>
                <c:pt idx="1">
                  <c:v>8.2632749200000008E-2</c:v>
                </c:pt>
                <c:pt idx="2">
                  <c:v>0.19976881421600001</c:v>
                </c:pt>
                <c:pt idx="3">
                  <c:v>0.36900587793167999</c:v>
                </c:pt>
                <c:pt idx="4">
                  <c:v>0.55891286037304644</c:v>
                </c:pt>
                <c:pt idx="5">
                  <c:v>0.68013992316558558</c:v>
                </c:pt>
                <c:pt idx="6">
                  <c:v>0.75753648470227375</c:v>
                </c:pt>
                <c:pt idx="7">
                  <c:v>0.91380335500822818</c:v>
                </c:pt>
                <c:pt idx="8">
                  <c:v>1.0950446879080638</c:v>
                </c:pt>
                <c:pt idx="9">
                  <c:v>1.0894639541499027</c:v>
                </c:pt>
                <c:pt idx="10">
                  <c:v>0.98887365506690472</c:v>
                </c:pt>
                <c:pt idx="11">
                  <c:v>0.9600813219655665</c:v>
                </c:pt>
                <c:pt idx="12">
                  <c:v>0.97989455552625504</c:v>
                </c:pt>
                <c:pt idx="13">
                  <c:v>0.94499342441572987</c:v>
                </c:pt>
                <c:pt idx="14">
                  <c:v>0.76241593592741519</c:v>
                </c:pt>
                <c:pt idx="15">
                  <c:v>0.43317033720886688</c:v>
                </c:pt>
                <c:pt idx="16">
                  <c:v>8.595027046468956E-2</c:v>
                </c:pt>
                <c:pt idx="17">
                  <c:v>-0.16979307494460424</c:v>
                </c:pt>
                <c:pt idx="18">
                  <c:v>-0.33745823344571213</c:v>
                </c:pt>
                <c:pt idx="19">
                  <c:v>-0.55351108877679789</c:v>
                </c:pt>
                <c:pt idx="20">
                  <c:v>-0.85547286700126191</c:v>
                </c:pt>
                <c:pt idx="21">
                  <c:v>-1.1339827096612365</c:v>
                </c:pt>
                <c:pt idx="22">
                  <c:v>-1.2842397754680119</c:v>
                </c:pt>
                <c:pt idx="23">
                  <c:v>-1.2841257599586517</c:v>
                </c:pt>
                <c:pt idx="24">
                  <c:v>-1.2943541447594789</c:v>
                </c:pt>
                <c:pt idx="25">
                  <c:v>-1.5192878218642893</c:v>
                </c:pt>
                <c:pt idx="26">
                  <c:v>-1.8056144654270037</c:v>
                </c:pt>
                <c:pt idx="27">
                  <c:v>-2.0362961161184638</c:v>
                </c:pt>
                <c:pt idx="28">
                  <c:v>-2.1707927537960945</c:v>
                </c:pt>
                <c:pt idx="29">
                  <c:v>-2.1320336587201725</c:v>
                </c:pt>
                <c:pt idx="30">
                  <c:v>-1.898640305545769</c:v>
                </c:pt>
                <c:pt idx="31">
                  <c:v>-1.5696991394348536</c:v>
                </c:pt>
                <c:pt idx="32">
                  <c:v>-1.4731479566461563</c:v>
                </c:pt>
                <c:pt idx="33">
                  <c:v>-1.7227603975132333</c:v>
                </c:pt>
                <c:pt idx="34">
                  <c:v>-2.2751254895629689</c:v>
                </c:pt>
                <c:pt idx="35">
                  <c:v>-3.1515205597717095</c:v>
                </c:pt>
                <c:pt idx="36">
                  <c:v>-4.3156761485762756</c:v>
                </c:pt>
                <c:pt idx="37">
                  <c:v>-5.5495997456047501</c:v>
                </c:pt>
                <c:pt idx="38">
                  <c:v>-6.6747168506926551</c:v>
                </c:pt>
                <c:pt idx="39">
                  <c:v>-7.4845120336788025</c:v>
                </c:pt>
                <c:pt idx="40">
                  <c:v>-7.7779721330052265</c:v>
                </c:pt>
                <c:pt idx="41">
                  <c:v>-7.7079502103451221</c:v>
                </c:pt>
                <c:pt idx="42">
                  <c:v>-7.4398050861382199</c:v>
                </c:pt>
                <c:pt idx="43">
                  <c:v>-7.1699786844154554</c:v>
                </c:pt>
                <c:pt idx="44">
                  <c:v>-7.018806150727146</c:v>
                </c:pt>
                <c:pt idx="45">
                  <c:v>-7.0206035677126026</c:v>
                </c:pt>
                <c:pt idx="46">
                  <c:v>-7.1696625763583501</c:v>
                </c:pt>
                <c:pt idx="47">
                  <c:v>-7.606487304831183</c:v>
                </c:pt>
                <c:pt idx="48">
                  <c:v>-8.3830109187345592</c:v>
                </c:pt>
                <c:pt idx="49">
                  <c:v>-9.5046901803598676</c:v>
                </c:pt>
                <c:pt idx="50">
                  <c:v>-10.963519996752671</c:v>
                </c:pt>
                <c:pt idx="51">
                  <c:v>-12.630578156817617</c:v>
                </c:pt>
                <c:pt idx="52">
                  <c:v>-14.647449473681263</c:v>
                </c:pt>
                <c:pt idx="53">
                  <c:v>-17.040602444207639</c:v>
                </c:pt>
                <c:pt idx="54">
                  <c:v>-19.785385655323484</c:v>
                </c:pt>
                <c:pt idx="55">
                  <c:v>-22.905079922217016</c:v>
                </c:pt>
                <c:pt idx="56">
                  <c:v>-26.403739383772677</c:v>
                </c:pt>
                <c:pt idx="57">
                  <c:v>-30.070960576097225</c:v>
                </c:pt>
                <c:pt idx="58">
                  <c:v>-33.650911664575275</c:v>
                </c:pt>
                <c:pt idx="59">
                  <c:v>-37.100025531283762</c:v>
                </c:pt>
                <c:pt idx="60">
                  <c:v>-40.477379620658084</c:v>
                </c:pt>
                <c:pt idx="61">
                  <c:v>-43.891444688244917</c:v>
                </c:pt>
                <c:pt idx="62">
                  <c:v>-47.210565314480014</c:v>
                </c:pt>
                <c:pt idx="63">
                  <c:v>-50.474291908190409</c:v>
                </c:pt>
                <c:pt idx="64">
                  <c:v>-53.835712330026595</c:v>
                </c:pt>
                <c:pt idx="65">
                  <c:v>-57.389267863426063</c:v>
                </c:pt>
                <c:pt idx="66">
                  <c:v>-60.938122866157542</c:v>
                </c:pt>
                <c:pt idx="67">
                  <c:v>-64.361942168834389</c:v>
                </c:pt>
                <c:pt idx="68">
                  <c:v>-67.385795285457704</c:v>
                </c:pt>
                <c:pt idx="69">
                  <c:v>-70.03830903974854</c:v>
                </c:pt>
                <c:pt idx="70">
                  <c:v>-72.536816398953562</c:v>
                </c:pt>
                <c:pt idx="71">
                  <c:v>-74.974054870974498</c:v>
                </c:pt>
                <c:pt idx="72">
                  <c:v>-77.652955393555004</c:v>
                </c:pt>
                <c:pt idx="73">
                  <c:v>-80.881824165683895</c:v>
                </c:pt>
                <c:pt idx="74">
                  <c:v>-84.679078022370206</c:v>
                </c:pt>
                <c:pt idx="75">
                  <c:v>-88.938702901922809</c:v>
                </c:pt>
                <c:pt idx="76">
                  <c:v>-93.02083984388436</c:v>
                </c:pt>
                <c:pt idx="77">
                  <c:v>-96.492785407006664</c:v>
                </c:pt>
                <c:pt idx="78">
                  <c:v>-99.26826691886653</c:v>
                </c:pt>
                <c:pt idx="79">
                  <c:v>-101.4205877804892</c:v>
                </c:pt>
                <c:pt idx="80">
                  <c:v>-103.47515894487941</c:v>
                </c:pt>
                <c:pt idx="81">
                  <c:v>-105.84239230598183</c:v>
                </c:pt>
                <c:pt idx="82">
                  <c:v>-108.74602995986218</c:v>
                </c:pt>
                <c:pt idx="83">
                  <c:v>-112.07378170066494</c:v>
                </c:pt>
                <c:pt idx="84">
                  <c:v>-115.78948012665163</c:v>
                </c:pt>
                <c:pt idx="85">
                  <c:v>-119.85802302411859</c:v>
                </c:pt>
                <c:pt idx="86">
                  <c:v>-124.17116286363623</c:v>
                </c:pt>
                <c:pt idx="87">
                  <c:v>-128.59967528636349</c:v>
                </c:pt>
                <c:pt idx="88">
                  <c:v>-132.95066040063622</c:v>
                </c:pt>
                <c:pt idx="89">
                  <c:v>-136.99627861262348</c:v>
                </c:pt>
                <c:pt idx="90">
                  <c:v>-140.52885734037105</c:v>
                </c:pt>
                <c:pt idx="91">
                  <c:v>-143.64206739356362</c:v>
                </c:pt>
                <c:pt idx="92">
                  <c:v>-146.54543578569235</c:v>
                </c:pt>
                <c:pt idx="93">
                  <c:v>-149.30063828997854</c:v>
                </c:pt>
                <c:pt idx="94">
                  <c:v>-151.92367202417896</c:v>
                </c:pt>
                <c:pt idx="95">
                  <c:v>-154.38993146369535</c:v>
                </c:pt>
                <c:pt idx="96">
                  <c:v>-156.63646927442144</c:v>
                </c:pt>
                <c:pt idx="97">
                  <c:v>-158.604574668933</c:v>
                </c:pt>
                <c:pt idx="98">
                  <c:v>-160.27583717555433</c:v>
                </c:pt>
                <c:pt idx="99">
                  <c:v>-161.75487369204325</c:v>
                </c:pt>
                <c:pt idx="100">
                  <c:v>-163.44164335820238</c:v>
                </c:pt>
                <c:pt idx="101">
                  <c:v>-165.39340335103833</c:v>
                </c:pt>
                <c:pt idx="102">
                  <c:v>-167.23346946401756</c:v>
                </c:pt>
                <c:pt idx="103">
                  <c:v>-168.59541265473723</c:v>
                </c:pt>
                <c:pt idx="104">
                  <c:v>-169.32719884164246</c:v>
                </c:pt>
                <c:pt idx="105">
                  <c:v>-169.57479786480963</c:v>
                </c:pt>
                <c:pt idx="106">
                  <c:v>-169.52118442751342</c:v>
                </c:pt>
                <c:pt idx="107">
                  <c:v>-169.64507243896315</c:v>
                </c:pt>
                <c:pt idx="108">
                  <c:v>-170.24018827018389</c:v>
                </c:pt>
                <c:pt idx="109">
                  <c:v>-171.22846640478022</c:v>
                </c:pt>
                <c:pt idx="110">
                  <c:v>-172.49316033668458</c:v>
                </c:pt>
                <c:pt idx="111">
                  <c:v>-173.78919530995086</c:v>
                </c:pt>
                <c:pt idx="112">
                  <c:v>-174.72866192375184</c:v>
                </c:pt>
                <c:pt idx="113">
                  <c:v>-175.0381419052768</c:v>
                </c:pt>
                <c:pt idx="114">
                  <c:v>-174.64187428717125</c:v>
                </c:pt>
                <c:pt idx="115">
                  <c:v>-173.57368676142781</c:v>
                </c:pt>
                <c:pt idx="116">
                  <c:v>-171.99044088619925</c:v>
                </c:pt>
                <c:pt idx="117">
                  <c:v>-170.38797154847524</c:v>
                </c:pt>
                <c:pt idx="118">
                  <c:v>-169.24043343750574</c:v>
                </c:pt>
                <c:pt idx="119">
                  <c:v>-168.50204178875563</c:v>
                </c:pt>
                <c:pt idx="120">
                  <c:v>-167.84976153298049</c:v>
                </c:pt>
                <c:pt idx="121">
                  <c:v>-167.05903656232087</c:v>
                </c:pt>
                <c:pt idx="122">
                  <c:v>-165.90767135107444</c:v>
                </c:pt>
                <c:pt idx="123">
                  <c:v>-164.31964640405295</c:v>
                </c:pt>
                <c:pt idx="124">
                  <c:v>-162.50178223597186</c:v>
                </c:pt>
                <c:pt idx="125">
                  <c:v>-160.82657695125241</c:v>
                </c:pt>
                <c:pt idx="126">
                  <c:v>-159.58749969222737</c:v>
                </c:pt>
                <c:pt idx="127">
                  <c:v>-158.77000191838283</c:v>
                </c:pt>
                <c:pt idx="128">
                  <c:v>-158.17792034001519</c:v>
                </c:pt>
                <c:pt idx="129">
                  <c:v>-157.44444631321485</c:v>
                </c:pt>
                <c:pt idx="130">
                  <c:v>-156.35726352695056</c:v>
                </c:pt>
                <c:pt idx="131">
                  <c:v>-154.83505741641153</c:v>
                </c:pt>
                <c:pt idx="132">
                  <c:v>-152.86691430808332</c:v>
                </c:pt>
                <c:pt idx="133">
                  <c:v>-150.49203118192167</c:v>
                </c:pt>
                <c:pt idx="134">
                  <c:v>-147.86773839828325</c:v>
                </c:pt>
                <c:pt idx="135">
                  <c:v>-145.34750285031757</c:v>
                </c:pt>
                <c:pt idx="136">
                  <c:v>-143.27383217331123</c:v>
                </c:pt>
                <c:pt idx="137">
                  <c:v>-141.55689546984499</c:v>
                </c:pt>
                <c:pt idx="138">
                  <c:v>-139.88472268044811</c:v>
                </c:pt>
                <c:pt idx="139">
                  <c:v>-137.90753670683912</c:v>
                </c:pt>
                <c:pt idx="140">
                  <c:v>-135.35744031270232</c:v>
                </c:pt>
                <c:pt idx="141">
                  <c:v>-132.18718116644831</c:v>
                </c:pt>
                <c:pt idx="142">
                  <c:v>-128.78391318311935</c:v>
                </c:pt>
                <c:pt idx="143">
                  <c:v>-125.58391479945695</c:v>
                </c:pt>
                <c:pt idx="144">
                  <c:v>-122.7436939434678</c:v>
                </c:pt>
                <c:pt idx="145">
                  <c:v>-120.10113414459845</c:v>
                </c:pt>
                <c:pt idx="146">
                  <c:v>-117.39022610170649</c:v>
                </c:pt>
                <c:pt idx="147">
                  <c:v>-114.38287543967236</c:v>
                </c:pt>
                <c:pt idx="148">
                  <c:v>-110.91192841087891</c:v>
                </c:pt>
                <c:pt idx="149">
                  <c:v>-107.06358006266134</c:v>
                </c:pt>
                <c:pt idx="150">
                  <c:v>-103.1017625014081</c:v>
                </c:pt>
                <c:pt idx="151">
                  <c:v>-99.333922551379928</c:v>
                </c:pt>
                <c:pt idx="152">
                  <c:v>-95.988139640352315</c:v>
                </c:pt>
                <c:pt idx="153">
                  <c:v>-93.093899127545271</c:v>
                </c:pt>
                <c:pt idx="154">
                  <c:v>-90.418117164994371</c:v>
                </c:pt>
                <c:pt idx="155">
                  <c:v>-87.585148841694476</c:v>
                </c:pt>
                <c:pt idx="156">
                  <c:v>-84.348998924860595</c:v>
                </c:pt>
                <c:pt idx="157">
                  <c:v>-80.800479146363386</c:v>
                </c:pt>
                <c:pt idx="158">
                  <c:v>-77.103070283436111</c:v>
                </c:pt>
                <c:pt idx="159">
                  <c:v>-73.490728697767381</c:v>
                </c:pt>
                <c:pt idx="160">
                  <c:v>-70.16221544381203</c:v>
                </c:pt>
                <c:pt idx="161">
                  <c:v>-67.170860034935785</c:v>
                </c:pt>
                <c:pt idx="162">
                  <c:v>-64.428304174237056</c:v>
                </c:pt>
                <c:pt idx="163">
                  <c:v>-61.771917390752314</c:v>
                </c:pt>
                <c:pt idx="164">
                  <c:v>-58.965407902937258</c:v>
                </c:pt>
                <c:pt idx="165">
                  <c:v>-55.895558284878511</c:v>
                </c:pt>
                <c:pt idx="166">
                  <c:v>-52.548074679180942</c:v>
                </c:pt>
                <c:pt idx="167">
                  <c:v>-49.041206485597321</c:v>
                </c:pt>
                <c:pt idx="168">
                  <c:v>-45.639921895885379</c:v>
                </c:pt>
                <c:pt idx="169">
                  <c:v>-42.668906977967673</c:v>
                </c:pt>
                <c:pt idx="170">
                  <c:v>-40.175950858408314</c:v>
                </c:pt>
                <c:pt idx="171">
                  <c:v>-37.81217132124015</c:v>
                </c:pt>
                <c:pt idx="172">
                  <c:v>-35.239359474815352</c:v>
                </c:pt>
                <c:pt idx="173">
                  <c:v>-32.443639725319038</c:v>
                </c:pt>
                <c:pt idx="174">
                  <c:v>-29.547808450812656</c:v>
                </c:pt>
                <c:pt idx="175">
                  <c:v>-26.854980161796401</c:v>
                </c:pt>
                <c:pt idx="176">
                  <c:v>-24.455271238560474</c:v>
                </c:pt>
                <c:pt idx="177">
                  <c:v>-22.050553353789265</c:v>
                </c:pt>
                <c:pt idx="178">
                  <c:v>-19.695748766713482</c:v>
                </c:pt>
                <c:pt idx="179">
                  <c:v>-17.594521011379211</c:v>
                </c:pt>
                <c:pt idx="180">
                  <c:v>-15.747686771151626</c:v>
                </c:pt>
                <c:pt idx="181">
                  <c:v>-14.032480155728594</c:v>
                </c:pt>
                <c:pt idx="182">
                  <c:v>-12.469113392614021</c:v>
                </c:pt>
                <c:pt idx="183">
                  <c:v>-11.146246024761739</c:v>
                </c:pt>
                <c:pt idx="184">
                  <c:v>-9.9870516042665045</c:v>
                </c:pt>
                <c:pt idx="185">
                  <c:v>-8.7991770121811737</c:v>
                </c:pt>
                <c:pt idx="186">
                  <c:v>-7.5580070319375503</c:v>
                </c:pt>
                <c:pt idx="187">
                  <c:v>-6.360583651298799</c:v>
                </c:pt>
                <c:pt idx="188">
                  <c:v>-5.3082417782728228</c:v>
                </c:pt>
                <c:pt idx="189">
                  <c:v>-4.5202366427073661</c:v>
                </c:pt>
                <c:pt idx="190">
                  <c:v>-4.115900969853219</c:v>
                </c:pt>
                <c:pt idx="191">
                  <c:v>-4.038684750456154</c:v>
                </c:pt>
                <c:pt idx="192">
                  <c:v>-4.2056677754470311</c:v>
                </c:pt>
                <c:pt idx="193">
                  <c:v>-4.5603899599380906</c:v>
                </c:pt>
                <c:pt idx="194">
                  <c:v>-5.0886385207393294</c:v>
                </c:pt>
                <c:pt idx="195">
                  <c:v>-5.7387804503245423</c:v>
                </c:pt>
                <c:pt idx="196">
                  <c:v>-6.3994790813180513</c:v>
                </c:pt>
                <c:pt idx="197">
                  <c:v>-6.9857018996916898</c:v>
                </c:pt>
                <c:pt idx="198">
                  <c:v>-7.5066642416978562</c:v>
                </c:pt>
                <c:pt idx="199">
                  <c:v>-7.9820179768638981</c:v>
                </c:pt>
                <c:pt idx="200">
                  <c:v>-8.4889691973266199</c:v>
                </c:pt>
                <c:pt idx="201">
                  <c:v>-9.0552541333800871</c:v>
                </c:pt>
                <c:pt idx="202">
                  <c:v>-9.7332877107124851</c:v>
                </c:pt>
                <c:pt idx="203">
                  <c:v>-10.577244596498234</c:v>
                </c:pt>
                <c:pt idx="204">
                  <c:v>-11.606079704568268</c:v>
                </c:pt>
                <c:pt idx="205">
                  <c:v>-12.765556990476901</c:v>
                </c:pt>
                <c:pt idx="206">
                  <c:v>-13.911801610667363</c:v>
                </c:pt>
                <c:pt idx="207">
                  <c:v>-14.949395518454015</c:v>
                </c:pt>
                <c:pt idx="208">
                  <c:v>-15.914687768084933</c:v>
                </c:pt>
                <c:pt idx="209">
                  <c:v>-16.945915912723233</c:v>
                </c:pt>
                <c:pt idx="210">
                  <c:v>-18.050063314468773</c:v>
                </c:pt>
                <c:pt idx="211">
                  <c:v>-19.177790248179395</c:v>
                </c:pt>
                <c:pt idx="212">
                  <c:v>-20.407385963215805</c:v>
                </c:pt>
                <c:pt idx="213">
                  <c:v>-21.760285403951489</c:v>
                </c:pt>
                <c:pt idx="214">
                  <c:v>-23.20792567587246</c:v>
                </c:pt>
                <c:pt idx="215">
                  <c:v>-24.654809442355013</c:v>
                </c:pt>
                <c:pt idx="216">
                  <c:v>-26.033200553507914</c:v>
                </c:pt>
                <c:pt idx="217">
                  <c:v>-27.246923682437757</c:v>
                </c:pt>
                <c:pt idx="218">
                  <c:v>-28.069435868789004</c:v>
                </c:pt>
                <c:pt idx="219">
                  <c:v>-28.371168671413223</c:v>
                </c:pt>
                <c:pt idx="220">
                  <c:v>-28.306912977984958</c:v>
                </c:pt>
                <c:pt idx="221">
                  <c:v>-28.218189598425258</c:v>
                </c:pt>
                <c:pt idx="222">
                  <c:v>-28.620831706456752</c:v>
                </c:pt>
                <c:pt idx="223">
                  <c:v>-30.023578072327613</c:v>
                </c:pt>
                <c:pt idx="224">
                  <c:v>-32.35021649088106</c:v>
                </c:pt>
                <c:pt idx="225">
                  <c:v>-34.924266941063436</c:v>
                </c:pt>
                <c:pt idx="226">
                  <c:v>-37.02491388224216</c:v>
                </c:pt>
                <c:pt idx="227">
                  <c:v>-38.120882624597314</c:v>
                </c:pt>
                <c:pt idx="228">
                  <c:v>-38.069789272105368</c:v>
                </c:pt>
                <c:pt idx="229">
                  <c:v>-37.179679886663259</c:v>
                </c:pt>
                <c:pt idx="230">
                  <c:v>-36.275562688929995</c:v>
                </c:pt>
                <c:pt idx="231">
                  <c:v>-35.943207175151393</c:v>
                </c:pt>
                <c:pt idx="232">
                  <c:v>-36.135399431648366</c:v>
                </c:pt>
                <c:pt idx="233">
                  <c:v>-36.289786803015396</c:v>
                </c:pt>
                <c:pt idx="234">
                  <c:v>-35.690567726955088</c:v>
                </c:pt>
                <c:pt idx="235">
                  <c:v>-34.078361592415988</c:v>
                </c:pt>
                <c:pt idx="236">
                  <c:v>-31.717061300567671</c:v>
                </c:pt>
                <c:pt idx="237">
                  <c:v>-29.301799034556318</c:v>
                </c:pt>
                <c:pt idx="238">
                  <c:v>-27.550847933865192</c:v>
                </c:pt>
                <c:pt idx="239">
                  <c:v>-26.927666775187888</c:v>
                </c:pt>
                <c:pt idx="240">
                  <c:v>-27.297283019684127</c:v>
                </c:pt>
                <c:pt idx="241">
                  <c:v>-28.011199579290444</c:v>
                </c:pt>
                <c:pt idx="242">
                  <c:v>-28.412591147704635</c:v>
                </c:pt>
                <c:pt idx="243">
                  <c:v>-28.208610084750543</c:v>
                </c:pt>
                <c:pt idx="244">
                  <c:v>-27.538754683055533</c:v>
                </c:pt>
                <c:pt idx="245">
                  <c:v>-26.753544609394421</c:v>
                </c:pt>
                <c:pt idx="246">
                  <c:v>-26.202375517206534</c:v>
                </c:pt>
                <c:pt idx="247">
                  <c:v>-25.8815773468624</c:v>
                </c:pt>
                <c:pt idx="248">
                  <c:v>-25.55033991992515</c:v>
                </c:pt>
                <c:pt idx="249">
                  <c:v>-25.051509001526647</c:v>
                </c:pt>
                <c:pt idx="250">
                  <c:v>-24.340746861496115</c:v>
                </c:pt>
                <c:pt idx="251">
                  <c:v>-23.470500604266192</c:v>
                </c:pt>
                <c:pt idx="252">
                  <c:v>-22.587917892180865</c:v>
                </c:pt>
                <c:pt idx="253">
                  <c:v>-21.793348134337247</c:v>
                </c:pt>
                <c:pt idx="254">
                  <c:v>-21.043492631650501</c:v>
                </c:pt>
                <c:pt idx="255">
                  <c:v>-20.211351819017491</c:v>
                </c:pt>
                <c:pt idx="256">
                  <c:v>-19.225109502637142</c:v>
                </c:pt>
                <c:pt idx="257">
                  <c:v>-18.035697592584398</c:v>
                </c:pt>
                <c:pt idx="258">
                  <c:v>-16.646584480732709</c:v>
                </c:pt>
                <c:pt idx="259">
                  <c:v>-15.126917691118056</c:v>
                </c:pt>
                <c:pt idx="260">
                  <c:v>-13.655690717295695</c:v>
                </c:pt>
                <c:pt idx="261">
                  <c:v>-12.326820782949779</c:v>
                </c:pt>
                <c:pt idx="262">
                  <c:v>-11.057585427290784</c:v>
                </c:pt>
                <c:pt idx="263">
                  <c:v>-9.7691235987449669</c:v>
                </c:pt>
                <c:pt idx="264">
                  <c:v>-8.3317562267700662</c:v>
                </c:pt>
                <c:pt idx="265">
                  <c:v>-6.6389304022346654</c:v>
                </c:pt>
                <c:pt idx="266">
                  <c:v>-4.6839641541899724</c:v>
                </c:pt>
                <c:pt idx="267">
                  <c:v>-2.5414747111061731</c:v>
                </c:pt>
                <c:pt idx="268">
                  <c:v>-0.37871361688404959</c:v>
                </c:pt>
                <c:pt idx="269">
                  <c:v>1.6801910754536316</c:v>
                </c:pt>
                <c:pt idx="270">
                  <c:v>3.5944544939445588</c:v>
                </c:pt>
                <c:pt idx="271">
                  <c:v>5.3574217040656675</c:v>
                </c:pt>
                <c:pt idx="272">
                  <c:v>6.8963676899843538</c:v>
                </c:pt>
                <c:pt idx="273">
                  <c:v>8.1960638761846649</c:v>
                </c:pt>
                <c:pt idx="274">
                  <c:v>9.4458577786609705</c:v>
                </c:pt>
                <c:pt idx="275">
                  <c:v>10.803766803087752</c:v>
                </c:pt>
                <c:pt idx="276">
                  <c:v>12.396051087025997</c:v>
                </c:pt>
                <c:pt idx="277">
                  <c:v>14.294402945285476</c:v>
                </c:pt>
                <c:pt idx="278">
                  <c:v>16.295977106379762</c:v>
                </c:pt>
                <c:pt idx="279">
                  <c:v>17.973900044252165</c:v>
                </c:pt>
                <c:pt idx="280">
                  <c:v>19.159651103367121</c:v>
                </c:pt>
                <c:pt idx="281">
                  <c:v>20.131380981299777</c:v>
                </c:pt>
                <c:pt idx="282">
                  <c:v>21.256249221673784</c:v>
                </c:pt>
                <c:pt idx="283">
                  <c:v>22.698574557240306</c:v>
                </c:pt>
                <c:pt idx="284">
                  <c:v>24.262359186095502</c:v>
                </c:pt>
                <c:pt idx="285">
                  <c:v>25.53444104237359</c:v>
                </c:pt>
                <c:pt idx="286">
                  <c:v>26.47254116152612</c:v>
                </c:pt>
                <c:pt idx="287">
                  <c:v>27.198954278295599</c:v>
                </c:pt>
                <c:pt idx="288">
                  <c:v>27.801132272729685</c:v>
                </c:pt>
                <c:pt idx="289">
                  <c:v>28.355023147275087</c:v>
                </c:pt>
                <c:pt idx="290">
                  <c:v>28.845998944329587</c:v>
                </c:pt>
                <c:pt idx="291">
                  <c:v>29.094315425442996</c:v>
                </c:pt>
                <c:pt idx="292">
                  <c:v>28.940775836934133</c:v>
                </c:pt>
                <c:pt idx="293">
                  <c:v>28.541557700195447</c:v>
                </c:pt>
                <c:pt idx="294">
                  <c:v>28.105856846191539</c:v>
                </c:pt>
                <c:pt idx="295">
                  <c:v>27.825126709267707</c:v>
                </c:pt>
                <c:pt idx="296">
                  <c:v>27.665715575082352</c:v>
                </c:pt>
                <c:pt idx="297">
                  <c:v>27.403552563580703</c:v>
                </c:pt>
                <c:pt idx="298">
                  <c:v>26.878507772309092</c:v>
                </c:pt>
                <c:pt idx="299">
                  <c:v>26.031790536862911</c:v>
                </c:pt>
                <c:pt idx="300">
                  <c:v>24.841466726125653</c:v>
                </c:pt>
                <c:pt idx="301">
                  <c:v>23.310218011603141</c:v>
                </c:pt>
                <c:pt idx="302">
                  <c:v>21.58386851137108</c:v>
                </c:pt>
                <c:pt idx="303">
                  <c:v>19.807266121143659</c:v>
                </c:pt>
                <c:pt idx="304">
                  <c:v>18.232745358720784</c:v>
                </c:pt>
                <c:pt idx="305">
                  <c:v>17.074022131546368</c:v>
                </c:pt>
                <c:pt idx="306">
                  <c:v>16.191714468915439</c:v>
                </c:pt>
                <c:pt idx="307">
                  <c:v>15.403126099537129</c:v>
                </c:pt>
                <c:pt idx="308">
                  <c:v>14.633805477546387</c:v>
                </c:pt>
                <c:pt idx="309">
                  <c:v>13.871565167995458</c:v>
                </c:pt>
                <c:pt idx="310">
                  <c:v>13.009153564635549</c:v>
                </c:pt>
                <c:pt idx="311">
                  <c:v>11.951894953342837</c:v>
                </c:pt>
                <c:pt idx="312">
                  <c:v>10.650450814275981</c:v>
                </c:pt>
                <c:pt idx="313">
                  <c:v>9.0944284779904621</c:v>
                </c:pt>
                <c:pt idx="314">
                  <c:v>7.2279816084306532</c:v>
                </c:pt>
                <c:pt idx="315">
                  <c:v>5.0642249562620396</c:v>
                </c:pt>
                <c:pt idx="316">
                  <c:v>2.6548181371367989</c:v>
                </c:pt>
                <c:pt idx="317">
                  <c:v>0.10986829439406313</c:v>
                </c:pt>
                <c:pt idx="318">
                  <c:v>-2.3597675514938183</c:v>
                </c:pt>
                <c:pt idx="319">
                  <c:v>-4.614243840463943</c:v>
                </c:pt>
                <c:pt idx="320">
                  <c:v>-6.5297552036546644</c:v>
                </c:pt>
                <c:pt idx="321">
                  <c:v>-8.1142918195815703</c:v>
                </c:pt>
                <c:pt idx="322">
                  <c:v>-9.8321130031899369</c:v>
                </c:pt>
                <c:pt idx="323">
                  <c:v>-12.308077623126138</c:v>
                </c:pt>
                <c:pt idx="324">
                  <c:v>-15.613391230663616</c:v>
                </c:pt>
                <c:pt idx="325">
                  <c:v>-19.256161106050346</c:v>
                </c:pt>
                <c:pt idx="326">
                  <c:v>-22.34099668392934</c:v>
                </c:pt>
                <c:pt idx="327">
                  <c:v>-23.900359410250754</c:v>
                </c:pt>
                <c:pt idx="328">
                  <c:v>-23.55977582204574</c:v>
                </c:pt>
                <c:pt idx="329">
                  <c:v>-21.645548625604825</c:v>
                </c:pt>
                <c:pt idx="330">
                  <c:v>-19.255867533092726</c:v>
                </c:pt>
                <c:pt idx="331">
                  <c:v>-17.893745882430867</c:v>
                </c:pt>
                <c:pt idx="332">
                  <c:v>-18.287554284782249</c:v>
                </c:pt>
                <c:pt idx="333">
                  <c:v>-19.735895739086601</c:v>
                </c:pt>
                <c:pt idx="334">
                  <c:v>-21.149130184304866</c:v>
                </c:pt>
                <c:pt idx="335">
                  <c:v>-21.903776200618768</c:v>
                </c:pt>
                <c:pt idx="336">
                  <c:v>-21.980348796606396</c:v>
                </c:pt>
                <c:pt idx="337">
                  <c:v>-21.276425180674266</c:v>
                </c:pt>
                <c:pt idx="338">
                  <c:v>-19.619338857060782</c:v>
                </c:pt>
                <c:pt idx="339">
                  <c:v>-17.653678599919566</c:v>
                </c:pt>
                <c:pt idx="340">
                  <c:v>-16.027129267921175</c:v>
                </c:pt>
                <c:pt idx="341">
                  <c:v>-15.050562702562752</c:v>
                </c:pt>
                <c:pt idx="342">
                  <c:v>-14.701355388511496</c:v>
                </c:pt>
                <c:pt idx="343">
                  <c:v>-14.591073720741266</c:v>
                </c:pt>
                <c:pt idx="344">
                  <c:v>-14.174635666326441</c:v>
                </c:pt>
                <c:pt idx="345">
                  <c:v>-13.185637672999913</c:v>
                </c:pt>
                <c:pt idx="346">
                  <c:v>-11.773604599539917</c:v>
                </c:pt>
                <c:pt idx="347">
                  <c:v>-10.292781867549119</c:v>
                </c:pt>
                <c:pt idx="348">
                  <c:v>-9.1033995501981355</c:v>
                </c:pt>
                <c:pt idx="349">
                  <c:v>-8.3532748791941724</c:v>
                </c:pt>
                <c:pt idx="350">
                  <c:v>-7.9833462216102893</c:v>
                </c:pt>
                <c:pt idx="351">
                  <c:v>-7.9292080971780843</c:v>
                </c:pt>
                <c:pt idx="352">
                  <c:v>-8.1189223752345221</c:v>
                </c:pt>
                <c:pt idx="353">
                  <c:v>-8.4176364677298299</c:v>
                </c:pt>
                <c:pt idx="354">
                  <c:v>-8.7918465983752334</c:v>
                </c:pt>
                <c:pt idx="355">
                  <c:v>-9.1195556464077274</c:v>
                </c:pt>
                <c:pt idx="356">
                  <c:v>-9.3011246134795726</c:v>
                </c:pt>
                <c:pt idx="357">
                  <c:v>-9.3192223012099813</c:v>
                </c:pt>
                <c:pt idx="358">
                  <c:v>-9.1823116151857818</c:v>
                </c:pt>
                <c:pt idx="359">
                  <c:v>-9.0760463828820672</c:v>
                </c:pt>
                <c:pt idx="360">
                  <c:v>-9.1193906152244253</c:v>
                </c:pt>
                <c:pt idx="361">
                  <c:v>-9.3290431429199359</c:v>
                </c:pt>
                <c:pt idx="362">
                  <c:v>-9.6273460400615356</c:v>
                </c:pt>
                <c:pt idx="363">
                  <c:v>-9.8594353792603027</c:v>
                </c:pt>
                <c:pt idx="364">
                  <c:v>-9.8787925916750972</c:v>
                </c:pt>
                <c:pt idx="365">
                  <c:v>-9.5101643798415942</c:v>
                </c:pt>
                <c:pt idx="366">
                  <c:v>-8.6349061522447617</c:v>
                </c:pt>
                <c:pt idx="367">
                  <c:v>-7.3345152691998665</c:v>
                </c:pt>
                <c:pt idx="368">
                  <c:v>-5.7150466238158693</c:v>
                </c:pt>
                <c:pt idx="369">
                  <c:v>-3.9208279713395515</c:v>
                </c:pt>
                <c:pt idx="370">
                  <c:v>-2.20719101191276</c:v>
                </c:pt>
                <c:pt idx="371">
                  <c:v>-0.67180285167450482</c:v>
                </c:pt>
                <c:pt idx="372">
                  <c:v>0.81610720535898529</c:v>
                </c:pt>
                <c:pt idx="373">
                  <c:v>2.4858356012518055</c:v>
                </c:pt>
                <c:pt idx="374">
                  <c:v>4.4735838092267697</c:v>
                </c:pt>
                <c:pt idx="375">
                  <c:v>6.8682827530422355</c:v>
                </c:pt>
                <c:pt idx="376">
                  <c:v>9.560913457981389</c:v>
                </c:pt>
                <c:pt idx="377">
                  <c:v>12.36206512882176</c:v>
                </c:pt>
                <c:pt idx="378">
                  <c:v>15.274109226245326</c:v>
                </c:pt>
                <c:pt idx="379">
                  <c:v>18.26767118172042</c:v>
                </c:pt>
                <c:pt idx="380">
                  <c:v>21.365289118086007</c:v>
                </c:pt>
                <c:pt idx="381">
                  <c:v>24.466811295724288</c:v>
                </c:pt>
                <c:pt idx="382">
                  <c:v>27.286603509809801</c:v>
                </c:pt>
                <c:pt idx="383">
                  <c:v>29.495801659613605</c:v>
                </c:pt>
                <c:pt idx="384">
                  <c:v>31.206674686421334</c:v>
                </c:pt>
                <c:pt idx="385">
                  <c:v>32.766967092692909</c:v>
                </c:pt>
                <c:pt idx="386">
                  <c:v>34.609415310839047</c:v>
                </c:pt>
                <c:pt idx="387">
                  <c:v>37.016044904622269</c:v>
                </c:pt>
                <c:pt idx="388">
                  <c:v>39.856316966529825</c:v>
                </c:pt>
                <c:pt idx="389">
                  <c:v>42.712750707199227</c:v>
                </c:pt>
                <c:pt idx="390">
                  <c:v>44.98408549305524</c:v>
                </c:pt>
                <c:pt idx="391">
                  <c:v>46.314434303194133</c:v>
                </c:pt>
                <c:pt idx="392">
                  <c:v>46.802833797130255</c:v>
                </c:pt>
                <c:pt idx="393">
                  <c:v>46.67848960118765</c:v>
                </c:pt>
                <c:pt idx="394">
                  <c:v>46.15522076916389</c:v>
                </c:pt>
                <c:pt idx="395">
                  <c:v>45.29539867378061</c:v>
                </c:pt>
                <c:pt idx="396">
                  <c:v>44.110150760304997</c:v>
                </c:pt>
                <c:pt idx="397">
                  <c:v>42.583475825098894</c:v>
                </c:pt>
                <c:pt idx="398">
                  <c:v>40.809182608596913</c:v>
                </c:pt>
                <c:pt idx="399">
                  <c:v>38.931054376424974</c:v>
                </c:pt>
                <c:pt idx="400">
                  <c:v>36.96289186889647</c:v>
                </c:pt>
                <c:pt idx="401">
                  <c:v>35.030869891518535</c:v>
                </c:pt>
                <c:pt idx="402">
                  <c:v>33.269357553688167</c:v>
                </c:pt>
                <c:pt idx="403">
                  <c:v>31.709733342614403</c:v>
                </c:pt>
                <c:pt idx="404">
                  <c:v>30.233543435762115</c:v>
                </c:pt>
                <c:pt idx="405">
                  <c:v>28.751514067046873</c:v>
                </c:pt>
                <c:pt idx="406">
                  <c:v>27.246170845705937</c:v>
                </c:pt>
                <c:pt idx="407">
                  <c:v>25.723806208791817</c:v>
                </c:pt>
                <c:pt idx="408">
                  <c:v>24.22020938461598</c:v>
                </c:pt>
                <c:pt idx="409">
                  <c:v>22.726701876923659</c:v>
                </c:pt>
                <c:pt idx="410">
                  <c:v>21.266671639385187</c:v>
                </c:pt>
                <c:pt idx="411">
                  <c:v>19.788375906597484</c:v>
                </c:pt>
                <c:pt idx="412">
                  <c:v>18.155563448465536</c:v>
                </c:pt>
                <c:pt idx="413">
                  <c:v>16.42833405949623</c:v>
                </c:pt>
                <c:pt idx="414">
                  <c:v>14.693618378306304</c:v>
                </c:pt>
                <c:pt idx="415">
                  <c:v>12.978602750740178</c:v>
                </c:pt>
                <c:pt idx="416">
                  <c:v>11.332067015725373</c:v>
                </c:pt>
                <c:pt idx="417">
                  <c:v>9.7478989554108662</c:v>
                </c:pt>
                <c:pt idx="418">
                  <c:v>8.2549526363026473</c:v>
                </c:pt>
                <c:pt idx="419">
                  <c:v>6.9616539635765937</c:v>
                </c:pt>
                <c:pt idx="420">
                  <c:v>5.954757284305062</c:v>
                </c:pt>
                <c:pt idx="421">
                  <c:v>5.1190255986189612</c:v>
                </c:pt>
                <c:pt idx="422">
                  <c:v>3.7894415466465818</c:v>
                </c:pt>
                <c:pt idx="423">
                  <c:v>1.3068353357136502</c:v>
                </c:pt>
                <c:pt idx="424">
                  <c:v>-2.0613986310006225</c:v>
                </c:pt>
                <c:pt idx="425">
                  <c:v>-5.364606638380609</c:v>
                </c:pt>
                <c:pt idx="426">
                  <c:v>-7.6468135256129974</c:v>
                </c:pt>
                <c:pt idx="427">
                  <c:v>-8.2546197351007375</c:v>
                </c:pt>
                <c:pt idx="428">
                  <c:v>-7.2179627803987225</c:v>
                </c:pt>
                <c:pt idx="429">
                  <c:v>-5.3141940247907478</c:v>
                </c:pt>
                <c:pt idx="430">
                  <c:v>-3.7991549242949327</c:v>
                </c:pt>
                <c:pt idx="431">
                  <c:v>-3.1969978258090341</c:v>
                </c:pt>
                <c:pt idx="432">
                  <c:v>-3.4718884292928536</c:v>
                </c:pt>
                <c:pt idx="433">
                  <c:v>-4.0676639607069962</c:v>
                </c:pt>
                <c:pt idx="434">
                  <c:v>-4.3940625614928566</c:v>
                </c:pt>
                <c:pt idx="435">
                  <c:v>-4.3033182702630004</c:v>
                </c:pt>
                <c:pt idx="436">
                  <c:v>-4.0906502848577393</c:v>
                </c:pt>
                <c:pt idx="437">
                  <c:v>-4.0174745191605838</c:v>
                </c:pt>
                <c:pt idx="438">
                  <c:v>-4.1920273087773712</c:v>
                </c:pt>
                <c:pt idx="439">
                  <c:v>-4.6814631426018245</c:v>
                </c:pt>
                <c:pt idx="440">
                  <c:v>-5.557595699749788</c:v>
                </c:pt>
                <c:pt idx="441">
                  <c:v>-6.7353615457547917</c:v>
                </c:pt>
                <c:pt idx="442">
                  <c:v>-7.9012255148396964</c:v>
                </c:pt>
                <c:pt idx="443">
                  <c:v>-8.6986728845429013</c:v>
                </c:pt>
                <c:pt idx="444">
                  <c:v>-9.0007995268520435</c:v>
                </c:pt>
                <c:pt idx="445">
                  <c:v>-8.9917819963150016</c:v>
                </c:pt>
                <c:pt idx="446">
                  <c:v>-8.9960482763887022</c:v>
                </c:pt>
                <c:pt idx="447">
                  <c:v>-9.1861676108609274</c:v>
                </c:pt>
                <c:pt idx="448">
                  <c:v>-9.5089996586437078</c:v>
                </c:pt>
                <c:pt idx="449">
                  <c:v>-9.8096386454708338</c:v>
                </c:pt>
                <c:pt idx="450">
                  <c:v>-9.9297646125614154</c:v>
                </c:pt>
                <c:pt idx="451">
                  <c:v>-9.849899040310186</c:v>
                </c:pt>
                <c:pt idx="452">
                  <c:v>-9.6405242195039822</c:v>
                </c:pt>
                <c:pt idx="453">
                  <c:v>-9.3095425951139017</c:v>
                </c:pt>
                <c:pt idx="454">
                  <c:v>-8.9172388232116244</c:v>
                </c:pt>
                <c:pt idx="455">
                  <c:v>-8.6604667467473924</c:v>
                </c:pt>
                <c:pt idx="456">
                  <c:v>-8.5866379718124435</c:v>
                </c:pt>
                <c:pt idx="457">
                  <c:v>-8.6637782523761953</c:v>
                </c:pt>
                <c:pt idx="458">
                  <c:v>-8.8212662273286711</c:v>
                </c:pt>
                <c:pt idx="459">
                  <c:v>-8.9345157427820965</c:v>
                </c:pt>
                <c:pt idx="460">
                  <c:v>-8.7972939879264533</c:v>
                </c:pt>
                <c:pt idx="461">
                  <c:v>-8.2105904081679242</c:v>
                </c:pt>
                <c:pt idx="462">
                  <c:v>-7.0825434200045656</c:v>
                </c:pt>
                <c:pt idx="463">
                  <c:v>-5.5562424116044742</c:v>
                </c:pt>
                <c:pt idx="464">
                  <c:v>-3.972754543372385</c:v>
                </c:pt>
                <c:pt idx="465">
                  <c:v>-2.4396423725049372</c:v>
                </c:pt>
                <c:pt idx="466">
                  <c:v>-0.98248422505483846</c:v>
                </c:pt>
                <c:pt idx="467">
                  <c:v>0.4223604994462582</c:v>
                </c:pt>
                <c:pt idx="468">
                  <c:v>1.905072089457333</c:v>
                </c:pt>
                <c:pt idx="469">
                  <c:v>3.5143827476681864</c:v>
                </c:pt>
                <c:pt idx="470">
                  <c:v>5.2573279527148218</c:v>
                </c:pt>
                <c:pt idx="471">
                  <c:v>7.1192784736605246</c:v>
                </c:pt>
                <c:pt idx="472">
                  <c:v>9.1483641241873137</c:v>
                </c:pt>
                <c:pt idx="473">
                  <c:v>11.376288501703566</c:v>
                </c:pt>
                <c:pt idx="474">
                  <c:v>13.814044971669494</c:v>
                </c:pt>
                <c:pt idx="475">
                  <c:v>16.147295852236102</c:v>
                </c:pt>
                <c:pt idx="476">
                  <c:v>17.83473113519138</c:v>
                </c:pt>
                <c:pt idx="477">
                  <c:v>18.808188872487552</c:v>
                </c:pt>
                <c:pt idx="478">
                  <c:v>19.563210595037802</c:v>
                </c:pt>
                <c:pt idx="479">
                  <c:v>20.581359903137045</c:v>
                </c:pt>
                <c:pt idx="480">
                  <c:v>22.136641585074305</c:v>
                </c:pt>
                <c:pt idx="481">
                  <c:v>24.138680453372817</c:v>
                </c:pt>
                <c:pt idx="482">
                  <c:v>26.32945252430536</c:v>
                </c:pt>
                <c:pt idx="483">
                  <c:v>28.49024869381925</c:v>
                </c:pt>
                <c:pt idx="484">
                  <c:v>30.384754239942865</c:v>
                </c:pt>
                <c:pt idx="485">
                  <c:v>31.776075195144003</c:v>
                </c:pt>
                <c:pt idx="486">
                  <c:v>32.81555943124112</c:v>
                </c:pt>
                <c:pt idx="487">
                  <c:v>33.745396082616296</c:v>
                </c:pt>
                <c:pt idx="488">
                  <c:v>34.48529892096397</c:v>
                </c:pt>
                <c:pt idx="489">
                  <c:v>34.742297502544687</c:v>
                </c:pt>
                <c:pt idx="490">
                  <c:v>34.246011392493799</c:v>
                </c:pt>
                <c:pt idx="491">
                  <c:v>33.079418164643918</c:v>
                </c:pt>
                <c:pt idx="492">
                  <c:v>31.58037440135104</c:v>
                </c:pt>
                <c:pt idx="493">
                  <c:v>30.003202453324018</c:v>
                </c:pt>
                <c:pt idx="494">
                  <c:v>28.387940764257539</c:v>
                </c:pt>
                <c:pt idx="495">
                  <c:v>26.771776028972386</c:v>
                </c:pt>
                <c:pt idx="496">
                  <c:v>25.206199128392939</c:v>
                </c:pt>
                <c:pt idx="497">
                  <c:v>23.65770162582508</c:v>
                </c:pt>
                <c:pt idx="498">
                  <c:v>22.104834053308579</c:v>
                </c:pt>
                <c:pt idx="499">
                  <c:v>20.53693029224241</c:v>
                </c:pt>
                <c:pt idx="500">
                  <c:v>19.001657126397557</c:v>
                </c:pt>
                <c:pt idx="501">
                  <c:v>17.460845203869606</c:v>
                </c:pt>
                <c:pt idx="502">
                  <c:v>15.777370419792215</c:v>
                </c:pt>
                <c:pt idx="503">
                  <c:v>13.91694243139637</c:v>
                </c:pt>
                <c:pt idx="504">
                  <c:v>11.931415942768442</c:v>
                </c:pt>
                <c:pt idx="505">
                  <c:v>9.9044130239130723</c:v>
                </c:pt>
                <c:pt idx="506">
                  <c:v>7.9294951434348109</c:v>
                </c:pt>
                <c:pt idx="507">
                  <c:v>5.9861652405661143</c:v>
                </c:pt>
                <c:pt idx="508">
                  <c:v>3.9937895757547919</c:v>
                </c:pt>
                <c:pt idx="509">
                  <c:v>1.8748761842396962</c:v>
                </c:pt>
                <c:pt idx="510">
                  <c:v>-0.35500849944509771</c:v>
                </c:pt>
                <c:pt idx="511">
                  <c:v>-2.5696525494561953</c:v>
                </c:pt>
                <c:pt idx="512">
                  <c:v>-4.6181390984670712</c:v>
                </c:pt>
                <c:pt idx="513">
                  <c:v>-6.5064171164977296</c:v>
                </c:pt>
                <c:pt idx="514">
                  <c:v>-8.2132637941677746</c:v>
                </c:pt>
                <c:pt idx="515">
                  <c:v>-9.6747239982844189</c:v>
                </c:pt>
                <c:pt idx="516">
                  <c:v>-10.87589545831873</c:v>
                </c:pt>
                <c:pt idx="517">
                  <c:v>-11.995893169152355</c:v>
                </c:pt>
                <c:pt idx="518">
                  <c:v>-13.539097685769308</c:v>
                </c:pt>
                <c:pt idx="519">
                  <c:v>-15.879604832053923</c:v>
                </c:pt>
                <c:pt idx="520">
                  <c:v>-18.879250435412843</c:v>
                </c:pt>
                <c:pt idx="521">
                  <c:v>-21.952950946704586</c:v>
                </c:pt>
                <c:pt idx="522">
                  <c:v>-24.597226087770498</c:v>
                </c:pt>
                <c:pt idx="523">
                  <c:v>-26.526105846015085</c:v>
                </c:pt>
                <c:pt idx="524">
                  <c:v>-27.416305669094783</c:v>
                </c:pt>
                <c:pt idx="525">
                  <c:v>-27.003660375712887</c:v>
                </c:pt>
                <c:pt idx="526">
                  <c:v>-25.472883048198632</c:v>
                </c:pt>
                <c:pt idx="527">
                  <c:v>-23.690438027234659</c:v>
                </c:pt>
                <c:pt idx="528">
                  <c:v>-22.500924866689964</c:v>
                </c:pt>
                <c:pt idx="529">
                  <c:v>-22.095755309356164</c:v>
                </c:pt>
                <c:pt idx="530">
                  <c:v>-22.19504806316904</c:v>
                </c:pt>
                <c:pt idx="531">
                  <c:v>-22.380365301905659</c:v>
                </c:pt>
                <c:pt idx="532">
                  <c:v>-22.340892295867548</c:v>
                </c:pt>
                <c:pt idx="533">
                  <c:v>-21.973798989950197</c:v>
                </c:pt>
                <c:pt idx="534">
                  <c:v>-21.306225710151192</c:v>
                </c:pt>
                <c:pt idx="535">
                  <c:v>-20.60996029594817</c:v>
                </c:pt>
                <c:pt idx="536">
                  <c:v>-20.23813543002921</c:v>
                </c:pt>
                <c:pt idx="537">
                  <c:v>-20.275266981428626</c:v>
                </c:pt>
                <c:pt idx="538">
                  <c:v>-20.552020561800056</c:v>
                </c:pt>
                <c:pt idx="539">
                  <c:v>-20.560318830564057</c:v>
                </c:pt>
                <c:pt idx="540">
                  <c:v>-19.872922513952776</c:v>
                </c:pt>
                <c:pt idx="541">
                  <c:v>-18.523718563673722</c:v>
                </c:pt>
                <c:pt idx="542">
                  <c:v>-16.844999672400245</c:v>
                </c:pt>
                <c:pt idx="543">
                  <c:v>-15.16857669895224</c:v>
                </c:pt>
                <c:pt idx="544">
                  <c:v>-13.633675224973194</c:v>
                </c:pt>
                <c:pt idx="545">
                  <c:v>-12.159325900473728</c:v>
                </c:pt>
                <c:pt idx="546">
                  <c:v>-10.654734062464254</c:v>
                </c:pt>
                <c:pt idx="547">
                  <c:v>-9.165194021214969</c:v>
                </c:pt>
                <c:pt idx="548">
                  <c:v>-7.7037531807906694</c:v>
                </c:pt>
                <c:pt idx="549">
                  <c:v>-6.3583391571748553</c:v>
                </c:pt>
                <c:pt idx="550">
                  <c:v>-5.180723694031359</c:v>
                </c:pt>
                <c:pt idx="551">
                  <c:v>-4.0811868201507311</c:v>
                </c:pt>
                <c:pt idx="552">
                  <c:v>-3.0000395837477161</c:v>
                </c:pt>
                <c:pt idx="553">
                  <c:v>-1.8670196720727616</c:v>
                </c:pt>
                <c:pt idx="554">
                  <c:v>-0.59315395863130649</c:v>
                </c:pt>
                <c:pt idx="555">
                  <c:v>0.87609502054131949</c:v>
                </c:pt>
                <c:pt idx="556">
                  <c:v>2.5542070801304932</c:v>
                </c:pt>
                <c:pt idx="557">
                  <c:v>4.4730376185278828</c:v>
                </c:pt>
                <c:pt idx="558">
                  <c:v>6.5284948461573249</c:v>
                </c:pt>
                <c:pt idx="559">
                  <c:v>8.560837509234176</c:v>
                </c:pt>
                <c:pt idx="560">
                  <c:v>10.377503859049492</c:v>
                </c:pt>
                <c:pt idx="561">
                  <c:v>11.834952061868503</c:v>
                </c:pt>
                <c:pt idx="562">
                  <c:v>13.169509520631133</c:v>
                </c:pt>
                <c:pt idx="563">
                  <c:v>14.767465750218509</c:v>
                </c:pt>
                <c:pt idx="564">
                  <c:v>16.953381995214141</c:v>
                </c:pt>
                <c:pt idx="565">
                  <c:v>19.741590715309858</c:v>
                </c:pt>
                <c:pt idx="566">
                  <c:v>22.811912681003662</c:v>
                </c:pt>
                <c:pt idx="567">
                  <c:v>25.716073487383586</c:v>
                </c:pt>
                <c:pt idx="568">
                  <c:v>28.124152257635913</c:v>
                </c:pt>
                <c:pt idx="569">
                  <c:v>29.806218952483192</c:v>
                </c:pt>
                <c:pt idx="570">
                  <c:v>30.936577713433525</c:v>
                </c:pt>
                <c:pt idx="571">
                  <c:v>31.984475739164857</c:v>
                </c:pt>
                <c:pt idx="572">
                  <c:v>33.314501524381555</c:v>
                </c:pt>
                <c:pt idx="573">
                  <c:v>35.145506893893923</c:v>
                </c:pt>
                <c:pt idx="574">
                  <c:v>37.501276836016046</c:v>
                </c:pt>
                <c:pt idx="575">
                  <c:v>39.941129999295725</c:v>
                </c:pt>
                <c:pt idx="576">
                  <c:v>41.994765979309811</c:v>
                </c:pt>
                <c:pt idx="577">
                  <c:v>43.575357959723618</c:v>
                </c:pt>
                <c:pt idx="578">
                  <c:v>44.789892280529152</c:v>
                </c:pt>
                <c:pt idx="579">
                  <c:v>45.805859534918568</c:v>
                </c:pt>
                <c:pt idx="580">
                  <c:v>46.834312604220202</c:v>
                </c:pt>
                <c:pt idx="581">
                  <c:v>47.9657166121358</c:v>
                </c:pt>
                <c:pt idx="582">
                  <c:v>49.068345979893081</c:v>
                </c:pt>
                <c:pt idx="583">
                  <c:v>49.945251940295222</c:v>
                </c:pt>
                <c:pt idx="584">
                  <c:v>50.375762841489319</c:v>
                </c:pt>
                <c:pt idx="585">
                  <c:v>50.335062344659534</c:v>
                </c:pt>
                <c:pt idx="586">
                  <c:v>49.664078337766348</c:v>
                </c:pt>
                <c:pt idx="587">
                  <c:v>47.930432711011022</c:v>
                </c:pt>
                <c:pt idx="588">
                  <c:v>45.247192736790808</c:v>
                </c:pt>
                <c:pt idx="589">
                  <c:v>42.257668642054995</c:v>
                </c:pt>
                <c:pt idx="590">
                  <c:v>39.619300069213885</c:v>
                </c:pt>
                <c:pt idx="591">
                  <c:v>37.619004847829601</c:v>
                </c:pt>
                <c:pt idx="592">
                  <c:v>36.111167230873001</c:v>
                </c:pt>
                <c:pt idx="593">
                  <c:v>34.964595286255545</c:v>
                </c:pt>
                <c:pt idx="594">
                  <c:v>33.955883060530432</c:v>
                </c:pt>
                <c:pt idx="595">
                  <c:v>32.880604439319825</c:v>
                </c:pt>
                <c:pt idx="596">
                  <c:v>31.519052050533432</c:v>
                </c:pt>
                <c:pt idx="597">
                  <c:v>29.647078589522764</c:v>
                </c:pt>
                <c:pt idx="598">
                  <c:v>27.294685477732308</c:v>
                </c:pt>
                <c:pt idx="599">
                  <c:v>24.713940088177662</c:v>
                </c:pt>
                <c:pt idx="600">
                  <c:v>22.04244390641411</c:v>
                </c:pt>
                <c:pt idx="601">
                  <c:v>19.365111408285827</c:v>
                </c:pt>
                <c:pt idx="602">
                  <c:v>16.771189500120112</c:v>
                </c:pt>
                <c:pt idx="603">
                  <c:v>14.33236625011771</c:v>
                </c:pt>
                <c:pt idx="604">
                  <c:v>12.136691545115356</c:v>
                </c:pt>
                <c:pt idx="605">
                  <c:v>10.216560714213051</c:v>
                </c:pt>
                <c:pt idx="606">
                  <c:v>8.5721007599287908</c:v>
                </c:pt>
                <c:pt idx="607">
                  <c:v>7.0879490847302149</c:v>
                </c:pt>
                <c:pt idx="608">
                  <c:v>5.5118991830356103</c:v>
                </c:pt>
                <c:pt idx="609">
                  <c:v>3.7627899793748982</c:v>
                </c:pt>
                <c:pt idx="610">
                  <c:v>2.0621192197873999</c:v>
                </c:pt>
                <c:pt idx="611">
                  <c:v>0.67128857539165177</c:v>
                </c:pt>
                <c:pt idx="612">
                  <c:v>-0.30103111611618127</c:v>
                </c:pt>
                <c:pt idx="613">
                  <c:v>-1.2735285537938577</c:v>
                </c:pt>
                <c:pt idx="614">
                  <c:v>-2.8641355627179803</c:v>
                </c:pt>
                <c:pt idx="615">
                  <c:v>-5.3576589114636208</c:v>
                </c:pt>
                <c:pt idx="616">
                  <c:v>-8.1155249332343473</c:v>
                </c:pt>
                <c:pt idx="617">
                  <c:v>-10.132310054569661</c:v>
                </c:pt>
                <c:pt idx="618">
                  <c:v>-10.668744893478266</c:v>
                </c:pt>
                <c:pt idx="619">
                  <c:v>-9.3850475756087004</c:v>
                </c:pt>
                <c:pt idx="620">
                  <c:v>-7.003594784096526</c:v>
                </c:pt>
                <c:pt idx="621">
                  <c:v>-4.929863208414595</c:v>
                </c:pt>
                <c:pt idx="622">
                  <c:v>-4.1196346642463029</c:v>
                </c:pt>
                <c:pt idx="623">
                  <c:v>-4.7097688909613771</c:v>
                </c:pt>
                <c:pt idx="624">
                  <c:v>-5.8515587131421496</c:v>
                </c:pt>
                <c:pt idx="625">
                  <c:v>-6.651327198879307</c:v>
                </c:pt>
                <c:pt idx="626">
                  <c:v>-6.6038201149017208</c:v>
                </c:pt>
                <c:pt idx="627">
                  <c:v>-5.8935729326036865</c:v>
                </c:pt>
                <c:pt idx="628">
                  <c:v>-5.0640479739516131</c:v>
                </c:pt>
                <c:pt idx="629">
                  <c:v>-4.6670354344725808</c:v>
                </c:pt>
                <c:pt idx="630">
                  <c:v>-4.966664925783129</c:v>
                </c:pt>
                <c:pt idx="631">
                  <c:v>-5.8168922272674664</c:v>
                </c:pt>
                <c:pt idx="632">
                  <c:v>-6.8556069427221171</c:v>
                </c:pt>
                <c:pt idx="633">
                  <c:v>-7.7189585638676741</c:v>
                </c:pt>
                <c:pt idx="634">
                  <c:v>-8.1884778125903193</c:v>
                </c:pt>
                <c:pt idx="635">
                  <c:v>-8.2012888963385127</c:v>
                </c:pt>
                <c:pt idx="636">
                  <c:v>-7.9042205184117424</c:v>
                </c:pt>
                <c:pt idx="637">
                  <c:v>-7.4768728880435074</c:v>
                </c:pt>
                <c:pt idx="638">
                  <c:v>-7.0720740502826374</c:v>
                </c:pt>
                <c:pt idx="639">
                  <c:v>-6.7449875292769841</c:v>
                </c:pt>
                <c:pt idx="640">
                  <c:v>-6.4366034586914438</c:v>
                </c:pt>
                <c:pt idx="641">
                  <c:v>-6.0258389295176151</c:v>
                </c:pt>
                <c:pt idx="642">
                  <c:v>-5.4089451709272636</c:v>
                </c:pt>
                <c:pt idx="643">
                  <c:v>-4.6329303675087186</c:v>
                </c:pt>
                <c:pt idx="644">
                  <c:v>-3.825542120158544</c:v>
                </c:pt>
                <c:pt idx="645">
                  <c:v>-3.1245028977553728</c:v>
                </c:pt>
                <c:pt idx="646">
                  <c:v>-2.4496642798002655</c:v>
                </c:pt>
                <c:pt idx="647">
                  <c:v>-1.6059369142042599</c:v>
                </c:pt>
                <c:pt idx="648">
                  <c:v>-0.49278543592017476</c:v>
                </c:pt>
                <c:pt idx="649">
                  <c:v>0.94325293279822864</c:v>
                </c:pt>
                <c:pt idx="650">
                  <c:v>2.6855171141422645</c:v>
                </c:pt>
                <c:pt idx="651">
                  <c:v>4.6260372318594198</c:v>
                </c:pt>
                <c:pt idx="652">
                  <c:v>6.6104593672222309</c:v>
                </c:pt>
                <c:pt idx="653">
                  <c:v>8.4467466398777855</c:v>
                </c:pt>
                <c:pt idx="654">
                  <c:v>10.20413716708023</c:v>
                </c:pt>
                <c:pt idx="655">
                  <c:v>11.785667003738626</c:v>
                </c:pt>
                <c:pt idx="656">
                  <c:v>13.241357483663853</c:v>
                </c:pt>
                <c:pt idx="657">
                  <c:v>14.686762153990577</c:v>
                </c:pt>
                <c:pt idx="658">
                  <c:v>16.277343470910765</c:v>
                </c:pt>
                <c:pt idx="659">
                  <c:v>18.168755741492546</c:v>
                </c:pt>
                <c:pt idx="660">
                  <c:v>20.187345786662696</c:v>
                </c:pt>
                <c:pt idx="661">
                  <c:v>22.100042570929443</c:v>
                </c:pt>
                <c:pt idx="662">
                  <c:v>23.692276099510853</c:v>
                </c:pt>
                <c:pt idx="663">
                  <c:v>24.855847377520636</c:v>
                </c:pt>
                <c:pt idx="664">
                  <c:v>25.623441009970222</c:v>
                </c:pt>
                <c:pt idx="665">
                  <c:v>26.334681929770817</c:v>
                </c:pt>
                <c:pt idx="666">
                  <c:v>27.3522703711754</c:v>
                </c:pt>
                <c:pt idx="667">
                  <c:v>28.875584343751893</c:v>
                </c:pt>
                <c:pt idx="668">
                  <c:v>30.739674496876855</c:v>
                </c:pt>
                <c:pt idx="669">
                  <c:v>32.700974286939314</c:v>
                </c:pt>
                <c:pt idx="670">
                  <c:v>34.54706424120053</c:v>
                </c:pt>
                <c:pt idx="671">
                  <c:v>36.303882376376521</c:v>
                </c:pt>
                <c:pt idx="672">
                  <c:v>38.15572698884899</c:v>
                </c:pt>
                <c:pt idx="673">
                  <c:v>39.957749189072004</c:v>
                </c:pt>
                <c:pt idx="674">
                  <c:v>40.956430445290557</c:v>
                </c:pt>
                <c:pt idx="675">
                  <c:v>40.743623476384741</c:v>
                </c:pt>
                <c:pt idx="676">
                  <c:v>39.881379006857046</c:v>
                </c:pt>
                <c:pt idx="677">
                  <c:v>38.9696849267199</c:v>
                </c:pt>
                <c:pt idx="678">
                  <c:v>38.090921528185497</c:v>
                </c:pt>
                <c:pt idx="679">
                  <c:v>36.966282897621795</c:v>
                </c:pt>
                <c:pt idx="680">
                  <c:v>35.440026959669353</c:v>
                </c:pt>
                <c:pt idx="681">
                  <c:v>33.680432760475966</c:v>
                </c:pt>
                <c:pt idx="682">
                  <c:v>31.905629485266449</c:v>
                </c:pt>
                <c:pt idx="683">
                  <c:v>30.22895051556112</c:v>
                </c:pt>
                <c:pt idx="684">
                  <c:v>28.618276045249896</c:v>
                </c:pt>
                <c:pt idx="685">
                  <c:v>27.005522744344898</c:v>
                </c:pt>
                <c:pt idx="686">
                  <c:v>25.312926029457998</c:v>
                </c:pt>
                <c:pt idx="687">
                  <c:v>23.501501688868839</c:v>
                </c:pt>
                <c:pt idx="688">
                  <c:v>21.546238035091463</c:v>
                </c:pt>
                <c:pt idx="689">
                  <c:v>19.330535354389635</c:v>
                </c:pt>
                <c:pt idx="690">
                  <c:v>16.874204287301843</c:v>
                </c:pt>
                <c:pt idx="691">
                  <c:v>14.348547181555805</c:v>
                </c:pt>
                <c:pt idx="692">
                  <c:v>11.825857057924688</c:v>
                </c:pt>
                <c:pt idx="693">
                  <c:v>9.4061284967661933</c:v>
                </c:pt>
                <c:pt idx="694">
                  <c:v>7.1988205668308689</c:v>
                </c:pt>
                <c:pt idx="695">
                  <c:v>5.3532888554942515</c:v>
                </c:pt>
                <c:pt idx="696">
                  <c:v>4.1295974583843664</c:v>
                </c:pt>
                <c:pt idx="697">
                  <c:v>3.7211196092166787</c:v>
                </c:pt>
                <c:pt idx="698">
                  <c:v>4.1783087370323457</c:v>
                </c:pt>
                <c:pt idx="699">
                  <c:v>5.2870069622916986</c:v>
                </c:pt>
                <c:pt idx="700">
                  <c:v>6.2185740430458649</c:v>
                </c:pt>
                <c:pt idx="701">
                  <c:v>5.9433665221849479</c:v>
                </c:pt>
                <c:pt idx="702">
                  <c:v>4.1732141117412489</c:v>
                </c:pt>
                <c:pt idx="703">
                  <c:v>1.371290589506424</c:v>
                </c:pt>
                <c:pt idx="704">
                  <c:v>-1.5830988222837041</c:v>
                </c:pt>
                <c:pt idx="705">
                  <c:v>-3.9286133458380297</c:v>
                </c:pt>
                <c:pt idx="706">
                  <c:v>-5.0804045389212682</c:v>
                </c:pt>
                <c:pt idx="707">
                  <c:v>-4.6583304481428431</c:v>
                </c:pt>
                <c:pt idx="708">
                  <c:v>-2.8102505391799864</c:v>
                </c:pt>
                <c:pt idx="709">
                  <c:v>-0.60909138839638644</c:v>
                </c:pt>
                <c:pt idx="710">
                  <c:v>0.35641749937154127</c:v>
                </c:pt>
                <c:pt idx="711">
                  <c:v>-0.39956207061588961</c:v>
                </c:pt>
                <c:pt idx="712">
                  <c:v>-2.1216846892035717</c:v>
                </c:pt>
                <c:pt idx="713">
                  <c:v>-3.5885535554195003</c:v>
                </c:pt>
                <c:pt idx="714">
                  <c:v>-4.0504010443111103</c:v>
                </c:pt>
                <c:pt idx="715">
                  <c:v>-3.1191547034248881</c:v>
                </c:pt>
                <c:pt idx="716">
                  <c:v>-1.1945023293563901</c:v>
                </c:pt>
                <c:pt idx="717">
                  <c:v>0.42532741723073758</c:v>
                </c:pt>
                <c:pt idx="718">
                  <c:v>0.81265980888612288</c:v>
                </c:pt>
                <c:pt idx="719">
                  <c:v>-0.14365734729159962</c:v>
                </c:pt>
                <c:pt idx="720">
                  <c:v>-1.7804540203457675</c:v>
                </c:pt>
                <c:pt idx="721">
                  <c:v>-3.4320164599388523</c:v>
                </c:pt>
                <c:pt idx="722">
                  <c:v>-4.9997700907400748</c:v>
                </c:pt>
                <c:pt idx="723">
                  <c:v>-6.4649392289252727</c:v>
                </c:pt>
                <c:pt idx="724">
                  <c:v>-7.7288248243467672</c:v>
                </c:pt>
                <c:pt idx="725">
                  <c:v>-8.8454113878598317</c:v>
                </c:pt>
                <c:pt idx="726">
                  <c:v>-10.097333540102635</c:v>
                </c:pt>
                <c:pt idx="727">
                  <c:v>-11.478384669300581</c:v>
                </c:pt>
                <c:pt idx="728">
                  <c:v>-12.702417295914568</c:v>
                </c:pt>
                <c:pt idx="729">
                  <c:v>-13.417557049996278</c:v>
                </c:pt>
                <c:pt idx="730">
                  <c:v>-13.394583288996351</c:v>
                </c:pt>
                <c:pt idx="731">
                  <c:v>-12.750893143216423</c:v>
                </c:pt>
                <c:pt idx="732">
                  <c:v>-11.924248600352094</c:v>
                </c:pt>
                <c:pt idx="733">
                  <c:v>-11.345214948345051</c:v>
                </c:pt>
                <c:pt idx="734">
                  <c:v>-11.29147322937815</c:v>
                </c:pt>
                <c:pt idx="735">
                  <c:v>-11.793178624790588</c:v>
                </c:pt>
                <c:pt idx="736">
                  <c:v>-12.536239932294777</c:v>
                </c:pt>
                <c:pt idx="737">
                  <c:v>-13.100286413648881</c:v>
                </c:pt>
                <c:pt idx="738">
                  <c:v>-13.138152945375904</c:v>
                </c:pt>
                <c:pt idx="739">
                  <c:v>-12.337914086468384</c:v>
                </c:pt>
                <c:pt idx="740">
                  <c:v>-10.640420084739016</c:v>
                </c:pt>
                <c:pt idx="741">
                  <c:v>-8.4027100230442358</c:v>
                </c:pt>
                <c:pt idx="742">
                  <c:v>-6.1787627225833512</c:v>
                </c:pt>
                <c:pt idx="743">
                  <c:v>-4.5895456481316845</c:v>
                </c:pt>
                <c:pt idx="744">
                  <c:v>-3.665112175169051</c:v>
                </c:pt>
                <c:pt idx="745">
                  <c:v>-2.9594919516656697</c:v>
                </c:pt>
                <c:pt idx="746">
                  <c:v>-2.055586152632356</c:v>
                </c:pt>
                <c:pt idx="747">
                  <c:v>-0.70558280957970876</c:v>
                </c:pt>
                <c:pt idx="748">
                  <c:v>1.1108534866118851</c:v>
                </c:pt>
                <c:pt idx="749">
                  <c:v>3.2081157968796474</c:v>
                </c:pt>
                <c:pt idx="750">
                  <c:v>5.3869908609420545</c:v>
                </c:pt>
                <c:pt idx="751">
                  <c:v>7.5106601637232142</c:v>
                </c:pt>
                <c:pt idx="752">
                  <c:v>9.5299870004487506</c:v>
                </c:pt>
                <c:pt idx="753">
                  <c:v>11.304640080439775</c:v>
                </c:pt>
                <c:pt idx="754">
                  <c:v>12.69395015883098</c:v>
                </c:pt>
                <c:pt idx="755">
                  <c:v>13.607830075654361</c:v>
                </c:pt>
                <c:pt idx="756">
                  <c:v>14.140744934141274</c:v>
                </c:pt>
                <c:pt idx="757">
                  <c:v>14.62012157545845</c:v>
                </c:pt>
                <c:pt idx="758">
                  <c:v>15.24108388394928</c:v>
                </c:pt>
                <c:pt idx="759">
                  <c:v>15.853629586270296</c:v>
                </c:pt>
                <c:pt idx="760">
                  <c:v>16.684848734544889</c:v>
                </c:pt>
                <c:pt idx="761">
                  <c:v>18.084167079853991</c:v>
                </c:pt>
                <c:pt idx="762">
                  <c:v>20.148134578256911</c:v>
                </c:pt>
                <c:pt idx="763">
                  <c:v>22.780542246691773</c:v>
                </c:pt>
                <c:pt idx="764">
                  <c:v>25.608075221757936</c:v>
                </c:pt>
                <c:pt idx="765">
                  <c:v>28.180341637322773</c:v>
                </c:pt>
                <c:pt idx="766">
                  <c:v>30.158956364576316</c:v>
                </c:pt>
                <c:pt idx="767">
                  <c:v>31.358480637284789</c:v>
                </c:pt>
                <c:pt idx="768">
                  <c:v>31.682267944539092</c:v>
                </c:pt>
                <c:pt idx="769">
                  <c:v>31.167448065648308</c:v>
                </c:pt>
                <c:pt idx="770">
                  <c:v>30.031724124335341</c:v>
                </c:pt>
                <c:pt idx="771">
                  <c:v>28.468161421848635</c:v>
                </c:pt>
                <c:pt idx="772">
                  <c:v>26.679880573411662</c:v>
                </c:pt>
                <c:pt idx="773">
                  <c:v>24.883390641943429</c:v>
                </c:pt>
                <c:pt idx="774">
                  <c:v>23.20838946910456</c:v>
                </c:pt>
                <c:pt idx="775">
                  <c:v>21.714621959722471</c:v>
                </c:pt>
                <c:pt idx="776">
                  <c:v>20.372104200528021</c:v>
                </c:pt>
                <c:pt idx="777">
                  <c:v>19.020602396517461</c:v>
                </c:pt>
                <c:pt idx="778">
                  <c:v>17.540391808587113</c:v>
                </c:pt>
                <c:pt idx="779">
                  <c:v>15.78820997241537</c:v>
                </c:pt>
                <c:pt idx="780">
                  <c:v>13.721296032967063</c:v>
                </c:pt>
                <c:pt idx="781">
                  <c:v>11.458370972307721</c:v>
                </c:pt>
                <c:pt idx="782">
                  <c:v>9.0808828128615655</c:v>
                </c:pt>
                <c:pt idx="783">
                  <c:v>6.6740255766043353</c:v>
                </c:pt>
                <c:pt idx="784">
                  <c:v>4.4402306450722486</c:v>
                </c:pt>
                <c:pt idx="785">
                  <c:v>2.4367946121708033</c:v>
                </c:pt>
                <c:pt idx="786">
                  <c:v>0.68639403992738712</c:v>
                </c:pt>
                <c:pt idx="787">
                  <c:v>-0.83488338087116065</c:v>
                </c:pt>
                <c:pt idx="788">
                  <c:v>-2.3766341732537373</c:v>
                </c:pt>
                <c:pt idx="789">
                  <c:v>-4.1180628697886625</c:v>
                </c:pt>
                <c:pt idx="790">
                  <c:v>-5.8467023723928895</c:v>
                </c:pt>
                <c:pt idx="791">
                  <c:v>-7.1820697849450319</c:v>
                </c:pt>
                <c:pt idx="792">
                  <c:v>-7.7717404492461313</c:v>
                </c:pt>
                <c:pt idx="793">
                  <c:v>-7.690437740261209</c:v>
                </c:pt>
                <c:pt idx="794">
                  <c:v>-7.135381705455984</c:v>
                </c:pt>
                <c:pt idx="795">
                  <c:v>-6.4082308313468639</c:v>
                </c:pt>
                <c:pt idx="796">
                  <c:v>-5.9802507147199266</c:v>
                </c:pt>
                <c:pt idx="797">
                  <c:v>-6.3470848004255283</c:v>
                </c:pt>
                <c:pt idx="798">
                  <c:v>-7.5153232044170171</c:v>
                </c:pt>
                <c:pt idx="799">
                  <c:v>-8.7297322603286762</c:v>
                </c:pt>
                <c:pt idx="800">
                  <c:v>-8.9842546551221005</c:v>
                </c:pt>
                <c:pt idx="801">
                  <c:v>-7.5514158620196588</c:v>
                </c:pt>
                <c:pt idx="802">
                  <c:v>-4.3211067047792655</c:v>
                </c:pt>
                <c:pt idx="803">
                  <c:v>-0.35815485068368014</c:v>
                </c:pt>
                <c:pt idx="804">
                  <c:v>2.2279094263299934</c:v>
                </c:pt>
                <c:pt idx="805">
                  <c:v>2.5142360378033937</c:v>
                </c:pt>
                <c:pt idx="806">
                  <c:v>0.94040173704732566</c:v>
                </c:pt>
                <c:pt idx="807">
                  <c:v>-1.0082553176936206</c:v>
                </c:pt>
                <c:pt idx="808">
                  <c:v>-2.159083611339748</c:v>
                </c:pt>
                <c:pt idx="809">
                  <c:v>-2.0950098991129531</c:v>
                </c:pt>
                <c:pt idx="810">
                  <c:v>-1.172590081130694</c:v>
                </c:pt>
                <c:pt idx="811">
                  <c:v>-7.5130699508080101E-2</c:v>
                </c:pt>
                <c:pt idx="812">
                  <c:v>0.82431023448208163</c:v>
                </c:pt>
                <c:pt idx="813">
                  <c:v>1.3817953097924398</c:v>
                </c:pt>
                <c:pt idx="814">
                  <c:v>1.519418583596591</c:v>
                </c:pt>
                <c:pt idx="815">
                  <c:v>1.4353980319246591</c:v>
                </c:pt>
                <c:pt idx="816">
                  <c:v>1.3342743112861659</c:v>
                </c:pt>
                <c:pt idx="817">
                  <c:v>1.3934376250604426</c:v>
                </c:pt>
                <c:pt idx="818">
                  <c:v>1.8155616725592338</c:v>
                </c:pt>
                <c:pt idx="819">
                  <c:v>2.648154719108049</c:v>
                </c:pt>
                <c:pt idx="820">
                  <c:v>3.7471728847258881</c:v>
                </c:pt>
                <c:pt idx="821">
                  <c:v>4.7617660670313704</c:v>
                </c:pt>
                <c:pt idx="822">
                  <c:v>5.3796799856907427</c:v>
                </c:pt>
                <c:pt idx="823">
                  <c:v>5.6103167059769277</c:v>
                </c:pt>
                <c:pt idx="824">
                  <c:v>5.6914241118573896</c:v>
                </c:pt>
                <c:pt idx="825">
                  <c:v>5.8829198496202419</c:v>
                </c:pt>
                <c:pt idx="826">
                  <c:v>6.2590068126278364</c:v>
                </c:pt>
                <c:pt idx="827">
                  <c:v>6.7846771163752795</c:v>
                </c:pt>
                <c:pt idx="828">
                  <c:v>7.374187254047774</c:v>
                </c:pt>
                <c:pt idx="829">
                  <c:v>8.0175208889668177</c:v>
                </c:pt>
                <c:pt idx="830">
                  <c:v>8.8577075111874812</c:v>
                </c:pt>
                <c:pt idx="831">
                  <c:v>10.012874940963732</c:v>
                </c:pt>
                <c:pt idx="832">
                  <c:v>11.572927922144457</c:v>
                </c:pt>
                <c:pt idx="833">
                  <c:v>13.471439643701567</c:v>
                </c:pt>
                <c:pt idx="834">
                  <c:v>15.580070630827537</c:v>
                </c:pt>
                <c:pt idx="835">
                  <c:v>17.914037118210985</c:v>
                </c:pt>
                <c:pt idx="836">
                  <c:v>20.247053235846767</c:v>
                </c:pt>
                <c:pt idx="837">
                  <c:v>22.150471171129833</c:v>
                </c:pt>
                <c:pt idx="838">
                  <c:v>23.646191287707236</c:v>
                </c:pt>
                <c:pt idx="839">
                  <c:v>24.976354161953093</c:v>
                </c:pt>
                <c:pt idx="840">
                  <c:v>26.551923358714031</c:v>
                </c:pt>
                <c:pt idx="841">
                  <c:v>28.561430571539749</c:v>
                </c:pt>
                <c:pt idx="842">
                  <c:v>30.898264120108951</c:v>
                </c:pt>
                <c:pt idx="843">
                  <c:v>33.28227617770677</c:v>
                </c:pt>
                <c:pt idx="844">
                  <c:v>35.404439294152631</c:v>
                </c:pt>
                <c:pt idx="845">
                  <c:v>37.380953188269579</c:v>
                </c:pt>
                <c:pt idx="846">
                  <c:v>39.408801964504185</c:v>
                </c:pt>
                <c:pt idx="847">
                  <c:v>41.684729465214097</c:v>
                </c:pt>
                <c:pt idx="848">
                  <c:v>44.329092115909816</c:v>
                </c:pt>
                <c:pt idx="849">
                  <c:v>47.217309153591621</c:v>
                </c:pt>
                <c:pt idx="850">
                  <c:v>49.944109870519789</c:v>
                </c:pt>
                <c:pt idx="851">
                  <c:v>51.981275073109394</c:v>
                </c:pt>
                <c:pt idx="852">
                  <c:v>53.036786091647208</c:v>
                </c:pt>
                <c:pt idx="853">
                  <c:v>53.147137449814259</c:v>
                </c:pt>
                <c:pt idx="854">
                  <c:v>52.516098120817972</c:v>
                </c:pt>
                <c:pt idx="855">
                  <c:v>51.625254258401618</c:v>
                </c:pt>
                <c:pt idx="856">
                  <c:v>51.001905433233588</c:v>
                </c:pt>
                <c:pt idx="857">
                  <c:v>50.835562904568917</c:v>
                </c:pt>
                <c:pt idx="858">
                  <c:v>50.877139446477536</c:v>
                </c:pt>
                <c:pt idx="859">
                  <c:v>50.827802637547983</c:v>
                </c:pt>
                <c:pt idx="860">
                  <c:v>50.485560344797022</c:v>
                </c:pt>
                <c:pt idx="861">
                  <c:v>49.689969097901084</c:v>
                </c:pt>
                <c:pt idx="862">
                  <c:v>48.298482755943056</c:v>
                </c:pt>
                <c:pt idx="863">
                  <c:v>46.291039220824189</c:v>
                </c:pt>
                <c:pt idx="864">
                  <c:v>43.987558776407695</c:v>
                </c:pt>
                <c:pt idx="865">
                  <c:v>41.723887800879538</c:v>
                </c:pt>
                <c:pt idx="866">
                  <c:v>39.64586024486195</c:v>
                </c:pt>
                <c:pt idx="867">
                  <c:v>37.69907493996471</c:v>
                </c:pt>
                <c:pt idx="868">
                  <c:v>35.687188561165414</c:v>
                </c:pt>
                <c:pt idx="869">
                  <c:v>33.580292949942105</c:v>
                </c:pt>
                <c:pt idx="870">
                  <c:v>31.452789670943268</c:v>
                </c:pt>
                <c:pt idx="871">
                  <c:v>29.394499617524403</c:v>
                </c:pt>
                <c:pt idx="872">
                  <c:v>27.310489745173914</c:v>
                </c:pt>
                <c:pt idx="873">
                  <c:v>25.032756310270436</c:v>
                </c:pt>
                <c:pt idx="874">
                  <c:v>22.547243604065027</c:v>
                </c:pt>
                <c:pt idx="875">
                  <c:v>19.907221831983726</c:v>
                </c:pt>
                <c:pt idx="876">
                  <c:v>17.209616695344053</c:v>
                </c:pt>
                <c:pt idx="877">
                  <c:v>14.573385661437172</c:v>
                </c:pt>
                <c:pt idx="878">
                  <c:v>11.917025268208429</c:v>
                </c:pt>
                <c:pt idx="879">
                  <c:v>9.1102211028442603</c:v>
                </c:pt>
                <c:pt idx="880">
                  <c:v>6.0735077807873745</c:v>
                </c:pt>
                <c:pt idx="881">
                  <c:v>2.9306202451716268</c:v>
                </c:pt>
                <c:pt idx="882">
                  <c:v>-4.8242019731805807E-2</c:v>
                </c:pt>
                <c:pt idx="883">
                  <c:v>-2.6968137393371694</c:v>
                </c:pt>
                <c:pt idx="884">
                  <c:v>-4.9588977045504263</c:v>
                </c:pt>
                <c:pt idx="885">
                  <c:v>-6.9922445104594164</c:v>
                </c:pt>
                <c:pt idx="886">
                  <c:v>-9.0207831802502287</c:v>
                </c:pt>
                <c:pt idx="887">
                  <c:v>-11.212007656645225</c:v>
                </c:pt>
                <c:pt idx="888">
                  <c:v>-13.522371143512318</c:v>
                </c:pt>
                <c:pt idx="889">
                  <c:v>-15.87968554064207</c:v>
                </c:pt>
                <c:pt idx="890">
                  <c:v>-17.988180469829228</c:v>
                </c:pt>
                <c:pt idx="891">
                  <c:v>-19.583350980432645</c:v>
                </c:pt>
                <c:pt idx="892">
                  <c:v>-20.485097580823989</c:v>
                </c:pt>
                <c:pt idx="893">
                  <c:v>-20.377486209207508</c:v>
                </c:pt>
                <c:pt idx="894">
                  <c:v>-19.136571045023356</c:v>
                </c:pt>
                <c:pt idx="895">
                  <c:v>-17.048839104122887</c:v>
                </c:pt>
                <c:pt idx="896">
                  <c:v>-14.781226582040428</c:v>
                </c:pt>
                <c:pt idx="897">
                  <c:v>-13.10765909039962</c:v>
                </c:pt>
                <c:pt idx="898">
                  <c:v>-12.289512968591627</c:v>
                </c:pt>
                <c:pt idx="899">
                  <c:v>-12.071644929219792</c:v>
                </c:pt>
                <c:pt idx="900">
                  <c:v>-12.005723290635396</c:v>
                </c:pt>
                <c:pt idx="901">
                  <c:v>-11.806792884822686</c:v>
                </c:pt>
                <c:pt idx="902">
                  <c:v>-11.390418167126233</c:v>
                </c:pt>
                <c:pt idx="903">
                  <c:v>-10.786737923783708</c:v>
                </c:pt>
                <c:pt idx="904">
                  <c:v>-10.198612785308034</c:v>
                </c:pt>
                <c:pt idx="905">
                  <c:v>-10.084837949601873</c:v>
                </c:pt>
                <c:pt idx="906">
                  <c:v>-10.704593110609835</c:v>
                </c:pt>
                <c:pt idx="907">
                  <c:v>-11.718488068397638</c:v>
                </c:pt>
                <c:pt idx="908">
                  <c:v>-12.504781627029685</c:v>
                </c:pt>
                <c:pt idx="909">
                  <c:v>-12.685287994489091</c:v>
                </c:pt>
                <c:pt idx="910">
                  <c:v>-12.27071231459931</c:v>
                </c:pt>
                <c:pt idx="911">
                  <c:v>-11.589936648307322</c:v>
                </c:pt>
                <c:pt idx="912">
                  <c:v>-10.921335055341174</c:v>
                </c:pt>
                <c:pt idx="913">
                  <c:v>-10.407745934234349</c:v>
                </c:pt>
                <c:pt idx="914">
                  <c:v>-10.025992655549661</c:v>
                </c:pt>
                <c:pt idx="915">
                  <c:v>-9.6002889624386682</c:v>
                </c:pt>
                <c:pt idx="916">
                  <c:v>-8.9975998231898942</c:v>
                </c:pt>
                <c:pt idx="917">
                  <c:v>-8.1163810067260957</c:v>
                </c:pt>
                <c:pt idx="918">
                  <c:v>-6.9582756265915746</c:v>
                </c:pt>
                <c:pt idx="919">
                  <c:v>-5.6713201540597424</c:v>
                </c:pt>
                <c:pt idx="920">
                  <c:v>-4.4209683509785478</c:v>
                </c:pt>
                <c:pt idx="921">
                  <c:v>-3.2714411439589766</c:v>
                </c:pt>
                <c:pt idx="922">
                  <c:v>-2.2181600610797969</c:v>
                </c:pt>
                <c:pt idx="923">
                  <c:v>-1.1559064398582011</c:v>
                </c:pt>
                <c:pt idx="924">
                  <c:v>7.2897568938962931E-2</c:v>
                </c:pt>
                <c:pt idx="925">
                  <c:v>1.5333464975601838</c:v>
                </c:pt>
                <c:pt idx="926">
                  <c:v>3.24410068760898</c:v>
                </c:pt>
                <c:pt idx="927">
                  <c:v>5.1579690138567997</c:v>
                </c:pt>
                <c:pt idx="928">
                  <c:v>7.1810288935796631</c:v>
                </c:pt>
                <c:pt idx="929">
                  <c:v>9.3181524157080684</c:v>
                </c:pt>
                <c:pt idx="930">
                  <c:v>11.771957367393908</c:v>
                </c:pt>
                <c:pt idx="931">
                  <c:v>14.538291140046029</c:v>
                </c:pt>
                <c:pt idx="932">
                  <c:v>17.426763597245106</c:v>
                </c:pt>
                <c:pt idx="933">
                  <c:v>20.085129485300204</c:v>
                </c:pt>
                <c:pt idx="934">
                  <c:v>21.976992095594198</c:v>
                </c:pt>
                <c:pt idx="935">
                  <c:v>23.036811893682316</c:v>
                </c:pt>
                <c:pt idx="936">
                  <c:v>23.878744955808671</c:v>
                </c:pt>
                <c:pt idx="937">
                  <c:v>25.155321876692497</c:v>
                </c:pt>
                <c:pt idx="938">
                  <c:v>27.080671259158645</c:v>
                </c:pt>
                <c:pt idx="939">
                  <c:v>29.450250833975474</c:v>
                </c:pt>
                <c:pt idx="940">
                  <c:v>31.909988457295963</c:v>
                </c:pt>
                <c:pt idx="941">
                  <c:v>34.113940028150047</c:v>
                </c:pt>
                <c:pt idx="942">
                  <c:v>35.446172287587046</c:v>
                </c:pt>
                <c:pt idx="943">
                  <c:v>35.651644161835307</c:v>
                </c:pt>
                <c:pt idx="944">
                  <c:v>35.238488218598597</c:v>
                </c:pt>
                <c:pt idx="945">
                  <c:v>35.022298354226621</c:v>
                </c:pt>
                <c:pt idx="946">
                  <c:v>35.476556607142086</c:v>
                </c:pt>
                <c:pt idx="947">
                  <c:v>36.439594234999248</c:v>
                </c:pt>
                <c:pt idx="948">
                  <c:v>37.455148570299258</c:v>
                </c:pt>
                <c:pt idx="949">
                  <c:v>38.127363558893272</c:v>
                </c:pt>
                <c:pt idx="950">
                  <c:v>37.965162207715409</c:v>
                </c:pt>
                <c:pt idx="951">
                  <c:v>36.859798443561104</c:v>
                </c:pt>
                <c:pt idx="952">
                  <c:v>35.166654634689884</c:v>
                </c:pt>
                <c:pt idx="953">
                  <c:v>33.329003241996091</c:v>
                </c:pt>
                <c:pt idx="954">
                  <c:v>31.649405937156168</c:v>
                </c:pt>
                <c:pt idx="955">
                  <c:v>30.098514358413041</c:v>
                </c:pt>
                <c:pt idx="956">
                  <c:v>28.452913091244781</c:v>
                </c:pt>
                <c:pt idx="957">
                  <c:v>26.567863729419884</c:v>
                </c:pt>
                <c:pt idx="958">
                  <c:v>24.414674974831485</c:v>
                </c:pt>
                <c:pt idx="959">
                  <c:v>22.039438215334854</c:v>
                </c:pt>
                <c:pt idx="960">
                  <c:v>19.458656471028156</c:v>
                </c:pt>
                <c:pt idx="961">
                  <c:v>16.770335981607591</c:v>
                </c:pt>
                <c:pt idx="962">
                  <c:v>14.25391206197544</c:v>
                </c:pt>
                <c:pt idx="963">
                  <c:v>12.02161626073593</c:v>
                </c:pt>
                <c:pt idx="964">
                  <c:v>10.061259435521212</c:v>
                </c:pt>
                <c:pt idx="965">
                  <c:v>8.3280326268107867</c:v>
                </c:pt>
                <c:pt idx="966">
                  <c:v>6.6199939142745707</c:v>
                </c:pt>
                <c:pt idx="967">
                  <c:v>4.6498923359890796</c:v>
                </c:pt>
                <c:pt idx="968">
                  <c:v>2.132201749269298</c:v>
                </c:pt>
                <c:pt idx="969">
                  <c:v>-0.9987709857160878</c:v>
                </c:pt>
                <c:pt idx="970">
                  <c:v>-4.6413554860017658</c:v>
                </c:pt>
                <c:pt idx="971">
                  <c:v>-8.6101636562817312</c:v>
                </c:pt>
                <c:pt idx="972">
                  <c:v>-12.474957403156095</c:v>
                </c:pt>
                <c:pt idx="973">
                  <c:v>-15.685027695092971</c:v>
                </c:pt>
                <c:pt idx="974">
                  <c:v>-18.01249840119111</c:v>
                </c:pt>
                <c:pt idx="975">
                  <c:v>-19.654399093167285</c:v>
                </c:pt>
                <c:pt idx="976">
                  <c:v>-20.80723319130394</c:v>
                </c:pt>
                <c:pt idx="977">
                  <c:v>-21.391065167477862</c:v>
                </c:pt>
                <c:pt idx="978">
                  <c:v>-21.242277064128302</c:v>
                </c:pt>
                <c:pt idx="979">
                  <c:v>-20.460332802845734</c:v>
                </c:pt>
                <c:pt idx="980">
                  <c:v>-19.359617066788818</c:v>
                </c:pt>
                <c:pt idx="981">
                  <c:v>-17.994304725453041</c:v>
                </c:pt>
                <c:pt idx="982">
                  <c:v>-16.24538947094398</c:v>
                </c:pt>
                <c:pt idx="983">
                  <c:v>-14.3456925015251</c:v>
                </c:pt>
                <c:pt idx="984">
                  <c:v>-12.710535331494599</c:v>
                </c:pt>
                <c:pt idx="985">
                  <c:v>-11.470368244864707</c:v>
                </c:pt>
                <c:pt idx="986">
                  <c:v>-10.581574579967413</c:v>
                </c:pt>
                <c:pt idx="987">
                  <c:v>-9.8246221283680644</c:v>
                </c:pt>
                <c:pt idx="988">
                  <c:v>-8.992807925800701</c:v>
                </c:pt>
                <c:pt idx="989">
                  <c:v>-7.936200587284687</c:v>
                </c:pt>
                <c:pt idx="990">
                  <c:v>-6.6893226355389928</c:v>
                </c:pt>
                <c:pt idx="991">
                  <c:v>-5.4358075628282121</c:v>
                </c:pt>
                <c:pt idx="992">
                  <c:v>-4.3042435715716474</c:v>
                </c:pt>
                <c:pt idx="993">
                  <c:v>-3.6083717001402147</c:v>
                </c:pt>
                <c:pt idx="994">
                  <c:v>-3.5342701661374099</c:v>
                </c:pt>
                <c:pt idx="995">
                  <c:v>-3.9186265028146616</c:v>
                </c:pt>
                <c:pt idx="996">
                  <c:v>-4.3722010527583688</c:v>
                </c:pt>
                <c:pt idx="997">
                  <c:v>-4.523807851703201</c:v>
                </c:pt>
                <c:pt idx="998">
                  <c:v>-4.2696604346691371</c:v>
                </c:pt>
                <c:pt idx="999">
                  <c:v>-3.6702808859757541</c:v>
                </c:pt>
                <c:pt idx="1000">
                  <c:v>-2.643727728256239</c:v>
                </c:pt>
                <c:pt idx="1001">
                  <c:v>-1.5067271336911143</c:v>
                </c:pt>
                <c:pt idx="1002">
                  <c:v>-0.73067893101729198</c:v>
                </c:pt>
                <c:pt idx="1003">
                  <c:v>-0.45756779239694612</c:v>
                </c:pt>
                <c:pt idx="1004">
                  <c:v>-0.48646707654900717</c:v>
                </c:pt>
                <c:pt idx="1005">
                  <c:v>-0.45783505501802702</c:v>
                </c:pt>
                <c:pt idx="1006">
                  <c:v>-9.1095333917666471E-2</c:v>
                </c:pt>
                <c:pt idx="1007">
                  <c:v>0.68288403276068677</c:v>
                </c:pt>
                <c:pt idx="1008">
                  <c:v>1.561873392105473</c:v>
                </c:pt>
                <c:pt idx="1009">
                  <c:v>1.9829619642633634</c:v>
                </c:pt>
                <c:pt idx="1010">
                  <c:v>1.8263144449780961</c:v>
                </c:pt>
                <c:pt idx="1011">
                  <c:v>1.3249773760785342</c:v>
                </c:pt>
                <c:pt idx="1012">
                  <c:v>0.72351226855696349</c:v>
                </c:pt>
                <c:pt idx="1013">
                  <c:v>0.17482090318582419</c:v>
                </c:pt>
                <c:pt idx="1014">
                  <c:v>-0.32624873487789224</c:v>
                </c:pt>
                <c:pt idx="1015">
                  <c:v>-0.74234924018033444</c:v>
                </c:pt>
                <c:pt idx="1016">
                  <c:v>-0.85379985537672765</c:v>
                </c:pt>
                <c:pt idx="1017">
                  <c:v>-0.38180183826919306</c:v>
                </c:pt>
                <c:pt idx="1018">
                  <c:v>0.70233991849619071</c:v>
                </c:pt>
                <c:pt idx="1019">
                  <c:v>2.1436251001262674</c:v>
                </c:pt>
                <c:pt idx="1020">
                  <c:v>3.8079363981237422</c:v>
                </c:pt>
                <c:pt idx="1021">
                  <c:v>5.7022002701612671</c:v>
                </c:pt>
                <c:pt idx="1022">
                  <c:v>7.7380200247580415</c:v>
                </c:pt>
                <c:pt idx="1023">
                  <c:v>9.7472786242628811</c:v>
                </c:pt>
                <c:pt idx="1024">
                  <c:v>11.472413031777624</c:v>
                </c:pt>
                <c:pt idx="1025">
                  <c:v>12.797915331142072</c:v>
                </c:pt>
                <c:pt idx="1026">
                  <c:v>13.977058384519228</c:v>
                </c:pt>
                <c:pt idx="1027">
                  <c:v>15.285924656828845</c:v>
                </c:pt>
                <c:pt idx="1028">
                  <c:v>16.875346283692267</c:v>
                </c:pt>
                <c:pt idx="1029">
                  <c:v>18.81379675801842</c:v>
                </c:pt>
                <c:pt idx="1030">
                  <c:v>21.060986302858051</c:v>
                </c:pt>
                <c:pt idx="1031">
                  <c:v>23.787766556800889</c:v>
                </c:pt>
                <c:pt idx="1032">
                  <c:v>26.91807030566487</c:v>
                </c:pt>
                <c:pt idx="1033">
                  <c:v>29.997599759551573</c:v>
                </c:pt>
                <c:pt idx="1034">
                  <c:v>32.684446084360538</c:v>
                </c:pt>
                <c:pt idx="1035">
                  <c:v>34.597374702673328</c:v>
                </c:pt>
                <c:pt idx="1036">
                  <c:v>35.591288828619859</c:v>
                </c:pt>
                <c:pt idx="1037">
                  <c:v>36.306118112047464</c:v>
                </c:pt>
                <c:pt idx="1038">
                  <c:v>37.408304709806508</c:v>
                </c:pt>
                <c:pt idx="1039">
                  <c:v>39.142882555610377</c:v>
                </c:pt>
                <c:pt idx="1040">
                  <c:v>41.375029124498163</c:v>
                </c:pt>
                <c:pt idx="1041">
                  <c:v>43.6559855020082</c:v>
                </c:pt>
                <c:pt idx="1042">
                  <c:v>45.394085271968031</c:v>
                </c:pt>
                <c:pt idx="1043">
                  <c:v>46.232983246528669</c:v>
                </c:pt>
                <c:pt idx="1044">
                  <c:v>46.006577701598097</c:v>
                </c:pt>
                <c:pt idx="1045">
                  <c:v>45.052264707566138</c:v>
                </c:pt>
                <c:pt idx="1046">
                  <c:v>44.043717313414817</c:v>
                </c:pt>
                <c:pt idx="1047">
                  <c:v>43.367499607146527</c:v>
                </c:pt>
                <c:pt idx="1048">
                  <c:v>42.895793835003595</c:v>
                </c:pt>
                <c:pt idx="1049">
                  <c:v>42.169827098303521</c:v>
                </c:pt>
                <c:pt idx="1050">
                  <c:v>40.947362136337446</c:v>
                </c:pt>
                <c:pt idx="1051">
                  <c:v>39.288712573610695</c:v>
                </c:pt>
                <c:pt idx="1052">
                  <c:v>37.357461522138479</c:v>
                </c:pt>
                <c:pt idx="1053">
                  <c:v>35.314519071695706</c:v>
                </c:pt>
                <c:pt idx="1054">
                  <c:v>33.217150290261792</c:v>
                </c:pt>
                <c:pt idx="1055">
                  <c:v>30.992654704456555</c:v>
                </c:pt>
                <c:pt idx="1056">
                  <c:v>28.663187930367425</c:v>
                </c:pt>
                <c:pt idx="1057">
                  <c:v>26.307138991760077</c:v>
                </c:pt>
                <c:pt idx="1058">
                  <c:v>23.969493031924873</c:v>
                </c:pt>
                <c:pt idx="1059">
                  <c:v>21.729132571286375</c:v>
                </c:pt>
                <c:pt idx="1060">
                  <c:v>19.713910419860646</c:v>
                </c:pt>
                <c:pt idx="1061">
                  <c:v>17.940973451463435</c:v>
                </c:pt>
                <c:pt idx="1062">
                  <c:v>16.355745422434165</c:v>
                </c:pt>
                <c:pt idx="1063">
                  <c:v>14.685985113985481</c:v>
                </c:pt>
                <c:pt idx="1064">
                  <c:v>12.645434231705771</c:v>
                </c:pt>
                <c:pt idx="1065">
                  <c:v>10.225146947071655</c:v>
                </c:pt>
                <c:pt idx="1066">
                  <c:v>7.7174074681302214</c:v>
                </c:pt>
                <c:pt idx="1067">
                  <c:v>5.3319756587676173</c:v>
                </c:pt>
                <c:pt idx="1068">
                  <c:v>3.2713686455922648</c:v>
                </c:pt>
                <c:pt idx="1069">
                  <c:v>1.6838732526804197</c:v>
                </c:pt>
                <c:pt idx="1070">
                  <c:v>0.54338162762681119</c:v>
                </c:pt>
                <c:pt idx="1071">
                  <c:v>-0.36577558492572504</c:v>
                </c:pt>
                <c:pt idx="1072">
                  <c:v>-1.4754542932272108</c:v>
                </c:pt>
                <c:pt idx="1073">
                  <c:v>-3.1887058473626668</c:v>
                </c:pt>
                <c:pt idx="1074">
                  <c:v>-5.4850847904154127</c:v>
                </c:pt>
                <c:pt idx="1075">
                  <c:v>-7.9879999546071065</c:v>
                </c:pt>
                <c:pt idx="1076">
                  <c:v>-10.087970655514964</c:v>
                </c:pt>
                <c:pt idx="1077">
                  <c:v>-11.278785602404664</c:v>
                </c:pt>
                <c:pt idx="1078">
                  <c:v>-11.35296155035657</c:v>
                </c:pt>
                <c:pt idx="1079">
                  <c:v>-10.736437319349438</c:v>
                </c:pt>
                <c:pt idx="1080">
                  <c:v>-10.342140132962449</c:v>
                </c:pt>
                <c:pt idx="1081">
                  <c:v>-10.6092542703032</c:v>
                </c:pt>
                <c:pt idx="1082">
                  <c:v>-11.180034024897136</c:v>
                </c:pt>
                <c:pt idx="1083">
                  <c:v>-11.188256184399194</c:v>
                </c:pt>
                <c:pt idx="1084">
                  <c:v>-10.034257760711208</c:v>
                </c:pt>
                <c:pt idx="1085">
                  <c:v>-7.4311133454969838</c:v>
                </c:pt>
                <c:pt idx="1086">
                  <c:v>-3.6528323585870437</c:v>
                </c:pt>
                <c:pt idx="1087">
                  <c:v>0.34183284858469715</c:v>
                </c:pt>
                <c:pt idx="1088">
                  <c:v>3.6302027516130031</c:v>
                </c:pt>
                <c:pt idx="1089">
                  <c:v>5.6127142565807429</c:v>
                </c:pt>
                <c:pt idx="1090">
                  <c:v>6.1695883914491283</c:v>
                </c:pt>
                <c:pt idx="1091">
                  <c:v>5.684758803620146</c:v>
                </c:pt>
                <c:pt idx="1092">
                  <c:v>4.6835158075477432</c:v>
                </c:pt>
                <c:pt idx="1093">
                  <c:v>3.6333134913967884</c:v>
                </c:pt>
                <c:pt idx="1094">
                  <c:v>2.8296139015688526</c:v>
                </c:pt>
                <c:pt idx="1095">
                  <c:v>2.3401260235374757</c:v>
                </c:pt>
                <c:pt idx="1096">
                  <c:v>1.9837748430667264</c:v>
                </c:pt>
                <c:pt idx="1097">
                  <c:v>1.5983791062053918</c:v>
                </c:pt>
                <c:pt idx="1098">
                  <c:v>1.2326729440812838</c:v>
                </c:pt>
                <c:pt idx="1099">
                  <c:v>1.0428833851996582</c:v>
                </c:pt>
                <c:pt idx="1100">
                  <c:v>1.0778036174956649</c:v>
                </c:pt>
                <c:pt idx="1101">
                  <c:v>1.2496692651457517</c:v>
                </c:pt>
                <c:pt idx="1102">
                  <c:v>1.3850370798428369</c:v>
                </c:pt>
                <c:pt idx="1103">
                  <c:v>1.41126509824598</c:v>
                </c:pt>
                <c:pt idx="1104">
                  <c:v>1.3970579162810604</c:v>
                </c:pt>
                <c:pt idx="1105">
                  <c:v>1.4329281579554389</c:v>
                </c:pt>
                <c:pt idx="1106">
                  <c:v>1.6277500547963302</c:v>
                </c:pt>
                <c:pt idx="1107">
                  <c:v>2.0424366937004033</c:v>
                </c:pt>
                <c:pt idx="1108">
                  <c:v>2.7095677198263952</c:v>
                </c:pt>
                <c:pt idx="1109">
                  <c:v>3.5962601454298673</c:v>
                </c:pt>
                <c:pt idx="1110">
                  <c:v>4.5377931025212694</c:v>
                </c:pt>
                <c:pt idx="1111">
                  <c:v>5.404478420470844</c:v>
                </c:pt>
                <c:pt idx="1112">
                  <c:v>6.1805949520614272</c:v>
                </c:pt>
                <c:pt idx="1113">
                  <c:v>7.0006245530201987</c:v>
                </c:pt>
                <c:pt idx="1114">
                  <c:v>8.1233470419597946</c:v>
                </c:pt>
                <c:pt idx="1115">
                  <c:v>9.564261261120599</c:v>
                </c:pt>
                <c:pt idx="1116">
                  <c:v>11.146030815898188</c:v>
                </c:pt>
                <c:pt idx="1117">
                  <c:v>12.680073099580223</c:v>
                </c:pt>
                <c:pt idx="1118">
                  <c:v>13.962882557588618</c:v>
                </c:pt>
                <c:pt idx="1119">
                  <c:v>14.957089906436845</c:v>
                </c:pt>
                <c:pt idx="1120">
                  <c:v>15.79661308830811</c:v>
                </c:pt>
                <c:pt idx="1121">
                  <c:v>16.652655966541946</c:v>
                </c:pt>
                <c:pt idx="1122">
                  <c:v>17.734468007211106</c:v>
                </c:pt>
                <c:pt idx="1123">
                  <c:v>19.174914867066882</c:v>
                </c:pt>
                <c:pt idx="1124">
                  <c:v>21.034157329725545</c:v>
                </c:pt>
                <c:pt idx="1125">
                  <c:v>23.080790723131031</c:v>
                </c:pt>
                <c:pt idx="1126">
                  <c:v>25.117565048668411</c:v>
                </c:pt>
                <c:pt idx="1127">
                  <c:v>27.12946930769504</c:v>
                </c:pt>
                <c:pt idx="1128">
                  <c:v>29.024404241541141</c:v>
                </c:pt>
                <c:pt idx="1129">
                  <c:v>30.881627156710319</c:v>
                </c:pt>
                <c:pt idx="1130">
                  <c:v>32.690362973576114</c:v>
                </c:pt>
                <c:pt idx="1131">
                  <c:v>34.378303654104592</c:v>
                </c:pt>
                <c:pt idx="1132">
                  <c:v>35.911714861022496</c:v>
                </c:pt>
                <c:pt idx="1133">
                  <c:v>37.395605983802049</c:v>
                </c:pt>
                <c:pt idx="1134">
                  <c:v>39.025506044126011</c:v>
                </c:pt>
                <c:pt idx="1135">
                  <c:v>40.647453303243488</c:v>
                </c:pt>
                <c:pt idx="1136">
                  <c:v>41.740487177178622</c:v>
                </c:pt>
                <c:pt idx="1137">
                  <c:v>42.115959613635056</c:v>
                </c:pt>
                <c:pt idx="1138">
                  <c:v>42.040892721362354</c:v>
                </c:pt>
                <c:pt idx="1139">
                  <c:v>41.927174786935112</c:v>
                </c:pt>
                <c:pt idx="1140">
                  <c:v>41.897898731196406</c:v>
                </c:pt>
                <c:pt idx="1141">
                  <c:v>41.738915696572477</c:v>
                </c:pt>
                <c:pt idx="1142">
                  <c:v>41.240737962641028</c:v>
                </c:pt>
                <c:pt idx="1143">
                  <c:v>40.210570803388208</c:v>
                </c:pt>
                <c:pt idx="1144">
                  <c:v>38.798043107320439</c:v>
                </c:pt>
                <c:pt idx="1145">
                  <c:v>37.200297365174031</c:v>
                </c:pt>
                <c:pt idx="1146">
                  <c:v>35.527225237870546</c:v>
                </c:pt>
                <c:pt idx="1147">
                  <c:v>33.855473773113133</c:v>
                </c:pt>
                <c:pt idx="1148">
                  <c:v>32.177420417650865</c:v>
                </c:pt>
                <c:pt idx="1149">
                  <c:v>30.436098909297851</c:v>
                </c:pt>
                <c:pt idx="1150">
                  <c:v>28.627721511111893</c:v>
                </c:pt>
                <c:pt idx="1151">
                  <c:v>26.785929640889655</c:v>
                </c:pt>
                <c:pt idx="1152">
                  <c:v>24.978330228071862</c:v>
                </c:pt>
                <c:pt idx="1153">
                  <c:v>23.296080063510423</c:v>
                </c:pt>
                <c:pt idx="1154">
                  <c:v>21.776054982240211</c:v>
                </c:pt>
                <c:pt idx="1155">
                  <c:v>20.329682602595408</c:v>
                </c:pt>
                <c:pt idx="1156">
                  <c:v>18.726797950543499</c:v>
                </c:pt>
                <c:pt idx="1157">
                  <c:v>16.77230707153263</c:v>
                </c:pt>
                <c:pt idx="1158">
                  <c:v>14.417245610101977</c:v>
                </c:pt>
                <c:pt idx="1159">
                  <c:v>11.820386537899939</c:v>
                </c:pt>
                <c:pt idx="1160">
                  <c:v>9.259644747141941</c:v>
                </c:pt>
                <c:pt idx="1161">
                  <c:v>6.9187739921991014</c:v>
                </c:pt>
                <c:pt idx="1162">
                  <c:v>4.7241166923551186</c:v>
                </c:pt>
                <c:pt idx="1163">
                  <c:v>2.5037753385080159</c:v>
                </c:pt>
                <c:pt idx="1164">
                  <c:v>0.12973809173785572</c:v>
                </c:pt>
                <c:pt idx="1165">
                  <c:v>-2.4056958900969017</c:v>
                </c:pt>
                <c:pt idx="1166">
                  <c:v>-4.9635580522949638</c:v>
                </c:pt>
                <c:pt idx="1167">
                  <c:v>-7.3689969512490645</c:v>
                </c:pt>
                <c:pt idx="1168">
                  <c:v>-9.4466198722240851</c:v>
                </c:pt>
                <c:pt idx="1169">
                  <c:v>-10.774664354779603</c:v>
                </c:pt>
                <c:pt idx="1170">
                  <c:v>-11.16710776768401</c:v>
                </c:pt>
                <c:pt idx="1171">
                  <c:v>-10.945293232330329</c:v>
                </c:pt>
                <c:pt idx="1172">
                  <c:v>-10.781163987683723</c:v>
                </c:pt>
                <c:pt idx="1173">
                  <c:v>-11.305307687930046</c:v>
                </c:pt>
                <c:pt idx="1174">
                  <c:v>-12.657419534171446</c:v>
                </c:pt>
                <c:pt idx="1175">
                  <c:v>-14.215139063488017</c:v>
                </c:pt>
                <c:pt idx="1176">
                  <c:v>-15.171771862218256</c:v>
                </c:pt>
                <c:pt idx="1177">
                  <c:v>-14.89860374497389</c:v>
                </c:pt>
                <c:pt idx="1178">
                  <c:v>-13.329018170074411</c:v>
                </c:pt>
                <c:pt idx="1179">
                  <c:v>-10.946929386672922</c:v>
                </c:pt>
                <c:pt idx="1180">
                  <c:v>-8.6195347989394637</c:v>
                </c:pt>
                <c:pt idx="1181">
                  <c:v>-7.047640122960674</c:v>
                </c:pt>
                <c:pt idx="1182">
                  <c:v>-6.6486693405014607</c:v>
                </c:pt>
                <c:pt idx="1183">
                  <c:v>-7.3567112136914314</c:v>
                </c:pt>
                <c:pt idx="1184">
                  <c:v>-8.5605721694176022</c:v>
                </c:pt>
                <c:pt idx="1185">
                  <c:v>-9.5685451060292497</c:v>
                </c:pt>
                <c:pt idx="1186">
                  <c:v>-10.116332183908664</c:v>
                </c:pt>
                <c:pt idx="1187">
                  <c:v>-10.264687960230489</c:v>
                </c:pt>
                <c:pt idx="1188">
                  <c:v>-10.124636981025878</c:v>
                </c:pt>
                <c:pt idx="1189">
                  <c:v>-9.7512111214053601</c:v>
                </c:pt>
                <c:pt idx="1190">
                  <c:v>-9.1960987189772521</c:v>
                </c:pt>
                <c:pt idx="1191">
                  <c:v>-8.506138724597708</c:v>
                </c:pt>
                <c:pt idx="1192">
                  <c:v>-7.7567521101057544</c:v>
                </c:pt>
                <c:pt idx="1193">
                  <c:v>-7.0107374479036384</c:v>
                </c:pt>
                <c:pt idx="1194">
                  <c:v>-6.2455833589455656</c:v>
                </c:pt>
                <c:pt idx="1195">
                  <c:v>-5.3261888117666549</c:v>
                </c:pt>
                <c:pt idx="1196">
                  <c:v>-4.1150177755313218</c:v>
                </c:pt>
                <c:pt idx="1197">
                  <c:v>-2.6219928800206951</c:v>
                </c:pt>
                <c:pt idx="1198">
                  <c:v>-0.95966000242028127</c:v>
                </c:pt>
                <c:pt idx="1199">
                  <c:v>0.6310036176281244</c:v>
                </c:pt>
                <c:pt idx="1200">
                  <c:v>1.8984300652755619</c:v>
                </c:pt>
                <c:pt idx="1201">
                  <c:v>2.7018022239700508</c:v>
                </c:pt>
                <c:pt idx="1202">
                  <c:v>3.1448956394906493</c:v>
                </c:pt>
                <c:pt idx="1203">
                  <c:v>3.5305378067008366</c:v>
                </c:pt>
                <c:pt idx="1204">
                  <c:v>4.2160921905668198</c:v>
                </c:pt>
                <c:pt idx="1205">
                  <c:v>5.4180585267554831</c:v>
                </c:pt>
                <c:pt idx="1206">
                  <c:v>7.1194264562203733</c:v>
                </c:pt>
                <c:pt idx="1207">
                  <c:v>9.0456576070959649</c:v>
                </c:pt>
                <c:pt idx="1208">
                  <c:v>10.899281374954045</c:v>
                </c:pt>
                <c:pt idx="1209">
                  <c:v>12.685209727454964</c:v>
                </c:pt>
                <c:pt idx="1210">
                  <c:v>14.602324552905865</c:v>
                </c:pt>
                <c:pt idx="1211">
                  <c:v>16.896992961847747</c:v>
                </c:pt>
                <c:pt idx="1212">
                  <c:v>19.729093682610792</c:v>
                </c:pt>
                <c:pt idx="1213">
                  <c:v>22.887948968958575</c:v>
                </c:pt>
                <c:pt idx="1214">
                  <c:v>25.931635009579406</c:v>
                </c:pt>
                <c:pt idx="1215">
                  <c:v>28.370167289387815</c:v>
                </c:pt>
                <c:pt idx="1216">
                  <c:v>30.203477423600059</c:v>
                </c:pt>
                <c:pt idx="1217">
                  <c:v>31.959326515128058</c:v>
                </c:pt>
                <c:pt idx="1218">
                  <c:v>34.094770664825496</c:v>
                </c:pt>
                <c:pt idx="1219">
                  <c:v>36.633403851528989</c:v>
                </c:pt>
                <c:pt idx="1220">
                  <c:v>39.477581714498406</c:v>
                </c:pt>
                <c:pt idx="1221">
                  <c:v>42.554805640208436</c:v>
                </c:pt>
                <c:pt idx="1222">
                  <c:v>45.539319427404266</c:v>
                </c:pt>
                <c:pt idx="1223">
                  <c:v>47.829349098856177</c:v>
                </c:pt>
                <c:pt idx="1224">
                  <c:v>49.02679347687905</c:v>
                </c:pt>
                <c:pt idx="1225">
                  <c:v>49.265337567341469</c:v>
                </c:pt>
                <c:pt idx="1226">
                  <c:v>49.27832785599464</c:v>
                </c:pt>
                <c:pt idx="1227">
                  <c:v>49.544327078874751</c:v>
                </c:pt>
                <c:pt idx="1228">
                  <c:v>50.082630917297251</c:v>
                </c:pt>
                <c:pt idx="1229">
                  <c:v>50.653288238951305</c:v>
                </c:pt>
                <c:pt idx="1230">
                  <c:v>50.992197274172277</c:v>
                </c:pt>
                <c:pt idx="1231">
                  <c:v>50.875441028688833</c:v>
                </c:pt>
                <c:pt idx="1232">
                  <c:v>50.086725948115053</c:v>
                </c:pt>
                <c:pt idx="1233">
                  <c:v>48.657569449152753</c:v>
                </c:pt>
                <c:pt idx="1234">
                  <c:v>46.8797354001697</c:v>
                </c:pt>
                <c:pt idx="1235">
                  <c:v>45.118131452166303</c:v>
                </c:pt>
                <c:pt idx="1236">
                  <c:v>43.604872783122978</c:v>
                </c:pt>
                <c:pt idx="1237">
                  <c:v>42.403398887460519</c:v>
                </c:pt>
                <c:pt idx="1238">
                  <c:v>41.385784609711308</c:v>
                </c:pt>
                <c:pt idx="1239">
                  <c:v>40.404060897517077</c:v>
                </c:pt>
                <c:pt idx="1240">
                  <c:v>39.290000459566741</c:v>
                </c:pt>
                <c:pt idx="1241">
                  <c:v>37.943602270375408</c:v>
                </c:pt>
                <c:pt idx="1242">
                  <c:v>36.351154544967898</c:v>
                </c:pt>
                <c:pt idx="1243">
                  <c:v>34.570371894068543</c:v>
                </c:pt>
                <c:pt idx="1244">
                  <c:v>32.679473016187174</c:v>
                </c:pt>
                <c:pt idx="1245">
                  <c:v>30.736280595863434</c:v>
                </c:pt>
                <c:pt idx="1246">
                  <c:v>28.823511103946164</c:v>
                </c:pt>
                <c:pt idx="1247">
                  <c:v>27.020139081867239</c:v>
                </c:pt>
                <c:pt idx="1248">
                  <c:v>25.381786980229894</c:v>
                </c:pt>
                <c:pt idx="1249">
                  <c:v>23.927512020625297</c:v>
                </c:pt>
                <c:pt idx="1250">
                  <c:v>22.560298340212793</c:v>
                </c:pt>
                <c:pt idx="1251">
                  <c:v>20.998497953408535</c:v>
                </c:pt>
                <c:pt idx="1252">
                  <c:v>19.05927637434036</c:v>
                </c:pt>
                <c:pt idx="1253">
                  <c:v>16.662852106853553</c:v>
                </c:pt>
                <c:pt idx="1254">
                  <c:v>13.73940514471648</c:v>
                </c:pt>
                <c:pt idx="1255">
                  <c:v>10.48779318182215</c:v>
                </c:pt>
                <c:pt idx="1256">
                  <c:v>7.3803233581857075</c:v>
                </c:pt>
                <c:pt idx="1257">
                  <c:v>4.9144065910219936</c:v>
                </c:pt>
                <c:pt idx="1258">
                  <c:v>3.3956012592015536</c:v>
                </c:pt>
                <c:pt idx="1259">
                  <c:v>2.9256990940175225</c:v>
                </c:pt>
                <c:pt idx="1260">
                  <c:v>3.1306390921371721</c:v>
                </c:pt>
                <c:pt idx="1261">
                  <c:v>3.5297439502944283</c:v>
                </c:pt>
                <c:pt idx="1262">
                  <c:v>3.5665502912885394</c:v>
                </c:pt>
                <c:pt idx="1263">
                  <c:v>3.1651980654627687</c:v>
                </c:pt>
                <c:pt idx="1264">
                  <c:v>2.8054637641535134</c:v>
                </c:pt>
                <c:pt idx="1265">
                  <c:v>2.9359774488704433</c:v>
                </c:pt>
                <c:pt idx="1266">
                  <c:v>3.6862031598930343</c:v>
                </c:pt>
                <c:pt idx="1267">
                  <c:v>4.7502161366951725</c:v>
                </c:pt>
                <c:pt idx="1268">
                  <c:v>5.7607627739612699</c:v>
                </c:pt>
                <c:pt idx="1269">
                  <c:v>6.7044430984820442</c:v>
                </c:pt>
                <c:pt idx="1270">
                  <c:v>7.8033357365124028</c:v>
                </c:pt>
                <c:pt idx="1271">
                  <c:v>9.1520372417821534</c:v>
                </c:pt>
                <c:pt idx="1272">
                  <c:v>10.518954296946509</c:v>
                </c:pt>
                <c:pt idx="1273">
                  <c:v>11.476441991007579</c:v>
                </c:pt>
                <c:pt idx="1274">
                  <c:v>11.664852991187429</c:v>
                </c:pt>
                <c:pt idx="1275">
                  <c:v>11.19585401136368</c:v>
                </c:pt>
                <c:pt idx="1276">
                  <c:v>10.368058811136406</c:v>
                </c:pt>
                <c:pt idx="1277">
                  <c:v>9.4436329549136762</c:v>
                </c:pt>
                <c:pt idx="1278">
                  <c:v>8.6663165558154027</c:v>
                </c:pt>
                <c:pt idx="1279">
                  <c:v>8.1855670846990929</c:v>
                </c:pt>
                <c:pt idx="1280">
                  <c:v>8.0203969230051104</c:v>
                </c:pt>
                <c:pt idx="1281">
                  <c:v>8.0893134645450093</c:v>
                </c:pt>
                <c:pt idx="1282">
                  <c:v>8.25664439525411</c:v>
                </c:pt>
                <c:pt idx="1283">
                  <c:v>8.4060703073490277</c:v>
                </c:pt>
                <c:pt idx="1284">
                  <c:v>8.5010966812020463</c:v>
                </c:pt>
                <c:pt idx="1285">
                  <c:v>8.6050084675780045</c:v>
                </c:pt>
                <c:pt idx="1286">
                  <c:v>8.7751415182264445</c:v>
                </c:pt>
                <c:pt idx="1287">
                  <c:v>9.1038660478619153</c:v>
                </c:pt>
                <c:pt idx="1288">
                  <c:v>9.7334155069046755</c:v>
                </c:pt>
                <c:pt idx="1289">
                  <c:v>10.501577696766583</c:v>
                </c:pt>
                <c:pt idx="1290">
                  <c:v>11.303392422831253</c:v>
                </c:pt>
                <c:pt idx="1291">
                  <c:v>12.164376734374628</c:v>
                </c:pt>
                <c:pt idx="1292">
                  <c:v>13.110513859687133</c:v>
                </c:pt>
                <c:pt idx="1293">
                  <c:v>14.21499712249339</c:v>
                </c:pt>
                <c:pt idx="1294">
                  <c:v>15.535223880043521</c:v>
                </c:pt>
                <c:pt idx="1295">
                  <c:v>16.968804342442652</c:v>
                </c:pt>
                <c:pt idx="1296">
                  <c:v>18.523707415593801</c:v>
                </c:pt>
                <c:pt idx="1297">
                  <c:v>20.255802627281923</c:v>
                </c:pt>
                <c:pt idx="1298">
                  <c:v>22.197967814736284</c:v>
                </c:pt>
                <c:pt idx="1299">
                  <c:v>24.299485118441559</c:v>
                </c:pt>
                <c:pt idx="1300">
                  <c:v>26.49656871607273</c:v>
                </c:pt>
                <c:pt idx="1301">
                  <c:v>28.879885721751275</c:v>
                </c:pt>
                <c:pt idx="1302">
                  <c:v>31.488081667316244</c:v>
                </c:pt>
                <c:pt idx="1303">
                  <c:v>34.284901913969925</c:v>
                </c:pt>
                <c:pt idx="1304">
                  <c:v>37.102887535690527</c:v>
                </c:pt>
                <c:pt idx="1305">
                  <c:v>39.761625204976724</c:v>
                </c:pt>
                <c:pt idx="1306">
                  <c:v>42.101035640877193</c:v>
                </c:pt>
                <c:pt idx="1307">
                  <c:v>44.088581148059646</c:v>
                </c:pt>
                <c:pt idx="1308">
                  <c:v>46.02420312509846</c:v>
                </c:pt>
                <c:pt idx="1309">
                  <c:v>48.089220802596493</c:v>
                </c:pt>
                <c:pt idx="1310">
                  <c:v>50.27327502654456</c:v>
                </c:pt>
                <c:pt idx="1311">
                  <c:v>52.364042606013669</c:v>
                </c:pt>
                <c:pt idx="1312">
                  <c:v>54.154532253893393</c:v>
                </c:pt>
                <c:pt idx="1313">
                  <c:v>55.589662508815529</c:v>
                </c:pt>
                <c:pt idx="1314">
                  <c:v>56.66976835863921</c:v>
                </c:pt>
                <c:pt idx="1315">
                  <c:v>57.534494671466426</c:v>
                </c:pt>
                <c:pt idx="1316">
                  <c:v>58.219668398037093</c:v>
                </c:pt>
                <c:pt idx="1317">
                  <c:v>58.585037530076349</c:v>
                </c:pt>
                <c:pt idx="1318">
                  <c:v>58.55639561947482</c:v>
                </c:pt>
                <c:pt idx="1319">
                  <c:v>58.105608567085319</c:v>
                </c:pt>
                <c:pt idx="1320">
                  <c:v>57.307097015743608</c:v>
                </c:pt>
                <c:pt idx="1321">
                  <c:v>56.341494375428731</c:v>
                </c:pt>
                <c:pt idx="1322">
                  <c:v>55.330044427920157</c:v>
                </c:pt>
                <c:pt idx="1323">
                  <c:v>54.206007759361754</c:v>
                </c:pt>
                <c:pt idx="1324">
                  <c:v>52.892659404174516</c:v>
                </c:pt>
                <c:pt idx="1325">
                  <c:v>51.463963936091019</c:v>
                </c:pt>
                <c:pt idx="1326">
                  <c:v>49.934827877369202</c:v>
                </c:pt>
                <c:pt idx="1327">
                  <c:v>48.20737469982182</c:v>
                </c:pt>
                <c:pt idx="1328">
                  <c:v>46.196846045825389</c:v>
                </c:pt>
                <c:pt idx="1329">
                  <c:v>43.91518820490888</c:v>
                </c:pt>
                <c:pt idx="1330">
                  <c:v>41.4343504808107</c:v>
                </c:pt>
                <c:pt idx="1331">
                  <c:v>38.859766991194483</c:v>
                </c:pt>
                <c:pt idx="1332">
                  <c:v>36.32578757137059</c:v>
                </c:pt>
                <c:pt idx="1333">
                  <c:v>33.913086799943173</c:v>
                </c:pt>
                <c:pt idx="1334">
                  <c:v>31.622605843944307</c:v>
                </c:pt>
                <c:pt idx="1335">
                  <c:v>29.47608820706542</c:v>
                </c:pt>
                <c:pt idx="1336">
                  <c:v>27.409115522924107</c:v>
                </c:pt>
                <c:pt idx="1337">
                  <c:v>25.298786952465623</c:v>
                </c:pt>
                <c:pt idx="1338">
                  <c:v>23.124621813416312</c:v>
                </c:pt>
                <c:pt idx="1339">
                  <c:v>20.853318097147984</c:v>
                </c:pt>
                <c:pt idx="1340">
                  <c:v>18.413062455205026</c:v>
                </c:pt>
                <c:pt idx="1341">
                  <c:v>15.887267986100927</c:v>
                </c:pt>
                <c:pt idx="1342">
                  <c:v>13.202567846378908</c:v>
                </c:pt>
                <c:pt idx="1343">
                  <c:v>9.9718611494513301</c:v>
                </c:pt>
                <c:pt idx="1344">
                  <c:v>5.7524855064623033</c:v>
                </c:pt>
                <c:pt idx="1345">
                  <c:v>0.67533533633305742</c:v>
                </c:pt>
                <c:pt idx="1346">
                  <c:v>-4.4226883703936037</c:v>
                </c:pt>
                <c:pt idx="1347">
                  <c:v>-8.6591055029857316</c:v>
                </c:pt>
                <c:pt idx="1348">
                  <c:v>-11.412146532926016</c:v>
                </c:pt>
                <c:pt idx="1349">
                  <c:v>-12.550528222267495</c:v>
                </c:pt>
                <c:pt idx="1350">
                  <c:v>-12.384676757822145</c:v>
                </c:pt>
                <c:pt idx="1351">
                  <c:v>-11.424983122665703</c:v>
                </c:pt>
                <c:pt idx="1352">
                  <c:v>-10.358410160212388</c:v>
                </c:pt>
                <c:pt idx="1353">
                  <c:v>-9.7041914370081415</c:v>
                </c:pt>
                <c:pt idx="1354">
                  <c:v>-9.485194168267979</c:v>
                </c:pt>
                <c:pt idx="1355">
                  <c:v>-9.3671514649026175</c:v>
                </c:pt>
                <c:pt idx="1356">
                  <c:v>-8.8995983756045636</c:v>
                </c:pt>
                <c:pt idx="1357">
                  <c:v>-7.6892436480924724</c:v>
                </c:pt>
                <c:pt idx="1358">
                  <c:v>-5.7320929151306226</c:v>
                </c:pt>
                <c:pt idx="1359">
                  <c:v>-3.4203756168280104</c:v>
                </c:pt>
                <c:pt idx="1360">
                  <c:v>-1.18064910449145</c:v>
                </c:pt>
                <c:pt idx="1361">
                  <c:v>0.64154773759837913</c:v>
                </c:pt>
                <c:pt idx="1362">
                  <c:v>1.9149144828464113</c:v>
                </c:pt>
                <c:pt idx="1363">
                  <c:v>2.864243153189483</c:v>
                </c:pt>
                <c:pt idx="1364">
                  <c:v>3.7413867901256936</c:v>
                </c:pt>
                <c:pt idx="1365">
                  <c:v>4.6416520743231793</c:v>
                </c:pt>
                <c:pt idx="1366">
                  <c:v>5.333182372836716</c:v>
                </c:pt>
                <c:pt idx="1367">
                  <c:v>5.6744496653799814</c:v>
                </c:pt>
                <c:pt idx="1368">
                  <c:v>5.7315326520723815</c:v>
                </c:pt>
                <c:pt idx="1369">
                  <c:v>5.5168806190309336</c:v>
                </c:pt>
                <c:pt idx="1370">
                  <c:v>5.1514329266503145</c:v>
                </c:pt>
                <c:pt idx="1371">
                  <c:v>4.8171041281173084</c:v>
                </c:pt>
                <c:pt idx="1372">
                  <c:v>4.6150609055549614</c:v>
                </c:pt>
                <c:pt idx="1373">
                  <c:v>4.573943347443862</c:v>
                </c:pt>
                <c:pt idx="1374">
                  <c:v>4.660338560494985</c:v>
                </c:pt>
                <c:pt idx="1375">
                  <c:v>4.8529453892850851</c:v>
                </c:pt>
                <c:pt idx="1376">
                  <c:v>5.1581693814993832</c:v>
                </c:pt>
                <c:pt idx="1377">
                  <c:v>5.5723331138693961</c:v>
                </c:pt>
                <c:pt idx="1378">
                  <c:v>6.0772876115920074</c:v>
                </c:pt>
                <c:pt idx="1379">
                  <c:v>6.6597631593601676</c:v>
                </c:pt>
                <c:pt idx="1380">
                  <c:v>7.2318829161729639</c:v>
                </c:pt>
                <c:pt idx="1381">
                  <c:v>7.6381028778495041</c:v>
                </c:pt>
                <c:pt idx="1382">
                  <c:v>7.8971656602925133</c:v>
                </c:pt>
                <c:pt idx="1383">
                  <c:v>8.2019926070866624</c:v>
                </c:pt>
                <c:pt idx="1384">
                  <c:v>8.6948785149449304</c:v>
                </c:pt>
                <c:pt idx="1385">
                  <c:v>9.6835787846460324</c:v>
                </c:pt>
                <c:pt idx="1386">
                  <c:v>11.417415848953112</c:v>
                </c:pt>
                <c:pt idx="1387">
                  <c:v>13.727533351974049</c:v>
                </c:pt>
                <c:pt idx="1388">
                  <c:v>16.275370384934565</c:v>
                </c:pt>
                <c:pt idx="1389">
                  <c:v>18.765554157235876</c:v>
                </c:pt>
                <c:pt idx="1390">
                  <c:v>21.067385574091158</c:v>
                </c:pt>
                <c:pt idx="1391">
                  <c:v>23.200939302609335</c:v>
                </c:pt>
                <c:pt idx="1392">
                  <c:v>25.329338156557149</c:v>
                </c:pt>
                <c:pt idx="1393">
                  <c:v>27.724134953426006</c:v>
                </c:pt>
                <c:pt idx="1394">
                  <c:v>30.585855654357488</c:v>
                </c:pt>
                <c:pt idx="1395">
                  <c:v>33.829004281270336</c:v>
                </c:pt>
                <c:pt idx="1396">
                  <c:v>37.16564041564493</c:v>
                </c:pt>
                <c:pt idx="1397">
                  <c:v>40.101420367332032</c:v>
                </c:pt>
                <c:pt idx="1398">
                  <c:v>42.160829259985384</c:v>
                </c:pt>
                <c:pt idx="1399">
                  <c:v>43.196050994785672</c:v>
                </c:pt>
                <c:pt idx="1400">
                  <c:v>43.961257874889959</c:v>
                </c:pt>
                <c:pt idx="1401">
                  <c:v>45.264675697392157</c:v>
                </c:pt>
                <c:pt idx="1402">
                  <c:v>47.31917142344431</c:v>
                </c:pt>
                <c:pt idx="1403">
                  <c:v>49.684244334975418</c:v>
                </c:pt>
                <c:pt idx="1404">
                  <c:v>51.887608788275905</c:v>
                </c:pt>
                <c:pt idx="1405">
                  <c:v>53.320237652510379</c:v>
                </c:pt>
                <c:pt idx="1406">
                  <c:v>53.424177139460163</c:v>
                </c:pt>
                <c:pt idx="1407">
                  <c:v>52.196239676670956</c:v>
                </c:pt>
                <c:pt idx="1408">
                  <c:v>50.347137823137537</c:v>
                </c:pt>
                <c:pt idx="1409">
                  <c:v>48.850951466674786</c:v>
                </c:pt>
                <c:pt idx="1410">
                  <c:v>48.52458315734129</c:v>
                </c:pt>
                <c:pt idx="1411">
                  <c:v>49.192706254194462</c:v>
                </c:pt>
                <c:pt idx="1412">
                  <c:v>50.242410229110568</c:v>
                </c:pt>
                <c:pt idx="1413">
                  <c:v>51.068635384528356</c:v>
                </c:pt>
                <c:pt idx="1414">
                  <c:v>51.204862756837791</c:v>
                </c:pt>
                <c:pt idx="1415">
                  <c:v>50.401463021701041</c:v>
                </c:pt>
                <c:pt idx="1416">
                  <c:v>48.801707741267016</c:v>
                </c:pt>
                <c:pt idx="1417">
                  <c:v>46.761676686441675</c:v>
                </c:pt>
                <c:pt idx="1418">
                  <c:v>44.570493272712845</c:v>
                </c:pt>
                <c:pt idx="1419">
                  <c:v>42.427122067258587</c:v>
                </c:pt>
                <c:pt idx="1420">
                  <c:v>40.394605945913419</c:v>
                </c:pt>
                <c:pt idx="1421">
                  <c:v>38.454165066995152</c:v>
                </c:pt>
                <c:pt idx="1422">
                  <c:v>36.605603925655252</c:v>
                </c:pt>
                <c:pt idx="1423">
                  <c:v>34.842089247142148</c:v>
                </c:pt>
                <c:pt idx="1424">
                  <c:v>33.166803402199299</c:v>
                </c:pt>
                <c:pt idx="1425">
                  <c:v>31.381960834155315</c:v>
                </c:pt>
                <c:pt idx="1426">
                  <c:v>29.184434257472208</c:v>
                </c:pt>
                <c:pt idx="1427">
                  <c:v>26.469710512322763</c:v>
                </c:pt>
                <c:pt idx="1428">
                  <c:v>23.320785842076308</c:v>
                </c:pt>
                <c:pt idx="1429">
                  <c:v>19.983516785234784</c:v>
                </c:pt>
                <c:pt idx="1430">
                  <c:v>16.731678909530089</c:v>
                </c:pt>
                <c:pt idx="1431">
                  <c:v>13.634995671339487</c:v>
                </c:pt>
                <c:pt idx="1432">
                  <c:v>10.574402257912697</c:v>
                </c:pt>
                <c:pt idx="1433">
                  <c:v>7.4881451127544425</c:v>
                </c:pt>
                <c:pt idx="1434">
                  <c:v>4.4305941504993536</c:v>
                </c:pt>
                <c:pt idx="1435">
                  <c:v>1.5238622474893664</c:v>
                </c:pt>
                <c:pt idx="1436">
                  <c:v>-1.0863088374604208</c:v>
                </c:pt>
                <c:pt idx="1437">
                  <c:v>-3.3180115807112123</c:v>
                </c:pt>
                <c:pt idx="1438">
                  <c:v>-5.1163360490969874</c:v>
                </c:pt>
                <c:pt idx="1439">
                  <c:v>-6.4345998881150477</c:v>
                </c:pt>
                <c:pt idx="1440">
                  <c:v>-7.359233270352747</c:v>
                </c:pt>
                <c:pt idx="1441">
                  <c:v>-7.9939579649456931</c:v>
                </c:pt>
                <c:pt idx="1442">
                  <c:v>-8.3004546856467787</c:v>
                </c:pt>
                <c:pt idx="1443">
                  <c:v>-8.2463323519338427</c:v>
                </c:pt>
                <c:pt idx="1444">
                  <c:v>-8.0170047248951661</c:v>
                </c:pt>
                <c:pt idx="1445">
                  <c:v>-7.889035490397263</c:v>
                </c:pt>
                <c:pt idx="1446">
                  <c:v>-8.0612187405893163</c:v>
                </c:pt>
                <c:pt idx="1447">
                  <c:v>-8.4374957057775291</c:v>
                </c:pt>
                <c:pt idx="1448">
                  <c:v>-8.7272899116619786</c:v>
                </c:pt>
                <c:pt idx="1449">
                  <c:v>-8.5851901134287392</c:v>
                </c:pt>
                <c:pt idx="1450">
                  <c:v>-7.8358800511601645</c:v>
                </c:pt>
                <c:pt idx="1451">
                  <c:v>-6.5034439901369607</c:v>
                </c:pt>
                <c:pt idx="1452">
                  <c:v>-4.9456382903342222</c:v>
                </c:pt>
                <c:pt idx="1453">
                  <c:v>-3.7216330645275377</c:v>
                </c:pt>
                <c:pt idx="1454">
                  <c:v>-2.9408204232369868</c:v>
                </c:pt>
                <c:pt idx="1455">
                  <c:v>-2.4355957347722468</c:v>
                </c:pt>
                <c:pt idx="1456">
                  <c:v>-2.191362940076802</c:v>
                </c:pt>
                <c:pt idx="1457">
                  <c:v>-2.3124617012752662</c:v>
                </c:pt>
                <c:pt idx="1458">
                  <c:v>-2.775375407249761</c:v>
                </c:pt>
                <c:pt idx="1459">
                  <c:v>-3.4854418391047655</c:v>
                </c:pt>
                <c:pt idx="1460">
                  <c:v>-4.3073922023226707</c:v>
                </c:pt>
                <c:pt idx="1461">
                  <c:v>-4.9783244382762177</c:v>
                </c:pt>
                <c:pt idx="1462">
                  <c:v>-5.2780781295106927</c:v>
                </c:pt>
                <c:pt idx="1463">
                  <c:v>-5.162780446920479</c:v>
                </c:pt>
                <c:pt idx="1464">
                  <c:v>-4.6649007179820696</c:v>
                </c:pt>
                <c:pt idx="1465">
                  <c:v>-3.8959065636224284</c:v>
                </c:pt>
                <c:pt idx="1466">
                  <c:v>-2.94457525234998</c:v>
                </c:pt>
                <c:pt idx="1467">
                  <c:v>-1.9366626473029802</c:v>
                </c:pt>
                <c:pt idx="1468">
                  <c:v>-1.0369629343569207</c:v>
                </c:pt>
                <c:pt idx="1469">
                  <c:v>-0.31002803566978232</c:v>
                </c:pt>
                <c:pt idx="1470">
                  <c:v>0.37315024504361333</c:v>
                </c:pt>
                <c:pt idx="1471">
                  <c:v>1.1661477801427411</c:v>
                </c:pt>
                <c:pt idx="1472">
                  <c:v>2.1101742045398866</c:v>
                </c:pt>
                <c:pt idx="1473">
                  <c:v>3.1834280404490887</c:v>
                </c:pt>
                <c:pt idx="1474">
                  <c:v>4.422773999640107</c:v>
                </c:pt>
                <c:pt idx="1475">
                  <c:v>5.8563827196473044</c:v>
                </c:pt>
                <c:pt idx="1476">
                  <c:v>7.5145045252543587</c:v>
                </c:pt>
                <c:pt idx="1477">
                  <c:v>9.3510511347492713</c:v>
                </c:pt>
                <c:pt idx="1478">
                  <c:v>11.275554892054284</c:v>
                </c:pt>
                <c:pt idx="1479">
                  <c:v>13.169148354213197</c:v>
                </c:pt>
                <c:pt idx="1480">
                  <c:v>14.924533267128934</c:v>
                </c:pt>
                <c:pt idx="1481">
                  <c:v>16.562052641786355</c:v>
                </c:pt>
                <c:pt idx="1482">
                  <c:v>18.116137968950628</c:v>
                </c:pt>
                <c:pt idx="1483">
                  <c:v>19.702287169571616</c:v>
                </c:pt>
                <c:pt idx="1484">
                  <c:v>21.415519706180181</c:v>
                </c:pt>
                <c:pt idx="1485">
                  <c:v>23.11865421205658</c:v>
                </c:pt>
                <c:pt idx="1486">
                  <c:v>24.606903967815445</c:v>
                </c:pt>
                <c:pt idx="1487">
                  <c:v>25.722175148459133</c:v>
                </c:pt>
                <c:pt idx="1488">
                  <c:v>26.649872805489949</c:v>
                </c:pt>
                <c:pt idx="1489">
                  <c:v>27.94089496938015</c:v>
                </c:pt>
                <c:pt idx="1490">
                  <c:v>30.085564269992545</c:v>
                </c:pt>
                <c:pt idx="1491">
                  <c:v>33.070069724592692</c:v>
                </c:pt>
                <c:pt idx="1492">
                  <c:v>36.309972170100842</c:v>
                </c:pt>
                <c:pt idx="1493">
                  <c:v>39.292891826698828</c:v>
                </c:pt>
                <c:pt idx="1494">
                  <c:v>41.630197150164854</c:v>
                </c:pt>
                <c:pt idx="1495">
                  <c:v>43.391891107161555</c:v>
                </c:pt>
                <c:pt idx="1496">
                  <c:v>45.171176225018328</c:v>
                </c:pt>
                <c:pt idx="1497">
                  <c:v>47.311423800517957</c:v>
                </c:pt>
                <c:pt idx="1498">
                  <c:v>49.586827884507592</c:v>
                </c:pt>
                <c:pt idx="1499">
                  <c:v>51.552708646817436</c:v>
                </c:pt>
                <c:pt idx="1500">
                  <c:v>52.999856773881085</c:v>
                </c:pt>
                <c:pt idx="1501">
                  <c:v>53.884226138403456</c:v>
                </c:pt>
                <c:pt idx="1502">
                  <c:v>54.189137915635385</c:v>
                </c:pt>
                <c:pt idx="1503">
                  <c:v>54.070691157322678</c:v>
                </c:pt>
                <c:pt idx="1504">
                  <c:v>54.027469874176219</c:v>
                </c:pt>
                <c:pt idx="1505">
                  <c:v>54.295903676692696</c:v>
                </c:pt>
                <c:pt idx="1506">
                  <c:v>54.590693523158841</c:v>
                </c:pt>
                <c:pt idx="1507">
                  <c:v>54.517609152695655</c:v>
                </c:pt>
                <c:pt idx="1508">
                  <c:v>53.935294869641744</c:v>
                </c:pt>
                <c:pt idx="1509">
                  <c:v>52.939578992248904</c:v>
                </c:pt>
                <c:pt idx="1510">
                  <c:v>51.649733252403927</c:v>
                </c:pt>
                <c:pt idx="1511">
                  <c:v>50.028294087355846</c:v>
                </c:pt>
                <c:pt idx="1512">
                  <c:v>47.919495465608733</c:v>
                </c:pt>
                <c:pt idx="1513">
                  <c:v>45.372571696296554</c:v>
                </c:pt>
                <c:pt idx="1514">
                  <c:v>42.622073162370619</c:v>
                </c:pt>
                <c:pt idx="1515">
                  <c:v>39.893335419123211</c:v>
                </c:pt>
                <c:pt idx="1516">
                  <c:v>37.23379029074075</c:v>
                </c:pt>
                <c:pt idx="1517">
                  <c:v>34.597144804925939</c:v>
                </c:pt>
                <c:pt idx="1518">
                  <c:v>31.919448928827418</c:v>
                </c:pt>
                <c:pt idx="1519">
                  <c:v>29.150599270250868</c:v>
                </c:pt>
                <c:pt idx="1520">
                  <c:v>26.278612864845851</c:v>
                </c:pt>
                <c:pt idx="1521">
                  <c:v>23.347895287548933</c:v>
                </c:pt>
                <c:pt idx="1522">
                  <c:v>20.447582681797954</c:v>
                </c:pt>
                <c:pt idx="1523">
                  <c:v>17.601032328161995</c:v>
                </c:pt>
                <c:pt idx="1524">
                  <c:v>14.863309981598755</c:v>
                </c:pt>
                <c:pt idx="1525">
                  <c:v>12.29869602196678</c:v>
                </c:pt>
                <c:pt idx="1526">
                  <c:v>9.8735583815274435</c:v>
                </c:pt>
                <c:pt idx="1527">
                  <c:v>7.5272539938968936</c:v>
                </c:pt>
                <c:pt idx="1528">
                  <c:v>5.3165436740189556</c:v>
                </c:pt>
                <c:pt idx="1529">
                  <c:v>3.5074556005385764</c:v>
                </c:pt>
                <c:pt idx="1530">
                  <c:v>2.5418002085278046</c:v>
                </c:pt>
                <c:pt idx="1531">
                  <c:v>2.6807176043572487</c:v>
                </c:pt>
                <c:pt idx="1532">
                  <c:v>3.5860778922701031</c:v>
                </c:pt>
                <c:pt idx="1533">
                  <c:v>4.2115647744247005</c:v>
                </c:pt>
                <c:pt idx="1534">
                  <c:v>4.0023280989362062</c:v>
                </c:pt>
                <c:pt idx="1535">
                  <c:v>3.7396943569574823</c:v>
                </c:pt>
                <c:pt idx="1536">
                  <c:v>4.619945949818332</c:v>
                </c:pt>
                <c:pt idx="1537">
                  <c:v>6.8336636308219649</c:v>
                </c:pt>
                <c:pt idx="1538">
                  <c:v>9.6764983582055262</c:v>
                </c:pt>
                <c:pt idx="1539">
                  <c:v>11.462350991041415</c:v>
                </c:pt>
                <c:pt idx="1540">
                  <c:v>10.706869711220586</c:v>
                </c:pt>
                <c:pt idx="1541">
                  <c:v>7.6118582169961737</c:v>
                </c:pt>
                <c:pt idx="1542">
                  <c:v>3.6338193126562501</c:v>
                </c:pt>
                <c:pt idx="1543">
                  <c:v>-2.080645359687467E-2</c:v>
                </c:pt>
                <c:pt idx="1544">
                  <c:v>-2.5305435445249369</c:v>
                </c:pt>
                <c:pt idx="1545">
                  <c:v>-3.7217337536344379</c:v>
                </c:pt>
                <c:pt idx="1546">
                  <c:v>-3.875236478561749</c:v>
                </c:pt>
                <c:pt idx="1547">
                  <c:v>-3.4611055089905141</c:v>
                </c:pt>
                <c:pt idx="1548">
                  <c:v>-3.1279306188107037</c:v>
                </c:pt>
                <c:pt idx="1549">
                  <c:v>-3.3256451664344899</c:v>
                </c:pt>
                <c:pt idx="1550">
                  <c:v>-4.1712285231057997</c:v>
                </c:pt>
                <c:pt idx="1551">
                  <c:v>-5.533834032643683</c:v>
                </c:pt>
                <c:pt idx="1552">
                  <c:v>-7.1594728119908089</c:v>
                </c:pt>
                <c:pt idx="1553">
                  <c:v>-8.7340822557509927</c:v>
                </c:pt>
                <c:pt idx="1554">
                  <c:v>-9.9266711906359735</c:v>
                </c:pt>
                <c:pt idx="1555">
                  <c:v>-10.552484126823254</c:v>
                </c:pt>
                <c:pt idx="1556">
                  <c:v>-10.60473430428679</c:v>
                </c:pt>
                <c:pt idx="1557">
                  <c:v>-10.322883118201053</c:v>
                </c:pt>
                <c:pt idx="1558">
                  <c:v>-9.974481315837032</c:v>
                </c:pt>
                <c:pt idx="1559">
                  <c:v>-9.6714813095202903</c:v>
                </c:pt>
                <c:pt idx="1560">
                  <c:v>-9.3046687233298844</c:v>
                </c:pt>
                <c:pt idx="1561">
                  <c:v>-8.7197437688632853</c:v>
                </c:pt>
                <c:pt idx="1562">
                  <c:v>-7.8606266134860192</c:v>
                </c:pt>
                <c:pt idx="1563">
                  <c:v>-6.7933506212162982</c:v>
                </c:pt>
                <c:pt idx="1564">
                  <c:v>-5.775531368791972</c:v>
                </c:pt>
                <c:pt idx="1565">
                  <c:v>-5.0005035014161328</c:v>
                </c:pt>
                <c:pt idx="1566">
                  <c:v>-4.4182282313878103</c:v>
                </c:pt>
                <c:pt idx="1567">
                  <c:v>-3.7793157667600537</c:v>
                </c:pt>
                <c:pt idx="1568">
                  <c:v>-2.8370873314248524</c:v>
                </c:pt>
                <c:pt idx="1569">
                  <c:v>-1.4398881047963552</c:v>
                </c:pt>
                <c:pt idx="1570">
                  <c:v>0.43305847729957192</c:v>
                </c:pt>
                <c:pt idx="1571">
                  <c:v>2.6360148277535802</c:v>
                </c:pt>
                <c:pt idx="1572">
                  <c:v>4.7703178711985075</c:v>
                </c:pt>
                <c:pt idx="1573">
                  <c:v>6.4739690537745371</c:v>
                </c:pt>
                <c:pt idx="1574">
                  <c:v>7.7513454726990467</c:v>
                </c:pt>
                <c:pt idx="1575">
                  <c:v>8.7794669232450655</c:v>
                </c:pt>
                <c:pt idx="1576">
                  <c:v>9.9466046847801639</c:v>
                </c:pt>
                <c:pt idx="1577">
                  <c:v>11.52301611108456</c:v>
                </c:pt>
                <c:pt idx="1578">
                  <c:v>13.611448228862871</c:v>
                </c:pt>
                <c:pt idx="1579">
                  <c:v>16.137489264285616</c:v>
                </c:pt>
                <c:pt idx="1580">
                  <c:v>18.809872718999902</c:v>
                </c:pt>
                <c:pt idx="1581">
                  <c:v>21.307213764619902</c:v>
                </c:pt>
                <c:pt idx="1582">
                  <c:v>23.500982889327503</c:v>
                </c:pt>
                <c:pt idx="1583">
                  <c:v>25.565062831540953</c:v>
                </c:pt>
                <c:pt idx="1584">
                  <c:v>27.604387094910134</c:v>
                </c:pt>
                <c:pt idx="1585">
                  <c:v>29.739827713011927</c:v>
                </c:pt>
                <c:pt idx="1586">
                  <c:v>31.938070718751689</c:v>
                </c:pt>
                <c:pt idx="1587">
                  <c:v>34.069745544376659</c:v>
                </c:pt>
                <c:pt idx="1588">
                  <c:v>35.890856973489122</c:v>
                </c:pt>
                <c:pt idx="1589">
                  <c:v>37.092536394019341</c:v>
                </c:pt>
                <c:pt idx="1590">
                  <c:v>37.851061766138955</c:v>
                </c:pt>
                <c:pt idx="1591">
                  <c:v>38.575983450816175</c:v>
                </c:pt>
                <c:pt idx="1592">
                  <c:v>39.78152192179985</c:v>
                </c:pt>
                <c:pt idx="1593">
                  <c:v>41.704651103363858</c:v>
                </c:pt>
                <c:pt idx="1594">
                  <c:v>44.018095361296581</c:v>
                </c:pt>
                <c:pt idx="1595">
                  <c:v>46.18878497407065</c:v>
                </c:pt>
                <c:pt idx="1596">
                  <c:v>47.649385994589238</c:v>
                </c:pt>
                <c:pt idx="1597">
                  <c:v>48.154443634697451</c:v>
                </c:pt>
                <c:pt idx="1598">
                  <c:v>47.962797502003497</c:v>
                </c:pt>
                <c:pt idx="1599">
                  <c:v>47.464814791963427</c:v>
                </c:pt>
                <c:pt idx="1600">
                  <c:v>46.844552176124161</c:v>
                </c:pt>
                <c:pt idx="1601">
                  <c:v>46.095517772601674</c:v>
                </c:pt>
                <c:pt idx="1602">
                  <c:v>45.068254677149646</c:v>
                </c:pt>
                <c:pt idx="1603">
                  <c:v>43.57520442360665</c:v>
                </c:pt>
                <c:pt idx="1604">
                  <c:v>41.640282275134517</c:v>
                </c:pt>
                <c:pt idx="1605">
                  <c:v>39.425438289631828</c:v>
                </c:pt>
                <c:pt idx="1606">
                  <c:v>37.076479603839189</c:v>
                </c:pt>
                <c:pt idx="1607">
                  <c:v>34.6443062317624</c:v>
                </c:pt>
                <c:pt idx="1608">
                  <c:v>32.226709107127149</c:v>
                </c:pt>
                <c:pt idx="1609">
                  <c:v>29.831929904984609</c:v>
                </c:pt>
                <c:pt idx="1610">
                  <c:v>27.471600486884917</c:v>
                </c:pt>
                <c:pt idx="1611">
                  <c:v>25.222306357147218</c:v>
                </c:pt>
                <c:pt idx="1612">
                  <c:v>23.036968030004275</c:v>
                </c:pt>
                <c:pt idx="1613">
                  <c:v>20.81234186940419</c:v>
                </c:pt>
                <c:pt idx="1614">
                  <c:v>18.501687012016106</c:v>
                </c:pt>
                <c:pt idx="1615">
                  <c:v>16.07020523177578</c:v>
                </c:pt>
                <c:pt idx="1616">
                  <c:v>13.565588787140264</c:v>
                </c:pt>
                <c:pt idx="1617">
                  <c:v>10.915631731397458</c:v>
                </c:pt>
                <c:pt idx="1618">
                  <c:v>8.08251371676951</c:v>
                </c:pt>
                <c:pt idx="1619">
                  <c:v>5.1888516424341189</c:v>
                </c:pt>
                <c:pt idx="1620">
                  <c:v>2.3484619495854369</c:v>
                </c:pt>
                <c:pt idx="1621">
                  <c:v>-0.22811818940627188</c:v>
                </c:pt>
                <c:pt idx="1622">
                  <c:v>-2.3238370056181461</c:v>
                </c:pt>
                <c:pt idx="1623">
                  <c:v>-3.636307505505783</c:v>
                </c:pt>
                <c:pt idx="1624">
                  <c:v>-3.8016770753956672</c:v>
                </c:pt>
                <c:pt idx="1625">
                  <c:v>-2.8759476538877542</c:v>
                </c:pt>
                <c:pt idx="1626">
                  <c:v>-2.0296360608099993</c:v>
                </c:pt>
                <c:pt idx="1627">
                  <c:v>-2.7065396995937991</c:v>
                </c:pt>
                <c:pt idx="1628">
                  <c:v>-4.8495839056019232</c:v>
                </c:pt>
                <c:pt idx="1629">
                  <c:v>-7.1491951674898848</c:v>
                </c:pt>
                <c:pt idx="1630">
                  <c:v>-8.4509989641400871</c:v>
                </c:pt>
                <c:pt idx="1631">
                  <c:v>-8.1497650848572842</c:v>
                </c:pt>
                <c:pt idx="1632">
                  <c:v>-6.1199983031601386</c:v>
                </c:pt>
                <c:pt idx="1633">
                  <c:v>-2.8838219970969359</c:v>
                </c:pt>
                <c:pt idx="1634">
                  <c:v>6.3293482845002996E-2</c:v>
                </c:pt>
                <c:pt idx="1635">
                  <c:v>1.6918907531881029</c:v>
                </c:pt>
                <c:pt idx="1636">
                  <c:v>1.9494807181243408</c:v>
                </c:pt>
                <c:pt idx="1637">
                  <c:v>1.3935987637618539</c:v>
                </c:pt>
                <c:pt idx="1638">
                  <c:v>0.7479724684866168</c:v>
                </c:pt>
                <c:pt idx="1639">
                  <c:v>0.43194113911688448</c:v>
                </c:pt>
                <c:pt idx="1640">
                  <c:v>0.32137343633454674</c:v>
                </c:pt>
                <c:pt idx="1641">
                  <c:v>0.23515342760785579</c:v>
                </c:pt>
                <c:pt idx="1642">
                  <c:v>0.27476309905569868</c:v>
                </c:pt>
                <c:pt idx="1643">
                  <c:v>0.50867439707458473</c:v>
                </c:pt>
                <c:pt idx="1644">
                  <c:v>0.71637540913309294</c:v>
                </c:pt>
                <c:pt idx="1645">
                  <c:v>0.68280932095043101</c:v>
                </c:pt>
                <c:pt idx="1646">
                  <c:v>0.42686977453142239</c:v>
                </c:pt>
                <c:pt idx="1647">
                  <c:v>0.15208009904079395</c:v>
                </c:pt>
                <c:pt idx="1648">
                  <c:v>-4.2079629400219379E-3</c:v>
                </c:pt>
                <c:pt idx="1649">
                  <c:v>-6.6203823681221505E-2</c:v>
                </c:pt>
                <c:pt idx="1650">
                  <c:v>-4.5835847207597077E-2</c:v>
                </c:pt>
                <c:pt idx="1651">
                  <c:v>8.7142509736554852E-2</c:v>
                </c:pt>
                <c:pt idx="1652">
                  <c:v>0.39265171954182376</c:v>
                </c:pt>
                <c:pt idx="1653">
                  <c:v>0.92573354515098738</c:v>
                </c:pt>
                <c:pt idx="1654">
                  <c:v>1.7304240742479677</c:v>
                </c:pt>
                <c:pt idx="1655">
                  <c:v>2.8038422727630081</c:v>
                </c:pt>
                <c:pt idx="1656">
                  <c:v>4.0256160073077485</c:v>
                </c:pt>
                <c:pt idx="1657">
                  <c:v>5.2674597471615936</c:v>
                </c:pt>
                <c:pt idx="1658">
                  <c:v>6.3557170522183615</c:v>
                </c:pt>
                <c:pt idx="1659">
                  <c:v>7.1840329111739942</c:v>
                </c:pt>
                <c:pt idx="1660">
                  <c:v>7.8354789129505145</c:v>
                </c:pt>
                <c:pt idx="1661">
                  <c:v>8.5273290746915045</c:v>
                </c:pt>
                <c:pt idx="1662">
                  <c:v>9.5434268931976742</c:v>
                </c:pt>
                <c:pt idx="1663">
                  <c:v>11.04439505533372</c:v>
                </c:pt>
                <c:pt idx="1664">
                  <c:v>12.924383794227044</c:v>
                </c:pt>
                <c:pt idx="1665">
                  <c:v>14.789188398342501</c:v>
                </c:pt>
                <c:pt idx="1666">
                  <c:v>16.407885810375653</c:v>
                </c:pt>
                <c:pt idx="1667">
                  <c:v>17.728087734168138</c:v>
                </c:pt>
                <c:pt idx="1668">
                  <c:v>18.867766979484777</c:v>
                </c:pt>
                <c:pt idx="1669">
                  <c:v>19.985522679895084</c:v>
                </c:pt>
                <c:pt idx="1670">
                  <c:v>21.417877646297182</c:v>
                </c:pt>
                <c:pt idx="1671">
                  <c:v>23.325819713371239</c:v>
                </c:pt>
                <c:pt idx="1672">
                  <c:v>25.531783959103812</c:v>
                </c:pt>
                <c:pt idx="1673">
                  <c:v>27.693059439921736</c:v>
                </c:pt>
                <c:pt idx="1674">
                  <c:v>29.500508611123298</c:v>
                </c:pt>
                <c:pt idx="1675">
                  <c:v>30.901979358900832</c:v>
                </c:pt>
                <c:pt idx="1676">
                  <c:v>31.867557871722813</c:v>
                </c:pt>
                <c:pt idx="1677">
                  <c:v>32.767858734288353</c:v>
                </c:pt>
                <c:pt idx="1678">
                  <c:v>33.816259339602588</c:v>
                </c:pt>
                <c:pt idx="1679">
                  <c:v>34.744707772810536</c:v>
                </c:pt>
                <c:pt idx="1680">
                  <c:v>35.41271999735433</c:v>
                </c:pt>
                <c:pt idx="1681">
                  <c:v>36.034308577407238</c:v>
                </c:pt>
                <c:pt idx="1682">
                  <c:v>36.903006745859095</c:v>
                </c:pt>
                <c:pt idx="1683">
                  <c:v>38.133808090941912</c:v>
                </c:pt>
                <c:pt idx="1684">
                  <c:v>39.526561109123072</c:v>
                </c:pt>
                <c:pt idx="1685">
                  <c:v>40.66651246694061</c:v>
                </c:pt>
                <c:pt idx="1686">
                  <c:v>41.20169171760179</c:v>
                </c:pt>
                <c:pt idx="1687">
                  <c:v>40.976887883249759</c:v>
                </c:pt>
                <c:pt idx="1688">
                  <c:v>40.012424225584766</c:v>
                </c:pt>
                <c:pt idx="1689">
                  <c:v>38.420883781073073</c:v>
                </c:pt>
                <c:pt idx="1690">
                  <c:v>36.471917685451615</c:v>
                </c:pt>
                <c:pt idx="1691">
                  <c:v>34.484935851742577</c:v>
                </c:pt>
                <c:pt idx="1692">
                  <c:v>32.600648334707721</c:v>
                </c:pt>
                <c:pt idx="1693">
                  <c:v>30.798666108013567</c:v>
                </c:pt>
                <c:pt idx="1694">
                  <c:v>29.070441945853293</c:v>
                </c:pt>
                <c:pt idx="1695">
                  <c:v>27.304248246936226</c:v>
                </c:pt>
                <c:pt idx="1696">
                  <c:v>25.474215401997498</c:v>
                </c:pt>
                <c:pt idx="1697">
                  <c:v>23.625247833957545</c:v>
                </c:pt>
                <c:pt idx="1698">
                  <c:v>21.786245597278391</c:v>
                </c:pt>
                <c:pt idx="1699">
                  <c:v>19.990871525332825</c:v>
                </c:pt>
                <c:pt idx="1700">
                  <c:v>18.260950354826168</c:v>
                </c:pt>
                <c:pt idx="1701">
                  <c:v>16.594563187729644</c:v>
                </c:pt>
                <c:pt idx="1702">
                  <c:v>14.868864343975051</c:v>
                </c:pt>
                <c:pt idx="1703">
                  <c:v>13.011618937095552</c:v>
                </c:pt>
                <c:pt idx="1704">
                  <c:v>10.97383501835364</c:v>
                </c:pt>
                <c:pt idx="1705">
                  <c:v>8.7271960179865662</c:v>
                </c:pt>
                <c:pt idx="1706">
                  <c:v>6.360643277626834</c:v>
                </c:pt>
                <c:pt idx="1707">
                  <c:v>4.0138831520742979</c:v>
                </c:pt>
                <c:pt idx="1708">
                  <c:v>1.8553658290328121</c:v>
                </c:pt>
                <c:pt idx="1709">
                  <c:v>-1.4860647547844025E-2</c:v>
                </c:pt>
                <c:pt idx="1710">
                  <c:v>-1.541902434596887</c:v>
                </c:pt>
                <c:pt idx="1711">
                  <c:v>-2.560253925904949</c:v>
                </c:pt>
                <c:pt idx="1712">
                  <c:v>-2.9724521073868497</c:v>
                </c:pt>
                <c:pt idx="1713">
                  <c:v>-3.199846245239113</c:v>
                </c:pt>
                <c:pt idx="1714">
                  <c:v>-4.2862898803343308</c:v>
                </c:pt>
                <c:pt idx="1715">
                  <c:v>-6.7650028227276442</c:v>
                </c:pt>
                <c:pt idx="1716">
                  <c:v>-10.088485546273089</c:v>
                </c:pt>
                <c:pt idx="1717">
                  <c:v>-13.054122415347628</c:v>
                </c:pt>
                <c:pt idx="1718">
                  <c:v>-14.781202787040675</c:v>
                </c:pt>
                <c:pt idx="1719">
                  <c:v>-14.995005391299861</c:v>
                </c:pt>
                <c:pt idx="1720">
                  <c:v>-13.652286283473863</c:v>
                </c:pt>
                <c:pt idx="1721">
                  <c:v>-11.101582117804384</c:v>
                </c:pt>
                <c:pt idx="1722">
                  <c:v>-8.6927954154482965</c:v>
                </c:pt>
                <c:pt idx="1723">
                  <c:v>-7.2345439071393303</c:v>
                </c:pt>
                <c:pt idx="1724">
                  <c:v>-6.8691647289965427</c:v>
                </c:pt>
                <c:pt idx="1725">
                  <c:v>-7.0206466744166125</c:v>
                </c:pt>
                <c:pt idx="1726">
                  <c:v>-7.0430130009282808</c:v>
                </c:pt>
                <c:pt idx="1727">
                  <c:v>-6.7195107609097153</c:v>
                </c:pt>
                <c:pt idx="1728">
                  <c:v>-6.2476757256915203</c:v>
                </c:pt>
                <c:pt idx="1729">
                  <c:v>-5.8443020111776898</c:v>
                </c:pt>
                <c:pt idx="1730">
                  <c:v>-5.5962002309541363</c:v>
                </c:pt>
                <c:pt idx="1731">
                  <c:v>-5.7196526863350536</c:v>
                </c:pt>
                <c:pt idx="1732">
                  <c:v>-6.3641423326083526</c:v>
                </c:pt>
                <c:pt idx="1733">
                  <c:v>-7.3365713859561854</c:v>
                </c:pt>
                <c:pt idx="1734">
                  <c:v>-8.2726340582370614</c:v>
                </c:pt>
                <c:pt idx="1735">
                  <c:v>-8.8693071770723186</c:v>
                </c:pt>
                <c:pt idx="1736">
                  <c:v>-8.9711320735308728</c:v>
                </c:pt>
                <c:pt idx="1737">
                  <c:v>-8.6291142920602546</c:v>
                </c:pt>
                <c:pt idx="1738">
                  <c:v>-8.0721113262190496</c:v>
                </c:pt>
                <c:pt idx="1739">
                  <c:v>-7.5374585196946677</c:v>
                </c:pt>
                <c:pt idx="1740">
                  <c:v>-7.1438333093007733</c:v>
                </c:pt>
                <c:pt idx="1741">
                  <c:v>-6.8570945231147578</c:v>
                </c:pt>
                <c:pt idx="1742">
                  <c:v>-6.4214264326524626</c:v>
                </c:pt>
                <c:pt idx="1743">
                  <c:v>-5.6191123239994125</c:v>
                </c:pt>
                <c:pt idx="1744">
                  <c:v>-4.5337242375194231</c:v>
                </c:pt>
                <c:pt idx="1745">
                  <c:v>-3.4625899527690347</c:v>
                </c:pt>
                <c:pt idx="1746">
                  <c:v>-2.6602860537136541</c:v>
                </c:pt>
                <c:pt idx="1747">
                  <c:v>-2.1210151126393808</c:v>
                </c:pt>
                <c:pt idx="1748">
                  <c:v>-1.617323490386593</c:v>
                </c:pt>
                <c:pt idx="1749">
                  <c:v>-0.87496032057886097</c:v>
                </c:pt>
                <c:pt idx="1750">
                  <c:v>0.34800728583271634</c:v>
                </c:pt>
                <c:pt idx="1751">
                  <c:v>2.0255407401160621</c:v>
                </c:pt>
                <c:pt idx="1752">
                  <c:v>3.8900673653137408</c:v>
                </c:pt>
                <c:pt idx="1753">
                  <c:v>5.719677838007466</c:v>
                </c:pt>
                <c:pt idx="1754">
                  <c:v>7.3381783212473168</c:v>
                </c:pt>
                <c:pt idx="1755">
                  <c:v>8.7386886948223701</c:v>
                </c:pt>
                <c:pt idx="1756">
                  <c:v>10.146583780925923</c:v>
                </c:pt>
                <c:pt idx="1757">
                  <c:v>11.749287785307404</c:v>
                </c:pt>
                <c:pt idx="1758">
                  <c:v>13.703378469601255</c:v>
                </c:pt>
                <c:pt idx="1759">
                  <c:v>15.961666560209229</c:v>
                </c:pt>
                <c:pt idx="1760">
                  <c:v>18.463009029005043</c:v>
                </c:pt>
                <c:pt idx="1761">
                  <c:v>20.928365808424942</c:v>
                </c:pt>
                <c:pt idx="1762">
                  <c:v>22.921221732256445</c:v>
                </c:pt>
                <c:pt idx="1763">
                  <c:v>24.316428737611314</c:v>
                </c:pt>
                <c:pt idx="1764">
                  <c:v>25.264457322859087</c:v>
                </c:pt>
                <c:pt idx="1765">
                  <c:v>26.002321856401906</c:v>
                </c:pt>
                <c:pt idx="1766">
                  <c:v>26.77925627927387</c:v>
                </c:pt>
                <c:pt idx="1767">
                  <c:v>27.852123693688394</c:v>
                </c:pt>
                <c:pt idx="1768">
                  <c:v>29.296389379814627</c:v>
                </c:pt>
                <c:pt idx="1769">
                  <c:v>31.061619832218337</c:v>
                </c:pt>
                <c:pt idx="1770">
                  <c:v>32.921310695573972</c:v>
                </c:pt>
                <c:pt idx="1771">
                  <c:v>34.546216481662491</c:v>
                </c:pt>
                <c:pt idx="1772">
                  <c:v>35.78690247202924</c:v>
                </c:pt>
                <c:pt idx="1773">
                  <c:v>36.809177482588659</c:v>
                </c:pt>
                <c:pt idx="1774">
                  <c:v>37.632972392936885</c:v>
                </c:pt>
                <c:pt idx="1775">
                  <c:v>38.04728154507815</c:v>
                </c:pt>
                <c:pt idx="1776">
                  <c:v>37.855416774176582</c:v>
                </c:pt>
                <c:pt idx="1777">
                  <c:v>37.037228698693049</c:v>
                </c:pt>
                <c:pt idx="1778">
                  <c:v>35.76630196471919</c:v>
                </c:pt>
                <c:pt idx="1779">
                  <c:v>34.250184205424809</c:v>
                </c:pt>
                <c:pt idx="1780">
                  <c:v>32.596080961316311</c:v>
                </c:pt>
                <c:pt idx="1781">
                  <c:v>30.922255202089982</c:v>
                </c:pt>
                <c:pt idx="1782">
                  <c:v>29.420633338048184</c:v>
                </c:pt>
                <c:pt idx="1783">
                  <c:v>28.174380851287218</c:v>
                </c:pt>
                <c:pt idx="1784">
                  <c:v>27.035598214261473</c:v>
                </c:pt>
                <c:pt idx="1785">
                  <c:v>25.830840209976245</c:v>
                </c:pt>
                <c:pt idx="1786">
                  <c:v>24.398806365776718</c:v>
                </c:pt>
                <c:pt idx="1787">
                  <c:v>22.648130078461183</c:v>
                </c:pt>
                <c:pt idx="1788">
                  <c:v>20.586416936891961</c:v>
                </c:pt>
                <c:pt idx="1789">
                  <c:v>18.370075318154122</c:v>
                </c:pt>
                <c:pt idx="1790">
                  <c:v>16.128734071791037</c:v>
                </c:pt>
                <c:pt idx="1791">
                  <c:v>13.948958670355216</c:v>
                </c:pt>
                <c:pt idx="1792">
                  <c:v>11.77956275694811</c:v>
                </c:pt>
                <c:pt idx="1793">
                  <c:v>9.5084325218091479</c:v>
                </c:pt>
                <c:pt idx="1794">
                  <c:v>7.0557236513729649</c:v>
                </c:pt>
                <c:pt idx="1795">
                  <c:v>4.4675607183455064</c:v>
                </c:pt>
                <c:pt idx="1796">
                  <c:v>1.8407958439785963</c:v>
                </c:pt>
                <c:pt idx="1797">
                  <c:v>-0.77127189290097564</c:v>
                </c:pt>
                <c:pt idx="1798">
                  <c:v>-3.3386444750429565</c:v>
                </c:pt>
                <c:pt idx="1799">
                  <c:v>-5.8638222655420966</c:v>
                </c:pt>
                <c:pt idx="1800">
                  <c:v>-8.2027513402312557</c:v>
                </c:pt>
                <c:pt idx="1801">
                  <c:v>-10.04990083342663</c:v>
                </c:pt>
                <c:pt idx="1802">
                  <c:v>-11.244113456758098</c:v>
                </c:pt>
                <c:pt idx="1803">
                  <c:v>-11.849198667622936</c:v>
                </c:pt>
                <c:pt idx="1804">
                  <c:v>-12.177624034270476</c:v>
                </c:pt>
                <c:pt idx="1805">
                  <c:v>-12.686260013585064</c:v>
                </c:pt>
                <c:pt idx="1806">
                  <c:v>-13.871789453313362</c:v>
                </c:pt>
                <c:pt idx="1807">
                  <c:v>-15.858979944247096</c:v>
                </c:pt>
                <c:pt idx="1808">
                  <c:v>-18.174123405362156</c:v>
                </c:pt>
                <c:pt idx="1809">
                  <c:v>-20.146512497254911</c:v>
                </c:pt>
                <c:pt idx="1810">
                  <c:v>-21.093853907309811</c:v>
                </c:pt>
                <c:pt idx="1811">
                  <c:v>-20.599051509163612</c:v>
                </c:pt>
                <c:pt idx="1812">
                  <c:v>-18.794544438980338</c:v>
                </c:pt>
                <c:pt idx="1813">
                  <c:v>-16.53445857020073</c:v>
                </c:pt>
                <c:pt idx="1814">
                  <c:v>-14.675669918796716</c:v>
                </c:pt>
                <c:pt idx="1815">
                  <c:v>-13.618605600420782</c:v>
                </c:pt>
                <c:pt idx="1816">
                  <c:v>-13.064432908412366</c:v>
                </c:pt>
                <c:pt idx="1817">
                  <c:v>-12.629860630244119</c:v>
                </c:pt>
                <c:pt idx="1818">
                  <c:v>-12.105280477639235</c:v>
                </c:pt>
                <c:pt idx="1819">
                  <c:v>-11.509547088086451</c:v>
                </c:pt>
                <c:pt idx="1820">
                  <c:v>-10.925807286324723</c:v>
                </c:pt>
                <c:pt idx="1821">
                  <c:v>-10.42456536059823</c:v>
                </c:pt>
                <c:pt idx="1822">
                  <c:v>-10.271821273386266</c:v>
                </c:pt>
                <c:pt idx="1823">
                  <c:v>-10.50549532791854</c:v>
                </c:pt>
                <c:pt idx="1824">
                  <c:v>-10.899270881360168</c:v>
                </c:pt>
                <c:pt idx="1825">
                  <c:v>-11.247738303732964</c:v>
                </c:pt>
                <c:pt idx="1826">
                  <c:v>-11.362536537658304</c:v>
                </c:pt>
                <c:pt idx="1827">
                  <c:v>-11.131019746905137</c:v>
                </c:pt>
                <c:pt idx="1828">
                  <c:v>-10.577942851967034</c:v>
                </c:pt>
                <c:pt idx="1829">
                  <c:v>-9.7673811549276941</c:v>
                </c:pt>
                <c:pt idx="1830">
                  <c:v>-8.7854706518291401</c:v>
                </c:pt>
                <c:pt idx="1831">
                  <c:v>-7.6902147587925569</c:v>
                </c:pt>
                <c:pt idx="1832">
                  <c:v>-6.5346055236167055</c:v>
                </c:pt>
                <c:pt idx="1833">
                  <c:v>-5.398028593144371</c:v>
                </c:pt>
                <c:pt idx="1834">
                  <c:v>-4.3057708612814833</c:v>
                </c:pt>
                <c:pt idx="1835">
                  <c:v>-3.2238110240558533</c:v>
                </c:pt>
                <c:pt idx="1836">
                  <c:v>-2.180701303574736</c:v>
                </c:pt>
                <c:pt idx="1837">
                  <c:v>-1.1216962775032413</c:v>
                </c:pt>
                <c:pt idx="1838">
                  <c:v>-4.479865195317647E-2</c:v>
                </c:pt>
                <c:pt idx="1839">
                  <c:v>0.98378812108588709</c:v>
                </c:pt>
                <c:pt idx="1840">
                  <c:v>2.0373705386641694</c:v>
                </c:pt>
                <c:pt idx="1841">
                  <c:v>3.3016970478908858</c:v>
                </c:pt>
                <c:pt idx="1842">
                  <c:v>4.8278882469330675</c:v>
                </c:pt>
                <c:pt idx="1843">
                  <c:v>6.6922142219944059</c:v>
                </c:pt>
                <c:pt idx="1844">
                  <c:v>8.9468828575545185</c:v>
                </c:pt>
                <c:pt idx="1845">
                  <c:v>11.324270520403429</c:v>
                </c:pt>
                <c:pt idx="1846">
                  <c:v>13.525779549995359</c:v>
                </c:pt>
                <c:pt idx="1847">
                  <c:v>15.49696731899545</c:v>
                </c:pt>
                <c:pt idx="1848">
                  <c:v>17.408094572615543</c:v>
                </c:pt>
                <c:pt idx="1849">
                  <c:v>19.511914481163231</c:v>
                </c:pt>
                <c:pt idx="1850">
                  <c:v>21.757985711539966</c:v>
                </c:pt>
                <c:pt idx="1851">
                  <c:v>24.232515377309166</c:v>
                </c:pt>
                <c:pt idx="1852">
                  <c:v>27.04239946976298</c:v>
                </c:pt>
                <c:pt idx="1853">
                  <c:v>30.14593300036772</c:v>
                </c:pt>
                <c:pt idx="1854">
                  <c:v>33.335769100360366</c:v>
                </c:pt>
                <c:pt idx="1855">
                  <c:v>36.107841978353157</c:v>
                </c:pt>
                <c:pt idx="1856">
                  <c:v>38.087352538786092</c:v>
                </c:pt>
                <c:pt idx="1857">
                  <c:v>39.093856068010368</c:v>
                </c:pt>
                <c:pt idx="1858">
                  <c:v>39.440106066650159</c:v>
                </c:pt>
                <c:pt idx="1859">
                  <c:v>39.979753165317156</c:v>
                </c:pt>
                <c:pt idx="1860">
                  <c:v>41.259796362010817</c:v>
                </c:pt>
                <c:pt idx="1861">
                  <c:v>43.255624674770601</c:v>
                </c:pt>
                <c:pt idx="1862">
                  <c:v>45.510159961275185</c:v>
                </c:pt>
                <c:pt idx="1863">
                  <c:v>47.382265182049679</c:v>
                </c:pt>
                <c:pt idx="1864">
                  <c:v>48.330366198408683</c:v>
                </c:pt>
                <c:pt idx="1865">
                  <c:v>48.16211047444051</c:v>
                </c:pt>
                <c:pt idx="1866">
                  <c:v>46.993127524951696</c:v>
                </c:pt>
                <c:pt idx="1867">
                  <c:v>45.076486014452662</c:v>
                </c:pt>
                <c:pt idx="1868">
                  <c:v>42.828403594163611</c:v>
                </c:pt>
                <c:pt idx="1869">
                  <c:v>40.540683422280338</c:v>
                </c:pt>
                <c:pt idx="1870">
                  <c:v>38.298856153834727</c:v>
                </c:pt>
                <c:pt idx="1871">
                  <c:v>36.186661230758034</c:v>
                </c:pt>
                <c:pt idx="1872">
                  <c:v>34.245206506142871</c:v>
                </c:pt>
                <c:pt idx="1873">
                  <c:v>32.401802036020015</c:v>
                </c:pt>
                <c:pt idx="1874">
                  <c:v>30.603017095299613</c:v>
                </c:pt>
                <c:pt idx="1875">
                  <c:v>28.730320553393621</c:v>
                </c:pt>
                <c:pt idx="1876">
                  <c:v>26.624400262325747</c:v>
                </c:pt>
                <c:pt idx="1877">
                  <c:v>24.28141639707923</c:v>
                </c:pt>
                <c:pt idx="1878">
                  <c:v>21.800737749137642</c:v>
                </c:pt>
                <c:pt idx="1879">
                  <c:v>19.208800554154891</c:v>
                </c:pt>
                <c:pt idx="1880">
                  <c:v>16.533293403071792</c:v>
                </c:pt>
                <c:pt idx="1881">
                  <c:v>13.953654915010356</c:v>
                </c:pt>
                <c:pt idx="1882">
                  <c:v>11.424478216710147</c:v>
                </c:pt>
                <c:pt idx="1883">
                  <c:v>8.8361235523759447</c:v>
                </c:pt>
                <c:pt idx="1884">
                  <c:v>6.1243184613284258</c:v>
                </c:pt>
                <c:pt idx="1885">
                  <c:v>3.177131152101857</c:v>
                </c:pt>
                <c:pt idx="1886">
                  <c:v>0.11682290905981985</c:v>
                </c:pt>
                <c:pt idx="1887">
                  <c:v>-2.7724705691213765</c:v>
                </c:pt>
                <c:pt idx="1888">
                  <c:v>-5.3906084977389481</c:v>
                </c:pt>
                <c:pt idx="1889">
                  <c:v>-7.7593616677841695</c:v>
                </c:pt>
                <c:pt idx="1890">
                  <c:v>-9.9994837144284876</c:v>
                </c:pt>
                <c:pt idx="1891">
                  <c:v>-12.106854440139918</c:v>
                </c:pt>
                <c:pt idx="1892">
                  <c:v>-13.811945511337118</c:v>
                </c:pt>
                <c:pt idx="1893">
                  <c:v>-14.812821841110376</c:v>
                </c:pt>
                <c:pt idx="1894">
                  <c:v>-14.769418504288167</c:v>
                </c:pt>
                <c:pt idx="1895">
                  <c:v>-13.683629114202404</c:v>
                </c:pt>
                <c:pt idx="1896">
                  <c:v>-12.005093091918354</c:v>
                </c:pt>
                <c:pt idx="1897">
                  <c:v>-10.913082090079987</c:v>
                </c:pt>
                <c:pt idx="1898">
                  <c:v>-11.453619488278386</c:v>
                </c:pt>
                <c:pt idx="1899">
                  <c:v>-13.257585658512816</c:v>
                </c:pt>
                <c:pt idx="1900">
                  <c:v>-15.18959400534256</c:v>
                </c:pt>
                <c:pt idx="1901">
                  <c:v>-16.27896846523571</c:v>
                </c:pt>
                <c:pt idx="1902">
                  <c:v>-16.033037755930994</c:v>
                </c:pt>
                <c:pt idx="1903">
                  <c:v>-14.247596740812375</c:v>
                </c:pt>
                <c:pt idx="1904">
                  <c:v>-11.118671665996127</c:v>
                </c:pt>
                <c:pt idx="1905">
                  <c:v>-7.9235997926762041</c:v>
                </c:pt>
                <c:pt idx="1906">
                  <c:v>-5.9253172368226794</c:v>
                </c:pt>
                <c:pt idx="1907">
                  <c:v>-5.5483113520862259</c:v>
                </c:pt>
                <c:pt idx="1908">
                  <c:v>-6.0946979050445007</c:v>
                </c:pt>
                <c:pt idx="1909">
                  <c:v>-6.8880719869436104</c:v>
                </c:pt>
                <c:pt idx="1910">
                  <c:v>-7.7670620272047382</c:v>
                </c:pt>
                <c:pt idx="1911">
                  <c:v>-8.665561606660642</c:v>
                </c:pt>
                <c:pt idx="1912">
                  <c:v>-9.3779326345274292</c:v>
                </c:pt>
                <c:pt idx="1913">
                  <c:v>-9.8326170018368799</c:v>
                </c:pt>
                <c:pt idx="1914">
                  <c:v>-10.224321801800142</c:v>
                </c:pt>
                <c:pt idx="1915">
                  <c:v>-10.793890485764139</c:v>
                </c:pt>
                <c:pt idx="1916">
                  <c:v>-11.590899616048857</c:v>
                </c:pt>
                <c:pt idx="1917">
                  <c:v>-12.489821343727879</c:v>
                </c:pt>
                <c:pt idx="1918">
                  <c:v>-13.327289876853321</c:v>
                </c:pt>
                <c:pt idx="1919">
                  <c:v>-13.833595219316255</c:v>
                </c:pt>
                <c:pt idx="1920">
                  <c:v>-13.975048274929929</c:v>
                </c:pt>
                <c:pt idx="1921">
                  <c:v>-13.896668549431331</c:v>
                </c:pt>
                <c:pt idx="1922">
                  <c:v>-13.742352858442702</c:v>
                </c:pt>
                <c:pt idx="1923">
                  <c:v>-13.671292341273849</c:v>
                </c:pt>
                <c:pt idx="1924">
                  <c:v>-13.712888754448372</c:v>
                </c:pt>
                <c:pt idx="1925">
                  <c:v>-13.759926619359405</c:v>
                </c:pt>
                <c:pt idx="1926">
                  <c:v>-13.716261986972217</c:v>
                </c:pt>
                <c:pt idx="1927">
                  <c:v>-13.491790907232772</c:v>
                </c:pt>
                <c:pt idx="1928">
                  <c:v>-13.046204589088116</c:v>
                </c:pt>
                <c:pt idx="1929">
                  <c:v>-12.368364817306354</c:v>
                </c:pt>
                <c:pt idx="1930">
                  <c:v>-11.553526660960227</c:v>
                </c:pt>
                <c:pt idx="1931">
                  <c:v>-10.722214207741022</c:v>
                </c:pt>
                <c:pt idx="1932">
                  <c:v>-9.8840785635862023</c:v>
                </c:pt>
                <c:pt idx="1933">
                  <c:v>-9.0287051523144779</c:v>
                </c:pt>
                <c:pt idx="1934">
                  <c:v>-8.1216311892681876</c:v>
                </c:pt>
                <c:pt idx="1935">
                  <c:v>-7.1233642054828232</c:v>
                </c:pt>
                <c:pt idx="1936">
                  <c:v>-5.9943855013731664</c:v>
                </c:pt>
                <c:pt idx="1937">
                  <c:v>-4.6685116713457031</c:v>
                </c:pt>
                <c:pt idx="1938">
                  <c:v>-3.294674717918789</c:v>
                </c:pt>
                <c:pt idx="1939">
                  <c:v>-1.854867323560413</c:v>
                </c:pt>
                <c:pt idx="1940">
                  <c:v>-0.20370295708920461</c:v>
                </c:pt>
                <c:pt idx="1941">
                  <c:v>1.6989754620525797</c:v>
                </c:pt>
                <c:pt idx="1942">
                  <c:v>3.7144840928115279</c:v>
                </c:pt>
                <c:pt idx="1943">
                  <c:v>5.5230219709552975</c:v>
                </c:pt>
                <c:pt idx="1944">
                  <c:v>6.8550268715361913</c:v>
                </c:pt>
                <c:pt idx="1945">
                  <c:v>7.6791154941054671</c:v>
                </c:pt>
                <c:pt idx="1946">
                  <c:v>8.1079083042233577</c:v>
                </c:pt>
                <c:pt idx="1947">
                  <c:v>8.4157117581388903</c:v>
                </c:pt>
                <c:pt idx="1948">
                  <c:v>9.0178106029761125</c:v>
                </c:pt>
                <c:pt idx="1949">
                  <c:v>10.223260650916592</c:v>
                </c:pt>
                <c:pt idx="1950">
                  <c:v>12.19265667789826</c:v>
                </c:pt>
                <c:pt idx="1951">
                  <c:v>14.778168024340294</c:v>
                </c:pt>
                <c:pt idx="1952">
                  <c:v>17.823680923853487</c:v>
                </c:pt>
                <c:pt idx="1953">
                  <c:v>21.218883065376417</c:v>
                </c:pt>
                <c:pt idx="1954">
                  <c:v>24.829596884068888</c:v>
                </c:pt>
                <c:pt idx="1955">
                  <c:v>28.600076846387513</c:v>
                </c:pt>
                <c:pt idx="1956">
                  <c:v>32.751721829459761</c:v>
                </c:pt>
                <c:pt idx="1957">
                  <c:v>37.370795472870562</c:v>
                </c:pt>
                <c:pt idx="1958">
                  <c:v>42.313360063413157</c:v>
                </c:pt>
                <c:pt idx="1959">
                  <c:v>47.479563642144889</c:v>
                </c:pt>
                <c:pt idx="1960">
                  <c:v>52.780968789301987</c:v>
                </c:pt>
                <c:pt idx="1961">
                  <c:v>58.253224873515954</c:v>
                </c:pt>
                <c:pt idx="1962">
                  <c:v>64.177199276045641</c:v>
                </c:pt>
                <c:pt idx="1963">
                  <c:v>70.712835850524726</c:v>
                </c:pt>
                <c:pt idx="1964">
                  <c:v>77.920276573514244</c:v>
                </c:pt>
                <c:pt idx="1965">
                  <c:v>85.676303682043965</c:v>
                </c:pt>
                <c:pt idx="1966">
                  <c:v>93.652671088403082</c:v>
                </c:pt>
                <c:pt idx="1967">
                  <c:v>101.53469572663502</c:v>
                </c:pt>
                <c:pt idx="1968">
                  <c:v>109.23851747210232</c:v>
                </c:pt>
                <c:pt idx="1969">
                  <c:v>116.97499022266027</c:v>
                </c:pt>
                <c:pt idx="1970">
                  <c:v>124.89867553820707</c:v>
                </c:pt>
                <c:pt idx="1971">
                  <c:v>133.16642418744291</c:v>
                </c:pt>
                <c:pt idx="1972">
                  <c:v>141.97647536369402</c:v>
                </c:pt>
                <c:pt idx="1973">
                  <c:v>151.15537073642017</c:v>
                </c:pt>
                <c:pt idx="1974">
                  <c:v>160.20462308169178</c:v>
                </c:pt>
                <c:pt idx="1975">
                  <c:v>168.39479462005795</c:v>
                </c:pt>
                <c:pt idx="1976">
                  <c:v>175.51383790765678</c:v>
                </c:pt>
                <c:pt idx="1977">
                  <c:v>181.53683188950365</c:v>
                </c:pt>
                <c:pt idx="1978">
                  <c:v>186.55358707171357</c:v>
                </c:pt>
                <c:pt idx="1979">
                  <c:v>190.90089915027932</c:v>
                </c:pt>
                <c:pt idx="1980">
                  <c:v>194.92220302727372</c:v>
                </c:pt>
                <c:pt idx="1981">
                  <c:v>198.77629946672826</c:v>
                </c:pt>
                <c:pt idx="1982">
                  <c:v>202.3587197773937</c:v>
                </c:pt>
                <c:pt idx="1983">
                  <c:v>205.20209844184581</c:v>
                </c:pt>
                <c:pt idx="1984">
                  <c:v>207.3134277730089</c:v>
                </c:pt>
                <c:pt idx="1985">
                  <c:v>208.79138227754871</c:v>
                </c:pt>
                <c:pt idx="1986">
                  <c:v>209.27271271199774</c:v>
                </c:pt>
                <c:pt idx="1987">
                  <c:v>208.94555189775778</c:v>
                </c:pt>
                <c:pt idx="1988">
                  <c:v>208.09572415980264</c:v>
                </c:pt>
                <c:pt idx="1989">
                  <c:v>206.7205335566066</c:v>
                </c:pt>
                <c:pt idx="1990">
                  <c:v>205.43426658547443</c:v>
                </c:pt>
                <c:pt idx="1991">
                  <c:v>204.40777541376497</c:v>
                </c:pt>
                <c:pt idx="1992">
                  <c:v>203.46985842548969</c:v>
                </c:pt>
                <c:pt idx="1993">
                  <c:v>202.3370813969799</c:v>
                </c:pt>
                <c:pt idx="1994">
                  <c:v>200.94562494904031</c:v>
                </c:pt>
                <c:pt idx="1995">
                  <c:v>199.46605875005952</c:v>
                </c:pt>
                <c:pt idx="1996">
                  <c:v>198.02576117505834</c:v>
                </c:pt>
                <c:pt idx="1997">
                  <c:v>196.59248167155718</c:v>
                </c:pt>
                <c:pt idx="1998">
                  <c:v>194.99653627812603</c:v>
                </c:pt>
                <c:pt idx="1999">
                  <c:v>192.93670059256351</c:v>
                </c:pt>
                <c:pt idx="2000">
                  <c:v>190.29063308071227</c:v>
                </c:pt>
                <c:pt idx="2001">
                  <c:v>187.40486339909805</c:v>
                </c:pt>
                <c:pt idx="2002">
                  <c:v>184.69233543111608</c:v>
                </c:pt>
                <c:pt idx="2003">
                  <c:v>182.26434144249376</c:v>
                </c:pt>
                <c:pt idx="2004">
                  <c:v>179.88697125364388</c:v>
                </c:pt>
                <c:pt idx="2005">
                  <c:v>177.319579188571</c:v>
                </c:pt>
                <c:pt idx="2006">
                  <c:v>174.40337820479959</c:v>
                </c:pt>
                <c:pt idx="2007">
                  <c:v>170.9274619607036</c:v>
                </c:pt>
                <c:pt idx="2008">
                  <c:v>166.54220650148952</c:v>
                </c:pt>
                <c:pt idx="2009">
                  <c:v>161.31363003145975</c:v>
                </c:pt>
                <c:pt idx="2010">
                  <c:v>156.09335805083055</c:v>
                </c:pt>
                <c:pt idx="2011">
                  <c:v>151.58525710981391</c:v>
                </c:pt>
                <c:pt idx="2012">
                  <c:v>148.04601600761765</c:v>
                </c:pt>
                <c:pt idx="2013">
                  <c:v>145.41334460746532</c:v>
                </c:pt>
                <c:pt idx="2014">
                  <c:v>143.359065675316</c:v>
                </c:pt>
                <c:pt idx="2015">
                  <c:v>141.45621286180966</c:v>
                </c:pt>
                <c:pt idx="2016">
                  <c:v>139.17980410457346</c:v>
                </c:pt>
                <c:pt idx="2017">
                  <c:v>135.98695102248197</c:v>
                </c:pt>
                <c:pt idx="2018">
                  <c:v>131.90282126203235</c:v>
                </c:pt>
                <c:pt idx="2019">
                  <c:v>127.3908641967917</c:v>
                </c:pt>
                <c:pt idx="2020">
                  <c:v>122.87433165285587</c:v>
                </c:pt>
                <c:pt idx="2021">
                  <c:v>118.58961941979877</c:v>
                </c:pt>
                <c:pt idx="2022">
                  <c:v>114.6978038914028</c:v>
                </c:pt>
                <c:pt idx="2023">
                  <c:v>111.30578427357473</c:v>
                </c:pt>
                <c:pt idx="2024">
                  <c:v>108.25797778810323</c:v>
                </c:pt>
                <c:pt idx="2025">
                  <c:v>105.30668237234117</c:v>
                </c:pt>
                <c:pt idx="2026">
                  <c:v>102.43933736489434</c:v>
                </c:pt>
                <c:pt idx="2027">
                  <c:v>99.866869797596451</c:v>
                </c:pt>
                <c:pt idx="2028">
                  <c:v>97.641234441644514</c:v>
                </c:pt>
                <c:pt idx="2029">
                  <c:v>95.528568772811624</c:v>
                </c:pt>
                <c:pt idx="2030">
                  <c:v>93.259732037355391</c:v>
                </c:pt>
                <c:pt idx="2031">
                  <c:v>90.753275636608294</c:v>
                </c:pt>
                <c:pt idx="2032">
                  <c:v>88.01489448387612</c:v>
                </c:pt>
                <c:pt idx="2033">
                  <c:v>85.077679894198596</c:v>
                </c:pt>
                <c:pt idx="2034">
                  <c:v>82.013822936314625</c:v>
                </c:pt>
                <c:pt idx="2035">
                  <c:v>78.963904257588339</c:v>
                </c:pt>
                <c:pt idx="2036">
                  <c:v>76.03870953243657</c:v>
                </c:pt>
                <c:pt idx="2037">
                  <c:v>73.306408841787828</c:v>
                </c:pt>
                <c:pt idx="2038">
                  <c:v>70.875276504952055</c:v>
                </c:pt>
                <c:pt idx="2039">
                  <c:v>68.999880614853012</c:v>
                </c:pt>
                <c:pt idx="2040">
                  <c:v>67.784070142555947</c:v>
                </c:pt>
                <c:pt idx="2041">
                  <c:v>66.886775519704813</c:v>
                </c:pt>
                <c:pt idx="2042">
                  <c:v>65.978093549310699</c:v>
                </c:pt>
                <c:pt idx="2043">
                  <c:v>64.869222698324478</c:v>
                </c:pt>
                <c:pt idx="2044">
                  <c:v>63.489024764357985</c:v>
                </c:pt>
                <c:pt idx="2045">
                  <c:v>61.879823629070827</c:v>
                </c:pt>
                <c:pt idx="2046">
                  <c:v>60.225839836489406</c:v>
                </c:pt>
                <c:pt idx="2047">
                  <c:v>58.622330819759618</c:v>
                </c:pt>
                <c:pt idx="2048">
                  <c:v>57.157836843364421</c:v>
                </c:pt>
                <c:pt idx="2049">
                  <c:v>55.862213846497127</c:v>
                </c:pt>
                <c:pt idx="2050">
                  <c:v>54.628911789567184</c:v>
                </c:pt>
                <c:pt idx="2051">
                  <c:v>53.351400513775836</c:v>
                </c:pt>
                <c:pt idx="2052">
                  <c:v>51.960223483500322</c:v>
                </c:pt>
                <c:pt idx="2053">
                  <c:v>50.436622313830313</c:v>
                </c:pt>
                <c:pt idx="2054">
                  <c:v>48.906326647553705</c:v>
                </c:pt>
                <c:pt idx="2055">
                  <c:v>47.502195354602634</c:v>
                </c:pt>
                <c:pt idx="2056">
                  <c:v>46.256009987510581</c:v>
                </c:pt>
                <c:pt idx="2057">
                  <c:v>45.119559007760365</c:v>
                </c:pt>
                <c:pt idx="2058">
                  <c:v>44.026760467605158</c:v>
                </c:pt>
                <c:pt idx="2059">
                  <c:v>42.860594878253053</c:v>
                </c:pt>
                <c:pt idx="2060">
                  <c:v>41.529037540687987</c:v>
                </c:pt>
                <c:pt idx="2061">
                  <c:v>40.050141989874227</c:v>
                </c:pt>
                <c:pt idx="2062">
                  <c:v>38.525354630076741</c:v>
                </c:pt>
                <c:pt idx="2063">
                  <c:v>37.067086717475206</c:v>
                </c:pt>
                <c:pt idx="2064">
                  <c:v>35.749931943125702</c:v>
                </c:pt>
                <c:pt idx="2065">
                  <c:v>34.601901504263182</c:v>
                </c:pt>
                <c:pt idx="2066">
                  <c:v>33.522485754177914</c:v>
                </c:pt>
                <c:pt idx="2067">
                  <c:v>32.401322939094349</c:v>
                </c:pt>
                <c:pt idx="2068">
                  <c:v>31.278052320312462</c:v>
                </c:pt>
                <c:pt idx="2069">
                  <c:v>30.279559893906214</c:v>
                </c:pt>
                <c:pt idx="2070">
                  <c:v>29.491135736028088</c:v>
                </c:pt>
                <c:pt idx="2071">
                  <c:v>28.858355441307527</c:v>
                </c:pt>
                <c:pt idx="2072">
                  <c:v>28.304156072481376</c:v>
                </c:pt>
                <c:pt idx="2073">
                  <c:v>27.854164791031746</c:v>
                </c:pt>
                <c:pt idx="2074">
                  <c:v>27.37424799521111</c:v>
                </c:pt>
                <c:pt idx="2075">
                  <c:v>26.788248755306888</c:v>
                </c:pt>
                <c:pt idx="2076">
                  <c:v>26.092828400200752</c:v>
                </c:pt>
                <c:pt idx="2077">
                  <c:v>25.348763772196737</c:v>
                </c:pt>
                <c:pt idx="2078">
                  <c:v>24.6279003167528</c:v>
                </c:pt>
                <c:pt idx="2079">
                  <c:v>24.040380150417743</c:v>
                </c:pt>
                <c:pt idx="2080">
                  <c:v>23.678041147409388</c:v>
                </c:pt>
                <c:pt idx="2081">
                  <c:v>23.566031524461199</c:v>
                </c:pt>
                <c:pt idx="2082">
                  <c:v>23.624652433971974</c:v>
                </c:pt>
                <c:pt idx="2083">
                  <c:v>23.736381225292536</c:v>
                </c:pt>
                <c:pt idx="2084">
                  <c:v>23.861532220786685</c:v>
                </c:pt>
                <c:pt idx="2085">
                  <c:v>24.045567296370951</c:v>
                </c:pt>
                <c:pt idx="2086">
                  <c:v>24.304947470443533</c:v>
                </c:pt>
                <c:pt idx="2087">
                  <c:v>24.570600361034664</c:v>
                </c:pt>
                <c:pt idx="2088">
                  <c:v>24.76492009381397</c:v>
                </c:pt>
                <c:pt idx="2089">
                  <c:v>24.85408091193769</c:v>
                </c:pt>
                <c:pt idx="2090">
                  <c:v>24.816229933698938</c:v>
                </c:pt>
                <c:pt idx="2091">
                  <c:v>24.672780775024961</c:v>
                </c:pt>
                <c:pt idx="2092">
                  <c:v>24.481172319524461</c:v>
                </c:pt>
                <c:pt idx="2093">
                  <c:v>24.35108005313397</c:v>
                </c:pt>
                <c:pt idx="2094">
                  <c:v>24.367941612071288</c:v>
                </c:pt>
                <c:pt idx="2095">
                  <c:v>24.454500839829862</c:v>
                </c:pt>
                <c:pt idx="2096">
                  <c:v>24.543325063033265</c:v>
                </c:pt>
                <c:pt idx="2097">
                  <c:v>24.623502521772597</c:v>
                </c:pt>
                <c:pt idx="2098">
                  <c:v>24.691580271337141</c:v>
                </c:pt>
                <c:pt idx="2099">
                  <c:v>24.736349345910398</c:v>
                </c:pt>
                <c:pt idx="2100">
                  <c:v>24.73109133899219</c:v>
                </c:pt>
                <c:pt idx="2101">
                  <c:v>24.708124052212344</c:v>
                </c:pt>
                <c:pt idx="2102">
                  <c:v>24.668733891168095</c:v>
                </c:pt>
                <c:pt idx="2103">
                  <c:v>24.583411273344733</c:v>
                </c:pt>
                <c:pt idx="2104">
                  <c:v>24.495759847877839</c:v>
                </c:pt>
                <c:pt idx="2105">
                  <c:v>24.442142230920282</c:v>
                </c:pt>
                <c:pt idx="2106">
                  <c:v>24.404271786301873</c:v>
                </c:pt>
                <c:pt idx="2107">
                  <c:v>24.396440630575835</c:v>
                </c:pt>
                <c:pt idx="2108">
                  <c:v>24.414515977964317</c:v>
                </c:pt>
                <c:pt idx="2109">
                  <c:v>24.344004758405031</c:v>
                </c:pt>
                <c:pt idx="2110">
                  <c:v>24.121009103236929</c:v>
                </c:pt>
                <c:pt idx="2111">
                  <c:v>23.813475461172189</c:v>
                </c:pt>
                <c:pt idx="2112">
                  <c:v>23.472000191948744</c:v>
                </c:pt>
                <c:pt idx="2113">
                  <c:v>23.166081868109771</c:v>
                </c:pt>
                <c:pt idx="2114">
                  <c:v>22.942027610747573</c:v>
                </c:pt>
                <c:pt idx="2115">
                  <c:v>22.77911945853262</c:v>
                </c:pt>
                <c:pt idx="2116">
                  <c:v>22.630255569361967</c:v>
                </c:pt>
                <c:pt idx="2117">
                  <c:v>22.419220417974728</c:v>
                </c:pt>
                <c:pt idx="2118">
                  <c:v>22.100524529615232</c:v>
                </c:pt>
                <c:pt idx="2119">
                  <c:v>21.659709559022925</c:v>
                </c:pt>
                <c:pt idx="2120">
                  <c:v>21.151668507842466</c:v>
                </c:pt>
              </c:numCache>
            </c:numRef>
          </c:val>
          <c:smooth val="0"/>
          <c:extLst>
            <c:ext xmlns:c16="http://schemas.microsoft.com/office/drawing/2014/chart" uri="{C3380CC4-5D6E-409C-BE32-E72D297353CC}">
              <c16:uniqueId val="{00000001-2B8F-410D-9B0C-D70BDE7CE73B}"/>
            </c:ext>
          </c:extLst>
        </c:ser>
        <c:ser>
          <c:idx val="2"/>
          <c:order val="2"/>
          <c:tx>
            <c:strRef>
              <c:f>Sheet1!$N$1</c:f>
              <c:strCache>
                <c:ptCount val="1"/>
                <c:pt idx="0">
                  <c:v>Gyro_Z</c:v>
                </c:pt>
              </c:strCache>
            </c:strRef>
          </c:tx>
          <c:spPr>
            <a:ln w="28575" cap="rnd">
              <a:solidFill>
                <a:schemeClr val="accent3"/>
              </a:solidFill>
              <a:round/>
            </a:ln>
            <a:effectLst/>
          </c:spPr>
          <c:marker>
            <c:symbol val="none"/>
          </c:marker>
          <c:val>
            <c:numRef>
              <c:f>Sheet1!$N$2:$N$2122</c:f>
              <c:numCache>
                <c:formatCode>General</c:formatCode>
                <c:ptCount val="2121"/>
                <c:pt idx="0">
                  <c:v>-3.0123160000000003E-2</c:v>
                </c:pt>
                <c:pt idx="1">
                  <c:v>-6.5300276800000015E-2</c:v>
                </c:pt>
                <c:pt idx="2">
                  <c:v>-0.10784509126400002</c:v>
                </c:pt>
                <c:pt idx="3">
                  <c:v>-0.15341410943872</c:v>
                </c:pt>
                <c:pt idx="4">
                  <c:v>-0.21311066724994557</c:v>
                </c:pt>
                <c:pt idx="5">
                  <c:v>-0.30668441390494666</c:v>
                </c:pt>
                <c:pt idx="6">
                  <c:v>-0.38612332562684776</c:v>
                </c:pt>
                <c:pt idx="7">
                  <c:v>-0.43382821911431074</c:v>
                </c:pt>
                <c:pt idx="8">
                  <c:v>-0.49551361473202449</c:v>
                </c:pt>
                <c:pt idx="9">
                  <c:v>-0.618927142437384</c:v>
                </c:pt>
                <c:pt idx="10">
                  <c:v>-0.75612831958863636</c:v>
                </c:pt>
                <c:pt idx="11">
                  <c:v>-0.86054885319686369</c:v>
                </c:pt>
                <c:pt idx="12">
                  <c:v>-0.94445629613292648</c:v>
                </c:pt>
                <c:pt idx="13">
                  <c:v>-1.0573923902102678</c:v>
                </c:pt>
                <c:pt idx="14">
                  <c:v>-1.2160540824060624</c:v>
                </c:pt>
                <c:pt idx="15">
                  <c:v>-1.3409966007579412</c:v>
                </c:pt>
                <c:pt idx="16">
                  <c:v>-1.4860386287427825</c:v>
                </c:pt>
                <c:pt idx="17">
                  <c:v>-1.6278479561679269</c:v>
                </c:pt>
                <c:pt idx="18">
                  <c:v>-1.7689483970445681</c:v>
                </c:pt>
                <c:pt idx="19">
                  <c:v>-1.9134149691036768</c:v>
                </c:pt>
                <c:pt idx="20">
                  <c:v>-2.0653422497216032</c:v>
                </c:pt>
                <c:pt idx="21">
                  <c:v>-2.2200854247271709</c:v>
                </c:pt>
                <c:pt idx="22">
                  <c:v>-2.3419384162326278</c:v>
                </c:pt>
                <c:pt idx="23">
                  <c:v>-2.426890067907975</c:v>
                </c:pt>
                <c:pt idx="24">
                  <c:v>-2.4483175665498154</c:v>
                </c:pt>
                <c:pt idx="25">
                  <c:v>-2.3441498152188189</c:v>
                </c:pt>
                <c:pt idx="26">
                  <c:v>-2.2250162789144428</c:v>
                </c:pt>
                <c:pt idx="27">
                  <c:v>-2.0707765733361536</c:v>
                </c:pt>
                <c:pt idx="28">
                  <c:v>-1.9126088018694305</c:v>
                </c:pt>
                <c:pt idx="29">
                  <c:v>-1.8602966658320419</c:v>
                </c:pt>
                <c:pt idx="30">
                  <c:v>-1.926305252515401</c:v>
                </c:pt>
                <c:pt idx="31">
                  <c:v>-2.0620881474650927</c:v>
                </c:pt>
                <c:pt idx="32">
                  <c:v>-2.2254217845157913</c:v>
                </c:pt>
                <c:pt idx="33">
                  <c:v>-2.3867781288254757</c:v>
                </c:pt>
                <c:pt idx="34">
                  <c:v>-2.5900702262489661</c:v>
                </c:pt>
                <c:pt idx="35">
                  <c:v>-2.9037604617239867</c:v>
                </c:pt>
                <c:pt idx="36">
                  <c:v>-3.3268861124895066</c:v>
                </c:pt>
                <c:pt idx="37">
                  <c:v>-3.8421448902397164</c:v>
                </c:pt>
                <c:pt idx="38">
                  <c:v>-4.3728869124349226</c:v>
                </c:pt>
                <c:pt idx="39">
                  <c:v>-4.8604043141862245</c:v>
                </c:pt>
                <c:pt idx="40">
                  <c:v>-5.2550376879025009</c:v>
                </c:pt>
                <c:pt idx="41">
                  <c:v>-5.5073626941444509</c:v>
                </c:pt>
                <c:pt idx="42">
                  <c:v>-5.6590292402615621</c:v>
                </c:pt>
                <c:pt idx="43">
                  <c:v>-5.8203451554563301</c:v>
                </c:pt>
                <c:pt idx="44">
                  <c:v>-6.0508082323472028</c:v>
                </c:pt>
                <c:pt idx="45">
                  <c:v>-6.4512407877002591</c:v>
                </c:pt>
                <c:pt idx="46">
                  <c:v>-7.0574267319462534</c:v>
                </c:pt>
                <c:pt idx="47">
                  <c:v>-7.8697307373073278</c:v>
                </c:pt>
                <c:pt idx="48">
                  <c:v>-8.8629966025611822</c:v>
                </c:pt>
                <c:pt idx="49">
                  <c:v>-9.9857519305099594</c:v>
                </c:pt>
                <c:pt idx="50">
                  <c:v>-11.21272535189976</c:v>
                </c:pt>
                <c:pt idx="51">
                  <c:v>-12.633237064861763</c:v>
                </c:pt>
                <c:pt idx="52">
                  <c:v>-14.239967963564528</c:v>
                </c:pt>
                <c:pt idx="53">
                  <c:v>-15.999236684293237</c:v>
                </c:pt>
                <c:pt idx="54">
                  <c:v>-17.85924045060737</c:v>
                </c:pt>
                <c:pt idx="55">
                  <c:v>-19.685460701595222</c:v>
                </c:pt>
                <c:pt idx="56">
                  <c:v>-21.388098187563315</c:v>
                </c:pt>
                <c:pt idx="57">
                  <c:v>-23.004703523812047</c:v>
                </c:pt>
                <c:pt idx="58">
                  <c:v>-24.570760233335804</c:v>
                </c:pt>
                <c:pt idx="59">
                  <c:v>-26.143929988669086</c:v>
                </c:pt>
                <c:pt idx="60">
                  <c:v>-27.733745808895705</c:v>
                </c:pt>
                <c:pt idx="61">
                  <c:v>-29.375074472717788</c:v>
                </c:pt>
                <c:pt idx="62">
                  <c:v>-31.15018684326343</c:v>
                </c:pt>
                <c:pt idx="63">
                  <c:v>-33.019576906398164</c:v>
                </c:pt>
                <c:pt idx="64">
                  <c:v>-34.936761948270203</c:v>
                </c:pt>
                <c:pt idx="65">
                  <c:v>-36.929762189304796</c:v>
                </c:pt>
                <c:pt idx="66">
                  <c:v>-38.957138965518695</c:v>
                </c:pt>
                <c:pt idx="67">
                  <c:v>-40.913921866208319</c:v>
                </c:pt>
                <c:pt idx="68">
                  <c:v>-42.567847468884153</c:v>
                </c:pt>
                <c:pt idx="69">
                  <c:v>-43.866370439506468</c:v>
                </c:pt>
                <c:pt idx="70">
                  <c:v>-44.816142790716334</c:v>
                </c:pt>
                <c:pt idx="71">
                  <c:v>-45.546306154902013</c:v>
                </c:pt>
                <c:pt idx="72">
                  <c:v>-46.257881411803972</c:v>
                </c:pt>
                <c:pt idx="73">
                  <c:v>-47.101060283567897</c:v>
                </c:pt>
                <c:pt idx="74">
                  <c:v>-48.107746517896537</c:v>
                </c:pt>
                <c:pt idx="75">
                  <c:v>-49.236474787538612</c:v>
                </c:pt>
                <c:pt idx="76">
                  <c:v>-50.362888971787839</c:v>
                </c:pt>
                <c:pt idx="77">
                  <c:v>-51.253104832352079</c:v>
                </c:pt>
                <c:pt idx="78">
                  <c:v>-51.876782215705035</c:v>
                </c:pt>
                <c:pt idx="79">
                  <c:v>-52.325694011390937</c:v>
                </c:pt>
                <c:pt idx="80">
                  <c:v>-52.779138231163117</c:v>
                </c:pt>
                <c:pt idx="81">
                  <c:v>-53.434068806539848</c:v>
                </c:pt>
                <c:pt idx="82">
                  <c:v>-54.323158190409046</c:v>
                </c:pt>
                <c:pt idx="83">
                  <c:v>-55.409114626600868</c:v>
                </c:pt>
                <c:pt idx="84">
                  <c:v>-56.733206454068856</c:v>
                </c:pt>
                <c:pt idx="85">
                  <c:v>-58.374820004987477</c:v>
                </c:pt>
                <c:pt idx="86">
                  <c:v>-60.351198364887729</c:v>
                </c:pt>
                <c:pt idx="87">
                  <c:v>-62.677531157589975</c:v>
                </c:pt>
                <c:pt idx="88">
                  <c:v>-65.326273434438178</c:v>
                </c:pt>
                <c:pt idx="89">
                  <c:v>-68.212389925749406</c:v>
                </c:pt>
                <c:pt idx="90">
                  <c:v>-71.12565576723442</c:v>
                </c:pt>
                <c:pt idx="91">
                  <c:v>-73.88150301188972</c:v>
                </c:pt>
                <c:pt idx="92">
                  <c:v>-76.305544251651924</c:v>
                </c:pt>
                <c:pt idx="93">
                  <c:v>-78.358021046618902</c:v>
                </c:pt>
                <c:pt idx="94">
                  <c:v>-80.066660225686519</c:v>
                </c:pt>
                <c:pt idx="95">
                  <c:v>-81.435966981172783</c:v>
                </c:pt>
                <c:pt idx="96">
                  <c:v>-82.414702841549328</c:v>
                </c:pt>
                <c:pt idx="97">
                  <c:v>-82.997496524718343</c:v>
                </c:pt>
                <c:pt idx="98">
                  <c:v>-83.237024874223977</c:v>
                </c:pt>
                <c:pt idx="99">
                  <c:v>-83.138617356739502</c:v>
                </c:pt>
                <c:pt idx="100">
                  <c:v>-82.624487409604711</c:v>
                </c:pt>
                <c:pt idx="101">
                  <c:v>-81.672557301412624</c:v>
                </c:pt>
                <c:pt idx="102">
                  <c:v>-80.274158415384363</c:v>
                </c:pt>
                <c:pt idx="103">
                  <c:v>-78.435969207076681</c:v>
                </c:pt>
                <c:pt idx="104">
                  <c:v>-76.268937422935139</c:v>
                </c:pt>
                <c:pt idx="105">
                  <c:v>-73.85297045447642</c:v>
                </c:pt>
                <c:pt idx="106">
                  <c:v>-71.283044265386891</c:v>
                </c:pt>
                <c:pt idx="107">
                  <c:v>-68.499349020079151</c:v>
                </c:pt>
                <c:pt idx="108">
                  <c:v>-65.423728639677563</c:v>
                </c:pt>
                <c:pt idx="109">
                  <c:v>-62.027234646884018</c:v>
                </c:pt>
                <c:pt idx="110">
                  <c:v>-58.239252833946338</c:v>
                </c:pt>
                <c:pt idx="111">
                  <c:v>-54.023916837267414</c:v>
                </c:pt>
                <c:pt idx="112">
                  <c:v>-49.460982560522062</c:v>
                </c:pt>
                <c:pt idx="113">
                  <c:v>-44.623131889311622</c:v>
                </c:pt>
                <c:pt idx="114">
                  <c:v>-39.621570551525387</c:v>
                </c:pt>
                <c:pt idx="115">
                  <c:v>-34.520583560494877</c:v>
                </c:pt>
                <c:pt idx="116">
                  <c:v>-29.332378969284978</c:v>
                </c:pt>
                <c:pt idx="117">
                  <c:v>-24.087946209899279</c:v>
                </c:pt>
                <c:pt idx="118">
                  <c:v>-18.807186305701293</c:v>
                </c:pt>
                <c:pt idx="119">
                  <c:v>-13.482260139587268</c:v>
                </c:pt>
                <c:pt idx="120">
                  <c:v>-8.218353576795522</c:v>
                </c:pt>
                <c:pt idx="121">
                  <c:v>-3.1702104652596117</c:v>
                </c:pt>
                <c:pt idx="122">
                  <c:v>1.6138046840455806</c:v>
                </c:pt>
                <c:pt idx="123">
                  <c:v>6.1062869103646698</c:v>
                </c:pt>
                <c:pt idx="124">
                  <c:v>10.387227492157376</c:v>
                </c:pt>
                <c:pt idx="125">
                  <c:v>14.481732222314228</c:v>
                </c:pt>
                <c:pt idx="126">
                  <c:v>18.298926557867944</c:v>
                </c:pt>
                <c:pt idx="127">
                  <c:v>21.866129286710585</c:v>
                </c:pt>
                <c:pt idx="128">
                  <c:v>25.269393600976372</c:v>
                </c:pt>
                <c:pt idx="129">
                  <c:v>28.531517428956846</c:v>
                </c:pt>
                <c:pt idx="130">
                  <c:v>31.636878480377707</c:v>
                </c:pt>
                <c:pt idx="131">
                  <c:v>34.509263450770149</c:v>
                </c:pt>
                <c:pt idx="132">
                  <c:v>37.061577141754746</c:v>
                </c:pt>
                <c:pt idx="133">
                  <c:v>39.307920978919654</c:v>
                </c:pt>
                <c:pt idx="134">
                  <c:v>41.244797399341266</c:v>
                </c:pt>
                <c:pt idx="135">
                  <c:v>42.796485931354439</c:v>
                </c:pt>
                <c:pt idx="136">
                  <c:v>43.895749632727352</c:v>
                </c:pt>
                <c:pt idx="137">
                  <c:v>44.546260640072802</c:v>
                </c:pt>
                <c:pt idx="138">
                  <c:v>44.964550067271347</c:v>
                </c:pt>
                <c:pt idx="139">
                  <c:v>45.37716280592592</c:v>
                </c:pt>
                <c:pt idx="140">
                  <c:v>45.885380649807402</c:v>
                </c:pt>
                <c:pt idx="141">
                  <c:v>46.436184076811251</c:v>
                </c:pt>
                <c:pt idx="142">
                  <c:v>46.851232955275023</c:v>
                </c:pt>
                <c:pt idx="143">
                  <c:v>46.898490376169526</c:v>
                </c:pt>
                <c:pt idx="144">
                  <c:v>46.352086328646138</c:v>
                </c:pt>
                <c:pt idx="145">
                  <c:v>45.17410292207321</c:v>
                </c:pt>
                <c:pt idx="146">
                  <c:v>43.526571803631747</c:v>
                </c:pt>
                <c:pt idx="147">
                  <c:v>41.645843247559114</c:v>
                </c:pt>
                <c:pt idx="148">
                  <c:v>39.646886582607927</c:v>
                </c:pt>
                <c:pt idx="149">
                  <c:v>37.516103910955771</c:v>
                </c:pt>
                <c:pt idx="150">
                  <c:v>35.146523532736651</c:v>
                </c:pt>
                <c:pt idx="151">
                  <c:v>32.404340322081914</c:v>
                </c:pt>
                <c:pt idx="152">
                  <c:v>29.230423555640275</c:v>
                </c:pt>
                <c:pt idx="153">
                  <c:v>25.617405284527472</c:v>
                </c:pt>
                <c:pt idx="154">
                  <c:v>21.629538318836921</c:v>
                </c:pt>
                <c:pt idx="155">
                  <c:v>17.436922692460183</c:v>
                </c:pt>
                <c:pt idx="156">
                  <c:v>13.180592938610978</c:v>
                </c:pt>
                <c:pt idx="157">
                  <c:v>8.9320925398387576</c:v>
                </c:pt>
                <c:pt idx="158">
                  <c:v>4.6939474890419826</c:v>
                </c:pt>
                <c:pt idx="159">
                  <c:v>0.40952773926114289</c:v>
                </c:pt>
                <c:pt idx="160">
                  <c:v>-3.9754578155240803</c:v>
                </c:pt>
                <c:pt idx="161">
                  <c:v>-8.4670427792135978</c:v>
                </c:pt>
                <c:pt idx="162">
                  <c:v>-13.050641723629326</c:v>
                </c:pt>
                <c:pt idx="163">
                  <c:v>-17.668802169156738</c:v>
                </c:pt>
                <c:pt idx="164">
                  <c:v>-22.273147685773601</c:v>
                </c:pt>
                <c:pt idx="165">
                  <c:v>-26.787015852058129</c:v>
                </c:pt>
                <c:pt idx="166">
                  <c:v>-31.159849675016964</c:v>
                </c:pt>
                <c:pt idx="167">
                  <c:v>-35.39138116151662</c:v>
                </c:pt>
                <c:pt idx="168">
                  <c:v>-39.450573618286285</c:v>
                </c:pt>
                <c:pt idx="169">
                  <c:v>-43.269227545920558</c:v>
                </c:pt>
                <c:pt idx="170">
                  <c:v>-46.841757755002149</c:v>
                </c:pt>
                <c:pt idx="171">
                  <c:v>-50.308691779902098</c:v>
                </c:pt>
                <c:pt idx="172">
                  <c:v>-53.781449844304056</c:v>
                </c:pt>
                <c:pt idx="173">
                  <c:v>-57.237585987417972</c:v>
                </c:pt>
                <c:pt idx="174">
                  <c:v>-60.524757447669614</c:v>
                </c:pt>
                <c:pt idx="175">
                  <c:v>-63.425072778716213</c:v>
                </c:pt>
                <c:pt idx="176">
                  <c:v>-65.872989143141893</c:v>
                </c:pt>
                <c:pt idx="177">
                  <c:v>-67.950019520279056</c:v>
                </c:pt>
                <c:pt idx="178">
                  <c:v>-69.695596649873465</c:v>
                </c:pt>
                <c:pt idx="179">
                  <c:v>-71.148738256876001</c:v>
                </c:pt>
                <c:pt idx="180">
                  <c:v>-72.466872071738479</c:v>
                </c:pt>
                <c:pt idx="181">
                  <c:v>-73.79801615030371</c:v>
                </c:pt>
                <c:pt idx="182">
                  <c:v>-75.093934227297638</c:v>
                </c:pt>
                <c:pt idx="183">
                  <c:v>-76.235541842751687</c:v>
                </c:pt>
                <c:pt idx="184">
                  <c:v>-77.088820965896659</c:v>
                </c:pt>
                <c:pt idx="185">
                  <c:v>-77.583115886578724</c:v>
                </c:pt>
                <c:pt idx="186">
                  <c:v>-77.736567668847144</c:v>
                </c:pt>
                <c:pt idx="187">
                  <c:v>-77.615299035470201</c:v>
                </c:pt>
                <c:pt idx="188">
                  <c:v>-77.369785614760801</c:v>
                </c:pt>
                <c:pt idx="189">
                  <c:v>-77.126969782465579</c:v>
                </c:pt>
                <c:pt idx="190">
                  <c:v>-76.912024166816266</c:v>
                </c:pt>
                <c:pt idx="191">
                  <c:v>-76.680679363479939</c:v>
                </c:pt>
                <c:pt idx="192">
                  <c:v>-76.337707176210344</c:v>
                </c:pt>
                <c:pt idx="193">
                  <c:v>-75.763859252686146</c:v>
                </c:pt>
                <c:pt idx="194">
                  <c:v>-74.870692567632418</c:v>
                </c:pt>
                <c:pt idx="195">
                  <c:v>-73.630854236279774</c:v>
                </c:pt>
                <c:pt idx="196">
                  <c:v>-72.064110531554178</c:v>
                </c:pt>
                <c:pt idx="197">
                  <c:v>-70.209609740923085</c:v>
                </c:pt>
                <c:pt idx="198">
                  <c:v>-68.067582426104607</c:v>
                </c:pt>
                <c:pt idx="199">
                  <c:v>-65.649377277582516</c:v>
                </c:pt>
                <c:pt idx="200">
                  <c:v>-62.923480292030867</c:v>
                </c:pt>
                <c:pt idx="201">
                  <c:v>-59.893819146190246</c:v>
                </c:pt>
                <c:pt idx="202">
                  <c:v>-56.588679603266442</c:v>
                </c:pt>
                <c:pt idx="203">
                  <c:v>-53.005604711201116</c:v>
                </c:pt>
                <c:pt idx="204">
                  <c:v>-49.162592416977091</c:v>
                </c:pt>
                <c:pt idx="205">
                  <c:v>-45.104822488637552</c:v>
                </c:pt>
                <c:pt idx="206">
                  <c:v>-40.8994609588648</c:v>
                </c:pt>
                <c:pt idx="207">
                  <c:v>-36.634001819687505</c:v>
                </c:pt>
                <c:pt idx="208">
                  <c:v>-32.385803843293751</c:v>
                </c:pt>
                <c:pt idx="209">
                  <c:v>-28.138818566427872</c:v>
                </c:pt>
                <c:pt idx="210">
                  <c:v>-23.849821455099313</c:v>
                </c:pt>
                <c:pt idx="211">
                  <c:v>-19.459694465997327</c:v>
                </c:pt>
                <c:pt idx="212">
                  <c:v>-14.893726756677379</c:v>
                </c:pt>
                <c:pt idx="213">
                  <c:v>-10.112460141543831</c:v>
                </c:pt>
                <c:pt idx="214">
                  <c:v>-5.1057049987129552</c:v>
                </c:pt>
                <c:pt idx="215">
                  <c:v>4.1839001261303896E-2</c:v>
                </c:pt>
                <c:pt idx="216">
                  <c:v>5.2436534212360773</c:v>
                </c:pt>
                <c:pt idx="217">
                  <c:v>10.478108952811356</c:v>
                </c:pt>
                <c:pt idx="218">
                  <c:v>15.786488273755129</c:v>
                </c:pt>
                <c:pt idx="219">
                  <c:v>21.276535428280031</c:v>
                </c:pt>
                <c:pt idx="220">
                  <c:v>26.986248619714434</c:v>
                </c:pt>
                <c:pt idx="221">
                  <c:v>32.87037372732015</c:v>
                </c:pt>
                <c:pt idx="222">
                  <c:v>38.721150132773751</c:v>
                </c:pt>
                <c:pt idx="223">
                  <c:v>44.256589850118282</c:v>
                </c:pt>
                <c:pt idx="224">
                  <c:v>49.296506353115916</c:v>
                </c:pt>
                <c:pt idx="225">
                  <c:v>53.875061266053599</c:v>
                </c:pt>
                <c:pt idx="226">
                  <c:v>58.125738960732527</c:v>
                </c:pt>
                <c:pt idx="227">
                  <c:v>62.316211741517883</c:v>
                </c:pt>
                <c:pt idx="228">
                  <c:v>66.784984966687517</c:v>
                </c:pt>
                <c:pt idx="229">
                  <c:v>71.770276087353778</c:v>
                </c:pt>
                <c:pt idx="230">
                  <c:v>77.158972205606702</c:v>
                </c:pt>
                <c:pt idx="231">
                  <c:v>82.648306901494578</c:v>
                </c:pt>
                <c:pt idx="232">
                  <c:v>87.849028763464673</c:v>
                </c:pt>
                <c:pt idx="233">
                  <c:v>92.460339668195374</c:v>
                </c:pt>
                <c:pt idx="234">
                  <c:v>96.290661194831458</c:v>
                </c:pt>
                <c:pt idx="235">
                  <c:v>99.193367570934825</c:v>
                </c:pt>
                <c:pt idx="236">
                  <c:v>101.31359441951612</c:v>
                </c:pt>
                <c:pt idx="237">
                  <c:v>102.9095891711258</c:v>
                </c:pt>
                <c:pt idx="238">
                  <c:v>103.94853066770328</c:v>
                </c:pt>
                <c:pt idx="239">
                  <c:v>104.22455741434921</c:v>
                </c:pt>
                <c:pt idx="240">
                  <c:v>103.70352870606223</c:v>
                </c:pt>
                <c:pt idx="241">
                  <c:v>102.59126293194099</c:v>
                </c:pt>
                <c:pt idx="242">
                  <c:v>101.15086741330217</c:v>
                </c:pt>
                <c:pt idx="243">
                  <c:v>99.570010325036122</c:v>
                </c:pt>
                <c:pt idx="244">
                  <c:v>97.862105758535407</c:v>
                </c:pt>
                <c:pt idx="245">
                  <c:v>95.946219543364705</c:v>
                </c:pt>
                <c:pt idx="246">
                  <c:v>93.720521192497401</c:v>
                </c:pt>
                <c:pt idx="247">
                  <c:v>91.153068368647453</c:v>
                </c:pt>
                <c:pt idx="248">
                  <c:v>88.2781083012745</c:v>
                </c:pt>
                <c:pt idx="249">
                  <c:v>85.168454595249003</c:v>
                </c:pt>
                <c:pt idx="250">
                  <c:v>81.886574383344026</c:v>
                </c:pt>
                <c:pt idx="251">
                  <c:v>78.44691129567714</c:v>
                </c:pt>
                <c:pt idx="252">
                  <c:v>74.811650669763594</c:v>
                </c:pt>
                <c:pt idx="253">
                  <c:v>70.985413776368318</c:v>
                </c:pt>
                <c:pt idx="254">
                  <c:v>66.978577620840952</c:v>
                </c:pt>
                <c:pt idx="255">
                  <c:v>62.798085948424131</c:v>
                </c:pt>
                <c:pt idx="256">
                  <c:v>58.425187869455648</c:v>
                </c:pt>
                <c:pt idx="257">
                  <c:v>53.823619752066534</c:v>
                </c:pt>
                <c:pt idx="258">
                  <c:v>48.99487039702521</c:v>
                </c:pt>
                <c:pt idx="259">
                  <c:v>43.938099149084707</c:v>
                </c:pt>
                <c:pt idx="260">
                  <c:v>38.641973586103013</c:v>
                </c:pt>
                <c:pt idx="261">
                  <c:v>33.115449834380946</c:v>
                </c:pt>
                <c:pt idx="262">
                  <c:v>27.378611917693327</c:v>
                </c:pt>
                <c:pt idx="263">
                  <c:v>21.501474319339458</c:v>
                </c:pt>
                <c:pt idx="264">
                  <c:v>15.537019972952667</c:v>
                </c:pt>
                <c:pt idx="265">
                  <c:v>9.4754884734936144</c:v>
                </c:pt>
                <c:pt idx="266">
                  <c:v>3.3368731440237416</c:v>
                </c:pt>
                <c:pt idx="267">
                  <c:v>-2.8416521988567336</c:v>
                </c:pt>
                <c:pt idx="268">
                  <c:v>-9.0400494748795985</c:v>
                </c:pt>
                <c:pt idx="269">
                  <c:v>-15.321529825382006</c:v>
                </c:pt>
                <c:pt idx="270">
                  <c:v>-21.702626788874369</c:v>
                </c:pt>
                <c:pt idx="271">
                  <c:v>-28.131962953096881</c:v>
                </c:pt>
                <c:pt idx="272">
                  <c:v>-34.531570014034941</c:v>
                </c:pt>
                <c:pt idx="273">
                  <c:v>-40.816105833754243</c:v>
                </c:pt>
                <c:pt idx="274">
                  <c:v>-46.910479737079157</c:v>
                </c:pt>
                <c:pt idx="275">
                  <c:v>-52.730587122337568</c:v>
                </c:pt>
                <c:pt idx="276">
                  <c:v>-58.290494859890806</c:v>
                </c:pt>
                <c:pt idx="277">
                  <c:v>-63.607758062692994</c:v>
                </c:pt>
                <c:pt idx="278">
                  <c:v>-68.654705541439128</c:v>
                </c:pt>
                <c:pt idx="279">
                  <c:v>-73.379330210610348</c:v>
                </c:pt>
                <c:pt idx="280">
                  <c:v>-77.683007106398136</c:v>
                </c:pt>
                <c:pt idx="281">
                  <c:v>-81.611283824270188</c:v>
                </c:pt>
                <c:pt idx="282">
                  <c:v>-85.26903890778479</c:v>
                </c:pt>
                <c:pt idx="283">
                  <c:v>-88.713175909629101</c:v>
                </c:pt>
                <c:pt idx="284">
                  <c:v>-92.002338451436515</c:v>
                </c:pt>
                <c:pt idx="285">
                  <c:v>-95.147156362407785</c:v>
                </c:pt>
                <c:pt idx="286">
                  <c:v>-98.139496735159625</c:v>
                </c:pt>
                <c:pt idx="287">
                  <c:v>-100.96569494045643</c:v>
                </c:pt>
                <c:pt idx="288">
                  <c:v>-103.64993568164731</c:v>
                </c:pt>
                <c:pt idx="289">
                  <c:v>-106.16087828801436</c:v>
                </c:pt>
                <c:pt idx="290">
                  <c:v>-108.46447204225407</c:v>
                </c:pt>
                <c:pt idx="291">
                  <c:v>-110.41026382140899</c:v>
                </c:pt>
                <c:pt idx="292">
                  <c:v>-111.87278884498082</c:v>
                </c:pt>
                <c:pt idx="293">
                  <c:v>-112.6875233880812</c:v>
                </c:pt>
                <c:pt idx="294">
                  <c:v>-112.70724348031958</c:v>
                </c:pt>
                <c:pt idx="295">
                  <c:v>-111.89717821071319</c:v>
                </c:pt>
                <c:pt idx="296">
                  <c:v>-110.37847656649893</c:v>
                </c:pt>
                <c:pt idx="297">
                  <c:v>-108.29436203516896</c:v>
                </c:pt>
                <c:pt idx="298">
                  <c:v>-105.70295467446559</c:v>
                </c:pt>
                <c:pt idx="299">
                  <c:v>-102.58293534097628</c:v>
                </c:pt>
                <c:pt idx="300">
                  <c:v>-98.823102434156752</c:v>
                </c:pt>
                <c:pt idx="301">
                  <c:v>-94.361141425473633</c:v>
                </c:pt>
                <c:pt idx="302">
                  <c:v>-89.191966396964162</c:v>
                </c:pt>
                <c:pt idx="303">
                  <c:v>-83.358553329024872</c:v>
                </c:pt>
                <c:pt idx="304">
                  <c:v>-76.999062802444371</c:v>
                </c:pt>
                <c:pt idx="305">
                  <c:v>-70.238710306395475</c:v>
                </c:pt>
                <c:pt idx="306">
                  <c:v>-63.119215720267569</c:v>
                </c:pt>
                <c:pt idx="307">
                  <c:v>-55.696560025862219</c:v>
                </c:pt>
                <c:pt idx="308">
                  <c:v>-48.047072545344975</c:v>
                </c:pt>
                <c:pt idx="309">
                  <c:v>-40.26874439443808</c:v>
                </c:pt>
                <c:pt idx="310">
                  <c:v>-32.453884106549317</c:v>
                </c:pt>
                <c:pt idx="311">
                  <c:v>-24.667746124418329</c:v>
                </c:pt>
                <c:pt idx="312">
                  <c:v>-17.013504961929961</c:v>
                </c:pt>
                <c:pt idx="313">
                  <c:v>-9.5722699426913618</c:v>
                </c:pt>
                <c:pt idx="314">
                  <c:v>-2.3756001038375341</c:v>
                </c:pt>
                <c:pt idx="315">
                  <c:v>4.5332211782392156</c:v>
                </c:pt>
                <c:pt idx="316">
                  <c:v>11.145982714674432</c:v>
                </c:pt>
                <c:pt idx="317">
                  <c:v>17.466109940380942</c:v>
                </c:pt>
                <c:pt idx="318">
                  <c:v>23.505906281573328</c:v>
                </c:pt>
                <c:pt idx="319">
                  <c:v>29.375430535941859</c:v>
                </c:pt>
                <c:pt idx="320">
                  <c:v>35.20320012522302</c:v>
                </c:pt>
                <c:pt idx="321">
                  <c:v>41.057361362718559</c:v>
                </c:pt>
                <c:pt idx="322">
                  <c:v>46.867010555464184</c:v>
                </c:pt>
                <c:pt idx="323">
                  <c:v>52.4846481443549</c:v>
                </c:pt>
                <c:pt idx="324">
                  <c:v>57.857284781467804</c:v>
                </c:pt>
                <c:pt idx="325">
                  <c:v>63.086823885838456</c:v>
                </c:pt>
                <c:pt idx="326">
                  <c:v>68.357448748121683</c:v>
                </c:pt>
                <c:pt idx="327">
                  <c:v>73.699030953159252</c:v>
                </c:pt>
                <c:pt idx="328">
                  <c:v>78.887540374096062</c:v>
                </c:pt>
                <c:pt idx="329">
                  <c:v>83.765949786614144</c:v>
                </c:pt>
                <c:pt idx="330">
                  <c:v>88.264844890881861</c:v>
                </c:pt>
                <c:pt idx="331">
                  <c:v>92.095344013064235</c:v>
                </c:pt>
                <c:pt idx="332">
                  <c:v>95.013077912802942</c:v>
                </c:pt>
                <c:pt idx="333">
                  <c:v>97.028830474546893</c:v>
                </c:pt>
                <c:pt idx="334">
                  <c:v>98.518141405055957</c:v>
                </c:pt>
                <c:pt idx="335">
                  <c:v>99.996326436954831</c:v>
                </c:pt>
                <c:pt idx="336">
                  <c:v>101.89157848821573</c:v>
                </c:pt>
                <c:pt idx="337">
                  <c:v>104.36498215845141</c:v>
                </c:pt>
                <c:pt idx="338">
                  <c:v>107.19427983528237</c:v>
                </c:pt>
                <c:pt idx="339">
                  <c:v>109.78640393857673</c:v>
                </c:pt>
                <c:pt idx="340">
                  <c:v>111.53059189980519</c:v>
                </c:pt>
                <c:pt idx="341">
                  <c:v>112.11063600180908</c:v>
                </c:pt>
                <c:pt idx="342">
                  <c:v>111.58551744177291</c:v>
                </c:pt>
                <c:pt idx="343">
                  <c:v>110.33880307293744</c:v>
                </c:pt>
                <c:pt idx="344">
                  <c:v>108.75289331147869</c:v>
                </c:pt>
                <c:pt idx="345">
                  <c:v>106.99504928524911</c:v>
                </c:pt>
                <c:pt idx="346">
                  <c:v>104.96500611954413</c:v>
                </c:pt>
                <c:pt idx="347">
                  <c:v>102.45600623715325</c:v>
                </c:pt>
                <c:pt idx="348">
                  <c:v>99.318802592410165</c:v>
                </c:pt>
                <c:pt idx="349">
                  <c:v>95.524400180561955</c:v>
                </c:pt>
                <c:pt idx="350">
                  <c:v>91.159558176950725</c:v>
                </c:pt>
                <c:pt idx="351">
                  <c:v>86.351465793411705</c:v>
                </c:pt>
                <c:pt idx="352">
                  <c:v>81.211285297543469</c:v>
                </c:pt>
                <c:pt idx="353">
                  <c:v>75.877825451592614</c:v>
                </c:pt>
                <c:pt idx="354">
                  <c:v>70.433776842560746</c:v>
                </c:pt>
                <c:pt idx="355">
                  <c:v>64.896533945709535</c:v>
                </c:pt>
                <c:pt idx="356">
                  <c:v>59.299773086795348</c:v>
                </c:pt>
                <c:pt idx="357">
                  <c:v>53.581675585059436</c:v>
                </c:pt>
                <c:pt idx="358">
                  <c:v>47.562236573358248</c:v>
                </c:pt>
                <c:pt idx="359">
                  <c:v>41.119757261891081</c:v>
                </c:pt>
                <c:pt idx="360">
                  <c:v>34.207672276653255</c:v>
                </c:pt>
                <c:pt idx="361">
                  <c:v>26.885830011120191</c:v>
                </c:pt>
                <c:pt idx="362">
                  <c:v>19.298878890897786</c:v>
                </c:pt>
                <c:pt idx="363">
                  <c:v>11.622997513079831</c:v>
                </c:pt>
                <c:pt idx="364">
                  <c:v>4.0138483428182345</c:v>
                </c:pt>
                <c:pt idx="365">
                  <c:v>-3.4024569040381301</c:v>
                </c:pt>
                <c:pt idx="366">
                  <c:v>-10.531146825957368</c:v>
                </c:pt>
                <c:pt idx="367">
                  <c:v>-17.398079689438219</c:v>
                </c:pt>
                <c:pt idx="368">
                  <c:v>-24.064135215649458</c:v>
                </c:pt>
                <c:pt idx="369">
                  <c:v>-30.658453791336466</c:v>
                </c:pt>
                <c:pt idx="370">
                  <c:v>-37.352062515509743</c:v>
                </c:pt>
                <c:pt idx="371">
                  <c:v>-44.141191425199544</c:v>
                </c:pt>
                <c:pt idx="372">
                  <c:v>-50.914123536695548</c:v>
                </c:pt>
                <c:pt idx="373">
                  <c:v>-57.573049665961634</c:v>
                </c:pt>
                <c:pt idx="374">
                  <c:v>-63.991684992642398</c:v>
                </c:pt>
                <c:pt idx="375">
                  <c:v>-70.031330552789541</c:v>
                </c:pt>
                <c:pt idx="376">
                  <c:v>-75.586165561733736</c:v>
                </c:pt>
                <c:pt idx="377">
                  <c:v>-80.64444639049907</c:v>
                </c:pt>
                <c:pt idx="378">
                  <c:v>-85.293160382689095</c:v>
                </c:pt>
                <c:pt idx="379">
                  <c:v>-89.642587395035306</c:v>
                </c:pt>
                <c:pt idx="380">
                  <c:v>-93.843615827134599</c:v>
                </c:pt>
                <c:pt idx="381">
                  <c:v>-97.9770057505919</c:v>
                </c:pt>
                <c:pt idx="382">
                  <c:v>-101.97181599558006</c:v>
                </c:pt>
                <c:pt idx="383">
                  <c:v>-105.66057599566845</c:v>
                </c:pt>
                <c:pt idx="384">
                  <c:v>-108.92452997575508</c:v>
                </c:pt>
                <c:pt idx="385">
                  <c:v>-111.73233945623997</c:v>
                </c:pt>
                <c:pt idx="386">
                  <c:v>-114.11583628711516</c:v>
                </c:pt>
                <c:pt idx="387">
                  <c:v>-116.11893982137285</c:v>
                </c:pt>
                <c:pt idx="388">
                  <c:v>-117.77196762494539</c:v>
                </c:pt>
                <c:pt idx="389">
                  <c:v>-119.06350705244647</c:v>
                </c:pt>
                <c:pt idx="390">
                  <c:v>-119.92533243139754</c:v>
                </c:pt>
                <c:pt idx="391">
                  <c:v>-120.26760282276959</c:v>
                </c:pt>
                <c:pt idx="392">
                  <c:v>-120.16432022631419</c:v>
                </c:pt>
                <c:pt idx="393">
                  <c:v>-119.77346750178791</c:v>
                </c:pt>
                <c:pt idx="394">
                  <c:v>-119.17575561175214</c:v>
                </c:pt>
                <c:pt idx="395">
                  <c:v>-118.35615899951709</c:v>
                </c:pt>
                <c:pt idx="396">
                  <c:v>-117.14877583952673</c:v>
                </c:pt>
                <c:pt idx="397">
                  <c:v>-115.33317400273619</c:v>
                </c:pt>
                <c:pt idx="398">
                  <c:v>-112.71568424268146</c:v>
                </c:pt>
                <c:pt idx="399">
                  <c:v>-109.16835945782782</c:v>
                </c:pt>
                <c:pt idx="400">
                  <c:v>-104.70296046867125</c:v>
                </c:pt>
                <c:pt idx="401">
                  <c:v>-99.450045119297826</c:v>
                </c:pt>
                <c:pt idx="402">
                  <c:v>-93.59066025691186</c:v>
                </c:pt>
                <c:pt idx="403">
                  <c:v>-87.255189211773612</c:v>
                </c:pt>
                <c:pt idx="404">
                  <c:v>-80.510123287538136</c:v>
                </c:pt>
                <c:pt idx="405">
                  <c:v>-73.465144441787373</c:v>
                </c:pt>
                <c:pt idx="406">
                  <c:v>-66.237487832951629</c:v>
                </c:pt>
                <c:pt idx="407">
                  <c:v>-58.960412136292597</c:v>
                </c:pt>
                <c:pt idx="408">
                  <c:v>-51.749892193566744</c:v>
                </c:pt>
                <c:pt idx="409">
                  <c:v>-44.620873149695413</c:v>
                </c:pt>
                <c:pt idx="410">
                  <c:v>-37.641040726701505</c:v>
                </c:pt>
                <c:pt idx="411">
                  <c:v>-30.790907672167474</c:v>
                </c:pt>
                <c:pt idx="412">
                  <c:v>-23.995302418724126</c:v>
                </c:pt>
                <c:pt idx="413">
                  <c:v>-17.213957070349643</c:v>
                </c:pt>
                <c:pt idx="414">
                  <c:v>-10.407283028942651</c:v>
                </c:pt>
                <c:pt idx="415">
                  <c:v>-3.536772268363797</c:v>
                </c:pt>
                <c:pt idx="416">
                  <c:v>3.3631585570034788</c:v>
                </c:pt>
                <c:pt idx="417">
                  <c:v>10.224700065863409</c:v>
                </c:pt>
                <c:pt idx="418">
                  <c:v>16.972878784546143</c:v>
                </c:pt>
                <c:pt idx="419">
                  <c:v>23.58086298885522</c:v>
                </c:pt>
                <c:pt idx="420">
                  <c:v>30.059837709078113</c:v>
                </c:pt>
                <c:pt idx="421">
                  <c:v>36.417827394896548</c:v>
                </c:pt>
                <c:pt idx="422">
                  <c:v>42.608246426998612</c:v>
                </c:pt>
                <c:pt idx="423">
                  <c:v>48.45360107845864</c:v>
                </c:pt>
                <c:pt idx="424">
                  <c:v>53.853918276889466</c:v>
                </c:pt>
                <c:pt idx="425">
                  <c:v>58.854917531351674</c:v>
                </c:pt>
                <c:pt idx="426">
                  <c:v>63.593971900724647</c:v>
                </c:pt>
                <c:pt idx="427">
                  <c:v>68.263482962710142</c:v>
                </c:pt>
                <c:pt idx="428">
                  <c:v>73.038497743455935</c:v>
                </c:pt>
                <c:pt idx="429">
                  <c:v>77.940085468586815</c:v>
                </c:pt>
                <c:pt idx="430">
                  <c:v>82.741805839215075</c:v>
                </c:pt>
                <c:pt idx="431">
                  <c:v>87.09058482243077</c:v>
                </c:pt>
                <c:pt idx="432">
                  <c:v>90.670156945982143</c:v>
                </c:pt>
                <c:pt idx="433">
                  <c:v>93.3080449670625</c:v>
                </c:pt>
                <c:pt idx="434">
                  <c:v>95.065430367721248</c:v>
                </c:pt>
                <c:pt idx="435">
                  <c:v>95.994441380366823</c:v>
                </c:pt>
                <c:pt idx="436">
                  <c:v>96.115223332759484</c:v>
                </c:pt>
                <c:pt idx="437">
                  <c:v>95.477357026104301</c:v>
                </c:pt>
                <c:pt idx="438">
                  <c:v>94.13991036558221</c:v>
                </c:pt>
                <c:pt idx="439">
                  <c:v>92.186382198270564</c:v>
                </c:pt>
                <c:pt idx="440">
                  <c:v>89.722031514305158</c:v>
                </c:pt>
                <c:pt idx="441">
                  <c:v>86.908864024019053</c:v>
                </c:pt>
                <c:pt idx="442">
                  <c:v>83.981520183538677</c:v>
                </c:pt>
                <c:pt idx="443">
                  <c:v>81.147198899867902</c:v>
                </c:pt>
                <c:pt idx="444">
                  <c:v>78.460897821870546</c:v>
                </c:pt>
                <c:pt idx="445">
                  <c:v>75.812571165433127</c:v>
                </c:pt>
                <c:pt idx="446">
                  <c:v>73.00645674212447</c:v>
                </c:pt>
                <c:pt idx="447">
                  <c:v>69.877061627281975</c:v>
                </c:pt>
                <c:pt idx="448">
                  <c:v>66.366812574736343</c:v>
                </c:pt>
                <c:pt idx="449">
                  <c:v>62.485692003241617</c:v>
                </c:pt>
                <c:pt idx="450">
                  <c:v>58.300189523176783</c:v>
                </c:pt>
                <c:pt idx="451">
                  <c:v>53.870137332713249</c:v>
                </c:pt>
                <c:pt idx="452">
                  <c:v>49.258335146058982</c:v>
                </c:pt>
                <c:pt idx="453">
                  <c:v>44.485086343137802</c:v>
                </c:pt>
                <c:pt idx="454">
                  <c:v>39.491490136275047</c:v>
                </c:pt>
                <c:pt idx="455">
                  <c:v>34.158247433549548</c:v>
                </c:pt>
                <c:pt idx="456">
                  <c:v>28.382355164878554</c:v>
                </c:pt>
                <c:pt idx="457">
                  <c:v>22.148703681580979</c:v>
                </c:pt>
                <c:pt idx="458">
                  <c:v>15.507582027949361</c:v>
                </c:pt>
                <c:pt idx="459">
                  <c:v>8.5981484873903735</c:v>
                </c:pt>
                <c:pt idx="460">
                  <c:v>1.6239730776425663</c:v>
                </c:pt>
                <c:pt idx="461">
                  <c:v>-5.2487877239102847</c:v>
                </c:pt>
                <c:pt idx="462">
                  <c:v>-11.929595389432079</c:v>
                </c:pt>
                <c:pt idx="463">
                  <c:v>-18.373841721643434</c:v>
                </c:pt>
                <c:pt idx="464">
                  <c:v>-24.644375627210561</c:v>
                </c:pt>
                <c:pt idx="465">
                  <c:v>-30.88577857466635</c:v>
                </c:pt>
                <c:pt idx="466">
                  <c:v>-37.262287743173026</c:v>
                </c:pt>
                <c:pt idx="467">
                  <c:v>-43.762587728309562</c:v>
                </c:pt>
                <c:pt idx="468">
                  <c:v>-50.290724633743373</c:v>
                </c:pt>
                <c:pt idx="469">
                  <c:v>-56.756925821068506</c:v>
                </c:pt>
                <c:pt idx="470">
                  <c:v>-63.062820144647134</c:v>
                </c:pt>
                <c:pt idx="471">
                  <c:v>-69.093183741754189</c:v>
                </c:pt>
                <c:pt idx="472">
                  <c:v>-74.760996026919102</c:v>
                </c:pt>
                <c:pt idx="473">
                  <c:v>-80.119545146380702</c:v>
                </c:pt>
                <c:pt idx="474">
                  <c:v>-85.191532183453091</c:v>
                </c:pt>
                <c:pt idx="475">
                  <c:v>-90.033049179784015</c:v>
                </c:pt>
                <c:pt idx="476">
                  <c:v>-94.641287016188329</c:v>
                </c:pt>
                <c:pt idx="477">
                  <c:v>-98.958402175864549</c:v>
                </c:pt>
                <c:pt idx="478">
                  <c:v>-102.92197663234725</c:v>
                </c:pt>
                <c:pt idx="479">
                  <c:v>-106.4758204197003</c:v>
                </c:pt>
                <c:pt idx="480">
                  <c:v>-109.53097359130629</c:v>
                </c:pt>
                <c:pt idx="481">
                  <c:v>-112.04115685948017</c:v>
                </c:pt>
                <c:pt idx="482">
                  <c:v>-114.03418364229056</c:v>
                </c:pt>
                <c:pt idx="483">
                  <c:v>-115.54787486944474</c:v>
                </c:pt>
                <c:pt idx="484">
                  <c:v>-116.55430981205585</c:v>
                </c:pt>
                <c:pt idx="485">
                  <c:v>-117.03527069581473</c:v>
                </c:pt>
                <c:pt idx="486">
                  <c:v>-117.09982150189843</c:v>
                </c:pt>
                <c:pt idx="487">
                  <c:v>-116.85215475186047</c:v>
                </c:pt>
                <c:pt idx="488">
                  <c:v>-116.35939521682326</c:v>
                </c:pt>
                <c:pt idx="489">
                  <c:v>-115.59733109248678</c:v>
                </c:pt>
                <c:pt idx="490">
                  <c:v>-114.44678683063705</c:v>
                </c:pt>
                <c:pt idx="491">
                  <c:v>-112.82615333402431</c:v>
                </c:pt>
                <c:pt idx="492">
                  <c:v>-110.65596780734383</c:v>
                </c:pt>
                <c:pt idx="493">
                  <c:v>-107.86545721119695</c:v>
                </c:pt>
                <c:pt idx="494">
                  <c:v>-104.38067594697301</c:v>
                </c:pt>
                <c:pt idx="495">
                  <c:v>-100.15469374803354</c:v>
                </c:pt>
                <c:pt idx="496">
                  <c:v>-95.170831013072856</c:v>
                </c:pt>
                <c:pt idx="497">
                  <c:v>-89.483375772811385</c:v>
                </c:pt>
                <c:pt idx="498">
                  <c:v>-83.207766657355151</c:v>
                </c:pt>
                <c:pt idx="499">
                  <c:v>-76.486953944208054</c:v>
                </c:pt>
                <c:pt idx="500">
                  <c:v>-69.47025394532389</c:v>
                </c:pt>
                <c:pt idx="501">
                  <c:v>-62.279790426417414</c:v>
                </c:pt>
                <c:pt idx="502">
                  <c:v>-54.940451857889066</c:v>
                </c:pt>
                <c:pt idx="503">
                  <c:v>-47.504511620731286</c:v>
                </c:pt>
                <c:pt idx="504">
                  <c:v>-40.067233908316659</c:v>
                </c:pt>
                <c:pt idx="505">
                  <c:v>-32.692848410150319</c:v>
                </c:pt>
                <c:pt idx="506">
                  <c:v>-25.474803261947308</c:v>
                </c:pt>
                <c:pt idx="507">
                  <c:v>-18.397931236708359</c:v>
                </c:pt>
                <c:pt idx="508">
                  <c:v>-11.391906911974193</c:v>
                </c:pt>
                <c:pt idx="509">
                  <c:v>-4.441774013734709</c:v>
                </c:pt>
                <c:pt idx="510">
                  <c:v>2.4755027865399848</c:v>
                </c:pt>
                <c:pt idx="511">
                  <c:v>9.3805941908091839</c:v>
                </c:pt>
                <c:pt idx="512">
                  <c:v>16.231551806993</c:v>
                </c:pt>
                <c:pt idx="513">
                  <c:v>22.992753510853138</c:v>
                </c:pt>
                <c:pt idx="514">
                  <c:v>29.627708980636076</c:v>
                </c:pt>
                <c:pt idx="515">
                  <c:v>36.110168461023356</c:v>
                </c:pt>
                <c:pt idx="516">
                  <c:v>42.426611191802884</c:v>
                </c:pt>
                <c:pt idx="517">
                  <c:v>48.485413327966825</c:v>
                </c:pt>
                <c:pt idx="518">
                  <c:v>54.097523381407484</c:v>
                </c:pt>
                <c:pt idx="519">
                  <c:v>59.097292653779341</c:v>
                </c:pt>
                <c:pt idx="520">
                  <c:v>63.321725280703745</c:v>
                </c:pt>
                <c:pt idx="521">
                  <c:v>66.768726515089668</c:v>
                </c:pt>
                <c:pt idx="522">
                  <c:v>69.748779004787863</c:v>
                </c:pt>
                <c:pt idx="523">
                  <c:v>72.707036524692114</c:v>
                </c:pt>
                <c:pt idx="524">
                  <c:v>75.978257514198276</c:v>
                </c:pt>
                <c:pt idx="525">
                  <c:v>79.688676923914315</c:v>
                </c:pt>
                <c:pt idx="526">
                  <c:v>83.767536245436034</c:v>
                </c:pt>
                <c:pt idx="527">
                  <c:v>87.818811960527327</c:v>
                </c:pt>
                <c:pt idx="528">
                  <c:v>91.208275801316773</c:v>
                </c:pt>
                <c:pt idx="529">
                  <c:v>93.488945585290438</c:v>
                </c:pt>
                <c:pt idx="530">
                  <c:v>94.708145213584629</c:v>
                </c:pt>
                <c:pt idx="531">
                  <c:v>95.214884649312935</c:v>
                </c:pt>
                <c:pt idx="532">
                  <c:v>95.358252456326667</c:v>
                </c:pt>
                <c:pt idx="533">
                  <c:v>95.363570467200134</c:v>
                </c:pt>
                <c:pt idx="534">
                  <c:v>95.31046443785614</c:v>
                </c:pt>
                <c:pt idx="535">
                  <c:v>95.055125449099009</c:v>
                </c:pt>
                <c:pt idx="536">
                  <c:v>94.341383880117021</c:v>
                </c:pt>
                <c:pt idx="537">
                  <c:v>93.05786490251468</c:v>
                </c:pt>
                <c:pt idx="538">
                  <c:v>91.213527244464373</c:v>
                </c:pt>
                <c:pt idx="539">
                  <c:v>88.945579159575075</c:v>
                </c:pt>
                <c:pt idx="540">
                  <c:v>86.464367076383581</c:v>
                </c:pt>
                <c:pt idx="541">
                  <c:v>83.828944514855905</c:v>
                </c:pt>
                <c:pt idx="542">
                  <c:v>80.920578244558783</c:v>
                </c:pt>
                <c:pt idx="543">
                  <c:v>77.571997779667612</c:v>
                </c:pt>
                <c:pt idx="544">
                  <c:v>73.677717244074259</c:v>
                </c:pt>
                <c:pt idx="545">
                  <c:v>69.263670119192781</c:v>
                </c:pt>
                <c:pt idx="546">
                  <c:v>64.457974876808919</c:v>
                </c:pt>
                <c:pt idx="547">
                  <c:v>59.412476979272739</c:v>
                </c:pt>
                <c:pt idx="548">
                  <c:v>54.211352819687285</c:v>
                </c:pt>
                <c:pt idx="549">
                  <c:v>48.861189723293542</c:v>
                </c:pt>
                <c:pt idx="550">
                  <c:v>43.326650388827673</c:v>
                </c:pt>
                <c:pt idx="551">
                  <c:v>37.534931481051125</c:v>
                </c:pt>
                <c:pt idx="552">
                  <c:v>31.437967851430098</c:v>
                </c:pt>
                <c:pt idx="553">
                  <c:v>25.020528574401496</c:v>
                </c:pt>
                <c:pt idx="554">
                  <c:v>18.372380822913467</c:v>
                </c:pt>
                <c:pt idx="555">
                  <c:v>11.558495266455198</c:v>
                </c:pt>
                <c:pt idx="556">
                  <c:v>4.6316446811260938</c:v>
                </c:pt>
                <c:pt idx="557">
                  <c:v>-2.2956318124964281</c:v>
                </c:pt>
                <c:pt idx="558">
                  <c:v>-9.1585999562464977</c:v>
                </c:pt>
                <c:pt idx="559">
                  <c:v>-15.963681797121566</c:v>
                </c:pt>
                <c:pt idx="560">
                  <c:v>-22.765665761179132</c:v>
                </c:pt>
                <c:pt idx="561">
                  <c:v>-29.579764885955548</c:v>
                </c:pt>
                <c:pt idx="562">
                  <c:v>-36.324199288236436</c:v>
                </c:pt>
                <c:pt idx="563">
                  <c:v>-42.862933542471708</c:v>
                </c:pt>
                <c:pt idx="564">
                  <c:v>-49.135092811622272</c:v>
                </c:pt>
                <c:pt idx="565">
                  <c:v>-55.168731635389832</c:v>
                </c:pt>
                <c:pt idx="566">
                  <c:v>-60.997167402682031</c:v>
                </c:pt>
                <c:pt idx="567">
                  <c:v>-66.717577494628387</c:v>
                </c:pt>
                <c:pt idx="568">
                  <c:v>-72.335408664735823</c:v>
                </c:pt>
                <c:pt idx="569">
                  <c:v>-77.755488711441117</c:v>
                </c:pt>
                <c:pt idx="570">
                  <c:v>-82.849077317212291</c:v>
                </c:pt>
                <c:pt idx="571">
                  <c:v>-87.481218490868045</c:v>
                </c:pt>
                <c:pt idx="572">
                  <c:v>-91.600483101050685</c:v>
                </c:pt>
                <c:pt idx="573">
                  <c:v>-95.194373639029664</c:v>
                </c:pt>
                <c:pt idx="574">
                  <c:v>-98.320588806249063</c:v>
                </c:pt>
                <c:pt idx="575">
                  <c:v>-101.02093527012408</c:v>
                </c:pt>
                <c:pt idx="576">
                  <c:v>-103.2916081047216</c:v>
                </c:pt>
                <c:pt idx="577">
                  <c:v>-105.14368000262718</c:v>
                </c:pt>
                <c:pt idx="578">
                  <c:v>-106.57956314257464</c:v>
                </c:pt>
                <c:pt idx="579">
                  <c:v>-107.55013707972316</c:v>
                </c:pt>
                <c:pt idx="580">
                  <c:v>-108.01157509812869</c:v>
                </c:pt>
                <c:pt idx="581">
                  <c:v>-108.02405059616611</c:v>
                </c:pt>
                <c:pt idx="582">
                  <c:v>-107.65856308424279</c:v>
                </c:pt>
                <c:pt idx="583">
                  <c:v>-107.03274492255792</c:v>
                </c:pt>
                <c:pt idx="584">
                  <c:v>-106.27953780410677</c:v>
                </c:pt>
                <c:pt idx="585">
                  <c:v>-105.45211746802462</c:v>
                </c:pt>
                <c:pt idx="586">
                  <c:v>-104.47813047866414</c:v>
                </c:pt>
                <c:pt idx="587">
                  <c:v>-103.12627662909087</c:v>
                </c:pt>
                <c:pt idx="588">
                  <c:v>-101.19269931650905</c:v>
                </c:pt>
                <c:pt idx="589">
                  <c:v>-98.633304990178871</c:v>
                </c:pt>
                <c:pt idx="590">
                  <c:v>-95.457013690375291</c:v>
                </c:pt>
                <c:pt idx="591">
                  <c:v>-91.534389276567779</c:v>
                </c:pt>
                <c:pt idx="592">
                  <c:v>-86.775297711036416</c:v>
                </c:pt>
                <c:pt idx="593">
                  <c:v>-81.253962556815694</c:v>
                </c:pt>
                <c:pt idx="594">
                  <c:v>-75.094997625679383</c:v>
                </c:pt>
                <c:pt idx="595">
                  <c:v>-68.487551113165793</c:v>
                </c:pt>
                <c:pt idx="596">
                  <c:v>-61.583399910902479</c:v>
                </c:pt>
                <c:pt idx="597">
                  <c:v>-54.490659432684431</c:v>
                </c:pt>
                <c:pt idx="598">
                  <c:v>-47.375326364030734</c:v>
                </c:pt>
                <c:pt idx="599">
                  <c:v>-40.333606876750117</c:v>
                </c:pt>
                <c:pt idx="600">
                  <c:v>-33.328382339215111</c:v>
                </c:pt>
                <c:pt idx="601">
                  <c:v>-26.270576392430804</c:v>
                </c:pt>
                <c:pt idx="602">
                  <c:v>-19.060231864582189</c:v>
                </c:pt>
                <c:pt idx="603">
                  <c:v>-11.665574487290545</c:v>
                </c:pt>
                <c:pt idx="604">
                  <c:v>-4.1473855375447339</c:v>
                </c:pt>
                <c:pt idx="605">
                  <c:v>3.4471089332061613</c:v>
                </c:pt>
                <c:pt idx="606">
                  <c:v>11.082768574542039</c:v>
                </c:pt>
                <c:pt idx="607">
                  <c:v>18.777913763051199</c:v>
                </c:pt>
                <c:pt idx="608">
                  <c:v>26.623418247790173</c:v>
                </c:pt>
                <c:pt idx="609">
                  <c:v>34.618473202834366</c:v>
                </c:pt>
                <c:pt idx="610">
                  <c:v>42.590695798777674</c:v>
                </c:pt>
                <c:pt idx="611">
                  <c:v>50.381581502802128</c:v>
                </c:pt>
                <c:pt idx="612">
                  <c:v>57.904545272746077</c:v>
                </c:pt>
                <c:pt idx="613">
                  <c:v>65.028505427291165</c:v>
                </c:pt>
                <c:pt idx="614">
                  <c:v>71.573626638745338</c:v>
                </c:pt>
                <c:pt idx="615">
                  <c:v>77.490585305970427</c:v>
                </c:pt>
                <c:pt idx="616">
                  <c:v>82.946633999851016</c:v>
                </c:pt>
                <c:pt idx="617">
                  <c:v>88.088737199853995</c:v>
                </c:pt>
                <c:pt idx="618">
                  <c:v>92.953139375856907</c:v>
                </c:pt>
                <c:pt idx="619">
                  <c:v>97.611819488339762</c:v>
                </c:pt>
                <c:pt idx="620">
                  <c:v>101.98939923857296</c:v>
                </c:pt>
                <c:pt idx="621">
                  <c:v>105.81047531380149</c:v>
                </c:pt>
                <c:pt idx="622">
                  <c:v>108.76465720752546</c:v>
                </c:pt>
                <c:pt idx="623">
                  <c:v>110.71095640337494</c:v>
                </c:pt>
                <c:pt idx="624">
                  <c:v>111.87265395530744</c:v>
                </c:pt>
                <c:pt idx="625">
                  <c:v>112.57263121620129</c:v>
                </c:pt>
                <c:pt idx="626">
                  <c:v>112.92142769187727</c:v>
                </c:pt>
                <c:pt idx="627">
                  <c:v>112.94762423803972</c:v>
                </c:pt>
                <c:pt idx="628">
                  <c:v>112.62231779327894</c:v>
                </c:pt>
                <c:pt idx="629">
                  <c:v>111.76860981741335</c:v>
                </c:pt>
                <c:pt idx="630">
                  <c:v>110.17430692106508</c:v>
                </c:pt>
                <c:pt idx="631">
                  <c:v>107.75345234264377</c:v>
                </c:pt>
                <c:pt idx="632">
                  <c:v>104.62319367579089</c:v>
                </c:pt>
                <c:pt idx="633">
                  <c:v>100.98827946227506</c:v>
                </c:pt>
                <c:pt idx="634">
                  <c:v>97.058774113029557</c:v>
                </c:pt>
                <c:pt idx="635">
                  <c:v>92.973616950768971</c:v>
                </c:pt>
                <c:pt idx="636">
                  <c:v>88.803122371753588</c:v>
                </c:pt>
                <c:pt idx="637">
                  <c:v>84.546221884318513</c:v>
                </c:pt>
                <c:pt idx="638">
                  <c:v>80.171332666632139</c:v>
                </c:pt>
                <c:pt idx="639">
                  <c:v>75.6387491532995</c:v>
                </c:pt>
                <c:pt idx="640">
                  <c:v>70.920586670233504</c:v>
                </c:pt>
                <c:pt idx="641">
                  <c:v>65.984399556828834</c:v>
                </c:pt>
                <c:pt idx="642">
                  <c:v>60.753059885692252</c:v>
                </c:pt>
                <c:pt idx="643">
                  <c:v>55.172213387978402</c:v>
                </c:pt>
                <c:pt idx="644">
                  <c:v>49.252329700218837</c:v>
                </c:pt>
                <c:pt idx="645">
                  <c:v>43.033745446214454</c:v>
                </c:pt>
                <c:pt idx="646">
                  <c:v>36.551997417290167</c:v>
                </c:pt>
                <c:pt idx="647">
                  <c:v>29.85903706894436</c:v>
                </c:pt>
                <c:pt idx="648">
                  <c:v>23.020410387565473</c:v>
                </c:pt>
                <c:pt idx="649">
                  <c:v>16.099950599814164</c:v>
                </c:pt>
                <c:pt idx="650">
                  <c:v>9.1522395678178832</c:v>
                </c:pt>
                <c:pt idx="651">
                  <c:v>2.2619564364615257</c:v>
                </c:pt>
                <c:pt idx="652">
                  <c:v>-4.5511911722677052</c:v>
                </c:pt>
                <c:pt idx="653">
                  <c:v>-11.401906668822352</c:v>
                </c:pt>
                <c:pt idx="654">
                  <c:v>-18.47649373544591</c:v>
                </c:pt>
                <c:pt idx="655">
                  <c:v>-25.78459248073699</c:v>
                </c:pt>
                <c:pt idx="656">
                  <c:v>-33.146888671122255</c:v>
                </c:pt>
                <c:pt idx="657">
                  <c:v>-40.396158237699815</c:v>
                </c:pt>
                <c:pt idx="658">
                  <c:v>-47.460696652945821</c:v>
                </c:pt>
                <c:pt idx="659">
                  <c:v>-54.288513919886903</c:v>
                </c:pt>
                <c:pt idx="660">
                  <c:v>-60.894987421489169</c:v>
                </c:pt>
                <c:pt idx="661">
                  <c:v>-67.229253313059388</c:v>
                </c:pt>
                <c:pt idx="662">
                  <c:v>-73.216983646798198</c:v>
                </c:pt>
                <c:pt idx="663">
                  <c:v>-78.822018433862226</c:v>
                </c:pt>
                <c:pt idx="664">
                  <c:v>-83.962750645184983</c:v>
                </c:pt>
                <c:pt idx="665">
                  <c:v>-88.587266492281273</c:v>
                </c:pt>
                <c:pt idx="666">
                  <c:v>-92.64868292243564</c:v>
                </c:pt>
                <c:pt idx="667">
                  <c:v>-96.117713443986929</c:v>
                </c:pt>
                <c:pt idx="668">
                  <c:v>-99.015402915107188</c:v>
                </c:pt>
                <c:pt idx="669">
                  <c:v>-101.42238469680505</c:v>
                </c:pt>
                <c:pt idx="670">
                  <c:v>-103.37842334286894</c:v>
                </c:pt>
                <c:pt idx="671">
                  <c:v>-104.99951959601155</c:v>
                </c:pt>
                <c:pt idx="672">
                  <c:v>-106.47951086409131</c:v>
                </c:pt>
                <c:pt idx="673">
                  <c:v>-107.84385098680947</c:v>
                </c:pt>
                <c:pt idx="674">
                  <c:v>-108.75562428707327</c:v>
                </c:pt>
                <c:pt idx="675">
                  <c:v>-108.94438054133181</c:v>
                </c:pt>
                <c:pt idx="676">
                  <c:v>-108.45019971050517</c:v>
                </c:pt>
                <c:pt idx="677">
                  <c:v>-107.37083489629507</c:v>
                </c:pt>
                <c:pt idx="678">
                  <c:v>-105.71367551836917</c:v>
                </c:pt>
                <c:pt idx="679">
                  <c:v>-103.42981836800179</c:v>
                </c:pt>
                <c:pt idx="680">
                  <c:v>-100.46411696064175</c:v>
                </c:pt>
                <c:pt idx="681">
                  <c:v>-96.845850361428916</c:v>
                </c:pt>
                <c:pt idx="682">
                  <c:v>-92.64979523420034</c:v>
                </c:pt>
                <c:pt idx="683">
                  <c:v>-87.934279109516339</c:v>
                </c:pt>
                <c:pt idx="684">
                  <c:v>-82.763464227325997</c:v>
                </c:pt>
                <c:pt idx="685">
                  <c:v>-77.268972682779477</c:v>
                </c:pt>
                <c:pt idx="686">
                  <c:v>-71.565025769123892</c:v>
                </c:pt>
                <c:pt idx="687">
                  <c:v>-65.738613833741411</c:v>
                </c:pt>
                <c:pt idx="688">
                  <c:v>-59.838592217066584</c:v>
                </c:pt>
                <c:pt idx="689">
                  <c:v>-53.815955832725258</c:v>
                </c:pt>
                <c:pt idx="690">
                  <c:v>-47.667275716070748</c:v>
                </c:pt>
                <c:pt idx="691">
                  <c:v>-41.412908941749329</c:v>
                </c:pt>
                <c:pt idx="692">
                  <c:v>-35.038637602914335</c:v>
                </c:pt>
                <c:pt idx="693">
                  <c:v>-28.560201450856045</c:v>
                </c:pt>
                <c:pt idx="694">
                  <c:v>-21.923377201838925</c:v>
                </c:pt>
                <c:pt idx="695">
                  <c:v>-15.074264017802147</c:v>
                </c:pt>
                <c:pt idx="696">
                  <c:v>-7.9888946774461047</c:v>
                </c:pt>
                <c:pt idx="697">
                  <c:v>-0.59016308389718275</c:v>
                </c:pt>
                <c:pt idx="698">
                  <c:v>7.1897631177807604</c:v>
                </c:pt>
                <c:pt idx="699">
                  <c:v>15.293969855425145</c:v>
                </c:pt>
                <c:pt idx="700">
                  <c:v>23.520883738316645</c:v>
                </c:pt>
                <c:pt idx="701">
                  <c:v>31.61195362355031</c:v>
                </c:pt>
                <c:pt idx="702">
                  <c:v>39.420532611079295</c:v>
                </c:pt>
                <c:pt idx="703">
                  <c:v>46.836253018857704</c:v>
                </c:pt>
                <c:pt idx="704">
                  <c:v>53.755179238480551</c:v>
                </c:pt>
                <c:pt idx="705">
                  <c:v>60.155907153710935</c:v>
                </c:pt>
                <c:pt idx="706">
                  <c:v>66.208338530636723</c:v>
                </c:pt>
                <c:pt idx="707">
                  <c:v>72.175400280023993</c:v>
                </c:pt>
                <c:pt idx="708">
                  <c:v>78.167392194423513</c:v>
                </c:pt>
                <c:pt idx="709">
                  <c:v>84.057436310535039</c:v>
                </c:pt>
                <c:pt idx="710">
                  <c:v>89.558537644324332</c:v>
                </c:pt>
                <c:pt idx="711">
                  <c:v>94.340402811437841</c:v>
                </c:pt>
                <c:pt idx="712">
                  <c:v>98.312975515209089</c:v>
                </c:pt>
                <c:pt idx="713">
                  <c:v>101.67660176490492</c:v>
                </c:pt>
                <c:pt idx="714">
                  <c:v>104.78043442960683</c:v>
                </c:pt>
                <c:pt idx="715">
                  <c:v>107.96157822101469</c:v>
                </c:pt>
                <c:pt idx="716">
                  <c:v>111.27868827659439</c:v>
                </c:pt>
                <c:pt idx="717">
                  <c:v>114.39974125106249</c:v>
                </c:pt>
                <c:pt idx="718">
                  <c:v>116.75126126604124</c:v>
                </c:pt>
                <c:pt idx="719">
                  <c:v>117.76589844072041</c:v>
                </c:pt>
                <c:pt idx="720">
                  <c:v>117.20099683190601</c:v>
                </c:pt>
                <c:pt idx="721">
                  <c:v>115.14444279526789</c:v>
                </c:pt>
                <c:pt idx="722">
                  <c:v>111.97927835936254</c:v>
                </c:pt>
                <c:pt idx="723">
                  <c:v>108.07935723217528</c:v>
                </c:pt>
                <c:pt idx="724">
                  <c:v>103.68641652753178</c:v>
                </c:pt>
                <c:pt idx="725">
                  <c:v>98.938008896981131</c:v>
                </c:pt>
                <c:pt idx="726">
                  <c:v>93.913356939041506</c:v>
                </c:pt>
                <c:pt idx="727">
                  <c:v>88.751398740260683</c:v>
                </c:pt>
                <c:pt idx="728">
                  <c:v>83.605022125455463</c:v>
                </c:pt>
                <c:pt idx="729">
                  <c:v>78.562943742946359</c:v>
                </c:pt>
                <c:pt idx="730">
                  <c:v>73.674079748087436</c:v>
                </c:pt>
                <c:pt idx="731">
                  <c:v>68.860769253125682</c:v>
                </c:pt>
                <c:pt idx="732">
                  <c:v>63.897704248063157</c:v>
                </c:pt>
                <c:pt idx="733">
                  <c:v>58.560120783101887</c:v>
                </c:pt>
                <c:pt idx="734">
                  <c:v>52.658753567439852</c:v>
                </c:pt>
                <c:pt idx="735">
                  <c:v>46.143506216091055</c:v>
                </c:pt>
                <c:pt idx="736">
                  <c:v>39.152565511769232</c:v>
                </c:pt>
                <c:pt idx="737">
                  <c:v>31.898016281533849</c:v>
                </c:pt>
                <c:pt idx="738">
                  <c:v>24.63996765590317</c:v>
                </c:pt>
                <c:pt idx="739">
                  <c:v>17.586797102785109</c:v>
                </c:pt>
                <c:pt idx="740">
                  <c:v>10.780443900729408</c:v>
                </c:pt>
                <c:pt idx="741">
                  <c:v>4.1529517627148191</c:v>
                </c:pt>
                <c:pt idx="742">
                  <c:v>-2.4799220125394776</c:v>
                </c:pt>
                <c:pt idx="743">
                  <c:v>-9.3422323522886881</c:v>
                </c:pt>
                <c:pt idx="744">
                  <c:v>-16.440432025242913</c:v>
                </c:pt>
                <c:pt idx="745">
                  <c:v>-23.656960624738058</c:v>
                </c:pt>
                <c:pt idx="746">
                  <c:v>-30.774455392243294</c:v>
                </c:pt>
                <c:pt idx="747">
                  <c:v>-37.567820404398425</c:v>
                </c:pt>
                <c:pt idx="748">
                  <c:v>-43.974465376310455</c:v>
                </c:pt>
                <c:pt idx="749">
                  <c:v>-50.052210108784244</c:v>
                </c:pt>
                <c:pt idx="750">
                  <c:v>-55.932115546608557</c:v>
                </c:pt>
                <c:pt idx="751">
                  <c:v>-61.794494415676382</c:v>
                </c:pt>
                <c:pt idx="752">
                  <c:v>-67.711977147362859</c:v>
                </c:pt>
                <c:pt idx="753">
                  <c:v>-73.577497824415602</c:v>
                </c:pt>
                <c:pt idx="754">
                  <c:v>-79.266623207927282</c:v>
                </c:pt>
                <c:pt idx="755">
                  <c:v>-84.622908583768748</c:v>
                </c:pt>
                <c:pt idx="756">
                  <c:v>-89.533364732093361</c:v>
                </c:pt>
                <c:pt idx="757">
                  <c:v>-93.930861597451496</c:v>
                </c:pt>
                <c:pt idx="758">
                  <c:v>-97.787314685502466</c:v>
                </c:pt>
                <c:pt idx="759">
                  <c:v>-101.02052835179242</c:v>
                </c:pt>
                <c:pt idx="760">
                  <c:v>-103.61112314475656</c:v>
                </c:pt>
                <c:pt idx="761">
                  <c:v>-105.63076832186142</c:v>
                </c:pt>
                <c:pt idx="762">
                  <c:v>-106.9884441154242</c:v>
                </c:pt>
                <c:pt idx="763">
                  <c:v>-107.61975189311572</c:v>
                </c:pt>
                <c:pt idx="764">
                  <c:v>-107.49372711525341</c:v>
                </c:pt>
                <c:pt idx="765">
                  <c:v>-106.62521459294834</c:v>
                </c:pt>
                <c:pt idx="766">
                  <c:v>-105.13392094108937</c:v>
                </c:pt>
                <c:pt idx="767">
                  <c:v>-103.17525368226758</c:v>
                </c:pt>
                <c:pt idx="768">
                  <c:v>-100.85843068862222</c:v>
                </c:pt>
                <c:pt idx="769">
                  <c:v>-98.262850674849773</c:v>
                </c:pt>
                <c:pt idx="770">
                  <c:v>-95.450601761352772</c:v>
                </c:pt>
                <c:pt idx="771">
                  <c:v>-92.307004426125715</c:v>
                </c:pt>
                <c:pt idx="772">
                  <c:v>-88.685125277603206</c:v>
                </c:pt>
                <c:pt idx="773">
                  <c:v>-84.536171092051134</c:v>
                </c:pt>
                <c:pt idx="774">
                  <c:v>-79.878880150210122</c:v>
                </c:pt>
                <c:pt idx="775">
                  <c:v>-74.821639687205931</c:v>
                </c:pt>
                <c:pt idx="776">
                  <c:v>-69.480110633461805</c:v>
                </c:pt>
                <c:pt idx="777">
                  <c:v>-63.934796600792573</c:v>
                </c:pt>
                <c:pt idx="778">
                  <c:v>-58.267001908776727</c:v>
                </c:pt>
                <c:pt idx="779">
                  <c:v>-52.511735050601189</c:v>
                </c:pt>
                <c:pt idx="780">
                  <c:v>-46.688372629589168</c:v>
                </c:pt>
                <c:pt idx="781">
                  <c:v>-40.88642979699739</c:v>
                </c:pt>
                <c:pt idx="782">
                  <c:v>-35.144295021057445</c:v>
                </c:pt>
                <c:pt idx="783">
                  <c:v>-29.451697660636299</c:v>
                </c:pt>
                <c:pt idx="784">
                  <c:v>-23.769088507423572</c:v>
                </c:pt>
                <c:pt idx="785">
                  <c:v>-18.004026777275104</c:v>
                </c:pt>
                <c:pt idx="786">
                  <c:v>-12.131186061729604</c:v>
                </c:pt>
                <c:pt idx="787">
                  <c:v>-6.1326278404950116</c:v>
                </c:pt>
                <c:pt idx="788">
                  <c:v>1.1865936314888352E-2</c:v>
                </c:pt>
                <c:pt idx="789">
                  <c:v>6.2809066775885904</c:v>
                </c:pt>
                <c:pt idx="790">
                  <c:v>12.641685904036819</c:v>
                </c:pt>
                <c:pt idx="791">
                  <c:v>19.047669105956082</c:v>
                </c:pt>
                <c:pt idx="792">
                  <c:v>25.525549903836961</c:v>
                </c:pt>
                <c:pt idx="793">
                  <c:v>32.148802425760223</c:v>
                </c:pt>
                <c:pt idx="794">
                  <c:v>38.949141297245021</c:v>
                </c:pt>
                <c:pt idx="795">
                  <c:v>45.921993211300119</c:v>
                </c:pt>
                <c:pt idx="796">
                  <c:v>52.942566487074117</c:v>
                </c:pt>
                <c:pt idx="797">
                  <c:v>59.701085377332632</c:v>
                </c:pt>
                <c:pt idx="798">
                  <c:v>65.926048469785982</c:v>
                </c:pt>
                <c:pt idx="799">
                  <c:v>71.457670340390266</c:v>
                </c:pt>
                <c:pt idx="800">
                  <c:v>76.319351093582469</c:v>
                </c:pt>
                <c:pt idx="801">
                  <c:v>80.861332391710818</c:v>
                </c:pt>
                <c:pt idx="802">
                  <c:v>85.506837823876609</c:v>
                </c:pt>
                <c:pt idx="803">
                  <c:v>90.348219887399082</c:v>
                </c:pt>
                <c:pt idx="804">
                  <c:v>94.861880009651102</c:v>
                </c:pt>
                <c:pt idx="805">
                  <c:v>98.374596369458075</c:v>
                </c:pt>
                <c:pt idx="806">
                  <c:v>100.47067844206892</c:v>
                </c:pt>
                <c:pt idx="807">
                  <c:v>101.20278129322753</c:v>
                </c:pt>
                <c:pt idx="808">
                  <c:v>100.94300314736299</c:v>
                </c:pt>
                <c:pt idx="809">
                  <c:v>100.13747578441571</c:v>
                </c:pt>
                <c:pt idx="810">
                  <c:v>99.175074328727391</c:v>
                </c:pt>
                <c:pt idx="811">
                  <c:v>98.222658302152837</c:v>
                </c:pt>
                <c:pt idx="812">
                  <c:v>97.321135096109785</c:v>
                </c:pt>
                <c:pt idx="813">
                  <c:v>96.284699214187597</c:v>
                </c:pt>
                <c:pt idx="814">
                  <c:v>94.74492944990385</c:v>
                </c:pt>
                <c:pt idx="815">
                  <c:v>92.484190480905767</c:v>
                </c:pt>
                <c:pt idx="816">
                  <c:v>89.618122171287638</c:v>
                </c:pt>
                <c:pt idx="817">
                  <c:v>86.347534907861885</c:v>
                </c:pt>
                <c:pt idx="818">
                  <c:v>82.863130989704658</c:v>
                </c:pt>
                <c:pt idx="819">
                  <c:v>79.262910109910564</c:v>
                </c:pt>
                <c:pt idx="820">
                  <c:v>75.497135267712352</c:v>
                </c:pt>
                <c:pt idx="821">
                  <c:v>71.458692842358104</c:v>
                </c:pt>
                <c:pt idx="822">
                  <c:v>67.01864010551094</c:v>
                </c:pt>
                <c:pt idx="823">
                  <c:v>62.076270463400725</c:v>
                </c:pt>
                <c:pt idx="824">
                  <c:v>56.628137014132712</c:v>
                </c:pt>
                <c:pt idx="825">
                  <c:v>50.740353693850061</c:v>
                </c:pt>
                <c:pt idx="826">
                  <c:v>44.515516199973064</c:v>
                </c:pt>
                <c:pt idx="827">
                  <c:v>37.991643735973604</c:v>
                </c:pt>
                <c:pt idx="828">
                  <c:v>31.226922661254132</c:v>
                </c:pt>
                <c:pt idx="829">
                  <c:v>24.36483852802905</c:v>
                </c:pt>
                <c:pt idx="830">
                  <c:v>17.498897397468468</c:v>
                </c:pt>
                <c:pt idx="831">
                  <c:v>10.705745529519099</c:v>
                </c:pt>
                <c:pt idx="832">
                  <c:v>4.019953958928717</c:v>
                </c:pt>
                <c:pt idx="833">
                  <c:v>-2.6159240002498567</c:v>
                </c:pt>
                <c:pt idx="834">
                  <c:v>-9.1330491202448609</c:v>
                </c:pt>
                <c:pt idx="835">
                  <c:v>-15.442561677839963</c:v>
                </c:pt>
                <c:pt idx="836">
                  <c:v>-21.58137088428316</c:v>
                </c:pt>
                <c:pt idx="837">
                  <c:v>-27.671536006597499</c:v>
                </c:pt>
                <c:pt idx="838">
                  <c:v>-33.920355066465554</c:v>
                </c:pt>
                <c:pt idx="839">
                  <c:v>-40.362095465136242</c:v>
                </c:pt>
                <c:pt idx="840">
                  <c:v>-46.887531675833515</c:v>
                </c:pt>
                <c:pt idx="841">
                  <c:v>-53.334976342316843</c:v>
                </c:pt>
                <c:pt idx="842">
                  <c:v>-59.448736235470506</c:v>
                </c:pt>
                <c:pt idx="843">
                  <c:v>-65.058366370761092</c:v>
                </c:pt>
                <c:pt idx="844">
                  <c:v>-70.169986863345869</c:v>
                </c:pt>
                <c:pt idx="845">
                  <c:v>-74.882868386078954</c:v>
                </c:pt>
                <c:pt idx="846">
                  <c:v>-79.184869818357384</c:v>
                </c:pt>
                <c:pt idx="847">
                  <c:v>-83.026806661990236</c:v>
                </c:pt>
                <c:pt idx="848">
                  <c:v>-86.483917988750434</c:v>
                </c:pt>
                <c:pt idx="849">
                  <c:v>-89.711809368975423</c:v>
                </c:pt>
                <c:pt idx="850">
                  <c:v>-92.80969750159592</c:v>
                </c:pt>
                <c:pt idx="851">
                  <c:v>-95.784711591564005</c:v>
                </c:pt>
                <c:pt idx="852">
                  <c:v>-98.604193779732711</c:v>
                </c:pt>
                <c:pt idx="853">
                  <c:v>-101.11141280413806</c:v>
                </c:pt>
                <c:pt idx="854">
                  <c:v>-103.0576322480553</c:v>
                </c:pt>
                <c:pt idx="855">
                  <c:v>-104.29356310309419</c:v>
                </c:pt>
                <c:pt idx="856">
                  <c:v>-104.72858996103231</c:v>
                </c:pt>
                <c:pt idx="857">
                  <c:v>-104.30282128181166</c:v>
                </c:pt>
                <c:pt idx="858">
                  <c:v>-102.98179403617542</c:v>
                </c:pt>
                <c:pt idx="859">
                  <c:v>-100.8793839954519</c:v>
                </c:pt>
                <c:pt idx="860">
                  <c:v>-98.124777555542863</c:v>
                </c:pt>
                <c:pt idx="861">
                  <c:v>-94.835866704432007</c:v>
                </c:pt>
                <c:pt idx="862">
                  <c:v>-91.048887730343367</c:v>
                </c:pt>
                <c:pt idx="863">
                  <c:v>-86.752965695736506</c:v>
                </c:pt>
                <c:pt idx="864">
                  <c:v>-81.967734261821775</c:v>
                </c:pt>
                <c:pt idx="865">
                  <c:v>-76.728846856585349</c:v>
                </c:pt>
                <c:pt idx="866">
                  <c:v>-71.104272979453626</c:v>
                </c:pt>
                <c:pt idx="867">
                  <c:v>-65.140725039864549</c:v>
                </c:pt>
                <c:pt idx="868">
                  <c:v>-58.873338519067261</c:v>
                </c:pt>
                <c:pt idx="869">
                  <c:v>-52.370089528685916</c:v>
                </c:pt>
                <c:pt idx="870">
                  <c:v>-45.713928598112197</c:v>
                </c:pt>
                <c:pt idx="871">
                  <c:v>-39.038484386149953</c:v>
                </c:pt>
                <c:pt idx="872">
                  <c:v>-32.406548138426949</c:v>
                </c:pt>
                <c:pt idx="873">
                  <c:v>-25.76951123565841</c:v>
                </c:pt>
                <c:pt idx="874">
                  <c:v>-19.150685410945243</c:v>
                </c:pt>
                <c:pt idx="875">
                  <c:v>-12.563057002726339</c:v>
                </c:pt>
                <c:pt idx="876">
                  <c:v>-6.032884042671812</c:v>
                </c:pt>
                <c:pt idx="877">
                  <c:v>0.40180803818162453</c:v>
                </c:pt>
                <c:pt idx="878">
                  <c:v>6.7816129774179918</c:v>
                </c:pt>
                <c:pt idx="879">
                  <c:v>13.148074377869632</c:v>
                </c:pt>
                <c:pt idx="880">
                  <c:v>19.567755690312239</c:v>
                </c:pt>
                <c:pt idx="881">
                  <c:v>26.090191756505995</c:v>
                </c:pt>
                <c:pt idx="882">
                  <c:v>32.664633641375872</c:v>
                </c:pt>
                <c:pt idx="883">
                  <c:v>39.116647328548353</c:v>
                </c:pt>
                <c:pt idx="884">
                  <c:v>45.211346761977381</c:v>
                </c:pt>
                <c:pt idx="885">
                  <c:v>50.729058326737835</c:v>
                </c:pt>
                <c:pt idx="886">
                  <c:v>55.653895060203077</c:v>
                </c:pt>
                <c:pt idx="887">
                  <c:v>60.226298518999016</c:v>
                </c:pt>
                <c:pt idx="888">
                  <c:v>64.704021428619043</c:v>
                </c:pt>
                <c:pt idx="889">
                  <c:v>69.296628540046669</c:v>
                </c:pt>
                <c:pt idx="890">
                  <c:v>74.121335789245734</c:v>
                </c:pt>
                <c:pt idx="891">
                  <c:v>79.08094513346083</c:v>
                </c:pt>
                <c:pt idx="892">
                  <c:v>83.983081890791624</c:v>
                </c:pt>
                <c:pt idx="893">
                  <c:v>88.663134432975795</c:v>
                </c:pt>
                <c:pt idx="894">
                  <c:v>93.02507210431628</c:v>
                </c:pt>
                <c:pt idx="895">
                  <c:v>97.107052202229937</c:v>
                </c:pt>
                <c:pt idx="896">
                  <c:v>100.83705225818534</c:v>
                </c:pt>
                <c:pt idx="897">
                  <c:v>103.92579995302161</c:v>
                </c:pt>
                <c:pt idx="898">
                  <c:v>106.04739799396118</c:v>
                </c:pt>
                <c:pt idx="899">
                  <c:v>107.08064401408195</c:v>
                </c:pt>
                <c:pt idx="900">
                  <c:v>107.16713303380031</c:v>
                </c:pt>
                <c:pt idx="901">
                  <c:v>106.5035043331243</c:v>
                </c:pt>
                <c:pt idx="902">
                  <c:v>105.1909850264618</c:v>
                </c:pt>
                <c:pt idx="903">
                  <c:v>103.22508192593256</c:v>
                </c:pt>
                <c:pt idx="904">
                  <c:v>100.5946115274139</c:v>
                </c:pt>
                <c:pt idx="905">
                  <c:v>97.328454976865629</c:v>
                </c:pt>
                <c:pt idx="906">
                  <c:v>93.560977017328312</c:v>
                </c:pt>
                <c:pt idx="907">
                  <c:v>89.515998596981746</c:v>
                </c:pt>
                <c:pt idx="908">
                  <c:v>85.378802985042114</c:v>
                </c:pt>
                <c:pt idx="909">
                  <c:v>81.26974176534128</c:v>
                </c:pt>
                <c:pt idx="910">
                  <c:v>77.149336310034442</c:v>
                </c:pt>
                <c:pt idx="911">
                  <c:v>72.85003388383376</c:v>
                </c:pt>
                <c:pt idx="912">
                  <c:v>68.179609226157069</c:v>
                </c:pt>
                <c:pt idx="913">
                  <c:v>63.058211941633928</c:v>
                </c:pt>
                <c:pt idx="914">
                  <c:v>57.49471500280125</c:v>
                </c:pt>
                <c:pt idx="915">
                  <c:v>51.616192482745227</c:v>
                </c:pt>
                <c:pt idx="916">
                  <c:v>45.586287713090329</c:v>
                </c:pt>
                <c:pt idx="917">
                  <c:v>39.527532738828519</c:v>
                </c:pt>
                <c:pt idx="918">
                  <c:v>33.503623144051943</c:v>
                </c:pt>
                <c:pt idx="919">
                  <c:v>27.479964281170904</c:v>
                </c:pt>
                <c:pt idx="920">
                  <c:v>21.284979115547486</c:v>
                </c:pt>
                <c:pt idx="921">
                  <c:v>14.795119453236536</c:v>
                </c:pt>
                <c:pt idx="922">
                  <c:v>7.9374521241718048</c:v>
                </c:pt>
                <c:pt idx="923">
                  <c:v>0.77913196168836873</c:v>
                </c:pt>
                <c:pt idx="924">
                  <c:v>-6.4884422775453983</c:v>
                </c:pt>
                <c:pt idx="925">
                  <c:v>-13.657116311994489</c:v>
                </c:pt>
                <c:pt idx="926">
                  <c:v>-20.570839985754599</c:v>
                </c:pt>
                <c:pt idx="927">
                  <c:v>-27.165645806039507</c:v>
                </c:pt>
                <c:pt idx="928">
                  <c:v>-33.510379509918721</c:v>
                </c:pt>
                <c:pt idx="929">
                  <c:v>-39.656124119720346</c:v>
                </c:pt>
                <c:pt idx="930">
                  <c:v>-45.683285257325934</c:v>
                </c:pt>
                <c:pt idx="931">
                  <c:v>-51.718095372179413</c:v>
                </c:pt>
                <c:pt idx="932">
                  <c:v>-57.782953584735829</c:v>
                </c:pt>
                <c:pt idx="933">
                  <c:v>-63.781464093041109</c:v>
                </c:pt>
                <c:pt idx="934">
                  <c:v>-69.495810391180299</c:v>
                </c:pt>
                <c:pt idx="935">
                  <c:v>-74.772429303356702</c:v>
                </c:pt>
                <c:pt idx="936">
                  <c:v>-79.663553057289562</c:v>
                </c:pt>
                <c:pt idx="937">
                  <c:v>-84.183571136143769</c:v>
                </c:pt>
                <c:pt idx="938">
                  <c:v>-88.391323793420881</c:v>
                </c:pt>
                <c:pt idx="939">
                  <c:v>-92.492486257552471</c:v>
                </c:pt>
                <c:pt idx="940">
                  <c:v>-96.614162512401421</c:v>
                </c:pt>
                <c:pt idx="941">
                  <c:v>-100.73974080215339</c:v>
                </c:pt>
                <c:pt idx="942">
                  <c:v>-104.56320908611032</c:v>
                </c:pt>
                <c:pt idx="943">
                  <c:v>-107.75019754438812</c:v>
                </c:pt>
                <c:pt idx="944">
                  <c:v>-110.21177141350034</c:v>
                </c:pt>
                <c:pt idx="945">
                  <c:v>-111.98636800523033</c:v>
                </c:pt>
                <c:pt idx="946">
                  <c:v>-113.17356994512572</c:v>
                </c:pt>
                <c:pt idx="947">
                  <c:v>-113.95363342622319</c:v>
                </c:pt>
                <c:pt idx="948">
                  <c:v>-114.54472401769874</c:v>
                </c:pt>
                <c:pt idx="949">
                  <c:v>-115.01297463734477</c:v>
                </c:pt>
                <c:pt idx="950">
                  <c:v>-115.11636552459787</c:v>
                </c:pt>
                <c:pt idx="951">
                  <c:v>-114.51638053410591</c:v>
                </c:pt>
                <c:pt idx="952">
                  <c:v>-112.95776350342378</c:v>
                </c:pt>
                <c:pt idx="953">
                  <c:v>-110.38129957335529</c:v>
                </c:pt>
                <c:pt idx="954">
                  <c:v>-106.8823647618882</c:v>
                </c:pt>
                <c:pt idx="955">
                  <c:v>-102.59785082665043</c:v>
                </c:pt>
                <c:pt idx="956">
                  <c:v>-97.661897850117413</c:v>
                </c:pt>
                <c:pt idx="957">
                  <c:v>-92.176532113115059</c:v>
                </c:pt>
                <c:pt idx="958">
                  <c:v>-86.227413750852762</c:v>
                </c:pt>
                <c:pt idx="959">
                  <c:v>-79.864203735835702</c:v>
                </c:pt>
                <c:pt idx="960">
                  <c:v>-73.116382881118994</c:v>
                </c:pt>
                <c:pt idx="961">
                  <c:v>-66.062844483496619</c:v>
                </c:pt>
                <c:pt idx="962">
                  <c:v>-58.797479133826684</c:v>
                </c:pt>
                <c:pt idx="963">
                  <c:v>-51.436238791150146</c:v>
                </c:pt>
                <c:pt idx="964">
                  <c:v>-44.077920755327142</c:v>
                </c:pt>
                <c:pt idx="965">
                  <c:v>-36.783905720220595</c:v>
                </c:pt>
                <c:pt idx="966">
                  <c:v>-29.587674105816181</c:v>
                </c:pt>
                <c:pt idx="967">
                  <c:v>-22.528538163699857</c:v>
                </c:pt>
                <c:pt idx="968">
                  <c:v>-15.590174940425859</c:v>
                </c:pt>
                <c:pt idx="969">
                  <c:v>-8.7173852216173415</c:v>
                </c:pt>
                <c:pt idx="970">
                  <c:v>-1.8591030371849946</c:v>
                </c:pt>
                <c:pt idx="971">
                  <c:v>5.1016943235587053</c:v>
                </c:pt>
                <c:pt idx="972">
                  <c:v>12.24712097708753</c:v>
                </c:pt>
                <c:pt idx="973">
                  <c:v>19.513030817545779</c:v>
                </c:pt>
                <c:pt idx="974">
                  <c:v>26.855690761194861</c:v>
                </c:pt>
                <c:pt idx="975">
                  <c:v>34.360780685970965</c:v>
                </c:pt>
                <c:pt idx="976">
                  <c:v>41.980870872251543</c:v>
                </c:pt>
                <c:pt idx="977">
                  <c:v>49.597870394806513</c:v>
                </c:pt>
                <c:pt idx="978">
                  <c:v>57.129307626910382</c:v>
                </c:pt>
                <c:pt idx="979">
                  <c:v>64.528994254372179</c:v>
                </c:pt>
                <c:pt idx="980">
                  <c:v>71.718976089284737</c:v>
                </c:pt>
                <c:pt idx="981">
                  <c:v>78.461391067499051</c:v>
                </c:pt>
                <c:pt idx="982">
                  <c:v>84.467380206149059</c:v>
                </c:pt>
                <c:pt idx="983">
                  <c:v>89.552290022026085</c:v>
                </c:pt>
                <c:pt idx="984">
                  <c:v>93.72791280158556</c:v>
                </c:pt>
                <c:pt idx="985">
                  <c:v>97.150345165553844</c:v>
                </c:pt>
                <c:pt idx="986">
                  <c:v>100.02854512224278</c:v>
                </c:pt>
                <c:pt idx="987">
                  <c:v>102.55168705979793</c:v>
                </c:pt>
                <c:pt idx="988">
                  <c:v>104.80397487860196</c:v>
                </c:pt>
                <c:pt idx="989">
                  <c:v>106.77239328102992</c:v>
                </c:pt>
                <c:pt idx="990">
                  <c:v>108.40304589540933</c:v>
                </c:pt>
                <c:pt idx="991">
                  <c:v>109.57843065750116</c:v>
                </c:pt>
                <c:pt idx="992">
                  <c:v>110.13637686435113</c:v>
                </c:pt>
                <c:pt idx="993">
                  <c:v>109.97491912706411</c:v>
                </c:pt>
                <c:pt idx="994">
                  <c:v>109.11393072452282</c:v>
                </c:pt>
                <c:pt idx="995">
                  <c:v>107.64702727003237</c:v>
                </c:pt>
                <c:pt idx="996">
                  <c:v>105.72524654463172</c:v>
                </c:pt>
                <c:pt idx="997">
                  <c:v>103.52001641373909</c:v>
                </c:pt>
                <c:pt idx="998">
                  <c:v>101.1690106454643</c:v>
                </c:pt>
                <c:pt idx="999">
                  <c:v>98.767076132555005</c:v>
                </c:pt>
                <c:pt idx="1000">
                  <c:v>96.391003249903889</c:v>
                </c:pt>
                <c:pt idx="1001">
                  <c:v>93.957301504905814</c:v>
                </c:pt>
                <c:pt idx="1002">
                  <c:v>91.213964094807693</c:v>
                </c:pt>
                <c:pt idx="1003">
                  <c:v>88.086946952911532</c:v>
                </c:pt>
                <c:pt idx="1004">
                  <c:v>84.637199893853293</c:v>
                </c:pt>
                <c:pt idx="1005">
                  <c:v>80.958597815976219</c:v>
                </c:pt>
                <c:pt idx="1006">
                  <c:v>77.103957639656684</c:v>
                </c:pt>
                <c:pt idx="1007">
                  <c:v>73.074926726863566</c:v>
                </c:pt>
                <c:pt idx="1008">
                  <c:v>68.872631352326295</c:v>
                </c:pt>
                <c:pt idx="1009">
                  <c:v>64.54997818527977</c:v>
                </c:pt>
                <c:pt idx="1010">
                  <c:v>60.044731741574175</c:v>
                </c:pt>
                <c:pt idx="1011">
                  <c:v>55.256116906742697</c:v>
                </c:pt>
                <c:pt idx="1012">
                  <c:v>50.134322828607836</c:v>
                </c:pt>
                <c:pt idx="1013">
                  <c:v>44.724507192035681</c:v>
                </c:pt>
                <c:pt idx="1014">
                  <c:v>39.083449048194964</c:v>
                </c:pt>
                <c:pt idx="1015">
                  <c:v>33.289117387231066</c:v>
                </c:pt>
                <c:pt idx="1016">
                  <c:v>27.442630979486442</c:v>
                </c:pt>
                <c:pt idx="1017">
                  <c:v>21.685998459896709</c:v>
                </c:pt>
                <c:pt idx="1018">
                  <c:v>16.072813730698773</c:v>
                </c:pt>
                <c:pt idx="1019">
                  <c:v>10.511621796084796</c:v>
                </c:pt>
                <c:pt idx="1020">
                  <c:v>4.8034879401630999</c:v>
                </c:pt>
                <c:pt idx="1021">
                  <c:v>-1.2789500786401622</c:v>
                </c:pt>
                <c:pt idx="1022">
                  <c:v>-7.89648679706736</c:v>
                </c:pt>
                <c:pt idx="1023">
                  <c:v>-14.994241221126012</c:v>
                </c:pt>
                <c:pt idx="1024">
                  <c:v>-22.448713176703489</c:v>
                </c:pt>
                <c:pt idx="1025">
                  <c:v>-30.084212633169418</c:v>
                </c:pt>
                <c:pt idx="1026">
                  <c:v>-37.65029838050603</c:v>
                </c:pt>
                <c:pt idx="1027">
                  <c:v>-44.957326752895916</c:v>
                </c:pt>
                <c:pt idx="1028">
                  <c:v>-51.817970317838004</c:v>
                </c:pt>
                <c:pt idx="1029">
                  <c:v>-58.190861111481247</c:v>
                </c:pt>
                <c:pt idx="1030">
                  <c:v>-64.239027509251628</c:v>
                </c:pt>
                <c:pt idx="1031">
                  <c:v>-70.046925379066607</c:v>
                </c:pt>
                <c:pt idx="1032">
                  <c:v>-75.687369911485277</c:v>
                </c:pt>
                <c:pt idx="1033">
                  <c:v>-81.188923173255574</c:v>
                </c:pt>
                <c:pt idx="1034">
                  <c:v>-86.487427369790453</c:v>
                </c:pt>
                <c:pt idx="1035">
                  <c:v>-91.479385642394647</c:v>
                </c:pt>
                <c:pt idx="1036">
                  <c:v>-96.014749229546752</c:v>
                </c:pt>
                <c:pt idx="1037">
                  <c:v>-100.03047996495582</c:v>
                </c:pt>
                <c:pt idx="1038">
                  <c:v>-103.5957426856567</c:v>
                </c:pt>
                <c:pt idx="1039">
                  <c:v>-106.76309155194356</c:v>
                </c:pt>
                <c:pt idx="1040">
                  <c:v>-109.5714782609047</c:v>
                </c:pt>
                <c:pt idx="1041">
                  <c:v>-112.0421366356866</c:v>
                </c:pt>
                <c:pt idx="1042">
                  <c:v>-114.05120556297287</c:v>
                </c:pt>
                <c:pt idx="1043">
                  <c:v>-115.49713939171342</c:v>
                </c:pt>
                <c:pt idx="1044">
                  <c:v>-116.24768532387915</c:v>
                </c:pt>
                <c:pt idx="1045">
                  <c:v>-116.19051333740157</c:v>
                </c:pt>
                <c:pt idx="1046">
                  <c:v>-115.33383135065354</c:v>
                </c:pt>
                <c:pt idx="1047">
                  <c:v>-113.69262240364047</c:v>
                </c:pt>
                <c:pt idx="1048">
                  <c:v>-111.27300479556766</c:v>
                </c:pt>
                <c:pt idx="1049">
                  <c:v>-108.10509335965631</c:v>
                </c:pt>
                <c:pt idx="1050">
                  <c:v>-104.27353307246317</c:v>
                </c:pt>
                <c:pt idx="1051">
                  <c:v>-99.941051251013903</c:v>
                </c:pt>
                <c:pt idx="1052">
                  <c:v>-95.217875505993618</c:v>
                </c:pt>
                <c:pt idx="1053">
                  <c:v>-90.166857875873745</c:v>
                </c:pt>
                <c:pt idx="1054">
                  <c:v>-84.804598278356266</c:v>
                </c:pt>
                <c:pt idx="1055">
                  <c:v>-79.115817412789127</c:v>
                </c:pt>
                <c:pt idx="1056">
                  <c:v>-73.149013904533348</c:v>
                </c:pt>
                <c:pt idx="1057">
                  <c:v>-66.980454106442679</c:v>
                </c:pt>
                <c:pt idx="1058">
                  <c:v>-60.679986444313819</c:v>
                </c:pt>
                <c:pt idx="1059">
                  <c:v>-54.344684775427545</c:v>
                </c:pt>
                <c:pt idx="1060">
                  <c:v>-48.072992919918995</c:v>
                </c:pt>
                <c:pt idx="1061">
                  <c:v>-41.848480901520617</c:v>
                </c:pt>
                <c:pt idx="1062">
                  <c:v>-35.609011443490203</c:v>
                </c:pt>
                <c:pt idx="1063">
                  <c:v>-29.267936434620399</c:v>
                </c:pt>
                <c:pt idx="1064">
                  <c:v>-22.74387324592799</c:v>
                </c:pt>
                <c:pt idx="1065">
                  <c:v>-16.04363770100943</c:v>
                </c:pt>
                <c:pt idx="1066">
                  <c:v>-9.2555122469892428</c:v>
                </c:pt>
                <c:pt idx="1067">
                  <c:v>-2.3809823020494578</c:v>
                </c:pt>
                <c:pt idx="1068">
                  <c:v>4.5783434439915309</c:v>
                </c:pt>
                <c:pt idx="1069">
                  <c:v>11.5999704351117</c:v>
                </c:pt>
                <c:pt idx="1070">
                  <c:v>18.727923306409469</c:v>
                </c:pt>
                <c:pt idx="1071">
                  <c:v>25.995620800281277</c:v>
                </c:pt>
                <c:pt idx="1072">
                  <c:v>33.35767252427565</c:v>
                </c:pt>
                <c:pt idx="1073">
                  <c:v>40.667541613790135</c:v>
                </c:pt>
                <c:pt idx="1074">
                  <c:v>47.740351881514336</c:v>
                </c:pt>
                <c:pt idx="1075">
                  <c:v>54.441267303884054</c:v>
                </c:pt>
                <c:pt idx="1076">
                  <c:v>60.758560237806371</c:v>
                </c:pt>
                <c:pt idx="1077">
                  <c:v>66.82054489305024</c:v>
                </c:pt>
                <c:pt idx="1078">
                  <c:v>72.866204615189247</c:v>
                </c:pt>
                <c:pt idx="1079">
                  <c:v>79.08171358288547</c:v>
                </c:pt>
                <c:pt idx="1080">
                  <c:v>85.303345311227758</c:v>
                </c:pt>
                <c:pt idx="1081">
                  <c:v>91.137057225003204</c:v>
                </c:pt>
                <c:pt idx="1082">
                  <c:v>96.415695040503152</c:v>
                </c:pt>
                <c:pt idx="1083">
                  <c:v>101.34653875969309</c:v>
                </c:pt>
                <c:pt idx="1084">
                  <c:v>106.19394128449922</c:v>
                </c:pt>
                <c:pt idx="1085">
                  <c:v>111.11069715880923</c:v>
                </c:pt>
                <c:pt idx="1086">
                  <c:v>115.95157399563305</c:v>
                </c:pt>
                <c:pt idx="1087">
                  <c:v>120.21676449572038</c:v>
                </c:pt>
                <c:pt idx="1088">
                  <c:v>123.27637792580597</c:v>
                </c:pt>
                <c:pt idx="1089">
                  <c:v>124.67187378728985</c:v>
                </c:pt>
                <c:pt idx="1090">
                  <c:v>124.35051467154406</c:v>
                </c:pt>
                <c:pt idx="1091">
                  <c:v>122.69139049811318</c:v>
                </c:pt>
                <c:pt idx="1092">
                  <c:v>120.1759482281509</c:v>
                </c:pt>
                <c:pt idx="1093">
                  <c:v>117.13099424358788</c:v>
                </c:pt>
                <c:pt idx="1094">
                  <c:v>113.75647447871613</c:v>
                </c:pt>
                <c:pt idx="1095">
                  <c:v>110.20596538914181</c:v>
                </c:pt>
                <c:pt idx="1096">
                  <c:v>106.53113508135895</c:v>
                </c:pt>
                <c:pt idx="1097">
                  <c:v>102.70676169973179</c:v>
                </c:pt>
                <c:pt idx="1098">
                  <c:v>98.696399765737155</c:v>
                </c:pt>
                <c:pt idx="1099">
                  <c:v>94.466466990422418</c:v>
                </c:pt>
                <c:pt idx="1100">
                  <c:v>90.013665470613958</c:v>
                </c:pt>
                <c:pt idx="1101">
                  <c:v>85.354514341201678</c:v>
                </c:pt>
                <c:pt idx="1102">
                  <c:v>80.510733574377653</c:v>
                </c:pt>
                <c:pt idx="1103">
                  <c:v>75.499629002890103</c:v>
                </c:pt>
                <c:pt idx="1104">
                  <c:v>70.2851931628323</c:v>
                </c:pt>
                <c:pt idx="1105">
                  <c:v>64.813472919575659</c:v>
                </c:pt>
                <c:pt idx="1106">
                  <c:v>59.060183301184146</c:v>
                </c:pt>
                <c:pt idx="1107">
                  <c:v>53.074378175160462</c:v>
                </c:pt>
                <c:pt idx="1108">
                  <c:v>46.965806811657252</c:v>
                </c:pt>
                <c:pt idx="1109">
                  <c:v>40.746190295424114</c:v>
                </c:pt>
                <c:pt idx="1110">
                  <c:v>34.387229749515633</c:v>
                </c:pt>
                <c:pt idx="1111">
                  <c:v>27.906953334525319</c:v>
                </c:pt>
                <c:pt idx="1112">
                  <c:v>21.295793627834811</c:v>
                </c:pt>
                <c:pt idx="1113">
                  <c:v>14.596926575278113</c:v>
                </c:pt>
                <c:pt idx="1114">
                  <c:v>7.8731759237725507</c:v>
                </c:pt>
                <c:pt idx="1115">
                  <c:v>1.1684399052970993</c:v>
                </c:pt>
                <c:pt idx="1116">
                  <c:v>-5.4964929928088431</c:v>
                </c:pt>
                <c:pt idx="1117">
                  <c:v>-12.168205132952668</c:v>
                </c:pt>
                <c:pt idx="1118">
                  <c:v>-18.920922310293616</c:v>
                </c:pt>
                <c:pt idx="1119">
                  <c:v>-25.792779384087744</c:v>
                </c:pt>
                <c:pt idx="1120">
                  <c:v>-32.697763176405985</c:v>
                </c:pt>
                <c:pt idx="1121">
                  <c:v>-39.482436412877867</c:v>
                </c:pt>
                <c:pt idx="1122">
                  <c:v>-46.124947764620309</c:v>
                </c:pt>
                <c:pt idx="1123">
                  <c:v>-52.622064489327904</c:v>
                </c:pt>
                <c:pt idx="1124">
                  <c:v>-58.976987159541345</c:v>
                </c:pt>
                <c:pt idx="1125">
                  <c:v>-65.079778616350509</c:v>
                </c:pt>
                <c:pt idx="1126">
                  <c:v>-70.859545944023495</c:v>
                </c:pt>
                <c:pt idx="1127">
                  <c:v>-76.33974414514303</c:v>
                </c:pt>
                <c:pt idx="1128">
                  <c:v>-81.508509222240164</c:v>
                </c:pt>
                <c:pt idx="1129">
                  <c:v>-86.426369037795354</c:v>
                </c:pt>
                <c:pt idx="1130">
                  <c:v>-91.121698697039449</c:v>
                </c:pt>
                <c:pt idx="1131">
                  <c:v>-95.52154658309864</c:v>
                </c:pt>
                <c:pt idx="1132">
                  <c:v>-99.444282651436666</c:v>
                </c:pt>
                <c:pt idx="1133">
                  <c:v>-102.86801501840793</c:v>
                </c:pt>
                <c:pt idx="1134">
                  <c:v>-105.90573009803977</c:v>
                </c:pt>
                <c:pt idx="1135">
                  <c:v>-108.61646507607897</c:v>
                </c:pt>
                <c:pt idx="1136">
                  <c:v>-110.85762263455739</c:v>
                </c:pt>
                <c:pt idx="1137">
                  <c:v>-112.47324900186624</c:v>
                </c:pt>
                <c:pt idx="1138">
                  <c:v>-113.4107934018289</c:v>
                </c:pt>
                <c:pt idx="1139">
                  <c:v>-113.60929247379231</c:v>
                </c:pt>
                <c:pt idx="1140">
                  <c:v>-112.96659058431645</c:v>
                </c:pt>
                <c:pt idx="1141">
                  <c:v>-111.43271925263012</c:v>
                </c:pt>
                <c:pt idx="1142">
                  <c:v>-109.03290332757751</c:v>
                </c:pt>
                <c:pt idx="1143">
                  <c:v>-105.78354844102596</c:v>
                </c:pt>
                <c:pt idx="1144">
                  <c:v>-101.73856401220544</c:v>
                </c:pt>
                <c:pt idx="1145">
                  <c:v>-96.927512251961332</c:v>
                </c:pt>
                <c:pt idx="1146">
                  <c:v>-91.365750606922091</c:v>
                </c:pt>
                <c:pt idx="1147">
                  <c:v>-85.110894814783649</c:v>
                </c:pt>
                <c:pt idx="1148">
                  <c:v>-78.298541878487967</c:v>
                </c:pt>
                <c:pt idx="1149">
                  <c:v>-71.092588780918206</c:v>
                </c:pt>
                <c:pt idx="1150">
                  <c:v>-63.646266105299837</c:v>
                </c:pt>
                <c:pt idx="1151">
                  <c:v>-56.046460423193842</c:v>
                </c:pt>
                <c:pt idx="1152">
                  <c:v>-48.309442814729969</c:v>
                </c:pt>
                <c:pt idx="1153">
                  <c:v>-40.46116797843537</c:v>
                </c:pt>
                <c:pt idx="1154">
                  <c:v>-32.55388975886666</c:v>
                </c:pt>
                <c:pt idx="1155">
                  <c:v>-24.628876443689325</c:v>
                </c:pt>
                <c:pt idx="1156">
                  <c:v>-16.723464834815537</c:v>
                </c:pt>
                <c:pt idx="1157">
                  <c:v>-8.9433261381192271</c:v>
                </c:pt>
                <c:pt idx="1158">
                  <c:v>-1.3638777353568423</c:v>
                </c:pt>
                <c:pt idx="1159">
                  <c:v>5.9636782993502946</c:v>
                </c:pt>
                <c:pt idx="1160">
                  <c:v>13.03393807336329</c:v>
                </c:pt>
                <c:pt idx="1161">
                  <c:v>19.916086211896022</c:v>
                </c:pt>
                <c:pt idx="1162">
                  <c:v>26.6667556476581</c:v>
                </c:pt>
                <c:pt idx="1163">
                  <c:v>33.311160174704931</c:v>
                </c:pt>
                <c:pt idx="1164">
                  <c:v>39.843235551210832</c:v>
                </c:pt>
                <c:pt idx="1165">
                  <c:v>46.228759140186618</c:v>
                </c:pt>
                <c:pt idx="1166">
                  <c:v>52.439763917382884</c:v>
                </c:pt>
                <c:pt idx="1167">
                  <c:v>58.544727359035228</c:v>
                </c:pt>
                <c:pt idx="1168">
                  <c:v>64.673449711854531</c:v>
                </c:pt>
                <c:pt idx="1169">
                  <c:v>70.982116257617434</c:v>
                </c:pt>
                <c:pt idx="1170">
                  <c:v>77.488756272465096</c:v>
                </c:pt>
                <c:pt idx="1171">
                  <c:v>83.897200527015784</c:v>
                </c:pt>
                <c:pt idx="1172">
                  <c:v>89.796688336475469</c:v>
                </c:pt>
                <c:pt idx="1173">
                  <c:v>94.823822449745947</c:v>
                </c:pt>
                <c:pt idx="1174">
                  <c:v>98.860581640751022</c:v>
                </c:pt>
                <c:pt idx="1175">
                  <c:v>102.174775487936</c:v>
                </c:pt>
                <c:pt idx="1176">
                  <c:v>105.20294835817728</c:v>
                </c:pt>
                <c:pt idx="1177">
                  <c:v>108.25865795101373</c:v>
                </c:pt>
                <c:pt idx="1178">
                  <c:v>111.40199595199346</c:v>
                </c:pt>
                <c:pt idx="1179">
                  <c:v>114.33232689295359</c:v>
                </c:pt>
                <c:pt idx="1180">
                  <c:v>116.44115973509453</c:v>
                </c:pt>
                <c:pt idx="1181">
                  <c:v>117.16855022039265</c:v>
                </c:pt>
                <c:pt idx="1182">
                  <c:v>116.34432485598479</c:v>
                </c:pt>
                <c:pt idx="1183">
                  <c:v>114.15776089886511</c:v>
                </c:pt>
                <c:pt idx="1184">
                  <c:v>110.9629896808878</c:v>
                </c:pt>
                <c:pt idx="1185">
                  <c:v>107.10433082727005</c:v>
                </c:pt>
                <c:pt idx="1186">
                  <c:v>102.90509955072466</c:v>
                </c:pt>
                <c:pt idx="1187">
                  <c:v>98.580988299710157</c:v>
                </c:pt>
                <c:pt idx="1188">
                  <c:v>94.214888293715944</c:v>
                </c:pt>
                <c:pt idx="1189">
                  <c:v>89.798430767841623</c:v>
                </c:pt>
                <c:pt idx="1190">
                  <c:v>85.253730792484802</c:v>
                </c:pt>
                <c:pt idx="1191">
                  <c:v>80.459657256635111</c:v>
                </c:pt>
                <c:pt idx="1192">
                  <c:v>75.310676571502412</c:v>
                </c:pt>
                <c:pt idx="1193">
                  <c:v>69.79677674007236</c:v>
                </c:pt>
                <c:pt idx="1194">
                  <c:v>63.976565225270917</c:v>
                </c:pt>
                <c:pt idx="1195">
                  <c:v>57.994289460765501</c:v>
                </c:pt>
                <c:pt idx="1196">
                  <c:v>51.960911051550184</c:v>
                </c:pt>
                <c:pt idx="1197">
                  <c:v>45.879871690519181</c:v>
                </c:pt>
                <c:pt idx="1198">
                  <c:v>39.713921576708792</c:v>
                </c:pt>
                <c:pt idx="1199">
                  <c:v>33.390026345174618</c:v>
                </c:pt>
                <c:pt idx="1200">
                  <c:v>26.825217498271126</c:v>
                </c:pt>
                <c:pt idx="1201">
                  <c:v>19.879956368305702</c:v>
                </c:pt>
                <c:pt idx="1202">
                  <c:v>12.475931340939587</c:v>
                </c:pt>
                <c:pt idx="1203">
                  <c:v>4.7068402141207955</c:v>
                </c:pt>
                <c:pt idx="1204">
                  <c:v>-3.2443284301616204</c:v>
                </c:pt>
                <c:pt idx="1205">
                  <c:v>-11.185544681558389</c:v>
                </c:pt>
                <c:pt idx="1206">
                  <c:v>-18.939765307927221</c:v>
                </c:pt>
                <c:pt idx="1207">
                  <c:v>-26.452908461768676</c:v>
                </c:pt>
                <c:pt idx="1208">
                  <c:v>-33.739076332533308</c:v>
                </c:pt>
                <c:pt idx="1209">
                  <c:v>-40.884135505882639</c:v>
                </c:pt>
                <c:pt idx="1210">
                  <c:v>-47.998642355764986</c:v>
                </c:pt>
                <c:pt idx="1211">
                  <c:v>-55.101996728649688</c:v>
                </c:pt>
                <c:pt idx="1212">
                  <c:v>-62.247680854076691</c:v>
                </c:pt>
                <c:pt idx="1213">
                  <c:v>-69.405323776995161</c:v>
                </c:pt>
                <c:pt idx="1214">
                  <c:v>-76.284772741455271</c:v>
                </c:pt>
                <c:pt idx="1215">
                  <c:v>-82.574040106626157</c:v>
                </c:pt>
                <c:pt idx="1216">
                  <c:v>-88.171306644493626</c:v>
                </c:pt>
                <c:pt idx="1217">
                  <c:v>-93.13451509160376</c:v>
                </c:pt>
                <c:pt idx="1218">
                  <c:v>-97.530473889771699</c:v>
                </c:pt>
                <c:pt idx="1219">
                  <c:v>-101.32558659197628</c:v>
                </c:pt>
                <c:pt idx="1220">
                  <c:v>-104.57580520013676</c:v>
                </c:pt>
                <c:pt idx="1221">
                  <c:v>-107.49809115613402</c:v>
                </c:pt>
                <c:pt idx="1222">
                  <c:v>-110.32181247301135</c:v>
                </c:pt>
                <c:pt idx="1223">
                  <c:v>-113.05069626355112</c:v>
                </c:pt>
                <c:pt idx="1224">
                  <c:v>-115.50959893828009</c:v>
                </c:pt>
                <c:pt idx="1225">
                  <c:v>-117.46446893951449</c:v>
                </c:pt>
                <c:pt idx="1226">
                  <c:v>-118.6603272607242</c:v>
                </c:pt>
                <c:pt idx="1227">
                  <c:v>-118.97778075550971</c:v>
                </c:pt>
                <c:pt idx="1228">
                  <c:v>-118.3692795203995</c:v>
                </c:pt>
                <c:pt idx="1229">
                  <c:v>-116.90129446999151</c:v>
                </c:pt>
                <c:pt idx="1230">
                  <c:v>-114.72552952059168</c:v>
                </c:pt>
                <c:pt idx="1231">
                  <c:v>-111.94913725017985</c:v>
                </c:pt>
                <c:pt idx="1232">
                  <c:v>-108.60498582517624</c:v>
                </c:pt>
                <c:pt idx="1233">
                  <c:v>-104.71692374867271</c:v>
                </c:pt>
                <c:pt idx="1234">
                  <c:v>-100.26264853369926</c:v>
                </c:pt>
                <c:pt idx="1235">
                  <c:v>-95.275886023025279</c:v>
                </c:pt>
                <c:pt idx="1236">
                  <c:v>-89.814709162564768</c:v>
                </c:pt>
                <c:pt idx="1237">
                  <c:v>-83.914416719313479</c:v>
                </c:pt>
                <c:pt idx="1238">
                  <c:v>-77.664207564927196</c:v>
                </c:pt>
                <c:pt idx="1239">
                  <c:v>-71.176079773628658</c:v>
                </c:pt>
                <c:pt idx="1240">
                  <c:v>-64.489762558156087</c:v>
                </c:pt>
                <c:pt idx="1241">
                  <c:v>-57.63471128699296</c:v>
                </c:pt>
                <c:pt idx="1242">
                  <c:v>-50.606563761253099</c:v>
                </c:pt>
                <c:pt idx="1243">
                  <c:v>-43.390437206028039</c:v>
                </c:pt>
                <c:pt idx="1244">
                  <c:v>-36.000795021907479</c:v>
                </c:pt>
                <c:pt idx="1245">
                  <c:v>-28.461088061469329</c:v>
                </c:pt>
                <c:pt idx="1246">
                  <c:v>-20.821903900239946</c:v>
                </c:pt>
                <c:pt idx="1247">
                  <c:v>-13.138488042235144</c:v>
                </c:pt>
                <c:pt idx="1248">
                  <c:v>-5.4499828413904412</c:v>
                </c:pt>
                <c:pt idx="1249">
                  <c:v>2.1818164154373672</c:v>
                </c:pt>
                <c:pt idx="1250">
                  <c:v>9.6664853471286207</c:v>
                </c:pt>
                <c:pt idx="1251">
                  <c:v>16.898294740186049</c:v>
                </c:pt>
                <c:pt idx="1252">
                  <c:v>23.782727325382329</c:v>
                </c:pt>
                <c:pt idx="1253">
                  <c:v>30.314297078874684</c:v>
                </c:pt>
                <c:pt idx="1254">
                  <c:v>36.542118137297194</c:v>
                </c:pt>
                <c:pt idx="1255">
                  <c:v>42.609752054551251</c:v>
                </c:pt>
                <c:pt idx="1256">
                  <c:v>48.704685853460219</c:v>
                </c:pt>
                <c:pt idx="1257">
                  <c:v>54.998730636391016</c:v>
                </c:pt>
                <c:pt idx="1258">
                  <c:v>61.567029263663194</c:v>
                </c:pt>
                <c:pt idx="1259">
                  <c:v>68.339508838389932</c:v>
                </c:pt>
                <c:pt idx="1260">
                  <c:v>75.083467321622138</c:v>
                </c:pt>
                <c:pt idx="1261">
                  <c:v>81.506994495189687</c:v>
                </c:pt>
                <c:pt idx="1262">
                  <c:v>87.32117632528589</c:v>
                </c:pt>
                <c:pt idx="1263">
                  <c:v>92.386872358780167</c:v>
                </c:pt>
                <c:pt idx="1264">
                  <c:v>96.907628591604563</c:v>
                </c:pt>
                <c:pt idx="1265">
                  <c:v>101.17491685977247</c:v>
                </c:pt>
                <c:pt idx="1266">
                  <c:v>105.33094628257702</c:v>
                </c:pt>
                <c:pt idx="1267">
                  <c:v>109.30889077692547</c:v>
                </c:pt>
                <c:pt idx="1268">
                  <c:v>112.85888608138697</c:v>
                </c:pt>
                <c:pt idx="1269">
                  <c:v>115.74651327975923</c:v>
                </c:pt>
                <c:pt idx="1270">
                  <c:v>117.82596461416404</c:v>
                </c:pt>
                <c:pt idx="1271">
                  <c:v>119.08054370188076</c:v>
                </c:pt>
                <c:pt idx="1272">
                  <c:v>119.52086428784314</c:v>
                </c:pt>
                <c:pt idx="1273">
                  <c:v>119.05547054208628</c:v>
                </c:pt>
                <c:pt idx="1274">
                  <c:v>117.52255577124455</c:v>
                </c:pt>
                <c:pt idx="1275">
                  <c:v>114.95299099581966</c:v>
                </c:pt>
                <c:pt idx="1276">
                  <c:v>111.54911353590326</c:v>
                </c:pt>
                <c:pt idx="1277">
                  <c:v>107.6284338851852</c:v>
                </c:pt>
                <c:pt idx="1278">
                  <c:v>103.50216354748149</c:v>
                </c:pt>
                <c:pt idx="1279">
                  <c:v>99.331498716531854</c:v>
                </c:pt>
                <c:pt idx="1280">
                  <c:v>95.137309882201222</c:v>
                </c:pt>
                <c:pt idx="1281">
                  <c:v>90.817470724557197</c:v>
                </c:pt>
                <c:pt idx="1282">
                  <c:v>86.231682270066045</c:v>
                </c:pt>
                <c:pt idx="1283">
                  <c:v>81.263725864664735</c:v>
                </c:pt>
                <c:pt idx="1284">
                  <c:v>75.85872766737144</c:v>
                </c:pt>
                <c:pt idx="1285">
                  <c:v>70.056201434024004</c:v>
                </c:pt>
                <c:pt idx="1286">
                  <c:v>63.933027945343518</c:v>
                </c:pt>
                <c:pt idx="1287">
                  <c:v>57.612256186436646</c:v>
                </c:pt>
                <c:pt idx="1288">
                  <c:v>51.206191122707914</c:v>
                </c:pt>
                <c:pt idx="1289">
                  <c:v>44.780436360253752</c:v>
                </c:pt>
                <c:pt idx="1290">
                  <c:v>38.256166473048673</c:v>
                </c:pt>
                <c:pt idx="1291">
                  <c:v>31.543216543587697</c:v>
                </c:pt>
                <c:pt idx="1292">
                  <c:v>24.522557912715943</c:v>
                </c:pt>
                <c:pt idx="1293">
                  <c:v>17.163525314461626</c:v>
                </c:pt>
                <c:pt idx="1294">
                  <c:v>9.5497105681723955</c:v>
                </c:pt>
                <c:pt idx="1295">
                  <c:v>1.8902033768089475</c:v>
                </c:pt>
                <c:pt idx="1296">
                  <c:v>-5.5880727907272316</c:v>
                </c:pt>
                <c:pt idx="1297">
                  <c:v>-12.713762774912688</c:v>
                </c:pt>
                <c:pt idx="1298">
                  <c:v>-19.355775939414432</c:v>
                </c:pt>
                <c:pt idx="1299">
                  <c:v>-25.474976900626142</c:v>
                </c:pt>
                <c:pt idx="1300">
                  <c:v>-31.138069002613616</c:v>
                </c:pt>
                <c:pt idx="1301">
                  <c:v>-36.507127342561347</c:v>
                </c:pt>
                <c:pt idx="1302">
                  <c:v>-41.734474395710123</c:v>
                </c:pt>
                <c:pt idx="1303">
                  <c:v>-46.911560147795925</c:v>
                </c:pt>
                <c:pt idx="1304">
                  <c:v>-52.071592404840004</c:v>
                </c:pt>
                <c:pt idx="1305">
                  <c:v>-57.192955356743205</c:v>
                </c:pt>
                <c:pt idx="1306">
                  <c:v>-62.170487349608337</c:v>
                </c:pt>
                <c:pt idx="1307">
                  <c:v>-66.896205082616163</c:v>
                </c:pt>
                <c:pt idx="1308">
                  <c:v>-71.378440300963831</c:v>
                </c:pt>
                <c:pt idx="1309">
                  <c:v>-75.63630771494455</c:v>
                </c:pt>
                <c:pt idx="1310">
                  <c:v>-79.613718400645666</c:v>
                </c:pt>
                <c:pt idx="1311">
                  <c:v>-83.274082992632742</c:v>
                </c:pt>
                <c:pt idx="1312">
                  <c:v>-86.565197572780093</c:v>
                </c:pt>
                <c:pt idx="1313">
                  <c:v>-89.458516101324491</c:v>
                </c:pt>
                <c:pt idx="1314">
                  <c:v>-91.924524939297996</c:v>
                </c:pt>
                <c:pt idx="1315">
                  <c:v>-94.01603868051204</c:v>
                </c:pt>
                <c:pt idx="1316">
                  <c:v>-95.827673726901793</c:v>
                </c:pt>
                <c:pt idx="1317">
                  <c:v>-97.399244412363757</c:v>
                </c:pt>
                <c:pt idx="1318">
                  <c:v>-98.702659404116488</c:v>
                </c:pt>
                <c:pt idx="1319">
                  <c:v>-99.693823656034155</c:v>
                </c:pt>
                <c:pt idx="1320">
                  <c:v>-100.34325806291346</c:v>
                </c:pt>
                <c:pt idx="1321">
                  <c:v>-100.61064942165518</c:v>
                </c:pt>
                <c:pt idx="1322">
                  <c:v>-100.42952129322208</c:v>
                </c:pt>
                <c:pt idx="1323">
                  <c:v>-99.661711567357642</c:v>
                </c:pt>
                <c:pt idx="1324">
                  <c:v>-98.197703796010487</c:v>
                </c:pt>
                <c:pt idx="1325">
                  <c:v>-96.020650320090269</c:v>
                </c:pt>
                <c:pt idx="1326">
                  <c:v>-93.145182293688464</c:v>
                </c:pt>
                <c:pt idx="1327">
                  <c:v>-89.569884867814679</c:v>
                </c:pt>
                <c:pt idx="1328">
                  <c:v>-85.335769670458376</c:v>
                </c:pt>
                <c:pt idx="1329">
                  <c:v>-80.528917957049217</c:v>
                </c:pt>
                <c:pt idx="1330">
                  <c:v>-75.242170237908226</c:v>
                </c:pt>
                <c:pt idx="1331">
                  <c:v>-69.522465053150057</c:v>
                </c:pt>
                <c:pt idx="1332">
                  <c:v>-63.390908832087064</c:v>
                </c:pt>
                <c:pt idx="1333">
                  <c:v>-56.886009175445331</c:v>
                </c:pt>
                <c:pt idx="1334">
                  <c:v>-50.05073401193642</c:v>
                </c:pt>
                <c:pt idx="1335">
                  <c:v>-42.953321031697691</c:v>
                </c:pt>
                <c:pt idx="1336">
                  <c:v>-35.645212211063736</c:v>
                </c:pt>
                <c:pt idx="1337">
                  <c:v>-28.171236246842458</c:v>
                </c:pt>
                <c:pt idx="1338">
                  <c:v>-20.62278322190561</c:v>
                </c:pt>
                <c:pt idx="1339">
                  <c:v>-13.032238077467499</c:v>
                </c:pt>
                <c:pt idx="1340">
                  <c:v>-5.4154219959181482</c:v>
                </c:pt>
                <c:pt idx="1341">
                  <c:v>2.1525995640002145</c:v>
                </c:pt>
                <c:pt idx="1342">
                  <c:v>9.6750194127202107</c:v>
                </c:pt>
                <c:pt idx="1343">
                  <c:v>17.125734764465808</c:v>
                </c:pt>
                <c:pt idx="1344">
                  <c:v>24.28804218917649</c:v>
                </c:pt>
                <c:pt idx="1345">
                  <c:v>31.118596165392958</c:v>
                </c:pt>
                <c:pt idx="1346">
                  <c:v>37.756063442085093</c:v>
                </c:pt>
                <c:pt idx="1347">
                  <c:v>44.398577733243393</c:v>
                </c:pt>
                <c:pt idx="1348">
                  <c:v>51.180417838578528</c:v>
                </c:pt>
                <c:pt idx="1349">
                  <c:v>58.119959441806955</c:v>
                </c:pt>
                <c:pt idx="1350">
                  <c:v>65.199912692970813</c:v>
                </c:pt>
                <c:pt idx="1351">
                  <c:v>72.415896259111392</c:v>
                </c:pt>
                <c:pt idx="1352">
                  <c:v>79.550919153929158</c:v>
                </c:pt>
                <c:pt idx="1353">
                  <c:v>86.356989110850577</c:v>
                </c:pt>
                <c:pt idx="1354">
                  <c:v>92.761357828633564</c:v>
                </c:pt>
                <c:pt idx="1355">
                  <c:v>98.721730672060886</c:v>
                </c:pt>
                <c:pt idx="1356">
                  <c:v>104.22657685861967</c:v>
                </c:pt>
                <c:pt idx="1357">
                  <c:v>109.24212766144726</c:v>
                </c:pt>
                <c:pt idx="1358">
                  <c:v>113.6203979682183</c:v>
                </c:pt>
                <c:pt idx="1359">
                  <c:v>117.19702376885394</c:v>
                </c:pt>
                <c:pt idx="1360">
                  <c:v>119.84388497347686</c:v>
                </c:pt>
                <c:pt idx="1361">
                  <c:v>121.50919283400731</c:v>
                </c:pt>
                <c:pt idx="1362">
                  <c:v>122.28195629732717</c:v>
                </c:pt>
                <c:pt idx="1363">
                  <c:v>122.33372917138063</c:v>
                </c:pt>
                <c:pt idx="1364">
                  <c:v>121.79561214795302</c:v>
                </c:pt>
                <c:pt idx="1365">
                  <c:v>120.71621926499397</c:v>
                </c:pt>
                <c:pt idx="1366">
                  <c:v>119.02362349969408</c:v>
                </c:pt>
                <c:pt idx="1367">
                  <c:v>116.6294363097002</c:v>
                </c:pt>
                <c:pt idx="1368">
                  <c:v>113.52065228350619</c:v>
                </c:pt>
                <c:pt idx="1369">
                  <c:v>109.82688731783605</c:v>
                </c:pt>
                <c:pt idx="1370">
                  <c:v>105.74019867147933</c:v>
                </c:pt>
                <c:pt idx="1371">
                  <c:v>101.39653947804975</c:v>
                </c:pt>
                <c:pt idx="1372">
                  <c:v>96.900761328488741</c:v>
                </c:pt>
                <c:pt idx="1373">
                  <c:v>92.293104401918981</c:v>
                </c:pt>
                <c:pt idx="1374">
                  <c:v>87.53852631388061</c:v>
                </c:pt>
                <c:pt idx="1375">
                  <c:v>82.608230947603005</c:v>
                </c:pt>
                <c:pt idx="1376">
                  <c:v>77.487069408650953</c:v>
                </c:pt>
                <c:pt idx="1377">
                  <c:v>72.13744828047794</c:v>
                </c:pt>
                <c:pt idx="1378">
                  <c:v>66.467155774868374</c:v>
                </c:pt>
                <c:pt idx="1379">
                  <c:v>60.387921379371001</c:v>
                </c:pt>
                <c:pt idx="1380">
                  <c:v>53.884872391783574</c:v>
                </c:pt>
                <c:pt idx="1381">
                  <c:v>47.026930023947898</c:v>
                </c:pt>
                <c:pt idx="1382">
                  <c:v>39.88151358346893</c:v>
                </c:pt>
                <c:pt idx="1383">
                  <c:v>32.497519711799555</c:v>
                </c:pt>
                <c:pt idx="1384">
                  <c:v>24.971045257563564</c:v>
                </c:pt>
                <c:pt idx="1385">
                  <c:v>17.466561192412289</c:v>
                </c:pt>
                <c:pt idx="1386">
                  <c:v>10.110118728564045</c:v>
                </c:pt>
                <c:pt idx="1387">
                  <c:v>2.9487599739927632</c:v>
                </c:pt>
                <c:pt idx="1388">
                  <c:v>-4.0335872454870927</c:v>
                </c:pt>
                <c:pt idx="1389">
                  <c:v>-10.866799640577351</c:v>
                </c:pt>
                <c:pt idx="1390">
                  <c:v>-17.633791607765801</c:v>
                </c:pt>
                <c:pt idx="1391">
                  <c:v>-24.345983195610486</c:v>
                </c:pt>
                <c:pt idx="1392">
                  <c:v>-30.951728391698275</c:v>
                </c:pt>
                <c:pt idx="1393">
                  <c:v>-37.430477623864306</c:v>
                </c:pt>
                <c:pt idx="1394">
                  <c:v>-43.804072631387015</c:v>
                </c:pt>
                <c:pt idx="1395">
                  <c:v>-50.040957878759272</c:v>
                </c:pt>
                <c:pt idx="1396">
                  <c:v>-56.114925381184086</c:v>
                </c:pt>
                <c:pt idx="1397">
                  <c:v>-61.944863733560403</c:v>
                </c:pt>
                <c:pt idx="1398">
                  <c:v>-67.344027698889192</c:v>
                </c:pt>
                <c:pt idx="1399">
                  <c:v>-72.102848164911393</c:v>
                </c:pt>
                <c:pt idx="1400">
                  <c:v>-76.281036701613161</c:v>
                </c:pt>
                <c:pt idx="1401">
                  <c:v>-80.132002287580903</c:v>
                </c:pt>
                <c:pt idx="1402">
                  <c:v>-83.791335261829275</c:v>
                </c:pt>
                <c:pt idx="1403">
                  <c:v>-87.309235756592685</c:v>
                </c:pt>
                <c:pt idx="1404">
                  <c:v>-90.809901581460835</c:v>
                </c:pt>
                <c:pt idx="1405">
                  <c:v>-94.282952049831621</c:v>
                </c:pt>
                <c:pt idx="1406">
                  <c:v>-97.56784444883499</c:v>
                </c:pt>
                <c:pt idx="1407">
                  <c:v>-100.41705129985829</c:v>
                </c:pt>
                <c:pt idx="1408">
                  <c:v>-102.54461931386112</c:v>
                </c:pt>
                <c:pt idx="1409">
                  <c:v>-103.90469888758389</c:v>
                </c:pt>
                <c:pt idx="1410">
                  <c:v>-104.65188280983222</c:v>
                </c:pt>
                <c:pt idx="1411">
                  <c:v>-104.88977995363558</c:v>
                </c:pt>
                <c:pt idx="1412">
                  <c:v>-104.60490493456287</c:v>
                </c:pt>
                <c:pt idx="1413">
                  <c:v>-103.72409375587161</c:v>
                </c:pt>
                <c:pt idx="1414">
                  <c:v>-102.18588978075417</c:v>
                </c:pt>
                <c:pt idx="1415">
                  <c:v>-99.903664065139083</c:v>
                </c:pt>
                <c:pt idx="1416">
                  <c:v>-96.829018383836299</c:v>
                </c:pt>
                <c:pt idx="1417">
                  <c:v>-93.012995896159566</c:v>
                </c:pt>
                <c:pt idx="1418">
                  <c:v>-88.539525178236374</c:v>
                </c:pt>
                <c:pt idx="1419">
                  <c:v>-83.48925259467164</c:v>
                </c:pt>
                <c:pt idx="1420">
                  <c:v>-77.957704142778212</c:v>
                </c:pt>
                <c:pt idx="1421">
                  <c:v>-72.048667959922639</c:v>
                </c:pt>
                <c:pt idx="1422">
                  <c:v>-65.862190500724182</c:v>
                </c:pt>
                <c:pt idx="1423">
                  <c:v>-59.441679350709705</c:v>
                </c:pt>
                <c:pt idx="1424">
                  <c:v>-52.804121963695515</c:v>
                </c:pt>
                <c:pt idx="1425">
                  <c:v>-45.996522664421605</c:v>
                </c:pt>
                <c:pt idx="1426">
                  <c:v>-39.095043111133172</c:v>
                </c:pt>
                <c:pt idx="1427">
                  <c:v>-32.216978848910507</c:v>
                </c:pt>
                <c:pt idx="1428">
                  <c:v>-25.399031311932294</c:v>
                </c:pt>
                <c:pt idx="1429">
                  <c:v>-18.65162728569365</c:v>
                </c:pt>
                <c:pt idx="1430">
                  <c:v>-12.013699679979776</c:v>
                </c:pt>
                <c:pt idx="1431">
                  <c:v>-5.5113840863801808</c:v>
                </c:pt>
                <c:pt idx="1432">
                  <c:v>0.92855489534742275</c:v>
                </c:pt>
                <c:pt idx="1433">
                  <c:v>7.3960859574404747</c:v>
                </c:pt>
                <c:pt idx="1434">
                  <c:v>13.927255838291664</c:v>
                </c:pt>
                <c:pt idx="1435">
                  <c:v>20.598001801525832</c:v>
                </c:pt>
                <c:pt idx="1436">
                  <c:v>27.438945225495313</c:v>
                </c:pt>
                <c:pt idx="1437">
                  <c:v>34.411512480985408</c:v>
                </c:pt>
                <c:pt idx="1438">
                  <c:v>41.459963831365705</c:v>
                </c:pt>
                <c:pt idx="1439">
                  <c:v>48.532711334738387</c:v>
                </c:pt>
                <c:pt idx="1440">
                  <c:v>55.521694328043615</c:v>
                </c:pt>
                <c:pt idx="1441">
                  <c:v>62.380807641482747</c:v>
                </c:pt>
                <c:pt idx="1442">
                  <c:v>69.112844628653093</c:v>
                </c:pt>
                <c:pt idx="1443">
                  <c:v>75.685446736080024</c:v>
                </c:pt>
                <c:pt idx="1444">
                  <c:v>81.932252701358422</c:v>
                </c:pt>
                <c:pt idx="1445">
                  <c:v>87.601781287331249</c:v>
                </c:pt>
                <c:pt idx="1446">
                  <c:v>92.488471601584635</c:v>
                </c:pt>
                <c:pt idx="1447">
                  <c:v>96.554700069552936</c:v>
                </c:pt>
                <c:pt idx="1448">
                  <c:v>99.997417948161868</c:v>
                </c:pt>
                <c:pt idx="1449">
                  <c:v>103.03707084919863</c:v>
                </c:pt>
                <c:pt idx="1450">
                  <c:v>105.94263687221465</c:v>
                </c:pt>
                <c:pt idx="1451">
                  <c:v>108.83553121477037</c:v>
                </c:pt>
                <c:pt idx="1452">
                  <c:v>111.53120035047496</c:v>
                </c:pt>
                <c:pt idx="1453">
                  <c:v>113.53352110346546</c:v>
                </c:pt>
                <c:pt idx="1454">
                  <c:v>114.38701044139616</c:v>
                </c:pt>
                <c:pt idx="1455">
                  <c:v>113.90722193256823</c:v>
                </c:pt>
                <c:pt idx="1456">
                  <c:v>112.22954581391686</c:v>
                </c:pt>
                <c:pt idx="1457">
                  <c:v>109.59135137763852</c:v>
                </c:pt>
                <c:pt idx="1458">
                  <c:v>106.26133151008575</c:v>
                </c:pt>
                <c:pt idx="1459">
                  <c:v>102.49983123988403</c:v>
                </c:pt>
                <c:pt idx="1460">
                  <c:v>98.570495155086348</c:v>
                </c:pt>
                <c:pt idx="1461">
                  <c:v>94.705802251984622</c:v>
                </c:pt>
                <c:pt idx="1462">
                  <c:v>91.048361666944928</c:v>
                </c:pt>
                <c:pt idx="1463">
                  <c:v>87.626949213606025</c:v>
                </c:pt>
                <c:pt idx="1464">
                  <c:v>84.325617669333894</c:v>
                </c:pt>
                <c:pt idx="1465">
                  <c:v>80.914661275947211</c:v>
                </c:pt>
                <c:pt idx="1466">
                  <c:v>77.194363650428272</c:v>
                </c:pt>
                <c:pt idx="1467">
                  <c:v>73.045485397419696</c:v>
                </c:pt>
                <c:pt idx="1468">
                  <c:v>68.458952369471305</c:v>
                </c:pt>
                <c:pt idx="1469">
                  <c:v>63.524749202081871</c:v>
                </c:pt>
                <c:pt idx="1470">
                  <c:v>58.314542398040231</c:v>
                </c:pt>
                <c:pt idx="1471">
                  <c:v>52.918027470079423</c:v>
                </c:pt>
                <c:pt idx="1472">
                  <c:v>47.405916660677832</c:v>
                </c:pt>
                <c:pt idx="1473">
                  <c:v>41.831946627464276</c:v>
                </c:pt>
                <c:pt idx="1474">
                  <c:v>36.197103374914988</c:v>
                </c:pt>
                <c:pt idx="1475">
                  <c:v>30.484109687416687</c:v>
                </c:pt>
                <c:pt idx="1476">
                  <c:v>24.696496033668353</c:v>
                </c:pt>
                <c:pt idx="1477">
                  <c:v>18.831411432994987</c:v>
                </c:pt>
                <c:pt idx="1478">
                  <c:v>12.879141164335087</c:v>
                </c:pt>
                <c:pt idx="1479">
                  <c:v>6.8024274410483851</c:v>
                </c:pt>
                <c:pt idx="1480">
                  <c:v>0.57185453222741722</c:v>
                </c:pt>
                <c:pt idx="1481">
                  <c:v>-5.8282135784171318</c:v>
                </c:pt>
                <c:pt idx="1482">
                  <c:v>-12.37795360684879</c:v>
                </c:pt>
                <c:pt idx="1483">
                  <c:v>-19.036213314711812</c:v>
                </c:pt>
                <c:pt idx="1484">
                  <c:v>-25.782084328417579</c:v>
                </c:pt>
                <c:pt idx="1485">
                  <c:v>-32.666643421849223</c:v>
                </c:pt>
                <c:pt idx="1486">
                  <c:v>-39.701725513412235</c:v>
                </c:pt>
                <c:pt idx="1487">
                  <c:v>-46.74390024314399</c:v>
                </c:pt>
                <c:pt idx="1488">
                  <c:v>-53.49683775828111</c:v>
                </c:pt>
                <c:pt idx="1489">
                  <c:v>-59.758383583115489</c:v>
                </c:pt>
                <c:pt idx="1490">
                  <c:v>-65.453593791453173</c:v>
                </c:pt>
                <c:pt idx="1491">
                  <c:v>-70.54562105562411</c:v>
                </c:pt>
                <c:pt idx="1492">
                  <c:v>-75.07049185451163</c:v>
                </c:pt>
                <c:pt idx="1493">
                  <c:v>-79.059366937421402</c:v>
                </c:pt>
                <c:pt idx="1494">
                  <c:v>-82.585737638672981</c:v>
                </c:pt>
                <c:pt idx="1495">
                  <c:v>-85.724208745899517</c:v>
                </c:pt>
                <c:pt idx="1496">
                  <c:v>-88.588983530981523</c:v>
                </c:pt>
                <c:pt idx="1497">
                  <c:v>-91.3561904403619</c:v>
                </c:pt>
                <c:pt idx="1498">
                  <c:v>-94.088137691554664</c:v>
                </c:pt>
                <c:pt idx="1499">
                  <c:v>-96.759492357723559</c:v>
                </c:pt>
                <c:pt idx="1500">
                  <c:v>-99.298289630569073</c:v>
                </c:pt>
                <c:pt idx="1501">
                  <c:v>-101.5368456979577</c:v>
                </c:pt>
                <c:pt idx="1502">
                  <c:v>-103.25867730399855</c:v>
                </c:pt>
                <c:pt idx="1503">
                  <c:v>-104.27050069791858</c:v>
                </c:pt>
                <c:pt idx="1504">
                  <c:v>-104.61123938396021</c:v>
                </c:pt>
                <c:pt idx="1505">
                  <c:v>-104.371844696281</c:v>
                </c:pt>
                <c:pt idx="1506">
                  <c:v>-103.62237266235537</c:v>
                </c:pt>
                <c:pt idx="1507">
                  <c:v>-102.33875000910825</c:v>
                </c:pt>
                <c:pt idx="1508">
                  <c:v>-100.4712296489261</c:v>
                </c:pt>
                <c:pt idx="1509">
                  <c:v>-98.032273215947583</c:v>
                </c:pt>
                <c:pt idx="1510">
                  <c:v>-95.056788491628623</c:v>
                </c:pt>
                <c:pt idx="1511">
                  <c:v>-91.59239874179606</c:v>
                </c:pt>
                <c:pt idx="1512">
                  <c:v>-87.642441086960133</c:v>
                </c:pt>
                <c:pt idx="1513">
                  <c:v>-83.186813685220926</c:v>
                </c:pt>
                <c:pt idx="1514">
                  <c:v>-78.241462951516496</c:v>
                </c:pt>
                <c:pt idx="1515">
                  <c:v>-72.822064672486164</c:v>
                </c:pt>
                <c:pt idx="1516">
                  <c:v>-66.966778939036445</c:v>
                </c:pt>
                <c:pt idx="1517">
                  <c:v>-60.741462700255717</c:v>
                </c:pt>
                <c:pt idx="1518">
                  <c:v>-54.201664646250606</c:v>
                </c:pt>
                <c:pt idx="1519">
                  <c:v>-47.443855453325597</c:v>
                </c:pt>
                <c:pt idx="1520">
                  <c:v>-40.525129824259082</c:v>
                </c:pt>
                <c:pt idx="1521">
                  <c:v>-33.466025007773901</c:v>
                </c:pt>
                <c:pt idx="1522">
                  <c:v>-26.350028207618422</c:v>
                </c:pt>
                <c:pt idx="1523">
                  <c:v>-19.207420843466053</c:v>
                </c:pt>
                <c:pt idx="1524">
                  <c:v>-12.043477866596733</c:v>
                </c:pt>
                <c:pt idx="1525">
                  <c:v>-4.9168720292647983</c:v>
                </c:pt>
                <c:pt idx="1526">
                  <c:v>2.210137651320498</c:v>
                </c:pt>
                <c:pt idx="1527">
                  <c:v>9.4115814182940873</c:v>
                </c:pt>
                <c:pt idx="1528">
                  <c:v>16.778970229928206</c:v>
                </c:pt>
                <c:pt idx="1529">
                  <c:v>24.44667812532964</c:v>
                </c:pt>
                <c:pt idx="1530">
                  <c:v>32.514823982823046</c:v>
                </c:pt>
                <c:pt idx="1531">
                  <c:v>41.023050683166588</c:v>
                </c:pt>
                <c:pt idx="1532">
                  <c:v>49.780686409503254</c:v>
                </c:pt>
                <c:pt idx="1533">
                  <c:v>58.354107561313178</c:v>
                </c:pt>
                <c:pt idx="1534">
                  <c:v>66.198821670086915</c:v>
                </c:pt>
                <c:pt idx="1535">
                  <c:v>73.075373296685171</c:v>
                </c:pt>
                <c:pt idx="1536">
                  <c:v>79.255300990751479</c:v>
                </c:pt>
                <c:pt idx="1537">
                  <c:v>85.154307110936443</c:v>
                </c:pt>
                <c:pt idx="1538">
                  <c:v>90.958558548717718</c:v>
                </c:pt>
                <c:pt idx="1539">
                  <c:v>96.207202817743365</c:v>
                </c:pt>
                <c:pt idx="1540">
                  <c:v>100.0118036413885</c:v>
                </c:pt>
                <c:pt idx="1541">
                  <c:v>101.86043736856072</c:v>
                </c:pt>
                <c:pt idx="1542">
                  <c:v>102.1698092211895</c:v>
                </c:pt>
                <c:pt idx="1543">
                  <c:v>101.7700094167657</c:v>
                </c:pt>
                <c:pt idx="1544">
                  <c:v>101.4821269084304</c:v>
                </c:pt>
                <c:pt idx="1545">
                  <c:v>101.80002617026179</c:v>
                </c:pt>
                <c:pt idx="1546">
                  <c:v>102.74728426685654</c:v>
                </c:pt>
                <c:pt idx="1547">
                  <c:v>104.04892138151941</c:v>
                </c:pt>
                <c:pt idx="1548">
                  <c:v>105.21829941388901</c:v>
                </c:pt>
                <c:pt idx="1549">
                  <c:v>105.60195716561124</c:v>
                </c:pt>
                <c:pt idx="1550">
                  <c:v>104.85535156229902</c:v>
                </c:pt>
                <c:pt idx="1551">
                  <c:v>102.99363687105304</c:v>
                </c:pt>
                <c:pt idx="1552">
                  <c:v>100.30383413363198</c:v>
                </c:pt>
                <c:pt idx="1553">
                  <c:v>97.163301770959336</c:v>
                </c:pt>
                <c:pt idx="1554">
                  <c:v>93.88007767554015</c:v>
                </c:pt>
                <c:pt idx="1555">
                  <c:v>90.607502242029341</c:v>
                </c:pt>
                <c:pt idx="1556">
                  <c:v>87.359844277188756</c:v>
                </c:pt>
                <c:pt idx="1557">
                  <c:v>84.048684971644974</c:v>
                </c:pt>
                <c:pt idx="1558">
                  <c:v>80.546251532212082</c:v>
                </c:pt>
                <c:pt idx="1559">
                  <c:v>76.734233801567839</c:v>
                </c:pt>
                <c:pt idx="1560">
                  <c:v>72.597535865536472</c:v>
                </c:pt>
                <c:pt idx="1561">
                  <c:v>68.177507928225751</c:v>
                </c:pt>
                <c:pt idx="1562">
                  <c:v>63.531349829661238</c:v>
                </c:pt>
                <c:pt idx="1563">
                  <c:v>58.715710793068013</c:v>
                </c:pt>
                <c:pt idx="1564">
                  <c:v>53.71752367720665</c:v>
                </c:pt>
                <c:pt idx="1565">
                  <c:v>48.440173383662518</c:v>
                </c:pt>
                <c:pt idx="1566">
                  <c:v>42.808203355989271</c:v>
                </c:pt>
                <c:pt idx="1567">
                  <c:v>36.82343502886949</c:v>
                </c:pt>
                <c:pt idx="1568">
                  <c:v>30.621451868292102</c:v>
                </c:pt>
                <c:pt idx="1569">
                  <c:v>24.388267310926256</c:v>
                </c:pt>
                <c:pt idx="1570">
                  <c:v>18.234345184707728</c:v>
                </c:pt>
                <c:pt idx="1571">
                  <c:v>12.162704921013573</c:v>
                </c:pt>
                <c:pt idx="1572">
                  <c:v>6.0374670825933014</c:v>
                </c:pt>
                <c:pt idx="1573">
                  <c:v>-0.2916486590585643</c:v>
                </c:pt>
                <c:pt idx="1574">
                  <c:v>-6.9776208858773927</c:v>
                </c:pt>
                <c:pt idx="1575">
                  <c:v>-14.012513048159844</c:v>
                </c:pt>
                <c:pt idx="1576">
                  <c:v>-21.23294164719665</c:v>
                </c:pt>
                <c:pt idx="1577">
                  <c:v>-28.416133254252717</c:v>
                </c:pt>
                <c:pt idx="1578">
                  <c:v>-35.28540980916766</c:v>
                </c:pt>
                <c:pt idx="1579">
                  <c:v>-41.731924452984302</c:v>
                </c:pt>
                <c:pt idx="1580">
                  <c:v>-47.759752203924613</c:v>
                </c:pt>
                <c:pt idx="1581">
                  <c:v>-53.512646079846121</c:v>
                </c:pt>
                <c:pt idx="1582">
                  <c:v>-59.10806507824919</c:v>
                </c:pt>
                <c:pt idx="1583">
                  <c:v>-64.577554776684195</c:v>
                </c:pt>
                <c:pt idx="1584">
                  <c:v>-69.907019601150509</c:v>
                </c:pt>
                <c:pt idx="1585">
                  <c:v>-75.073753929127506</c:v>
                </c:pt>
                <c:pt idx="1586">
                  <c:v>-80.068984130544948</c:v>
                </c:pt>
                <c:pt idx="1587">
                  <c:v>-84.875342907934041</c:v>
                </c:pt>
                <c:pt idx="1588">
                  <c:v>-89.400513549775354</c:v>
                </c:pt>
                <c:pt idx="1589">
                  <c:v>-93.449880798779844</c:v>
                </c:pt>
                <c:pt idx="1590">
                  <c:v>-96.954787222804242</c:v>
                </c:pt>
                <c:pt idx="1591">
                  <c:v>-99.90421319834816</c:v>
                </c:pt>
                <c:pt idx="1592">
                  <c:v>-102.3432391943812</c:v>
                </c:pt>
                <c:pt idx="1593">
                  <c:v>-104.35489863049357</c:v>
                </c:pt>
                <c:pt idx="1594">
                  <c:v>-105.99736727788368</c:v>
                </c:pt>
                <c:pt idx="1595">
                  <c:v>-107.24700941232601</c:v>
                </c:pt>
                <c:pt idx="1596">
                  <c:v>-108.03095856407948</c:v>
                </c:pt>
                <c:pt idx="1597">
                  <c:v>-108.25803575279788</c:v>
                </c:pt>
                <c:pt idx="1598">
                  <c:v>-107.92520225774192</c:v>
                </c:pt>
                <c:pt idx="1599">
                  <c:v>-107.04242415258706</c:v>
                </c:pt>
                <c:pt idx="1600">
                  <c:v>-105.57012194953533</c:v>
                </c:pt>
                <c:pt idx="1601">
                  <c:v>-103.47332009054463</c:v>
                </c:pt>
                <c:pt idx="1602">
                  <c:v>-100.73244602873375</c:v>
                </c:pt>
                <c:pt idx="1603">
                  <c:v>-97.336885868159072</c:v>
                </c:pt>
                <c:pt idx="1604">
                  <c:v>-93.339013450795889</c:v>
                </c:pt>
                <c:pt idx="1605">
                  <c:v>-88.85166422177997</c:v>
                </c:pt>
                <c:pt idx="1606">
                  <c:v>-83.920667557344359</c:v>
                </c:pt>
                <c:pt idx="1607">
                  <c:v>-78.557999286197472</c:v>
                </c:pt>
                <c:pt idx="1608">
                  <c:v>-72.811670840473525</c:v>
                </c:pt>
                <c:pt idx="1609">
                  <c:v>-66.704980183664063</c:v>
                </c:pt>
                <c:pt idx="1610">
                  <c:v>-60.287123739990776</c:v>
                </c:pt>
                <c:pt idx="1611">
                  <c:v>-53.686692665190954</c:v>
                </c:pt>
                <c:pt idx="1612">
                  <c:v>-46.963752191887139</c:v>
                </c:pt>
                <c:pt idx="1613">
                  <c:v>-40.168694548049402</c:v>
                </c:pt>
                <c:pt idx="1614">
                  <c:v>-33.344315817088408</c:v>
                </c:pt>
                <c:pt idx="1615">
                  <c:v>-26.49566654074664</c:v>
                </c:pt>
                <c:pt idx="1616">
                  <c:v>-19.713939069931708</c:v>
                </c:pt>
                <c:pt idx="1617">
                  <c:v>-13.008097328533072</c:v>
                </c:pt>
                <c:pt idx="1618">
                  <c:v>-6.2914444019624112</c:v>
                </c:pt>
                <c:pt idx="1619">
                  <c:v>0.49814430607683691</c:v>
                </c:pt>
                <c:pt idx="1620">
                  <c:v>7.4609887999552997</c:v>
                </c:pt>
                <c:pt idx="1621">
                  <c:v>14.675168903956193</c:v>
                </c:pt>
                <c:pt idx="1622">
                  <c:v>22.201126605877068</c:v>
                </c:pt>
                <c:pt idx="1623">
                  <c:v>30.017941833759529</c:v>
                </c:pt>
                <c:pt idx="1624">
                  <c:v>38.153203417084342</c:v>
                </c:pt>
                <c:pt idx="1625">
                  <c:v>46.54799282874265</c:v>
                </c:pt>
                <c:pt idx="1626">
                  <c:v>54.875479072167792</c:v>
                </c:pt>
                <c:pt idx="1627">
                  <c:v>62.560607810724441</c:v>
                </c:pt>
                <c:pt idx="1628">
                  <c:v>69.251898014509948</c:v>
                </c:pt>
                <c:pt idx="1629">
                  <c:v>75.06110525421974</c:v>
                </c:pt>
                <c:pt idx="1630">
                  <c:v>80.53908180913534</c:v>
                </c:pt>
                <c:pt idx="1631">
                  <c:v>86.230047252952644</c:v>
                </c:pt>
                <c:pt idx="1632">
                  <c:v>92.344758867893589</c:v>
                </c:pt>
                <c:pt idx="1633">
                  <c:v>98.654966090535723</c:v>
                </c:pt>
                <c:pt idx="1634">
                  <c:v>104.43433698872501</c:v>
                </c:pt>
                <c:pt idx="1635">
                  <c:v>108.86161266895051</c:v>
                </c:pt>
                <c:pt idx="1636">
                  <c:v>111.5362579555715</c:v>
                </c:pt>
                <c:pt idx="1637">
                  <c:v>112.54057019646007</c:v>
                </c:pt>
                <c:pt idx="1638">
                  <c:v>112.34423379253086</c:v>
                </c:pt>
                <c:pt idx="1639">
                  <c:v>111.46750961668023</c:v>
                </c:pt>
                <c:pt idx="1640">
                  <c:v>110.21281034434662</c:v>
                </c:pt>
                <c:pt idx="1641">
                  <c:v>108.70562337745969</c:v>
                </c:pt>
                <c:pt idx="1642">
                  <c:v>106.9991219099105</c:v>
                </c:pt>
                <c:pt idx="1643">
                  <c:v>105.11599729171229</c:v>
                </c:pt>
                <c:pt idx="1644">
                  <c:v>102.97241598587804</c:v>
                </c:pt>
                <c:pt idx="1645">
                  <c:v>100.41979462616048</c:v>
                </c:pt>
                <c:pt idx="1646">
                  <c:v>97.388866153637267</c:v>
                </c:pt>
                <c:pt idx="1647">
                  <c:v>93.879882130564525</c:v>
                </c:pt>
                <c:pt idx="1648">
                  <c:v>89.955700287953235</c:v>
                </c:pt>
                <c:pt idx="1649">
                  <c:v>85.723361842194166</c:v>
                </c:pt>
                <c:pt idx="1650">
                  <c:v>81.271853925350285</c:v>
                </c:pt>
                <c:pt idx="1651">
                  <c:v>76.620763246843268</c:v>
                </c:pt>
                <c:pt idx="1652">
                  <c:v>71.761606541906403</c:v>
                </c:pt>
                <c:pt idx="1653">
                  <c:v>66.666980711068277</c:v>
                </c:pt>
                <c:pt idx="1654">
                  <c:v>61.269038816846908</c:v>
                </c:pt>
                <c:pt idx="1655">
                  <c:v>55.51358500050997</c:v>
                </c:pt>
                <c:pt idx="1656">
                  <c:v>49.408307220499765</c:v>
                </c:pt>
                <c:pt idx="1657">
                  <c:v>42.920209656089767</c:v>
                </c:pt>
                <c:pt idx="1658">
                  <c:v>36.03199366296797</c:v>
                </c:pt>
                <c:pt idx="1659">
                  <c:v>28.813503429708607</c:v>
                </c:pt>
                <c:pt idx="1660">
                  <c:v>21.399350821114432</c:v>
                </c:pt>
                <c:pt idx="1661">
                  <c:v>13.939959204692142</c:v>
                </c:pt>
                <c:pt idx="1662">
                  <c:v>6.5188174205982996</c:v>
                </c:pt>
                <c:pt idx="1663">
                  <c:v>-0.9293086078136662</c:v>
                </c:pt>
                <c:pt idx="1664">
                  <c:v>-8.4497422356573928</c:v>
                </c:pt>
                <c:pt idx="1665">
                  <c:v>-15.988307430944246</c:v>
                </c:pt>
                <c:pt idx="1666">
                  <c:v>-23.472073622325357</c:v>
                </c:pt>
                <c:pt idx="1667">
                  <c:v>-30.800532329878848</c:v>
                </c:pt>
                <c:pt idx="1668">
                  <c:v>-37.858194923281275</c:v>
                </c:pt>
                <c:pt idx="1669">
                  <c:v>-44.565686004815646</c:v>
                </c:pt>
                <c:pt idx="1670">
                  <c:v>-50.917940684719333</c:v>
                </c:pt>
                <c:pt idx="1671">
                  <c:v>-57.012804091024947</c:v>
                </c:pt>
                <c:pt idx="1672">
                  <c:v>-62.924152929204439</c:v>
                </c:pt>
                <c:pt idx="1673">
                  <c:v>-68.695082170620339</c:v>
                </c:pt>
                <c:pt idx="1674">
                  <c:v>-74.282225967207935</c:v>
                </c:pt>
                <c:pt idx="1675">
                  <c:v>-79.537476787863767</c:v>
                </c:pt>
                <c:pt idx="1676">
                  <c:v>-84.356725432106487</c:v>
                </c:pt>
                <c:pt idx="1677">
                  <c:v>-88.842259843464362</c:v>
                </c:pt>
                <c:pt idx="1678">
                  <c:v>-93.04301140659507</c:v>
                </c:pt>
                <c:pt idx="1679">
                  <c:v>-96.866884758463172</c:v>
                </c:pt>
                <c:pt idx="1680">
                  <c:v>-100.15247662329389</c:v>
                </c:pt>
                <c:pt idx="1681">
                  <c:v>-102.69599947082801</c:v>
                </c:pt>
                <c:pt idx="1682">
                  <c:v>-104.39793154141145</c:v>
                </c:pt>
                <c:pt idx="1683">
                  <c:v>-105.26423407058321</c:v>
                </c:pt>
                <c:pt idx="1684">
                  <c:v>-105.39827658917154</c:v>
                </c:pt>
                <c:pt idx="1685">
                  <c:v>-104.9870419773881</c:v>
                </c:pt>
                <c:pt idx="1686">
                  <c:v>-104.16714589784034</c:v>
                </c:pt>
                <c:pt idx="1687">
                  <c:v>-103.01890531988354</c:v>
                </c:pt>
                <c:pt idx="1688">
                  <c:v>-101.50374993348588</c:v>
                </c:pt>
                <c:pt idx="1689">
                  <c:v>-99.455502914816165</c:v>
                </c:pt>
                <c:pt idx="1690">
                  <c:v>-96.720646556519839</c:v>
                </c:pt>
                <c:pt idx="1691">
                  <c:v>-93.213127185389453</c:v>
                </c:pt>
                <c:pt idx="1692">
                  <c:v>-88.927084041681653</c:v>
                </c:pt>
                <c:pt idx="1693">
                  <c:v>-83.926771820848018</c:v>
                </c:pt>
                <c:pt idx="1694">
                  <c:v>-78.363434724431045</c:v>
                </c:pt>
                <c:pt idx="1695">
                  <c:v>-72.354777889942426</c:v>
                </c:pt>
                <c:pt idx="1696">
                  <c:v>-65.985086472143578</c:v>
                </c:pt>
                <c:pt idx="1697">
                  <c:v>-59.317094362700708</c:v>
                </c:pt>
                <c:pt idx="1698">
                  <c:v>-52.43918347544669</c:v>
                </c:pt>
                <c:pt idx="1699">
                  <c:v>-45.406067585937755</c:v>
                </c:pt>
                <c:pt idx="1700">
                  <c:v>-38.312524754219005</c:v>
                </c:pt>
                <c:pt idx="1701">
                  <c:v>-31.246827619134624</c:v>
                </c:pt>
                <c:pt idx="1702">
                  <c:v>-24.184321666751934</c:v>
                </c:pt>
                <c:pt idx="1703">
                  <c:v>-17.126419713416894</c:v>
                </c:pt>
                <c:pt idx="1704">
                  <c:v>-10.041810999148556</c:v>
                </c:pt>
                <c:pt idx="1705">
                  <c:v>-2.8849094791655845</c:v>
                </c:pt>
                <c:pt idx="1706">
                  <c:v>4.3880235704177259</c:v>
                </c:pt>
                <c:pt idx="1707">
                  <c:v>11.822640119009371</c:v>
                </c:pt>
                <c:pt idx="1708">
                  <c:v>19.424966056629184</c:v>
                </c:pt>
                <c:pt idx="1709">
                  <c:v>27.134515175496595</c:v>
                </c:pt>
                <c:pt idx="1710">
                  <c:v>34.87665191198667</c:v>
                </c:pt>
                <c:pt idx="1711">
                  <c:v>42.56989007374694</c:v>
                </c:pt>
                <c:pt idx="1712">
                  <c:v>50.089714732272</c:v>
                </c:pt>
                <c:pt idx="1713">
                  <c:v>57.226569337626557</c:v>
                </c:pt>
                <c:pt idx="1714">
                  <c:v>63.753424630874022</c:v>
                </c:pt>
                <c:pt idx="1715">
                  <c:v>69.485242858256541</c:v>
                </c:pt>
                <c:pt idx="1716">
                  <c:v>74.485968921091413</c:v>
                </c:pt>
                <c:pt idx="1717">
                  <c:v>79.119714822669593</c:v>
                </c:pt>
                <c:pt idx="1718">
                  <c:v>83.751483226216195</c:v>
                </c:pt>
                <c:pt idx="1719">
                  <c:v>88.701846401691867</c:v>
                </c:pt>
                <c:pt idx="1720">
                  <c:v>94.188226333658037</c:v>
                </c:pt>
                <c:pt idx="1721">
                  <c:v>100.03791480698489</c:v>
                </c:pt>
                <c:pt idx="1722">
                  <c:v>105.5878286508452</c:v>
                </c:pt>
                <c:pt idx="1723">
                  <c:v>110.1533422378283</c:v>
                </c:pt>
                <c:pt idx="1724">
                  <c:v>113.40368155307173</c:v>
                </c:pt>
                <c:pt idx="1725">
                  <c:v>115.3168006020103</c:v>
                </c:pt>
                <c:pt idx="1726">
                  <c:v>116.1724105899701</c:v>
                </c:pt>
                <c:pt idx="1727">
                  <c:v>116.2211058181707</c:v>
                </c:pt>
                <c:pt idx="1728">
                  <c:v>115.55258986180728</c:v>
                </c:pt>
                <c:pt idx="1729">
                  <c:v>114.23417426457112</c:v>
                </c:pt>
                <c:pt idx="1730">
                  <c:v>112.2798798192797</c:v>
                </c:pt>
                <c:pt idx="1731">
                  <c:v>109.6295716028941</c:v>
                </c:pt>
                <c:pt idx="1732">
                  <c:v>106.27090759083622</c:v>
                </c:pt>
                <c:pt idx="1733">
                  <c:v>102.3648386590195</c:v>
                </c:pt>
                <c:pt idx="1734">
                  <c:v>98.170767525839096</c:v>
                </c:pt>
                <c:pt idx="1735">
                  <c:v>93.925635675322312</c:v>
                </c:pt>
                <c:pt idx="1736">
                  <c:v>89.707416821815855</c:v>
                </c:pt>
                <c:pt idx="1737">
                  <c:v>85.449207105379529</c:v>
                </c:pt>
                <c:pt idx="1738">
                  <c:v>81.023024123271938</c:v>
                </c:pt>
                <c:pt idx="1739">
                  <c:v>76.327041360806504</c:v>
                </c:pt>
                <c:pt idx="1740">
                  <c:v>71.303293533590377</c:v>
                </c:pt>
                <c:pt idx="1741">
                  <c:v>65.913546982918575</c:v>
                </c:pt>
                <c:pt idx="1742">
                  <c:v>60.160848323260197</c:v>
                </c:pt>
                <c:pt idx="1743">
                  <c:v>54.074310656794992</c:v>
                </c:pt>
                <c:pt idx="1744">
                  <c:v>47.694449443659096</c:v>
                </c:pt>
                <c:pt idx="1745">
                  <c:v>41.043348534785913</c:v>
                </c:pt>
                <c:pt idx="1746">
                  <c:v>34.163584124090193</c:v>
                </c:pt>
                <c:pt idx="1747">
                  <c:v>27.132406961608389</c:v>
                </c:pt>
                <c:pt idx="1748">
                  <c:v>20.02625216237622</c:v>
                </c:pt>
                <c:pt idx="1749">
                  <c:v>12.933556599128694</c:v>
                </c:pt>
                <c:pt idx="1750">
                  <c:v>5.8820066271461204</c:v>
                </c:pt>
                <c:pt idx="1751">
                  <c:v>-1.2487076053968018</c:v>
                </c:pt>
                <c:pt idx="1752">
                  <c:v>-8.4964719332888645</c:v>
                </c:pt>
                <c:pt idx="1753">
                  <c:v>-15.881135034623087</c:v>
                </c:pt>
                <c:pt idx="1754">
                  <c:v>-23.356314913930625</c:v>
                </c:pt>
                <c:pt idx="1755">
                  <c:v>-30.810929975652012</c:v>
                </c:pt>
                <c:pt idx="1756">
                  <c:v>-38.092809396138968</c:v>
                </c:pt>
                <c:pt idx="1757">
                  <c:v>-45.015308528216188</c:v>
                </c:pt>
                <c:pt idx="1758">
                  <c:v>-51.557628777651864</c:v>
                </c:pt>
                <c:pt idx="1759">
                  <c:v>-57.826028182098824</c:v>
                </c:pt>
                <c:pt idx="1760">
                  <c:v>-63.905692518456846</c:v>
                </c:pt>
                <c:pt idx="1761">
                  <c:v>-69.880257548087712</c:v>
                </c:pt>
                <c:pt idx="1762">
                  <c:v>-75.731248277125957</c:v>
                </c:pt>
                <c:pt idx="1763">
                  <c:v>-81.340731931583434</c:v>
                </c:pt>
                <c:pt idx="1764">
                  <c:v>-86.605972072951758</c:v>
                </c:pt>
                <c:pt idx="1765">
                  <c:v>-91.521674331492719</c:v>
                </c:pt>
                <c:pt idx="1766">
                  <c:v>-96.205017804862862</c:v>
                </c:pt>
                <c:pt idx="1767">
                  <c:v>-100.6451923287656</c:v>
                </c:pt>
                <c:pt idx="1768">
                  <c:v>-104.75667366219028</c:v>
                </c:pt>
                <c:pt idx="1769">
                  <c:v>-108.33672434894646</c:v>
                </c:pt>
                <c:pt idx="1770">
                  <c:v>-111.15577524196753</c:v>
                </c:pt>
                <c:pt idx="1771">
                  <c:v>-113.02658855712816</c:v>
                </c:pt>
                <c:pt idx="1772">
                  <c:v>-113.96084212598561</c:v>
                </c:pt>
                <c:pt idx="1773">
                  <c:v>-114.1473435834659</c:v>
                </c:pt>
                <c:pt idx="1774">
                  <c:v>-113.76727089179657</c:v>
                </c:pt>
                <c:pt idx="1775">
                  <c:v>-112.90574713396063</c:v>
                </c:pt>
                <c:pt idx="1776">
                  <c:v>-111.53169689128143</c:v>
                </c:pt>
                <c:pt idx="1777">
                  <c:v>-109.57201593345579</c:v>
                </c:pt>
                <c:pt idx="1778">
                  <c:v>-106.98302643478667</c:v>
                </c:pt>
                <c:pt idx="1779">
                  <c:v>-103.71852836609092</c:v>
                </c:pt>
                <c:pt idx="1780">
                  <c:v>-99.710119298769101</c:v>
                </c:pt>
                <c:pt idx="1781">
                  <c:v>-94.96818083279372</c:v>
                </c:pt>
                <c:pt idx="1782">
                  <c:v>-89.612897416137841</c:v>
                </c:pt>
                <c:pt idx="1783">
                  <c:v>-83.777769807815091</c:v>
                </c:pt>
                <c:pt idx="1784">
                  <c:v>-77.587688091658791</c:v>
                </c:pt>
                <c:pt idx="1785">
                  <c:v>-71.141568589825624</c:v>
                </c:pt>
                <c:pt idx="1786">
                  <c:v>-64.524150278029111</c:v>
                </c:pt>
                <c:pt idx="1787">
                  <c:v>-57.786624612468529</c:v>
                </c:pt>
                <c:pt idx="1788">
                  <c:v>-50.974266740219157</c:v>
                </c:pt>
                <c:pt idx="1789">
                  <c:v>-44.171828945414774</c:v>
                </c:pt>
                <c:pt idx="1790">
                  <c:v>-37.461455966506477</c:v>
                </c:pt>
                <c:pt idx="1791">
                  <c:v>-30.842800467176346</c:v>
                </c:pt>
                <c:pt idx="1792">
                  <c:v>-24.273876397832819</c:v>
                </c:pt>
                <c:pt idx="1793">
                  <c:v>-17.701892369876159</c:v>
                </c:pt>
                <c:pt idx="1794">
                  <c:v>-11.098590162478637</c:v>
                </c:pt>
                <c:pt idx="1795">
                  <c:v>-4.4681953592290631</c:v>
                </c:pt>
                <c:pt idx="1796">
                  <c:v>2.1673963079555181</c:v>
                </c:pt>
                <c:pt idx="1797">
                  <c:v>8.8268056217964066</c:v>
                </c:pt>
                <c:pt idx="1798">
                  <c:v>15.557021289360478</c:v>
                </c:pt>
                <c:pt idx="1799">
                  <c:v>22.418601443573266</c:v>
                </c:pt>
                <c:pt idx="1800">
                  <c:v>29.402432474701801</c:v>
                </c:pt>
                <c:pt idx="1801">
                  <c:v>36.384779445207762</c:v>
                </c:pt>
                <c:pt idx="1802">
                  <c:v>43.206439916303601</c:v>
                </c:pt>
                <c:pt idx="1803">
                  <c:v>49.771605237977532</c:v>
                </c:pt>
                <c:pt idx="1804">
                  <c:v>56.007706973217985</c:v>
                </c:pt>
                <c:pt idx="1805">
                  <c:v>61.861298953753625</c:v>
                </c:pt>
                <c:pt idx="1806">
                  <c:v>67.240053794678559</c:v>
                </c:pt>
                <c:pt idx="1807">
                  <c:v>72.087838778784985</c:v>
                </c:pt>
                <c:pt idx="1808">
                  <c:v>76.55298870320928</c:v>
                </c:pt>
                <c:pt idx="1809">
                  <c:v>80.888946029145089</c:v>
                </c:pt>
                <c:pt idx="1810">
                  <c:v>85.377735408562188</c:v>
                </c:pt>
                <c:pt idx="1811">
                  <c:v>90.234493320390939</c:v>
                </c:pt>
                <c:pt idx="1812">
                  <c:v>95.445816473983115</c:v>
                </c:pt>
                <c:pt idx="1813">
                  <c:v>100.58864072450345</c:v>
                </c:pt>
                <c:pt idx="1814">
                  <c:v>105.01467519001336</c:v>
                </c:pt>
                <c:pt idx="1815">
                  <c:v>108.12566266621309</c:v>
                </c:pt>
                <c:pt idx="1816">
                  <c:v>109.71863157288882</c:v>
                </c:pt>
                <c:pt idx="1817">
                  <c:v>110.03239522143105</c:v>
                </c:pt>
                <c:pt idx="1818">
                  <c:v>109.42282281700241</c:v>
                </c:pt>
                <c:pt idx="1819">
                  <c:v>108.09019084066236</c:v>
                </c:pt>
                <c:pt idx="1820">
                  <c:v>106.09036924384911</c:v>
                </c:pt>
                <c:pt idx="1821">
                  <c:v>103.42985393897213</c:v>
                </c:pt>
                <c:pt idx="1822">
                  <c:v>100.13749782019268</c:v>
                </c:pt>
                <c:pt idx="1823">
                  <c:v>96.305705923788821</c:v>
                </c:pt>
                <c:pt idx="1824">
                  <c:v>92.130587085313053</c:v>
                </c:pt>
                <c:pt idx="1825">
                  <c:v>87.837378403606792</c:v>
                </c:pt>
                <c:pt idx="1826">
                  <c:v>83.58286667553466</c:v>
                </c:pt>
                <c:pt idx="1827">
                  <c:v>79.432138022023977</c:v>
                </c:pt>
                <c:pt idx="1828">
                  <c:v>75.323171921583494</c:v>
                </c:pt>
                <c:pt idx="1829">
                  <c:v>71.141334983151822</c:v>
                </c:pt>
                <c:pt idx="1830">
                  <c:v>66.723775243488788</c:v>
                </c:pt>
                <c:pt idx="1831">
                  <c:v>61.933625458619005</c:v>
                </c:pt>
                <c:pt idx="1832">
                  <c:v>56.716657809446623</c:v>
                </c:pt>
                <c:pt idx="1833">
                  <c:v>51.088845653257692</c:v>
                </c:pt>
                <c:pt idx="1834">
                  <c:v>45.116142600192539</c:v>
                </c:pt>
                <c:pt idx="1835">
                  <c:v>38.916346708188684</c:v>
                </c:pt>
                <c:pt idx="1836">
                  <c:v>32.609518014024907</c:v>
                </c:pt>
                <c:pt idx="1837">
                  <c:v>26.246483113744411</c:v>
                </c:pt>
                <c:pt idx="1838">
                  <c:v>19.761655791469526</c:v>
                </c:pt>
                <c:pt idx="1839">
                  <c:v>13.073917475640133</c:v>
                </c:pt>
                <c:pt idx="1840">
                  <c:v>6.1155180461273302</c:v>
                </c:pt>
                <c:pt idx="1841">
                  <c:v>-1.1243725947952166</c:v>
                </c:pt>
                <c:pt idx="1842">
                  <c:v>-8.5843374628993114</c:v>
                </c:pt>
                <c:pt idx="1843">
                  <c:v>-16.041450973641325</c:v>
                </c:pt>
                <c:pt idx="1844">
                  <c:v>-23.354113274168501</c:v>
                </c:pt>
                <c:pt idx="1845">
                  <c:v>-30.542285548685133</c:v>
                </c:pt>
                <c:pt idx="1846">
                  <c:v>-37.638941297711433</c:v>
                </c:pt>
                <c:pt idx="1847">
                  <c:v>-44.608175671757202</c:v>
                </c:pt>
                <c:pt idx="1848">
                  <c:v>-51.313191518322057</c:v>
                </c:pt>
                <c:pt idx="1849">
                  <c:v>-57.794682827955612</c:v>
                </c:pt>
                <c:pt idx="1850">
                  <c:v>-64.107125751396495</c:v>
                </c:pt>
                <c:pt idx="1851">
                  <c:v>-70.240999136368558</c:v>
                </c:pt>
                <c:pt idx="1852">
                  <c:v>-76.262761493641179</c:v>
                </c:pt>
                <c:pt idx="1853">
                  <c:v>-82.161162863768354</c:v>
                </c:pt>
                <c:pt idx="1854">
                  <c:v>-87.889264286492988</c:v>
                </c:pt>
                <c:pt idx="1855">
                  <c:v>-93.407750840763129</c:v>
                </c:pt>
                <c:pt idx="1856">
                  <c:v>-98.621192583947874</c:v>
                </c:pt>
                <c:pt idx="1857">
                  <c:v>-103.40746467226893</c:v>
                </c:pt>
                <c:pt idx="1858">
                  <c:v>-107.66124289882355</c:v>
                </c:pt>
                <c:pt idx="1859">
                  <c:v>-111.29046146084706</c:v>
                </c:pt>
                <c:pt idx="1860">
                  <c:v>-114.20078801163012</c:v>
                </c:pt>
                <c:pt idx="1861">
                  <c:v>-116.24832551139752</c:v>
                </c:pt>
                <c:pt idx="1862">
                  <c:v>-117.35769568116957</c:v>
                </c:pt>
                <c:pt idx="1863">
                  <c:v>-117.64680092754618</c:v>
                </c:pt>
                <c:pt idx="1864">
                  <c:v>-117.24913904899526</c:v>
                </c:pt>
                <c:pt idx="1865">
                  <c:v>-116.27665272801535</c:v>
                </c:pt>
                <c:pt idx="1866">
                  <c:v>-114.78732345345503</c:v>
                </c:pt>
                <c:pt idx="1867">
                  <c:v>-112.79718234438593</c:v>
                </c:pt>
                <c:pt idx="1868">
                  <c:v>-110.3526465574982</c:v>
                </c:pt>
                <c:pt idx="1869">
                  <c:v>-107.41406974634823</c:v>
                </c:pt>
                <c:pt idx="1870">
                  <c:v>-103.88966145142126</c:v>
                </c:pt>
                <c:pt idx="1871">
                  <c:v>-99.773983902392843</c:v>
                </c:pt>
                <c:pt idx="1872">
                  <c:v>-95.123377604344981</c:v>
                </c:pt>
                <c:pt idx="1873">
                  <c:v>-90.02993851225807</c:v>
                </c:pt>
                <c:pt idx="1874">
                  <c:v>-84.595583382012919</c:v>
                </c:pt>
                <c:pt idx="1875">
                  <c:v>-78.85801915437267</c:v>
                </c:pt>
                <c:pt idx="1876">
                  <c:v>-72.865929131285228</c:v>
                </c:pt>
                <c:pt idx="1877">
                  <c:v>-66.705733428659514</c:v>
                </c:pt>
                <c:pt idx="1878">
                  <c:v>-60.468189660086324</c:v>
                </c:pt>
                <c:pt idx="1879">
                  <c:v>-54.200910046884594</c:v>
                </c:pt>
                <c:pt idx="1880">
                  <c:v>-47.9131958259469</c:v>
                </c:pt>
                <c:pt idx="1881">
                  <c:v>-41.641156229427963</c:v>
                </c:pt>
                <c:pt idx="1882">
                  <c:v>-35.391647644839409</c:v>
                </c:pt>
                <c:pt idx="1883">
                  <c:v>-29.178696371942621</c:v>
                </c:pt>
                <c:pt idx="1884">
                  <c:v>-22.952754404503768</c:v>
                </c:pt>
                <c:pt idx="1885">
                  <c:v>-16.637746516413692</c:v>
                </c:pt>
                <c:pt idx="1886">
                  <c:v>-10.201136686085418</c:v>
                </c:pt>
                <c:pt idx="1887">
                  <c:v>-3.5313126323637092</c:v>
                </c:pt>
                <c:pt idx="1888">
                  <c:v>3.4476124802835644</c:v>
                </c:pt>
                <c:pt idx="1889">
                  <c:v>10.790542290677893</c:v>
                </c:pt>
                <c:pt idx="1890">
                  <c:v>18.515231964864334</c:v>
                </c:pt>
                <c:pt idx="1891">
                  <c:v>26.579354505567043</c:v>
                </c:pt>
                <c:pt idx="1892">
                  <c:v>34.868039575455704</c:v>
                </c:pt>
                <c:pt idx="1893">
                  <c:v>43.335275223946589</c:v>
                </c:pt>
                <c:pt idx="1894">
                  <c:v>52.014842859467656</c:v>
                </c:pt>
                <c:pt idx="1895">
                  <c:v>60.954199182278302</c:v>
                </c:pt>
                <c:pt idx="1896">
                  <c:v>70.009906278632741</c:v>
                </c:pt>
                <c:pt idx="1897">
                  <c:v>78.786258293060072</c:v>
                </c:pt>
                <c:pt idx="1898">
                  <c:v>86.684305387198862</c:v>
                </c:pt>
                <c:pt idx="1899">
                  <c:v>93.305883659454878</c:v>
                </c:pt>
                <c:pt idx="1900">
                  <c:v>98.653380046265781</c:v>
                </c:pt>
                <c:pt idx="1901">
                  <c:v>103.11385192534046</c:v>
                </c:pt>
                <c:pt idx="1902">
                  <c:v>107.18819396683364</c:v>
                </c:pt>
                <c:pt idx="1903">
                  <c:v>111.42347808749695</c:v>
                </c:pt>
                <c:pt idx="1904">
                  <c:v>116.07267866574699</c:v>
                </c:pt>
                <c:pt idx="1905">
                  <c:v>120.71284715243205</c:v>
                </c:pt>
                <c:pt idx="1906">
                  <c:v>124.5131258693834</c:v>
                </c:pt>
                <c:pt idx="1907">
                  <c:v>126.66955717199572</c:v>
                </c:pt>
                <c:pt idx="1908">
                  <c:v>126.85665724855581</c:v>
                </c:pt>
                <c:pt idx="1909">
                  <c:v>125.46037486358469</c:v>
                </c:pt>
                <c:pt idx="1910">
                  <c:v>123.14410254631299</c:v>
                </c:pt>
                <c:pt idx="1911">
                  <c:v>120.40088611538673</c:v>
                </c:pt>
                <c:pt idx="1912">
                  <c:v>117.42562783307899</c:v>
                </c:pt>
                <c:pt idx="1913">
                  <c:v>114.26121319641742</c:v>
                </c:pt>
                <c:pt idx="1914">
                  <c:v>110.87588175248905</c:v>
                </c:pt>
                <c:pt idx="1915">
                  <c:v>107.19203235743927</c:v>
                </c:pt>
                <c:pt idx="1916">
                  <c:v>103.19422819029049</c:v>
                </c:pt>
                <c:pt idx="1917">
                  <c:v>98.92892506648468</c:v>
                </c:pt>
                <c:pt idx="1918">
                  <c:v>94.470571625154989</c:v>
                </c:pt>
                <c:pt idx="1919">
                  <c:v>89.951301712651897</c:v>
                </c:pt>
                <c:pt idx="1920">
                  <c:v>85.439807078398871</c:v>
                </c:pt>
                <c:pt idx="1921">
                  <c:v>80.879199696830895</c:v>
                </c:pt>
                <c:pt idx="1922">
                  <c:v>76.15141068289428</c:v>
                </c:pt>
                <c:pt idx="1923">
                  <c:v>71.107990949236395</c:v>
                </c:pt>
                <c:pt idx="1924">
                  <c:v>65.676726730251673</c:v>
                </c:pt>
                <c:pt idx="1925">
                  <c:v>59.797764255646641</c:v>
                </c:pt>
                <c:pt idx="1926">
                  <c:v>53.484172470533707</c:v>
                </c:pt>
                <c:pt idx="1927">
                  <c:v>46.876448261123031</c:v>
                </c:pt>
                <c:pt idx="1928">
                  <c:v>40.123267935900564</c:v>
                </c:pt>
                <c:pt idx="1929">
                  <c:v>33.31314407718255</c:v>
                </c:pt>
                <c:pt idx="1930">
                  <c:v>26.474923495638897</c:v>
                </c:pt>
                <c:pt idx="1931">
                  <c:v>19.539156205726123</c:v>
                </c:pt>
                <c:pt idx="1932">
                  <c:v>12.445752201611599</c:v>
                </c:pt>
                <c:pt idx="1933">
                  <c:v>5.2224241975793673</c:v>
                </c:pt>
                <c:pt idx="1934">
                  <c:v>-2.1310379463722198</c:v>
                </c:pt>
                <c:pt idx="1935">
                  <c:v>-9.6258812474447755</c:v>
                </c:pt>
                <c:pt idx="1936">
                  <c:v>-17.111458322495878</c:v>
                </c:pt>
                <c:pt idx="1937">
                  <c:v>-24.492322356045957</c:v>
                </c:pt>
                <c:pt idx="1938">
                  <c:v>-31.751331248925037</c:v>
                </c:pt>
                <c:pt idx="1939">
                  <c:v>-38.896455903946539</c:v>
                </c:pt>
                <c:pt idx="1940">
                  <c:v>-46.019920805867599</c:v>
                </c:pt>
                <c:pt idx="1941">
                  <c:v>-53.152352729750248</c:v>
                </c:pt>
                <c:pt idx="1942">
                  <c:v>-60.213454115155244</c:v>
                </c:pt>
                <c:pt idx="1943">
                  <c:v>-67.090249292852135</c:v>
                </c:pt>
                <c:pt idx="1944">
                  <c:v>-73.752649886995101</c:v>
                </c:pt>
                <c:pt idx="1945">
                  <c:v>-80.085932869255188</c:v>
                </c:pt>
                <c:pt idx="1946">
                  <c:v>-86.066029891870087</c:v>
                </c:pt>
                <c:pt idx="1947">
                  <c:v>-91.670857214032679</c:v>
                </c:pt>
                <c:pt idx="1948">
                  <c:v>-96.66546304975202</c:v>
                </c:pt>
                <c:pt idx="1949">
                  <c:v>-101.02335668875696</c:v>
                </c:pt>
                <c:pt idx="1950">
                  <c:v>-104.64222525498181</c:v>
                </c:pt>
                <c:pt idx="1951">
                  <c:v>-107.49843946988217</c:v>
                </c:pt>
                <c:pt idx="1952">
                  <c:v>-109.53600602048452</c:v>
                </c:pt>
                <c:pt idx="1953">
                  <c:v>-110.70789094007483</c:v>
                </c:pt>
                <c:pt idx="1954">
                  <c:v>-111.05208982127333</c:v>
                </c:pt>
                <c:pt idx="1955">
                  <c:v>-110.66488634484786</c:v>
                </c:pt>
                <c:pt idx="1956">
                  <c:v>-109.6513124979509</c:v>
                </c:pt>
                <c:pt idx="1957">
                  <c:v>-108.04662412799188</c:v>
                </c:pt>
                <c:pt idx="1958">
                  <c:v>-105.84484044543203</c:v>
                </c:pt>
                <c:pt idx="1959">
                  <c:v>-103.00059909652339</c:v>
                </c:pt>
                <c:pt idx="1960">
                  <c:v>-99.500749174592912</c:v>
                </c:pt>
                <c:pt idx="1961">
                  <c:v>-95.341359991101058</c:v>
                </c:pt>
                <c:pt idx="1962">
                  <c:v>-90.617094811279031</c:v>
                </c:pt>
                <c:pt idx="1963">
                  <c:v>-85.497158535053444</c:v>
                </c:pt>
                <c:pt idx="1964">
                  <c:v>-80.114745744352376</c:v>
                </c:pt>
                <c:pt idx="1965">
                  <c:v>-74.486559349465324</c:v>
                </c:pt>
                <c:pt idx="1966">
                  <c:v>-68.738846622476018</c:v>
                </c:pt>
                <c:pt idx="1967">
                  <c:v>-63.138972550026502</c:v>
                </c:pt>
                <c:pt idx="1968">
                  <c:v>-57.839806019025964</c:v>
                </c:pt>
                <c:pt idx="1969">
                  <c:v>-52.948505758645446</c:v>
                </c:pt>
                <c:pt idx="1970">
                  <c:v>-48.516749703472534</c:v>
                </c:pt>
                <c:pt idx="1971">
                  <c:v>-44.444195529403082</c:v>
                </c:pt>
                <c:pt idx="1972">
                  <c:v>-40.640622738815019</c:v>
                </c:pt>
                <c:pt idx="1973">
                  <c:v>-37.086628024038717</c:v>
                </c:pt>
                <c:pt idx="1974">
                  <c:v>-33.929413743557937</c:v>
                </c:pt>
                <c:pt idx="1975">
                  <c:v>-31.106931688686778</c:v>
                </c:pt>
                <c:pt idx="1976">
                  <c:v>-28.405567014913043</c:v>
                </c:pt>
                <c:pt idx="1977">
                  <c:v>-25.705321814614781</c:v>
                </c:pt>
                <c:pt idx="1978">
                  <c:v>-22.859434718322486</c:v>
                </c:pt>
                <c:pt idx="1979">
                  <c:v>-19.882492463956037</c:v>
                </c:pt>
                <c:pt idx="1980">
                  <c:v>-17.031303454676916</c:v>
                </c:pt>
                <c:pt idx="1981">
                  <c:v>-14.648330045583377</c:v>
                </c:pt>
                <c:pt idx="1982">
                  <c:v>-12.987620284671708</c:v>
                </c:pt>
                <c:pt idx="1983">
                  <c:v>-12.264095278978274</c:v>
                </c:pt>
                <c:pt idx="1984">
                  <c:v>-12.410559393398708</c:v>
                </c:pt>
                <c:pt idx="1985">
                  <c:v>-12.852312825530733</c:v>
                </c:pt>
                <c:pt idx="1986">
                  <c:v>-13.014835229020118</c:v>
                </c:pt>
                <c:pt idx="1987">
                  <c:v>-12.663642724439715</c:v>
                </c:pt>
                <c:pt idx="1988">
                  <c:v>-11.85772012995092</c:v>
                </c:pt>
                <c:pt idx="1989">
                  <c:v>-10.757758387351901</c:v>
                </c:pt>
                <c:pt idx="1990">
                  <c:v>-9.7534190996048622</c:v>
                </c:pt>
                <c:pt idx="1991">
                  <c:v>-9.1843135976127641</c:v>
                </c:pt>
                <c:pt idx="1992">
                  <c:v>-9.2289887656605085</c:v>
                </c:pt>
                <c:pt idx="1993">
                  <c:v>-9.7191578903472973</c:v>
                </c:pt>
                <c:pt idx="1994">
                  <c:v>-10.47274107254035</c:v>
                </c:pt>
                <c:pt idx="1995">
                  <c:v>-11.400786291089542</c:v>
                </c:pt>
                <c:pt idx="1996">
                  <c:v>-12.33114238526775</c:v>
                </c:pt>
                <c:pt idx="1997">
                  <c:v>-13.075010417562394</c:v>
                </c:pt>
                <c:pt idx="1998">
                  <c:v>-13.482897849211145</c:v>
                </c:pt>
                <c:pt idx="1999">
                  <c:v>-13.465401632226921</c:v>
                </c:pt>
                <c:pt idx="2000">
                  <c:v>-13.145470079582383</c:v>
                </c:pt>
                <c:pt idx="2001">
                  <c:v>-12.768081377990736</c:v>
                </c:pt>
                <c:pt idx="2002">
                  <c:v>-12.542379610430922</c:v>
                </c:pt>
                <c:pt idx="2003">
                  <c:v>-12.471895098222305</c:v>
                </c:pt>
                <c:pt idx="2004">
                  <c:v>-12.409828456257857</c:v>
                </c:pt>
                <c:pt idx="2005">
                  <c:v>-12.2131828871327</c:v>
                </c:pt>
                <c:pt idx="2006">
                  <c:v>-11.818567229390045</c:v>
                </c:pt>
                <c:pt idx="2007">
                  <c:v>-11.220666384802243</c:v>
                </c:pt>
                <c:pt idx="2008">
                  <c:v>-10.494768157106197</c:v>
                </c:pt>
                <c:pt idx="2009">
                  <c:v>-9.7879267339640741</c:v>
                </c:pt>
                <c:pt idx="2010">
                  <c:v>-9.2524790392847933</c:v>
                </c:pt>
                <c:pt idx="2011">
                  <c:v>-8.8484445584990965</c:v>
                </c:pt>
                <c:pt idx="2012">
                  <c:v>-8.5168495073291126</c:v>
                </c:pt>
                <c:pt idx="2013">
                  <c:v>-8.1737334971825302</c:v>
                </c:pt>
                <c:pt idx="2014">
                  <c:v>-7.747179127238879</c:v>
                </c:pt>
                <c:pt idx="2015">
                  <c:v>-7.247251644694102</c:v>
                </c:pt>
                <c:pt idx="2016">
                  <c:v>-6.7527851518002198</c:v>
                </c:pt>
                <c:pt idx="2017">
                  <c:v>-6.2905462487642154</c:v>
                </c:pt>
                <c:pt idx="2018">
                  <c:v>-5.8965923837889314</c:v>
                </c:pt>
                <c:pt idx="2019">
                  <c:v>-5.6005036761131528</c:v>
                </c:pt>
                <c:pt idx="2020">
                  <c:v>-5.355656002590889</c:v>
                </c:pt>
                <c:pt idx="2021">
                  <c:v>-5.0829478025390715</c:v>
                </c:pt>
                <c:pt idx="2022">
                  <c:v>-4.7074155264882904</c:v>
                </c:pt>
                <c:pt idx="2023">
                  <c:v>-4.2114082559585242</c:v>
                </c:pt>
                <c:pt idx="2024">
                  <c:v>-3.5994605508393533</c:v>
                </c:pt>
                <c:pt idx="2025">
                  <c:v>-2.8987835998225662</c:v>
                </c:pt>
                <c:pt idx="2026">
                  <c:v>-2.1975856278261143</c:v>
                </c:pt>
                <c:pt idx="2027">
                  <c:v>-1.594666695269592</c:v>
                </c:pt>
                <c:pt idx="2028">
                  <c:v>-1.1144939013642003</c:v>
                </c:pt>
                <c:pt idx="2029">
                  <c:v>-0.69366776333691638</c:v>
                </c:pt>
                <c:pt idx="2030">
                  <c:v>-0.27694314807017806</c:v>
                </c:pt>
                <c:pt idx="2031">
                  <c:v>0.16584943489122547</c:v>
                </c:pt>
                <c:pt idx="2032">
                  <c:v>0.64204242619340102</c:v>
                </c:pt>
                <c:pt idx="2033">
                  <c:v>1.1335929376695331</c:v>
                </c:pt>
                <c:pt idx="2034">
                  <c:v>1.5785735789161421</c:v>
                </c:pt>
                <c:pt idx="2035">
                  <c:v>1.9282922273378191</c:v>
                </c:pt>
                <c:pt idx="2036">
                  <c:v>2.209326342791063</c:v>
                </c:pt>
                <c:pt idx="2037">
                  <c:v>2.4255763159352415</c:v>
                </c:pt>
                <c:pt idx="2038">
                  <c:v>2.5554535696165366</c:v>
                </c:pt>
                <c:pt idx="2039">
                  <c:v>2.5618668382242062</c:v>
                </c:pt>
                <c:pt idx="2040">
                  <c:v>2.4299261614597221</c:v>
                </c:pt>
                <c:pt idx="2041">
                  <c:v>2.2865694982305276</c:v>
                </c:pt>
                <c:pt idx="2042">
                  <c:v>2.2494401082659166</c:v>
                </c:pt>
                <c:pt idx="2043">
                  <c:v>2.3323426661005979</c:v>
                </c:pt>
                <c:pt idx="2044">
                  <c:v>2.4673760527785857</c:v>
                </c:pt>
                <c:pt idx="2045">
                  <c:v>2.6083716517230142</c:v>
                </c:pt>
                <c:pt idx="2046">
                  <c:v>2.7429604586885539</c:v>
                </c:pt>
                <c:pt idx="2047">
                  <c:v>2.8862161495147829</c:v>
                </c:pt>
                <c:pt idx="2048">
                  <c:v>3.0240273465244871</c:v>
                </c:pt>
                <c:pt idx="2049">
                  <c:v>3.1222985595939972</c:v>
                </c:pt>
                <c:pt idx="2050">
                  <c:v>3.1824296284021174</c:v>
                </c:pt>
                <c:pt idx="2051">
                  <c:v>3.2182896758340749</c:v>
                </c:pt>
                <c:pt idx="2052">
                  <c:v>3.2511965423173934</c:v>
                </c:pt>
                <c:pt idx="2053">
                  <c:v>3.2990632114710459</c:v>
                </c:pt>
                <c:pt idx="2054">
                  <c:v>3.3580746272416251</c:v>
                </c:pt>
                <c:pt idx="2055">
                  <c:v>3.4249946146967924</c:v>
                </c:pt>
                <c:pt idx="2056">
                  <c:v>3.5210484624028568</c:v>
                </c:pt>
                <c:pt idx="2057">
                  <c:v>3.6367642531547997</c:v>
                </c:pt>
                <c:pt idx="2058">
                  <c:v>3.7455663080917034</c:v>
                </c:pt>
                <c:pt idx="2059">
                  <c:v>3.8232022219298694</c:v>
                </c:pt>
                <c:pt idx="2060">
                  <c:v>3.8583244374912717</c:v>
                </c:pt>
                <c:pt idx="2061">
                  <c:v>3.8549099087414462</c:v>
                </c:pt>
                <c:pt idx="2062">
                  <c:v>3.8147472705666177</c:v>
                </c:pt>
                <c:pt idx="2063">
                  <c:v>3.760858645155285</c:v>
                </c:pt>
                <c:pt idx="2064">
                  <c:v>3.7240276922521791</c:v>
                </c:pt>
                <c:pt idx="2065">
                  <c:v>3.7291579784071351</c:v>
                </c:pt>
                <c:pt idx="2066">
                  <c:v>3.7950074188389928</c:v>
                </c:pt>
                <c:pt idx="2067">
                  <c:v>3.9089433704622127</c:v>
                </c:pt>
                <c:pt idx="2068">
                  <c:v>4.0337457430529682</c:v>
                </c:pt>
                <c:pt idx="2069">
                  <c:v>4.1266185081919087</c:v>
                </c:pt>
                <c:pt idx="2070">
                  <c:v>4.1581253180280706</c:v>
                </c:pt>
                <c:pt idx="2071">
                  <c:v>4.110899671667509</c:v>
                </c:pt>
                <c:pt idx="2072">
                  <c:v>3.9933612782341585</c:v>
                </c:pt>
                <c:pt idx="2073">
                  <c:v>3.8383563926694757</c:v>
                </c:pt>
                <c:pt idx="2074">
                  <c:v>3.7070034048160863</c:v>
                </c:pt>
                <c:pt idx="2075">
                  <c:v>3.6210787967197646</c:v>
                </c:pt>
                <c:pt idx="2076">
                  <c:v>3.5665415007853691</c:v>
                </c:pt>
                <c:pt idx="2077">
                  <c:v>3.5112600107696612</c:v>
                </c:pt>
                <c:pt idx="2078">
                  <c:v>3.4060747705542682</c:v>
                </c:pt>
                <c:pt idx="2079">
                  <c:v>3.297175515143183</c:v>
                </c:pt>
                <c:pt idx="2080">
                  <c:v>3.2443093448403189</c:v>
                </c:pt>
                <c:pt idx="2081">
                  <c:v>3.2437930579435128</c:v>
                </c:pt>
                <c:pt idx="2082">
                  <c:v>3.2763884967846422</c:v>
                </c:pt>
                <c:pt idx="2083">
                  <c:v>3.3087882868489493</c:v>
                </c:pt>
                <c:pt idx="2084">
                  <c:v>3.31455646111197</c:v>
                </c:pt>
                <c:pt idx="2085">
                  <c:v>3.2632503318897306</c:v>
                </c:pt>
                <c:pt idx="2086">
                  <c:v>3.1328171052519362</c:v>
                </c:pt>
                <c:pt idx="2087">
                  <c:v>2.9640529231468973</c:v>
                </c:pt>
                <c:pt idx="2088">
                  <c:v>2.8105101646839592</c:v>
                </c:pt>
                <c:pt idx="2089">
                  <c:v>2.6368815413902804</c:v>
                </c:pt>
                <c:pt idx="2090">
                  <c:v>2.4113892905624743</c:v>
                </c:pt>
                <c:pt idx="2091">
                  <c:v>2.1632911847512251</c:v>
                </c:pt>
                <c:pt idx="2092">
                  <c:v>1.9248246810562004</c:v>
                </c:pt>
                <c:pt idx="2093">
                  <c:v>1.7212080474350764</c:v>
                </c:pt>
                <c:pt idx="2094">
                  <c:v>1.5969913864863747</c:v>
                </c:pt>
                <c:pt idx="2095">
                  <c:v>1.5309872187566471</c:v>
                </c:pt>
                <c:pt idx="2096">
                  <c:v>1.4864057943815141</c:v>
                </c:pt>
                <c:pt idx="2097">
                  <c:v>1.4184215584938837</c:v>
                </c:pt>
                <c:pt idx="2098">
                  <c:v>1.3054952273240061</c:v>
                </c:pt>
                <c:pt idx="2099">
                  <c:v>1.145421662777526</c:v>
                </c:pt>
                <c:pt idx="2100">
                  <c:v>0.92499464952197552</c:v>
                </c:pt>
                <c:pt idx="2101">
                  <c:v>0.63379587653153602</c:v>
                </c:pt>
                <c:pt idx="2102">
                  <c:v>0.31110639900090531</c:v>
                </c:pt>
                <c:pt idx="2103">
                  <c:v>5.2311102088721528E-4</c:v>
                </c:pt>
                <c:pt idx="2104">
                  <c:v>-0.27439673119953051</c:v>
                </c:pt>
                <c:pt idx="2105">
                  <c:v>-0.50639225657553988</c:v>
                </c:pt>
                <c:pt idx="2106">
                  <c:v>-0.69094017144402908</c:v>
                </c:pt>
                <c:pt idx="2107">
                  <c:v>-0.84185454801514847</c:v>
                </c:pt>
                <c:pt idx="2108">
                  <c:v>-1.0017507770548455</c:v>
                </c:pt>
                <c:pt idx="2109">
                  <c:v>-1.2167778215137486</c:v>
                </c:pt>
                <c:pt idx="2110">
                  <c:v>-1.5305512650834736</c:v>
                </c:pt>
                <c:pt idx="2111">
                  <c:v>-1.9534363997818043</c:v>
                </c:pt>
                <c:pt idx="2112">
                  <c:v>-2.4436728717861684</c:v>
                </c:pt>
                <c:pt idx="2113">
                  <c:v>-2.9289282943504449</c:v>
                </c:pt>
                <c:pt idx="2114">
                  <c:v>-3.3311815084634357</c:v>
                </c:pt>
                <c:pt idx="2115">
                  <c:v>-3.6154428982941669</c:v>
                </c:pt>
                <c:pt idx="2116">
                  <c:v>-3.7908087403282837</c:v>
                </c:pt>
                <c:pt idx="2117">
                  <c:v>-3.9076781655217179</c:v>
                </c:pt>
                <c:pt idx="2118">
                  <c:v>-4.0289604222112834</c:v>
                </c:pt>
                <c:pt idx="2119">
                  <c:v>-4.2134579737670572</c:v>
                </c:pt>
                <c:pt idx="2120">
                  <c:v>-4.4898412942917165</c:v>
                </c:pt>
              </c:numCache>
            </c:numRef>
          </c:val>
          <c:smooth val="0"/>
          <c:extLst>
            <c:ext xmlns:c16="http://schemas.microsoft.com/office/drawing/2014/chart" uri="{C3380CC4-5D6E-409C-BE32-E72D297353CC}">
              <c16:uniqueId val="{00000002-2B8F-410D-9B0C-D70BDE7CE73B}"/>
            </c:ext>
          </c:extLst>
        </c:ser>
        <c:dLbls>
          <c:showLegendKey val="0"/>
          <c:showVal val="0"/>
          <c:showCatName val="0"/>
          <c:showSerName val="0"/>
          <c:showPercent val="0"/>
          <c:showBubbleSize val="0"/>
        </c:dLbls>
        <c:smooth val="0"/>
        <c:axId val="686983936"/>
        <c:axId val="686981312"/>
      </c:lineChart>
      <c:catAx>
        <c:axId val="686983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1312"/>
        <c:crosses val="autoZero"/>
        <c:auto val="1"/>
        <c:lblAlgn val="ctr"/>
        <c:lblOffset val="100"/>
        <c:noMultiLvlLbl val="0"/>
      </c:catAx>
      <c:valAx>
        <c:axId val="68698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39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 Dat in</a:t>
            </a:r>
            <a:r>
              <a:rPr lang="en-IE" baseline="0"/>
              <a:t>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Sheet1!$F$1</c:f>
              <c:strCache>
                <c:ptCount val="1"/>
                <c:pt idx="0">
                  <c:v>Accel_X</c:v>
                </c:pt>
              </c:strCache>
            </c:strRef>
          </c:tx>
          <c:spPr>
            <a:ln w="28575" cap="rnd">
              <a:solidFill>
                <a:schemeClr val="accent1"/>
              </a:solidFill>
              <a:round/>
            </a:ln>
            <a:effectLst/>
          </c:spPr>
          <c:marker>
            <c:symbol val="none"/>
          </c:marker>
          <c:val>
            <c:numRef>
              <c:f>Sheet1!$F$2:$F$2122</c:f>
              <c:numCache>
                <c:formatCode>General</c:formatCode>
                <c:ptCount val="2121"/>
                <c:pt idx="0">
                  <c:v>0.89393784777743557</c:v>
                </c:pt>
                <c:pt idx="1">
                  <c:v>0.69861987936254566</c:v>
                </c:pt>
                <c:pt idx="2">
                  <c:v>0.98345450194784401</c:v>
                </c:pt>
                <c:pt idx="3">
                  <c:v>2.3195192106510865</c:v>
                </c:pt>
                <c:pt idx="4">
                  <c:v>3.4894206080732117</c:v>
                </c:pt>
                <c:pt idx="5">
                  <c:v>4.9217418366556389</c:v>
                </c:pt>
                <c:pt idx="6">
                  <c:v>4.6717785990842824</c:v>
                </c:pt>
                <c:pt idx="7">
                  <c:v>5.1084003644300742</c:v>
                </c:pt>
                <c:pt idx="8">
                  <c:v>4.3790348189263986</c:v>
                </c:pt>
                <c:pt idx="9">
                  <c:v>2.484976732892247</c:v>
                </c:pt>
                <c:pt idx="10">
                  <c:v>0.50839346227917992</c:v>
                </c:pt>
                <c:pt idx="11">
                  <c:v>0.40327975976698249</c:v>
                </c:pt>
                <c:pt idx="12">
                  <c:v>0.31423170802416972</c:v>
                </c:pt>
                <c:pt idx="13">
                  <c:v>1.4208210447135159</c:v>
                </c:pt>
                <c:pt idx="14">
                  <c:v>3.1350177129774051</c:v>
                </c:pt>
                <c:pt idx="15">
                  <c:v>4.2960818420510751</c:v>
                </c:pt>
                <c:pt idx="16">
                  <c:v>3.7398613298323533</c:v>
                </c:pt>
                <c:pt idx="17">
                  <c:v>2.4851434767961487</c:v>
                </c:pt>
                <c:pt idx="18">
                  <c:v>1.3636331675038658</c:v>
                </c:pt>
                <c:pt idx="19">
                  <c:v>1.7025345606147282</c:v>
                </c:pt>
                <c:pt idx="20">
                  <c:v>2.4107564953522624</c:v>
                </c:pt>
                <c:pt idx="21">
                  <c:v>2.9331367596936739</c:v>
                </c:pt>
                <c:pt idx="22">
                  <c:v>2.8680532286188667</c:v>
                </c:pt>
                <c:pt idx="23">
                  <c:v>3.2171162462233975</c:v>
                </c:pt>
                <c:pt idx="24">
                  <c:v>2.0484434101864926</c:v>
                </c:pt>
                <c:pt idx="25">
                  <c:v>1.2437781381551805</c:v>
                </c:pt>
                <c:pt idx="26">
                  <c:v>-1.1026834056743793</c:v>
                </c:pt>
                <c:pt idx="27">
                  <c:v>-1.8544403762508717</c:v>
                </c:pt>
                <c:pt idx="28">
                  <c:v>-4.9895743403076276</c:v>
                </c:pt>
                <c:pt idx="29">
                  <c:v>-5.0968340492487192</c:v>
                </c:pt>
                <c:pt idx="30">
                  <c:v>-6.3997980795394627</c:v>
                </c:pt>
                <c:pt idx="31">
                  <c:v>-6.6103733998167344</c:v>
                </c:pt>
                <c:pt idx="32">
                  <c:v>-3.3540743453692099</c:v>
                </c:pt>
                <c:pt idx="33">
                  <c:v>-3.3125317123919236</c:v>
                </c:pt>
                <c:pt idx="34">
                  <c:v>-4.7248159512740804</c:v>
                </c:pt>
                <c:pt idx="35">
                  <c:v>-5.5958053644002534</c:v>
                </c:pt>
                <c:pt idx="36">
                  <c:v>-7.6245848676258028</c:v>
                </c:pt>
                <c:pt idx="37">
                  <c:v>-8.8220981011971595</c:v>
                </c:pt>
                <c:pt idx="38">
                  <c:v>-10.265558130737487</c:v>
                </c:pt>
                <c:pt idx="39">
                  <c:v>-10.514045393198968</c:v>
                </c:pt>
                <c:pt idx="40">
                  <c:v>-9.0249826326611728</c:v>
                </c:pt>
                <c:pt idx="41">
                  <c:v>-9.4557632553082076</c:v>
                </c:pt>
                <c:pt idx="42">
                  <c:v>-8.4810596347960914</c:v>
                </c:pt>
                <c:pt idx="43">
                  <c:v>-8.7301283987435987</c:v>
                </c:pt>
                <c:pt idx="44">
                  <c:v>-10.588085394855657</c:v>
                </c:pt>
                <c:pt idx="45">
                  <c:v>-12.459827528997955</c:v>
                </c:pt>
                <c:pt idx="46">
                  <c:v>-13.018718035842712</c:v>
                </c:pt>
                <c:pt idx="47">
                  <c:v>-12.462059614129963</c:v>
                </c:pt>
                <c:pt idx="48">
                  <c:v>-10.590045090906711</c:v>
                </c:pt>
                <c:pt idx="49">
                  <c:v>-8.9952255963948193</c:v>
                </c:pt>
                <c:pt idx="50">
                  <c:v>-8.3326699487196656</c:v>
                </c:pt>
                <c:pt idx="51">
                  <c:v>-5.6599558481111982</c:v>
                </c:pt>
                <c:pt idx="52">
                  <c:v>-3.4768383811568548</c:v>
                </c:pt>
                <c:pt idx="53">
                  <c:v>-1.8405712062873552</c:v>
                </c:pt>
                <c:pt idx="54">
                  <c:v>0.88452504520452635</c:v>
                </c:pt>
                <c:pt idx="55">
                  <c:v>2.3406272736998561</c:v>
                </c:pt>
                <c:pt idx="56">
                  <c:v>3.1495130961579663</c:v>
                </c:pt>
                <c:pt idx="57">
                  <c:v>4.9421463293719645</c:v>
                </c:pt>
                <c:pt idx="58">
                  <c:v>4.4815206056020118</c:v>
                </c:pt>
                <c:pt idx="59">
                  <c:v>1.6955892736343356</c:v>
                </c:pt>
                <c:pt idx="60">
                  <c:v>1.433029016070166</c:v>
                </c:pt>
                <c:pt idx="61">
                  <c:v>-0.14235475879673565</c:v>
                </c:pt>
                <c:pt idx="62">
                  <c:v>-6.3660027387741103</c:v>
                </c:pt>
                <c:pt idx="63">
                  <c:v>-6.6005952644092183</c:v>
                </c:pt>
                <c:pt idx="64">
                  <c:v>-5.6501740003198728</c:v>
                </c:pt>
                <c:pt idx="65">
                  <c:v>-2.6708113187212597</c:v>
                </c:pt>
                <c:pt idx="66">
                  <c:v>1.5362694033552728</c:v>
                </c:pt>
                <c:pt idx="67">
                  <c:v>4.0519249280722889</c:v>
                </c:pt>
                <c:pt idx="68">
                  <c:v>3.8192552096558727</c:v>
                </c:pt>
                <c:pt idx="69">
                  <c:v>7.2974086691555113</c:v>
                </c:pt>
                <c:pt idx="70">
                  <c:v>5.5035351458922781</c:v>
                </c:pt>
                <c:pt idx="71">
                  <c:v>3.2295372958925532</c:v>
                </c:pt>
                <c:pt idx="72">
                  <c:v>0.73948739022617549</c:v>
                </c:pt>
                <c:pt idx="73">
                  <c:v>-2.4472131052068762</c:v>
                </c:pt>
                <c:pt idx="74">
                  <c:v>-0.94745100904781276</c:v>
                </c:pt>
                <c:pt idx="75">
                  <c:v>0.34283456904549481</c:v>
                </c:pt>
                <c:pt idx="76">
                  <c:v>-0.47302338925740589</c:v>
                </c:pt>
                <c:pt idx="77">
                  <c:v>0.34816105364426891</c:v>
                </c:pt>
                <c:pt idx="78">
                  <c:v>-0.95775007632666576</c:v>
                </c:pt>
                <c:pt idx="79">
                  <c:v>-1.6142893418083046</c:v>
                </c:pt>
                <c:pt idx="80">
                  <c:v>-2.1596931501411558</c:v>
                </c:pt>
                <c:pt idx="81">
                  <c:v>-4.7440798422235195</c:v>
                </c:pt>
                <c:pt idx="82">
                  <c:v>-3.9703916496875631</c:v>
                </c:pt>
                <c:pt idx="83">
                  <c:v>-1.2269822298721751</c:v>
                </c:pt>
                <c:pt idx="84">
                  <c:v>-0.78868646318607571</c:v>
                </c:pt>
                <c:pt idx="85">
                  <c:v>-2.0675266068144689</c:v>
                </c:pt>
                <c:pt idx="86">
                  <c:v>-1.8580627343869158</c:v>
                </c:pt>
                <c:pt idx="87">
                  <c:v>-6.8756070367025979</c:v>
                </c:pt>
                <c:pt idx="88">
                  <c:v>-10.408058872359087</c:v>
                </c:pt>
                <c:pt idx="89">
                  <c:v>-9.0125679406181121</c:v>
                </c:pt>
                <c:pt idx="90">
                  <c:v>-9.1137596162705581</c:v>
                </c:pt>
                <c:pt idx="91">
                  <c:v>-2.9078501675463904</c:v>
                </c:pt>
                <c:pt idx="92">
                  <c:v>5.9392763410857752</c:v>
                </c:pt>
                <c:pt idx="93">
                  <c:v>19.654376710561522</c:v>
                </c:pt>
                <c:pt idx="94">
                  <c:v>35.245673972865923</c:v>
                </c:pt>
                <c:pt idx="95">
                  <c:v>44.508045151428277</c:v>
                </c:pt>
                <c:pt idx="96">
                  <c:v>49.405870929303283</c:v>
                </c:pt>
                <c:pt idx="97">
                  <c:v>53.419244710139282</c:v>
                </c:pt>
                <c:pt idx="98">
                  <c:v>56.406283721054784</c:v>
                </c:pt>
                <c:pt idx="99">
                  <c:v>58.797142541021913</c:v>
                </c:pt>
                <c:pt idx="100">
                  <c:v>62.398873110148266</c:v>
                </c:pt>
                <c:pt idx="101">
                  <c:v>65.429472938691603</c:v>
                </c:pt>
                <c:pt idx="102">
                  <c:v>68.089603044067076</c:v>
                </c:pt>
                <c:pt idx="103">
                  <c:v>67.391638581132582</c:v>
                </c:pt>
                <c:pt idx="104">
                  <c:v>67.035840550499842</c:v>
                </c:pt>
                <c:pt idx="105">
                  <c:v>68.611876601580633</c:v>
                </c:pt>
                <c:pt idx="106">
                  <c:v>72.722022920892627</c:v>
                </c:pt>
                <c:pt idx="107">
                  <c:v>78.32583007565195</c:v>
                </c:pt>
                <c:pt idx="108">
                  <c:v>81.756501541257663</c:v>
                </c:pt>
                <c:pt idx="109">
                  <c:v>83.102573387040991</c:v>
                </c:pt>
                <c:pt idx="110">
                  <c:v>82.702207930245152</c:v>
                </c:pt>
                <c:pt idx="111">
                  <c:v>78.333679058732258</c:v>
                </c:pt>
                <c:pt idx="112">
                  <c:v>72.721971019586164</c:v>
                </c:pt>
                <c:pt idx="113">
                  <c:v>63.975227335553235</c:v>
                </c:pt>
                <c:pt idx="114">
                  <c:v>52.480614714380508</c:v>
                </c:pt>
                <c:pt idx="115">
                  <c:v>43.040464556457053</c:v>
                </c:pt>
                <c:pt idx="116">
                  <c:v>36.320243987368244</c:v>
                </c:pt>
                <c:pt idx="117">
                  <c:v>31.983330111111599</c:v>
                </c:pt>
                <c:pt idx="118">
                  <c:v>30.911862207844077</c:v>
                </c:pt>
                <c:pt idx="119">
                  <c:v>32.800976891718868</c:v>
                </c:pt>
                <c:pt idx="120">
                  <c:v>29.512659988808203</c:v>
                </c:pt>
                <c:pt idx="121">
                  <c:v>6.2797205744523339</c:v>
                </c:pt>
                <c:pt idx="122">
                  <c:v>-26.900183513666828</c:v>
                </c:pt>
                <c:pt idx="123">
                  <c:v>-39.46280996913184</c:v>
                </c:pt>
                <c:pt idx="124">
                  <c:v>-45.025141794686213</c:v>
                </c:pt>
                <c:pt idx="125">
                  <c:v>-48.043542320419689</c:v>
                </c:pt>
                <c:pt idx="126">
                  <c:v>-49.044882465579917</c:v>
                </c:pt>
                <c:pt idx="127">
                  <c:v>-57.315221659840709</c:v>
                </c:pt>
                <c:pt idx="128">
                  <c:v>-60.064743606966985</c:v>
                </c:pt>
                <c:pt idx="129">
                  <c:v>-58.592789389553907</c:v>
                </c:pt>
                <c:pt idx="130">
                  <c:v>-57.031123957055975</c:v>
                </c:pt>
                <c:pt idx="131">
                  <c:v>-57.787479572540661</c:v>
                </c:pt>
                <c:pt idx="132">
                  <c:v>-59.141894627716681</c:v>
                </c:pt>
                <c:pt idx="133">
                  <c:v>-60.783785887511335</c:v>
                </c:pt>
                <c:pt idx="134">
                  <c:v>-63.176340086218282</c:v>
                </c:pt>
                <c:pt idx="135">
                  <c:v>-63.773044697582733</c:v>
                </c:pt>
                <c:pt idx="136">
                  <c:v>-63.083144876563217</c:v>
                </c:pt>
                <c:pt idx="137">
                  <c:v>-61.708359994684869</c:v>
                </c:pt>
                <c:pt idx="138">
                  <c:v>-58.787558276199782</c:v>
                </c:pt>
                <c:pt idx="139">
                  <c:v>-57.085493692739867</c:v>
                </c:pt>
                <c:pt idx="140">
                  <c:v>-55.676984642139161</c:v>
                </c:pt>
                <c:pt idx="141">
                  <c:v>-55.556616698745948</c:v>
                </c:pt>
                <c:pt idx="142">
                  <c:v>-54.151116697882586</c:v>
                </c:pt>
                <c:pt idx="143">
                  <c:v>-50.813199480950566</c:v>
                </c:pt>
                <c:pt idx="144">
                  <c:v>-48.857868411482521</c:v>
                </c:pt>
                <c:pt idx="145">
                  <c:v>-46.60573870312426</c:v>
                </c:pt>
                <c:pt idx="146">
                  <c:v>-46.357946204883561</c:v>
                </c:pt>
                <c:pt idx="147">
                  <c:v>-47.341102592808149</c:v>
                </c:pt>
                <c:pt idx="148">
                  <c:v>-48.265056518435848</c:v>
                </c:pt>
                <c:pt idx="149">
                  <c:v>-49.471356070752734</c:v>
                </c:pt>
                <c:pt idx="150">
                  <c:v>-52.223424576689709</c:v>
                </c:pt>
                <c:pt idx="151">
                  <c:v>-54.677724921065717</c:v>
                </c:pt>
                <c:pt idx="152">
                  <c:v>-57.699161633540889</c:v>
                </c:pt>
                <c:pt idx="153">
                  <c:v>-60.301455901874007</c:v>
                </c:pt>
                <c:pt idx="154">
                  <c:v>-60.27041790400083</c:v>
                </c:pt>
                <c:pt idx="155">
                  <c:v>-60.055011121459074</c:v>
                </c:pt>
                <c:pt idx="156">
                  <c:v>-60.406820173237477</c:v>
                </c:pt>
                <c:pt idx="157">
                  <c:v>-61.460300102908931</c:v>
                </c:pt>
                <c:pt idx="158">
                  <c:v>-63.307854182387992</c:v>
                </c:pt>
                <c:pt idx="159">
                  <c:v>-63.001138927560987</c:v>
                </c:pt>
                <c:pt idx="160">
                  <c:v>-61.791340435183933</c:v>
                </c:pt>
                <c:pt idx="161">
                  <c:v>-62.64688597800339</c:v>
                </c:pt>
                <c:pt idx="162">
                  <c:v>-61.397954145132822</c:v>
                </c:pt>
                <c:pt idx="163">
                  <c:v>-58.526543598255259</c:v>
                </c:pt>
                <c:pt idx="164">
                  <c:v>-53.090617975792625</c:v>
                </c:pt>
                <c:pt idx="165">
                  <c:v>-47.076729876399625</c:v>
                </c:pt>
                <c:pt idx="166">
                  <c:v>-41.675634455269794</c:v>
                </c:pt>
                <c:pt idx="167">
                  <c:v>-33.785883426760002</c:v>
                </c:pt>
                <c:pt idx="168">
                  <c:v>-25.172155706342334</c:v>
                </c:pt>
                <c:pt idx="169">
                  <c:v>-9.6790760831275247</c:v>
                </c:pt>
                <c:pt idx="170">
                  <c:v>10.732091975730244</c:v>
                </c:pt>
                <c:pt idx="171">
                  <c:v>27.310348547310742</c:v>
                </c:pt>
                <c:pt idx="172">
                  <c:v>43.587136134743638</c:v>
                </c:pt>
                <c:pt idx="173">
                  <c:v>49.835169088321351</c:v>
                </c:pt>
                <c:pt idx="174">
                  <c:v>47.822462102066808</c:v>
                </c:pt>
                <c:pt idx="175">
                  <c:v>45.030142033193684</c:v>
                </c:pt>
                <c:pt idx="176">
                  <c:v>50.105053297766354</c:v>
                </c:pt>
                <c:pt idx="177">
                  <c:v>51.580626542193599</c:v>
                </c:pt>
                <c:pt idx="178">
                  <c:v>54.245177399013272</c:v>
                </c:pt>
                <c:pt idx="179">
                  <c:v>55.718865691888908</c:v>
                </c:pt>
                <c:pt idx="180">
                  <c:v>53.829245540707227</c:v>
                </c:pt>
                <c:pt idx="181">
                  <c:v>58.038427924591211</c:v>
                </c:pt>
                <c:pt idx="182">
                  <c:v>64.644736184947703</c:v>
                </c:pt>
                <c:pt idx="183">
                  <c:v>69.37074878499196</c:v>
                </c:pt>
                <c:pt idx="184">
                  <c:v>72.392268583452619</c:v>
                </c:pt>
                <c:pt idx="185">
                  <c:v>73.376047764402372</c:v>
                </c:pt>
                <c:pt idx="186">
                  <c:v>70.467278751190619</c:v>
                </c:pt>
                <c:pt idx="187">
                  <c:v>67.363321370565288</c:v>
                </c:pt>
                <c:pt idx="188">
                  <c:v>65.06549133359276</c:v>
                </c:pt>
                <c:pt idx="189">
                  <c:v>65.501471124987148</c:v>
                </c:pt>
                <c:pt idx="190">
                  <c:v>68.562838039767897</c:v>
                </c:pt>
                <c:pt idx="191">
                  <c:v>73.772962176504095</c:v>
                </c:pt>
                <c:pt idx="192">
                  <c:v>78.236989465310813</c:v>
                </c:pt>
                <c:pt idx="193">
                  <c:v>81.829300918490347</c:v>
                </c:pt>
                <c:pt idx="194">
                  <c:v>83.309185135703132</c:v>
                </c:pt>
                <c:pt idx="195">
                  <c:v>83.427261629536716</c:v>
                </c:pt>
                <c:pt idx="196">
                  <c:v>83.068455501026094</c:v>
                </c:pt>
                <c:pt idx="197">
                  <c:v>82.779405949980415</c:v>
                </c:pt>
                <c:pt idx="198">
                  <c:v>83.20961683395862</c:v>
                </c:pt>
                <c:pt idx="199">
                  <c:v>82.977680804035998</c:v>
                </c:pt>
                <c:pt idx="200">
                  <c:v>82.666684891240024</c:v>
                </c:pt>
                <c:pt idx="201">
                  <c:v>81.618476136882009</c:v>
                </c:pt>
                <c:pt idx="202">
                  <c:v>80.331582314819386</c:v>
                </c:pt>
                <c:pt idx="203">
                  <c:v>79.027590195615204</c:v>
                </c:pt>
                <c:pt idx="204">
                  <c:v>78.470504257396456</c:v>
                </c:pt>
                <c:pt idx="205">
                  <c:v>78.878118657746512</c:v>
                </c:pt>
                <c:pt idx="206">
                  <c:v>80.123072101662018</c:v>
                </c:pt>
                <c:pt idx="207">
                  <c:v>81.169825343862129</c:v>
                </c:pt>
                <c:pt idx="208">
                  <c:v>82.385260475670634</c:v>
                </c:pt>
                <c:pt idx="209">
                  <c:v>83.133378480414621</c:v>
                </c:pt>
                <c:pt idx="210">
                  <c:v>84.005091134101178</c:v>
                </c:pt>
                <c:pt idx="211">
                  <c:v>85.267403809519863</c:v>
                </c:pt>
                <c:pt idx="212">
                  <c:v>85.602257580243872</c:v>
                </c:pt>
                <c:pt idx="213">
                  <c:v>83.901970268454065</c:v>
                </c:pt>
                <c:pt idx="214">
                  <c:v>78.904279696766594</c:v>
                </c:pt>
                <c:pt idx="215">
                  <c:v>73.143354941225141</c:v>
                </c:pt>
                <c:pt idx="216">
                  <c:v>67.360758030964746</c:v>
                </c:pt>
                <c:pt idx="217">
                  <c:v>62.476997362558706</c:v>
                </c:pt>
                <c:pt idx="218">
                  <c:v>59.971999918733886</c:v>
                </c:pt>
                <c:pt idx="219">
                  <c:v>58.199189901215263</c:v>
                </c:pt>
                <c:pt idx="220">
                  <c:v>57.69841340540502</c:v>
                </c:pt>
                <c:pt idx="221">
                  <c:v>55.397052094223916</c:v>
                </c:pt>
                <c:pt idx="222">
                  <c:v>49.321678225534221</c:v>
                </c:pt>
                <c:pt idx="223">
                  <c:v>38.740136339049307</c:v>
                </c:pt>
                <c:pt idx="224">
                  <c:v>29.239615394920474</c:v>
                </c:pt>
                <c:pt idx="225">
                  <c:v>18.688953990387372</c:v>
                </c:pt>
                <c:pt idx="226">
                  <c:v>2.8295432096641373</c:v>
                </c:pt>
                <c:pt idx="227">
                  <c:v>-29.172611056601372</c:v>
                </c:pt>
                <c:pt idx="228">
                  <c:v>-55.431232968884785</c:v>
                </c:pt>
                <c:pt idx="229">
                  <c:v>-59.071108650587156</c:v>
                </c:pt>
                <c:pt idx="230">
                  <c:v>-55.640124892592631</c:v>
                </c:pt>
                <c:pt idx="231">
                  <c:v>-48.543191038502293</c:v>
                </c:pt>
                <c:pt idx="232">
                  <c:v>-44.329960832098564</c:v>
                </c:pt>
                <c:pt idx="233">
                  <c:v>-41.04578218655449</c:v>
                </c:pt>
                <c:pt idx="234">
                  <c:v>-47.173452743684408</c:v>
                </c:pt>
                <c:pt idx="235">
                  <c:v>-59.482069991555498</c:v>
                </c:pt>
                <c:pt idx="236">
                  <c:v>-67.959899014780149</c:v>
                </c:pt>
                <c:pt idx="237">
                  <c:v>-71.733322073502521</c:v>
                </c:pt>
                <c:pt idx="238">
                  <c:v>-77.241932814854536</c:v>
                </c:pt>
                <c:pt idx="239">
                  <c:v>-81.096570624147674</c:v>
                </c:pt>
                <c:pt idx="240">
                  <c:v>-79.788888143957394</c:v>
                </c:pt>
                <c:pt idx="241">
                  <c:v>-72.577246278367497</c:v>
                </c:pt>
                <c:pt idx="242">
                  <c:v>-63.076040622565891</c:v>
                </c:pt>
                <c:pt idx="243">
                  <c:v>-55.436927843075317</c:v>
                </c:pt>
                <c:pt idx="244">
                  <c:v>-51.417890776772623</c:v>
                </c:pt>
                <c:pt idx="245">
                  <c:v>-49.950172598536525</c:v>
                </c:pt>
                <c:pt idx="246">
                  <c:v>-49.532372659817241</c:v>
                </c:pt>
                <c:pt idx="247">
                  <c:v>-49.251266215686272</c:v>
                </c:pt>
                <c:pt idx="248">
                  <c:v>-48.053589233427758</c:v>
                </c:pt>
                <c:pt idx="249">
                  <c:v>-47.17457671121106</c:v>
                </c:pt>
                <c:pt idx="250">
                  <c:v>-46.975390590734882</c:v>
                </c:pt>
                <c:pt idx="251">
                  <c:v>-47.79299766634518</c:v>
                </c:pt>
                <c:pt idx="252">
                  <c:v>-49.759749358352394</c:v>
                </c:pt>
                <c:pt idx="253">
                  <c:v>-51.309928623200115</c:v>
                </c:pt>
                <c:pt idx="254">
                  <c:v>-51.532009389880919</c:v>
                </c:pt>
                <c:pt idx="255">
                  <c:v>-52.31209589135441</c:v>
                </c:pt>
                <c:pt idx="256">
                  <c:v>-53.024480499295144</c:v>
                </c:pt>
                <c:pt idx="257">
                  <c:v>-53.808640847374591</c:v>
                </c:pt>
                <c:pt idx="258">
                  <c:v>-55.061911335741613</c:v>
                </c:pt>
                <c:pt idx="259">
                  <c:v>-57.139520051781815</c:v>
                </c:pt>
                <c:pt idx="260">
                  <c:v>-59.754846525093896</c:v>
                </c:pt>
                <c:pt idx="261">
                  <c:v>-62.908641321485526</c:v>
                </c:pt>
                <c:pt idx="262">
                  <c:v>-65.685340813945629</c:v>
                </c:pt>
                <c:pt idx="263">
                  <c:v>-66.981217637974211</c:v>
                </c:pt>
                <c:pt idx="264">
                  <c:v>-66.381678149656182</c:v>
                </c:pt>
                <c:pt idx="265">
                  <c:v>-64.356653017911995</c:v>
                </c:pt>
                <c:pt idx="266">
                  <c:v>-63.129857367985558</c:v>
                </c:pt>
                <c:pt idx="267">
                  <c:v>-63.46219983343628</c:v>
                </c:pt>
                <c:pt idx="268">
                  <c:v>-67.541060891667442</c:v>
                </c:pt>
                <c:pt idx="269">
                  <c:v>-74.791188334223165</c:v>
                </c:pt>
                <c:pt idx="270">
                  <c:v>-81.788131898046814</c:v>
                </c:pt>
                <c:pt idx="271">
                  <c:v>-87.802192343102391</c:v>
                </c:pt>
                <c:pt idx="272">
                  <c:v>-83.865712697450405</c:v>
                </c:pt>
                <c:pt idx="273">
                  <c:v>-76.754220414297706</c:v>
                </c:pt>
                <c:pt idx="274">
                  <c:v>-69.130928082540251</c:v>
                </c:pt>
                <c:pt idx="275">
                  <c:v>-60.249194014256119</c:v>
                </c:pt>
                <c:pt idx="276">
                  <c:v>-41.832343995784278</c:v>
                </c:pt>
                <c:pt idx="277">
                  <c:v>-8.6058753319748877</c:v>
                </c:pt>
                <c:pt idx="278">
                  <c:v>23.454695453622929</c:v>
                </c:pt>
                <c:pt idx="279">
                  <c:v>33.625470019504753</c:v>
                </c:pt>
                <c:pt idx="280">
                  <c:v>30.34182087649371</c:v>
                </c:pt>
                <c:pt idx="281">
                  <c:v>28.600754284362957</c:v>
                </c:pt>
                <c:pt idx="282">
                  <c:v>30.30894205216865</c:v>
                </c:pt>
                <c:pt idx="283">
                  <c:v>34.481798661109565</c:v>
                </c:pt>
                <c:pt idx="284">
                  <c:v>42.040542604530089</c:v>
                </c:pt>
                <c:pt idx="285">
                  <c:v>48.256234813151337</c:v>
                </c:pt>
                <c:pt idx="286">
                  <c:v>46.009525313670579</c:v>
                </c:pt>
                <c:pt idx="287">
                  <c:v>43.80915154607596</c:v>
                </c:pt>
                <c:pt idx="288">
                  <c:v>39.866250958123814</c:v>
                </c:pt>
                <c:pt idx="289">
                  <c:v>37.742701747665024</c:v>
                </c:pt>
                <c:pt idx="290">
                  <c:v>40.615919501112252</c:v>
                </c:pt>
                <c:pt idx="291">
                  <c:v>43.5397008748863</c:v>
                </c:pt>
                <c:pt idx="292">
                  <c:v>46.514778227648677</c:v>
                </c:pt>
                <c:pt idx="293">
                  <c:v>51.85206533615564</c:v>
                </c:pt>
                <c:pt idx="294">
                  <c:v>56.201814506820114</c:v>
                </c:pt>
                <c:pt idx="295">
                  <c:v>59.359139213642472</c:v>
                </c:pt>
                <c:pt idx="296">
                  <c:v>62.083183238677719</c:v>
                </c:pt>
                <c:pt idx="297">
                  <c:v>64.391031546005621</c:v>
                </c:pt>
                <c:pt idx="298">
                  <c:v>65.421090556826158</c:v>
                </c:pt>
                <c:pt idx="299">
                  <c:v>67.033644401416439</c:v>
                </c:pt>
                <c:pt idx="300">
                  <c:v>68.391647760339822</c:v>
                </c:pt>
                <c:pt idx="301">
                  <c:v>68.998256413015724</c:v>
                </c:pt>
                <c:pt idx="302">
                  <c:v>69.153740358617171</c:v>
                </c:pt>
                <c:pt idx="303">
                  <c:v>69.263181208428975</c:v>
                </c:pt>
                <c:pt idx="304">
                  <c:v>69.176825542324636</c:v>
                </c:pt>
                <c:pt idx="305">
                  <c:v>69.450508554139219</c:v>
                </c:pt>
                <c:pt idx="306">
                  <c:v>69.519654511413037</c:v>
                </c:pt>
                <c:pt idx="307">
                  <c:v>69.184070456433318</c:v>
                </c:pt>
                <c:pt idx="308">
                  <c:v>68.262549509825149</c:v>
                </c:pt>
                <c:pt idx="309">
                  <c:v>66.21895800720398</c:v>
                </c:pt>
                <c:pt idx="310">
                  <c:v>63.698891286465432</c:v>
                </c:pt>
                <c:pt idx="311">
                  <c:v>60.566226121590915</c:v>
                </c:pt>
                <c:pt idx="312">
                  <c:v>57.148594912903917</c:v>
                </c:pt>
                <c:pt idx="313">
                  <c:v>52.905157819123673</c:v>
                </c:pt>
                <c:pt idx="314">
                  <c:v>48.639251798631456</c:v>
                </c:pt>
                <c:pt idx="315">
                  <c:v>44.355065606615199</c:v>
                </c:pt>
                <c:pt idx="316">
                  <c:v>40.966145924129748</c:v>
                </c:pt>
                <c:pt idx="317">
                  <c:v>37.615585083106133</c:v>
                </c:pt>
                <c:pt idx="318">
                  <c:v>33.948749421299659</c:v>
                </c:pt>
                <c:pt idx="319">
                  <c:v>29.756982227922027</c:v>
                </c:pt>
                <c:pt idx="320">
                  <c:v>26.330314681184504</c:v>
                </c:pt>
                <c:pt idx="321">
                  <c:v>19.939675752423632</c:v>
                </c:pt>
                <c:pt idx="322">
                  <c:v>13.204843888055969</c:v>
                </c:pt>
                <c:pt idx="323">
                  <c:v>4.4614592891428204</c:v>
                </c:pt>
                <c:pt idx="324">
                  <c:v>-3.731745250752299</c:v>
                </c:pt>
                <c:pt idx="325">
                  <c:v>-9.8045213868846872</c:v>
                </c:pt>
                <c:pt idx="326">
                  <c:v>-15.862480722201802</c:v>
                </c:pt>
                <c:pt idx="327">
                  <c:v>-22.230924370180524</c:v>
                </c:pt>
                <c:pt idx="328">
                  <c:v>-32.064511404166332</c:v>
                </c:pt>
                <c:pt idx="329">
                  <c:v>-41.784467550613613</c:v>
                </c:pt>
                <c:pt idx="330">
                  <c:v>-51.188588515392254</c:v>
                </c:pt>
                <c:pt idx="331">
                  <c:v>-59.094672339818551</c:v>
                </c:pt>
                <c:pt idx="332">
                  <c:v>-64.838661332768368</c:v>
                </c:pt>
                <c:pt idx="333">
                  <c:v>-68.136135410617342</c:v>
                </c:pt>
                <c:pt idx="334">
                  <c:v>-70.828122990098137</c:v>
                </c:pt>
                <c:pt idx="335">
                  <c:v>-73.606244278556176</c:v>
                </c:pt>
                <c:pt idx="336">
                  <c:v>-72.230525582838894</c:v>
                </c:pt>
                <c:pt idx="337">
                  <c:v>-55.895645880107431</c:v>
                </c:pt>
                <c:pt idx="338">
                  <c:v>-47.064090555676721</c:v>
                </c:pt>
                <c:pt idx="339">
                  <c:v>-46.636298206644021</c:v>
                </c:pt>
                <c:pt idx="340">
                  <c:v>-45.912583688678168</c:v>
                </c:pt>
                <c:pt idx="341">
                  <c:v>-41.385184470344157</c:v>
                </c:pt>
                <c:pt idx="342">
                  <c:v>-36.007909638864135</c:v>
                </c:pt>
                <c:pt idx="343">
                  <c:v>-36.399096089852698</c:v>
                </c:pt>
                <c:pt idx="344">
                  <c:v>-42.450561357876985</c:v>
                </c:pt>
                <c:pt idx="345">
                  <c:v>-47.613229181995784</c:v>
                </c:pt>
                <c:pt idx="346">
                  <c:v>-52.294496628293352</c:v>
                </c:pt>
                <c:pt idx="347">
                  <c:v>-56.505897369273434</c:v>
                </c:pt>
                <c:pt idx="348">
                  <c:v>-59.323056029972697</c:v>
                </c:pt>
                <c:pt idx="349">
                  <c:v>-60.778877752126355</c:v>
                </c:pt>
                <c:pt idx="350">
                  <c:v>-60.632859113288021</c:v>
                </c:pt>
                <c:pt idx="351">
                  <c:v>-58.911636465824721</c:v>
                </c:pt>
                <c:pt idx="352">
                  <c:v>-56.518911650484675</c:v>
                </c:pt>
                <c:pt idx="353">
                  <c:v>-54.394746482659762</c:v>
                </c:pt>
                <c:pt idx="354">
                  <c:v>-52.323058611044225</c:v>
                </c:pt>
                <c:pt idx="355">
                  <c:v>-50.609443932850738</c:v>
                </c:pt>
                <c:pt idx="356">
                  <c:v>-49.506406213206553</c:v>
                </c:pt>
                <c:pt idx="357">
                  <c:v>-48.951655546316381</c:v>
                </c:pt>
                <c:pt idx="358">
                  <c:v>-48.472950766516782</c:v>
                </c:pt>
                <c:pt idx="359">
                  <c:v>-48.482075789931372</c:v>
                </c:pt>
                <c:pt idx="360">
                  <c:v>-48.415323233414732</c:v>
                </c:pt>
                <c:pt idx="361">
                  <c:v>-49.469150103891359</c:v>
                </c:pt>
                <c:pt idx="362">
                  <c:v>-51.678493688329716</c:v>
                </c:pt>
                <c:pt idx="363">
                  <c:v>-54.492871346880968</c:v>
                </c:pt>
                <c:pt idx="364">
                  <c:v>-60.017698504366258</c:v>
                </c:pt>
                <c:pt idx="365">
                  <c:v>-64.237236833588582</c:v>
                </c:pt>
                <c:pt idx="366">
                  <c:v>-66.426469601670604</c:v>
                </c:pt>
                <c:pt idx="367">
                  <c:v>-66.807050739960843</c:v>
                </c:pt>
                <c:pt idx="368">
                  <c:v>-65.363220485224375</c:v>
                </c:pt>
                <c:pt idx="369">
                  <c:v>-62.328391124228268</c:v>
                </c:pt>
                <c:pt idx="370">
                  <c:v>-59.627607057604685</c:v>
                </c:pt>
                <c:pt idx="371">
                  <c:v>-57.832350389464246</c:v>
                </c:pt>
                <c:pt idx="372">
                  <c:v>-57.282355687017535</c:v>
                </c:pt>
                <c:pt idx="373">
                  <c:v>-57.658631590658722</c:v>
                </c:pt>
                <c:pt idx="374">
                  <c:v>-56.456604528421238</c:v>
                </c:pt>
                <c:pt idx="375">
                  <c:v>-55.023473629533918</c:v>
                </c:pt>
                <c:pt idx="376">
                  <c:v>-53.964727225164353</c:v>
                </c:pt>
                <c:pt idx="377">
                  <c:v>-50.347046647959289</c:v>
                </c:pt>
                <c:pt idx="378">
                  <c:v>-41.753079815053503</c:v>
                </c:pt>
                <c:pt idx="379">
                  <c:v>-36.540488104521323</c:v>
                </c:pt>
                <c:pt idx="380">
                  <c:v>-25.268815838870825</c:v>
                </c:pt>
                <c:pt idx="381">
                  <c:v>-9.3503331556910911</c:v>
                </c:pt>
                <c:pt idx="382">
                  <c:v>7.9706040838311445</c:v>
                </c:pt>
                <c:pt idx="383">
                  <c:v>19.826665929421139</c:v>
                </c:pt>
                <c:pt idx="384">
                  <c:v>22.600709419318559</c:v>
                </c:pt>
                <c:pt idx="385">
                  <c:v>22.833118414204844</c:v>
                </c:pt>
                <c:pt idx="386">
                  <c:v>18.355179269840026</c:v>
                </c:pt>
                <c:pt idx="387">
                  <c:v>16.405581468183552</c:v>
                </c:pt>
                <c:pt idx="388">
                  <c:v>19.864701918889335</c:v>
                </c:pt>
                <c:pt idx="389">
                  <c:v>29.549356717327033</c:v>
                </c:pt>
                <c:pt idx="390">
                  <c:v>39.22902294254807</c:v>
                </c:pt>
                <c:pt idx="391">
                  <c:v>43.220415277644591</c:v>
                </c:pt>
                <c:pt idx="392">
                  <c:v>46.15183191639202</c:v>
                </c:pt>
                <c:pt idx="393">
                  <c:v>48.943471783303771</c:v>
                </c:pt>
                <c:pt idx="394">
                  <c:v>50.795313285439903</c:v>
                </c:pt>
                <c:pt idx="395">
                  <c:v>53.578534589806154</c:v>
                </c:pt>
                <c:pt idx="396">
                  <c:v>54.527882078049636</c:v>
                </c:pt>
                <c:pt idx="397">
                  <c:v>53.934362840898814</c:v>
                </c:pt>
                <c:pt idx="398">
                  <c:v>53.333596214355815</c:v>
                </c:pt>
                <c:pt idx="399">
                  <c:v>51.691736647353174</c:v>
                </c:pt>
                <c:pt idx="400">
                  <c:v>52.080719958700996</c:v>
                </c:pt>
                <c:pt idx="401">
                  <c:v>53.935536040655961</c:v>
                </c:pt>
                <c:pt idx="402">
                  <c:v>56.975035500716622</c:v>
                </c:pt>
                <c:pt idx="403">
                  <c:v>60.456875518597919</c:v>
                </c:pt>
                <c:pt idx="404">
                  <c:v>63.432311640906512</c:v>
                </c:pt>
                <c:pt idx="405">
                  <c:v>65.397798055563783</c:v>
                </c:pt>
                <c:pt idx="406">
                  <c:v>66.493774105479346</c:v>
                </c:pt>
                <c:pt idx="407">
                  <c:v>67.056724027910576</c:v>
                </c:pt>
                <c:pt idx="408">
                  <c:v>66.389071288308244</c:v>
                </c:pt>
                <c:pt idx="409">
                  <c:v>64.720990746085334</c:v>
                </c:pt>
                <c:pt idx="410">
                  <c:v>62.962098588522153</c:v>
                </c:pt>
                <c:pt idx="411">
                  <c:v>61.373546074516362</c:v>
                </c:pt>
                <c:pt idx="412">
                  <c:v>59.690009736430952</c:v>
                </c:pt>
                <c:pt idx="413">
                  <c:v>57.589876752505205</c:v>
                </c:pt>
                <c:pt idx="414">
                  <c:v>55.247444011905799</c:v>
                </c:pt>
                <c:pt idx="415">
                  <c:v>52.702719081451995</c:v>
                </c:pt>
                <c:pt idx="416">
                  <c:v>49.659213208846595</c:v>
                </c:pt>
                <c:pt idx="417">
                  <c:v>47.659443871713997</c:v>
                </c:pt>
                <c:pt idx="418">
                  <c:v>45.539614011444691</c:v>
                </c:pt>
                <c:pt idx="419">
                  <c:v>42.563703081705043</c:v>
                </c:pt>
                <c:pt idx="420">
                  <c:v>37.738448887102059</c:v>
                </c:pt>
                <c:pt idx="421">
                  <c:v>31.978627546894721</c:v>
                </c:pt>
                <c:pt idx="422">
                  <c:v>26.912482722659504</c:v>
                </c:pt>
                <c:pt idx="423">
                  <c:v>21.802794261134572</c:v>
                </c:pt>
                <c:pt idx="424">
                  <c:v>15.000380498690872</c:v>
                </c:pt>
                <c:pt idx="425">
                  <c:v>7.2253523066432663</c:v>
                </c:pt>
                <c:pt idx="426">
                  <c:v>-0.45565682931924317</c:v>
                </c:pt>
                <c:pt idx="427">
                  <c:v>-8.8621265103323239</c:v>
                </c:pt>
                <c:pt idx="428">
                  <c:v>-14.814288098895929</c:v>
                </c:pt>
                <c:pt idx="429">
                  <c:v>-21.186723821849466</c:v>
                </c:pt>
                <c:pt idx="430">
                  <c:v>-29.947976688868444</c:v>
                </c:pt>
                <c:pt idx="431">
                  <c:v>-44.235826532651565</c:v>
                </c:pt>
                <c:pt idx="432">
                  <c:v>-57.476910310737125</c:v>
                </c:pt>
                <c:pt idx="433">
                  <c:v>-65.328929499288307</c:v>
                </c:pt>
                <c:pt idx="434">
                  <c:v>-69.567105270618057</c:v>
                </c:pt>
                <c:pt idx="435">
                  <c:v>-67.327649371902609</c:v>
                </c:pt>
                <c:pt idx="436">
                  <c:v>-62.006744057595306</c:v>
                </c:pt>
                <c:pt idx="437">
                  <c:v>-47.663503105609834</c:v>
                </c:pt>
                <c:pt idx="438">
                  <c:v>-43.727576607781366</c:v>
                </c:pt>
                <c:pt idx="439">
                  <c:v>-45.183440018549263</c:v>
                </c:pt>
                <c:pt idx="440">
                  <c:v>-47.956105921230225</c:v>
                </c:pt>
                <c:pt idx="441">
                  <c:v>-49.300507450682943</c:v>
                </c:pt>
                <c:pt idx="442">
                  <c:v>-49.205551455225503</c:v>
                </c:pt>
                <c:pt idx="443">
                  <c:v>-47.942781242026413</c:v>
                </c:pt>
                <c:pt idx="444">
                  <c:v>-44.844058660661595</c:v>
                </c:pt>
                <c:pt idx="445">
                  <c:v>-41.190445302226138</c:v>
                </c:pt>
                <c:pt idx="446">
                  <c:v>-37.565506480261291</c:v>
                </c:pt>
                <c:pt idx="447">
                  <c:v>-34.76380802490327</c:v>
                </c:pt>
                <c:pt idx="448">
                  <c:v>-33.26433975122702</c:v>
                </c:pt>
                <c:pt idx="449">
                  <c:v>-32.610961405463307</c:v>
                </c:pt>
                <c:pt idx="450">
                  <c:v>-32.83567346625631</c:v>
                </c:pt>
                <c:pt idx="451">
                  <c:v>-34.349040890882144</c:v>
                </c:pt>
                <c:pt idx="452">
                  <c:v>-36.86456384245308</c:v>
                </c:pt>
                <c:pt idx="453">
                  <c:v>-39.585457452517254</c:v>
                </c:pt>
                <c:pt idx="454">
                  <c:v>-41.261542831843869</c:v>
                </c:pt>
                <c:pt idx="455">
                  <c:v>-43.737157260180609</c:v>
                </c:pt>
                <c:pt idx="456">
                  <c:v>-46.39205997315895</c:v>
                </c:pt>
                <c:pt idx="457">
                  <c:v>-49.009721082363797</c:v>
                </c:pt>
                <c:pt idx="458">
                  <c:v>-51.793408367047569</c:v>
                </c:pt>
                <c:pt idx="459">
                  <c:v>-53.120647575252057</c:v>
                </c:pt>
                <c:pt idx="460">
                  <c:v>-54.194147115765873</c:v>
                </c:pt>
                <c:pt idx="461">
                  <c:v>-57.377851057656564</c:v>
                </c:pt>
                <c:pt idx="462">
                  <c:v>-61.72144644106757</c:v>
                </c:pt>
                <c:pt idx="463">
                  <c:v>-66.918390444504638</c:v>
                </c:pt>
                <c:pt idx="464">
                  <c:v>-72.471911118763359</c:v>
                </c:pt>
                <c:pt idx="465">
                  <c:v>-76.839474335300736</c:v>
                </c:pt>
                <c:pt idx="466">
                  <c:v>-79.449013214639848</c:v>
                </c:pt>
                <c:pt idx="467">
                  <c:v>-80.557117837162664</c:v>
                </c:pt>
                <c:pt idx="468">
                  <c:v>-81.195216569134871</c:v>
                </c:pt>
                <c:pt idx="469">
                  <c:v>-82.378067699122766</c:v>
                </c:pt>
                <c:pt idx="470">
                  <c:v>-84.094327708387155</c:v>
                </c:pt>
                <c:pt idx="471">
                  <c:v>-83.610246637910308</c:v>
                </c:pt>
                <c:pt idx="472">
                  <c:v>-73.541675571821003</c:v>
                </c:pt>
                <c:pt idx="473">
                  <c:v>-63.173972717464274</c:v>
                </c:pt>
                <c:pt idx="474">
                  <c:v>-53.885661873364818</c:v>
                </c:pt>
                <c:pt idx="475">
                  <c:v>-45.195801017514995</c:v>
                </c:pt>
                <c:pt idx="476">
                  <c:v>-31.246021584178656</c:v>
                </c:pt>
                <c:pt idx="477">
                  <c:v>-14.213641958092925</c:v>
                </c:pt>
                <c:pt idx="478">
                  <c:v>7.8379540885466685</c:v>
                </c:pt>
                <c:pt idx="479">
                  <c:v>24.841731769181628</c:v>
                </c:pt>
                <c:pt idx="480">
                  <c:v>32.237395822126196</c:v>
                </c:pt>
                <c:pt idx="481">
                  <c:v>29.322994903763281</c:v>
                </c:pt>
                <c:pt idx="482">
                  <c:v>29.517246240092042</c:v>
                </c:pt>
                <c:pt idx="483">
                  <c:v>28.91607971335392</c:v>
                </c:pt>
                <c:pt idx="484">
                  <c:v>32.111413581478061</c:v>
                </c:pt>
                <c:pt idx="485">
                  <c:v>38.336620982287094</c:v>
                </c:pt>
                <c:pt idx="486">
                  <c:v>42.858381879254168</c:v>
                </c:pt>
                <c:pt idx="487">
                  <c:v>46.072913623973328</c:v>
                </c:pt>
                <c:pt idx="488">
                  <c:v>49.627625711076711</c:v>
                </c:pt>
                <c:pt idx="489">
                  <c:v>51.401521161878854</c:v>
                </c:pt>
                <c:pt idx="490">
                  <c:v>50.983464954926362</c:v>
                </c:pt>
                <c:pt idx="491">
                  <c:v>50.059933521311869</c:v>
                </c:pt>
                <c:pt idx="492">
                  <c:v>50.305957356572009</c:v>
                </c:pt>
                <c:pt idx="493">
                  <c:v>51.726106243547733</c:v>
                </c:pt>
                <c:pt idx="494">
                  <c:v>54.053598627339348</c:v>
                </c:pt>
                <c:pt idx="495">
                  <c:v>55.279709618988434</c:v>
                </c:pt>
                <c:pt idx="496">
                  <c:v>56.327678251630942</c:v>
                </c:pt>
                <c:pt idx="497">
                  <c:v>58.288933810743487</c:v>
                </c:pt>
                <c:pt idx="498">
                  <c:v>59.701623847636377</c:v>
                </c:pt>
                <c:pt idx="499">
                  <c:v>60.468011999962968</c:v>
                </c:pt>
                <c:pt idx="500">
                  <c:v>60.629280109007922</c:v>
                </c:pt>
                <c:pt idx="501">
                  <c:v>60.832158257356717</c:v>
                </c:pt>
                <c:pt idx="502">
                  <c:v>61.444415645901138</c:v>
                </c:pt>
                <c:pt idx="503">
                  <c:v>62.389040433674801</c:v>
                </c:pt>
                <c:pt idx="504">
                  <c:v>63.020421553651524</c:v>
                </c:pt>
                <c:pt idx="505">
                  <c:v>63.19814004793524</c:v>
                </c:pt>
                <c:pt idx="506">
                  <c:v>62.722166618029092</c:v>
                </c:pt>
                <c:pt idx="507">
                  <c:v>61.176628650122431</c:v>
                </c:pt>
                <c:pt idx="508">
                  <c:v>58.850256647535566</c:v>
                </c:pt>
                <c:pt idx="509">
                  <c:v>55.426339524762156</c:v>
                </c:pt>
                <c:pt idx="510">
                  <c:v>52.1944853916985</c:v>
                </c:pt>
                <c:pt idx="511">
                  <c:v>49.796937846793234</c:v>
                </c:pt>
                <c:pt idx="512">
                  <c:v>45.952130987819665</c:v>
                </c:pt>
                <c:pt idx="513">
                  <c:v>42.646764886930292</c:v>
                </c:pt>
                <c:pt idx="514">
                  <c:v>39.879373702942516</c:v>
                </c:pt>
                <c:pt idx="515">
                  <c:v>37.614131993062486</c:v>
                </c:pt>
                <c:pt idx="516">
                  <c:v>36.58058351450498</c:v>
                </c:pt>
                <c:pt idx="517">
                  <c:v>35.716174048471196</c:v>
                </c:pt>
                <c:pt idx="518">
                  <c:v>32.760054383594067</c:v>
                </c:pt>
                <c:pt idx="519">
                  <c:v>27.087878156675934</c:v>
                </c:pt>
                <c:pt idx="520">
                  <c:v>20.343040426333399</c:v>
                </c:pt>
                <c:pt idx="521">
                  <c:v>13.966358050267729</c:v>
                </c:pt>
                <c:pt idx="522">
                  <c:v>7.9153747789682081</c:v>
                </c:pt>
                <c:pt idx="523">
                  <c:v>2.4989017519234369</c:v>
                </c:pt>
                <c:pt idx="524">
                  <c:v>-6.1482752768615221</c:v>
                </c:pt>
                <c:pt idx="525">
                  <c:v>-14.832262699930359</c:v>
                </c:pt>
                <c:pt idx="526">
                  <c:v>-22.517506922010458</c:v>
                </c:pt>
                <c:pt idx="527">
                  <c:v>-32.469266539450707</c:v>
                </c:pt>
                <c:pt idx="528">
                  <c:v>-47.831248249927889</c:v>
                </c:pt>
                <c:pt idx="529">
                  <c:v>-65.241155248613509</c:v>
                </c:pt>
                <c:pt idx="530">
                  <c:v>-75.345724212149875</c:v>
                </c:pt>
                <c:pt idx="531">
                  <c:v>-78.235850454467695</c:v>
                </c:pt>
                <c:pt idx="532">
                  <c:v>-73.150587883555531</c:v>
                </c:pt>
                <c:pt idx="533">
                  <c:v>-66.886362279508191</c:v>
                </c:pt>
                <c:pt idx="534">
                  <c:v>-62.15077356000802</c:v>
                </c:pt>
                <c:pt idx="535">
                  <c:v>-57.226885962281393</c:v>
                </c:pt>
                <c:pt idx="536">
                  <c:v>-48.948365253849609</c:v>
                </c:pt>
                <c:pt idx="537">
                  <c:v>-45.961498175193817</c:v>
                </c:pt>
                <c:pt idx="538">
                  <c:v>-46.383593114035818</c:v>
                </c:pt>
                <c:pt idx="539">
                  <c:v>-47.221527279290314</c:v>
                </c:pt>
                <c:pt idx="540">
                  <c:v>-47.829560502201161</c:v>
                </c:pt>
                <c:pt idx="541">
                  <c:v>-47.698282368451245</c:v>
                </c:pt>
                <c:pt idx="542">
                  <c:v>-45.810084310068198</c:v>
                </c:pt>
                <c:pt idx="543">
                  <c:v>-41.255989327072164</c:v>
                </c:pt>
                <c:pt idx="544">
                  <c:v>-37.037805429442727</c:v>
                </c:pt>
                <c:pt idx="545">
                  <c:v>-35.690648830879475</c:v>
                </c:pt>
                <c:pt idx="546">
                  <c:v>-36.512270414739007</c:v>
                </c:pt>
                <c:pt idx="547">
                  <c:v>-38.824185997404108</c:v>
                </c:pt>
                <c:pt idx="548">
                  <c:v>-42.224912967055694</c:v>
                </c:pt>
                <c:pt idx="549">
                  <c:v>-46.718610080842588</c:v>
                </c:pt>
                <c:pt idx="550">
                  <c:v>-49.970523846110545</c:v>
                </c:pt>
                <c:pt idx="551">
                  <c:v>-49.972819518931395</c:v>
                </c:pt>
                <c:pt idx="552">
                  <c:v>-48.428386520159528</c:v>
                </c:pt>
                <c:pt idx="553">
                  <c:v>-47.165685867073314</c:v>
                </c:pt>
                <c:pt idx="554">
                  <c:v>-47.073504727682248</c:v>
                </c:pt>
                <c:pt idx="555">
                  <c:v>-47.696476705836837</c:v>
                </c:pt>
                <c:pt idx="556">
                  <c:v>-47.533648616468412</c:v>
                </c:pt>
                <c:pt idx="557">
                  <c:v>-45.140540953125559</c:v>
                </c:pt>
                <c:pt idx="558">
                  <c:v>-43.465383282580298</c:v>
                </c:pt>
                <c:pt idx="559">
                  <c:v>-42.198790583731906</c:v>
                </c:pt>
                <c:pt idx="560">
                  <c:v>-41.700282297067027</c:v>
                </c:pt>
                <c:pt idx="561">
                  <c:v>-43.96699306440587</c:v>
                </c:pt>
                <c:pt idx="562">
                  <c:v>-47.995767963367221</c:v>
                </c:pt>
                <c:pt idx="563">
                  <c:v>-52.158082614023463</c:v>
                </c:pt>
                <c:pt idx="564">
                  <c:v>-54.196690371258555</c:v>
                </c:pt>
                <c:pt idx="565">
                  <c:v>-57.629424137929838</c:v>
                </c:pt>
                <c:pt idx="566">
                  <c:v>-59.144064488786412</c:v>
                </c:pt>
                <c:pt idx="567">
                  <c:v>-60.044810850697843</c:v>
                </c:pt>
                <c:pt idx="568">
                  <c:v>-60.685116065065351</c:v>
                </c:pt>
                <c:pt idx="569">
                  <c:v>-57.781220940888829</c:v>
                </c:pt>
                <c:pt idx="570">
                  <c:v>-47.837022572266456</c:v>
                </c:pt>
                <c:pt idx="571">
                  <c:v>-36.154898461970994</c:v>
                </c:pt>
                <c:pt idx="572">
                  <c:v>-27.857747191636218</c:v>
                </c:pt>
                <c:pt idx="573">
                  <c:v>-19.177606843939142</c:v>
                </c:pt>
                <c:pt idx="574">
                  <c:v>-12.680346253155431</c:v>
                </c:pt>
                <c:pt idx="575">
                  <c:v>-1.182832319203923</c:v>
                </c:pt>
                <c:pt idx="576">
                  <c:v>7.5689177224650876</c:v>
                </c:pt>
                <c:pt idx="577">
                  <c:v>15.056220045757016</c:v>
                </c:pt>
                <c:pt idx="578">
                  <c:v>21.777117604994576</c:v>
                </c:pt>
                <c:pt idx="579">
                  <c:v>26.636903772307782</c:v>
                </c:pt>
                <c:pt idx="580">
                  <c:v>29.742132134465347</c:v>
                </c:pt>
                <c:pt idx="581">
                  <c:v>30.421538176623176</c:v>
                </c:pt>
                <c:pt idx="582">
                  <c:v>30.771089245822203</c:v>
                </c:pt>
                <c:pt idx="583">
                  <c:v>33.284669334644377</c:v>
                </c:pt>
                <c:pt idx="584">
                  <c:v>37.720137202853458</c:v>
                </c:pt>
                <c:pt idx="585">
                  <c:v>45.122208390906302</c:v>
                </c:pt>
                <c:pt idx="586">
                  <c:v>53.230647735509145</c:v>
                </c:pt>
                <c:pt idx="587">
                  <c:v>57.176086964992052</c:v>
                </c:pt>
                <c:pt idx="588">
                  <c:v>56.430282487594809</c:v>
                </c:pt>
                <c:pt idx="589">
                  <c:v>55.204541584185982</c:v>
                </c:pt>
                <c:pt idx="590">
                  <c:v>54.936820848511168</c:v>
                </c:pt>
                <c:pt idx="591">
                  <c:v>55.288087271648394</c:v>
                </c:pt>
                <c:pt idx="592">
                  <c:v>56.813810968729591</c:v>
                </c:pt>
                <c:pt idx="593">
                  <c:v>58.145876101037118</c:v>
                </c:pt>
                <c:pt idx="594">
                  <c:v>58.936597991135017</c:v>
                </c:pt>
                <c:pt idx="595">
                  <c:v>59.129631942628606</c:v>
                </c:pt>
                <c:pt idx="596">
                  <c:v>59.155913236934488</c:v>
                </c:pt>
                <c:pt idx="597">
                  <c:v>59.884874665564219</c:v>
                </c:pt>
                <c:pt idx="598">
                  <c:v>60.803441426896235</c:v>
                </c:pt>
                <c:pt idx="599">
                  <c:v>60.548971748491041</c:v>
                </c:pt>
                <c:pt idx="600">
                  <c:v>59.228167050258335</c:v>
                </c:pt>
                <c:pt idx="601">
                  <c:v>57.506441864235597</c:v>
                </c:pt>
                <c:pt idx="602">
                  <c:v>57.131201198946115</c:v>
                </c:pt>
                <c:pt idx="603">
                  <c:v>57.467696286371073</c:v>
                </c:pt>
                <c:pt idx="604">
                  <c:v>56.687568978937534</c:v>
                </c:pt>
                <c:pt idx="605">
                  <c:v>56.016150419920187</c:v>
                </c:pt>
                <c:pt idx="606">
                  <c:v>55.135551524292921</c:v>
                </c:pt>
                <c:pt idx="607">
                  <c:v>53.460127310366055</c:v>
                </c:pt>
                <c:pt idx="608">
                  <c:v>51.967795335259758</c:v>
                </c:pt>
                <c:pt idx="609">
                  <c:v>48.44027718730279</c:v>
                </c:pt>
                <c:pt idx="610">
                  <c:v>45.011117437192233</c:v>
                </c:pt>
                <c:pt idx="611">
                  <c:v>43.039167268564789</c:v>
                </c:pt>
                <c:pt idx="612">
                  <c:v>41.924432233029677</c:v>
                </c:pt>
                <c:pt idx="613">
                  <c:v>41.170796075981542</c:v>
                </c:pt>
                <c:pt idx="614">
                  <c:v>39.111543136259677</c:v>
                </c:pt>
                <c:pt idx="615">
                  <c:v>34.954877930673</c:v>
                </c:pt>
                <c:pt idx="616">
                  <c:v>29.738571024801669</c:v>
                </c:pt>
                <c:pt idx="617">
                  <c:v>24.711796984457362</c:v>
                </c:pt>
                <c:pt idx="618">
                  <c:v>21.802179777402191</c:v>
                </c:pt>
                <c:pt idx="619">
                  <c:v>21.39452885695167</c:v>
                </c:pt>
                <c:pt idx="620">
                  <c:v>13.346821198203825</c:v>
                </c:pt>
                <c:pt idx="621">
                  <c:v>-0.85976851953131628</c:v>
                </c:pt>
                <c:pt idx="622">
                  <c:v>-13.265114241007591</c:v>
                </c:pt>
                <c:pt idx="623">
                  <c:v>-23.686681354667613</c:v>
                </c:pt>
                <c:pt idx="624">
                  <c:v>-33.752503857607913</c:v>
                </c:pt>
                <c:pt idx="625">
                  <c:v>-43.885760047236666</c:v>
                </c:pt>
                <c:pt idx="626">
                  <c:v>-49.800102860989099</c:v>
                </c:pt>
                <c:pt idx="627">
                  <c:v>-54.606947890147111</c:v>
                </c:pt>
                <c:pt idx="628">
                  <c:v>-62.622365843657995</c:v>
                </c:pt>
                <c:pt idx="629">
                  <c:v>-67.471151559246792</c:v>
                </c:pt>
                <c:pt idx="630">
                  <c:v>-68.252620350450158</c:v>
                </c:pt>
                <c:pt idx="631">
                  <c:v>-65.122334996809357</c:v>
                </c:pt>
                <c:pt idx="632">
                  <c:v>-57.881566997061427</c:v>
                </c:pt>
                <c:pt idx="633">
                  <c:v>-48.708325651839786</c:v>
                </c:pt>
                <c:pt idx="634">
                  <c:v>-43.185697124234345</c:v>
                </c:pt>
                <c:pt idx="635">
                  <c:v>-42.918030691108662</c:v>
                </c:pt>
                <c:pt idx="636">
                  <c:v>-44.787835049520886</c:v>
                </c:pt>
                <c:pt idx="637">
                  <c:v>-45.768860999990991</c:v>
                </c:pt>
                <c:pt idx="638">
                  <c:v>-44.543301157503812</c:v>
                </c:pt>
                <c:pt idx="639">
                  <c:v>-41.742959007902755</c:v>
                </c:pt>
                <c:pt idx="640">
                  <c:v>-39.091333150190046</c:v>
                </c:pt>
                <c:pt idx="641">
                  <c:v>-38.842976418433487</c:v>
                </c:pt>
                <c:pt idx="642">
                  <c:v>-40.441949480571168</c:v>
                </c:pt>
                <c:pt idx="643">
                  <c:v>-42.825419919093214</c:v>
                </c:pt>
                <c:pt idx="644">
                  <c:v>-45.221167581587395</c:v>
                </c:pt>
                <c:pt idx="645">
                  <c:v>-46.088899272848053</c:v>
                </c:pt>
                <c:pt idx="646">
                  <c:v>-45.520532209523999</c:v>
                </c:pt>
                <c:pt idx="647">
                  <c:v>-43.943536717074188</c:v>
                </c:pt>
                <c:pt idx="648">
                  <c:v>-42.307550895002535</c:v>
                </c:pt>
                <c:pt idx="649">
                  <c:v>-42.084366298984996</c:v>
                </c:pt>
                <c:pt idx="650">
                  <c:v>-43.2645771805769</c:v>
                </c:pt>
                <c:pt idx="651">
                  <c:v>-46.076973786585697</c:v>
                </c:pt>
                <c:pt idx="652">
                  <c:v>-49.69578525803729</c:v>
                </c:pt>
                <c:pt idx="653">
                  <c:v>-53.223533005525894</c:v>
                </c:pt>
                <c:pt idx="654">
                  <c:v>-55.535045427432166</c:v>
                </c:pt>
                <c:pt idx="655">
                  <c:v>-56.926800104013914</c:v>
                </c:pt>
                <c:pt idx="656">
                  <c:v>-58.402599200691391</c:v>
                </c:pt>
                <c:pt idx="657">
                  <c:v>-58.421026299812944</c:v>
                </c:pt>
                <c:pt idx="658">
                  <c:v>-61.113930277714388</c:v>
                </c:pt>
                <c:pt idx="659">
                  <c:v>-64.950640898947867</c:v>
                </c:pt>
                <c:pt idx="660">
                  <c:v>-68.760330071381702</c:v>
                </c:pt>
                <c:pt idx="661">
                  <c:v>-72.88803237866064</c:v>
                </c:pt>
                <c:pt idx="662">
                  <c:v>-75.472707829462323</c:v>
                </c:pt>
                <c:pt idx="663">
                  <c:v>-75.420883347357801</c:v>
                </c:pt>
                <c:pt idx="664">
                  <c:v>-71.77629520851508</c:v>
                </c:pt>
                <c:pt idx="665">
                  <c:v>-66.071020419302329</c:v>
                </c:pt>
                <c:pt idx="666">
                  <c:v>-62.838006849798369</c:v>
                </c:pt>
                <c:pt idx="667">
                  <c:v>-54.346534608320233</c:v>
                </c:pt>
                <c:pt idx="668">
                  <c:v>-36.576550528492461</c:v>
                </c:pt>
                <c:pt idx="669">
                  <c:v>-15.767428871735056</c:v>
                </c:pt>
                <c:pt idx="670">
                  <c:v>3.8319268330883833</c:v>
                </c:pt>
                <c:pt idx="671">
                  <c:v>12.771492794687255</c:v>
                </c:pt>
                <c:pt idx="672">
                  <c:v>19.58643668256876</c:v>
                </c:pt>
                <c:pt idx="673">
                  <c:v>26.067889415202146</c:v>
                </c:pt>
                <c:pt idx="674">
                  <c:v>31.583071892531464</c:v>
                </c:pt>
                <c:pt idx="675">
                  <c:v>36.952091371492656</c:v>
                </c:pt>
                <c:pt idx="676">
                  <c:v>41.766813522731319</c:v>
                </c:pt>
                <c:pt idx="677">
                  <c:v>42.791157913250636</c:v>
                </c:pt>
                <c:pt idx="678">
                  <c:v>45.729086682547099</c:v>
                </c:pt>
                <c:pt idx="679">
                  <c:v>48.718655670505292</c:v>
                </c:pt>
                <c:pt idx="680">
                  <c:v>51.047081352573237</c:v>
                </c:pt>
                <c:pt idx="681">
                  <c:v>51.698592534515328</c:v>
                </c:pt>
                <c:pt idx="682">
                  <c:v>52.608662388382584</c:v>
                </c:pt>
                <c:pt idx="683">
                  <c:v>52.568039874613838</c:v>
                </c:pt>
                <c:pt idx="684">
                  <c:v>51.052600967634731</c:v>
                </c:pt>
                <c:pt idx="685">
                  <c:v>50.180998931528414</c:v>
                </c:pt>
                <c:pt idx="686">
                  <c:v>52.890186427164096</c:v>
                </c:pt>
                <c:pt idx="687">
                  <c:v>57.604884427431791</c:v>
                </c:pt>
                <c:pt idx="688">
                  <c:v>60.383125577128823</c:v>
                </c:pt>
                <c:pt idx="689">
                  <c:v>61.257439935913787</c:v>
                </c:pt>
                <c:pt idx="690">
                  <c:v>62.152376359232271</c:v>
                </c:pt>
                <c:pt idx="691">
                  <c:v>63.597227144324776</c:v>
                </c:pt>
                <c:pt idx="692">
                  <c:v>64.441761110630409</c:v>
                </c:pt>
                <c:pt idx="693">
                  <c:v>64.007084494468643</c:v>
                </c:pt>
                <c:pt idx="694">
                  <c:v>62.792226039280813</c:v>
                </c:pt>
                <c:pt idx="695">
                  <c:v>61.261458672477971</c:v>
                </c:pt>
                <c:pt idx="696">
                  <c:v>59.923378743498837</c:v>
                </c:pt>
                <c:pt idx="697">
                  <c:v>58.808789293277705</c:v>
                </c:pt>
                <c:pt idx="698">
                  <c:v>57.40574835871822</c:v>
                </c:pt>
                <c:pt idx="699">
                  <c:v>56.882114842932459</c:v>
                </c:pt>
                <c:pt idx="700">
                  <c:v>56.203772220333136</c:v>
                </c:pt>
                <c:pt idx="701">
                  <c:v>55.923254278590711</c:v>
                </c:pt>
                <c:pt idx="702">
                  <c:v>55.597714848410867</c:v>
                </c:pt>
                <c:pt idx="703">
                  <c:v>53.817637646073571</c:v>
                </c:pt>
                <c:pt idx="704">
                  <c:v>51.70848041553451</c:v>
                </c:pt>
                <c:pt idx="705">
                  <c:v>49.895712845146569</c:v>
                </c:pt>
                <c:pt idx="706">
                  <c:v>47.771878275532686</c:v>
                </c:pt>
                <c:pt idx="707">
                  <c:v>46.861769850967178</c:v>
                </c:pt>
                <c:pt idx="708">
                  <c:v>45.710345479920413</c:v>
                </c:pt>
                <c:pt idx="709">
                  <c:v>43.36451166996531</c:v>
                </c:pt>
                <c:pt idx="710">
                  <c:v>42.138102143483735</c:v>
                </c:pt>
                <c:pt idx="711">
                  <c:v>39.227928486930736</c:v>
                </c:pt>
                <c:pt idx="712">
                  <c:v>35.463860114708737</c:v>
                </c:pt>
                <c:pt idx="713">
                  <c:v>29.001179068708787</c:v>
                </c:pt>
                <c:pt idx="714">
                  <c:v>15.910539441731014</c:v>
                </c:pt>
                <c:pt idx="715">
                  <c:v>-5.1740554187101289</c:v>
                </c:pt>
                <c:pt idx="716">
                  <c:v>-29.376890224876476</c:v>
                </c:pt>
                <c:pt idx="717">
                  <c:v>-48.375855784991018</c:v>
                </c:pt>
                <c:pt idx="718">
                  <c:v>-57.432157300167042</c:v>
                </c:pt>
                <c:pt idx="719">
                  <c:v>-56.599689862328468</c:v>
                </c:pt>
                <c:pt idx="720">
                  <c:v>-49.997631741565023</c:v>
                </c:pt>
                <c:pt idx="721">
                  <c:v>-44.034773635304177</c:v>
                </c:pt>
                <c:pt idx="722">
                  <c:v>-36.716364444998554</c:v>
                </c:pt>
                <c:pt idx="723">
                  <c:v>-33.346394236486923</c:v>
                </c:pt>
                <c:pt idx="724">
                  <c:v>-35.871813622844833</c:v>
                </c:pt>
                <c:pt idx="725">
                  <c:v>-41.993902262882258</c:v>
                </c:pt>
                <c:pt idx="726">
                  <c:v>-48.020548389573527</c:v>
                </c:pt>
                <c:pt idx="727">
                  <c:v>-49.001959597694011</c:v>
                </c:pt>
                <c:pt idx="728">
                  <c:v>-45.235093943938828</c:v>
                </c:pt>
                <c:pt idx="729">
                  <c:v>-38.712335744775132</c:v>
                </c:pt>
                <c:pt idx="730">
                  <c:v>-33.524447250475973</c:v>
                </c:pt>
                <c:pt idx="731">
                  <c:v>-33.002884230634024</c:v>
                </c:pt>
                <c:pt idx="732">
                  <c:v>-35.911858219044042</c:v>
                </c:pt>
                <c:pt idx="733">
                  <c:v>-40.108074993507209</c:v>
                </c:pt>
                <c:pt idx="734">
                  <c:v>-44.218082189898489</c:v>
                </c:pt>
                <c:pt idx="735">
                  <c:v>-45.962508946417621</c:v>
                </c:pt>
                <c:pt idx="736">
                  <c:v>-46.679927782582986</c:v>
                </c:pt>
                <c:pt idx="737">
                  <c:v>-46.632616488673762</c:v>
                </c:pt>
                <c:pt idx="738">
                  <c:v>-45.599216916464336</c:v>
                </c:pt>
                <c:pt idx="739">
                  <c:v>-42.808996701794058</c:v>
                </c:pt>
                <c:pt idx="740">
                  <c:v>-40.518417899346431</c:v>
                </c:pt>
                <c:pt idx="741">
                  <c:v>-40.18035308617322</c:v>
                </c:pt>
                <c:pt idx="742">
                  <c:v>-42.184916010011968</c:v>
                </c:pt>
                <c:pt idx="743">
                  <c:v>-45.007196977134264</c:v>
                </c:pt>
                <c:pt idx="744">
                  <c:v>-47.984351686773181</c:v>
                </c:pt>
                <c:pt idx="745">
                  <c:v>-50.911142816436268</c:v>
                </c:pt>
                <c:pt idx="746">
                  <c:v>-54.168313922075932</c:v>
                </c:pt>
                <c:pt idx="747">
                  <c:v>-57.433533704716666</c:v>
                </c:pt>
                <c:pt idx="748">
                  <c:v>-59.838662495061598</c:v>
                </c:pt>
                <c:pt idx="749">
                  <c:v>-62.082772252818302</c:v>
                </c:pt>
                <c:pt idx="750">
                  <c:v>-66.138181121155569</c:v>
                </c:pt>
                <c:pt idx="751">
                  <c:v>-69.559589906993352</c:v>
                </c:pt>
                <c:pt idx="752">
                  <c:v>-74.521598274443903</c:v>
                </c:pt>
                <c:pt idx="753">
                  <c:v>-81.660966353139528</c:v>
                </c:pt>
                <c:pt idx="754">
                  <c:v>-80.117334930972973</c:v>
                </c:pt>
                <c:pt idx="755">
                  <c:v>-73.129492953753086</c:v>
                </c:pt>
                <c:pt idx="756">
                  <c:v>-69.713432464179675</c:v>
                </c:pt>
                <c:pt idx="757">
                  <c:v>-67.403302163814814</c:v>
                </c:pt>
                <c:pt idx="758">
                  <c:v>-62.146061007872746</c:v>
                </c:pt>
                <c:pt idx="759">
                  <c:v>-52.739706322399257</c:v>
                </c:pt>
                <c:pt idx="760">
                  <c:v>-35.321322208449828</c:v>
                </c:pt>
                <c:pt idx="761">
                  <c:v>-13.886035844403057</c:v>
                </c:pt>
                <c:pt idx="762">
                  <c:v>0.97203294032395915</c:v>
                </c:pt>
                <c:pt idx="763">
                  <c:v>8.4424066347839162</c:v>
                </c:pt>
                <c:pt idx="764">
                  <c:v>11.257771943365436</c:v>
                </c:pt>
                <c:pt idx="765">
                  <c:v>17.883491202010632</c:v>
                </c:pt>
                <c:pt idx="766">
                  <c:v>27.133503556172496</c:v>
                </c:pt>
                <c:pt idx="767">
                  <c:v>36.496431333806591</c:v>
                </c:pt>
                <c:pt idx="768">
                  <c:v>42.406123931473857</c:v>
                </c:pt>
                <c:pt idx="769">
                  <c:v>46.185915314851847</c:v>
                </c:pt>
                <c:pt idx="770">
                  <c:v>48.860802525983729</c:v>
                </c:pt>
                <c:pt idx="771">
                  <c:v>48.140166668550982</c:v>
                </c:pt>
                <c:pt idx="772">
                  <c:v>46.392213331878708</c:v>
                </c:pt>
                <c:pt idx="773">
                  <c:v>48.024089831434154</c:v>
                </c:pt>
                <c:pt idx="774">
                  <c:v>48.909987628431047</c:v>
                </c:pt>
                <c:pt idx="775">
                  <c:v>51.288182165112431</c:v>
                </c:pt>
                <c:pt idx="776">
                  <c:v>56.756582840467381</c:v>
                </c:pt>
                <c:pt idx="777">
                  <c:v>61.764257248762767</c:v>
                </c:pt>
                <c:pt idx="778">
                  <c:v>66.433681773600071</c:v>
                </c:pt>
                <c:pt idx="779">
                  <c:v>69.606771538171969</c:v>
                </c:pt>
                <c:pt idx="780">
                  <c:v>70.62808771747801</c:v>
                </c:pt>
                <c:pt idx="781">
                  <c:v>69.871157831395521</c:v>
                </c:pt>
                <c:pt idx="782">
                  <c:v>68.033544192511371</c:v>
                </c:pt>
                <c:pt idx="783">
                  <c:v>65.519668441248641</c:v>
                </c:pt>
                <c:pt idx="784">
                  <c:v>62.605626251226234</c:v>
                </c:pt>
                <c:pt idx="785">
                  <c:v>61.265667772627673</c:v>
                </c:pt>
                <c:pt idx="786">
                  <c:v>61.090439222166012</c:v>
                </c:pt>
                <c:pt idx="787">
                  <c:v>61.365708820489552</c:v>
                </c:pt>
                <c:pt idx="788">
                  <c:v>61.023699526314864</c:v>
                </c:pt>
                <c:pt idx="789">
                  <c:v>59.956354033314035</c:v>
                </c:pt>
                <c:pt idx="790">
                  <c:v>58.340350422641414</c:v>
                </c:pt>
                <c:pt idx="791">
                  <c:v>57.512099110606833</c:v>
                </c:pt>
                <c:pt idx="792">
                  <c:v>55.487051349776188</c:v>
                </c:pt>
                <c:pt idx="793">
                  <c:v>53.113647405474175</c:v>
                </c:pt>
                <c:pt idx="794">
                  <c:v>50.729513053647821</c:v>
                </c:pt>
                <c:pt idx="795">
                  <c:v>47.909980983634256</c:v>
                </c:pt>
                <c:pt idx="796">
                  <c:v>45.477094910088709</c:v>
                </c:pt>
                <c:pt idx="797">
                  <c:v>44.045857237588351</c:v>
                </c:pt>
                <c:pt idx="798">
                  <c:v>42.502567553647715</c:v>
                </c:pt>
                <c:pt idx="799">
                  <c:v>40.919285092837399</c:v>
                </c:pt>
                <c:pt idx="800">
                  <c:v>40.164110942484001</c:v>
                </c:pt>
                <c:pt idx="801">
                  <c:v>39.131666558269849</c:v>
                </c:pt>
                <c:pt idx="802">
                  <c:v>37.311957205651012</c:v>
                </c:pt>
                <c:pt idx="803">
                  <c:v>32.571137961796076</c:v>
                </c:pt>
                <c:pt idx="804">
                  <c:v>24.999325672020593</c:v>
                </c:pt>
                <c:pt idx="805">
                  <c:v>14.682915382643211</c:v>
                </c:pt>
                <c:pt idx="806">
                  <c:v>7.2032221081779246</c:v>
                </c:pt>
                <c:pt idx="807">
                  <c:v>2.9747188701290415</c:v>
                </c:pt>
                <c:pt idx="808">
                  <c:v>0.72945108324397456</c:v>
                </c:pt>
                <c:pt idx="809">
                  <c:v>-1.6106569193677602</c:v>
                </c:pt>
                <c:pt idx="810">
                  <c:v>-8.8695021563860781</c:v>
                </c:pt>
                <c:pt idx="811">
                  <c:v>-23.466000531581859</c:v>
                </c:pt>
                <c:pt idx="812">
                  <c:v>-33.325303765122648</c:v>
                </c:pt>
                <c:pt idx="813">
                  <c:v>-41.840284307674693</c:v>
                </c:pt>
                <c:pt idx="814">
                  <c:v>-50.768539116273807</c:v>
                </c:pt>
                <c:pt idx="815">
                  <c:v>-59.724399784382015</c:v>
                </c:pt>
                <c:pt idx="816">
                  <c:v>-64.383841910598136</c:v>
                </c:pt>
                <c:pt idx="817">
                  <c:v>-57.385706078830111</c:v>
                </c:pt>
                <c:pt idx="818">
                  <c:v>-36.98137331680266</c:v>
                </c:pt>
                <c:pt idx="819">
                  <c:v>-31.969962195158711</c:v>
                </c:pt>
                <c:pt idx="820">
                  <c:v>-37.989517684805996</c:v>
                </c:pt>
                <c:pt idx="821">
                  <c:v>-44.275176739858978</c:v>
                </c:pt>
                <c:pt idx="822">
                  <c:v>-50.552809103166304</c:v>
                </c:pt>
                <c:pt idx="823">
                  <c:v>-53.375565444643215</c:v>
                </c:pt>
                <c:pt idx="824">
                  <c:v>-51.2357560680991</c:v>
                </c:pt>
                <c:pt idx="825">
                  <c:v>-44.946184661972126</c:v>
                </c:pt>
                <c:pt idx="826">
                  <c:v>-37.190568522464069</c:v>
                </c:pt>
                <c:pt idx="827">
                  <c:v>-32.215973895306888</c:v>
                </c:pt>
                <c:pt idx="828">
                  <c:v>-30.64777346729073</c:v>
                </c:pt>
                <c:pt idx="829">
                  <c:v>-31.320278393931211</c:v>
                </c:pt>
                <c:pt idx="830">
                  <c:v>-32.887231577877721</c:v>
                </c:pt>
                <c:pt idx="831">
                  <c:v>-34.013667109042508</c:v>
                </c:pt>
                <c:pt idx="832">
                  <c:v>-34.816273098790219</c:v>
                </c:pt>
                <c:pt idx="833">
                  <c:v>-35.633386393672481</c:v>
                </c:pt>
                <c:pt idx="834">
                  <c:v>-36.439879924992645</c:v>
                </c:pt>
                <c:pt idx="835">
                  <c:v>-36.608864014416007</c:v>
                </c:pt>
                <c:pt idx="836">
                  <c:v>-37.120188974534095</c:v>
                </c:pt>
                <c:pt idx="837">
                  <c:v>-38.174682504652964</c:v>
                </c:pt>
                <c:pt idx="838">
                  <c:v>-40.299733460445353</c:v>
                </c:pt>
                <c:pt idx="839">
                  <c:v>-42.704789248161006</c:v>
                </c:pt>
                <c:pt idx="840">
                  <c:v>-44.690480445629106</c:v>
                </c:pt>
                <c:pt idx="841">
                  <c:v>-44.335651346262381</c:v>
                </c:pt>
                <c:pt idx="842">
                  <c:v>-43.240167557987355</c:v>
                </c:pt>
                <c:pt idx="843">
                  <c:v>-41.909484749954956</c:v>
                </c:pt>
                <c:pt idx="844">
                  <c:v>-39.897390974866589</c:v>
                </c:pt>
                <c:pt idx="845">
                  <c:v>-40.440367432204219</c:v>
                </c:pt>
                <c:pt idx="846">
                  <c:v>-44.053534369621914</c:v>
                </c:pt>
                <c:pt idx="847">
                  <c:v>-48.144857047346456</c:v>
                </c:pt>
                <c:pt idx="848">
                  <c:v>-54.667976532020461</c:v>
                </c:pt>
                <c:pt idx="849">
                  <c:v>-56.12688763949653</c:v>
                </c:pt>
                <c:pt idx="850">
                  <c:v>-55.270544819027116</c:v>
                </c:pt>
                <c:pt idx="851">
                  <c:v>-52.961003494945139</c:v>
                </c:pt>
                <c:pt idx="852">
                  <c:v>-44.536897042583028</c:v>
                </c:pt>
                <c:pt idx="853">
                  <c:v>-42.267571132333515</c:v>
                </c:pt>
                <c:pt idx="854">
                  <c:v>-36.653989247712474</c:v>
                </c:pt>
                <c:pt idx="855">
                  <c:v>-27.964028241619204</c:v>
                </c:pt>
                <c:pt idx="856">
                  <c:v>-15.404798509470501</c:v>
                </c:pt>
                <c:pt idx="857">
                  <c:v>-1.3559656539332106</c:v>
                </c:pt>
                <c:pt idx="858">
                  <c:v>7.7075555669825881</c:v>
                </c:pt>
                <c:pt idx="859">
                  <c:v>17.457895979128505</c:v>
                </c:pt>
                <c:pt idx="860">
                  <c:v>23.278891166739765</c:v>
                </c:pt>
                <c:pt idx="861">
                  <c:v>24.677941394538198</c:v>
                </c:pt>
                <c:pt idx="862">
                  <c:v>27.321514383907829</c:v>
                </c:pt>
                <c:pt idx="863">
                  <c:v>29.853998167882704</c:v>
                </c:pt>
                <c:pt idx="864">
                  <c:v>33.393542660203387</c:v>
                </c:pt>
                <c:pt idx="865">
                  <c:v>38.748686705686787</c:v>
                </c:pt>
                <c:pt idx="866">
                  <c:v>43.386885344374789</c:v>
                </c:pt>
                <c:pt idx="867">
                  <c:v>47.595065016049993</c:v>
                </c:pt>
                <c:pt idx="868">
                  <c:v>50.408473282126991</c:v>
                </c:pt>
                <c:pt idx="869">
                  <c:v>53.047580202496412</c:v>
                </c:pt>
                <c:pt idx="870">
                  <c:v>55.687764119692339</c:v>
                </c:pt>
                <c:pt idx="871">
                  <c:v>57.216873148526652</c:v>
                </c:pt>
                <c:pt idx="872">
                  <c:v>58.849681959165643</c:v>
                </c:pt>
                <c:pt idx="873">
                  <c:v>60.670147125544396</c:v>
                </c:pt>
                <c:pt idx="874">
                  <c:v>62.984876136797801</c:v>
                </c:pt>
                <c:pt idx="875">
                  <c:v>64.172897014373461</c:v>
                </c:pt>
                <c:pt idx="876">
                  <c:v>64.659561374193402</c:v>
                </c:pt>
                <c:pt idx="877">
                  <c:v>64.578441756006995</c:v>
                </c:pt>
                <c:pt idx="878">
                  <c:v>63.819956954847214</c:v>
                </c:pt>
                <c:pt idx="879">
                  <c:v>63.330506006590696</c:v>
                </c:pt>
                <c:pt idx="880">
                  <c:v>61.72505459907314</c:v>
                </c:pt>
                <c:pt idx="881">
                  <c:v>59.763212349026084</c:v>
                </c:pt>
                <c:pt idx="882">
                  <c:v>58.191481766529456</c:v>
                </c:pt>
                <c:pt idx="883">
                  <c:v>57.276138360157361</c:v>
                </c:pt>
                <c:pt idx="884">
                  <c:v>56.869287873360825</c:v>
                </c:pt>
                <c:pt idx="885">
                  <c:v>55.375289013381312</c:v>
                </c:pt>
                <c:pt idx="886">
                  <c:v>52.496751356476814</c:v>
                </c:pt>
                <c:pt idx="887">
                  <c:v>48.376126439076181</c:v>
                </c:pt>
                <c:pt idx="888">
                  <c:v>44.618298620005667</c:v>
                </c:pt>
                <c:pt idx="889">
                  <c:v>41.737343302001634</c:v>
                </c:pt>
                <c:pt idx="890">
                  <c:v>38.646349146018345</c:v>
                </c:pt>
                <c:pt idx="891">
                  <c:v>36.512537570609069</c:v>
                </c:pt>
                <c:pt idx="892">
                  <c:v>33.594495910806543</c:v>
                </c:pt>
                <c:pt idx="893">
                  <c:v>28.768654220633326</c:v>
                </c:pt>
                <c:pt idx="894">
                  <c:v>24.714067305530701</c:v>
                </c:pt>
                <c:pt idx="895">
                  <c:v>21.098955001286559</c:v>
                </c:pt>
                <c:pt idx="896">
                  <c:v>16.26663214402749</c:v>
                </c:pt>
                <c:pt idx="897">
                  <c:v>11.419411685836765</c:v>
                </c:pt>
                <c:pt idx="898">
                  <c:v>5.0970749378103299</c:v>
                </c:pt>
                <c:pt idx="899">
                  <c:v>-2.5989078964760939</c:v>
                </c:pt>
                <c:pt idx="900">
                  <c:v>-11.192580918865477</c:v>
                </c:pt>
                <c:pt idx="901">
                  <c:v>-21.654793864525157</c:v>
                </c:pt>
                <c:pt idx="902">
                  <c:v>-32.324502323951087</c:v>
                </c:pt>
                <c:pt idx="903">
                  <c:v>-39.892947333298252</c:v>
                </c:pt>
                <c:pt idx="904">
                  <c:v>-44.206500898102043</c:v>
                </c:pt>
                <c:pt idx="905">
                  <c:v>-48.054930646625841</c:v>
                </c:pt>
                <c:pt idx="906">
                  <c:v>-53.476573650361679</c:v>
                </c:pt>
                <c:pt idx="907">
                  <c:v>-57.817980988121548</c:v>
                </c:pt>
                <c:pt idx="908">
                  <c:v>-63.062966403968588</c:v>
                </c:pt>
                <c:pt idx="909">
                  <c:v>-67.467023429471425</c:v>
                </c:pt>
                <c:pt idx="910">
                  <c:v>-70.699013992315869</c:v>
                </c:pt>
                <c:pt idx="911">
                  <c:v>-69.739980716202737</c:v>
                </c:pt>
                <c:pt idx="912">
                  <c:v>-62.342103668067175</c:v>
                </c:pt>
                <c:pt idx="913">
                  <c:v>-54.874907336564938</c:v>
                </c:pt>
                <c:pt idx="914">
                  <c:v>-50.441915419077318</c:v>
                </c:pt>
                <c:pt idx="915">
                  <c:v>-50.200800768061768</c:v>
                </c:pt>
                <c:pt idx="916">
                  <c:v>-50.62995602527171</c:v>
                </c:pt>
                <c:pt idx="917">
                  <c:v>-50.815436926721041</c:v>
                </c:pt>
                <c:pt idx="918">
                  <c:v>-49.458566250170463</c:v>
                </c:pt>
                <c:pt idx="919">
                  <c:v>-47.399814006138996</c:v>
                </c:pt>
                <c:pt idx="920">
                  <c:v>-44.645227812175548</c:v>
                </c:pt>
                <c:pt idx="921">
                  <c:v>-41.51875376985106</c:v>
                </c:pt>
                <c:pt idx="922">
                  <c:v>-38.347143108149865</c:v>
                </c:pt>
                <c:pt idx="923">
                  <c:v>-36.597621326413446</c:v>
                </c:pt>
                <c:pt idx="924">
                  <c:v>-38.488356776098165</c:v>
                </c:pt>
                <c:pt idx="925">
                  <c:v>-42.763993062533146</c:v>
                </c:pt>
                <c:pt idx="926">
                  <c:v>-47.234043610006125</c:v>
                </c:pt>
                <c:pt idx="927">
                  <c:v>-50.75730535976588</c:v>
                </c:pt>
                <c:pt idx="928">
                  <c:v>-53.491323081250577</c:v>
                </c:pt>
                <c:pt idx="929">
                  <c:v>-55.836170380831291</c:v>
                </c:pt>
                <c:pt idx="930">
                  <c:v>-56.808121060913237</c:v>
                </c:pt>
                <c:pt idx="931">
                  <c:v>-56.462242162837711</c:v>
                </c:pt>
                <c:pt idx="932">
                  <c:v>-55.747211121833416</c:v>
                </c:pt>
                <c:pt idx="933">
                  <c:v>-54.80736477163628</c:v>
                </c:pt>
                <c:pt idx="934">
                  <c:v>-55.219935881195042</c:v>
                </c:pt>
                <c:pt idx="935">
                  <c:v>-57.396557875044905</c:v>
                </c:pt>
                <c:pt idx="936">
                  <c:v>-61.786120529295182</c:v>
                </c:pt>
                <c:pt idx="937">
                  <c:v>-68.51679678491125</c:v>
                </c:pt>
                <c:pt idx="938">
                  <c:v>-76.170509081927506</c:v>
                </c:pt>
                <c:pt idx="939">
                  <c:v>-81.369783496060663</c:v>
                </c:pt>
                <c:pt idx="940">
                  <c:v>-80.074219365551983</c:v>
                </c:pt>
                <c:pt idx="941">
                  <c:v>-77.676876910622937</c:v>
                </c:pt>
                <c:pt idx="942">
                  <c:v>-71.305439508167197</c:v>
                </c:pt>
                <c:pt idx="943">
                  <c:v>-59.051821349297704</c:v>
                </c:pt>
                <c:pt idx="944">
                  <c:v>-43.370314543203698</c:v>
                </c:pt>
                <c:pt idx="945">
                  <c:v>-28.671953378325075</c:v>
                </c:pt>
                <c:pt idx="946">
                  <c:v>-17.209126509423044</c:v>
                </c:pt>
                <c:pt idx="947">
                  <c:v>-11.044087236640239</c:v>
                </c:pt>
                <c:pt idx="948">
                  <c:v>-5.8040346823674103</c:v>
                </c:pt>
                <c:pt idx="949">
                  <c:v>1.3391511140073784</c:v>
                </c:pt>
                <c:pt idx="950">
                  <c:v>9.4897157319861574</c:v>
                </c:pt>
                <c:pt idx="951">
                  <c:v>20.072840507118919</c:v>
                </c:pt>
                <c:pt idx="952">
                  <c:v>27.726863823167637</c:v>
                </c:pt>
                <c:pt idx="953">
                  <c:v>28.993419319219054</c:v>
                </c:pt>
                <c:pt idx="954">
                  <c:v>29.085378979082062</c:v>
                </c:pt>
                <c:pt idx="955">
                  <c:v>31.225216631312151</c:v>
                </c:pt>
                <c:pt idx="956">
                  <c:v>33.886275177726375</c:v>
                </c:pt>
                <c:pt idx="957">
                  <c:v>38.087690336526087</c:v>
                </c:pt>
                <c:pt idx="958">
                  <c:v>41.190820510892038</c:v>
                </c:pt>
                <c:pt idx="959">
                  <c:v>44.847113517877112</c:v>
                </c:pt>
                <c:pt idx="960">
                  <c:v>49.87874045567002</c:v>
                </c:pt>
                <c:pt idx="961">
                  <c:v>52.737302938361935</c:v>
                </c:pt>
                <c:pt idx="962">
                  <c:v>53.301462940400164</c:v>
                </c:pt>
                <c:pt idx="963">
                  <c:v>53.777320217210885</c:v>
                </c:pt>
                <c:pt idx="964">
                  <c:v>55.158111185201165</c:v>
                </c:pt>
                <c:pt idx="965">
                  <c:v>56.751225614661905</c:v>
                </c:pt>
                <c:pt idx="966">
                  <c:v>58.466853032379333</c:v>
                </c:pt>
                <c:pt idx="967">
                  <c:v>60.067960082425728</c:v>
                </c:pt>
                <c:pt idx="968">
                  <c:v>63.147060690574932</c:v>
                </c:pt>
                <c:pt idx="969">
                  <c:v>64.913695684751914</c:v>
                </c:pt>
                <c:pt idx="970">
                  <c:v>65.812540608745906</c:v>
                </c:pt>
                <c:pt idx="971">
                  <c:v>66.228535631574829</c:v>
                </c:pt>
                <c:pt idx="972">
                  <c:v>66.394430124286288</c:v>
                </c:pt>
                <c:pt idx="973">
                  <c:v>66.308423435110271</c:v>
                </c:pt>
                <c:pt idx="974">
                  <c:v>65.730244824251812</c:v>
                </c:pt>
                <c:pt idx="975">
                  <c:v>64.613467563743825</c:v>
                </c:pt>
                <c:pt idx="976">
                  <c:v>62.966804344143725</c:v>
                </c:pt>
                <c:pt idx="977">
                  <c:v>60.29994209249967</c:v>
                </c:pt>
                <c:pt idx="978">
                  <c:v>57.036712950432488</c:v>
                </c:pt>
                <c:pt idx="979">
                  <c:v>53.199955220478301</c:v>
                </c:pt>
                <c:pt idx="980">
                  <c:v>47.726133729420553</c:v>
                </c:pt>
                <c:pt idx="981">
                  <c:v>43.296879507089024</c:v>
                </c:pt>
                <c:pt idx="982">
                  <c:v>40.217259024417096</c:v>
                </c:pt>
                <c:pt idx="983">
                  <c:v>39.043022611356186</c:v>
                </c:pt>
                <c:pt idx="984">
                  <c:v>39.5837278717378</c:v>
                </c:pt>
                <c:pt idx="985">
                  <c:v>40.898631645527765</c:v>
                </c:pt>
                <c:pt idx="986">
                  <c:v>42.237881573505462</c:v>
                </c:pt>
                <c:pt idx="987">
                  <c:v>41.194873408944176</c:v>
                </c:pt>
                <c:pt idx="988">
                  <c:v>38.71226427761497</c:v>
                </c:pt>
                <c:pt idx="989">
                  <c:v>36.242067042582377</c:v>
                </c:pt>
                <c:pt idx="990">
                  <c:v>27.936968171121976</c:v>
                </c:pt>
                <c:pt idx="991">
                  <c:v>14.839873736732649</c:v>
                </c:pt>
                <c:pt idx="992">
                  <c:v>9.1821889308197253</c:v>
                </c:pt>
                <c:pt idx="993">
                  <c:v>5.5625962109795042</c:v>
                </c:pt>
                <c:pt idx="994">
                  <c:v>0.63268931105819015</c:v>
                </c:pt>
                <c:pt idx="995">
                  <c:v>-10.020049752124621</c:v>
                </c:pt>
                <c:pt idx="996">
                  <c:v>-23.944317547439045</c:v>
                </c:pt>
                <c:pt idx="997">
                  <c:v>-35.641752468235573</c:v>
                </c:pt>
                <c:pt idx="998">
                  <c:v>-41.824474207309379</c:v>
                </c:pt>
                <c:pt idx="999">
                  <c:v>-50.528091747566812</c:v>
                </c:pt>
                <c:pt idx="1000">
                  <c:v>-58.224823784625222</c:v>
                </c:pt>
                <c:pt idx="1001">
                  <c:v>-60.944409356153166</c:v>
                </c:pt>
                <c:pt idx="1002">
                  <c:v>-63.208204652307991</c:v>
                </c:pt>
                <c:pt idx="1003">
                  <c:v>-61.787864975554335</c:v>
                </c:pt>
                <c:pt idx="1004">
                  <c:v>-53.850797924052003</c:v>
                </c:pt>
                <c:pt idx="1005">
                  <c:v>-47.707987087036585</c:v>
                </c:pt>
                <c:pt idx="1006">
                  <c:v>-44.545138201405969</c:v>
                </c:pt>
                <c:pt idx="1007">
                  <c:v>-43.936465398028979</c:v>
                </c:pt>
                <c:pt idx="1008">
                  <c:v>-43.888405250831546</c:v>
                </c:pt>
                <c:pt idx="1009">
                  <c:v>-42.04118743044571</c:v>
                </c:pt>
                <c:pt idx="1010">
                  <c:v>-41.339286222518567</c:v>
                </c:pt>
                <c:pt idx="1011">
                  <c:v>-40.570702086381523</c:v>
                </c:pt>
                <c:pt idx="1012">
                  <c:v>-40.510902609155586</c:v>
                </c:pt>
                <c:pt idx="1013">
                  <c:v>-40.629651187293533</c:v>
                </c:pt>
                <c:pt idx="1014">
                  <c:v>-41.317152791376216</c:v>
                </c:pt>
                <c:pt idx="1015">
                  <c:v>-41.931459616075372</c:v>
                </c:pt>
                <c:pt idx="1016">
                  <c:v>-41.728520623178483</c:v>
                </c:pt>
                <c:pt idx="1017">
                  <c:v>-39.764683577260136</c:v>
                </c:pt>
                <c:pt idx="1018">
                  <c:v>-38.340156103262558</c:v>
                </c:pt>
                <c:pt idx="1019">
                  <c:v>-37.311925896868026</c:v>
                </c:pt>
                <c:pt idx="1020">
                  <c:v>-36.361383080507061</c:v>
                </c:pt>
                <c:pt idx="1021">
                  <c:v>-36.805589680172105</c:v>
                </c:pt>
                <c:pt idx="1022">
                  <c:v>-39.160839215547647</c:v>
                </c:pt>
                <c:pt idx="1023">
                  <c:v>-42.316727395318388</c:v>
                </c:pt>
                <c:pt idx="1024">
                  <c:v>-45.436166442896827</c:v>
                </c:pt>
                <c:pt idx="1025">
                  <c:v>-47.64750640176694</c:v>
                </c:pt>
                <c:pt idx="1026">
                  <c:v>-48.540007832934222</c:v>
                </c:pt>
                <c:pt idx="1027">
                  <c:v>-46.650669971929737</c:v>
                </c:pt>
                <c:pt idx="1028">
                  <c:v>-42.775997731886932</c:v>
                </c:pt>
                <c:pt idx="1029">
                  <c:v>-42.957977037538761</c:v>
                </c:pt>
                <c:pt idx="1030">
                  <c:v>-45.330180175749945</c:v>
                </c:pt>
                <c:pt idx="1031">
                  <c:v>-47.567238616775654</c:v>
                </c:pt>
                <c:pt idx="1032">
                  <c:v>-49.697869849424855</c:v>
                </c:pt>
                <c:pt idx="1033">
                  <c:v>-50.626486571295061</c:v>
                </c:pt>
                <c:pt idx="1034">
                  <c:v>-52.566082534769691</c:v>
                </c:pt>
                <c:pt idx="1035">
                  <c:v>-55.485945787534469</c:v>
                </c:pt>
                <c:pt idx="1036">
                  <c:v>-59.101310850422266</c:v>
                </c:pt>
                <c:pt idx="1037">
                  <c:v>-60.806023518904716</c:v>
                </c:pt>
                <c:pt idx="1038">
                  <c:v>-62.139230226319434</c:v>
                </c:pt>
                <c:pt idx="1039">
                  <c:v>-65.583958823683631</c:v>
                </c:pt>
                <c:pt idx="1040">
                  <c:v>-71.337876910429657</c:v>
                </c:pt>
                <c:pt idx="1041">
                  <c:v>-71.676556131145546</c:v>
                </c:pt>
                <c:pt idx="1042">
                  <c:v>-66.95241135541913</c:v>
                </c:pt>
                <c:pt idx="1043">
                  <c:v>-54.792630559163022</c:v>
                </c:pt>
                <c:pt idx="1044">
                  <c:v>-34.232726994822585</c:v>
                </c:pt>
                <c:pt idx="1045">
                  <c:v>-13.240978943919639</c:v>
                </c:pt>
                <c:pt idx="1046">
                  <c:v>7.8878669769122745</c:v>
                </c:pt>
                <c:pt idx="1047">
                  <c:v>21.418300474630879</c:v>
                </c:pt>
                <c:pt idx="1048">
                  <c:v>20.129489484718309</c:v>
                </c:pt>
                <c:pt idx="1049">
                  <c:v>21.397716715809587</c:v>
                </c:pt>
                <c:pt idx="1050">
                  <c:v>22.424232670414188</c:v>
                </c:pt>
                <c:pt idx="1051">
                  <c:v>23.118401565761033</c:v>
                </c:pt>
                <c:pt idx="1052">
                  <c:v>29.208303665550201</c:v>
                </c:pt>
                <c:pt idx="1053">
                  <c:v>33.892801957078866</c:v>
                </c:pt>
                <c:pt idx="1054">
                  <c:v>36.523851164003347</c:v>
                </c:pt>
                <c:pt idx="1055">
                  <c:v>40.431774970333819</c:v>
                </c:pt>
                <c:pt idx="1056">
                  <c:v>41.45112847312339</c:v>
                </c:pt>
                <c:pt idx="1057">
                  <c:v>40.488542177965705</c:v>
                </c:pt>
                <c:pt idx="1058">
                  <c:v>42.349245390658396</c:v>
                </c:pt>
                <c:pt idx="1059">
                  <c:v>46.167201308429462</c:v>
                </c:pt>
                <c:pt idx="1060">
                  <c:v>50.668800765545477</c:v>
                </c:pt>
                <c:pt idx="1061">
                  <c:v>55.26237819853587</c:v>
                </c:pt>
                <c:pt idx="1062">
                  <c:v>58.288397603088569</c:v>
                </c:pt>
                <c:pt idx="1063">
                  <c:v>60.377564212982712</c:v>
                </c:pt>
                <c:pt idx="1064">
                  <c:v>61.663162681345092</c:v>
                </c:pt>
                <c:pt idx="1065">
                  <c:v>61.851127102685382</c:v>
                </c:pt>
                <c:pt idx="1066">
                  <c:v>62.140709871122141</c:v>
                </c:pt>
                <c:pt idx="1067">
                  <c:v>63.189149195906815</c:v>
                </c:pt>
                <c:pt idx="1068">
                  <c:v>65.154080117850413</c:v>
                </c:pt>
                <c:pt idx="1069">
                  <c:v>66.571412604170234</c:v>
                </c:pt>
                <c:pt idx="1070">
                  <c:v>66.174686495782154</c:v>
                </c:pt>
                <c:pt idx="1071">
                  <c:v>64.867659537390765</c:v>
                </c:pt>
                <c:pt idx="1072">
                  <c:v>63.264112027440213</c:v>
                </c:pt>
                <c:pt idx="1073">
                  <c:v>61.177773733037789</c:v>
                </c:pt>
                <c:pt idx="1074">
                  <c:v>59.55744845866316</c:v>
                </c:pt>
                <c:pt idx="1075">
                  <c:v>58.829770239305333</c:v>
                </c:pt>
                <c:pt idx="1076">
                  <c:v>57.905565562904272</c:v>
                </c:pt>
                <c:pt idx="1077">
                  <c:v>57.314677938898136</c:v>
                </c:pt>
                <c:pt idx="1078">
                  <c:v>56.891675897501727</c:v>
                </c:pt>
                <c:pt idx="1079">
                  <c:v>55.220653009511409</c:v>
                </c:pt>
                <c:pt idx="1080">
                  <c:v>52.918019964954723</c:v>
                </c:pt>
                <c:pt idx="1081">
                  <c:v>51.509129743645921</c:v>
                </c:pt>
                <c:pt idx="1082">
                  <c:v>50.688828601385126</c:v>
                </c:pt>
                <c:pt idx="1083">
                  <c:v>51.197353333644948</c:v>
                </c:pt>
                <c:pt idx="1084">
                  <c:v>51.968536250557392</c:v>
                </c:pt>
                <c:pt idx="1085">
                  <c:v>51.411993921959365</c:v>
                </c:pt>
                <c:pt idx="1086">
                  <c:v>49.650851257857653</c:v>
                </c:pt>
                <c:pt idx="1087">
                  <c:v>48.082478845265612</c:v>
                </c:pt>
                <c:pt idx="1088">
                  <c:v>43.810642544052946</c:v>
                </c:pt>
                <c:pt idx="1089">
                  <c:v>37.202425593958857</c:v>
                </c:pt>
                <c:pt idx="1090">
                  <c:v>31.342051961107032</c:v>
                </c:pt>
                <c:pt idx="1091">
                  <c:v>27.136739740878159</c:v>
                </c:pt>
                <c:pt idx="1092">
                  <c:v>23.990514948827485</c:v>
                </c:pt>
                <c:pt idx="1093">
                  <c:v>18.552115967132952</c:v>
                </c:pt>
                <c:pt idx="1094">
                  <c:v>6.9618930629067064</c:v>
                </c:pt>
                <c:pt idx="1095">
                  <c:v>-11.676886820951307</c:v>
                </c:pt>
                <c:pt idx="1096">
                  <c:v>-27.882987943897735</c:v>
                </c:pt>
                <c:pt idx="1097">
                  <c:v>-35.105532360238392</c:v>
                </c:pt>
                <c:pt idx="1098">
                  <c:v>-33.479400268963332</c:v>
                </c:pt>
                <c:pt idx="1099">
                  <c:v>-28.471331129570089</c:v>
                </c:pt>
                <c:pt idx="1100">
                  <c:v>-30.021084646893911</c:v>
                </c:pt>
                <c:pt idx="1101">
                  <c:v>-39.53662664254815</c:v>
                </c:pt>
                <c:pt idx="1102">
                  <c:v>-49.523618937240215</c:v>
                </c:pt>
                <c:pt idx="1103">
                  <c:v>-55.740593366440898</c:v>
                </c:pt>
                <c:pt idx="1104">
                  <c:v>-58.693551683724117</c:v>
                </c:pt>
                <c:pt idx="1105">
                  <c:v>-58.506936525952938</c:v>
                </c:pt>
                <c:pt idx="1106">
                  <c:v>-56.865645867974884</c:v>
                </c:pt>
                <c:pt idx="1107">
                  <c:v>-52.389019493621028</c:v>
                </c:pt>
                <c:pt idx="1108">
                  <c:v>-49.355647327188564</c:v>
                </c:pt>
                <c:pt idx="1109">
                  <c:v>-47.746509658613533</c:v>
                </c:pt>
                <c:pt idx="1110">
                  <c:v>-46.665125556813251</c:v>
                </c:pt>
                <c:pt idx="1111">
                  <c:v>-45.782319782179414</c:v>
                </c:pt>
                <c:pt idx="1112">
                  <c:v>-44.492333847570045</c:v>
                </c:pt>
                <c:pt idx="1113">
                  <c:v>-42.421439963994153</c:v>
                </c:pt>
                <c:pt idx="1114">
                  <c:v>-39.669908646957126</c:v>
                </c:pt>
                <c:pt idx="1115">
                  <c:v>-37.292009851378751</c:v>
                </c:pt>
                <c:pt idx="1116">
                  <c:v>-36.045508293955528</c:v>
                </c:pt>
                <c:pt idx="1117">
                  <c:v>-36.238166267374623</c:v>
                </c:pt>
                <c:pt idx="1118">
                  <c:v>-38.88212998061821</c:v>
                </c:pt>
                <c:pt idx="1119">
                  <c:v>-43.334143401609523</c:v>
                </c:pt>
                <c:pt idx="1120">
                  <c:v>-48.311799681374254</c:v>
                </c:pt>
                <c:pt idx="1121">
                  <c:v>-51.756600861212796</c:v>
                </c:pt>
                <c:pt idx="1122">
                  <c:v>-53.564880316597872</c:v>
                </c:pt>
                <c:pt idx="1123">
                  <c:v>-54.03266044112646</c:v>
                </c:pt>
                <c:pt idx="1124">
                  <c:v>-55.150787409728011</c:v>
                </c:pt>
                <c:pt idx="1125">
                  <c:v>-56.85638202898955</c:v>
                </c:pt>
                <c:pt idx="1126">
                  <c:v>-58.693195009017955</c:v>
                </c:pt>
                <c:pt idx="1127">
                  <c:v>-60.947092963347707</c:v>
                </c:pt>
                <c:pt idx="1128">
                  <c:v>-61.897939478316793</c:v>
                </c:pt>
                <c:pt idx="1129">
                  <c:v>-62.757642142730759</c:v>
                </c:pt>
                <c:pt idx="1130">
                  <c:v>-62.480561962583536</c:v>
                </c:pt>
                <c:pt idx="1131">
                  <c:v>-60.946008174848508</c:v>
                </c:pt>
                <c:pt idx="1132">
                  <c:v>-61.34231845971108</c:v>
                </c:pt>
                <c:pt idx="1133">
                  <c:v>-63.384187303970229</c:v>
                </c:pt>
                <c:pt idx="1134">
                  <c:v>-69.838674378758967</c:v>
                </c:pt>
                <c:pt idx="1135">
                  <c:v>-76.111090224785286</c:v>
                </c:pt>
                <c:pt idx="1136">
                  <c:v>-79.068054476413906</c:v>
                </c:pt>
                <c:pt idx="1137">
                  <c:v>-77.694359719269357</c:v>
                </c:pt>
                <c:pt idx="1138">
                  <c:v>-73.721722235899875</c:v>
                </c:pt>
                <c:pt idx="1139">
                  <c:v>-63.141189970522333</c:v>
                </c:pt>
                <c:pt idx="1140">
                  <c:v>-52.234879460560663</c:v>
                </c:pt>
                <c:pt idx="1141">
                  <c:v>-33.596861082378652</c:v>
                </c:pt>
                <c:pt idx="1142">
                  <c:v>-23.956661311565671</c:v>
                </c:pt>
                <c:pt idx="1143">
                  <c:v>-13.18676884071991</c:v>
                </c:pt>
                <c:pt idx="1144">
                  <c:v>-4.3723941643993491</c:v>
                </c:pt>
                <c:pt idx="1145">
                  <c:v>2.4742460135826168</c:v>
                </c:pt>
                <c:pt idx="1146">
                  <c:v>13.971312453992136</c:v>
                </c:pt>
                <c:pt idx="1147">
                  <c:v>20.166005122087501</c:v>
                </c:pt>
                <c:pt idx="1148">
                  <c:v>25.336780896278615</c:v>
                </c:pt>
                <c:pt idx="1149">
                  <c:v>32.910065258598806</c:v>
                </c:pt>
                <c:pt idx="1150">
                  <c:v>37.950930270017125</c:v>
                </c:pt>
                <c:pt idx="1151">
                  <c:v>41.830983548860438</c:v>
                </c:pt>
                <c:pt idx="1152">
                  <c:v>46.077418119491171</c:v>
                </c:pt>
                <c:pt idx="1153">
                  <c:v>48.963136992746747</c:v>
                </c:pt>
                <c:pt idx="1154">
                  <c:v>50.698536593860972</c:v>
                </c:pt>
                <c:pt idx="1155">
                  <c:v>50.970887439246049</c:v>
                </c:pt>
                <c:pt idx="1156">
                  <c:v>52.431956693894001</c:v>
                </c:pt>
                <c:pt idx="1157">
                  <c:v>55.986363079273026</c:v>
                </c:pt>
                <c:pt idx="1158">
                  <c:v>59.167648909960072</c:v>
                </c:pt>
                <c:pt idx="1159">
                  <c:v>60.570704936057936</c:v>
                </c:pt>
                <c:pt idx="1160">
                  <c:v>61.633050705378096</c:v>
                </c:pt>
                <c:pt idx="1161">
                  <c:v>62.737271027003899</c:v>
                </c:pt>
                <c:pt idx="1162">
                  <c:v>64.368120064044916</c:v>
                </c:pt>
                <c:pt idx="1163">
                  <c:v>64.921494429068062</c:v>
                </c:pt>
                <c:pt idx="1164">
                  <c:v>65.069497352449631</c:v>
                </c:pt>
                <c:pt idx="1165">
                  <c:v>64.558163427425981</c:v>
                </c:pt>
                <c:pt idx="1166">
                  <c:v>63.481164183008651</c:v>
                </c:pt>
                <c:pt idx="1167">
                  <c:v>62.498834130637654</c:v>
                </c:pt>
                <c:pt idx="1168">
                  <c:v>61.339198350104311</c:v>
                </c:pt>
                <c:pt idx="1169">
                  <c:v>59.434588119572055</c:v>
                </c:pt>
                <c:pt idx="1170">
                  <c:v>57.130143272262629</c:v>
                </c:pt>
                <c:pt idx="1171">
                  <c:v>54.448731831243734</c:v>
                </c:pt>
                <c:pt idx="1172">
                  <c:v>51.57060577042018</c:v>
                </c:pt>
                <c:pt idx="1173">
                  <c:v>48.812997095017003</c:v>
                </c:pt>
                <c:pt idx="1174">
                  <c:v>45.380427503274596</c:v>
                </c:pt>
                <c:pt idx="1175">
                  <c:v>42.162956021261536</c:v>
                </c:pt>
                <c:pt idx="1176">
                  <c:v>39.108604970702345</c:v>
                </c:pt>
                <c:pt idx="1177">
                  <c:v>36.244551437135023</c:v>
                </c:pt>
                <c:pt idx="1178">
                  <c:v>33.457705980772808</c:v>
                </c:pt>
                <c:pt idx="1179">
                  <c:v>30.749255570177493</c:v>
                </c:pt>
                <c:pt idx="1180">
                  <c:v>28.018744375193602</c:v>
                </c:pt>
                <c:pt idx="1181">
                  <c:v>24.254774144152083</c:v>
                </c:pt>
                <c:pt idx="1182">
                  <c:v>19.403634842078066</c:v>
                </c:pt>
                <c:pt idx="1183">
                  <c:v>14.599181251045763</c:v>
                </c:pt>
                <c:pt idx="1184">
                  <c:v>10.860857315156078</c:v>
                </c:pt>
                <c:pt idx="1185">
                  <c:v>6.7358725629006377</c:v>
                </c:pt>
                <c:pt idx="1186">
                  <c:v>0.64819341560670329</c:v>
                </c:pt>
                <c:pt idx="1187">
                  <c:v>-9.6418498063666576</c:v>
                </c:pt>
                <c:pt idx="1188">
                  <c:v>-21.582028169656738</c:v>
                </c:pt>
                <c:pt idx="1189">
                  <c:v>-29.231268454889737</c:v>
                </c:pt>
                <c:pt idx="1190">
                  <c:v>-33.864203982873725</c:v>
                </c:pt>
                <c:pt idx="1191">
                  <c:v>-39.194596716015582</c:v>
                </c:pt>
                <c:pt idx="1192">
                  <c:v>-43.638977819850389</c:v>
                </c:pt>
                <c:pt idx="1193">
                  <c:v>-51.186584046174964</c:v>
                </c:pt>
                <c:pt idx="1194">
                  <c:v>-59.563724899953996</c:v>
                </c:pt>
                <c:pt idx="1195">
                  <c:v>-65.618437611741342</c:v>
                </c:pt>
                <c:pt idx="1196">
                  <c:v>-67.783979633740643</c:v>
                </c:pt>
                <c:pt idx="1197">
                  <c:v>-69.022595589030587</c:v>
                </c:pt>
                <c:pt idx="1198">
                  <c:v>-70.369580640702281</c:v>
                </c:pt>
                <c:pt idx="1199">
                  <c:v>-70.596981133339455</c:v>
                </c:pt>
                <c:pt idx="1200">
                  <c:v>-67.507913460717816</c:v>
                </c:pt>
                <c:pt idx="1201">
                  <c:v>-62.49040604113879</c:v>
                </c:pt>
                <c:pt idx="1202">
                  <c:v>-57.881471294905914</c:v>
                </c:pt>
                <c:pt idx="1203">
                  <c:v>-55.077035159924876</c:v>
                </c:pt>
                <c:pt idx="1204">
                  <c:v>-53.14664966400457</c:v>
                </c:pt>
                <c:pt idx="1205">
                  <c:v>-52.216895930380034</c:v>
                </c:pt>
                <c:pt idx="1206">
                  <c:v>-52.489955379294692</c:v>
                </c:pt>
                <c:pt idx="1207">
                  <c:v>-53.147126260717286</c:v>
                </c:pt>
                <c:pt idx="1208">
                  <c:v>-52.539610988553186</c:v>
                </c:pt>
                <c:pt idx="1209">
                  <c:v>-51.626531626909347</c:v>
                </c:pt>
                <c:pt idx="1210">
                  <c:v>-51.511748742699318</c:v>
                </c:pt>
                <c:pt idx="1211">
                  <c:v>-53.466674183252074</c:v>
                </c:pt>
                <c:pt idx="1212">
                  <c:v>-56.540670502851697</c:v>
                </c:pt>
                <c:pt idx="1213">
                  <c:v>-60.324060010817831</c:v>
                </c:pt>
                <c:pt idx="1214">
                  <c:v>-63.209099883238821</c:v>
                </c:pt>
                <c:pt idx="1215">
                  <c:v>-64.918721473193287</c:v>
                </c:pt>
                <c:pt idx="1216">
                  <c:v>-65.476222121364515</c:v>
                </c:pt>
                <c:pt idx="1217">
                  <c:v>-64.846961103013072</c:v>
                </c:pt>
                <c:pt idx="1218">
                  <c:v>-64.932602953445752</c:v>
                </c:pt>
                <c:pt idx="1219">
                  <c:v>-65.478001530082437</c:v>
                </c:pt>
                <c:pt idx="1220">
                  <c:v>-67.800920612895681</c:v>
                </c:pt>
                <c:pt idx="1221">
                  <c:v>-71.305583866435043</c:v>
                </c:pt>
                <c:pt idx="1222">
                  <c:v>-76.519919452415309</c:v>
                </c:pt>
                <c:pt idx="1223">
                  <c:v>-81.901948977449166</c:v>
                </c:pt>
                <c:pt idx="1224">
                  <c:v>-83.66899294023149</c:v>
                </c:pt>
                <c:pt idx="1225">
                  <c:v>-82.178878471843717</c:v>
                </c:pt>
                <c:pt idx="1226">
                  <c:v>-82.079350557117564</c:v>
                </c:pt>
                <c:pt idx="1227">
                  <c:v>-84.314792928670599</c:v>
                </c:pt>
                <c:pt idx="1228">
                  <c:v>-80.144587180741922</c:v>
                </c:pt>
                <c:pt idx="1229">
                  <c:v>-66.069170018761952</c:v>
                </c:pt>
                <c:pt idx="1230">
                  <c:v>-47.141307707656281</c:v>
                </c:pt>
                <c:pt idx="1231">
                  <c:v>-32.51046533782953</c:v>
                </c:pt>
                <c:pt idx="1232">
                  <c:v>-30.217913067678438</c:v>
                </c:pt>
                <c:pt idx="1233">
                  <c:v>-24.992900791590028</c:v>
                </c:pt>
                <c:pt idx="1234">
                  <c:v>-21.612047881154346</c:v>
                </c:pt>
                <c:pt idx="1235">
                  <c:v>-18.56644663374054</c:v>
                </c:pt>
                <c:pt idx="1236">
                  <c:v>-7.7124904552674769</c:v>
                </c:pt>
                <c:pt idx="1237">
                  <c:v>7.9684447351433629</c:v>
                </c:pt>
                <c:pt idx="1238">
                  <c:v>25.5294347821618</c:v>
                </c:pt>
                <c:pt idx="1239">
                  <c:v>34.013728383388425</c:v>
                </c:pt>
                <c:pt idx="1240">
                  <c:v>38.1420073985513</c:v>
                </c:pt>
                <c:pt idx="1241">
                  <c:v>39.359004461607491</c:v>
                </c:pt>
                <c:pt idx="1242">
                  <c:v>41.458091274818145</c:v>
                </c:pt>
                <c:pt idx="1243">
                  <c:v>42.048345001434583</c:v>
                </c:pt>
                <c:pt idx="1244">
                  <c:v>41.688516573473571</c:v>
                </c:pt>
                <c:pt idx="1245">
                  <c:v>44.131062016425176</c:v>
                </c:pt>
                <c:pt idx="1246">
                  <c:v>48.529261422340213</c:v>
                </c:pt>
                <c:pt idx="1247">
                  <c:v>52.384871062996545</c:v>
                </c:pt>
                <c:pt idx="1248">
                  <c:v>56.821735850766942</c:v>
                </c:pt>
                <c:pt idx="1249">
                  <c:v>58.658441482253963</c:v>
                </c:pt>
                <c:pt idx="1250">
                  <c:v>60.550842034028257</c:v>
                </c:pt>
                <c:pt idx="1251">
                  <c:v>62.209139368770323</c:v>
                </c:pt>
                <c:pt idx="1252">
                  <c:v>63.246566167747481</c:v>
                </c:pt>
                <c:pt idx="1253">
                  <c:v>63.361490554517232</c:v>
                </c:pt>
                <c:pt idx="1254">
                  <c:v>63.48383049904384</c:v>
                </c:pt>
                <c:pt idx="1255">
                  <c:v>62.980777725947036</c:v>
                </c:pt>
                <c:pt idx="1256">
                  <c:v>61.953059380322969</c:v>
                </c:pt>
                <c:pt idx="1257">
                  <c:v>60.219765027204367</c:v>
                </c:pt>
                <c:pt idx="1258">
                  <c:v>57.825978567803247</c:v>
                </c:pt>
                <c:pt idx="1259">
                  <c:v>56.110431461775008</c:v>
                </c:pt>
                <c:pt idx="1260">
                  <c:v>55.052192532654473</c:v>
                </c:pt>
                <c:pt idx="1261">
                  <c:v>54.784142229536258</c:v>
                </c:pt>
                <c:pt idx="1262">
                  <c:v>54.290466326427811</c:v>
                </c:pt>
                <c:pt idx="1263">
                  <c:v>54.142195021014125</c:v>
                </c:pt>
                <c:pt idx="1264">
                  <c:v>53.724340218792449</c:v>
                </c:pt>
                <c:pt idx="1265">
                  <c:v>52.470235926391879</c:v>
                </c:pt>
                <c:pt idx="1266">
                  <c:v>50.215665222773168</c:v>
                </c:pt>
                <c:pt idx="1267">
                  <c:v>47.220032087723467</c:v>
                </c:pt>
                <c:pt idx="1268">
                  <c:v>44.33685962045346</c:v>
                </c:pt>
                <c:pt idx="1269">
                  <c:v>40.759626901769145</c:v>
                </c:pt>
                <c:pt idx="1270">
                  <c:v>37.479048126603246</c:v>
                </c:pt>
                <c:pt idx="1271">
                  <c:v>34.9913774375784</c:v>
                </c:pt>
                <c:pt idx="1272">
                  <c:v>31.787920906828187</c:v>
                </c:pt>
                <c:pt idx="1273">
                  <c:v>27.265015529443723</c:v>
                </c:pt>
                <c:pt idx="1274">
                  <c:v>22.801922016562131</c:v>
                </c:pt>
                <c:pt idx="1275">
                  <c:v>17.814336671546343</c:v>
                </c:pt>
                <c:pt idx="1276">
                  <c:v>12.697858341707212</c:v>
                </c:pt>
                <c:pt idx="1277">
                  <c:v>8.6961239702263384</c:v>
                </c:pt>
                <c:pt idx="1278">
                  <c:v>6.6670854961646766</c:v>
                </c:pt>
                <c:pt idx="1279">
                  <c:v>3.7281726043414607</c:v>
                </c:pt>
                <c:pt idx="1280">
                  <c:v>-0.6991018666339972</c:v>
                </c:pt>
                <c:pt idx="1281">
                  <c:v>-7.7845041082338238</c:v>
                </c:pt>
                <c:pt idx="1282">
                  <c:v>-17.552352626124257</c:v>
                </c:pt>
                <c:pt idx="1283">
                  <c:v>-30.573532755780935</c:v>
                </c:pt>
                <c:pt idx="1284">
                  <c:v>-45.763178835877717</c:v>
                </c:pt>
                <c:pt idx="1285">
                  <c:v>-55.715543452757387</c:v>
                </c:pt>
                <c:pt idx="1286">
                  <c:v>-62.595362117288857</c:v>
                </c:pt>
                <c:pt idx="1287">
                  <c:v>-66.528818925471512</c:v>
                </c:pt>
                <c:pt idx="1288">
                  <c:v>-68.622942057596603</c:v>
                </c:pt>
                <c:pt idx="1289">
                  <c:v>-68.870952664619296</c:v>
                </c:pt>
                <c:pt idx="1290">
                  <c:v>-63.976245155717017</c:v>
                </c:pt>
                <c:pt idx="1291">
                  <c:v>-57.038720750776527</c:v>
                </c:pt>
                <c:pt idx="1292">
                  <c:v>-53.530336540276608</c:v>
                </c:pt>
                <c:pt idx="1293">
                  <c:v>-52.759944606164304</c:v>
                </c:pt>
                <c:pt idx="1294">
                  <c:v>-52.198435307034565</c:v>
                </c:pt>
                <c:pt idx="1295">
                  <c:v>-50.603886866609649</c:v>
                </c:pt>
                <c:pt idx="1296">
                  <c:v>-48.065807370369519</c:v>
                </c:pt>
                <c:pt idx="1297">
                  <c:v>-45.746531636286122</c:v>
                </c:pt>
                <c:pt idx="1298">
                  <c:v>-43.977080831692035</c:v>
                </c:pt>
                <c:pt idx="1299">
                  <c:v>-43.673640955569589</c:v>
                </c:pt>
                <c:pt idx="1300">
                  <c:v>-43.422843061783155</c:v>
                </c:pt>
                <c:pt idx="1301">
                  <c:v>-42.302692218963109</c:v>
                </c:pt>
                <c:pt idx="1302">
                  <c:v>-41.378126718059107</c:v>
                </c:pt>
                <c:pt idx="1303">
                  <c:v>-41.330118990083427</c:v>
                </c:pt>
                <c:pt idx="1304">
                  <c:v>-42.511690119833609</c:v>
                </c:pt>
                <c:pt idx="1305">
                  <c:v>-45.523742176674197</c:v>
                </c:pt>
                <c:pt idx="1306">
                  <c:v>-49.466159506595908</c:v>
                </c:pt>
                <c:pt idx="1307">
                  <c:v>-52.900065109715655</c:v>
                </c:pt>
                <c:pt idx="1308">
                  <c:v>-56.033303136951275</c:v>
                </c:pt>
                <c:pt idx="1309">
                  <c:v>-58.597832709725978</c:v>
                </c:pt>
                <c:pt idx="1310">
                  <c:v>-58.988182752124253</c:v>
                </c:pt>
                <c:pt idx="1311">
                  <c:v>-58.818039400940606</c:v>
                </c:pt>
                <c:pt idx="1312">
                  <c:v>-59.431755046700921</c:v>
                </c:pt>
                <c:pt idx="1313">
                  <c:v>-57.812317708961857</c:v>
                </c:pt>
                <c:pt idx="1314">
                  <c:v>-58.145328353549949</c:v>
                </c:pt>
                <c:pt idx="1315">
                  <c:v>-61.854265748337539</c:v>
                </c:pt>
                <c:pt idx="1316">
                  <c:v>-68.777913567964546</c:v>
                </c:pt>
                <c:pt idx="1317">
                  <c:v>-73.706509416451269</c:v>
                </c:pt>
                <c:pt idx="1318">
                  <c:v>-76.687096972962081</c:v>
                </c:pt>
                <c:pt idx="1319">
                  <c:v>-73.642460407073528</c:v>
                </c:pt>
                <c:pt idx="1320">
                  <c:v>-64.18294983320466</c:v>
                </c:pt>
                <c:pt idx="1321">
                  <c:v>-50.768863029227212</c:v>
                </c:pt>
                <c:pt idx="1322">
                  <c:v>-29.899827705623665</c:v>
                </c:pt>
                <c:pt idx="1323">
                  <c:v>-7.4149777766211136</c:v>
                </c:pt>
                <c:pt idx="1324">
                  <c:v>4.7221261273005091</c:v>
                </c:pt>
                <c:pt idx="1325">
                  <c:v>0.95128168527440959</c:v>
                </c:pt>
                <c:pt idx="1326">
                  <c:v>-1.0923391037562791</c:v>
                </c:pt>
                <c:pt idx="1327">
                  <c:v>0.98517726881875978</c:v>
                </c:pt>
                <c:pt idx="1328">
                  <c:v>6.3613530125881335</c:v>
                </c:pt>
                <c:pt idx="1329">
                  <c:v>15.529352215581222</c:v>
                </c:pt>
                <c:pt idx="1330">
                  <c:v>25.070075045204963</c:v>
                </c:pt>
                <c:pt idx="1331">
                  <c:v>35.288188575998632</c:v>
                </c:pt>
                <c:pt idx="1332">
                  <c:v>39.170058810278555</c:v>
                </c:pt>
                <c:pt idx="1333">
                  <c:v>39.170225424235369</c:v>
                </c:pt>
                <c:pt idx="1334">
                  <c:v>41.936656871361393</c:v>
                </c:pt>
                <c:pt idx="1335">
                  <c:v>42.992746085313925</c:v>
                </c:pt>
                <c:pt idx="1336">
                  <c:v>44.73107339737868</c:v>
                </c:pt>
                <c:pt idx="1337">
                  <c:v>45.98124773411093</c:v>
                </c:pt>
                <c:pt idx="1338">
                  <c:v>47.466037176340123</c:v>
                </c:pt>
                <c:pt idx="1339">
                  <c:v>48.993994267408866</c:v>
                </c:pt>
                <c:pt idx="1340">
                  <c:v>49.768486333345585</c:v>
                </c:pt>
                <c:pt idx="1341">
                  <c:v>51.909226453840652</c:v>
                </c:pt>
                <c:pt idx="1342">
                  <c:v>54.961624243144129</c:v>
                </c:pt>
                <c:pt idx="1343">
                  <c:v>57.205338804317712</c:v>
                </c:pt>
                <c:pt idx="1344">
                  <c:v>59.105961354823428</c:v>
                </c:pt>
                <c:pt idx="1345">
                  <c:v>59.942587963498646</c:v>
                </c:pt>
                <c:pt idx="1346">
                  <c:v>60.505777077006414</c:v>
                </c:pt>
                <c:pt idx="1347">
                  <c:v>61.534493707519438</c:v>
                </c:pt>
                <c:pt idx="1348">
                  <c:v>62.785174440546726</c:v>
                </c:pt>
                <c:pt idx="1349">
                  <c:v>64.036843936017874</c:v>
                </c:pt>
                <c:pt idx="1350">
                  <c:v>64.768554953249463</c:v>
                </c:pt>
                <c:pt idx="1351">
                  <c:v>65.004982050308655</c:v>
                </c:pt>
                <c:pt idx="1352">
                  <c:v>65.238145316978205</c:v>
                </c:pt>
                <c:pt idx="1353">
                  <c:v>64.778313956814813</c:v>
                </c:pt>
                <c:pt idx="1354">
                  <c:v>63.445896492781387</c:v>
                </c:pt>
                <c:pt idx="1355">
                  <c:v>61.445367768193613</c:v>
                </c:pt>
                <c:pt idx="1356">
                  <c:v>59.080541055560147</c:v>
                </c:pt>
                <c:pt idx="1357">
                  <c:v>56.361595595433108</c:v>
                </c:pt>
                <c:pt idx="1358">
                  <c:v>53.906636610206213</c:v>
                </c:pt>
                <c:pt idx="1359">
                  <c:v>51.833809736799886</c:v>
                </c:pt>
                <c:pt idx="1360">
                  <c:v>49.522544751096049</c:v>
                </c:pt>
                <c:pt idx="1361">
                  <c:v>47.693128500506553</c:v>
                </c:pt>
                <c:pt idx="1362">
                  <c:v>45.75792424434637</c:v>
                </c:pt>
                <c:pt idx="1363">
                  <c:v>42.38355859193414</c:v>
                </c:pt>
                <c:pt idx="1364">
                  <c:v>39.197176081537293</c:v>
                </c:pt>
                <c:pt idx="1365">
                  <c:v>36.468683008150144</c:v>
                </c:pt>
                <c:pt idx="1366">
                  <c:v>32.675283651943893</c:v>
                </c:pt>
                <c:pt idx="1367">
                  <c:v>30.517795385089265</c:v>
                </c:pt>
                <c:pt idx="1368">
                  <c:v>29.013731422137273</c:v>
                </c:pt>
                <c:pt idx="1369">
                  <c:v>24.384338398085706</c:v>
                </c:pt>
                <c:pt idx="1370">
                  <c:v>15.569249780452653</c:v>
                </c:pt>
                <c:pt idx="1371">
                  <c:v>4.044022407521279</c:v>
                </c:pt>
                <c:pt idx="1372">
                  <c:v>-4.8917188928485507</c:v>
                </c:pt>
                <c:pt idx="1373">
                  <c:v>-10.913858188795819</c:v>
                </c:pt>
                <c:pt idx="1374">
                  <c:v>-16.764549331955941</c:v>
                </c:pt>
                <c:pt idx="1375">
                  <c:v>-22.539154834223869</c:v>
                </c:pt>
                <c:pt idx="1376">
                  <c:v>-28.400081210190791</c:v>
                </c:pt>
                <c:pt idx="1377">
                  <c:v>-37.277819008915962</c:v>
                </c:pt>
                <c:pt idx="1378">
                  <c:v>-45.498002933499357</c:v>
                </c:pt>
                <c:pt idx="1379">
                  <c:v>-51.058384374761367</c:v>
                </c:pt>
                <c:pt idx="1380">
                  <c:v>-57.211370782527595</c:v>
                </c:pt>
                <c:pt idx="1381">
                  <c:v>-63.831658261615011</c:v>
                </c:pt>
                <c:pt idx="1382">
                  <c:v>-70.131722465968608</c:v>
                </c:pt>
                <c:pt idx="1383">
                  <c:v>-75.152123204768813</c:v>
                </c:pt>
                <c:pt idx="1384">
                  <c:v>-76.67539319928774</c:v>
                </c:pt>
                <c:pt idx="1385">
                  <c:v>-72.652694201028268</c:v>
                </c:pt>
                <c:pt idx="1386">
                  <c:v>-67.076186755576771</c:v>
                </c:pt>
                <c:pt idx="1387">
                  <c:v>-61.590275431502825</c:v>
                </c:pt>
                <c:pt idx="1388">
                  <c:v>-57.861804729440763</c:v>
                </c:pt>
                <c:pt idx="1389">
                  <c:v>-55.244250673127361</c:v>
                </c:pt>
                <c:pt idx="1390">
                  <c:v>-53.19775261274971</c:v>
                </c:pt>
                <c:pt idx="1391">
                  <c:v>-52.351866619652327</c:v>
                </c:pt>
                <c:pt idx="1392">
                  <c:v>-50.907061505697399</c:v>
                </c:pt>
                <c:pt idx="1393">
                  <c:v>-50.164845120545692</c:v>
                </c:pt>
                <c:pt idx="1394">
                  <c:v>-48.898353266555652</c:v>
                </c:pt>
                <c:pt idx="1395">
                  <c:v>-47.888101448364608</c:v>
                </c:pt>
                <c:pt idx="1396">
                  <c:v>-48.267273596011925</c:v>
                </c:pt>
                <c:pt idx="1397">
                  <c:v>-49.626821037662552</c:v>
                </c:pt>
                <c:pt idx="1398">
                  <c:v>-51.57339788257736</c:v>
                </c:pt>
                <c:pt idx="1399">
                  <c:v>-53.188851584462881</c:v>
                </c:pt>
                <c:pt idx="1400">
                  <c:v>-54.125280229150192</c:v>
                </c:pt>
                <c:pt idx="1401">
                  <c:v>-56.069673865327708</c:v>
                </c:pt>
                <c:pt idx="1402">
                  <c:v>-59.254081274480093</c:v>
                </c:pt>
                <c:pt idx="1403">
                  <c:v>-62.657239105268985</c:v>
                </c:pt>
                <c:pt idx="1404">
                  <c:v>-66.064850747355976</c:v>
                </c:pt>
                <c:pt idx="1405">
                  <c:v>-69.144503792375886</c:v>
                </c:pt>
                <c:pt idx="1406">
                  <c:v>-68.830354545001612</c:v>
                </c:pt>
                <c:pt idx="1407">
                  <c:v>-65.92459111246157</c:v>
                </c:pt>
                <c:pt idx="1408">
                  <c:v>-63.783483715903103</c:v>
                </c:pt>
                <c:pt idx="1409">
                  <c:v>-63.186221980200798</c:v>
                </c:pt>
                <c:pt idx="1410">
                  <c:v>-62.754004748407922</c:v>
                </c:pt>
                <c:pt idx="1411">
                  <c:v>-68.802054598129359</c:v>
                </c:pt>
                <c:pt idx="1412">
                  <c:v>-80.481896049996422</c:v>
                </c:pt>
                <c:pt idx="1413">
                  <c:v>-79.823995467109455</c:v>
                </c:pt>
                <c:pt idx="1414">
                  <c:v>-66.098674954340353</c:v>
                </c:pt>
                <c:pt idx="1415">
                  <c:v>-50.044096303506507</c:v>
                </c:pt>
                <c:pt idx="1416">
                  <c:v>-34.381231918763625</c:v>
                </c:pt>
                <c:pt idx="1417">
                  <c:v>-19.997199132879857</c:v>
                </c:pt>
                <c:pt idx="1418">
                  <c:v>-4.4545825829868066</c:v>
                </c:pt>
                <c:pt idx="1419">
                  <c:v>2.2048191034748448</c:v>
                </c:pt>
                <c:pt idx="1420">
                  <c:v>8.3115238102008835</c:v>
                </c:pt>
                <c:pt idx="1421">
                  <c:v>18.267388663830062</c:v>
                </c:pt>
                <c:pt idx="1422">
                  <c:v>26.446939864561198</c:v>
                </c:pt>
                <c:pt idx="1423">
                  <c:v>33.434785546614101</c:v>
                </c:pt>
                <c:pt idx="1424">
                  <c:v>39.957752072060302</c:v>
                </c:pt>
                <c:pt idx="1425">
                  <c:v>46.855257457628788</c:v>
                </c:pt>
                <c:pt idx="1426">
                  <c:v>46.090972864016479</c:v>
                </c:pt>
                <c:pt idx="1427">
                  <c:v>44.31722739217193</c:v>
                </c:pt>
                <c:pt idx="1428">
                  <c:v>46.33917680100911</c:v>
                </c:pt>
                <c:pt idx="1429">
                  <c:v>51.329856384006504</c:v>
                </c:pt>
                <c:pt idx="1430">
                  <c:v>53.611840142349578</c:v>
                </c:pt>
                <c:pt idx="1431">
                  <c:v>55.437996584904894</c:v>
                </c:pt>
                <c:pt idx="1432">
                  <c:v>57.33756278897107</c:v>
                </c:pt>
                <c:pt idx="1433">
                  <c:v>58.826113243968472</c:v>
                </c:pt>
                <c:pt idx="1434">
                  <c:v>58.820024987186798</c:v>
                </c:pt>
                <c:pt idx="1435">
                  <c:v>58.51959317448069</c:v>
                </c:pt>
                <c:pt idx="1436">
                  <c:v>58.17130813544231</c:v>
                </c:pt>
                <c:pt idx="1437">
                  <c:v>59.099495408996958</c:v>
                </c:pt>
                <c:pt idx="1438">
                  <c:v>62.423808691370319</c:v>
                </c:pt>
                <c:pt idx="1439">
                  <c:v>65.111828717252891</c:v>
                </c:pt>
                <c:pt idx="1440">
                  <c:v>66.903539165179609</c:v>
                </c:pt>
                <c:pt idx="1441">
                  <c:v>67.395171346995213</c:v>
                </c:pt>
                <c:pt idx="1442">
                  <c:v>67.275498633497946</c:v>
                </c:pt>
                <c:pt idx="1443">
                  <c:v>66.089916752664465</c:v>
                </c:pt>
                <c:pt idx="1444">
                  <c:v>64.159003036118435</c:v>
                </c:pt>
                <c:pt idx="1445">
                  <c:v>61.880852892868511</c:v>
                </c:pt>
                <c:pt idx="1446">
                  <c:v>59.79057450456731</c:v>
                </c:pt>
                <c:pt idx="1447">
                  <c:v>57.750355331880307</c:v>
                </c:pt>
                <c:pt idx="1448">
                  <c:v>56.227552739104574</c:v>
                </c:pt>
                <c:pt idx="1449">
                  <c:v>54.858514738718348</c:v>
                </c:pt>
                <c:pt idx="1450">
                  <c:v>54.051730624183357</c:v>
                </c:pt>
                <c:pt idx="1451">
                  <c:v>52.551593797118308</c:v>
                </c:pt>
                <c:pt idx="1452">
                  <c:v>51.486682959589288</c:v>
                </c:pt>
                <c:pt idx="1453">
                  <c:v>49.934823159493554</c:v>
                </c:pt>
                <c:pt idx="1454">
                  <c:v>47.624193680142824</c:v>
                </c:pt>
                <c:pt idx="1455">
                  <c:v>45.482172764850205</c:v>
                </c:pt>
                <c:pt idx="1456">
                  <c:v>43.622673573944446</c:v>
                </c:pt>
                <c:pt idx="1457">
                  <c:v>41.813626078770056</c:v>
                </c:pt>
                <c:pt idx="1458">
                  <c:v>41.502694837521751</c:v>
                </c:pt>
                <c:pt idx="1459">
                  <c:v>38.577439382499449</c:v>
                </c:pt>
                <c:pt idx="1460">
                  <c:v>33.821068671572625</c:v>
                </c:pt>
                <c:pt idx="1461">
                  <c:v>26.700387331803825</c:v>
                </c:pt>
                <c:pt idx="1462">
                  <c:v>20.177353768930494</c:v>
                </c:pt>
                <c:pt idx="1463">
                  <c:v>14.708759892016065</c:v>
                </c:pt>
                <c:pt idx="1464">
                  <c:v>9.1479400263296675</c:v>
                </c:pt>
                <c:pt idx="1465">
                  <c:v>0.38788226087713912</c:v>
                </c:pt>
                <c:pt idx="1466">
                  <c:v>-11.968845040300312</c:v>
                </c:pt>
                <c:pt idx="1467">
                  <c:v>-26.03925856532701</c:v>
                </c:pt>
                <c:pt idx="1468">
                  <c:v>-38.227772243657036</c:v>
                </c:pt>
                <c:pt idx="1469">
                  <c:v>-47.387211298183274</c:v>
                </c:pt>
                <c:pt idx="1470">
                  <c:v>-52.898162192771416</c:v>
                </c:pt>
                <c:pt idx="1471">
                  <c:v>-57.428288008370174</c:v>
                </c:pt>
                <c:pt idx="1472">
                  <c:v>-63.904432713668285</c:v>
                </c:pt>
                <c:pt idx="1473">
                  <c:v>-68.857129861851931</c:v>
                </c:pt>
                <c:pt idx="1474">
                  <c:v>-68.029173706200552</c:v>
                </c:pt>
                <c:pt idx="1475">
                  <c:v>-63.633318006107963</c:v>
                </c:pt>
                <c:pt idx="1476">
                  <c:v>-58.949483427444811</c:v>
                </c:pt>
                <c:pt idx="1477">
                  <c:v>-54.434805225638875</c:v>
                </c:pt>
                <c:pt idx="1478">
                  <c:v>-50.191842556461253</c:v>
                </c:pt>
                <c:pt idx="1479">
                  <c:v>-48.06218574958131</c:v>
                </c:pt>
                <c:pt idx="1480">
                  <c:v>-47.359523283388683</c:v>
                </c:pt>
                <c:pt idx="1481">
                  <c:v>-47.836249185365759</c:v>
                </c:pt>
                <c:pt idx="1482">
                  <c:v>-48.695025720360455</c:v>
                </c:pt>
                <c:pt idx="1483">
                  <c:v>-48.461288997677087</c:v>
                </c:pt>
                <c:pt idx="1484">
                  <c:v>-46.533942844070253</c:v>
                </c:pt>
                <c:pt idx="1485">
                  <c:v>-43.9286853721743</c:v>
                </c:pt>
                <c:pt idx="1486">
                  <c:v>-40.5746642290135</c:v>
                </c:pt>
                <c:pt idx="1487">
                  <c:v>-37.502115262846381</c:v>
                </c:pt>
                <c:pt idx="1488">
                  <c:v>-36.462846563199896</c:v>
                </c:pt>
                <c:pt idx="1489">
                  <c:v>-37.337299788975287</c:v>
                </c:pt>
                <c:pt idx="1490">
                  <c:v>-39.309201883601055</c:v>
                </c:pt>
                <c:pt idx="1491">
                  <c:v>-43.10299459236213</c:v>
                </c:pt>
                <c:pt idx="1492">
                  <c:v>-48.380379822400378</c:v>
                </c:pt>
                <c:pt idx="1493">
                  <c:v>-53.364219138357797</c:v>
                </c:pt>
                <c:pt idx="1494">
                  <c:v>-56.670151163071203</c:v>
                </c:pt>
                <c:pt idx="1495">
                  <c:v>-56.89452440769589</c:v>
                </c:pt>
                <c:pt idx="1496">
                  <c:v>-54.224895505978736</c:v>
                </c:pt>
                <c:pt idx="1497">
                  <c:v>-51.247990446943255</c:v>
                </c:pt>
                <c:pt idx="1498">
                  <c:v>-49.976010990546975</c:v>
                </c:pt>
                <c:pt idx="1499">
                  <c:v>-50.778449336723561</c:v>
                </c:pt>
                <c:pt idx="1500">
                  <c:v>-52.435599907356917</c:v>
                </c:pt>
                <c:pt idx="1501">
                  <c:v>-56.426546934129199</c:v>
                </c:pt>
                <c:pt idx="1502">
                  <c:v>-62.124387264731311</c:v>
                </c:pt>
                <c:pt idx="1503">
                  <c:v>-66.383644034852011</c:v>
                </c:pt>
                <c:pt idx="1504">
                  <c:v>-68.074028292139403</c:v>
                </c:pt>
                <c:pt idx="1505">
                  <c:v>-67.544611134269786</c:v>
                </c:pt>
                <c:pt idx="1506">
                  <c:v>-67.743246551905472</c:v>
                </c:pt>
                <c:pt idx="1507">
                  <c:v>-66.663660892839445</c:v>
                </c:pt>
                <c:pt idx="1508">
                  <c:v>-65.916117064342345</c:v>
                </c:pt>
                <c:pt idx="1509">
                  <c:v>-67.873735279038499</c:v>
                </c:pt>
                <c:pt idx="1510">
                  <c:v>-70.154702042813483</c:v>
                </c:pt>
                <c:pt idx="1511">
                  <c:v>-70.95664769928031</c:v>
                </c:pt>
                <c:pt idx="1512">
                  <c:v>-59.137990343623606</c:v>
                </c:pt>
                <c:pt idx="1513">
                  <c:v>-34.745330977701535</c:v>
                </c:pt>
                <c:pt idx="1514">
                  <c:v>-10.097911648886646</c:v>
                </c:pt>
                <c:pt idx="1515">
                  <c:v>7.8987645506634889</c:v>
                </c:pt>
                <c:pt idx="1516">
                  <c:v>18.015561892835457</c:v>
                </c:pt>
                <c:pt idx="1517">
                  <c:v>25.169478656241282</c:v>
                </c:pt>
                <c:pt idx="1518">
                  <c:v>32.080845204698868</c:v>
                </c:pt>
                <c:pt idx="1519">
                  <c:v>39.795477411560853</c:v>
                </c:pt>
                <c:pt idx="1520">
                  <c:v>49.482695307389271</c:v>
                </c:pt>
                <c:pt idx="1521">
                  <c:v>49.527345428801276</c:v>
                </c:pt>
                <c:pt idx="1522">
                  <c:v>45.76136149819316</c:v>
                </c:pt>
                <c:pt idx="1523">
                  <c:v>42.611025644840929</c:v>
                </c:pt>
                <c:pt idx="1524">
                  <c:v>38.453753302442387</c:v>
                </c:pt>
                <c:pt idx="1525">
                  <c:v>38.367640461997283</c:v>
                </c:pt>
                <c:pt idx="1526">
                  <c:v>43.35398041434842</c:v>
                </c:pt>
                <c:pt idx="1527">
                  <c:v>48.660353980348646</c:v>
                </c:pt>
                <c:pt idx="1528">
                  <c:v>52.107828789685527</c:v>
                </c:pt>
                <c:pt idx="1529">
                  <c:v>54.987908267472896</c:v>
                </c:pt>
                <c:pt idx="1530">
                  <c:v>56.801906682187926</c:v>
                </c:pt>
                <c:pt idx="1531">
                  <c:v>58.212282117471155</c:v>
                </c:pt>
                <c:pt idx="1532">
                  <c:v>58.547718669348924</c:v>
                </c:pt>
                <c:pt idx="1533">
                  <c:v>58.741674387682728</c:v>
                </c:pt>
                <c:pt idx="1534">
                  <c:v>59.319683968290541</c:v>
                </c:pt>
                <c:pt idx="1535">
                  <c:v>60.514451016639356</c:v>
                </c:pt>
                <c:pt idx="1536">
                  <c:v>61.4105155215208</c:v>
                </c:pt>
                <c:pt idx="1537">
                  <c:v>61.714148365106617</c:v>
                </c:pt>
                <c:pt idx="1538">
                  <c:v>61.879313264202132</c:v>
                </c:pt>
                <c:pt idx="1539">
                  <c:v>61.884971214393211</c:v>
                </c:pt>
                <c:pt idx="1540">
                  <c:v>61.900079010511156</c:v>
                </c:pt>
                <c:pt idx="1541">
                  <c:v>61.942355786143118</c:v>
                </c:pt>
                <c:pt idx="1542">
                  <c:v>61.561524540145228</c:v>
                </c:pt>
                <c:pt idx="1543">
                  <c:v>60.742625196644575</c:v>
                </c:pt>
                <c:pt idx="1544">
                  <c:v>59.834909840370372</c:v>
                </c:pt>
                <c:pt idx="1545">
                  <c:v>58.751784915599004</c:v>
                </c:pt>
                <c:pt idx="1546">
                  <c:v>57.073503038048976</c:v>
                </c:pt>
                <c:pt idx="1547">
                  <c:v>54.248538249764621</c:v>
                </c:pt>
                <c:pt idx="1548">
                  <c:v>51.322962325919903</c:v>
                </c:pt>
                <c:pt idx="1549">
                  <c:v>48.770886170006008</c:v>
                </c:pt>
                <c:pt idx="1550">
                  <c:v>46.307223250874401</c:v>
                </c:pt>
                <c:pt idx="1551">
                  <c:v>44.581665549170921</c:v>
                </c:pt>
                <c:pt idx="1552">
                  <c:v>42.376513673450951</c:v>
                </c:pt>
                <c:pt idx="1553">
                  <c:v>39.304777643809885</c:v>
                </c:pt>
                <c:pt idx="1554">
                  <c:v>36.740862758822558</c:v>
                </c:pt>
                <c:pt idx="1555">
                  <c:v>35.861636149366618</c:v>
                </c:pt>
                <c:pt idx="1556">
                  <c:v>33.563702576094286</c:v>
                </c:pt>
                <c:pt idx="1557">
                  <c:v>28.180317431254906</c:v>
                </c:pt>
                <c:pt idx="1558">
                  <c:v>20.313986134408118</c:v>
                </c:pt>
                <c:pt idx="1559">
                  <c:v>12.388045561338584</c:v>
                </c:pt>
                <c:pt idx="1560">
                  <c:v>5.3339061043653491</c:v>
                </c:pt>
                <c:pt idx="1561">
                  <c:v>-2.3833644038289714</c:v>
                </c:pt>
                <c:pt idx="1562">
                  <c:v>-15.357916076044413</c:v>
                </c:pt>
                <c:pt idx="1563">
                  <c:v>-40.500826218993339</c:v>
                </c:pt>
                <c:pt idx="1564">
                  <c:v>-58.771017743759494</c:v>
                </c:pt>
                <c:pt idx="1565">
                  <c:v>-62.949908548476849</c:v>
                </c:pt>
                <c:pt idx="1566">
                  <c:v>-60.446152955944719</c:v>
                </c:pt>
                <c:pt idx="1567">
                  <c:v>-46.83634896714824</c:v>
                </c:pt>
                <c:pt idx="1568">
                  <c:v>-43.461539223366174</c:v>
                </c:pt>
                <c:pt idx="1569">
                  <c:v>-49.942885103631575</c:v>
                </c:pt>
                <c:pt idx="1570">
                  <c:v>-54.702799504334706</c:v>
                </c:pt>
                <c:pt idx="1571">
                  <c:v>-56.73949205160811</c:v>
                </c:pt>
                <c:pt idx="1572">
                  <c:v>-55.104338692720184</c:v>
                </c:pt>
                <c:pt idx="1573">
                  <c:v>-48.637271658335976</c:v>
                </c:pt>
                <c:pt idx="1574">
                  <c:v>-39.63944505462355</c:v>
                </c:pt>
                <c:pt idx="1575">
                  <c:v>-32.03157638238946</c:v>
                </c:pt>
                <c:pt idx="1576">
                  <c:v>-28.459531713232032</c:v>
                </c:pt>
                <c:pt idx="1577">
                  <c:v>-30.043938265199611</c:v>
                </c:pt>
                <c:pt idx="1578">
                  <c:v>-34.048404510732205</c:v>
                </c:pt>
                <c:pt idx="1579">
                  <c:v>-37.946941139990223</c:v>
                </c:pt>
                <c:pt idx="1580">
                  <c:v>-41.688887829258363</c:v>
                </c:pt>
                <c:pt idx="1581">
                  <c:v>-43.977334478580872</c:v>
                </c:pt>
                <c:pt idx="1582">
                  <c:v>-44.741588710460356</c:v>
                </c:pt>
                <c:pt idx="1583">
                  <c:v>-45.148884369169359</c:v>
                </c:pt>
                <c:pt idx="1584">
                  <c:v>-45.682895857070406</c:v>
                </c:pt>
                <c:pt idx="1585">
                  <c:v>-46.310314847801017</c:v>
                </c:pt>
                <c:pt idx="1586">
                  <c:v>-46.178815793953014</c:v>
                </c:pt>
                <c:pt idx="1587">
                  <c:v>-46.281652913973168</c:v>
                </c:pt>
                <c:pt idx="1588">
                  <c:v>-46.25754675068093</c:v>
                </c:pt>
                <c:pt idx="1589">
                  <c:v>-47.313338498853852</c:v>
                </c:pt>
                <c:pt idx="1590">
                  <c:v>-49.194442660723055</c:v>
                </c:pt>
                <c:pt idx="1591">
                  <c:v>-50.874444948138134</c:v>
                </c:pt>
                <c:pt idx="1592">
                  <c:v>-52.345489392461488</c:v>
                </c:pt>
                <c:pt idx="1593">
                  <c:v>-53.917034641282932</c:v>
                </c:pt>
                <c:pt idx="1594">
                  <c:v>-55.933981366578571</c:v>
                </c:pt>
                <c:pt idx="1595">
                  <c:v>-58.489354391998667</c:v>
                </c:pt>
                <c:pt idx="1596">
                  <c:v>-60.998142995071007</c:v>
                </c:pt>
                <c:pt idx="1597">
                  <c:v>-61.884301359587951</c:v>
                </c:pt>
                <c:pt idx="1598">
                  <c:v>-62.596000868917237</c:v>
                </c:pt>
                <c:pt idx="1599">
                  <c:v>-63.828221595198549</c:v>
                </c:pt>
                <c:pt idx="1600">
                  <c:v>-67.65165561731294</c:v>
                </c:pt>
                <c:pt idx="1601">
                  <c:v>-72.492579959981356</c:v>
                </c:pt>
                <c:pt idx="1602">
                  <c:v>-74.167057042068905</c:v>
                </c:pt>
                <c:pt idx="1603">
                  <c:v>-76.437814771810963</c:v>
                </c:pt>
                <c:pt idx="1604">
                  <c:v>-78.389172227325801</c:v>
                </c:pt>
                <c:pt idx="1605">
                  <c:v>-76.597709873760152</c:v>
                </c:pt>
                <c:pt idx="1606">
                  <c:v>-69.47203268900671</c:v>
                </c:pt>
                <c:pt idx="1607">
                  <c:v>-53.074109541380963</c:v>
                </c:pt>
                <c:pt idx="1608">
                  <c:v>-24.967119650203045</c:v>
                </c:pt>
                <c:pt idx="1609">
                  <c:v>3.6740707505247312</c:v>
                </c:pt>
                <c:pt idx="1610">
                  <c:v>11.274799310842653</c:v>
                </c:pt>
                <c:pt idx="1611">
                  <c:v>12.250741301129906</c:v>
                </c:pt>
                <c:pt idx="1612">
                  <c:v>12.460240333469589</c:v>
                </c:pt>
                <c:pt idx="1613">
                  <c:v>14.95933145412717</c:v>
                </c:pt>
                <c:pt idx="1614">
                  <c:v>23.114968835449545</c:v>
                </c:pt>
                <c:pt idx="1615">
                  <c:v>29.867869007110855</c:v>
                </c:pt>
                <c:pt idx="1616">
                  <c:v>35.245987119141851</c:v>
                </c:pt>
                <c:pt idx="1617">
                  <c:v>39.914292785507719</c:v>
                </c:pt>
                <c:pt idx="1618">
                  <c:v>43.770899111438993</c:v>
                </c:pt>
                <c:pt idx="1619">
                  <c:v>45.495060778367773</c:v>
                </c:pt>
                <c:pt idx="1620">
                  <c:v>43.773541122523206</c:v>
                </c:pt>
                <c:pt idx="1621">
                  <c:v>43.27293535242422</c:v>
                </c:pt>
                <c:pt idx="1622">
                  <c:v>42.57714429327342</c:v>
                </c:pt>
                <c:pt idx="1623">
                  <c:v>45.500257171558339</c:v>
                </c:pt>
                <c:pt idx="1624">
                  <c:v>51.706151664811422</c:v>
                </c:pt>
                <c:pt idx="1625">
                  <c:v>57.897542548797375</c:v>
                </c:pt>
                <c:pt idx="1626">
                  <c:v>63.090952399328501</c:v>
                </c:pt>
                <c:pt idx="1627">
                  <c:v>65.254357002439434</c:v>
                </c:pt>
                <c:pt idx="1628">
                  <c:v>65.070997523669917</c:v>
                </c:pt>
                <c:pt idx="1629">
                  <c:v>63.552745564824718</c:v>
                </c:pt>
                <c:pt idx="1630">
                  <c:v>63.043143576620075</c:v>
                </c:pt>
                <c:pt idx="1631">
                  <c:v>63.396087440828637</c:v>
                </c:pt>
                <c:pt idx="1632">
                  <c:v>64.30990103011267</c:v>
                </c:pt>
                <c:pt idx="1633">
                  <c:v>65.233775175160901</c:v>
                </c:pt>
                <c:pt idx="1634">
                  <c:v>65.005747984971691</c:v>
                </c:pt>
                <c:pt idx="1635">
                  <c:v>63.771579801791461</c:v>
                </c:pt>
                <c:pt idx="1636">
                  <c:v>62.002678577213338</c:v>
                </c:pt>
                <c:pt idx="1637">
                  <c:v>60.475770638488534</c:v>
                </c:pt>
                <c:pt idx="1638">
                  <c:v>58.105258476661824</c:v>
                </c:pt>
                <c:pt idx="1639">
                  <c:v>55.62151692498459</c:v>
                </c:pt>
                <c:pt idx="1640">
                  <c:v>53.506958424287383</c:v>
                </c:pt>
                <c:pt idx="1641">
                  <c:v>51.148446972775105</c:v>
                </c:pt>
                <c:pt idx="1642">
                  <c:v>50.222554577644303</c:v>
                </c:pt>
                <c:pt idx="1643">
                  <c:v>49.670147499039345</c:v>
                </c:pt>
                <c:pt idx="1644">
                  <c:v>48.859300977662883</c:v>
                </c:pt>
                <c:pt idx="1645">
                  <c:v>47.500334956668112</c:v>
                </c:pt>
                <c:pt idx="1646">
                  <c:v>45.798991309084471</c:v>
                </c:pt>
                <c:pt idx="1647">
                  <c:v>44.426829691411946</c:v>
                </c:pt>
                <c:pt idx="1648">
                  <c:v>43.201491285105071</c:v>
                </c:pt>
                <c:pt idx="1649">
                  <c:v>39.558915648938196</c:v>
                </c:pt>
                <c:pt idx="1650">
                  <c:v>36.457137172598195</c:v>
                </c:pt>
                <c:pt idx="1651">
                  <c:v>33.434349506098044</c:v>
                </c:pt>
                <c:pt idx="1652">
                  <c:v>29.718586233571326</c:v>
                </c:pt>
                <c:pt idx="1653">
                  <c:v>22.784751972689314</c:v>
                </c:pt>
                <c:pt idx="1654">
                  <c:v>11.858261166379789</c:v>
                </c:pt>
                <c:pt idx="1655">
                  <c:v>2.1749949658475112</c:v>
                </c:pt>
                <c:pt idx="1656">
                  <c:v>-5.5338853520147628</c:v>
                </c:pt>
                <c:pt idx="1657">
                  <c:v>-20.731083512064838</c:v>
                </c:pt>
                <c:pt idx="1658">
                  <c:v>-42.185776367838862</c:v>
                </c:pt>
                <c:pt idx="1659">
                  <c:v>-57.361467672540506</c:v>
                </c:pt>
                <c:pt idx="1660">
                  <c:v>-63.137723108496907</c:v>
                </c:pt>
                <c:pt idx="1661">
                  <c:v>-63.025355627170434</c:v>
                </c:pt>
                <c:pt idx="1662">
                  <c:v>-60.991717114316913</c:v>
                </c:pt>
                <c:pt idx="1663">
                  <c:v>-59.068478958694129</c:v>
                </c:pt>
                <c:pt idx="1664">
                  <c:v>-53.995351002412079</c:v>
                </c:pt>
                <c:pt idx="1665">
                  <c:v>-49.658252687385421</c:v>
                </c:pt>
                <c:pt idx="1666">
                  <c:v>-48.779860050285905</c:v>
                </c:pt>
                <c:pt idx="1667">
                  <c:v>-49.008832885335224</c:v>
                </c:pt>
                <c:pt idx="1668">
                  <c:v>-49.781605819646515</c:v>
                </c:pt>
                <c:pt idx="1669">
                  <c:v>-50.180880841094975</c:v>
                </c:pt>
                <c:pt idx="1670">
                  <c:v>-47.964028793711748</c:v>
                </c:pt>
                <c:pt idx="1671">
                  <c:v>-42.643221705213456</c:v>
                </c:pt>
                <c:pt idx="1672">
                  <c:v>-38.260495893709425</c:v>
                </c:pt>
                <c:pt idx="1673">
                  <c:v>-36.926636409706113</c:v>
                </c:pt>
                <c:pt idx="1674">
                  <c:v>-37.768160727936412</c:v>
                </c:pt>
                <c:pt idx="1675">
                  <c:v>-39.218624907886692</c:v>
                </c:pt>
                <c:pt idx="1676">
                  <c:v>-41.580817532546163</c:v>
                </c:pt>
                <c:pt idx="1677">
                  <c:v>-44.236397412422683</c:v>
                </c:pt>
                <c:pt idx="1678">
                  <c:v>-47.561312471220674</c:v>
                </c:pt>
                <c:pt idx="1679">
                  <c:v>-49.084918271892228</c:v>
                </c:pt>
                <c:pt idx="1680">
                  <c:v>-48.616072200139968</c:v>
                </c:pt>
                <c:pt idx="1681">
                  <c:v>-48.221499919722682</c:v>
                </c:pt>
                <c:pt idx="1682">
                  <c:v>-48.862220091885803</c:v>
                </c:pt>
                <c:pt idx="1683">
                  <c:v>-50.830022188268494</c:v>
                </c:pt>
                <c:pt idx="1684">
                  <c:v>-53.936244780103806</c:v>
                </c:pt>
                <c:pt idx="1685">
                  <c:v>-58.240419767956951</c:v>
                </c:pt>
                <c:pt idx="1686">
                  <c:v>-62.38105047040095</c:v>
                </c:pt>
                <c:pt idx="1687">
                  <c:v>-64.701145451818746</c:v>
                </c:pt>
                <c:pt idx="1688">
                  <c:v>-66.311684470849883</c:v>
                </c:pt>
                <c:pt idx="1689">
                  <c:v>-66.186726681590102</c:v>
                </c:pt>
                <c:pt idx="1690">
                  <c:v>-65.208870951572578</c:v>
                </c:pt>
                <c:pt idx="1691">
                  <c:v>-64.692251359362885</c:v>
                </c:pt>
                <c:pt idx="1692">
                  <c:v>-65.320316279744148</c:v>
                </c:pt>
                <c:pt idx="1693">
                  <c:v>-70.758141037694031</c:v>
                </c:pt>
                <c:pt idx="1694">
                  <c:v>-76.006733524165114</c:v>
                </c:pt>
                <c:pt idx="1695">
                  <c:v>-68.617867528577662</c:v>
                </c:pt>
                <c:pt idx="1696">
                  <c:v>-56.285992906791428</c:v>
                </c:pt>
                <c:pt idx="1697">
                  <c:v>-40.004995274914286</c:v>
                </c:pt>
                <c:pt idx="1698">
                  <c:v>-23.070637470798459</c:v>
                </c:pt>
                <c:pt idx="1699">
                  <c:v>-7.1827051612034269</c:v>
                </c:pt>
                <c:pt idx="1700">
                  <c:v>8.7808660795382742</c:v>
                </c:pt>
                <c:pt idx="1701">
                  <c:v>17.476651635311065</c:v>
                </c:pt>
                <c:pt idx="1702">
                  <c:v>19.82539848867447</c:v>
                </c:pt>
                <c:pt idx="1703">
                  <c:v>20.540355872847833</c:v>
                </c:pt>
                <c:pt idx="1704">
                  <c:v>19.403722994813645</c:v>
                </c:pt>
                <c:pt idx="1705">
                  <c:v>22.540523794635913</c:v>
                </c:pt>
                <c:pt idx="1706">
                  <c:v>26.170147331394681</c:v>
                </c:pt>
                <c:pt idx="1707">
                  <c:v>30.930750415105773</c:v>
                </c:pt>
                <c:pt idx="1708">
                  <c:v>35.492695372866436</c:v>
                </c:pt>
                <c:pt idx="1709">
                  <c:v>39.036718589304371</c:v>
                </c:pt>
                <c:pt idx="1710">
                  <c:v>45.720743485290733</c:v>
                </c:pt>
                <c:pt idx="1711">
                  <c:v>52.652425341168744</c:v>
                </c:pt>
                <c:pt idx="1712">
                  <c:v>56.636481904598377</c:v>
                </c:pt>
                <c:pt idx="1713">
                  <c:v>59.045990100597542</c:v>
                </c:pt>
                <c:pt idx="1714">
                  <c:v>60.747307938621617</c:v>
                </c:pt>
                <c:pt idx="1715">
                  <c:v>62.476555492730597</c:v>
                </c:pt>
                <c:pt idx="1716">
                  <c:v>63.468657909694464</c:v>
                </c:pt>
                <c:pt idx="1717">
                  <c:v>64.103644070029731</c:v>
                </c:pt>
                <c:pt idx="1718">
                  <c:v>64.276662490383472</c:v>
                </c:pt>
                <c:pt idx="1719">
                  <c:v>63.848168181121501</c:v>
                </c:pt>
                <c:pt idx="1720">
                  <c:v>63.821849556010875</c:v>
                </c:pt>
                <c:pt idx="1721">
                  <c:v>64.370050373183986</c:v>
                </c:pt>
                <c:pt idx="1722">
                  <c:v>64.98781051227482</c:v>
                </c:pt>
                <c:pt idx="1723">
                  <c:v>65.371898872324195</c:v>
                </c:pt>
                <c:pt idx="1724">
                  <c:v>65.492608012585507</c:v>
                </c:pt>
                <c:pt idx="1725">
                  <c:v>64.696969130077477</c:v>
                </c:pt>
                <c:pt idx="1726">
                  <c:v>62.444018207293176</c:v>
                </c:pt>
                <c:pt idx="1727">
                  <c:v>60.509044051372669</c:v>
                </c:pt>
                <c:pt idx="1728">
                  <c:v>57.716242891165329</c:v>
                </c:pt>
                <c:pt idx="1729">
                  <c:v>54.854225793834694</c:v>
                </c:pt>
                <c:pt idx="1730">
                  <c:v>52.372277522072544</c:v>
                </c:pt>
                <c:pt idx="1731">
                  <c:v>49.201624526094434</c:v>
                </c:pt>
                <c:pt idx="1732">
                  <c:v>46.094771010336721</c:v>
                </c:pt>
                <c:pt idx="1733">
                  <c:v>43.92797126441873</c:v>
                </c:pt>
                <c:pt idx="1734">
                  <c:v>42.931458992586684</c:v>
                </c:pt>
                <c:pt idx="1735">
                  <c:v>41.742163751113651</c:v>
                </c:pt>
                <c:pt idx="1736">
                  <c:v>40.43810995886993</c:v>
                </c:pt>
                <c:pt idx="1737">
                  <c:v>38.720395631847076</c:v>
                </c:pt>
                <c:pt idx="1738">
                  <c:v>35.128286105478203</c:v>
                </c:pt>
                <c:pt idx="1739">
                  <c:v>31.122146352630686</c:v>
                </c:pt>
                <c:pt idx="1740">
                  <c:v>25.244495141815051</c:v>
                </c:pt>
                <c:pt idx="1741">
                  <c:v>19.112920761908484</c:v>
                </c:pt>
                <c:pt idx="1742">
                  <c:v>11.565770784823822</c:v>
                </c:pt>
                <c:pt idx="1743">
                  <c:v>1.1477693415792527</c:v>
                </c:pt>
                <c:pt idx="1744">
                  <c:v>-9.9384214205580825</c:v>
                </c:pt>
                <c:pt idx="1745">
                  <c:v>-18.63686577913607</c:v>
                </c:pt>
                <c:pt idx="1746">
                  <c:v>-26.731631784725625</c:v>
                </c:pt>
                <c:pt idx="1747">
                  <c:v>-37.851559334319347</c:v>
                </c:pt>
                <c:pt idx="1748">
                  <c:v>-48.798573770041429</c:v>
                </c:pt>
                <c:pt idx="1749">
                  <c:v>-56.556620227960245</c:v>
                </c:pt>
                <c:pt idx="1750">
                  <c:v>-60.060070884995042</c:v>
                </c:pt>
                <c:pt idx="1751">
                  <c:v>-57.73068439868176</c:v>
                </c:pt>
                <c:pt idx="1752">
                  <c:v>-51.868976151103432</c:v>
                </c:pt>
                <c:pt idx="1753">
                  <c:v>-46.657101606458447</c:v>
                </c:pt>
                <c:pt idx="1754">
                  <c:v>-43.984586210267466</c:v>
                </c:pt>
                <c:pt idx="1755">
                  <c:v>-46.509315122542297</c:v>
                </c:pt>
                <c:pt idx="1756">
                  <c:v>-48.832883951818395</c:v>
                </c:pt>
                <c:pt idx="1757">
                  <c:v>-50.919522072269856</c:v>
                </c:pt>
                <c:pt idx="1758">
                  <c:v>-52.773132644498759</c:v>
                </c:pt>
                <c:pt idx="1759">
                  <c:v>-52.400834571624301</c:v>
                </c:pt>
                <c:pt idx="1760">
                  <c:v>-49.822424169295331</c:v>
                </c:pt>
                <c:pt idx="1761">
                  <c:v>-45.861267818616909</c:v>
                </c:pt>
                <c:pt idx="1762">
                  <c:v>-42.8456057440631</c:v>
                </c:pt>
                <c:pt idx="1763">
                  <c:v>-41.240608448195893</c:v>
                </c:pt>
                <c:pt idx="1764">
                  <c:v>-40.286753887108347</c:v>
                </c:pt>
                <c:pt idx="1765">
                  <c:v>-40.582331971122144</c:v>
                </c:pt>
                <c:pt idx="1766">
                  <c:v>-41.728597038100503</c:v>
                </c:pt>
                <c:pt idx="1767">
                  <c:v>-43.055599328884796</c:v>
                </c:pt>
                <c:pt idx="1768">
                  <c:v>-44.620447069356331</c:v>
                </c:pt>
                <c:pt idx="1769">
                  <c:v>-46.751803169926291</c:v>
                </c:pt>
                <c:pt idx="1770">
                  <c:v>-48.396584534403367</c:v>
                </c:pt>
                <c:pt idx="1771">
                  <c:v>-49.167755959010826</c:v>
                </c:pt>
                <c:pt idx="1772">
                  <c:v>-50.616357684966907</c:v>
                </c:pt>
                <c:pt idx="1773">
                  <c:v>-52.103024212725856</c:v>
                </c:pt>
                <c:pt idx="1774">
                  <c:v>-53.845816358399418</c:v>
                </c:pt>
                <c:pt idx="1775">
                  <c:v>-57.58058441521672</c:v>
                </c:pt>
                <c:pt idx="1776">
                  <c:v>-60.797944450222218</c:v>
                </c:pt>
                <c:pt idx="1777">
                  <c:v>-62.819489155025508</c:v>
                </c:pt>
                <c:pt idx="1778">
                  <c:v>-62.905363976841841</c:v>
                </c:pt>
                <c:pt idx="1779">
                  <c:v>-62.187654389020771</c:v>
                </c:pt>
                <c:pt idx="1780">
                  <c:v>-62.799256092230614</c:v>
                </c:pt>
                <c:pt idx="1781">
                  <c:v>-65.31807466386833</c:v>
                </c:pt>
                <c:pt idx="1782">
                  <c:v>-70.893881132280825</c:v>
                </c:pt>
                <c:pt idx="1783">
                  <c:v>-77.88691725286084</c:v>
                </c:pt>
                <c:pt idx="1784">
                  <c:v>-78.780282570957269</c:v>
                </c:pt>
                <c:pt idx="1785">
                  <c:v>-73.367094303881785</c:v>
                </c:pt>
                <c:pt idx="1786">
                  <c:v>-66.471055014393201</c:v>
                </c:pt>
                <c:pt idx="1787">
                  <c:v>-55.825049837151475</c:v>
                </c:pt>
                <c:pt idx="1788">
                  <c:v>-40.294652276514853</c:v>
                </c:pt>
                <c:pt idx="1789">
                  <c:v>-21.9472157950118</c:v>
                </c:pt>
                <c:pt idx="1790">
                  <c:v>-7.3837844133737409</c:v>
                </c:pt>
                <c:pt idx="1791">
                  <c:v>-0.478514677013614</c:v>
                </c:pt>
                <c:pt idx="1792">
                  <c:v>4.1291813992760797</c:v>
                </c:pt>
                <c:pt idx="1793">
                  <c:v>6.5337264428095416</c:v>
                </c:pt>
                <c:pt idx="1794">
                  <c:v>10.518539893749805</c:v>
                </c:pt>
                <c:pt idx="1795">
                  <c:v>16.765209676408382</c:v>
                </c:pt>
                <c:pt idx="1796">
                  <c:v>22.235092927833616</c:v>
                </c:pt>
                <c:pt idx="1797">
                  <c:v>27.036132397673708</c:v>
                </c:pt>
                <c:pt idx="1798">
                  <c:v>31.472146990037132</c:v>
                </c:pt>
                <c:pt idx="1799">
                  <c:v>36.378692089286602</c:v>
                </c:pt>
                <c:pt idx="1800">
                  <c:v>40.911666788945226</c:v>
                </c:pt>
                <c:pt idx="1801">
                  <c:v>45.100391177346644</c:v>
                </c:pt>
                <c:pt idx="1802">
                  <c:v>50.126724615586681</c:v>
                </c:pt>
                <c:pt idx="1803">
                  <c:v>54.105729994653913</c:v>
                </c:pt>
                <c:pt idx="1804">
                  <c:v>57.873496322502042</c:v>
                </c:pt>
                <c:pt idx="1805">
                  <c:v>60.860884922654115</c:v>
                </c:pt>
                <c:pt idx="1806">
                  <c:v>62.036023473228703</c:v>
                </c:pt>
                <c:pt idx="1807">
                  <c:v>61.981844675928272</c:v>
                </c:pt>
                <c:pt idx="1808">
                  <c:v>62.275533375988402</c:v>
                </c:pt>
                <c:pt idx="1809">
                  <c:v>62.700759755597467</c:v>
                </c:pt>
                <c:pt idx="1810">
                  <c:v>62.82558420817444</c:v>
                </c:pt>
                <c:pt idx="1811">
                  <c:v>62.293613811507498</c:v>
                </c:pt>
                <c:pt idx="1812">
                  <c:v>61.244340349277422</c:v>
                </c:pt>
                <c:pt idx="1813">
                  <c:v>60.35502001123664</c:v>
                </c:pt>
                <c:pt idx="1814">
                  <c:v>59.634724394504843</c:v>
                </c:pt>
                <c:pt idx="1815">
                  <c:v>58.730299863082195</c:v>
                </c:pt>
                <c:pt idx="1816">
                  <c:v>57.424970799761532</c:v>
                </c:pt>
                <c:pt idx="1817">
                  <c:v>56.81771129720741</c:v>
                </c:pt>
                <c:pt idx="1818">
                  <c:v>56.450366829795939</c:v>
                </c:pt>
                <c:pt idx="1819">
                  <c:v>55.758383298204308</c:v>
                </c:pt>
                <c:pt idx="1820">
                  <c:v>55.067244679606169</c:v>
                </c:pt>
                <c:pt idx="1821">
                  <c:v>52.954136030491227</c:v>
                </c:pt>
                <c:pt idx="1822">
                  <c:v>49.259225021464694</c:v>
                </c:pt>
                <c:pt idx="1823">
                  <c:v>44.058898513678514</c:v>
                </c:pt>
                <c:pt idx="1824">
                  <c:v>39.903273758764087</c:v>
                </c:pt>
                <c:pt idx="1825">
                  <c:v>37.793767640524415</c:v>
                </c:pt>
                <c:pt idx="1826">
                  <c:v>37.572820023313582</c:v>
                </c:pt>
                <c:pt idx="1827">
                  <c:v>37.811583262825046</c:v>
                </c:pt>
                <c:pt idx="1828">
                  <c:v>37.543786016489896</c:v>
                </c:pt>
                <c:pt idx="1829">
                  <c:v>36.352266788115976</c:v>
                </c:pt>
                <c:pt idx="1830">
                  <c:v>35.213291825025408</c:v>
                </c:pt>
                <c:pt idx="1831">
                  <c:v>35.129321134044389</c:v>
                </c:pt>
                <c:pt idx="1832">
                  <c:v>35.623860693676541</c:v>
                </c:pt>
                <c:pt idx="1833">
                  <c:v>33.196135278988933</c:v>
                </c:pt>
                <c:pt idx="1834">
                  <c:v>21.922282959292236</c:v>
                </c:pt>
                <c:pt idx="1835">
                  <c:v>6.9806815331265097</c:v>
                </c:pt>
                <c:pt idx="1836">
                  <c:v>-5.233170660988522</c:v>
                </c:pt>
                <c:pt idx="1837">
                  <c:v>-15.772340181312527</c:v>
                </c:pt>
                <c:pt idx="1838">
                  <c:v>-27.139973273021297</c:v>
                </c:pt>
                <c:pt idx="1839">
                  <c:v>-34.977828177532992</c:v>
                </c:pt>
                <c:pt idx="1840">
                  <c:v>-39.511140346680726</c:v>
                </c:pt>
                <c:pt idx="1841">
                  <c:v>-45.441789107130091</c:v>
                </c:pt>
                <c:pt idx="1842">
                  <c:v>-52.634080963667607</c:v>
                </c:pt>
                <c:pt idx="1843">
                  <c:v>-58.247903183192804</c:v>
                </c:pt>
                <c:pt idx="1844">
                  <c:v>-59.429659294757357</c:v>
                </c:pt>
                <c:pt idx="1845">
                  <c:v>-57.599878981454509</c:v>
                </c:pt>
                <c:pt idx="1846">
                  <c:v>-55.074416103690972</c:v>
                </c:pt>
                <c:pt idx="1847">
                  <c:v>-54.846900863015819</c:v>
                </c:pt>
                <c:pt idx="1848">
                  <c:v>-55.751400643617544</c:v>
                </c:pt>
                <c:pt idx="1849">
                  <c:v>-55.871697654557245</c:v>
                </c:pt>
                <c:pt idx="1850">
                  <c:v>-54.866912170874336</c:v>
                </c:pt>
                <c:pt idx="1851">
                  <c:v>-52.726334216953312</c:v>
                </c:pt>
                <c:pt idx="1852">
                  <c:v>-49.942185325527369</c:v>
                </c:pt>
                <c:pt idx="1853">
                  <c:v>-47.21813629907362</c:v>
                </c:pt>
                <c:pt idx="1854">
                  <c:v>-44.39023169744825</c:v>
                </c:pt>
                <c:pt idx="1855">
                  <c:v>-42.132783876148842</c:v>
                </c:pt>
                <c:pt idx="1856">
                  <c:v>-40.013357292450955</c:v>
                </c:pt>
                <c:pt idx="1857">
                  <c:v>-38.624441683570375</c:v>
                </c:pt>
                <c:pt idx="1858">
                  <c:v>-38.189331969962495</c:v>
                </c:pt>
                <c:pt idx="1859">
                  <c:v>-37.881605432236348</c:v>
                </c:pt>
                <c:pt idx="1860">
                  <c:v>-38.392399575039377</c:v>
                </c:pt>
                <c:pt idx="1861">
                  <c:v>-39.405800648560188</c:v>
                </c:pt>
                <c:pt idx="1862">
                  <c:v>-41.507643045826597</c:v>
                </c:pt>
                <c:pt idx="1863">
                  <c:v>-45.269962610187918</c:v>
                </c:pt>
                <c:pt idx="1864">
                  <c:v>-48.949089339729994</c:v>
                </c:pt>
                <c:pt idx="1865">
                  <c:v>-52.07836789830364</c:v>
                </c:pt>
                <c:pt idx="1866">
                  <c:v>-54.068965494889746</c:v>
                </c:pt>
                <c:pt idx="1867">
                  <c:v>-55.143042794595672</c:v>
                </c:pt>
                <c:pt idx="1868">
                  <c:v>-56.227694388426791</c:v>
                </c:pt>
                <c:pt idx="1869">
                  <c:v>-58.541025367306062</c:v>
                </c:pt>
                <c:pt idx="1870">
                  <c:v>-61.277183247296335</c:v>
                </c:pt>
                <c:pt idx="1871">
                  <c:v>-65.453496971692616</c:v>
                </c:pt>
                <c:pt idx="1872">
                  <c:v>-72.339117621524608</c:v>
                </c:pt>
                <c:pt idx="1873">
                  <c:v>-76.787188793745557</c:v>
                </c:pt>
                <c:pt idx="1874">
                  <c:v>-78.830295465020228</c:v>
                </c:pt>
                <c:pt idx="1875">
                  <c:v>-80.03769106378715</c:v>
                </c:pt>
                <c:pt idx="1876">
                  <c:v>-80.018087412166182</c:v>
                </c:pt>
                <c:pt idx="1877">
                  <c:v>-76.288827825516364</c:v>
                </c:pt>
                <c:pt idx="1878">
                  <c:v>-67.763495466192012</c:v>
                </c:pt>
                <c:pt idx="1879">
                  <c:v>-59.092222584885164</c:v>
                </c:pt>
                <c:pt idx="1880">
                  <c:v>-46.120193067196695</c:v>
                </c:pt>
                <c:pt idx="1881">
                  <c:v>-30.473814897074046</c:v>
                </c:pt>
                <c:pt idx="1882">
                  <c:v>-16.552940005185704</c:v>
                </c:pt>
                <c:pt idx="1883">
                  <c:v>-14.583760568770055</c:v>
                </c:pt>
                <c:pt idx="1884">
                  <c:v>-9.0074195074077359</c:v>
                </c:pt>
                <c:pt idx="1885">
                  <c:v>-1.6660130385642071</c:v>
                </c:pt>
                <c:pt idx="1886">
                  <c:v>1.0788880992963206</c:v>
                </c:pt>
                <c:pt idx="1887">
                  <c:v>6.4521751948080706</c:v>
                </c:pt>
                <c:pt idx="1888">
                  <c:v>11.784906039176651</c:v>
                </c:pt>
                <c:pt idx="1889">
                  <c:v>18.49808182519762</c:v>
                </c:pt>
                <c:pt idx="1890">
                  <c:v>26.50576787163337</c:v>
                </c:pt>
                <c:pt idx="1891">
                  <c:v>30.136395126375405</c:v>
                </c:pt>
                <c:pt idx="1892">
                  <c:v>33.055789528211321</c:v>
                </c:pt>
                <c:pt idx="1893">
                  <c:v>36.461223788738806</c:v>
                </c:pt>
                <c:pt idx="1894">
                  <c:v>38.195832281416067</c:v>
                </c:pt>
                <c:pt idx="1895">
                  <c:v>42.975529659951562</c:v>
                </c:pt>
                <c:pt idx="1896">
                  <c:v>49.543592969302978</c:v>
                </c:pt>
                <c:pt idx="1897">
                  <c:v>55.498066232410537</c:v>
                </c:pt>
                <c:pt idx="1898">
                  <c:v>60.348986312141562</c:v>
                </c:pt>
                <c:pt idx="1899">
                  <c:v>63.617798766245578</c:v>
                </c:pt>
                <c:pt idx="1900">
                  <c:v>65.061691345006054</c:v>
                </c:pt>
                <c:pt idx="1901">
                  <c:v>64.354079105195183</c:v>
                </c:pt>
                <c:pt idx="1902">
                  <c:v>62.418914987765035</c:v>
                </c:pt>
                <c:pt idx="1903">
                  <c:v>59.291852974459005</c:v>
                </c:pt>
                <c:pt idx="1904">
                  <c:v>56.67565827706769</c:v>
                </c:pt>
                <c:pt idx="1905">
                  <c:v>56.380659222070648</c:v>
                </c:pt>
                <c:pt idx="1906">
                  <c:v>56.641817656713037</c:v>
                </c:pt>
                <c:pt idx="1907">
                  <c:v>57.193645286664285</c:v>
                </c:pt>
                <c:pt idx="1908">
                  <c:v>57.216419665659437</c:v>
                </c:pt>
                <c:pt idx="1909">
                  <c:v>56.977367090895711</c:v>
                </c:pt>
                <c:pt idx="1910">
                  <c:v>55.940491170132731</c:v>
                </c:pt>
                <c:pt idx="1911">
                  <c:v>55.207349988223577</c:v>
                </c:pt>
                <c:pt idx="1912">
                  <c:v>52.744407914527457</c:v>
                </c:pt>
                <c:pt idx="1913">
                  <c:v>48.926052585109147</c:v>
                </c:pt>
                <c:pt idx="1914">
                  <c:v>45.587893178311447</c:v>
                </c:pt>
                <c:pt idx="1915">
                  <c:v>43.095035989958049</c:v>
                </c:pt>
                <c:pt idx="1916">
                  <c:v>40.30688629559976</c:v>
                </c:pt>
                <c:pt idx="1917">
                  <c:v>39.254853033026322</c:v>
                </c:pt>
                <c:pt idx="1918">
                  <c:v>39.778458569911066</c:v>
                </c:pt>
                <c:pt idx="1919">
                  <c:v>40.587316810580795</c:v>
                </c:pt>
                <c:pt idx="1920">
                  <c:v>42.090698456147756</c:v>
                </c:pt>
                <c:pt idx="1921">
                  <c:v>41.307597542235953</c:v>
                </c:pt>
                <c:pt idx="1922">
                  <c:v>39.066054829888017</c:v>
                </c:pt>
                <c:pt idx="1923">
                  <c:v>36.646124833259286</c:v>
                </c:pt>
                <c:pt idx="1924">
                  <c:v>34.605539398851882</c:v>
                </c:pt>
                <c:pt idx="1925">
                  <c:v>31.042677388161433</c:v>
                </c:pt>
                <c:pt idx="1926">
                  <c:v>25.954343234169293</c:v>
                </c:pt>
                <c:pt idx="1927">
                  <c:v>18.029769579422474</c:v>
                </c:pt>
                <c:pt idx="1928">
                  <c:v>8.8356627422293155</c:v>
                </c:pt>
                <c:pt idx="1929">
                  <c:v>0.51655731154768247</c:v>
                </c:pt>
                <c:pt idx="1930">
                  <c:v>-7.4950683814573651</c:v>
                </c:pt>
                <c:pt idx="1931">
                  <c:v>-13.301192947485685</c:v>
                </c:pt>
                <c:pt idx="1932">
                  <c:v>-19.805228955699619</c:v>
                </c:pt>
                <c:pt idx="1933">
                  <c:v>-29.913403802582703</c:v>
                </c:pt>
                <c:pt idx="1934">
                  <c:v>-42.922066824041636</c:v>
                </c:pt>
                <c:pt idx="1935">
                  <c:v>-53.229603652671805</c:v>
                </c:pt>
                <c:pt idx="1936">
                  <c:v>-58.79152363284733</c:v>
                </c:pt>
                <c:pt idx="1937">
                  <c:v>-60.510538340368576</c:v>
                </c:pt>
                <c:pt idx="1938">
                  <c:v>-57.850112889457684</c:v>
                </c:pt>
                <c:pt idx="1939">
                  <c:v>-48.539287677129735</c:v>
                </c:pt>
                <c:pt idx="1940">
                  <c:v>-37.186416703100605</c:v>
                </c:pt>
                <c:pt idx="1941">
                  <c:v>-34.679442793118447</c:v>
                </c:pt>
                <c:pt idx="1942">
                  <c:v>-36.192596740032442</c:v>
                </c:pt>
                <c:pt idx="1943">
                  <c:v>-39.175746386828813</c:v>
                </c:pt>
                <c:pt idx="1944">
                  <c:v>-42.665593761209543</c:v>
                </c:pt>
                <c:pt idx="1945">
                  <c:v>-44.102347872397722</c:v>
                </c:pt>
                <c:pt idx="1946">
                  <c:v>-43.298251821367835</c:v>
                </c:pt>
                <c:pt idx="1947">
                  <c:v>-41.158341637697362</c:v>
                </c:pt>
                <c:pt idx="1948">
                  <c:v>-39.561524876198355</c:v>
                </c:pt>
                <c:pt idx="1949">
                  <c:v>-38.151027572004189</c:v>
                </c:pt>
                <c:pt idx="1950">
                  <c:v>-36.669149141735424</c:v>
                </c:pt>
                <c:pt idx="1951">
                  <c:v>-35.64916620324248</c:v>
                </c:pt>
                <c:pt idx="1952">
                  <c:v>-35.559705693022472</c:v>
                </c:pt>
                <c:pt idx="1953">
                  <c:v>-36.018755192543139</c:v>
                </c:pt>
                <c:pt idx="1954">
                  <c:v>-36.858047721138277</c:v>
                </c:pt>
                <c:pt idx="1955">
                  <c:v>-39.325595908859576</c:v>
                </c:pt>
                <c:pt idx="1956">
                  <c:v>-42.461011065262213</c:v>
                </c:pt>
                <c:pt idx="1957">
                  <c:v>-45.887107381065199</c:v>
                </c:pt>
                <c:pt idx="1958">
                  <c:v>-50.152788888257412</c:v>
                </c:pt>
                <c:pt idx="1959">
                  <c:v>-54.044838808681234</c:v>
                </c:pt>
                <c:pt idx="1960">
                  <c:v>-57.990367761542522</c:v>
                </c:pt>
                <c:pt idx="1961">
                  <c:v>-61.865618002714442</c:v>
                </c:pt>
                <c:pt idx="1962">
                  <c:v>-64.205637294294604</c:v>
                </c:pt>
                <c:pt idx="1963">
                  <c:v>-65.864610390551235</c:v>
                </c:pt>
                <c:pt idx="1964">
                  <c:v>-66.077002024733162</c:v>
                </c:pt>
                <c:pt idx="1965">
                  <c:v>-66.562948885487458</c:v>
                </c:pt>
                <c:pt idx="1966">
                  <c:v>-67.854454524625908</c:v>
                </c:pt>
                <c:pt idx="1967">
                  <c:v>-70.447312053211903</c:v>
                </c:pt>
                <c:pt idx="1968">
                  <c:v>-74.860610713785348</c:v>
                </c:pt>
                <c:pt idx="1969">
                  <c:v>-76.892260135710657</c:v>
                </c:pt>
                <c:pt idx="1970">
                  <c:v>-74.263160799847739</c:v>
                </c:pt>
                <c:pt idx="1971">
                  <c:v>-67.528962297670901</c:v>
                </c:pt>
                <c:pt idx="1972">
                  <c:v>-58.694903150684368</c:v>
                </c:pt>
                <c:pt idx="1973">
                  <c:v>-49.055983614984115</c:v>
                </c:pt>
                <c:pt idx="1974">
                  <c:v>-41.83140450529347</c:v>
                </c:pt>
                <c:pt idx="1975">
                  <c:v>-36.361771109514194</c:v>
                </c:pt>
                <c:pt idx="1976">
                  <c:v>-28.984555453927783</c:v>
                </c:pt>
                <c:pt idx="1977">
                  <c:v>-19.000308144210081</c:v>
                </c:pt>
                <c:pt idx="1978">
                  <c:v>-8.2502905960671917</c:v>
                </c:pt>
                <c:pt idx="1979">
                  <c:v>3.6761107361222485</c:v>
                </c:pt>
                <c:pt idx="1980">
                  <c:v>13.303772517855831</c:v>
                </c:pt>
                <c:pt idx="1981">
                  <c:v>18.226587509597266</c:v>
                </c:pt>
                <c:pt idx="1982">
                  <c:v>25.310399167617703</c:v>
                </c:pt>
                <c:pt idx="1983">
                  <c:v>27.236695171359624</c:v>
                </c:pt>
                <c:pt idx="1984">
                  <c:v>33.171497706065026</c:v>
                </c:pt>
                <c:pt idx="1985">
                  <c:v>39.154998412255658</c:v>
                </c:pt>
                <c:pt idx="1986">
                  <c:v>44.393414699339914</c:v>
                </c:pt>
                <c:pt idx="1987">
                  <c:v>50.128835964806456</c:v>
                </c:pt>
                <c:pt idx="1988">
                  <c:v>55.327202125086153</c:v>
                </c:pt>
                <c:pt idx="1989">
                  <c:v>59.015008442511657</c:v>
                </c:pt>
                <c:pt idx="1990">
                  <c:v>61.513080713899903</c:v>
                </c:pt>
                <c:pt idx="1991">
                  <c:v>63.523864082400763</c:v>
                </c:pt>
                <c:pt idx="1992">
                  <c:v>65.037840004988794</c:v>
                </c:pt>
                <c:pt idx="1993">
                  <c:v>65.58741412595576</c:v>
                </c:pt>
                <c:pt idx="1994">
                  <c:v>66.144523231394459</c:v>
                </c:pt>
                <c:pt idx="1995">
                  <c:v>66.536885839026766</c:v>
                </c:pt>
                <c:pt idx="1996">
                  <c:v>65.908752522283422</c:v>
                </c:pt>
                <c:pt idx="1997">
                  <c:v>64.597079216207675</c:v>
                </c:pt>
                <c:pt idx="1998">
                  <c:v>61.161729090240513</c:v>
                </c:pt>
                <c:pt idx="1999">
                  <c:v>57.733959621426457</c:v>
                </c:pt>
                <c:pt idx="2000">
                  <c:v>54.325627658976316</c:v>
                </c:pt>
                <c:pt idx="2001">
                  <c:v>51.783826056741738</c:v>
                </c:pt>
                <c:pt idx="2002">
                  <c:v>51.601021780884487</c:v>
                </c:pt>
                <c:pt idx="2003">
                  <c:v>50.476773212574741</c:v>
                </c:pt>
                <c:pt idx="2004">
                  <c:v>50.456287458050689</c:v>
                </c:pt>
                <c:pt idx="2005">
                  <c:v>45.974485526404266</c:v>
                </c:pt>
                <c:pt idx="2006">
                  <c:v>35.830678091578498</c:v>
                </c:pt>
                <c:pt idx="2007">
                  <c:v>27.401927175254375</c:v>
                </c:pt>
                <c:pt idx="2008">
                  <c:v>21.022612437381191</c:v>
                </c:pt>
                <c:pt idx="2009">
                  <c:v>17.70051119414385</c:v>
                </c:pt>
                <c:pt idx="2010">
                  <c:v>20.284621112532605</c:v>
                </c:pt>
                <c:pt idx="2011">
                  <c:v>29.731076839732289</c:v>
                </c:pt>
                <c:pt idx="2012">
                  <c:v>67.696233633203946</c:v>
                </c:pt>
                <c:pt idx="2013">
                  <c:v>43.904069391850868</c:v>
                </c:pt>
                <c:pt idx="2014">
                  <c:v>27.368557838061275</c:v>
                </c:pt>
                <c:pt idx="2015">
                  <c:v>14.424931061572609</c:v>
                </c:pt>
                <c:pt idx="2016">
                  <c:v>3.8257371306579007</c:v>
                </c:pt>
                <c:pt idx="2017">
                  <c:v>-10.458159676590249</c:v>
                </c:pt>
                <c:pt idx="2018">
                  <c:v>-20.387038357528354</c:v>
                </c:pt>
                <c:pt idx="2019">
                  <c:v>-24.670837913238145</c:v>
                </c:pt>
                <c:pt idx="2020">
                  <c:v>-25.231359485266118</c:v>
                </c:pt>
                <c:pt idx="2021">
                  <c:v>-14.116233266142155</c:v>
                </c:pt>
                <c:pt idx="2022">
                  <c:v>1.5577414638911111</c:v>
                </c:pt>
                <c:pt idx="2023">
                  <c:v>10.560823996192152</c:v>
                </c:pt>
                <c:pt idx="2024">
                  <c:v>8.5206419303121663</c:v>
                </c:pt>
                <c:pt idx="2025">
                  <c:v>7.7396436612632176</c:v>
                </c:pt>
                <c:pt idx="2026">
                  <c:v>-4.5102301026844094</c:v>
                </c:pt>
                <c:pt idx="2027">
                  <c:v>-13.535106525454815</c:v>
                </c:pt>
                <c:pt idx="2028">
                  <c:v>-16.849367430221108</c:v>
                </c:pt>
                <c:pt idx="2029">
                  <c:v>-14.963034245204335</c:v>
                </c:pt>
                <c:pt idx="2030">
                  <c:v>-8.829851834287215</c:v>
                </c:pt>
                <c:pt idx="2031">
                  <c:v>-3.5660695781126033</c:v>
                </c:pt>
                <c:pt idx="2032">
                  <c:v>2.776894756153355</c:v>
                </c:pt>
                <c:pt idx="2033">
                  <c:v>9.5695658944683721</c:v>
                </c:pt>
                <c:pt idx="2034">
                  <c:v>13.53908751238418</c:v>
                </c:pt>
                <c:pt idx="2035">
                  <c:v>16.086554961515176</c:v>
                </c:pt>
                <c:pt idx="2036">
                  <c:v>12.380817120901204</c:v>
                </c:pt>
                <c:pt idx="2037">
                  <c:v>3.6804374493662113</c:v>
                </c:pt>
                <c:pt idx="2038">
                  <c:v>1.4738878352069424</c:v>
                </c:pt>
                <c:pt idx="2039">
                  <c:v>6.2179914488228185</c:v>
                </c:pt>
                <c:pt idx="2040">
                  <c:v>10.944742056104346</c:v>
                </c:pt>
                <c:pt idx="2041">
                  <c:v>13.75043419289706</c:v>
                </c:pt>
                <c:pt idx="2042">
                  <c:v>12.225748779677799</c:v>
                </c:pt>
                <c:pt idx="2043">
                  <c:v>10.9599714438388</c:v>
                </c:pt>
                <c:pt idx="2044">
                  <c:v>9.875846862158193</c:v>
                </c:pt>
                <c:pt idx="2045">
                  <c:v>9.1646545772962913</c:v>
                </c:pt>
                <c:pt idx="2046">
                  <c:v>9.5827201728982452</c:v>
                </c:pt>
                <c:pt idx="2047">
                  <c:v>8.1688389872202105</c:v>
                </c:pt>
                <c:pt idx="2048">
                  <c:v>5.9428412745816157</c:v>
                </c:pt>
                <c:pt idx="2049">
                  <c:v>1.9832861742048065</c:v>
                </c:pt>
                <c:pt idx="2050">
                  <c:v>-0.60373162820388726</c:v>
                </c:pt>
                <c:pt idx="2051">
                  <c:v>0.79579552846858714</c:v>
                </c:pt>
                <c:pt idx="2052">
                  <c:v>2.673817024119844</c:v>
                </c:pt>
                <c:pt idx="2053">
                  <c:v>6.6797028387783586</c:v>
                </c:pt>
                <c:pt idx="2054">
                  <c:v>12.28894723820563</c:v>
                </c:pt>
                <c:pt idx="2055">
                  <c:v>14.631711226197556</c:v>
                </c:pt>
                <c:pt idx="2056">
                  <c:v>12.448292529584089</c:v>
                </c:pt>
                <c:pt idx="2057">
                  <c:v>10.732530002849709</c:v>
                </c:pt>
                <c:pt idx="2058">
                  <c:v>9.6682645449533862</c:v>
                </c:pt>
                <c:pt idx="2059">
                  <c:v>5.1634952231496536</c:v>
                </c:pt>
                <c:pt idx="2060">
                  <c:v>0.37834182708651221</c:v>
                </c:pt>
                <c:pt idx="2061">
                  <c:v>-2.1253288330316105</c:v>
                </c:pt>
                <c:pt idx="2062">
                  <c:v>-1.774841597079621</c:v>
                </c:pt>
                <c:pt idx="2063">
                  <c:v>-1.4219117957097878</c:v>
                </c:pt>
                <c:pt idx="2064">
                  <c:v>-1.0253381345959094</c:v>
                </c:pt>
                <c:pt idx="2065">
                  <c:v>-0.86173138657184234</c:v>
                </c:pt>
                <c:pt idx="2066">
                  <c:v>-0.22090399938150682</c:v>
                </c:pt>
                <c:pt idx="2067">
                  <c:v>4.1215576330633212E-2</c:v>
                </c:pt>
                <c:pt idx="2068">
                  <c:v>0.51062749631193283</c:v>
                </c:pt>
                <c:pt idx="2069">
                  <c:v>0.41436047290080325</c:v>
                </c:pt>
                <c:pt idx="2070">
                  <c:v>-0.50246599017559901</c:v>
                </c:pt>
                <c:pt idx="2071">
                  <c:v>-2.0703310308291698</c:v>
                </c:pt>
                <c:pt idx="2072">
                  <c:v>-3.9090365996134113</c:v>
                </c:pt>
                <c:pt idx="2073">
                  <c:v>-5.5683185199961294</c:v>
                </c:pt>
                <c:pt idx="2074">
                  <c:v>-6.3291403247074145</c:v>
                </c:pt>
                <c:pt idx="2075">
                  <c:v>-8.7573744524121313</c:v>
                </c:pt>
                <c:pt idx="2076">
                  <c:v>-10.743730103784143</c:v>
                </c:pt>
                <c:pt idx="2077">
                  <c:v>-12.285911545968121</c:v>
                </c:pt>
                <c:pt idx="2078">
                  <c:v>-13.762489534215728</c:v>
                </c:pt>
                <c:pt idx="2079">
                  <c:v>-10.498677944306099</c:v>
                </c:pt>
                <c:pt idx="2080">
                  <c:v>-8.3815602723532123</c:v>
                </c:pt>
                <c:pt idx="2081">
                  <c:v>-6.8335609386658955</c:v>
                </c:pt>
                <c:pt idx="2082">
                  <c:v>-6.3355668988979552</c:v>
                </c:pt>
                <c:pt idx="2083">
                  <c:v>-6.324553917459113</c:v>
                </c:pt>
                <c:pt idx="2084">
                  <c:v>-6.4572140577433013</c:v>
                </c:pt>
                <c:pt idx="2085">
                  <c:v>-6.6259525851710857</c:v>
                </c:pt>
                <c:pt idx="2086">
                  <c:v>-7.1353139935215397</c:v>
                </c:pt>
                <c:pt idx="2087">
                  <c:v>-8.4962562045234105</c:v>
                </c:pt>
                <c:pt idx="2088">
                  <c:v>-8.5217204962087916</c:v>
                </c:pt>
                <c:pt idx="2089">
                  <c:v>-8.2520181861021626</c:v>
                </c:pt>
                <c:pt idx="2090">
                  <c:v>-7.4691688682149024</c:v>
                </c:pt>
                <c:pt idx="2091">
                  <c:v>-6.3205087105165623</c:v>
                </c:pt>
                <c:pt idx="2092">
                  <c:v>-6.4096302184664369</c:v>
                </c:pt>
                <c:pt idx="2093">
                  <c:v>-7.7710069782844187</c:v>
                </c:pt>
                <c:pt idx="2094">
                  <c:v>-9.872058711473688</c:v>
                </c:pt>
                <c:pt idx="2095">
                  <c:v>-10.811857940905931</c:v>
                </c:pt>
                <c:pt idx="2096">
                  <c:v>-11.319788487197854</c:v>
                </c:pt>
                <c:pt idx="2097">
                  <c:v>-10.763768934752349</c:v>
                </c:pt>
                <c:pt idx="2098">
                  <c:v>-10.12412683426799</c:v>
                </c:pt>
                <c:pt idx="2099">
                  <c:v>-9.4713961647503968</c:v>
                </c:pt>
                <c:pt idx="2100">
                  <c:v>-8.8824641766384058</c:v>
                </c:pt>
                <c:pt idx="2101">
                  <c:v>-8.7536024436938717</c:v>
                </c:pt>
                <c:pt idx="2102">
                  <c:v>-8.9225280034751435</c:v>
                </c:pt>
                <c:pt idx="2103">
                  <c:v>-10.22045066855895</c:v>
                </c:pt>
                <c:pt idx="2104">
                  <c:v>-10.352334389636367</c:v>
                </c:pt>
                <c:pt idx="2105">
                  <c:v>-10.08952336525585</c:v>
                </c:pt>
                <c:pt idx="2106">
                  <c:v>-9.8902413135190379</c:v>
                </c:pt>
                <c:pt idx="2107">
                  <c:v>-10.764743379383523</c:v>
                </c:pt>
                <c:pt idx="2108">
                  <c:v>-12.172040304280783</c:v>
                </c:pt>
                <c:pt idx="2109">
                  <c:v>-12.651464002974123</c:v>
                </c:pt>
                <c:pt idx="2110">
                  <c:v>-12.53639562982182</c:v>
                </c:pt>
                <c:pt idx="2111">
                  <c:v>-12.625725938223956</c:v>
                </c:pt>
                <c:pt idx="2112">
                  <c:v>-15.617585715698308</c:v>
                </c:pt>
                <c:pt idx="2113">
                  <c:v>-13.005616299072711</c:v>
                </c:pt>
                <c:pt idx="2114">
                  <c:v>-12.203187024891074</c:v>
                </c:pt>
                <c:pt idx="2115">
                  <c:v>-12.524436674763074</c:v>
                </c:pt>
                <c:pt idx="2116">
                  <c:v>-12.985846486316168</c:v>
                </c:pt>
                <c:pt idx="2117">
                  <c:v>-13.392343369109128</c:v>
                </c:pt>
                <c:pt idx="2118">
                  <c:v>-13.230968096602684</c:v>
                </c:pt>
                <c:pt idx="2119">
                  <c:v>-13.564930501279065</c:v>
                </c:pt>
                <c:pt idx="2120">
                  <c:v>-13.32453618569531</c:v>
                </c:pt>
              </c:numCache>
            </c:numRef>
          </c:val>
          <c:smooth val="0"/>
          <c:extLst>
            <c:ext xmlns:c16="http://schemas.microsoft.com/office/drawing/2014/chart" uri="{C3380CC4-5D6E-409C-BE32-E72D297353CC}">
              <c16:uniqueId val="{00000000-FD24-4672-956C-42A7F68991C7}"/>
            </c:ext>
          </c:extLst>
        </c:ser>
        <c:ser>
          <c:idx val="1"/>
          <c:order val="1"/>
          <c:tx>
            <c:strRef>
              <c:f>Sheet1!$G$1</c:f>
              <c:strCache>
                <c:ptCount val="1"/>
                <c:pt idx="0">
                  <c:v>Accel_Y</c:v>
                </c:pt>
              </c:strCache>
            </c:strRef>
          </c:tx>
          <c:spPr>
            <a:ln w="28575" cap="rnd">
              <a:solidFill>
                <a:schemeClr val="accent2"/>
              </a:solidFill>
              <a:round/>
            </a:ln>
            <a:effectLst/>
          </c:spPr>
          <c:marker>
            <c:symbol val="none"/>
          </c:marker>
          <c:val>
            <c:numRef>
              <c:f>Sheet1!$G$2:$G$2122</c:f>
              <c:numCache>
                <c:formatCode>General</c:formatCode>
                <c:ptCount val="2121"/>
                <c:pt idx="0">
                  <c:v>-13.159009150534594</c:v>
                </c:pt>
                <c:pt idx="1">
                  <c:v>-12.888905188874647</c:v>
                </c:pt>
                <c:pt idx="2">
                  <c:v>-12.475467218646783</c:v>
                </c:pt>
                <c:pt idx="3">
                  <c:v>-11.693952704029231</c:v>
                </c:pt>
                <c:pt idx="4">
                  <c:v>-11.333172955683274</c:v>
                </c:pt>
                <c:pt idx="5">
                  <c:v>-11.660007240179493</c:v>
                </c:pt>
                <c:pt idx="6">
                  <c:v>-11.056891251578808</c:v>
                </c:pt>
                <c:pt idx="7">
                  <c:v>-11.223787663122669</c:v>
                </c:pt>
                <c:pt idx="8">
                  <c:v>-11.329941115130591</c:v>
                </c:pt>
                <c:pt idx="9">
                  <c:v>-12.485230834915631</c:v>
                </c:pt>
                <c:pt idx="10">
                  <c:v>-12.888995766105982</c:v>
                </c:pt>
                <c:pt idx="11">
                  <c:v>-13.612142483097324</c:v>
                </c:pt>
                <c:pt idx="12">
                  <c:v>-13.613441349091165</c:v>
                </c:pt>
                <c:pt idx="13">
                  <c:v>-13.187829274101812</c:v>
                </c:pt>
                <c:pt idx="14">
                  <c:v>-13.103021916849043</c:v>
                </c:pt>
                <c:pt idx="15">
                  <c:v>-15.406063742258052</c:v>
                </c:pt>
                <c:pt idx="16">
                  <c:v>-8.4178956942111967</c:v>
                </c:pt>
                <c:pt idx="17">
                  <c:v>-8.6426608506198779</c:v>
                </c:pt>
                <c:pt idx="18">
                  <c:v>-7.2858037110261469</c:v>
                </c:pt>
                <c:pt idx="19">
                  <c:v>-8.6701213663763799</c:v>
                </c:pt>
                <c:pt idx="20">
                  <c:v>-10.014668749907136</c:v>
                </c:pt>
                <c:pt idx="21">
                  <c:v>-11.484962856644511</c:v>
                </c:pt>
                <c:pt idx="22">
                  <c:v>-13.570244595026299</c:v>
                </c:pt>
                <c:pt idx="23">
                  <c:v>-13.835916528580864</c:v>
                </c:pt>
                <c:pt idx="24">
                  <c:v>-13.688362722040715</c:v>
                </c:pt>
                <c:pt idx="25">
                  <c:v>-18.732271127187961</c:v>
                </c:pt>
                <c:pt idx="26">
                  <c:v>-14.053147206219361</c:v>
                </c:pt>
                <c:pt idx="27">
                  <c:v>-17.394674717759724</c:v>
                </c:pt>
                <c:pt idx="28">
                  <c:v>-14.99044569515975</c:v>
                </c:pt>
                <c:pt idx="29">
                  <c:v>-12.06665420761996</c:v>
                </c:pt>
                <c:pt idx="30">
                  <c:v>-11.210914397315793</c:v>
                </c:pt>
                <c:pt idx="31">
                  <c:v>-11.009906181800467</c:v>
                </c:pt>
                <c:pt idx="32">
                  <c:v>-11.172298076417158</c:v>
                </c:pt>
                <c:pt idx="33">
                  <c:v>-9.924126596591389</c:v>
                </c:pt>
                <c:pt idx="34">
                  <c:v>-9.113962815837878</c:v>
                </c:pt>
                <c:pt idx="35">
                  <c:v>-7.9569435028183326</c:v>
                </c:pt>
                <c:pt idx="36">
                  <c:v>-8.0931450500324544</c:v>
                </c:pt>
                <c:pt idx="37">
                  <c:v>-7.9817647796177642</c:v>
                </c:pt>
                <c:pt idx="38">
                  <c:v>-8.8264942960039168</c:v>
                </c:pt>
                <c:pt idx="39">
                  <c:v>-10.044620533164158</c:v>
                </c:pt>
                <c:pt idx="40">
                  <c:v>-10.631023867115783</c:v>
                </c:pt>
                <c:pt idx="41">
                  <c:v>-10.528254991685682</c:v>
                </c:pt>
                <c:pt idx="42">
                  <c:v>-12.909068043684535</c:v>
                </c:pt>
                <c:pt idx="43">
                  <c:v>-9.6386380602441033</c:v>
                </c:pt>
                <c:pt idx="44">
                  <c:v>-10.646883529831335</c:v>
                </c:pt>
                <c:pt idx="45">
                  <c:v>-11.254361978253968</c:v>
                </c:pt>
                <c:pt idx="46">
                  <c:v>-10.858010605510421</c:v>
                </c:pt>
                <c:pt idx="47">
                  <c:v>-11.56095331775057</c:v>
                </c:pt>
                <c:pt idx="48">
                  <c:v>-13.165487998867283</c:v>
                </c:pt>
                <c:pt idx="49">
                  <c:v>-14.367502980660108</c:v>
                </c:pt>
                <c:pt idx="50">
                  <c:v>-15.334852400176795</c:v>
                </c:pt>
                <c:pt idx="51">
                  <c:v>-15.686865955440936</c:v>
                </c:pt>
                <c:pt idx="52">
                  <c:v>-14.791029843112968</c:v>
                </c:pt>
                <c:pt idx="53">
                  <c:v>-12.983998177784116</c:v>
                </c:pt>
                <c:pt idx="54">
                  <c:v>-11.807601398220006</c:v>
                </c:pt>
                <c:pt idx="55">
                  <c:v>-11.689857282260853</c:v>
                </c:pt>
                <c:pt idx="56">
                  <c:v>-12.518286939866368</c:v>
                </c:pt>
                <c:pt idx="57">
                  <c:v>-15.281997178653667</c:v>
                </c:pt>
                <c:pt idx="58">
                  <c:v>-21.657463795228804</c:v>
                </c:pt>
                <c:pt idx="59">
                  <c:v>-27.45185452499711</c:v>
                </c:pt>
                <c:pt idx="60">
                  <c:v>-32.828483181197058</c:v>
                </c:pt>
                <c:pt idx="61">
                  <c:v>-38.955055177431596</c:v>
                </c:pt>
                <c:pt idx="62">
                  <c:v>-36.44700936127488</c:v>
                </c:pt>
                <c:pt idx="63">
                  <c:v>-35.868535516873841</c:v>
                </c:pt>
                <c:pt idx="64">
                  <c:v>-33.588415571996968</c:v>
                </c:pt>
                <c:pt idx="65">
                  <c:v>-31.731752836121625</c:v>
                </c:pt>
                <c:pt idx="66">
                  <c:v>-31.273879071230205</c:v>
                </c:pt>
                <c:pt idx="67">
                  <c:v>-35.98122351930688</c:v>
                </c:pt>
                <c:pt idx="68">
                  <c:v>-39.240104191196615</c:v>
                </c:pt>
                <c:pt idx="69">
                  <c:v>-53.962985012536578</c:v>
                </c:pt>
                <c:pt idx="70">
                  <c:v>-58.80834378069644</c:v>
                </c:pt>
                <c:pt idx="71">
                  <c:v>-64.480054119090596</c:v>
                </c:pt>
                <c:pt idx="72">
                  <c:v>-68.798368539203892</c:v>
                </c:pt>
                <c:pt idx="73">
                  <c:v>-67.145680815640958</c:v>
                </c:pt>
                <c:pt idx="74">
                  <c:v>-64.541415762115406</c:v>
                </c:pt>
                <c:pt idx="75">
                  <c:v>-67.41538232221906</c:v>
                </c:pt>
                <c:pt idx="76">
                  <c:v>-72.145260554188994</c:v>
                </c:pt>
                <c:pt idx="77">
                  <c:v>-88.282986232418324</c:v>
                </c:pt>
                <c:pt idx="78">
                  <c:v>-77.515911769194005</c:v>
                </c:pt>
                <c:pt idx="79">
                  <c:v>-69.197404842775626</c:v>
                </c:pt>
                <c:pt idx="80">
                  <c:v>-63.114947016826264</c:v>
                </c:pt>
                <c:pt idx="81">
                  <c:v>-60.13420587163592</c:v>
                </c:pt>
                <c:pt idx="82">
                  <c:v>-59.176216930352304</c:v>
                </c:pt>
                <c:pt idx="83">
                  <c:v>-61.328006313075839</c:v>
                </c:pt>
                <c:pt idx="84">
                  <c:v>-62.166623464159855</c:v>
                </c:pt>
                <c:pt idx="85">
                  <c:v>-60.759984539550409</c:v>
                </c:pt>
                <c:pt idx="86">
                  <c:v>-57.884115590794046</c:v>
                </c:pt>
                <c:pt idx="87">
                  <c:v>-50.178720301232971</c:v>
                </c:pt>
                <c:pt idx="88">
                  <c:v>-41.062090053858242</c:v>
                </c:pt>
                <c:pt idx="89">
                  <c:v>-37.988671713298793</c:v>
                </c:pt>
                <c:pt idx="90">
                  <c:v>-33.01338894832535</c:v>
                </c:pt>
                <c:pt idx="91">
                  <c:v>-35.178900248489683</c:v>
                </c:pt>
                <c:pt idx="92">
                  <c:v>-37.106950042060319</c:v>
                </c:pt>
                <c:pt idx="93">
                  <c:v>-35.621503947578617</c:v>
                </c:pt>
                <c:pt idx="94">
                  <c:v>-31.27406401718941</c:v>
                </c:pt>
                <c:pt idx="95">
                  <c:v>-28.66499432597805</c:v>
                </c:pt>
                <c:pt idx="96">
                  <c:v>-25.676348768854144</c:v>
                </c:pt>
                <c:pt idx="97">
                  <c:v>-22.29372819823277</c:v>
                </c:pt>
                <c:pt idx="98">
                  <c:v>-19.308123340065872</c:v>
                </c:pt>
                <c:pt idx="99">
                  <c:v>-17.889431705631804</c:v>
                </c:pt>
                <c:pt idx="100">
                  <c:v>-14.899139092667696</c:v>
                </c:pt>
                <c:pt idx="101">
                  <c:v>-11.777163565307958</c:v>
                </c:pt>
                <c:pt idx="102">
                  <c:v>-9.4142700242956785</c:v>
                </c:pt>
                <c:pt idx="103">
                  <c:v>-7.3493386150091187</c:v>
                </c:pt>
                <c:pt idx="104">
                  <c:v>-6.0242876517443547</c:v>
                </c:pt>
                <c:pt idx="105">
                  <c:v>-6.3405236772038318</c:v>
                </c:pt>
                <c:pt idx="106">
                  <c:v>-6.5253492166542788</c:v>
                </c:pt>
                <c:pt idx="107">
                  <c:v>-6.682420335066916</c:v>
                </c:pt>
                <c:pt idx="108">
                  <c:v>-6.5613974779594297</c:v>
                </c:pt>
                <c:pt idx="109">
                  <c:v>-6.5929133090592167</c:v>
                </c:pt>
                <c:pt idx="110">
                  <c:v>-6.2597326294751454</c:v>
                </c:pt>
                <c:pt idx="111">
                  <c:v>-7.3065248591642264</c:v>
                </c:pt>
                <c:pt idx="112">
                  <c:v>-7.7722861553344069</c:v>
                </c:pt>
                <c:pt idx="113">
                  <c:v>-8.4953712542886226</c:v>
                </c:pt>
                <c:pt idx="114">
                  <c:v>-9.2842085394623624</c:v>
                </c:pt>
                <c:pt idx="115">
                  <c:v>-12.803959674189644</c:v>
                </c:pt>
                <c:pt idx="116">
                  <c:v>-9.7830030006138369</c:v>
                </c:pt>
                <c:pt idx="117">
                  <c:v>-22.010160846294184</c:v>
                </c:pt>
                <c:pt idx="118">
                  <c:v>-25.679323346012186</c:v>
                </c:pt>
                <c:pt idx="119">
                  <c:v>-31.936300158588239</c:v>
                </c:pt>
                <c:pt idx="120">
                  <c:v>-36.348425718791539</c:v>
                </c:pt>
                <c:pt idx="121">
                  <c:v>-50.254539489993157</c:v>
                </c:pt>
                <c:pt idx="122">
                  <c:v>-42.069756223872702</c:v>
                </c:pt>
                <c:pt idx="123">
                  <c:v>-33.462200693162806</c:v>
                </c:pt>
                <c:pt idx="124">
                  <c:v>-29.494065159795269</c:v>
                </c:pt>
                <c:pt idx="125">
                  <c:v>-28.568579352845457</c:v>
                </c:pt>
                <c:pt idx="126">
                  <c:v>-31.958167771379383</c:v>
                </c:pt>
                <c:pt idx="127">
                  <c:v>-29.914711377169745</c:v>
                </c:pt>
                <c:pt idx="128">
                  <c:v>-29.45751433224363</c:v>
                </c:pt>
                <c:pt idx="129">
                  <c:v>-25.627699301876902</c:v>
                </c:pt>
                <c:pt idx="130">
                  <c:v>-20.711169568320457</c:v>
                </c:pt>
                <c:pt idx="131">
                  <c:v>-17.454159605391297</c:v>
                </c:pt>
                <c:pt idx="132">
                  <c:v>-15.095095965935633</c:v>
                </c:pt>
                <c:pt idx="133">
                  <c:v>-15.518823264359968</c:v>
                </c:pt>
                <c:pt idx="134">
                  <c:v>-18.285459722676862</c:v>
                </c:pt>
                <c:pt idx="135">
                  <c:v>-20.579381923049723</c:v>
                </c:pt>
                <c:pt idx="136">
                  <c:v>-22.760159356605381</c:v>
                </c:pt>
                <c:pt idx="137">
                  <c:v>-24.287828542676618</c:v>
                </c:pt>
                <c:pt idx="138">
                  <c:v>-26.289124447171723</c:v>
                </c:pt>
                <c:pt idx="139">
                  <c:v>-27.199370237997481</c:v>
                </c:pt>
                <c:pt idx="140">
                  <c:v>-27.8369879899316</c:v>
                </c:pt>
                <c:pt idx="141">
                  <c:v>-26.136261077782518</c:v>
                </c:pt>
                <c:pt idx="142">
                  <c:v>-25.171773627110021</c:v>
                </c:pt>
                <c:pt idx="143">
                  <c:v>-25.212643128587064</c:v>
                </c:pt>
                <c:pt idx="144">
                  <c:v>-23.339604212950704</c:v>
                </c:pt>
                <c:pt idx="145">
                  <c:v>-21.982787679354193</c:v>
                </c:pt>
                <c:pt idx="146">
                  <c:v>-20.175996640015754</c:v>
                </c:pt>
                <c:pt idx="147">
                  <c:v>-18.69439079289663</c:v>
                </c:pt>
                <c:pt idx="148">
                  <c:v>-17.495543803732385</c:v>
                </c:pt>
                <c:pt idx="149">
                  <c:v>-16.44408959641282</c:v>
                </c:pt>
                <c:pt idx="150">
                  <c:v>-16.110227328088904</c:v>
                </c:pt>
                <c:pt idx="151">
                  <c:v>-16.994477944682956</c:v>
                </c:pt>
                <c:pt idx="152">
                  <c:v>-17.648150104068055</c:v>
                </c:pt>
                <c:pt idx="153">
                  <c:v>-18.405668203565561</c:v>
                </c:pt>
                <c:pt idx="154">
                  <c:v>-20.23673209679913</c:v>
                </c:pt>
                <c:pt idx="155">
                  <c:v>-21.7336173904521</c:v>
                </c:pt>
                <c:pt idx="156">
                  <c:v>-23.132712983968123</c:v>
                </c:pt>
                <c:pt idx="157">
                  <c:v>-23.98867631591639</c:v>
                </c:pt>
                <c:pt idx="158">
                  <c:v>-24.345613251818595</c:v>
                </c:pt>
                <c:pt idx="159">
                  <c:v>-25.481108645340846</c:v>
                </c:pt>
                <c:pt idx="160">
                  <c:v>-26.962451291956249</c:v>
                </c:pt>
                <c:pt idx="161">
                  <c:v>-26.885206905972918</c:v>
                </c:pt>
                <c:pt idx="162">
                  <c:v>-28.534347413785312</c:v>
                </c:pt>
                <c:pt idx="163">
                  <c:v>-31.1456354030183</c:v>
                </c:pt>
                <c:pt idx="164">
                  <c:v>-34.707793742663547</c:v>
                </c:pt>
                <c:pt idx="165">
                  <c:v>-38.986190299514234</c:v>
                </c:pt>
                <c:pt idx="166">
                  <c:v>-43.090436172168779</c:v>
                </c:pt>
                <c:pt idx="167">
                  <c:v>-49.362047946467605</c:v>
                </c:pt>
                <c:pt idx="168">
                  <c:v>-55.609116038990791</c:v>
                </c:pt>
                <c:pt idx="169">
                  <c:v>-57.891170841297765</c:v>
                </c:pt>
                <c:pt idx="170">
                  <c:v>-50.125933259413486</c:v>
                </c:pt>
                <c:pt idx="171">
                  <c:v>-35.603895146425636</c:v>
                </c:pt>
                <c:pt idx="172">
                  <c:v>-24.47217867124052</c:v>
                </c:pt>
                <c:pt idx="173">
                  <c:v>-22.824855394109996</c:v>
                </c:pt>
                <c:pt idx="174">
                  <c:v>-22.271919722052477</c:v>
                </c:pt>
                <c:pt idx="175">
                  <c:v>-19.69410725355592</c:v>
                </c:pt>
                <c:pt idx="176">
                  <c:v>-12.258747245511394</c:v>
                </c:pt>
                <c:pt idx="177">
                  <c:v>-5.8139187944667174</c:v>
                </c:pt>
                <c:pt idx="178">
                  <c:v>-2.446090673327713</c:v>
                </c:pt>
                <c:pt idx="179">
                  <c:v>-2.7763717921975459</c:v>
                </c:pt>
                <c:pt idx="180">
                  <c:v>-3.967077060111007</c:v>
                </c:pt>
                <c:pt idx="181">
                  <c:v>-3.072578315917895</c:v>
                </c:pt>
                <c:pt idx="182">
                  <c:v>-2.5534441222928974</c:v>
                </c:pt>
                <c:pt idx="183">
                  <c:v>-2.0563592919173912</c:v>
                </c:pt>
                <c:pt idx="184">
                  <c:v>-1.8452605368007386</c:v>
                </c:pt>
                <c:pt idx="185">
                  <c:v>-1.5357790848941861</c:v>
                </c:pt>
                <c:pt idx="186">
                  <c:v>-0.97245021888786021</c:v>
                </c:pt>
                <c:pt idx="187">
                  <c:v>-0.32864429952721486</c:v>
                </c:pt>
                <c:pt idx="188">
                  <c:v>0.74252354746957472</c:v>
                </c:pt>
                <c:pt idx="189">
                  <c:v>0.46220516028923747</c:v>
                </c:pt>
                <c:pt idx="190">
                  <c:v>1.3402209924381414</c:v>
                </c:pt>
                <c:pt idx="191">
                  <c:v>1.8227543450195511</c:v>
                </c:pt>
                <c:pt idx="192">
                  <c:v>2.2144742366317338</c:v>
                </c:pt>
                <c:pt idx="193">
                  <c:v>2.7792319412024571</c:v>
                </c:pt>
                <c:pt idx="194">
                  <c:v>2.9558046937933664</c:v>
                </c:pt>
                <c:pt idx="195">
                  <c:v>3.2805491466087466</c:v>
                </c:pt>
                <c:pt idx="196">
                  <c:v>4.1216713852870139</c:v>
                </c:pt>
                <c:pt idx="197">
                  <c:v>5.330287010009962</c:v>
                </c:pt>
                <c:pt idx="198">
                  <c:v>5.7386207827711955</c:v>
                </c:pt>
                <c:pt idx="199">
                  <c:v>6.7135525573483124</c:v>
                </c:pt>
                <c:pt idx="200">
                  <c:v>7.3142208365064079</c:v>
                </c:pt>
                <c:pt idx="201">
                  <c:v>7.5840762384996303</c:v>
                </c:pt>
                <c:pt idx="202">
                  <c:v>7.6179790817189419</c:v>
                </c:pt>
                <c:pt idx="203">
                  <c:v>7.81178490794741</c:v>
                </c:pt>
                <c:pt idx="204">
                  <c:v>7.7649262015447365</c:v>
                </c:pt>
                <c:pt idx="205">
                  <c:v>8.6361931146376403</c:v>
                </c:pt>
                <c:pt idx="206">
                  <c:v>8.687125144414269</c:v>
                </c:pt>
                <c:pt idx="207">
                  <c:v>8.5892797707138389</c:v>
                </c:pt>
                <c:pt idx="208">
                  <c:v>7.6102367896455174</c:v>
                </c:pt>
                <c:pt idx="209">
                  <c:v>6.5818376437753363</c:v>
                </c:pt>
                <c:pt idx="210">
                  <c:v>5.317795413911103</c:v>
                </c:pt>
                <c:pt idx="211">
                  <c:v>3.2628780269985524</c:v>
                </c:pt>
                <c:pt idx="212">
                  <c:v>1.8217147634570179</c:v>
                </c:pt>
                <c:pt idx="213">
                  <c:v>1.3261962739582616</c:v>
                </c:pt>
                <c:pt idx="214">
                  <c:v>0.87795683875638042</c:v>
                </c:pt>
                <c:pt idx="215">
                  <c:v>1.3789650069063034E-2</c:v>
                </c:pt>
                <c:pt idx="216">
                  <c:v>-0.72863844030591118</c:v>
                </c:pt>
                <c:pt idx="217">
                  <c:v>-0.57104640075765722</c:v>
                </c:pt>
                <c:pt idx="218">
                  <c:v>-2.8416152147687224</c:v>
                </c:pt>
                <c:pt idx="219">
                  <c:v>-4.5953824808467836</c:v>
                </c:pt>
                <c:pt idx="220">
                  <c:v>-4.6286347391784188</c:v>
                </c:pt>
                <c:pt idx="221">
                  <c:v>-4.5385123756292369</c:v>
                </c:pt>
                <c:pt idx="222">
                  <c:v>-4.7224271818510974</c:v>
                </c:pt>
                <c:pt idx="223">
                  <c:v>-1.4523461457591313</c:v>
                </c:pt>
                <c:pt idx="224">
                  <c:v>2.3308306645874581</c:v>
                </c:pt>
                <c:pt idx="225">
                  <c:v>7.6826101452387032</c:v>
                </c:pt>
                <c:pt idx="226">
                  <c:v>14.382542470536265</c:v>
                </c:pt>
                <c:pt idx="227">
                  <c:v>21.52716989932059</c:v>
                </c:pt>
                <c:pt idx="228">
                  <c:v>13.650554411579479</c:v>
                </c:pt>
                <c:pt idx="229">
                  <c:v>7.5681325135540654</c:v>
                </c:pt>
                <c:pt idx="230">
                  <c:v>0.89865178615231933</c:v>
                </c:pt>
                <c:pt idx="231">
                  <c:v>1.6574165956431106</c:v>
                </c:pt>
                <c:pt idx="232">
                  <c:v>5.856061733313294</c:v>
                </c:pt>
                <c:pt idx="233">
                  <c:v>15.873767562051508</c:v>
                </c:pt>
                <c:pt idx="234">
                  <c:v>31.150968205299819</c:v>
                </c:pt>
                <c:pt idx="235">
                  <c:v>29.835158860722178</c:v>
                </c:pt>
                <c:pt idx="236">
                  <c:v>21.148998655243211</c:v>
                </c:pt>
                <c:pt idx="237">
                  <c:v>14.242997172055086</c:v>
                </c:pt>
                <c:pt idx="238">
                  <c:v>8.274910713954915</c:v>
                </c:pt>
                <c:pt idx="239">
                  <c:v>3.5485500585657381</c:v>
                </c:pt>
                <c:pt idx="240">
                  <c:v>1.4956756830215325</c:v>
                </c:pt>
                <c:pt idx="241">
                  <c:v>1.8157257299943772</c:v>
                </c:pt>
                <c:pt idx="242">
                  <c:v>4.9405134579351619</c:v>
                </c:pt>
                <c:pt idx="243">
                  <c:v>4.8616923337093416</c:v>
                </c:pt>
                <c:pt idx="244">
                  <c:v>3.5669212167610644</c:v>
                </c:pt>
                <c:pt idx="245">
                  <c:v>1.8721096945101683</c:v>
                </c:pt>
                <c:pt idx="246">
                  <c:v>1.2382981636322066</c:v>
                </c:pt>
                <c:pt idx="247">
                  <c:v>0.82044562317425263</c:v>
                </c:pt>
                <c:pt idx="248">
                  <c:v>-0.46589571211180747</c:v>
                </c:pt>
                <c:pt idx="249">
                  <c:v>-1.1333546082356039</c:v>
                </c:pt>
                <c:pt idx="250">
                  <c:v>-1.2013556626089812</c:v>
                </c:pt>
                <c:pt idx="251">
                  <c:v>-1.4758616524035602</c:v>
                </c:pt>
                <c:pt idx="252">
                  <c:v>-1.4674711971949577</c:v>
                </c:pt>
                <c:pt idx="253">
                  <c:v>-1.2853255390464251</c:v>
                </c:pt>
                <c:pt idx="254">
                  <c:v>-1.3754140011852205</c:v>
                </c:pt>
                <c:pt idx="255">
                  <c:v>-1.7298868791121025</c:v>
                </c:pt>
                <c:pt idx="256">
                  <c:v>-2.869314029328053</c:v>
                </c:pt>
                <c:pt idx="257">
                  <c:v>-4.0299685448428111</c:v>
                </c:pt>
                <c:pt idx="258">
                  <c:v>-4.4315147831982964</c:v>
                </c:pt>
                <c:pt idx="259">
                  <c:v>-3.9980581724106985</c:v>
                </c:pt>
                <c:pt idx="260">
                  <c:v>-3.4220137390449681</c:v>
                </c:pt>
                <c:pt idx="261">
                  <c:v>-2.7480588615165655</c:v>
                </c:pt>
                <c:pt idx="262">
                  <c:v>-1.3606932810638943</c:v>
                </c:pt>
                <c:pt idx="263">
                  <c:v>0.49680332503028463</c:v>
                </c:pt>
                <c:pt idx="264">
                  <c:v>1.796034574856453</c:v>
                </c:pt>
                <c:pt idx="265">
                  <c:v>3.2984512830141819</c:v>
                </c:pt>
                <c:pt idx="266">
                  <c:v>3.6794449533520539</c:v>
                </c:pt>
                <c:pt idx="267">
                  <c:v>3.0667084386273205</c:v>
                </c:pt>
                <c:pt idx="268">
                  <c:v>3.0931334895711835</c:v>
                </c:pt>
                <c:pt idx="269">
                  <c:v>2.3111373870619221</c:v>
                </c:pt>
                <c:pt idx="270">
                  <c:v>1.2288299968095877</c:v>
                </c:pt>
                <c:pt idx="271">
                  <c:v>1.919023854434776</c:v>
                </c:pt>
                <c:pt idx="272">
                  <c:v>3.7349886774139134</c:v>
                </c:pt>
                <c:pt idx="273">
                  <c:v>5.4850826739630305</c:v>
                </c:pt>
                <c:pt idx="274">
                  <c:v>5.9887245464249839</c:v>
                </c:pt>
                <c:pt idx="275">
                  <c:v>8.791216182360424</c:v>
                </c:pt>
                <c:pt idx="276">
                  <c:v>15.982243488272811</c:v>
                </c:pt>
                <c:pt idx="277">
                  <c:v>28.256941258863229</c:v>
                </c:pt>
                <c:pt idx="278">
                  <c:v>31.934935136467104</c:v>
                </c:pt>
                <c:pt idx="279">
                  <c:v>26.31121815913551</c:v>
                </c:pt>
                <c:pt idx="280">
                  <c:v>22.91729307309031</c:v>
                </c:pt>
                <c:pt idx="281">
                  <c:v>18.588845888014234</c:v>
                </c:pt>
                <c:pt idx="282">
                  <c:v>16.244795443460422</c:v>
                </c:pt>
                <c:pt idx="283">
                  <c:v>16.95056633164327</c:v>
                </c:pt>
                <c:pt idx="284">
                  <c:v>18.679618539600305</c:v>
                </c:pt>
                <c:pt idx="285">
                  <c:v>19.595000735397075</c:v>
                </c:pt>
                <c:pt idx="286">
                  <c:v>20.694240245482906</c:v>
                </c:pt>
                <c:pt idx="287">
                  <c:v>20.369742085990953</c:v>
                </c:pt>
                <c:pt idx="288">
                  <c:v>21.603758163469553</c:v>
                </c:pt>
                <c:pt idx="289">
                  <c:v>19.333433532411906</c:v>
                </c:pt>
                <c:pt idx="290">
                  <c:v>19.689247227383497</c:v>
                </c:pt>
                <c:pt idx="291">
                  <c:v>19.093849095621621</c:v>
                </c:pt>
                <c:pt idx="292">
                  <c:v>20.095506608324186</c:v>
                </c:pt>
                <c:pt idx="293">
                  <c:v>20.254760985339587</c:v>
                </c:pt>
                <c:pt idx="294">
                  <c:v>20.456566426076318</c:v>
                </c:pt>
                <c:pt idx="295">
                  <c:v>20.390125846962775</c:v>
                </c:pt>
                <c:pt idx="296">
                  <c:v>19.079136551176468</c:v>
                </c:pt>
                <c:pt idx="297">
                  <c:v>17.959527889498929</c:v>
                </c:pt>
                <c:pt idx="298">
                  <c:v>17.079832336796368</c:v>
                </c:pt>
                <c:pt idx="299">
                  <c:v>16.308051683307866</c:v>
                </c:pt>
                <c:pt idx="300">
                  <c:v>16.447118266845358</c:v>
                </c:pt>
                <c:pt idx="301">
                  <c:v>16.850051865594079</c:v>
                </c:pt>
                <c:pt idx="302">
                  <c:v>17.434385675284076</c:v>
                </c:pt>
                <c:pt idx="303">
                  <c:v>18.152937800066798</c:v>
                </c:pt>
                <c:pt idx="304">
                  <c:v>18.919106237608361</c:v>
                </c:pt>
                <c:pt idx="305">
                  <c:v>19.437554369723394</c:v>
                </c:pt>
                <c:pt idx="306">
                  <c:v>19.985839759820013</c:v>
                </c:pt>
                <c:pt idx="307">
                  <c:v>20.543255855988527</c:v>
                </c:pt>
                <c:pt idx="308">
                  <c:v>21.496605834036242</c:v>
                </c:pt>
                <c:pt idx="309">
                  <c:v>23.172770078510563</c:v>
                </c:pt>
                <c:pt idx="310">
                  <c:v>24.415388557816687</c:v>
                </c:pt>
                <c:pt idx="311">
                  <c:v>25.565726012975713</c:v>
                </c:pt>
                <c:pt idx="312">
                  <c:v>26.63139219551217</c:v>
                </c:pt>
                <c:pt idx="313">
                  <c:v>27.299585164816165</c:v>
                </c:pt>
                <c:pt idx="314">
                  <c:v>28.156396449335251</c:v>
                </c:pt>
                <c:pt idx="315">
                  <c:v>28.954901100993244</c:v>
                </c:pt>
                <c:pt idx="316">
                  <c:v>30.219521607582028</c:v>
                </c:pt>
                <c:pt idx="317">
                  <c:v>31.94294808347615</c:v>
                </c:pt>
                <c:pt idx="318">
                  <c:v>32.196447727620139</c:v>
                </c:pt>
                <c:pt idx="319">
                  <c:v>31.018280754929545</c:v>
                </c:pt>
                <c:pt idx="320">
                  <c:v>29.356084017125188</c:v>
                </c:pt>
                <c:pt idx="321">
                  <c:v>27.305238941169023</c:v>
                </c:pt>
                <c:pt idx="322">
                  <c:v>22.835562172093514</c:v>
                </c:pt>
                <c:pt idx="323">
                  <c:v>18.68063448722625</c:v>
                </c:pt>
                <c:pt idx="324">
                  <c:v>16.396932213519246</c:v>
                </c:pt>
                <c:pt idx="325">
                  <c:v>19.127105519826674</c:v>
                </c:pt>
                <c:pt idx="326">
                  <c:v>27.454032819465034</c:v>
                </c:pt>
                <c:pt idx="327">
                  <c:v>37.674111042705725</c:v>
                </c:pt>
                <c:pt idx="328">
                  <c:v>49.574867357539759</c:v>
                </c:pt>
                <c:pt idx="329">
                  <c:v>47.336003667121197</c:v>
                </c:pt>
                <c:pt idx="330">
                  <c:v>38.699475789824561</c:v>
                </c:pt>
                <c:pt idx="331">
                  <c:v>30.856268128028074</c:v>
                </c:pt>
                <c:pt idx="332">
                  <c:v>24.577463921230247</c:v>
                </c:pt>
                <c:pt idx="333">
                  <c:v>17.934355683882412</c:v>
                </c:pt>
                <c:pt idx="334">
                  <c:v>12.20592243700851</c:v>
                </c:pt>
                <c:pt idx="335">
                  <c:v>11.909644838891714</c:v>
                </c:pt>
                <c:pt idx="336">
                  <c:v>17.287887222404809</c:v>
                </c:pt>
                <c:pt idx="337">
                  <c:v>21.583951891701243</c:v>
                </c:pt>
                <c:pt idx="338">
                  <c:v>18.916164159159173</c:v>
                </c:pt>
                <c:pt idx="339">
                  <c:v>15.049753316515504</c:v>
                </c:pt>
                <c:pt idx="340">
                  <c:v>13.666169892388616</c:v>
                </c:pt>
                <c:pt idx="341">
                  <c:v>15.146877559319281</c:v>
                </c:pt>
                <c:pt idx="342">
                  <c:v>18.152233150101655</c:v>
                </c:pt>
                <c:pt idx="343">
                  <c:v>18.325764583470942</c:v>
                </c:pt>
                <c:pt idx="344">
                  <c:v>15.1089942987443</c:v>
                </c:pt>
                <c:pt idx="345">
                  <c:v>12.182551837806521</c:v>
                </c:pt>
                <c:pt idx="346">
                  <c:v>8.4921409736258653</c:v>
                </c:pt>
                <c:pt idx="347">
                  <c:v>4.6559315349915993</c:v>
                </c:pt>
                <c:pt idx="348">
                  <c:v>3.0325760443849377</c:v>
                </c:pt>
                <c:pt idx="349">
                  <c:v>2.5600952509760875</c:v>
                </c:pt>
                <c:pt idx="350">
                  <c:v>2.007070378543145</c:v>
                </c:pt>
                <c:pt idx="351">
                  <c:v>1.534878517037926</c:v>
                </c:pt>
                <c:pt idx="352">
                  <c:v>1.7394631150472288</c:v>
                </c:pt>
                <c:pt idx="353">
                  <c:v>2.0786925656888053</c:v>
                </c:pt>
                <c:pt idx="354">
                  <c:v>2.2934142415468926</c:v>
                </c:pt>
                <c:pt idx="355">
                  <c:v>1.9351414007168843</c:v>
                </c:pt>
                <c:pt idx="356">
                  <c:v>1.9570395432767409</c:v>
                </c:pt>
                <c:pt idx="357">
                  <c:v>2.7504272014843121</c:v>
                </c:pt>
                <c:pt idx="358">
                  <c:v>4.294324232249294</c:v>
                </c:pt>
                <c:pt idx="359">
                  <c:v>5.313734369708019</c:v>
                </c:pt>
                <c:pt idx="360">
                  <c:v>4.5993454156190436</c:v>
                </c:pt>
                <c:pt idx="361">
                  <c:v>3.7638653226226904</c:v>
                </c:pt>
                <c:pt idx="362">
                  <c:v>4.0140889895457486</c:v>
                </c:pt>
                <c:pt idx="363">
                  <c:v>4.4427813173660029</c:v>
                </c:pt>
                <c:pt idx="364">
                  <c:v>3.7430312296022166</c:v>
                </c:pt>
                <c:pt idx="365">
                  <c:v>2.4754370857496855</c:v>
                </c:pt>
                <c:pt idx="366">
                  <c:v>2.6461485065758903</c:v>
                </c:pt>
                <c:pt idx="367">
                  <c:v>4.2110801675036686</c:v>
                </c:pt>
                <c:pt idx="368">
                  <c:v>7.2553935668180412</c:v>
                </c:pt>
                <c:pt idx="369">
                  <c:v>11.117130849693407</c:v>
                </c:pt>
                <c:pt idx="370">
                  <c:v>14.197028360022562</c:v>
                </c:pt>
                <c:pt idx="371">
                  <c:v>15.924734663575897</c:v>
                </c:pt>
                <c:pt idx="372">
                  <c:v>19.516308898871877</c:v>
                </c:pt>
                <c:pt idx="373">
                  <c:v>22.080137077881002</c:v>
                </c:pt>
                <c:pt idx="374">
                  <c:v>26.249691206381229</c:v>
                </c:pt>
                <c:pt idx="375">
                  <c:v>29.814155031811321</c:v>
                </c:pt>
                <c:pt idx="376">
                  <c:v>32.460767464243922</c:v>
                </c:pt>
                <c:pt idx="377">
                  <c:v>38.068368306383242</c:v>
                </c:pt>
                <c:pt idx="378">
                  <c:v>47.395250047847739</c:v>
                </c:pt>
                <c:pt idx="379">
                  <c:v>53.4445468883305</c:v>
                </c:pt>
                <c:pt idx="380">
                  <c:v>63.935818348425023</c:v>
                </c:pt>
                <c:pt idx="381">
                  <c:v>78.221508360510569</c:v>
                </c:pt>
                <c:pt idx="382">
                  <c:v>77.654759206005735</c:v>
                </c:pt>
                <c:pt idx="383">
                  <c:v>67.718784688770072</c:v>
                </c:pt>
                <c:pt idx="384">
                  <c:v>63.681321493899233</c:v>
                </c:pt>
                <c:pt idx="385">
                  <c:v>57.979619027871358</c:v>
                </c:pt>
                <c:pt idx="386">
                  <c:v>52.86832814944016</c:v>
                </c:pt>
                <c:pt idx="387">
                  <c:v>47.297904589927079</c:v>
                </c:pt>
                <c:pt idx="388">
                  <c:v>43.966305520330167</c:v>
                </c:pt>
                <c:pt idx="389">
                  <c:v>39.097336626780788</c:v>
                </c:pt>
                <c:pt idx="390">
                  <c:v>32.972376271840076</c:v>
                </c:pt>
                <c:pt idx="391">
                  <c:v>28.90432812011235</c:v>
                </c:pt>
                <c:pt idx="392">
                  <c:v>26.77750303924152</c:v>
                </c:pt>
                <c:pt idx="393">
                  <c:v>25.685022930558635</c:v>
                </c:pt>
                <c:pt idx="394">
                  <c:v>24.78645967533307</c:v>
                </c:pt>
                <c:pt idx="395">
                  <c:v>23.25507895355355</c:v>
                </c:pt>
                <c:pt idx="396">
                  <c:v>22.307970078581882</c:v>
                </c:pt>
                <c:pt idx="397">
                  <c:v>20.560555125427502</c:v>
                </c:pt>
                <c:pt idx="398">
                  <c:v>18.878474155219067</c:v>
                </c:pt>
                <c:pt idx="399">
                  <c:v>19.073239683452925</c:v>
                </c:pt>
                <c:pt idx="400">
                  <c:v>18.146287880809496</c:v>
                </c:pt>
                <c:pt idx="401">
                  <c:v>18.773340039459516</c:v>
                </c:pt>
                <c:pt idx="402">
                  <c:v>20.148569643339322</c:v>
                </c:pt>
                <c:pt idx="403">
                  <c:v>20.854495999041177</c:v>
                </c:pt>
                <c:pt idx="404">
                  <c:v>20.871523625010493</c:v>
                </c:pt>
                <c:pt idx="405">
                  <c:v>20.687208243744244</c:v>
                </c:pt>
                <c:pt idx="406">
                  <c:v>20.287612497870903</c:v>
                </c:pt>
                <c:pt idx="407">
                  <c:v>20.110037874259106</c:v>
                </c:pt>
                <c:pt idx="408">
                  <c:v>20.735304803702771</c:v>
                </c:pt>
                <c:pt idx="409">
                  <c:v>21.877685026983546</c:v>
                </c:pt>
                <c:pt idx="410">
                  <c:v>22.931772708592472</c:v>
                </c:pt>
                <c:pt idx="411">
                  <c:v>23.935201619110604</c:v>
                </c:pt>
                <c:pt idx="412">
                  <c:v>25.14912832675946</c:v>
                </c:pt>
                <c:pt idx="413">
                  <c:v>26.301017853165387</c:v>
                </c:pt>
                <c:pt idx="414">
                  <c:v>26.916547562619083</c:v>
                </c:pt>
                <c:pt idx="415">
                  <c:v>26.773479259883903</c:v>
                </c:pt>
                <c:pt idx="416">
                  <c:v>26.334735424406713</c:v>
                </c:pt>
                <c:pt idx="417">
                  <c:v>24.429770469303286</c:v>
                </c:pt>
                <c:pt idx="418">
                  <c:v>21.61049677602475</c:v>
                </c:pt>
                <c:pt idx="419">
                  <c:v>19.650262518338259</c:v>
                </c:pt>
                <c:pt idx="420">
                  <c:v>17.473045217912976</c:v>
                </c:pt>
                <c:pt idx="421">
                  <c:v>15.562019928260145</c:v>
                </c:pt>
                <c:pt idx="422">
                  <c:v>14.709710358212662</c:v>
                </c:pt>
                <c:pt idx="423">
                  <c:v>14.981095902946624</c:v>
                </c:pt>
                <c:pt idx="424">
                  <c:v>15.477412948725583</c:v>
                </c:pt>
                <c:pt idx="425">
                  <c:v>17.923642364443719</c:v>
                </c:pt>
                <c:pt idx="426">
                  <c:v>19.26657034417239</c:v>
                </c:pt>
                <c:pt idx="427">
                  <c:v>21.428994081172632</c:v>
                </c:pt>
                <c:pt idx="428">
                  <c:v>25.128985498074428</c:v>
                </c:pt>
                <c:pt idx="429">
                  <c:v>32.817028139194399</c:v>
                </c:pt>
                <c:pt idx="430">
                  <c:v>46.587592309134884</c:v>
                </c:pt>
                <c:pt idx="431">
                  <c:v>44.237266142429654</c:v>
                </c:pt>
                <c:pt idx="432">
                  <c:v>32.464094672550274</c:v>
                </c:pt>
                <c:pt idx="433">
                  <c:v>24.625854372595729</c:v>
                </c:pt>
                <c:pt idx="434">
                  <c:v>20.432561611658286</c:v>
                </c:pt>
                <c:pt idx="435">
                  <c:v>22.469878035081368</c:v>
                </c:pt>
                <c:pt idx="436">
                  <c:v>27.974909981895976</c:v>
                </c:pt>
                <c:pt idx="437">
                  <c:v>40.197767189391151</c:v>
                </c:pt>
                <c:pt idx="438">
                  <c:v>35.565890716011126</c:v>
                </c:pt>
                <c:pt idx="439">
                  <c:v>27.536728729224226</c:v>
                </c:pt>
                <c:pt idx="440">
                  <c:v>19.497226248204289</c:v>
                </c:pt>
                <c:pt idx="441">
                  <c:v>13.546637206192285</c:v>
                </c:pt>
                <c:pt idx="442">
                  <c:v>10.435317679330065</c:v>
                </c:pt>
                <c:pt idx="443">
                  <c:v>8.3704920337161504</c:v>
                </c:pt>
                <c:pt idx="444">
                  <c:v>7.107295000740705</c:v>
                </c:pt>
                <c:pt idx="445">
                  <c:v>5.3272332870156962</c:v>
                </c:pt>
                <c:pt idx="446">
                  <c:v>3.2916235510441703</c:v>
                </c:pt>
                <c:pt idx="447">
                  <c:v>2.110711653176863</c:v>
                </c:pt>
                <c:pt idx="448">
                  <c:v>1.3882438640371964</c:v>
                </c:pt>
                <c:pt idx="449">
                  <c:v>0.39418160352296577</c:v>
                </c:pt>
                <c:pt idx="450">
                  <c:v>-0.89257849526098587</c:v>
                </c:pt>
                <c:pt idx="451">
                  <c:v>-2.501289659354708</c:v>
                </c:pt>
                <c:pt idx="452">
                  <c:v>-4.1586464099712179</c:v>
                </c:pt>
                <c:pt idx="453">
                  <c:v>-6.0871297472409402</c:v>
                </c:pt>
                <c:pt idx="454">
                  <c:v>-8.215003547014236</c:v>
                </c:pt>
                <c:pt idx="455">
                  <c:v>-8.5790941021351479</c:v>
                </c:pt>
                <c:pt idx="456">
                  <c:v>-8.3538763071168702</c:v>
                </c:pt>
                <c:pt idx="457">
                  <c:v>-7.6727877353996465</c:v>
                </c:pt>
                <c:pt idx="458">
                  <c:v>-6.1068017558980889</c:v>
                </c:pt>
                <c:pt idx="459">
                  <c:v>-5.554221895772943</c:v>
                </c:pt>
                <c:pt idx="460">
                  <c:v>-5.2865188358611572</c:v>
                </c:pt>
                <c:pt idx="461">
                  <c:v>-5.1455390953236737</c:v>
                </c:pt>
                <c:pt idx="462">
                  <c:v>-6.1203221459712811</c:v>
                </c:pt>
                <c:pt idx="463">
                  <c:v>-6.7581010204160172</c:v>
                </c:pt>
                <c:pt idx="464">
                  <c:v>-7.1406326133203049</c:v>
                </c:pt>
                <c:pt idx="465">
                  <c:v>-6.739408588115297</c:v>
                </c:pt>
                <c:pt idx="466">
                  <c:v>-6.1787567961566525</c:v>
                </c:pt>
                <c:pt idx="467">
                  <c:v>-5.350240143707274</c:v>
                </c:pt>
                <c:pt idx="468">
                  <c:v>-3.4260491733593645</c:v>
                </c:pt>
                <c:pt idx="469">
                  <c:v>-1.3408038288118405</c:v>
                </c:pt>
                <c:pt idx="470">
                  <c:v>0.98703679242894449</c:v>
                </c:pt>
                <c:pt idx="471">
                  <c:v>6.3394506561658819</c:v>
                </c:pt>
                <c:pt idx="472">
                  <c:v>15.421599622533684</c:v>
                </c:pt>
                <c:pt idx="473">
                  <c:v>22.448622503604518</c:v>
                </c:pt>
                <c:pt idx="474">
                  <c:v>21.627932237570135</c:v>
                </c:pt>
                <c:pt idx="475">
                  <c:v>24.883132632263962</c:v>
                </c:pt>
                <c:pt idx="476">
                  <c:v>30.331487803292063</c:v>
                </c:pt>
                <c:pt idx="477">
                  <c:v>39.84944632809318</c:v>
                </c:pt>
                <c:pt idx="478">
                  <c:v>45.175429885772729</c:v>
                </c:pt>
                <c:pt idx="479">
                  <c:v>41.573230462246585</c:v>
                </c:pt>
                <c:pt idx="480">
                  <c:v>36.985530429765113</c:v>
                </c:pt>
                <c:pt idx="481">
                  <c:v>32.624461420684767</c:v>
                </c:pt>
                <c:pt idx="482">
                  <c:v>29.946209334497183</c:v>
                </c:pt>
                <c:pt idx="483">
                  <c:v>28.882534369235611</c:v>
                </c:pt>
                <c:pt idx="484">
                  <c:v>27.632368053833599</c:v>
                </c:pt>
                <c:pt idx="485">
                  <c:v>28.456057767138816</c:v>
                </c:pt>
                <c:pt idx="486">
                  <c:v>27.253555562616611</c:v>
                </c:pt>
                <c:pt idx="487">
                  <c:v>25.973253429804426</c:v>
                </c:pt>
                <c:pt idx="488">
                  <c:v>24.924265703262996</c:v>
                </c:pt>
                <c:pt idx="489">
                  <c:v>22.761919728229387</c:v>
                </c:pt>
                <c:pt idx="490">
                  <c:v>21.719757297240871</c:v>
                </c:pt>
                <c:pt idx="491">
                  <c:v>20.84556689385456</c:v>
                </c:pt>
                <c:pt idx="492">
                  <c:v>19.537321466090802</c:v>
                </c:pt>
                <c:pt idx="493">
                  <c:v>19.359582378845186</c:v>
                </c:pt>
                <c:pt idx="494">
                  <c:v>20.071879744763176</c:v>
                </c:pt>
                <c:pt idx="495">
                  <c:v>20.822938407457102</c:v>
                </c:pt>
                <c:pt idx="496">
                  <c:v>21.821502994445893</c:v>
                </c:pt>
                <c:pt idx="497">
                  <c:v>22.361200877690731</c:v>
                </c:pt>
                <c:pt idx="498">
                  <c:v>22.315668179121506</c:v>
                </c:pt>
                <c:pt idx="499">
                  <c:v>21.933863640640578</c:v>
                </c:pt>
                <c:pt idx="500">
                  <c:v>21.827268282095893</c:v>
                </c:pt>
                <c:pt idx="501">
                  <c:v>21.947798115627911</c:v>
                </c:pt>
                <c:pt idx="502">
                  <c:v>22.260035693856373</c:v>
                </c:pt>
                <c:pt idx="503">
                  <c:v>22.625000319285537</c:v>
                </c:pt>
                <c:pt idx="504">
                  <c:v>22.90010196915296</c:v>
                </c:pt>
                <c:pt idx="505">
                  <c:v>23.06571809213083</c:v>
                </c:pt>
                <c:pt idx="506">
                  <c:v>23.506652964536613</c:v>
                </c:pt>
                <c:pt idx="507">
                  <c:v>24.453485980333017</c:v>
                </c:pt>
                <c:pt idx="508">
                  <c:v>25.571821492626949</c:v>
                </c:pt>
                <c:pt idx="509">
                  <c:v>26.692115628581757</c:v>
                </c:pt>
                <c:pt idx="510">
                  <c:v>26.894618053466981</c:v>
                </c:pt>
                <c:pt idx="511">
                  <c:v>26.529140717915833</c:v>
                </c:pt>
                <c:pt idx="512">
                  <c:v>26.549001019516595</c:v>
                </c:pt>
                <c:pt idx="513">
                  <c:v>25.241663024251618</c:v>
                </c:pt>
                <c:pt idx="514">
                  <c:v>24.180929885685661</c:v>
                </c:pt>
                <c:pt idx="515">
                  <c:v>22.852873416412692</c:v>
                </c:pt>
                <c:pt idx="516">
                  <c:v>21.196674315116979</c:v>
                </c:pt>
                <c:pt idx="517">
                  <c:v>20.960654199447347</c:v>
                </c:pt>
                <c:pt idx="518">
                  <c:v>20.371724405126844</c:v>
                </c:pt>
                <c:pt idx="519">
                  <c:v>18.732786594199698</c:v>
                </c:pt>
                <c:pt idx="520">
                  <c:v>17.632191114176507</c:v>
                </c:pt>
                <c:pt idx="521">
                  <c:v>16.437032016579703</c:v>
                </c:pt>
                <c:pt idx="522">
                  <c:v>16.361031310394313</c:v>
                </c:pt>
                <c:pt idx="523">
                  <c:v>17.269675461821961</c:v>
                </c:pt>
                <c:pt idx="524">
                  <c:v>20.038807040058781</c:v>
                </c:pt>
                <c:pt idx="525">
                  <c:v>19.865726254482148</c:v>
                </c:pt>
                <c:pt idx="526">
                  <c:v>18.655544209519746</c:v>
                </c:pt>
                <c:pt idx="527">
                  <c:v>21.702873323316105</c:v>
                </c:pt>
                <c:pt idx="528">
                  <c:v>24.509332587821199</c:v>
                </c:pt>
                <c:pt idx="529">
                  <c:v>20.487403302577416</c:v>
                </c:pt>
                <c:pt idx="530">
                  <c:v>14.648153535846113</c:v>
                </c:pt>
                <c:pt idx="531">
                  <c:v>10.006431246842705</c:v>
                </c:pt>
                <c:pt idx="532">
                  <c:v>12.019326616027476</c:v>
                </c:pt>
                <c:pt idx="533">
                  <c:v>15.618046903366517</c:v>
                </c:pt>
                <c:pt idx="534">
                  <c:v>18.797286097123692</c:v>
                </c:pt>
                <c:pt idx="535">
                  <c:v>20.685358799254406</c:v>
                </c:pt>
                <c:pt idx="536">
                  <c:v>24.083581758476576</c:v>
                </c:pt>
                <c:pt idx="537">
                  <c:v>22.086683864502312</c:v>
                </c:pt>
                <c:pt idx="538">
                  <c:v>15.368270181371985</c:v>
                </c:pt>
                <c:pt idx="539">
                  <c:v>11.54583774514451</c:v>
                </c:pt>
                <c:pt idx="540">
                  <c:v>9.5989548955731809</c:v>
                </c:pt>
                <c:pt idx="541">
                  <c:v>9.4181144418342981</c:v>
                </c:pt>
                <c:pt idx="542">
                  <c:v>9.9274932286398343</c:v>
                </c:pt>
                <c:pt idx="543">
                  <c:v>9.6524531225624006</c:v>
                </c:pt>
                <c:pt idx="544">
                  <c:v>8.9336289940216123</c:v>
                </c:pt>
                <c:pt idx="545">
                  <c:v>7.8413380565788335</c:v>
                </c:pt>
                <c:pt idx="546">
                  <c:v>6.5245756913728252</c:v>
                </c:pt>
                <c:pt idx="547">
                  <c:v>6.4658082615850638</c:v>
                </c:pt>
                <c:pt idx="548">
                  <c:v>5.5302484783215302</c:v>
                </c:pt>
                <c:pt idx="549">
                  <c:v>4.9450952894019657</c:v>
                </c:pt>
                <c:pt idx="550">
                  <c:v>4.6283105371496607</c:v>
                </c:pt>
                <c:pt idx="551">
                  <c:v>4.0815074101775632</c:v>
                </c:pt>
                <c:pt idx="552">
                  <c:v>3.2707476658936421</c:v>
                </c:pt>
                <c:pt idx="553">
                  <c:v>2.5590904854386358</c:v>
                </c:pt>
                <c:pt idx="554">
                  <c:v>1.9377529030641594</c:v>
                </c:pt>
                <c:pt idx="555">
                  <c:v>2.4244789248362828</c:v>
                </c:pt>
                <c:pt idx="556">
                  <c:v>3.7524012973297793</c:v>
                </c:pt>
                <c:pt idx="557">
                  <c:v>3.9117933619999934</c:v>
                </c:pt>
                <c:pt idx="558">
                  <c:v>3.594809935689891</c:v>
                </c:pt>
                <c:pt idx="559">
                  <c:v>2.6665570191302113</c:v>
                </c:pt>
                <c:pt idx="560">
                  <c:v>2.2506484076921196</c:v>
                </c:pt>
                <c:pt idx="561">
                  <c:v>2.8469072781728513</c:v>
                </c:pt>
                <c:pt idx="562">
                  <c:v>4.2756834903283298</c:v>
                </c:pt>
                <c:pt idx="563">
                  <c:v>6.587666570727821</c:v>
                </c:pt>
                <c:pt idx="564">
                  <c:v>8.8413490506137951</c:v>
                </c:pt>
                <c:pt idx="565">
                  <c:v>11.153069393201584</c:v>
                </c:pt>
                <c:pt idx="566">
                  <c:v>13.491331801133645</c:v>
                </c:pt>
                <c:pt idx="567">
                  <c:v>17.667980653822703</c:v>
                </c:pt>
                <c:pt idx="568">
                  <c:v>23.425233313307213</c:v>
                </c:pt>
                <c:pt idx="569">
                  <c:v>32.145846599363075</c:v>
                </c:pt>
                <c:pt idx="570">
                  <c:v>37.599063436872427</c:v>
                </c:pt>
                <c:pt idx="571">
                  <c:v>40.317334664588728</c:v>
                </c:pt>
                <c:pt idx="572">
                  <c:v>43.847319366994405</c:v>
                </c:pt>
                <c:pt idx="573">
                  <c:v>48.457589910216747</c:v>
                </c:pt>
                <c:pt idx="574">
                  <c:v>52.504754648439601</c:v>
                </c:pt>
                <c:pt idx="575">
                  <c:v>54.476196925449415</c:v>
                </c:pt>
                <c:pt idx="576">
                  <c:v>52.306860331789331</c:v>
                </c:pt>
                <c:pt idx="577">
                  <c:v>45.663235054202303</c:v>
                </c:pt>
                <c:pt idx="578">
                  <c:v>37.424650107248596</c:v>
                </c:pt>
                <c:pt idx="579">
                  <c:v>29.187026069073688</c:v>
                </c:pt>
                <c:pt idx="580">
                  <c:v>23.270955924007641</c:v>
                </c:pt>
                <c:pt idx="581">
                  <c:v>19.50222380170575</c:v>
                </c:pt>
                <c:pt idx="582">
                  <c:v>17.543619244671422</c:v>
                </c:pt>
                <c:pt idx="583">
                  <c:v>18.191425637966184</c:v>
                </c:pt>
                <c:pt idx="584">
                  <c:v>20.590774783587477</c:v>
                </c:pt>
                <c:pt idx="585">
                  <c:v>21.949068998749986</c:v>
                </c:pt>
                <c:pt idx="586">
                  <c:v>22.438883943028863</c:v>
                </c:pt>
                <c:pt idx="587">
                  <c:v>20.983739987641474</c:v>
                </c:pt>
                <c:pt idx="588">
                  <c:v>20.118805287860518</c:v>
                </c:pt>
                <c:pt idx="589">
                  <c:v>19.496233731284946</c:v>
                </c:pt>
                <c:pt idx="590">
                  <c:v>19.280784411453794</c:v>
                </c:pt>
                <c:pt idx="591">
                  <c:v>19.876026313948486</c:v>
                </c:pt>
                <c:pt idx="592">
                  <c:v>21.084080145064405</c:v>
                </c:pt>
                <c:pt idx="593">
                  <c:v>22.433638392273341</c:v>
                </c:pt>
                <c:pt idx="594">
                  <c:v>23.160965986830274</c:v>
                </c:pt>
                <c:pt idx="595">
                  <c:v>24.359762759364013</c:v>
                </c:pt>
                <c:pt idx="596">
                  <c:v>24.970096538360629</c:v>
                </c:pt>
                <c:pt idx="597">
                  <c:v>24.725036663207064</c:v>
                </c:pt>
                <c:pt idx="598">
                  <c:v>24.188710304271673</c:v>
                </c:pt>
                <c:pt idx="599">
                  <c:v>23.372103091158376</c:v>
                </c:pt>
                <c:pt idx="600">
                  <c:v>22.763692170781123</c:v>
                </c:pt>
                <c:pt idx="601">
                  <c:v>22.433366119391518</c:v>
                </c:pt>
                <c:pt idx="602">
                  <c:v>21.999914487861322</c:v>
                </c:pt>
                <c:pt idx="603">
                  <c:v>22.147681811638865</c:v>
                </c:pt>
                <c:pt idx="604">
                  <c:v>23.250489082712903</c:v>
                </c:pt>
                <c:pt idx="605">
                  <c:v>24.834173358190483</c:v>
                </c:pt>
                <c:pt idx="606">
                  <c:v>26.385451293159974</c:v>
                </c:pt>
                <c:pt idx="607">
                  <c:v>28.069573970274249</c:v>
                </c:pt>
                <c:pt idx="608">
                  <c:v>28.535212349255353</c:v>
                </c:pt>
                <c:pt idx="609">
                  <c:v>29.655335817546497</c:v>
                </c:pt>
                <c:pt idx="610">
                  <c:v>29.217676798768377</c:v>
                </c:pt>
                <c:pt idx="611">
                  <c:v>28.108468231345537</c:v>
                </c:pt>
                <c:pt idx="612">
                  <c:v>27.347249204636547</c:v>
                </c:pt>
                <c:pt idx="613">
                  <c:v>27.342143881269649</c:v>
                </c:pt>
                <c:pt idx="614">
                  <c:v>28.209788362072434</c:v>
                </c:pt>
                <c:pt idx="615">
                  <c:v>29.46222778674526</c:v>
                </c:pt>
                <c:pt idx="616">
                  <c:v>30.952360082741503</c:v>
                </c:pt>
                <c:pt idx="617">
                  <c:v>32.971061586269172</c:v>
                </c:pt>
                <c:pt idx="618">
                  <c:v>35.543702346254996</c:v>
                </c:pt>
                <c:pt idx="619">
                  <c:v>39.310645666896832</c:v>
                </c:pt>
                <c:pt idx="620">
                  <c:v>43.981041606927555</c:v>
                </c:pt>
                <c:pt idx="621">
                  <c:v>43.001527722113217</c:v>
                </c:pt>
                <c:pt idx="622">
                  <c:v>40.133367076833807</c:v>
                </c:pt>
                <c:pt idx="623">
                  <c:v>38.727847238215489</c:v>
                </c:pt>
                <c:pt idx="624">
                  <c:v>44.207146125252684</c:v>
                </c:pt>
                <c:pt idx="625">
                  <c:v>44.920648092125042</c:v>
                </c:pt>
                <c:pt idx="626">
                  <c:v>39.417221348705162</c:v>
                </c:pt>
                <c:pt idx="627">
                  <c:v>33.326697994386336</c:v>
                </c:pt>
                <c:pt idx="628">
                  <c:v>27.349519998653065</c:v>
                </c:pt>
                <c:pt idx="629">
                  <c:v>20.949587745489588</c:v>
                </c:pt>
                <c:pt idx="630">
                  <c:v>19.314163676611567</c:v>
                </c:pt>
                <c:pt idx="631">
                  <c:v>24.423699439320057</c:v>
                </c:pt>
                <c:pt idx="632">
                  <c:v>29.22786980447313</c:v>
                </c:pt>
                <c:pt idx="633">
                  <c:v>27.938719594854554</c:v>
                </c:pt>
                <c:pt idx="634">
                  <c:v>22.745654905469507</c:v>
                </c:pt>
                <c:pt idx="635">
                  <c:v>17.575784315664869</c:v>
                </c:pt>
                <c:pt idx="636">
                  <c:v>13.767753747327095</c:v>
                </c:pt>
                <c:pt idx="637">
                  <c:v>10.595714383978679</c:v>
                </c:pt>
                <c:pt idx="638">
                  <c:v>8.8353906275531777</c:v>
                </c:pt>
                <c:pt idx="639">
                  <c:v>8.0955886836591446</c:v>
                </c:pt>
                <c:pt idx="640">
                  <c:v>7.5489904350889896</c:v>
                </c:pt>
                <c:pt idx="641">
                  <c:v>6.8293749772880252</c:v>
                </c:pt>
                <c:pt idx="642">
                  <c:v>4.9290551058297511</c:v>
                </c:pt>
                <c:pt idx="643">
                  <c:v>4.3192629895356918</c:v>
                </c:pt>
                <c:pt idx="644">
                  <c:v>3.4085949373136821</c:v>
                </c:pt>
                <c:pt idx="645">
                  <c:v>1.8560795792651696</c:v>
                </c:pt>
                <c:pt idx="646">
                  <c:v>0.86682257042456168</c:v>
                </c:pt>
                <c:pt idx="647">
                  <c:v>0.18859804994792551</c:v>
                </c:pt>
                <c:pt idx="648">
                  <c:v>8.3437728763514366E-2</c:v>
                </c:pt>
                <c:pt idx="649">
                  <c:v>0.34394576491707429</c:v>
                </c:pt>
                <c:pt idx="650">
                  <c:v>0.80432014736625512</c:v>
                </c:pt>
                <c:pt idx="651">
                  <c:v>1.6308949835073621</c:v>
                </c:pt>
                <c:pt idx="652">
                  <c:v>2.3018390348720605</c:v>
                </c:pt>
                <c:pt idx="653">
                  <c:v>1.6219240463256317</c:v>
                </c:pt>
                <c:pt idx="654">
                  <c:v>-0.83234581367278659</c:v>
                </c:pt>
                <c:pt idx="655">
                  <c:v>-0.69663006875898981</c:v>
                </c:pt>
                <c:pt idx="656">
                  <c:v>1.3235796391247237</c:v>
                </c:pt>
                <c:pt idx="657">
                  <c:v>3.4707335826417061</c:v>
                </c:pt>
                <c:pt idx="658">
                  <c:v>4.9979736581450833</c:v>
                </c:pt>
                <c:pt idx="659">
                  <c:v>6.1847898847063671</c:v>
                </c:pt>
                <c:pt idx="660">
                  <c:v>6.7499840791217007</c:v>
                </c:pt>
                <c:pt idx="661">
                  <c:v>8.0659383825408835</c:v>
                </c:pt>
                <c:pt idx="662">
                  <c:v>10.41562415164773</c:v>
                </c:pt>
                <c:pt idx="663">
                  <c:v>13.934143943437279</c:v>
                </c:pt>
                <c:pt idx="664">
                  <c:v>18.144124579980303</c:v>
                </c:pt>
                <c:pt idx="665">
                  <c:v>23.62458785918394</c:v>
                </c:pt>
                <c:pt idx="666">
                  <c:v>24.27974453556963</c:v>
                </c:pt>
                <c:pt idx="667">
                  <c:v>31.535275306529339</c:v>
                </c:pt>
                <c:pt idx="668">
                  <c:v>43.778942750817052</c:v>
                </c:pt>
                <c:pt idx="669">
                  <c:v>51.295713489900407</c:v>
                </c:pt>
                <c:pt idx="670">
                  <c:v>49.477462350426165</c:v>
                </c:pt>
                <c:pt idx="671">
                  <c:v>38.7207100848794</c:v>
                </c:pt>
                <c:pt idx="672">
                  <c:v>31.692007855804775</c:v>
                </c:pt>
                <c:pt idx="673">
                  <c:v>27.975874332319151</c:v>
                </c:pt>
                <c:pt idx="674">
                  <c:v>25.532433148761825</c:v>
                </c:pt>
                <c:pt idx="675">
                  <c:v>23.358245810589782</c:v>
                </c:pt>
                <c:pt idx="676">
                  <c:v>22.757181332872637</c:v>
                </c:pt>
                <c:pt idx="677">
                  <c:v>23.049727011471976</c:v>
                </c:pt>
                <c:pt idx="678">
                  <c:v>23.052345545426991</c:v>
                </c:pt>
                <c:pt idx="679">
                  <c:v>21.815646281187465</c:v>
                </c:pt>
                <c:pt idx="680">
                  <c:v>20.588134616714882</c:v>
                </c:pt>
                <c:pt idx="681">
                  <c:v>19.993579962199927</c:v>
                </c:pt>
                <c:pt idx="682">
                  <c:v>19.152259865968432</c:v>
                </c:pt>
                <c:pt idx="683">
                  <c:v>19.082374874174342</c:v>
                </c:pt>
                <c:pt idx="684">
                  <c:v>20.4361874431149</c:v>
                </c:pt>
                <c:pt idx="685">
                  <c:v>21.97851424385491</c:v>
                </c:pt>
                <c:pt idx="686">
                  <c:v>21.649662457867233</c:v>
                </c:pt>
                <c:pt idx="687">
                  <c:v>20.828807668745132</c:v>
                </c:pt>
                <c:pt idx="688">
                  <c:v>20.092206185406191</c:v>
                </c:pt>
                <c:pt idx="689">
                  <c:v>20.826317652912525</c:v>
                </c:pt>
                <c:pt idx="690">
                  <c:v>21.550279239402208</c:v>
                </c:pt>
                <c:pt idx="691">
                  <c:v>21.552239829890205</c:v>
                </c:pt>
                <c:pt idx="692">
                  <c:v>21.535157623746972</c:v>
                </c:pt>
                <c:pt idx="693">
                  <c:v>21.876906859495854</c:v>
                </c:pt>
                <c:pt idx="694">
                  <c:v>22.333110076123688</c:v>
                </c:pt>
                <c:pt idx="695">
                  <c:v>23.235098183526517</c:v>
                </c:pt>
                <c:pt idx="696">
                  <c:v>24.190303532615587</c:v>
                </c:pt>
                <c:pt idx="697">
                  <c:v>25.280020111973414</c:v>
                </c:pt>
                <c:pt idx="698">
                  <c:v>26.433622270724992</c:v>
                </c:pt>
                <c:pt idx="699">
                  <c:v>26.831319412343326</c:v>
                </c:pt>
                <c:pt idx="700">
                  <c:v>27.137208505518949</c:v>
                </c:pt>
                <c:pt idx="701">
                  <c:v>26.743749204882622</c:v>
                </c:pt>
                <c:pt idx="702">
                  <c:v>26.078498466551341</c:v>
                </c:pt>
                <c:pt idx="703">
                  <c:v>25.638305254163541</c:v>
                </c:pt>
                <c:pt idx="704">
                  <c:v>24.685701415184205</c:v>
                </c:pt>
                <c:pt idx="705">
                  <c:v>23.034039078682877</c:v>
                </c:pt>
                <c:pt idx="706">
                  <c:v>20.726339908840025</c:v>
                </c:pt>
                <c:pt idx="707">
                  <c:v>17.788386251829266</c:v>
                </c:pt>
                <c:pt idx="708">
                  <c:v>15.456173692001677</c:v>
                </c:pt>
                <c:pt idx="709">
                  <c:v>14.728012625404821</c:v>
                </c:pt>
                <c:pt idx="710">
                  <c:v>14.110348598522409</c:v>
                </c:pt>
                <c:pt idx="711">
                  <c:v>14.326298799408375</c:v>
                </c:pt>
                <c:pt idx="712">
                  <c:v>16.620805087866685</c:v>
                </c:pt>
                <c:pt idx="713">
                  <c:v>25.032096341183411</c:v>
                </c:pt>
                <c:pt idx="714">
                  <c:v>38.683225306067889</c:v>
                </c:pt>
                <c:pt idx="715">
                  <c:v>48.461302718124593</c:v>
                </c:pt>
                <c:pt idx="716">
                  <c:v>47.299443839577208</c:v>
                </c:pt>
                <c:pt idx="717">
                  <c:v>32.502329891344083</c:v>
                </c:pt>
                <c:pt idx="718">
                  <c:v>18.947847985108492</c:v>
                </c:pt>
                <c:pt idx="719">
                  <c:v>14.488149692553533</c:v>
                </c:pt>
                <c:pt idx="720">
                  <c:v>18.420640670455306</c:v>
                </c:pt>
                <c:pt idx="721">
                  <c:v>27.234838764456907</c:v>
                </c:pt>
                <c:pt idx="722">
                  <c:v>46.677926003468109</c:v>
                </c:pt>
                <c:pt idx="723">
                  <c:v>56.234328161424713</c:v>
                </c:pt>
                <c:pt idx="724">
                  <c:v>48.008527346733082</c:v>
                </c:pt>
                <c:pt idx="725">
                  <c:v>36.995522563065137</c:v>
                </c:pt>
                <c:pt idx="726">
                  <c:v>30.106929580389199</c:v>
                </c:pt>
                <c:pt idx="727">
                  <c:v>27.468820047176088</c:v>
                </c:pt>
                <c:pt idx="728">
                  <c:v>28.450186627454578</c:v>
                </c:pt>
                <c:pt idx="729">
                  <c:v>31.500709965312705</c:v>
                </c:pt>
                <c:pt idx="730">
                  <c:v>28.776402782264373</c:v>
                </c:pt>
                <c:pt idx="731">
                  <c:v>22.336348517275589</c:v>
                </c:pt>
                <c:pt idx="732">
                  <c:v>15.971696279931566</c:v>
                </c:pt>
                <c:pt idx="733">
                  <c:v>10.695581715011997</c:v>
                </c:pt>
                <c:pt idx="734">
                  <c:v>8.3658604240997754</c:v>
                </c:pt>
                <c:pt idx="735">
                  <c:v>6.718444801839091</c:v>
                </c:pt>
                <c:pt idx="736">
                  <c:v>6.9863466527933298</c:v>
                </c:pt>
                <c:pt idx="737">
                  <c:v>6.8359400451008128</c:v>
                </c:pt>
                <c:pt idx="738">
                  <c:v>5.7547270509739077</c:v>
                </c:pt>
                <c:pt idx="739">
                  <c:v>4.8107617144526937</c:v>
                </c:pt>
                <c:pt idx="740">
                  <c:v>4.6293134594236935</c:v>
                </c:pt>
                <c:pt idx="741">
                  <c:v>3.6046681784314849</c:v>
                </c:pt>
                <c:pt idx="742">
                  <c:v>2.5931645573935573</c:v>
                </c:pt>
                <c:pt idx="743">
                  <c:v>2.0781547970029957</c:v>
                </c:pt>
                <c:pt idx="744">
                  <c:v>1.5018701531269649</c:v>
                </c:pt>
                <c:pt idx="745">
                  <c:v>2.6517191109430667</c:v>
                </c:pt>
                <c:pt idx="746">
                  <c:v>5.0602532717781559</c:v>
                </c:pt>
                <c:pt idx="747">
                  <c:v>5.3238719648856749</c:v>
                </c:pt>
                <c:pt idx="748">
                  <c:v>5.5160895077356109</c:v>
                </c:pt>
                <c:pt idx="749">
                  <c:v>4.762140896398102</c:v>
                </c:pt>
                <c:pt idx="750">
                  <c:v>3.8670379974193914</c:v>
                </c:pt>
                <c:pt idx="751">
                  <c:v>2.7763466248466111</c:v>
                </c:pt>
                <c:pt idx="752">
                  <c:v>3.8615957656576168</c:v>
                </c:pt>
                <c:pt idx="753">
                  <c:v>6.0864369362144748</c:v>
                </c:pt>
                <c:pt idx="754">
                  <c:v>9.3002748288509398</c:v>
                </c:pt>
                <c:pt idx="755">
                  <c:v>12.081478577229362</c:v>
                </c:pt>
                <c:pt idx="756">
                  <c:v>12.885298360252381</c:v>
                </c:pt>
                <c:pt idx="757">
                  <c:v>15.443110186001963</c:v>
                </c:pt>
                <c:pt idx="758">
                  <c:v>18.297133016128893</c:v>
                </c:pt>
                <c:pt idx="759">
                  <c:v>21.861435184112175</c:v>
                </c:pt>
                <c:pt idx="760">
                  <c:v>28.747288875704463</c:v>
                </c:pt>
                <c:pt idx="761">
                  <c:v>27.1656443409438</c:v>
                </c:pt>
                <c:pt idx="762">
                  <c:v>23.349301330182744</c:v>
                </c:pt>
                <c:pt idx="763">
                  <c:v>21.589451085525358</c:v>
                </c:pt>
                <c:pt idx="764">
                  <c:v>20.417978787853439</c:v>
                </c:pt>
                <c:pt idx="765">
                  <c:v>21.26998624013477</c:v>
                </c:pt>
                <c:pt idx="766">
                  <c:v>21.783870459691059</c:v>
                </c:pt>
                <c:pt idx="767">
                  <c:v>22.46524784105387</c:v>
                </c:pt>
                <c:pt idx="768">
                  <c:v>24.293433430276195</c:v>
                </c:pt>
                <c:pt idx="769">
                  <c:v>23.622727636018318</c:v>
                </c:pt>
                <c:pt idx="770">
                  <c:v>21.07857426249592</c:v>
                </c:pt>
                <c:pt idx="771">
                  <c:v>19.833163416632747</c:v>
                </c:pt>
                <c:pt idx="772">
                  <c:v>18.344128079114768</c:v>
                </c:pt>
                <c:pt idx="773">
                  <c:v>16.711219594522152</c:v>
                </c:pt>
                <c:pt idx="774">
                  <c:v>15.429495939121303</c:v>
                </c:pt>
                <c:pt idx="775">
                  <c:v>15.953505276113098</c:v>
                </c:pt>
                <c:pt idx="776">
                  <c:v>15.98929812909622</c:v>
                </c:pt>
                <c:pt idx="777">
                  <c:v>16.401597830293241</c:v>
                </c:pt>
                <c:pt idx="778">
                  <c:v>16.179095001910291</c:v>
                </c:pt>
                <c:pt idx="779">
                  <c:v>15.851493125653855</c:v>
                </c:pt>
                <c:pt idx="780">
                  <c:v>16.09652894992854</c:v>
                </c:pt>
                <c:pt idx="781">
                  <c:v>16.774230774178712</c:v>
                </c:pt>
                <c:pt idx="782">
                  <c:v>17.071262979979625</c:v>
                </c:pt>
                <c:pt idx="783">
                  <c:v>16.908067616777782</c:v>
                </c:pt>
                <c:pt idx="784">
                  <c:v>16.720299466077947</c:v>
                </c:pt>
                <c:pt idx="785">
                  <c:v>16.414585222194955</c:v>
                </c:pt>
                <c:pt idx="786">
                  <c:v>16.315482955425789</c:v>
                </c:pt>
                <c:pt idx="787">
                  <c:v>16.438387997786101</c:v>
                </c:pt>
                <c:pt idx="788">
                  <c:v>17.177011968194087</c:v>
                </c:pt>
                <c:pt idx="789">
                  <c:v>18.28958887513966</c:v>
                </c:pt>
                <c:pt idx="790">
                  <c:v>19.072368070949818</c:v>
                </c:pt>
                <c:pt idx="791">
                  <c:v>19.560795950661678</c:v>
                </c:pt>
                <c:pt idx="792">
                  <c:v>19.928185498368737</c:v>
                </c:pt>
                <c:pt idx="793">
                  <c:v>19.437729104782942</c:v>
                </c:pt>
                <c:pt idx="794">
                  <c:v>18.903063021865311</c:v>
                </c:pt>
                <c:pt idx="795">
                  <c:v>18.525284995288175</c:v>
                </c:pt>
                <c:pt idx="796">
                  <c:v>18.000099564372075</c:v>
                </c:pt>
                <c:pt idx="797">
                  <c:v>17.500600620656151</c:v>
                </c:pt>
                <c:pt idx="798">
                  <c:v>16.131187271765739</c:v>
                </c:pt>
                <c:pt idx="799">
                  <c:v>15.387740160665379</c:v>
                </c:pt>
                <c:pt idx="800">
                  <c:v>14.929959759755715</c:v>
                </c:pt>
                <c:pt idx="801">
                  <c:v>13.592250923285356</c:v>
                </c:pt>
                <c:pt idx="802">
                  <c:v>12.177892186483509</c:v>
                </c:pt>
                <c:pt idx="803">
                  <c:v>11.479807054949852</c:v>
                </c:pt>
                <c:pt idx="804">
                  <c:v>10.873656340558373</c:v>
                </c:pt>
                <c:pt idx="805">
                  <c:v>12.455355518448878</c:v>
                </c:pt>
                <c:pt idx="806">
                  <c:v>13.362134805778222</c:v>
                </c:pt>
                <c:pt idx="807">
                  <c:v>15.311756833316977</c:v>
                </c:pt>
                <c:pt idx="808">
                  <c:v>20.999919336179502</c:v>
                </c:pt>
                <c:pt idx="809">
                  <c:v>29.448283285532959</c:v>
                </c:pt>
                <c:pt idx="810">
                  <c:v>47.447918111902538</c:v>
                </c:pt>
                <c:pt idx="811">
                  <c:v>65.471549996588266</c:v>
                </c:pt>
                <c:pt idx="812">
                  <c:v>50.040177837181382</c:v>
                </c:pt>
                <c:pt idx="813">
                  <c:v>32.533056557134891</c:v>
                </c:pt>
                <c:pt idx="814">
                  <c:v>23.319712805880574</c:v>
                </c:pt>
                <c:pt idx="815">
                  <c:v>16.965704035612536</c:v>
                </c:pt>
                <c:pt idx="816">
                  <c:v>16.231051484247558</c:v>
                </c:pt>
                <c:pt idx="817">
                  <c:v>27.223756682917436</c:v>
                </c:pt>
                <c:pt idx="818">
                  <c:v>47.011507337437344</c:v>
                </c:pt>
                <c:pt idx="819">
                  <c:v>42.74503612635268</c:v>
                </c:pt>
                <c:pt idx="820">
                  <c:v>31.022631833461212</c:v>
                </c:pt>
                <c:pt idx="821">
                  <c:v>21.010665594182242</c:v>
                </c:pt>
                <c:pt idx="822">
                  <c:v>14.941531435665111</c:v>
                </c:pt>
                <c:pt idx="823">
                  <c:v>11.33417950705228</c:v>
                </c:pt>
                <c:pt idx="824">
                  <c:v>11.1957619694219</c:v>
                </c:pt>
                <c:pt idx="825">
                  <c:v>12.448954776868565</c:v>
                </c:pt>
                <c:pt idx="826">
                  <c:v>13.096683718797397</c:v>
                </c:pt>
                <c:pt idx="827">
                  <c:v>13.084200099586862</c:v>
                </c:pt>
                <c:pt idx="828">
                  <c:v>12.14542732727422</c:v>
                </c:pt>
                <c:pt idx="829">
                  <c:v>10.156457929019778</c:v>
                </c:pt>
                <c:pt idx="830">
                  <c:v>8.6384045073575848</c:v>
                </c:pt>
                <c:pt idx="831">
                  <c:v>8.5571317270436271</c:v>
                </c:pt>
                <c:pt idx="832">
                  <c:v>9.083653795391557</c:v>
                </c:pt>
                <c:pt idx="833">
                  <c:v>9.0547102336934486</c:v>
                </c:pt>
                <c:pt idx="834">
                  <c:v>9.2995616348219379</c:v>
                </c:pt>
                <c:pt idx="835">
                  <c:v>9.6717506380685307</c:v>
                </c:pt>
                <c:pt idx="836">
                  <c:v>10.592865283432101</c:v>
                </c:pt>
                <c:pt idx="837">
                  <c:v>12.093541357811514</c:v>
                </c:pt>
                <c:pt idx="838">
                  <c:v>13.965890916082135</c:v>
                </c:pt>
                <c:pt idx="839">
                  <c:v>15.201897944464122</c:v>
                </c:pt>
                <c:pt idx="840">
                  <c:v>15.902770262782481</c:v>
                </c:pt>
                <c:pt idx="841">
                  <c:v>16.838172922823588</c:v>
                </c:pt>
                <c:pt idx="842">
                  <c:v>17.562712260136742</c:v>
                </c:pt>
                <c:pt idx="843">
                  <c:v>18.102402438708339</c:v>
                </c:pt>
                <c:pt idx="844">
                  <c:v>19.039499633092522</c:v>
                </c:pt>
                <c:pt idx="845">
                  <c:v>19.048822045800044</c:v>
                </c:pt>
                <c:pt idx="846">
                  <c:v>21.012491696196488</c:v>
                </c:pt>
                <c:pt idx="847">
                  <c:v>23.527773395053696</c:v>
                </c:pt>
                <c:pt idx="848">
                  <c:v>26.322725271865398</c:v>
                </c:pt>
                <c:pt idx="849">
                  <c:v>26.704981585182548</c:v>
                </c:pt>
                <c:pt idx="850">
                  <c:v>29.042190340835436</c:v>
                </c:pt>
                <c:pt idx="851">
                  <c:v>32.735272741680987</c:v>
                </c:pt>
                <c:pt idx="852">
                  <c:v>40.608241749480975</c:v>
                </c:pt>
                <c:pt idx="853">
                  <c:v>43.495987776374648</c:v>
                </c:pt>
                <c:pt idx="854">
                  <c:v>53.306139919657561</c:v>
                </c:pt>
                <c:pt idx="855">
                  <c:v>57.927105995073106</c:v>
                </c:pt>
                <c:pt idx="856">
                  <c:v>48.316318260949423</c:v>
                </c:pt>
                <c:pt idx="857">
                  <c:v>39.759404817164054</c:v>
                </c:pt>
                <c:pt idx="858">
                  <c:v>30.931891383868315</c:v>
                </c:pt>
                <c:pt idx="859">
                  <c:v>25.004834916708312</c:v>
                </c:pt>
                <c:pt idx="860">
                  <c:v>19.275239547692788</c:v>
                </c:pt>
                <c:pt idx="861">
                  <c:v>16.669501106158116</c:v>
                </c:pt>
                <c:pt idx="862">
                  <c:v>16.788810785266001</c:v>
                </c:pt>
                <c:pt idx="863">
                  <c:v>17.870284410406313</c:v>
                </c:pt>
                <c:pt idx="864">
                  <c:v>20.27196116712755</c:v>
                </c:pt>
                <c:pt idx="865">
                  <c:v>20.64883846028285</c:v>
                </c:pt>
                <c:pt idx="866">
                  <c:v>21.235783658751799</c:v>
                </c:pt>
                <c:pt idx="867">
                  <c:v>20.965919930929921</c:v>
                </c:pt>
                <c:pt idx="868">
                  <c:v>19.866636533829791</c:v>
                </c:pt>
                <c:pt idx="869">
                  <c:v>18.15648499100498</c:v>
                </c:pt>
                <c:pt idx="870">
                  <c:v>16.93198510482387</c:v>
                </c:pt>
                <c:pt idx="871">
                  <c:v>16.4552907652775</c:v>
                </c:pt>
                <c:pt idx="872">
                  <c:v>16.000353859706749</c:v>
                </c:pt>
                <c:pt idx="873">
                  <c:v>16.207947800858673</c:v>
                </c:pt>
                <c:pt idx="874">
                  <c:v>16.472688712762277</c:v>
                </c:pt>
                <c:pt idx="875">
                  <c:v>16.994893749756191</c:v>
                </c:pt>
                <c:pt idx="876">
                  <c:v>17.56140325509222</c:v>
                </c:pt>
                <c:pt idx="877">
                  <c:v>18.195553036629484</c:v>
                </c:pt>
                <c:pt idx="878">
                  <c:v>18.703296255528919</c:v>
                </c:pt>
                <c:pt idx="879">
                  <c:v>19.012768101117764</c:v>
                </c:pt>
                <c:pt idx="880">
                  <c:v>19.560596517067456</c:v>
                </c:pt>
                <c:pt idx="881">
                  <c:v>20.30946918844538</c:v>
                </c:pt>
                <c:pt idx="882">
                  <c:v>21.066892934199227</c:v>
                </c:pt>
                <c:pt idx="883">
                  <c:v>21.704037821906866</c:v>
                </c:pt>
                <c:pt idx="884">
                  <c:v>22.336779754507969</c:v>
                </c:pt>
                <c:pt idx="885">
                  <c:v>22.8979611206207</c:v>
                </c:pt>
                <c:pt idx="886">
                  <c:v>23.217059985597604</c:v>
                </c:pt>
                <c:pt idx="887">
                  <c:v>22.992248048246072</c:v>
                </c:pt>
                <c:pt idx="888">
                  <c:v>21.604595201258391</c:v>
                </c:pt>
                <c:pt idx="889">
                  <c:v>20.309624847049101</c:v>
                </c:pt>
                <c:pt idx="890">
                  <c:v>19.630594792108674</c:v>
                </c:pt>
                <c:pt idx="891">
                  <c:v>18.58023832793846</c:v>
                </c:pt>
                <c:pt idx="892">
                  <c:v>17.608323463207569</c:v>
                </c:pt>
                <c:pt idx="893">
                  <c:v>17.065750956702043</c:v>
                </c:pt>
                <c:pt idx="894">
                  <c:v>17.259695002058987</c:v>
                </c:pt>
                <c:pt idx="895">
                  <c:v>17.530319924300311</c:v>
                </c:pt>
                <c:pt idx="896">
                  <c:v>17.26880322310728</c:v>
                </c:pt>
                <c:pt idx="897">
                  <c:v>18.081899091915741</c:v>
                </c:pt>
                <c:pt idx="898">
                  <c:v>18.285479722360328</c:v>
                </c:pt>
                <c:pt idx="899">
                  <c:v>17.336516153937517</c:v>
                </c:pt>
                <c:pt idx="900">
                  <c:v>16.867226205235028</c:v>
                </c:pt>
                <c:pt idx="901">
                  <c:v>15.959361241919797</c:v>
                </c:pt>
                <c:pt idx="902">
                  <c:v>16.289890018971388</c:v>
                </c:pt>
                <c:pt idx="903">
                  <c:v>21.60582254952363</c:v>
                </c:pt>
                <c:pt idx="904">
                  <c:v>25.182390330577935</c:v>
                </c:pt>
                <c:pt idx="905">
                  <c:v>29.801646428798506</c:v>
                </c:pt>
                <c:pt idx="906">
                  <c:v>30.496917537070534</c:v>
                </c:pt>
                <c:pt idx="907">
                  <c:v>27.578345513251364</c:v>
                </c:pt>
                <c:pt idx="908">
                  <c:v>25.262557716637232</c:v>
                </c:pt>
                <c:pt idx="909">
                  <c:v>22.195170662931186</c:v>
                </c:pt>
                <c:pt idx="910">
                  <c:v>19.28873590647575</c:v>
                </c:pt>
                <c:pt idx="911">
                  <c:v>19.228767118366139</c:v>
                </c:pt>
                <c:pt idx="912">
                  <c:v>22.140793387211215</c:v>
                </c:pt>
                <c:pt idx="913">
                  <c:v>21.877441002021982</c:v>
                </c:pt>
                <c:pt idx="914">
                  <c:v>17.733286720635046</c:v>
                </c:pt>
                <c:pt idx="915">
                  <c:v>13.271279861991525</c:v>
                </c:pt>
                <c:pt idx="916">
                  <c:v>10.268068192502653</c:v>
                </c:pt>
                <c:pt idx="917">
                  <c:v>8.5785615150715202</c:v>
                </c:pt>
                <c:pt idx="918">
                  <c:v>7.6985601371206203</c:v>
                </c:pt>
                <c:pt idx="919">
                  <c:v>7.4150006597227343</c:v>
                </c:pt>
                <c:pt idx="920">
                  <c:v>6.6332769728306884</c:v>
                </c:pt>
                <c:pt idx="921">
                  <c:v>5.1489082538032385</c:v>
                </c:pt>
                <c:pt idx="922">
                  <c:v>4.3971069602743684</c:v>
                </c:pt>
                <c:pt idx="923">
                  <c:v>3.6149589792042489</c:v>
                </c:pt>
                <c:pt idx="924">
                  <c:v>2.4004222156684141</c:v>
                </c:pt>
                <c:pt idx="925">
                  <c:v>0.83860131773689295</c:v>
                </c:pt>
                <c:pt idx="926">
                  <c:v>6.0383440460690989E-2</c:v>
                </c:pt>
                <c:pt idx="927">
                  <c:v>-0.19107074377294556</c:v>
                </c:pt>
                <c:pt idx="928">
                  <c:v>-0.16291444378207587</c:v>
                </c:pt>
                <c:pt idx="929">
                  <c:v>-0.1790446657084688</c:v>
                </c:pt>
                <c:pt idx="930">
                  <c:v>-1.0479021811895208</c:v>
                </c:pt>
                <c:pt idx="931">
                  <c:v>-1.3927876087068887</c:v>
                </c:pt>
                <c:pt idx="932">
                  <c:v>-0.84619675607533196</c:v>
                </c:pt>
                <c:pt idx="933">
                  <c:v>-0.85938394886231539</c:v>
                </c:pt>
                <c:pt idx="934">
                  <c:v>-0.1995174325981022</c:v>
                </c:pt>
                <c:pt idx="935">
                  <c:v>1.3231915977909274</c:v>
                </c:pt>
                <c:pt idx="936">
                  <c:v>2.16772949949452</c:v>
                </c:pt>
                <c:pt idx="937">
                  <c:v>2.9514110317553639</c:v>
                </c:pt>
                <c:pt idx="938">
                  <c:v>4.7128597095577156</c:v>
                </c:pt>
                <c:pt idx="939">
                  <c:v>6.0710710086562294</c:v>
                </c:pt>
                <c:pt idx="940">
                  <c:v>9.4143102860288383</c:v>
                </c:pt>
                <c:pt idx="941">
                  <c:v>12.239925930834518</c:v>
                </c:pt>
                <c:pt idx="942">
                  <c:v>18.584730187719362</c:v>
                </c:pt>
                <c:pt idx="943">
                  <c:v>30.946084122820341</c:v>
                </c:pt>
                <c:pt idx="944">
                  <c:v>45.306668386070044</c:v>
                </c:pt>
                <c:pt idx="945">
                  <c:v>47.687776719881974</c:v>
                </c:pt>
                <c:pt idx="946">
                  <c:v>45.648371438031141</c:v>
                </c:pt>
                <c:pt idx="947">
                  <c:v>38.029248992359285</c:v>
                </c:pt>
                <c:pt idx="948">
                  <c:v>31.524500890970245</c:v>
                </c:pt>
                <c:pt idx="949">
                  <c:v>28.644827436852378</c:v>
                </c:pt>
                <c:pt idx="950">
                  <c:v>26.816997180880872</c:v>
                </c:pt>
                <c:pt idx="951">
                  <c:v>25.052408737172652</c:v>
                </c:pt>
                <c:pt idx="952">
                  <c:v>23.243519872389999</c:v>
                </c:pt>
                <c:pt idx="953">
                  <c:v>20.395853210197515</c:v>
                </c:pt>
                <c:pt idx="954">
                  <c:v>18.885300174356406</c:v>
                </c:pt>
                <c:pt idx="955">
                  <c:v>18.664827424193248</c:v>
                </c:pt>
                <c:pt idx="956">
                  <c:v>19.476938313870729</c:v>
                </c:pt>
                <c:pt idx="957">
                  <c:v>21.228842273246066</c:v>
                </c:pt>
                <c:pt idx="958">
                  <c:v>22.366774116746839</c:v>
                </c:pt>
                <c:pt idx="959">
                  <c:v>22.323985127740666</c:v>
                </c:pt>
                <c:pt idx="960">
                  <c:v>21.766631456110002</c:v>
                </c:pt>
                <c:pt idx="961">
                  <c:v>20.427626279254632</c:v>
                </c:pt>
                <c:pt idx="962">
                  <c:v>20.035629199421621</c:v>
                </c:pt>
                <c:pt idx="963">
                  <c:v>20.35235049039871</c:v>
                </c:pt>
                <c:pt idx="964">
                  <c:v>20.755268296840033</c:v>
                </c:pt>
                <c:pt idx="965">
                  <c:v>21.968088539856733</c:v>
                </c:pt>
                <c:pt idx="966">
                  <c:v>23.065450018627956</c:v>
                </c:pt>
                <c:pt idx="967">
                  <c:v>23.122248069454002</c:v>
                </c:pt>
                <c:pt idx="968">
                  <c:v>21.859631675339781</c:v>
                </c:pt>
                <c:pt idx="969">
                  <c:v>20.825872074165151</c:v>
                </c:pt>
                <c:pt idx="970">
                  <c:v>20.351530833893076</c:v>
                </c:pt>
                <c:pt idx="971">
                  <c:v>20.450437083135263</c:v>
                </c:pt>
                <c:pt idx="972">
                  <c:v>21.0046036503111</c:v>
                </c:pt>
                <c:pt idx="973">
                  <c:v>21.624303173305535</c:v>
                </c:pt>
                <c:pt idx="974">
                  <c:v>22.40970834727413</c:v>
                </c:pt>
                <c:pt idx="975">
                  <c:v>23.205789014908216</c:v>
                </c:pt>
                <c:pt idx="976">
                  <c:v>24.134118512678967</c:v>
                </c:pt>
                <c:pt idx="977">
                  <c:v>25.139675096093065</c:v>
                </c:pt>
                <c:pt idx="978">
                  <c:v>25.844561474087655</c:v>
                </c:pt>
                <c:pt idx="979">
                  <c:v>26.330329899513472</c:v>
                </c:pt>
                <c:pt idx="980">
                  <c:v>27.056811126500101</c:v>
                </c:pt>
                <c:pt idx="981">
                  <c:v>26.147255057694924</c:v>
                </c:pt>
                <c:pt idx="982">
                  <c:v>25.706230924181405</c:v>
                </c:pt>
                <c:pt idx="983">
                  <c:v>25.830888656706009</c:v>
                </c:pt>
                <c:pt idx="984">
                  <c:v>26.333391304626947</c:v>
                </c:pt>
                <c:pt idx="985">
                  <c:v>26.652200489206589</c:v>
                </c:pt>
                <c:pt idx="986">
                  <c:v>26.706681539878474</c:v>
                </c:pt>
                <c:pt idx="987">
                  <c:v>26.558335248727019</c:v>
                </c:pt>
                <c:pt idx="988">
                  <c:v>26.265696920742975</c:v>
                </c:pt>
                <c:pt idx="989">
                  <c:v>26.039534812693759</c:v>
                </c:pt>
                <c:pt idx="990">
                  <c:v>27.114371519609087</c:v>
                </c:pt>
                <c:pt idx="991">
                  <c:v>23.993811510561549</c:v>
                </c:pt>
                <c:pt idx="992">
                  <c:v>22.743537261754462</c:v>
                </c:pt>
                <c:pt idx="993">
                  <c:v>26.404034196078321</c:v>
                </c:pt>
                <c:pt idx="994">
                  <c:v>32.768976204017711</c:v>
                </c:pt>
                <c:pt idx="995">
                  <c:v>38.714426145423467</c:v>
                </c:pt>
                <c:pt idx="996">
                  <c:v>44.099030706992281</c:v>
                </c:pt>
                <c:pt idx="997">
                  <c:v>47.503283931676044</c:v>
                </c:pt>
                <c:pt idx="998">
                  <c:v>47.830166029593045</c:v>
                </c:pt>
                <c:pt idx="999">
                  <c:v>39.292144641579547</c:v>
                </c:pt>
                <c:pt idx="1000">
                  <c:v>29.861411799066854</c:v>
                </c:pt>
                <c:pt idx="1001">
                  <c:v>25.022259863731605</c:v>
                </c:pt>
                <c:pt idx="1002">
                  <c:v>25.948841094966991</c:v>
                </c:pt>
                <c:pt idx="1003">
                  <c:v>27.021850352876047</c:v>
                </c:pt>
                <c:pt idx="1004">
                  <c:v>26.243724593526419</c:v>
                </c:pt>
                <c:pt idx="1005">
                  <c:v>22.53698557360832</c:v>
                </c:pt>
                <c:pt idx="1006">
                  <c:v>19.295124404780747</c:v>
                </c:pt>
                <c:pt idx="1007">
                  <c:v>17.742389322101332</c:v>
                </c:pt>
                <c:pt idx="1008">
                  <c:v>15.173605625236878</c:v>
                </c:pt>
                <c:pt idx="1009">
                  <c:v>13.500786453864768</c:v>
                </c:pt>
                <c:pt idx="1010">
                  <c:v>10.120221490347904</c:v>
                </c:pt>
                <c:pt idx="1011">
                  <c:v>8.9778361473184773</c:v>
                </c:pt>
                <c:pt idx="1012">
                  <c:v>7.9300271266229778</c:v>
                </c:pt>
                <c:pt idx="1013">
                  <c:v>7.7311635199234097</c:v>
                </c:pt>
                <c:pt idx="1014">
                  <c:v>7.628714445013796</c:v>
                </c:pt>
                <c:pt idx="1015">
                  <c:v>7.0663247894811629</c:v>
                </c:pt>
                <c:pt idx="1016">
                  <c:v>6.3552096936384084</c:v>
                </c:pt>
                <c:pt idx="1017">
                  <c:v>5.07966609247186</c:v>
                </c:pt>
                <c:pt idx="1018">
                  <c:v>4.4923980519921773</c:v>
                </c:pt>
                <c:pt idx="1019">
                  <c:v>2.1090419182975855</c:v>
                </c:pt>
                <c:pt idx="1020">
                  <c:v>1.9768211736340187</c:v>
                </c:pt>
                <c:pt idx="1021">
                  <c:v>1.091858447328802</c:v>
                </c:pt>
                <c:pt idx="1022">
                  <c:v>0.39595165296377682</c:v>
                </c:pt>
                <c:pt idx="1023">
                  <c:v>0.41991499571669888</c:v>
                </c:pt>
                <c:pt idx="1024">
                  <c:v>1.1718456798761885</c:v>
                </c:pt>
                <c:pt idx="1025">
                  <c:v>2.6443964324162277</c:v>
                </c:pt>
                <c:pt idx="1026">
                  <c:v>4.683831890072887</c:v>
                </c:pt>
                <c:pt idx="1027">
                  <c:v>7.5703043803181025</c:v>
                </c:pt>
                <c:pt idx="1028">
                  <c:v>8.4119521466994449</c:v>
                </c:pt>
                <c:pt idx="1029">
                  <c:v>7.2524932911699223</c:v>
                </c:pt>
                <c:pt idx="1030">
                  <c:v>5.0011017982680555</c:v>
                </c:pt>
                <c:pt idx="1031">
                  <c:v>1.887204870412132</c:v>
                </c:pt>
                <c:pt idx="1032">
                  <c:v>1.4079967973140932</c:v>
                </c:pt>
                <c:pt idx="1033">
                  <c:v>1.9228153450598986</c:v>
                </c:pt>
                <c:pt idx="1034">
                  <c:v>3.1017504541986609</c:v>
                </c:pt>
                <c:pt idx="1035">
                  <c:v>4.9013297020362163</c:v>
                </c:pt>
                <c:pt idx="1036">
                  <c:v>7.0975910148674703</c:v>
                </c:pt>
                <c:pt idx="1037">
                  <c:v>8.3177095380032942</c:v>
                </c:pt>
                <c:pt idx="1038">
                  <c:v>10.257914367483822</c:v>
                </c:pt>
                <c:pt idx="1039">
                  <c:v>8.7535156703304153</c:v>
                </c:pt>
                <c:pt idx="1040">
                  <c:v>9.604854061608906</c:v>
                </c:pt>
                <c:pt idx="1041">
                  <c:v>12.714753200965561</c:v>
                </c:pt>
                <c:pt idx="1042">
                  <c:v>20.550462041674351</c:v>
                </c:pt>
                <c:pt idx="1043">
                  <c:v>34.032883560306871</c:v>
                </c:pt>
                <c:pt idx="1044">
                  <c:v>54.134364705232052</c:v>
                </c:pt>
                <c:pt idx="1045">
                  <c:v>75.533383009146277</c:v>
                </c:pt>
                <c:pt idx="1046">
                  <c:v>63.460385135073601</c:v>
                </c:pt>
                <c:pt idx="1047">
                  <c:v>46.547829883317256</c:v>
                </c:pt>
                <c:pt idx="1048">
                  <c:v>37.220719173105934</c:v>
                </c:pt>
                <c:pt idx="1049">
                  <c:v>31.701376983634688</c:v>
                </c:pt>
                <c:pt idx="1050">
                  <c:v>31.558816539412316</c:v>
                </c:pt>
                <c:pt idx="1051">
                  <c:v>29.723495527875919</c:v>
                </c:pt>
                <c:pt idx="1052">
                  <c:v>31.808771249028663</c:v>
                </c:pt>
                <c:pt idx="1053">
                  <c:v>29.858717344084766</c:v>
                </c:pt>
                <c:pt idx="1054">
                  <c:v>27.316490314265494</c:v>
                </c:pt>
                <c:pt idx="1055">
                  <c:v>25.308415848696779</c:v>
                </c:pt>
                <c:pt idx="1056">
                  <c:v>22.794502677038878</c:v>
                </c:pt>
                <c:pt idx="1057">
                  <c:v>21.734717098272135</c:v>
                </c:pt>
                <c:pt idx="1058">
                  <c:v>22.289451594871231</c:v>
                </c:pt>
                <c:pt idx="1059">
                  <c:v>22.993697282854985</c:v>
                </c:pt>
                <c:pt idx="1060">
                  <c:v>22.565391864110623</c:v>
                </c:pt>
                <c:pt idx="1061">
                  <c:v>22.132707598333866</c:v>
                </c:pt>
                <c:pt idx="1062">
                  <c:v>21.613014196330102</c:v>
                </c:pt>
                <c:pt idx="1063">
                  <c:v>20.554929119665779</c:v>
                </c:pt>
                <c:pt idx="1064">
                  <c:v>19.939986144685594</c:v>
                </c:pt>
                <c:pt idx="1065">
                  <c:v>19.653458436696756</c:v>
                </c:pt>
                <c:pt idx="1066">
                  <c:v>19.939012839241176</c:v>
                </c:pt>
                <c:pt idx="1067">
                  <c:v>20.723035279592224</c:v>
                </c:pt>
                <c:pt idx="1068">
                  <c:v>21.188732685696369</c:v>
                </c:pt>
                <c:pt idx="1069">
                  <c:v>21.397716753064437</c:v>
                </c:pt>
                <c:pt idx="1070">
                  <c:v>22.185972408490759</c:v>
                </c:pt>
                <c:pt idx="1071">
                  <c:v>23.115724805505952</c:v>
                </c:pt>
                <c:pt idx="1072">
                  <c:v>23.714649746979369</c:v>
                </c:pt>
                <c:pt idx="1073">
                  <c:v>24.33395467053224</c:v>
                </c:pt>
                <c:pt idx="1074">
                  <c:v>24.993104309120316</c:v>
                </c:pt>
                <c:pt idx="1075">
                  <c:v>25.564622518258687</c:v>
                </c:pt>
                <c:pt idx="1076">
                  <c:v>26.713415047435731</c:v>
                </c:pt>
                <c:pt idx="1077">
                  <c:v>27.640263374736683</c:v>
                </c:pt>
                <c:pt idx="1078">
                  <c:v>28.252039605886722</c:v>
                </c:pt>
                <c:pt idx="1079">
                  <c:v>28.405283605886972</c:v>
                </c:pt>
                <c:pt idx="1080">
                  <c:v>27.325458538679104</c:v>
                </c:pt>
                <c:pt idx="1081">
                  <c:v>25.104016006948164</c:v>
                </c:pt>
                <c:pt idx="1082">
                  <c:v>23.194715716737601</c:v>
                </c:pt>
                <c:pt idx="1083">
                  <c:v>22.597146955900456</c:v>
                </c:pt>
                <c:pt idx="1084">
                  <c:v>22.101552782759036</c:v>
                </c:pt>
                <c:pt idx="1085">
                  <c:v>21.956051943580874</c:v>
                </c:pt>
                <c:pt idx="1086">
                  <c:v>20.947486748419365</c:v>
                </c:pt>
                <c:pt idx="1087">
                  <c:v>20.005990003486573</c:v>
                </c:pt>
                <c:pt idx="1088">
                  <c:v>19.596603088239693</c:v>
                </c:pt>
                <c:pt idx="1089">
                  <c:v>18.660556674995597</c:v>
                </c:pt>
                <c:pt idx="1090">
                  <c:v>18.225926285247414</c:v>
                </c:pt>
                <c:pt idx="1091">
                  <c:v>20.381849766206692</c:v>
                </c:pt>
                <c:pt idx="1092">
                  <c:v>25.160322080999467</c:v>
                </c:pt>
                <c:pt idx="1093">
                  <c:v>33.495830558836474</c:v>
                </c:pt>
                <c:pt idx="1094">
                  <c:v>42.950487264024119</c:v>
                </c:pt>
                <c:pt idx="1095">
                  <c:v>45.432714757750425</c:v>
                </c:pt>
                <c:pt idx="1096">
                  <c:v>36.695909449003281</c:v>
                </c:pt>
                <c:pt idx="1097">
                  <c:v>25.52621577822968</c:v>
                </c:pt>
                <c:pt idx="1098">
                  <c:v>23.687026126652839</c:v>
                </c:pt>
                <c:pt idx="1099">
                  <c:v>36.21953532562376</c:v>
                </c:pt>
                <c:pt idx="1100">
                  <c:v>49.472940757745725</c:v>
                </c:pt>
                <c:pt idx="1101">
                  <c:v>48.461753252784817</c:v>
                </c:pt>
                <c:pt idx="1102">
                  <c:v>40.144983515097607</c:v>
                </c:pt>
                <c:pt idx="1103">
                  <c:v>33.848218723312669</c:v>
                </c:pt>
                <c:pt idx="1104">
                  <c:v>31.148402501910436</c:v>
                </c:pt>
                <c:pt idx="1105">
                  <c:v>31.423763013961434</c:v>
                </c:pt>
                <c:pt idx="1106">
                  <c:v>31.109419368691348</c:v>
                </c:pt>
                <c:pt idx="1107">
                  <c:v>28.565525727014123</c:v>
                </c:pt>
                <c:pt idx="1108">
                  <c:v>21.733017752505479</c:v>
                </c:pt>
                <c:pt idx="1109">
                  <c:v>16.050211772286485</c:v>
                </c:pt>
                <c:pt idx="1110">
                  <c:v>11.162331014302209</c:v>
                </c:pt>
                <c:pt idx="1111">
                  <c:v>10.011617651103681</c:v>
                </c:pt>
                <c:pt idx="1112">
                  <c:v>9.6999872384379451</c:v>
                </c:pt>
                <c:pt idx="1113">
                  <c:v>9.3533941867059003</c:v>
                </c:pt>
                <c:pt idx="1114">
                  <c:v>8.5540085975311015</c:v>
                </c:pt>
                <c:pt idx="1115">
                  <c:v>6.5025827633768234</c:v>
                </c:pt>
                <c:pt idx="1116">
                  <c:v>5.6327596238720643</c:v>
                </c:pt>
                <c:pt idx="1117">
                  <c:v>3.8204596437007941</c:v>
                </c:pt>
                <c:pt idx="1118">
                  <c:v>2.0634902683345793</c:v>
                </c:pt>
                <c:pt idx="1119">
                  <c:v>0.48430770358757308</c:v>
                </c:pt>
                <c:pt idx="1120">
                  <c:v>-0.59070700623290684</c:v>
                </c:pt>
                <c:pt idx="1121">
                  <c:v>-0.82818483701004753</c:v>
                </c:pt>
                <c:pt idx="1122">
                  <c:v>0.14245233947553076</c:v>
                </c:pt>
                <c:pt idx="1123">
                  <c:v>0.66856074687351918</c:v>
                </c:pt>
                <c:pt idx="1124">
                  <c:v>0.46486559960700352</c:v>
                </c:pt>
                <c:pt idx="1125">
                  <c:v>-1.2305623932719474</c:v>
                </c:pt>
                <c:pt idx="1126">
                  <c:v>-2.2066330645493926</c:v>
                </c:pt>
                <c:pt idx="1127">
                  <c:v>-2.5037838638668366</c:v>
                </c:pt>
                <c:pt idx="1128">
                  <c:v>-2.44468488466199</c:v>
                </c:pt>
                <c:pt idx="1129">
                  <c:v>-2.8603696725204379</c:v>
                </c:pt>
                <c:pt idx="1130">
                  <c:v>-3.3593650726220177</c:v>
                </c:pt>
                <c:pt idx="1131">
                  <c:v>-2.3110311263944099</c:v>
                </c:pt>
                <c:pt idx="1132">
                  <c:v>-1.1100326284981075</c:v>
                </c:pt>
                <c:pt idx="1133">
                  <c:v>-0.78728291320535682</c:v>
                </c:pt>
                <c:pt idx="1134">
                  <c:v>1.1083924741681268</c:v>
                </c:pt>
                <c:pt idx="1135">
                  <c:v>1.2726315486715136</c:v>
                </c:pt>
                <c:pt idx="1136">
                  <c:v>3.2077680783037064</c:v>
                </c:pt>
                <c:pt idx="1137">
                  <c:v>9.248866439523475</c:v>
                </c:pt>
                <c:pt idx="1138">
                  <c:v>12.489769126956338</c:v>
                </c:pt>
                <c:pt idx="1139">
                  <c:v>20.695995590738313</c:v>
                </c:pt>
                <c:pt idx="1140">
                  <c:v>31.091590856186905</c:v>
                </c:pt>
                <c:pt idx="1141">
                  <c:v>51.358702329990386</c:v>
                </c:pt>
                <c:pt idx="1142">
                  <c:v>66.024679292098739</c:v>
                </c:pt>
                <c:pt idx="1143">
                  <c:v>68.833073277002185</c:v>
                </c:pt>
                <c:pt idx="1144">
                  <c:v>60.378122593829517</c:v>
                </c:pt>
                <c:pt idx="1145">
                  <c:v>52.53334375298823</c:v>
                </c:pt>
                <c:pt idx="1146">
                  <c:v>48.285588270822132</c:v>
                </c:pt>
                <c:pt idx="1147">
                  <c:v>45.729310459784372</c:v>
                </c:pt>
                <c:pt idx="1148">
                  <c:v>40.63173934967466</c:v>
                </c:pt>
                <c:pt idx="1149">
                  <c:v>37.489171803007153</c:v>
                </c:pt>
                <c:pt idx="1150">
                  <c:v>34.048108774622847</c:v>
                </c:pt>
                <c:pt idx="1151">
                  <c:v>31.474385726293967</c:v>
                </c:pt>
                <c:pt idx="1152">
                  <c:v>29.611051824236529</c:v>
                </c:pt>
                <c:pt idx="1153">
                  <c:v>28.437572110089835</c:v>
                </c:pt>
                <c:pt idx="1154">
                  <c:v>27.975494637615874</c:v>
                </c:pt>
                <c:pt idx="1155">
                  <c:v>28.476771149561237</c:v>
                </c:pt>
                <c:pt idx="1156">
                  <c:v>28.42988379917109</c:v>
                </c:pt>
                <c:pt idx="1157">
                  <c:v>26.658869909718224</c:v>
                </c:pt>
                <c:pt idx="1158">
                  <c:v>24.756293109258085</c:v>
                </c:pt>
                <c:pt idx="1159">
                  <c:v>23.61293270273984</c:v>
                </c:pt>
                <c:pt idx="1160">
                  <c:v>22.962994046504232</c:v>
                </c:pt>
                <c:pt idx="1161">
                  <c:v>23.012590643185874</c:v>
                </c:pt>
                <c:pt idx="1162">
                  <c:v>22.735314966094968</c:v>
                </c:pt>
                <c:pt idx="1163">
                  <c:v>22.834091415090086</c:v>
                </c:pt>
                <c:pt idx="1164">
                  <c:v>22.889206176499528</c:v>
                </c:pt>
                <c:pt idx="1165">
                  <c:v>23.152983148280406</c:v>
                </c:pt>
                <c:pt idx="1166">
                  <c:v>23.754477478438186</c:v>
                </c:pt>
                <c:pt idx="1167">
                  <c:v>24.396677331895599</c:v>
                </c:pt>
                <c:pt idx="1168">
                  <c:v>25.166768870399043</c:v>
                </c:pt>
                <c:pt idx="1169">
                  <c:v>26.524531145741499</c:v>
                </c:pt>
                <c:pt idx="1170">
                  <c:v>28.109422857590221</c:v>
                </c:pt>
                <c:pt idx="1171">
                  <c:v>29.653313344592512</c:v>
                </c:pt>
                <c:pt idx="1172">
                  <c:v>31.014160691995496</c:v>
                </c:pt>
                <c:pt idx="1173">
                  <c:v>31.446025295293392</c:v>
                </c:pt>
                <c:pt idx="1174">
                  <c:v>31.806873424676088</c:v>
                </c:pt>
                <c:pt idx="1175">
                  <c:v>31.737495184829701</c:v>
                </c:pt>
                <c:pt idx="1176">
                  <c:v>31.73125249411056</c:v>
                </c:pt>
                <c:pt idx="1177">
                  <c:v>31.960606277031069</c:v>
                </c:pt>
                <c:pt idx="1178">
                  <c:v>32.997696365597371</c:v>
                </c:pt>
                <c:pt idx="1179">
                  <c:v>33.561076565490495</c:v>
                </c:pt>
                <c:pt idx="1180">
                  <c:v>34.346054603876105</c:v>
                </c:pt>
                <c:pt idx="1181">
                  <c:v>33.393840325027327</c:v>
                </c:pt>
                <c:pt idx="1182">
                  <c:v>31.333828780947652</c:v>
                </c:pt>
                <c:pt idx="1183">
                  <c:v>29.329404702283615</c:v>
                </c:pt>
                <c:pt idx="1184">
                  <c:v>29.461320970660758</c:v>
                </c:pt>
                <c:pt idx="1185">
                  <c:v>32.087457600802651</c:v>
                </c:pt>
                <c:pt idx="1186">
                  <c:v>37.857052604887137</c:v>
                </c:pt>
                <c:pt idx="1187">
                  <c:v>46.989289722550481</c:v>
                </c:pt>
                <c:pt idx="1188">
                  <c:v>53.131564969695901</c:v>
                </c:pt>
                <c:pt idx="1189">
                  <c:v>54.333113766880963</c:v>
                </c:pt>
                <c:pt idx="1190">
                  <c:v>51.827445915104114</c:v>
                </c:pt>
                <c:pt idx="1191">
                  <c:v>41.19805142049151</c:v>
                </c:pt>
                <c:pt idx="1192">
                  <c:v>35.545178120776285</c:v>
                </c:pt>
                <c:pt idx="1193">
                  <c:v>30.753102357863273</c:v>
                </c:pt>
                <c:pt idx="1194">
                  <c:v>28.131684159108499</c:v>
                </c:pt>
                <c:pt idx="1195">
                  <c:v>24.380678599716962</c:v>
                </c:pt>
                <c:pt idx="1196">
                  <c:v>20.674709194454319</c:v>
                </c:pt>
                <c:pt idx="1197">
                  <c:v>18.455483263736593</c:v>
                </c:pt>
                <c:pt idx="1198">
                  <c:v>16.490114915018101</c:v>
                </c:pt>
                <c:pt idx="1199">
                  <c:v>14.338238816126488</c:v>
                </c:pt>
                <c:pt idx="1200">
                  <c:v>11.524730019783895</c:v>
                </c:pt>
                <c:pt idx="1201">
                  <c:v>9.0394081607797236</c:v>
                </c:pt>
                <c:pt idx="1202">
                  <c:v>6.6411315941840909</c:v>
                </c:pt>
                <c:pt idx="1203">
                  <c:v>4.0935807802058717</c:v>
                </c:pt>
                <c:pt idx="1204">
                  <c:v>2.7483171328038773</c:v>
                </c:pt>
                <c:pt idx="1205">
                  <c:v>2.1218978035267564</c:v>
                </c:pt>
                <c:pt idx="1206">
                  <c:v>1.6042836716868483</c:v>
                </c:pt>
                <c:pt idx="1207">
                  <c:v>0.49302224720151888</c:v>
                </c:pt>
                <c:pt idx="1208">
                  <c:v>-0.43366667499533357</c:v>
                </c:pt>
                <c:pt idx="1209">
                  <c:v>-0.92237527093997207</c:v>
                </c:pt>
                <c:pt idx="1210">
                  <c:v>-1.8912513265752249</c:v>
                </c:pt>
                <c:pt idx="1211">
                  <c:v>-3.4038931952688247</c:v>
                </c:pt>
                <c:pt idx="1212">
                  <c:v>-4.48814140877887</c:v>
                </c:pt>
                <c:pt idx="1213">
                  <c:v>-5.2993779565958778</c:v>
                </c:pt>
                <c:pt idx="1214">
                  <c:v>-6.1607503154716126</c:v>
                </c:pt>
                <c:pt idx="1215">
                  <c:v>-6.3719423015387147</c:v>
                </c:pt>
                <c:pt idx="1216">
                  <c:v>-6.222407694342575</c:v>
                </c:pt>
                <c:pt idx="1217">
                  <c:v>-7.061064445211259</c:v>
                </c:pt>
                <c:pt idx="1218">
                  <c:v>-8.3587166299363513</c:v>
                </c:pt>
                <c:pt idx="1219">
                  <c:v>-9.8250435864279186</c:v>
                </c:pt>
                <c:pt idx="1220">
                  <c:v>-10.955374230490136</c:v>
                </c:pt>
                <c:pt idx="1221">
                  <c:v>-10.839129653149273</c:v>
                </c:pt>
                <c:pt idx="1222">
                  <c:v>-8.6801381428991373</c:v>
                </c:pt>
                <c:pt idx="1223">
                  <c:v>-7.091038257615681</c:v>
                </c:pt>
                <c:pt idx="1224">
                  <c:v>-5.8926494701325929</c:v>
                </c:pt>
                <c:pt idx="1225">
                  <c:v>-5.4919645139717783</c:v>
                </c:pt>
                <c:pt idx="1226">
                  <c:v>-3.6050825227730274</c:v>
                </c:pt>
                <c:pt idx="1227">
                  <c:v>1.2449337696188443</c:v>
                </c:pt>
                <c:pt idx="1228">
                  <c:v>9.263038797504608</c:v>
                </c:pt>
                <c:pt idx="1229">
                  <c:v>23.924126482957714</c:v>
                </c:pt>
                <c:pt idx="1230">
                  <c:v>42.728278395982436</c:v>
                </c:pt>
                <c:pt idx="1231">
                  <c:v>57.489536197404981</c:v>
                </c:pt>
                <c:pt idx="1232">
                  <c:v>55.710238918448063</c:v>
                </c:pt>
                <c:pt idx="1233">
                  <c:v>55.084722050683254</c:v>
                </c:pt>
                <c:pt idx="1234">
                  <c:v>55.344746677022918</c:v>
                </c:pt>
                <c:pt idx="1235">
                  <c:v>58.507834822939564</c:v>
                </c:pt>
                <c:pt idx="1236">
                  <c:v>68.523862891883439</c:v>
                </c:pt>
                <c:pt idx="1237">
                  <c:v>73.671123804263715</c:v>
                </c:pt>
                <c:pt idx="1238">
                  <c:v>61.122335926231145</c:v>
                </c:pt>
                <c:pt idx="1239">
                  <c:v>50.808970111615928</c:v>
                </c:pt>
                <c:pt idx="1240">
                  <c:v>43.207596719258831</c:v>
                </c:pt>
                <c:pt idx="1241">
                  <c:v>38.746324514289334</c:v>
                </c:pt>
                <c:pt idx="1242">
                  <c:v>35.86969422864604</c:v>
                </c:pt>
                <c:pt idx="1243">
                  <c:v>35.806153530963101</c:v>
                </c:pt>
                <c:pt idx="1244">
                  <c:v>37.699901188492028</c:v>
                </c:pt>
                <c:pt idx="1245">
                  <c:v>38.387804539656784</c:v>
                </c:pt>
                <c:pt idx="1246">
                  <c:v>36.428452146237447</c:v>
                </c:pt>
                <c:pt idx="1247">
                  <c:v>33.131221519978908</c:v>
                </c:pt>
                <c:pt idx="1248">
                  <c:v>28.733583278574951</c:v>
                </c:pt>
                <c:pt idx="1249">
                  <c:v>26.320481650031937</c:v>
                </c:pt>
                <c:pt idx="1250">
                  <c:v>24.764256330424871</c:v>
                </c:pt>
                <c:pt idx="1251">
                  <c:v>24.087691965543044</c:v>
                </c:pt>
                <c:pt idx="1252">
                  <c:v>24.262849442524203</c:v>
                </c:pt>
                <c:pt idx="1253">
                  <c:v>25.003824768650478</c:v>
                </c:pt>
                <c:pt idx="1254">
                  <c:v>25.087979557383644</c:v>
                </c:pt>
                <c:pt idx="1255">
                  <c:v>25.182747371464096</c:v>
                </c:pt>
                <c:pt idx="1256">
                  <c:v>25.19950801220665</c:v>
                </c:pt>
                <c:pt idx="1257">
                  <c:v>25.258154760637073</c:v>
                </c:pt>
                <c:pt idx="1258">
                  <c:v>25.389880022543213</c:v>
                </c:pt>
                <c:pt idx="1259">
                  <c:v>25.675028200828727</c:v>
                </c:pt>
                <c:pt idx="1260">
                  <c:v>26.536606371359099</c:v>
                </c:pt>
                <c:pt idx="1261">
                  <c:v>27.777953818632472</c:v>
                </c:pt>
                <c:pt idx="1262">
                  <c:v>29.371061686837908</c:v>
                </c:pt>
                <c:pt idx="1263">
                  <c:v>30.369756557749437</c:v>
                </c:pt>
                <c:pt idx="1264">
                  <c:v>30.863825445305366</c:v>
                </c:pt>
                <c:pt idx="1265">
                  <c:v>30.854658996385947</c:v>
                </c:pt>
                <c:pt idx="1266">
                  <c:v>31.069479046211558</c:v>
                </c:pt>
                <c:pt idx="1267">
                  <c:v>30.852045232795309</c:v>
                </c:pt>
                <c:pt idx="1268">
                  <c:v>29.825770654017518</c:v>
                </c:pt>
                <c:pt idx="1269">
                  <c:v>29.874281728069121</c:v>
                </c:pt>
                <c:pt idx="1270">
                  <c:v>29.667527192474047</c:v>
                </c:pt>
                <c:pt idx="1271">
                  <c:v>29.25332105002909</c:v>
                </c:pt>
                <c:pt idx="1272">
                  <c:v>28.965833531921792</c:v>
                </c:pt>
                <c:pt idx="1273">
                  <c:v>28.12088417973218</c:v>
                </c:pt>
                <c:pt idx="1274">
                  <c:v>27.309665236197596</c:v>
                </c:pt>
                <c:pt idx="1275">
                  <c:v>26.484252325378378</c:v>
                </c:pt>
                <c:pt idx="1276">
                  <c:v>25.055963235392753</c:v>
                </c:pt>
                <c:pt idx="1277">
                  <c:v>24.553799717899537</c:v>
                </c:pt>
                <c:pt idx="1278">
                  <c:v>23.410716500509626</c:v>
                </c:pt>
                <c:pt idx="1279">
                  <c:v>22.988473384117757</c:v>
                </c:pt>
                <c:pt idx="1280">
                  <c:v>23.227193828175054</c:v>
                </c:pt>
                <c:pt idx="1281">
                  <c:v>25.378697860348979</c:v>
                </c:pt>
                <c:pt idx="1282">
                  <c:v>28.037835965077573</c:v>
                </c:pt>
                <c:pt idx="1283">
                  <c:v>31.838790599287719</c:v>
                </c:pt>
                <c:pt idx="1284">
                  <c:v>31.73349739136161</c:v>
                </c:pt>
                <c:pt idx="1285">
                  <c:v>29.499057652500479</c:v>
                </c:pt>
                <c:pt idx="1286">
                  <c:v>26.651702200547668</c:v>
                </c:pt>
                <c:pt idx="1287">
                  <c:v>23.295783298067402</c:v>
                </c:pt>
                <c:pt idx="1288">
                  <c:v>21.344543441513629</c:v>
                </c:pt>
                <c:pt idx="1289">
                  <c:v>20.669901838241415</c:v>
                </c:pt>
                <c:pt idx="1290">
                  <c:v>21.94373491848232</c:v>
                </c:pt>
                <c:pt idx="1291">
                  <c:v>21.638028366865864</c:v>
                </c:pt>
                <c:pt idx="1292">
                  <c:v>18.395592145805733</c:v>
                </c:pt>
                <c:pt idx="1293">
                  <c:v>14.735739839927813</c:v>
                </c:pt>
                <c:pt idx="1294">
                  <c:v>12.16593580769992</c:v>
                </c:pt>
                <c:pt idx="1295">
                  <c:v>9.8888185623792193</c:v>
                </c:pt>
                <c:pt idx="1296">
                  <c:v>9.0558518673573012</c:v>
                </c:pt>
                <c:pt idx="1297">
                  <c:v>7.6339375118037243</c:v>
                </c:pt>
                <c:pt idx="1298">
                  <c:v>6.8158745155038876</c:v>
                </c:pt>
                <c:pt idx="1299">
                  <c:v>5.7618608412254257</c:v>
                </c:pt>
                <c:pt idx="1300">
                  <c:v>5.0312592566754528</c:v>
                </c:pt>
                <c:pt idx="1301">
                  <c:v>4.5444700765745791</c:v>
                </c:pt>
                <c:pt idx="1302">
                  <c:v>4.0641292212601376</c:v>
                </c:pt>
                <c:pt idx="1303">
                  <c:v>3.2301634538118451</c:v>
                </c:pt>
                <c:pt idx="1304">
                  <c:v>1.2915238753890828</c:v>
                </c:pt>
                <c:pt idx="1305">
                  <c:v>-0.36912432059480516</c:v>
                </c:pt>
                <c:pt idx="1306">
                  <c:v>-1.7629346480575627</c:v>
                </c:pt>
                <c:pt idx="1307">
                  <c:v>-2.5850426370130637</c:v>
                </c:pt>
                <c:pt idx="1308">
                  <c:v>-2.4810007104152305</c:v>
                </c:pt>
                <c:pt idx="1309">
                  <c:v>-1.1389440797964387</c:v>
                </c:pt>
                <c:pt idx="1310">
                  <c:v>-0.7794776658754321</c:v>
                </c:pt>
                <c:pt idx="1311">
                  <c:v>-0.72336483955466491</c:v>
                </c:pt>
                <c:pt idx="1312">
                  <c:v>-0.97333241723173125</c:v>
                </c:pt>
                <c:pt idx="1313">
                  <c:v>-2.5484740484400152</c:v>
                </c:pt>
                <c:pt idx="1314">
                  <c:v>-3.4540601488617537</c:v>
                </c:pt>
                <c:pt idx="1315">
                  <c:v>-1.9555265700803128</c:v>
                </c:pt>
                <c:pt idx="1316">
                  <c:v>0.70330661192564448</c:v>
                </c:pt>
                <c:pt idx="1317">
                  <c:v>4.2353203290802144</c:v>
                </c:pt>
                <c:pt idx="1318">
                  <c:v>7.7322722275636586</c:v>
                </c:pt>
                <c:pt idx="1319">
                  <c:v>14.246342386289319</c:v>
                </c:pt>
                <c:pt idx="1320">
                  <c:v>25.114867626406703</c:v>
                </c:pt>
                <c:pt idx="1321">
                  <c:v>39.053826447662267</c:v>
                </c:pt>
                <c:pt idx="1322">
                  <c:v>59.970462943299765</c:v>
                </c:pt>
                <c:pt idx="1323">
                  <c:v>75.877847486811376</c:v>
                </c:pt>
                <c:pt idx="1324">
                  <c:v>68.376550029413579</c:v>
                </c:pt>
                <c:pt idx="1325">
                  <c:v>56.916040666913943</c:v>
                </c:pt>
                <c:pt idx="1326">
                  <c:v>45.936403897111646</c:v>
                </c:pt>
                <c:pt idx="1327">
                  <c:v>39.928439394453186</c:v>
                </c:pt>
                <c:pt idx="1328">
                  <c:v>35.799408588393909</c:v>
                </c:pt>
                <c:pt idx="1329">
                  <c:v>32.668853166051058</c:v>
                </c:pt>
                <c:pt idx="1330">
                  <c:v>28.512226295002034</c:v>
                </c:pt>
                <c:pt idx="1331">
                  <c:v>25.358004391880701</c:v>
                </c:pt>
                <c:pt idx="1332">
                  <c:v>20.045230764603044</c:v>
                </c:pt>
                <c:pt idx="1333">
                  <c:v>18.257564877815163</c:v>
                </c:pt>
                <c:pt idx="1334">
                  <c:v>16.035609089942618</c:v>
                </c:pt>
                <c:pt idx="1335">
                  <c:v>14.950707491613155</c:v>
                </c:pt>
                <c:pt idx="1336">
                  <c:v>14.401798653764681</c:v>
                </c:pt>
                <c:pt idx="1337">
                  <c:v>14.023338786291497</c:v>
                </c:pt>
                <c:pt idx="1338">
                  <c:v>13.448871083909484</c:v>
                </c:pt>
                <c:pt idx="1339">
                  <c:v>13.157542979224674</c:v>
                </c:pt>
                <c:pt idx="1340">
                  <c:v>13.587760458742837</c:v>
                </c:pt>
                <c:pt idx="1341">
                  <c:v>14.85955828338351</c:v>
                </c:pt>
                <c:pt idx="1342">
                  <c:v>15.778873707541855</c:v>
                </c:pt>
                <c:pt idx="1343">
                  <c:v>16.53314937402406</c:v>
                </c:pt>
                <c:pt idx="1344">
                  <c:v>16.997002969972041</c:v>
                </c:pt>
                <c:pt idx="1345">
                  <c:v>17.883325928041799</c:v>
                </c:pt>
                <c:pt idx="1346">
                  <c:v>18.905314720783572</c:v>
                </c:pt>
                <c:pt idx="1347">
                  <c:v>19.616057488487037</c:v>
                </c:pt>
                <c:pt idx="1348">
                  <c:v>20.295009634637566</c:v>
                </c:pt>
                <c:pt idx="1349">
                  <c:v>20.691806933398915</c:v>
                </c:pt>
                <c:pt idx="1350">
                  <c:v>21.136503976062652</c:v>
                </c:pt>
                <c:pt idx="1351">
                  <c:v>21.859585500435252</c:v>
                </c:pt>
                <c:pt idx="1352">
                  <c:v>22.156455599095491</c:v>
                </c:pt>
                <c:pt idx="1353">
                  <c:v>22.624002832320226</c:v>
                </c:pt>
                <c:pt idx="1354">
                  <c:v>23.286318156254339</c:v>
                </c:pt>
                <c:pt idx="1355">
                  <c:v>23.977344735585511</c:v>
                </c:pt>
                <c:pt idx="1356">
                  <c:v>24.652783275514938</c:v>
                </c:pt>
                <c:pt idx="1357">
                  <c:v>25.367160465580174</c:v>
                </c:pt>
                <c:pt idx="1358">
                  <c:v>25.72050700488845</c:v>
                </c:pt>
                <c:pt idx="1359">
                  <c:v>26.071410899948614</c:v>
                </c:pt>
                <c:pt idx="1360">
                  <c:v>26.808925828771343</c:v>
                </c:pt>
                <c:pt idx="1361">
                  <c:v>27.134965692255093</c:v>
                </c:pt>
                <c:pt idx="1362">
                  <c:v>27.3759214152672</c:v>
                </c:pt>
                <c:pt idx="1363">
                  <c:v>27.807579082592273</c:v>
                </c:pt>
                <c:pt idx="1364">
                  <c:v>27.275810626975929</c:v>
                </c:pt>
                <c:pt idx="1365">
                  <c:v>26.28696722079734</c:v>
                </c:pt>
                <c:pt idx="1366">
                  <c:v>26.548473619464296</c:v>
                </c:pt>
                <c:pt idx="1367">
                  <c:v>27.612785262314663</c:v>
                </c:pt>
                <c:pt idx="1368">
                  <c:v>32.168301759769598</c:v>
                </c:pt>
                <c:pt idx="1369">
                  <c:v>42.645899757250469</c:v>
                </c:pt>
                <c:pt idx="1370">
                  <c:v>49.840454485329488</c:v>
                </c:pt>
                <c:pt idx="1371">
                  <c:v>46.417103530195199</c:v>
                </c:pt>
                <c:pt idx="1372">
                  <c:v>35.790269265820896</c:v>
                </c:pt>
                <c:pt idx="1373">
                  <c:v>27.11231823117506</c:v>
                </c:pt>
                <c:pt idx="1374">
                  <c:v>24.310965312779043</c:v>
                </c:pt>
                <c:pt idx="1375">
                  <c:v>25.276609935834284</c:v>
                </c:pt>
                <c:pt idx="1376">
                  <c:v>33.22233663645828</c:v>
                </c:pt>
                <c:pt idx="1377">
                  <c:v>41.525929404419102</c:v>
                </c:pt>
                <c:pt idx="1378">
                  <c:v>43.707562415877177</c:v>
                </c:pt>
                <c:pt idx="1379">
                  <c:v>38.690131407667302</c:v>
                </c:pt>
                <c:pt idx="1380">
                  <c:v>32.167257373586338</c:v>
                </c:pt>
                <c:pt idx="1381">
                  <c:v>25.831251585215039</c:v>
                </c:pt>
                <c:pt idx="1382">
                  <c:v>19.867013110733904</c:v>
                </c:pt>
                <c:pt idx="1383">
                  <c:v>14.847323237573795</c:v>
                </c:pt>
                <c:pt idx="1384">
                  <c:v>11.917803954677453</c:v>
                </c:pt>
                <c:pt idx="1385">
                  <c:v>10.583356462928533</c:v>
                </c:pt>
                <c:pt idx="1386">
                  <c:v>9.4960821526969248</c:v>
                </c:pt>
                <c:pt idx="1387">
                  <c:v>9.0501239563864146</c:v>
                </c:pt>
                <c:pt idx="1388">
                  <c:v>8.4949462976129499</c:v>
                </c:pt>
                <c:pt idx="1389">
                  <c:v>6.690885537636488</c:v>
                </c:pt>
                <c:pt idx="1390">
                  <c:v>4.9811946271189775</c:v>
                </c:pt>
                <c:pt idx="1391">
                  <c:v>4.0430853920070531</c:v>
                </c:pt>
                <c:pt idx="1392">
                  <c:v>2.9568834029178066</c:v>
                </c:pt>
                <c:pt idx="1393">
                  <c:v>0.92778586086027359</c:v>
                </c:pt>
                <c:pt idx="1394">
                  <c:v>-0.86886647355651014</c:v>
                </c:pt>
                <c:pt idx="1395">
                  <c:v>-1.8865596662537951</c:v>
                </c:pt>
                <c:pt idx="1396">
                  <c:v>-2.6379978245062476</c:v>
                </c:pt>
                <c:pt idx="1397">
                  <c:v>-3.3906826009680135</c:v>
                </c:pt>
                <c:pt idx="1398">
                  <c:v>-3.554500539596158</c:v>
                </c:pt>
                <c:pt idx="1399">
                  <c:v>-3.2076886725772962</c:v>
                </c:pt>
                <c:pt idx="1400">
                  <c:v>-2.7611096861094899</c:v>
                </c:pt>
                <c:pt idx="1401">
                  <c:v>-1.5313633886951026</c:v>
                </c:pt>
                <c:pt idx="1402">
                  <c:v>0.15722052090523772</c:v>
                </c:pt>
                <c:pt idx="1403">
                  <c:v>1.0326362942233285</c:v>
                </c:pt>
                <c:pt idx="1404">
                  <c:v>1.5103106959527839</c:v>
                </c:pt>
                <c:pt idx="1405">
                  <c:v>2.6235979396158</c:v>
                </c:pt>
                <c:pt idx="1406">
                  <c:v>1.3059983244893845</c:v>
                </c:pt>
                <c:pt idx="1407">
                  <c:v>2.0414572582124944</c:v>
                </c:pt>
                <c:pt idx="1408">
                  <c:v>4.6518934371340714</c:v>
                </c:pt>
                <c:pt idx="1409">
                  <c:v>6.1741864417893293</c:v>
                </c:pt>
                <c:pt idx="1410">
                  <c:v>7.5421705493976257</c:v>
                </c:pt>
                <c:pt idx="1411">
                  <c:v>8.1007796801758953</c:v>
                </c:pt>
                <c:pt idx="1412">
                  <c:v>7.3408478779407798</c:v>
                </c:pt>
                <c:pt idx="1413">
                  <c:v>6.8476651953661429</c:v>
                </c:pt>
                <c:pt idx="1414">
                  <c:v>8.3836166449110987</c:v>
                </c:pt>
                <c:pt idx="1415">
                  <c:v>12.862985890050318</c:v>
                </c:pt>
                <c:pt idx="1416">
                  <c:v>19.623667062880692</c:v>
                </c:pt>
                <c:pt idx="1417">
                  <c:v>27.693682261977383</c:v>
                </c:pt>
                <c:pt idx="1418">
                  <c:v>40.699733520020565</c:v>
                </c:pt>
                <c:pt idx="1419">
                  <c:v>42.891214680070675</c:v>
                </c:pt>
                <c:pt idx="1420">
                  <c:v>39.217062538254133</c:v>
                </c:pt>
                <c:pt idx="1421">
                  <c:v>34.635315311550201</c:v>
                </c:pt>
                <c:pt idx="1422">
                  <c:v>31.567877128950798</c:v>
                </c:pt>
                <c:pt idx="1423">
                  <c:v>30.633614654438379</c:v>
                </c:pt>
                <c:pt idx="1424">
                  <c:v>27.622921511171402</c:v>
                </c:pt>
                <c:pt idx="1425">
                  <c:v>24.352939519285243</c:v>
                </c:pt>
                <c:pt idx="1426">
                  <c:v>22.712634277444977</c:v>
                </c:pt>
                <c:pt idx="1427">
                  <c:v>23.507464260127335</c:v>
                </c:pt>
                <c:pt idx="1428">
                  <c:v>23.031574531348014</c:v>
                </c:pt>
                <c:pt idx="1429">
                  <c:v>24.102391696470939</c:v>
                </c:pt>
                <c:pt idx="1430">
                  <c:v>25.45137461567586</c:v>
                </c:pt>
                <c:pt idx="1431">
                  <c:v>25.005232231175981</c:v>
                </c:pt>
                <c:pt idx="1432">
                  <c:v>23.550503130849918</c:v>
                </c:pt>
                <c:pt idx="1433">
                  <c:v>21.048955933496323</c:v>
                </c:pt>
                <c:pt idx="1434">
                  <c:v>18.906575868160999</c:v>
                </c:pt>
                <c:pt idx="1435">
                  <c:v>17.797249161243943</c:v>
                </c:pt>
                <c:pt idx="1436">
                  <c:v>17.843851486112516</c:v>
                </c:pt>
                <c:pt idx="1437">
                  <c:v>19.205830200514526</c:v>
                </c:pt>
                <c:pt idx="1438">
                  <c:v>19.841979824269764</c:v>
                </c:pt>
                <c:pt idx="1439">
                  <c:v>20.001300800004699</c:v>
                </c:pt>
                <c:pt idx="1440">
                  <c:v>19.868115746263989</c:v>
                </c:pt>
                <c:pt idx="1441">
                  <c:v>20.09191780293709</c:v>
                </c:pt>
                <c:pt idx="1442">
                  <c:v>20.080448659069045</c:v>
                </c:pt>
                <c:pt idx="1443">
                  <c:v>20.345588598663518</c:v>
                </c:pt>
                <c:pt idx="1444">
                  <c:v>20.979722503517745</c:v>
                </c:pt>
                <c:pt idx="1445">
                  <c:v>21.896383108951557</c:v>
                </c:pt>
                <c:pt idx="1446">
                  <c:v>22.986507696475915</c:v>
                </c:pt>
                <c:pt idx="1447">
                  <c:v>24.335934745459568</c:v>
                </c:pt>
                <c:pt idx="1448">
                  <c:v>25.651804067270813</c:v>
                </c:pt>
                <c:pt idx="1449">
                  <c:v>27.003743002567173</c:v>
                </c:pt>
                <c:pt idx="1450">
                  <c:v>28.001765471330756</c:v>
                </c:pt>
                <c:pt idx="1451">
                  <c:v>29.137117117164163</c:v>
                </c:pt>
                <c:pt idx="1452">
                  <c:v>30.160644645507567</c:v>
                </c:pt>
                <c:pt idx="1453">
                  <c:v>30.682678335663351</c:v>
                </c:pt>
                <c:pt idx="1454">
                  <c:v>30.667817363865296</c:v>
                </c:pt>
                <c:pt idx="1455">
                  <c:v>29.744066745474047</c:v>
                </c:pt>
                <c:pt idx="1456">
                  <c:v>27.827658248824964</c:v>
                </c:pt>
                <c:pt idx="1457">
                  <c:v>24.508805428729058</c:v>
                </c:pt>
                <c:pt idx="1458">
                  <c:v>20.212918037497204</c:v>
                </c:pt>
                <c:pt idx="1459">
                  <c:v>17.859933318099031</c:v>
                </c:pt>
                <c:pt idx="1460">
                  <c:v>15.84719404699201</c:v>
                </c:pt>
                <c:pt idx="1461">
                  <c:v>16.134658423062021</c:v>
                </c:pt>
                <c:pt idx="1462">
                  <c:v>16.198076332289229</c:v>
                </c:pt>
                <c:pt idx="1463">
                  <c:v>17.482120665953186</c:v>
                </c:pt>
                <c:pt idx="1464">
                  <c:v>20.812862014494332</c:v>
                </c:pt>
                <c:pt idx="1465">
                  <c:v>29.49906310249202</c:v>
                </c:pt>
                <c:pt idx="1466">
                  <c:v>40.55501983511531</c:v>
                </c:pt>
                <c:pt idx="1467">
                  <c:v>49.383636483262194</c:v>
                </c:pt>
                <c:pt idx="1468">
                  <c:v>47.592675045820229</c:v>
                </c:pt>
                <c:pt idx="1469">
                  <c:v>39.548895739756311</c:v>
                </c:pt>
                <c:pt idx="1470">
                  <c:v>32.762535680729272</c:v>
                </c:pt>
                <c:pt idx="1471">
                  <c:v>28.36524367162388</c:v>
                </c:pt>
                <c:pt idx="1472">
                  <c:v>24.272879496218657</c:v>
                </c:pt>
                <c:pt idx="1473">
                  <c:v>21.141979007057465</c:v>
                </c:pt>
                <c:pt idx="1474">
                  <c:v>19.795573154994987</c:v>
                </c:pt>
                <c:pt idx="1475">
                  <c:v>19.213943280453663</c:v>
                </c:pt>
                <c:pt idx="1476">
                  <c:v>18.620989555762058</c:v>
                </c:pt>
                <c:pt idx="1477">
                  <c:v>18.096907369992266</c:v>
                </c:pt>
                <c:pt idx="1478">
                  <c:v>18.646405707572448</c:v>
                </c:pt>
                <c:pt idx="1479">
                  <c:v>17.804988953149323</c:v>
                </c:pt>
                <c:pt idx="1480">
                  <c:v>15.561044919806635</c:v>
                </c:pt>
                <c:pt idx="1481">
                  <c:v>11.764113303027999</c:v>
                </c:pt>
                <c:pt idx="1482">
                  <c:v>8.9500525334503553</c:v>
                </c:pt>
                <c:pt idx="1483">
                  <c:v>7.9338502454393742</c:v>
                </c:pt>
                <c:pt idx="1484">
                  <c:v>6.8523389990007724</c:v>
                </c:pt>
                <c:pt idx="1485">
                  <c:v>5.8815198947881271</c:v>
                </c:pt>
                <c:pt idx="1486">
                  <c:v>4.6190912664781001</c:v>
                </c:pt>
                <c:pt idx="1487">
                  <c:v>3.6902521564717956</c:v>
                </c:pt>
                <c:pt idx="1488">
                  <c:v>2.7027187707716789</c:v>
                </c:pt>
                <c:pt idx="1489">
                  <c:v>1.1075806500575553</c:v>
                </c:pt>
                <c:pt idx="1490">
                  <c:v>-0.53047409305896953</c:v>
                </c:pt>
                <c:pt idx="1491">
                  <c:v>-1.350056082810235</c:v>
                </c:pt>
                <c:pt idx="1492">
                  <c:v>-2.0772203233864523</c:v>
                </c:pt>
                <c:pt idx="1493">
                  <c:v>-2.7869503952692818</c:v>
                </c:pt>
                <c:pt idx="1494">
                  <c:v>-3.1535897126681305</c:v>
                </c:pt>
                <c:pt idx="1495">
                  <c:v>-3.2935809370287306</c:v>
                </c:pt>
                <c:pt idx="1496">
                  <c:v>-4.2319522840839783</c:v>
                </c:pt>
                <c:pt idx="1497">
                  <c:v>-5.998155001793168</c:v>
                </c:pt>
                <c:pt idx="1498">
                  <c:v>-6.9170801624620371</c:v>
                </c:pt>
                <c:pt idx="1499">
                  <c:v>-7.2712968886754279</c:v>
                </c:pt>
                <c:pt idx="1500">
                  <c:v>-6.9328310235335895</c:v>
                </c:pt>
                <c:pt idx="1501">
                  <c:v>-5.4263532900632132</c:v>
                </c:pt>
                <c:pt idx="1502">
                  <c:v>-4.0464124670319386</c:v>
                </c:pt>
                <c:pt idx="1503">
                  <c:v>-2.226212232260572</c:v>
                </c:pt>
                <c:pt idx="1504">
                  <c:v>-1.3484144441296899</c:v>
                </c:pt>
                <c:pt idx="1505">
                  <c:v>-0.20563431957812744</c:v>
                </c:pt>
                <c:pt idx="1506">
                  <c:v>0.55990963569411401</c:v>
                </c:pt>
                <c:pt idx="1507">
                  <c:v>0.84327703077449212</c:v>
                </c:pt>
                <c:pt idx="1508">
                  <c:v>2.5724383353967863</c:v>
                </c:pt>
                <c:pt idx="1509">
                  <c:v>4.7291829447882332</c:v>
                </c:pt>
                <c:pt idx="1510">
                  <c:v>9.2305253723857117</c:v>
                </c:pt>
                <c:pt idx="1511">
                  <c:v>18.12809957447233</c:v>
                </c:pt>
                <c:pt idx="1512">
                  <c:v>26.702654478270006</c:v>
                </c:pt>
                <c:pt idx="1513">
                  <c:v>28.320109114902607</c:v>
                </c:pt>
                <c:pt idx="1514">
                  <c:v>23.735930285579407</c:v>
                </c:pt>
                <c:pt idx="1515">
                  <c:v>21.438181606151367</c:v>
                </c:pt>
                <c:pt idx="1516">
                  <c:v>19.98064686401116</c:v>
                </c:pt>
                <c:pt idx="1517">
                  <c:v>16.967375457933201</c:v>
                </c:pt>
                <c:pt idx="1518">
                  <c:v>16.662282761099519</c:v>
                </c:pt>
                <c:pt idx="1519">
                  <c:v>17.642525133823749</c:v>
                </c:pt>
                <c:pt idx="1520">
                  <c:v>17.821213951253302</c:v>
                </c:pt>
                <c:pt idx="1521">
                  <c:v>16.838046920262091</c:v>
                </c:pt>
                <c:pt idx="1522">
                  <c:v>16.110911230881172</c:v>
                </c:pt>
                <c:pt idx="1523">
                  <c:v>16.171071369884665</c:v>
                </c:pt>
                <c:pt idx="1524">
                  <c:v>16.427571774830806</c:v>
                </c:pt>
                <c:pt idx="1525">
                  <c:v>18.444737477245376</c:v>
                </c:pt>
                <c:pt idx="1526">
                  <c:v>20.031859591994547</c:v>
                </c:pt>
                <c:pt idx="1527">
                  <c:v>21.828082926646367</c:v>
                </c:pt>
                <c:pt idx="1528">
                  <c:v>22.364380257876444</c:v>
                </c:pt>
                <c:pt idx="1529">
                  <c:v>21.588706401577049</c:v>
                </c:pt>
                <c:pt idx="1530">
                  <c:v>20.473327731386615</c:v>
                </c:pt>
                <c:pt idx="1531">
                  <c:v>19.791655535935313</c:v>
                </c:pt>
                <c:pt idx="1532">
                  <c:v>19.480564415703476</c:v>
                </c:pt>
                <c:pt idx="1533">
                  <c:v>19.693286472918484</c:v>
                </c:pt>
                <c:pt idx="1534">
                  <c:v>20.791104464894797</c:v>
                </c:pt>
                <c:pt idx="1535">
                  <c:v>21.470089402667369</c:v>
                </c:pt>
                <c:pt idx="1536">
                  <c:v>21.822227973593694</c:v>
                </c:pt>
                <c:pt idx="1537">
                  <c:v>22.50185611055586</c:v>
                </c:pt>
                <c:pt idx="1538">
                  <c:v>23.21470588883474</c:v>
                </c:pt>
                <c:pt idx="1539">
                  <c:v>24.030672440024176</c:v>
                </c:pt>
                <c:pt idx="1540">
                  <c:v>24.297701593551654</c:v>
                </c:pt>
                <c:pt idx="1541">
                  <c:v>24.342882131555221</c:v>
                </c:pt>
                <c:pt idx="1542">
                  <c:v>24.345941245430073</c:v>
                </c:pt>
                <c:pt idx="1543">
                  <c:v>24.476590831580125</c:v>
                </c:pt>
                <c:pt idx="1544">
                  <c:v>24.911693173544311</c:v>
                </c:pt>
                <c:pt idx="1545">
                  <c:v>25.456063234941993</c:v>
                </c:pt>
                <c:pt idx="1546">
                  <c:v>26.069737841430417</c:v>
                </c:pt>
                <c:pt idx="1547">
                  <c:v>26.940015587686247</c:v>
                </c:pt>
                <c:pt idx="1548">
                  <c:v>26.785167347080705</c:v>
                </c:pt>
                <c:pt idx="1549">
                  <c:v>26.193303284745873</c:v>
                </c:pt>
                <c:pt idx="1550">
                  <c:v>25.433587084932761</c:v>
                </c:pt>
                <c:pt idx="1551">
                  <c:v>24.767405686421416</c:v>
                </c:pt>
                <c:pt idx="1552">
                  <c:v>24.188541141743883</c:v>
                </c:pt>
                <c:pt idx="1553">
                  <c:v>23.475031976692868</c:v>
                </c:pt>
                <c:pt idx="1554">
                  <c:v>23.18659760659903</c:v>
                </c:pt>
                <c:pt idx="1555">
                  <c:v>22.882658228933831</c:v>
                </c:pt>
                <c:pt idx="1556">
                  <c:v>22.70027689659398</c:v>
                </c:pt>
                <c:pt idx="1557">
                  <c:v>21.273936666386057</c:v>
                </c:pt>
                <c:pt idx="1558">
                  <c:v>20.704934784022651</c:v>
                </c:pt>
                <c:pt idx="1559">
                  <c:v>20.368767307065021</c:v>
                </c:pt>
                <c:pt idx="1560">
                  <c:v>22.241172458359905</c:v>
                </c:pt>
                <c:pt idx="1561">
                  <c:v>30.00712289394323</c:v>
                </c:pt>
                <c:pt idx="1562">
                  <c:v>39.428138348203092</c:v>
                </c:pt>
                <c:pt idx="1563">
                  <c:v>36.348024056310585</c:v>
                </c:pt>
                <c:pt idx="1564">
                  <c:v>24.59390866586709</c:v>
                </c:pt>
                <c:pt idx="1565">
                  <c:v>22.088791608968368</c:v>
                </c:pt>
                <c:pt idx="1566">
                  <c:v>27.92205182132529</c:v>
                </c:pt>
                <c:pt idx="1567">
                  <c:v>43.128216690867454</c:v>
                </c:pt>
                <c:pt idx="1568">
                  <c:v>44.081820170117318</c:v>
                </c:pt>
                <c:pt idx="1569">
                  <c:v>31.52106991011831</c:v>
                </c:pt>
                <c:pt idx="1570">
                  <c:v>22.087263559738808</c:v>
                </c:pt>
                <c:pt idx="1571">
                  <c:v>17.558793338924779</c:v>
                </c:pt>
                <c:pt idx="1572">
                  <c:v>15.746410780825039</c:v>
                </c:pt>
                <c:pt idx="1573">
                  <c:v>19.383630888603086</c:v>
                </c:pt>
                <c:pt idx="1574">
                  <c:v>22.259415939418293</c:v>
                </c:pt>
                <c:pt idx="1575">
                  <c:v>20.377176251520456</c:v>
                </c:pt>
                <c:pt idx="1576">
                  <c:v>17.516361635326977</c:v>
                </c:pt>
                <c:pt idx="1577">
                  <c:v>14.83946571291847</c:v>
                </c:pt>
                <c:pt idx="1578">
                  <c:v>11.553206984978932</c:v>
                </c:pt>
                <c:pt idx="1579">
                  <c:v>9.4390015145481634</c:v>
                </c:pt>
                <c:pt idx="1580">
                  <c:v>8.4200173699752128</c:v>
                </c:pt>
                <c:pt idx="1581">
                  <c:v>8.1187799206455988</c:v>
                </c:pt>
                <c:pt idx="1582">
                  <c:v>7.7894818408836599</c:v>
                </c:pt>
                <c:pt idx="1583">
                  <c:v>7.0819714397283482</c:v>
                </c:pt>
                <c:pt idx="1584">
                  <c:v>6.038612070990161</c:v>
                </c:pt>
                <c:pt idx="1585">
                  <c:v>5.0031448414795037</c:v>
                </c:pt>
                <c:pt idx="1586">
                  <c:v>3.4955061955124154</c:v>
                </c:pt>
                <c:pt idx="1587">
                  <c:v>2.0815158429700786</c:v>
                </c:pt>
                <c:pt idx="1588">
                  <c:v>0.23426031980627562</c:v>
                </c:pt>
                <c:pt idx="1589">
                  <c:v>-0.38058811305367263</c:v>
                </c:pt>
                <c:pt idx="1590">
                  <c:v>-0.89630752595301633</c:v>
                </c:pt>
                <c:pt idx="1591">
                  <c:v>-1.3270706605343185</c:v>
                </c:pt>
                <c:pt idx="1592">
                  <c:v>-1.4478858087558168</c:v>
                </c:pt>
                <c:pt idx="1593">
                  <c:v>-0.97813791139204953</c:v>
                </c:pt>
                <c:pt idx="1594">
                  <c:v>-0.36403454026238796</c:v>
                </c:pt>
                <c:pt idx="1595">
                  <c:v>-0.83645629716103431</c:v>
                </c:pt>
                <c:pt idx="1596">
                  <c:v>-0.72528591560394562</c:v>
                </c:pt>
                <c:pt idx="1597">
                  <c:v>-0.68675433205187697</c:v>
                </c:pt>
                <c:pt idx="1598">
                  <c:v>0.79670256794884364</c:v>
                </c:pt>
                <c:pt idx="1599">
                  <c:v>2.2464326362034872</c:v>
                </c:pt>
                <c:pt idx="1600">
                  <c:v>5.3511900464476314</c:v>
                </c:pt>
                <c:pt idx="1601">
                  <c:v>7.1970571587852019</c:v>
                </c:pt>
                <c:pt idx="1602">
                  <c:v>9.4530731984105891</c:v>
                </c:pt>
                <c:pt idx="1603">
                  <c:v>10.91847787132828</c:v>
                </c:pt>
                <c:pt idx="1604">
                  <c:v>10.006706426274679</c:v>
                </c:pt>
                <c:pt idx="1605">
                  <c:v>12.976377735636001</c:v>
                </c:pt>
                <c:pt idx="1606">
                  <c:v>20.262558298128432</c:v>
                </c:pt>
                <c:pt idx="1607">
                  <c:v>35.997081594490034</c:v>
                </c:pt>
                <c:pt idx="1608">
                  <c:v>59.88366702755642</c:v>
                </c:pt>
                <c:pt idx="1609">
                  <c:v>60.115355183569278</c:v>
                </c:pt>
                <c:pt idx="1610">
                  <c:v>47.976426811886391</c:v>
                </c:pt>
                <c:pt idx="1611">
                  <c:v>39.097588433959359</c:v>
                </c:pt>
                <c:pt idx="1612">
                  <c:v>36.31881006728328</c:v>
                </c:pt>
                <c:pt idx="1613">
                  <c:v>35.512828209720148</c:v>
                </c:pt>
                <c:pt idx="1614">
                  <c:v>35.8001216530972</c:v>
                </c:pt>
                <c:pt idx="1615">
                  <c:v>34.560571261665366</c:v>
                </c:pt>
                <c:pt idx="1616">
                  <c:v>33.751709980223524</c:v>
                </c:pt>
                <c:pt idx="1617">
                  <c:v>30.445994050277498</c:v>
                </c:pt>
                <c:pt idx="1618">
                  <c:v>26.45214934997626</c:v>
                </c:pt>
                <c:pt idx="1619">
                  <c:v>23.392830770839126</c:v>
                </c:pt>
                <c:pt idx="1620">
                  <c:v>20.472327531814205</c:v>
                </c:pt>
                <c:pt idx="1621">
                  <c:v>18.128256016621709</c:v>
                </c:pt>
                <c:pt idx="1622">
                  <c:v>17.619238506086788</c:v>
                </c:pt>
                <c:pt idx="1623">
                  <c:v>17.382785587831197</c:v>
                </c:pt>
                <c:pt idx="1624">
                  <c:v>18.123117978455493</c:v>
                </c:pt>
                <c:pt idx="1625">
                  <c:v>18.033986633200655</c:v>
                </c:pt>
                <c:pt idx="1626">
                  <c:v>17.00514733898855</c:v>
                </c:pt>
                <c:pt idx="1627">
                  <c:v>16.670327181976194</c:v>
                </c:pt>
                <c:pt idx="1628">
                  <c:v>16.459211021899172</c:v>
                </c:pt>
                <c:pt idx="1629">
                  <c:v>17.226642656893727</c:v>
                </c:pt>
                <c:pt idx="1630">
                  <c:v>17.805576597587972</c:v>
                </c:pt>
                <c:pt idx="1631">
                  <c:v>18.483348900335937</c:v>
                </c:pt>
                <c:pt idx="1632">
                  <c:v>19.247166218156181</c:v>
                </c:pt>
                <c:pt idx="1633">
                  <c:v>20.007770829033721</c:v>
                </c:pt>
                <c:pt idx="1634">
                  <c:v>21.249342621360249</c:v>
                </c:pt>
                <c:pt idx="1635">
                  <c:v>22.564473104941747</c:v>
                </c:pt>
                <c:pt idx="1636">
                  <c:v>23.87184729075107</c:v>
                </c:pt>
                <c:pt idx="1637">
                  <c:v>24.672775295139839</c:v>
                </c:pt>
                <c:pt idx="1638">
                  <c:v>25.540888972531565</c:v>
                </c:pt>
                <c:pt idx="1639">
                  <c:v>26.505257271871908</c:v>
                </c:pt>
                <c:pt idx="1640">
                  <c:v>27.518165499978775</c:v>
                </c:pt>
                <c:pt idx="1641">
                  <c:v>28.671363064530585</c:v>
                </c:pt>
                <c:pt idx="1642">
                  <c:v>28.674292844605073</c:v>
                </c:pt>
                <c:pt idx="1643">
                  <c:v>28.691755196661614</c:v>
                </c:pt>
                <c:pt idx="1644">
                  <c:v>28.273992282181727</c:v>
                </c:pt>
                <c:pt idx="1645">
                  <c:v>27.761129161176175</c:v>
                </c:pt>
                <c:pt idx="1646">
                  <c:v>26.601518469938014</c:v>
                </c:pt>
                <c:pt idx="1647">
                  <c:v>23.876137824485301</c:v>
                </c:pt>
                <c:pt idx="1648">
                  <c:v>21.284867645948736</c:v>
                </c:pt>
                <c:pt idx="1649">
                  <c:v>19.919578556717038</c:v>
                </c:pt>
                <c:pt idx="1650">
                  <c:v>19.136964893533801</c:v>
                </c:pt>
                <c:pt idx="1651">
                  <c:v>19.986642636206462</c:v>
                </c:pt>
                <c:pt idx="1652">
                  <c:v>23.156128883855821</c:v>
                </c:pt>
                <c:pt idx="1653">
                  <c:v>27.069058019478319</c:v>
                </c:pt>
                <c:pt idx="1654">
                  <c:v>28.191000715550008</c:v>
                </c:pt>
                <c:pt idx="1655">
                  <c:v>29.165267215721645</c:v>
                </c:pt>
                <c:pt idx="1656">
                  <c:v>36.735563626662803</c:v>
                </c:pt>
                <c:pt idx="1657">
                  <c:v>52.171186624993112</c:v>
                </c:pt>
                <c:pt idx="1658">
                  <c:v>46.701709440116844</c:v>
                </c:pt>
                <c:pt idx="1659">
                  <c:v>32.626745737642182</c:v>
                </c:pt>
                <c:pt idx="1660">
                  <c:v>26.861367040637202</c:v>
                </c:pt>
                <c:pt idx="1661">
                  <c:v>26.858518505623973</c:v>
                </c:pt>
                <c:pt idx="1662">
                  <c:v>28.774098480528977</c:v>
                </c:pt>
                <c:pt idx="1663">
                  <c:v>30.90963652961613</c:v>
                </c:pt>
                <c:pt idx="1664">
                  <c:v>33.287350602420773</c:v>
                </c:pt>
                <c:pt idx="1665">
                  <c:v>28.188654850262285</c:v>
                </c:pt>
                <c:pt idx="1666">
                  <c:v>19.967414722318878</c:v>
                </c:pt>
                <c:pt idx="1667">
                  <c:v>13.906075430825711</c:v>
                </c:pt>
                <c:pt idx="1668">
                  <c:v>10.006829324013928</c:v>
                </c:pt>
                <c:pt idx="1669">
                  <c:v>8.0041873845889153</c:v>
                </c:pt>
                <c:pt idx="1670">
                  <c:v>7.7623340160798264</c:v>
                </c:pt>
                <c:pt idx="1671">
                  <c:v>7.4575698343860486</c:v>
                </c:pt>
                <c:pt idx="1672">
                  <c:v>6.0510291561898235</c:v>
                </c:pt>
                <c:pt idx="1673">
                  <c:v>4.4331710302326996</c:v>
                </c:pt>
                <c:pt idx="1674">
                  <c:v>4.1423143754609368</c:v>
                </c:pt>
                <c:pt idx="1675">
                  <c:v>3.7761224774907434</c:v>
                </c:pt>
                <c:pt idx="1676">
                  <c:v>2.6733531771511858</c:v>
                </c:pt>
                <c:pt idx="1677">
                  <c:v>-1.6604542050393651E-2</c:v>
                </c:pt>
                <c:pt idx="1678">
                  <c:v>-1.5802315068214319</c:v>
                </c:pt>
                <c:pt idx="1679">
                  <c:v>-2.2508416854175528</c:v>
                </c:pt>
                <c:pt idx="1680">
                  <c:v>-1.8810695838839226</c:v>
                </c:pt>
                <c:pt idx="1681">
                  <c:v>-0.63029371316409255</c:v>
                </c:pt>
                <c:pt idx="1682">
                  <c:v>0.76981227753907733</c:v>
                </c:pt>
                <c:pt idx="1683">
                  <c:v>1.9734522529978313</c:v>
                </c:pt>
                <c:pt idx="1684">
                  <c:v>3.6849438850589569</c:v>
                </c:pt>
                <c:pt idx="1685">
                  <c:v>5.5357067795912247</c:v>
                </c:pt>
                <c:pt idx="1686">
                  <c:v>6.3151331700724436</c:v>
                </c:pt>
                <c:pt idx="1687">
                  <c:v>7.0327232004669282</c:v>
                </c:pt>
                <c:pt idx="1688">
                  <c:v>5.9182655607928547</c:v>
                </c:pt>
                <c:pt idx="1689">
                  <c:v>5.4980889321494262</c:v>
                </c:pt>
                <c:pt idx="1690">
                  <c:v>7.1094511584499855</c:v>
                </c:pt>
                <c:pt idx="1691">
                  <c:v>8.8275954504307013</c:v>
                </c:pt>
                <c:pt idx="1692">
                  <c:v>11.036250541764602</c:v>
                </c:pt>
                <c:pt idx="1693">
                  <c:v>14.513081156745992</c:v>
                </c:pt>
                <c:pt idx="1694">
                  <c:v>13.993259313669013</c:v>
                </c:pt>
                <c:pt idx="1695">
                  <c:v>15.638546734910969</c:v>
                </c:pt>
                <c:pt idx="1696">
                  <c:v>20.996119121626716</c:v>
                </c:pt>
                <c:pt idx="1697">
                  <c:v>27.801855507218423</c:v>
                </c:pt>
                <c:pt idx="1698">
                  <c:v>34.033111433919785</c:v>
                </c:pt>
                <c:pt idx="1699">
                  <c:v>38.961545826467749</c:v>
                </c:pt>
                <c:pt idx="1700">
                  <c:v>43.177408090301043</c:v>
                </c:pt>
                <c:pt idx="1701">
                  <c:v>42.866017879943747</c:v>
                </c:pt>
                <c:pt idx="1702">
                  <c:v>36.716006999626913</c:v>
                </c:pt>
                <c:pt idx="1703">
                  <c:v>33.344906529515534</c:v>
                </c:pt>
                <c:pt idx="1704">
                  <c:v>30.461920257482809</c:v>
                </c:pt>
                <c:pt idx="1705">
                  <c:v>29.483369203915352</c:v>
                </c:pt>
                <c:pt idx="1706">
                  <c:v>27.6086114087515</c:v>
                </c:pt>
                <c:pt idx="1707">
                  <c:v>27.066564676193519</c:v>
                </c:pt>
                <c:pt idx="1708">
                  <c:v>27.279334598707575</c:v>
                </c:pt>
                <c:pt idx="1709">
                  <c:v>26.516232948443434</c:v>
                </c:pt>
                <c:pt idx="1710">
                  <c:v>25.871879828742827</c:v>
                </c:pt>
                <c:pt idx="1711">
                  <c:v>23.758394924539342</c:v>
                </c:pt>
                <c:pt idx="1712">
                  <c:v>21.545484584095966</c:v>
                </c:pt>
                <c:pt idx="1713">
                  <c:v>20.142731477615396</c:v>
                </c:pt>
                <c:pt idx="1714">
                  <c:v>19.768865661308617</c:v>
                </c:pt>
                <c:pt idx="1715">
                  <c:v>19.809378917022997</c:v>
                </c:pt>
                <c:pt idx="1716">
                  <c:v>20.623123358396104</c:v>
                </c:pt>
                <c:pt idx="1717">
                  <c:v>21.144526957069672</c:v>
                </c:pt>
                <c:pt idx="1718">
                  <c:v>21.221681477579637</c:v>
                </c:pt>
                <c:pt idx="1719">
                  <c:v>21.279744953203018</c:v>
                </c:pt>
                <c:pt idx="1720">
                  <c:v>20.877765590395899</c:v>
                </c:pt>
                <c:pt idx="1721">
                  <c:v>20.337717856744217</c:v>
                </c:pt>
                <c:pt idx="1722">
                  <c:v>20.08405135083197</c:v>
                </c:pt>
                <c:pt idx="1723">
                  <c:v>20.314994170916918</c:v>
                </c:pt>
                <c:pt idx="1724">
                  <c:v>20.873492847049437</c:v>
                </c:pt>
                <c:pt idx="1725">
                  <c:v>21.687892810463659</c:v>
                </c:pt>
                <c:pt idx="1726">
                  <c:v>22.773331630707446</c:v>
                </c:pt>
                <c:pt idx="1727">
                  <c:v>23.395118194657776</c:v>
                </c:pt>
                <c:pt idx="1728">
                  <c:v>24.24643699556265</c:v>
                </c:pt>
                <c:pt idx="1729">
                  <c:v>25.044897703385359</c:v>
                </c:pt>
                <c:pt idx="1730">
                  <c:v>25.146482762489221</c:v>
                </c:pt>
                <c:pt idx="1731">
                  <c:v>25.085539884708179</c:v>
                </c:pt>
                <c:pt idx="1732">
                  <c:v>24.345262609228033</c:v>
                </c:pt>
                <c:pt idx="1733">
                  <c:v>22.188124905046305</c:v>
                </c:pt>
                <c:pt idx="1734">
                  <c:v>20.553739008236597</c:v>
                </c:pt>
                <c:pt idx="1735">
                  <c:v>19.90725013043425</c:v>
                </c:pt>
                <c:pt idx="1736">
                  <c:v>20.058672072999407</c:v>
                </c:pt>
                <c:pt idx="1737">
                  <c:v>20.362806400772168</c:v>
                </c:pt>
                <c:pt idx="1738">
                  <c:v>22.033600688400604</c:v>
                </c:pt>
                <c:pt idx="1739">
                  <c:v>24.41013348059893</c:v>
                </c:pt>
                <c:pt idx="1740">
                  <c:v>27.573248297365502</c:v>
                </c:pt>
                <c:pt idx="1741">
                  <c:v>31.813897129453743</c:v>
                </c:pt>
                <c:pt idx="1742">
                  <c:v>36.757370473600552</c:v>
                </c:pt>
                <c:pt idx="1743">
                  <c:v>41.185111484095998</c:v>
                </c:pt>
                <c:pt idx="1744">
                  <c:v>41.558328732978104</c:v>
                </c:pt>
                <c:pt idx="1745">
                  <c:v>42.523531745811901</c:v>
                </c:pt>
                <c:pt idx="1746">
                  <c:v>50.600226008514284</c:v>
                </c:pt>
                <c:pt idx="1747">
                  <c:v>49.25379741385926</c:v>
                </c:pt>
                <c:pt idx="1748">
                  <c:v>41.064754246809954</c:v>
                </c:pt>
                <c:pt idx="1749">
                  <c:v>33.382504027318767</c:v>
                </c:pt>
                <c:pt idx="1750">
                  <c:v>29.740525135724841</c:v>
                </c:pt>
                <c:pt idx="1751">
                  <c:v>32.063966308297537</c:v>
                </c:pt>
                <c:pt idx="1752">
                  <c:v>38.031423043148244</c:v>
                </c:pt>
                <c:pt idx="1753">
                  <c:v>43.329016873497814</c:v>
                </c:pt>
                <c:pt idx="1754">
                  <c:v>43.17235699315566</c:v>
                </c:pt>
                <c:pt idx="1755">
                  <c:v>32.827347735056996</c:v>
                </c:pt>
                <c:pt idx="1756">
                  <c:v>24.616802665390253</c:v>
                </c:pt>
                <c:pt idx="1757">
                  <c:v>18.18343997591116</c:v>
                </c:pt>
                <c:pt idx="1758">
                  <c:v>14.812414184716609</c:v>
                </c:pt>
                <c:pt idx="1759">
                  <c:v>13.118559003119774</c:v>
                </c:pt>
                <c:pt idx="1760">
                  <c:v>12.056064725133231</c:v>
                </c:pt>
                <c:pt idx="1761">
                  <c:v>10.502894946946682</c:v>
                </c:pt>
                <c:pt idx="1762">
                  <c:v>9.218515351200459</c:v>
                </c:pt>
                <c:pt idx="1763">
                  <c:v>7.9821703426102077</c:v>
                </c:pt>
                <c:pt idx="1764">
                  <c:v>6.4388818340714398</c:v>
                </c:pt>
                <c:pt idx="1765">
                  <c:v>5.5281770199861748</c:v>
                </c:pt>
                <c:pt idx="1766">
                  <c:v>4.5214057955850881</c:v>
                </c:pt>
                <c:pt idx="1767">
                  <c:v>4.0618887568093198</c:v>
                </c:pt>
                <c:pt idx="1768">
                  <c:v>2.9327343223080207</c:v>
                </c:pt>
                <c:pt idx="1769">
                  <c:v>2.0049870508629994</c:v>
                </c:pt>
                <c:pt idx="1770">
                  <c:v>1.8548599952013185</c:v>
                </c:pt>
                <c:pt idx="1771">
                  <c:v>1.5241190534935534</c:v>
                </c:pt>
                <c:pt idx="1772">
                  <c:v>1.6585195527073373</c:v>
                </c:pt>
                <c:pt idx="1773">
                  <c:v>1.475613607220835</c:v>
                </c:pt>
                <c:pt idx="1774">
                  <c:v>2.5635513542472739E-2</c:v>
                </c:pt>
                <c:pt idx="1775">
                  <c:v>-1.2205885081857679</c:v>
                </c:pt>
                <c:pt idx="1776">
                  <c:v>-1.5697885115336507</c:v>
                </c:pt>
                <c:pt idx="1777">
                  <c:v>-0.44949363517651092</c:v>
                </c:pt>
                <c:pt idx="1778">
                  <c:v>1.2672073233109598</c:v>
                </c:pt>
                <c:pt idx="1779">
                  <c:v>3.5691448717929952</c:v>
                </c:pt>
                <c:pt idx="1780">
                  <c:v>6.1959595953338491</c:v>
                </c:pt>
                <c:pt idx="1781">
                  <c:v>6.2973568996100235</c:v>
                </c:pt>
                <c:pt idx="1782">
                  <c:v>8.1062595833486828</c:v>
                </c:pt>
                <c:pt idx="1783">
                  <c:v>10.211958308486468</c:v>
                </c:pt>
                <c:pt idx="1784">
                  <c:v>11.177714587770849</c:v>
                </c:pt>
                <c:pt idx="1785">
                  <c:v>15.600292505841081</c:v>
                </c:pt>
                <c:pt idx="1786">
                  <c:v>20.078856343046983</c:v>
                </c:pt>
                <c:pt idx="1787">
                  <c:v>29.462473247410422</c:v>
                </c:pt>
                <c:pt idx="1788">
                  <c:v>43.122331968747815</c:v>
                </c:pt>
                <c:pt idx="1789">
                  <c:v>56.737823343131787</c:v>
                </c:pt>
                <c:pt idx="1790">
                  <c:v>63.087173415586079</c:v>
                </c:pt>
                <c:pt idx="1791">
                  <c:v>53.509907635261762</c:v>
                </c:pt>
                <c:pt idx="1792">
                  <c:v>45.494053638364598</c:v>
                </c:pt>
                <c:pt idx="1793">
                  <c:v>39.185941803241583</c:v>
                </c:pt>
                <c:pt idx="1794">
                  <c:v>36.240365052697761</c:v>
                </c:pt>
                <c:pt idx="1795">
                  <c:v>34.37071993091606</c:v>
                </c:pt>
                <c:pt idx="1796">
                  <c:v>32.446980374406365</c:v>
                </c:pt>
                <c:pt idx="1797">
                  <c:v>30.580873043691419</c:v>
                </c:pt>
                <c:pt idx="1798">
                  <c:v>30.589334516287213</c:v>
                </c:pt>
                <c:pt idx="1799">
                  <c:v>31.135559792158052</c:v>
                </c:pt>
                <c:pt idx="1800">
                  <c:v>30.847109235311557</c:v>
                </c:pt>
                <c:pt idx="1801">
                  <c:v>30.656088824570222</c:v>
                </c:pt>
                <c:pt idx="1802">
                  <c:v>28.86211995645418</c:v>
                </c:pt>
                <c:pt idx="1803">
                  <c:v>27.043601979256209</c:v>
                </c:pt>
                <c:pt idx="1804">
                  <c:v>24.895478243716958</c:v>
                </c:pt>
                <c:pt idx="1805">
                  <c:v>23.40185834911815</c:v>
                </c:pt>
                <c:pt idx="1806">
                  <c:v>22.776904217987145</c:v>
                </c:pt>
                <c:pt idx="1807">
                  <c:v>23.040243355383506</c:v>
                </c:pt>
                <c:pt idx="1808">
                  <c:v>23.096847567310757</c:v>
                </c:pt>
                <c:pt idx="1809">
                  <c:v>22.653345827275967</c:v>
                </c:pt>
                <c:pt idx="1810">
                  <c:v>21.896618035485471</c:v>
                </c:pt>
                <c:pt idx="1811">
                  <c:v>21.252923492178947</c:v>
                </c:pt>
                <c:pt idx="1812">
                  <c:v>20.766878348144317</c:v>
                </c:pt>
                <c:pt idx="1813">
                  <c:v>20.190075955246567</c:v>
                </c:pt>
                <c:pt idx="1814">
                  <c:v>19.954651210348402</c:v>
                </c:pt>
                <c:pt idx="1815">
                  <c:v>20.176501888221779</c:v>
                </c:pt>
                <c:pt idx="1816">
                  <c:v>20.96645188639144</c:v>
                </c:pt>
                <c:pt idx="1817">
                  <c:v>21.862933598378245</c:v>
                </c:pt>
                <c:pt idx="1818">
                  <c:v>22.401020326075177</c:v>
                </c:pt>
                <c:pt idx="1819">
                  <c:v>23.21325323550483</c:v>
                </c:pt>
                <c:pt idx="1820">
                  <c:v>23.452815511583161</c:v>
                </c:pt>
                <c:pt idx="1821">
                  <c:v>24.037157844030641</c:v>
                </c:pt>
                <c:pt idx="1822">
                  <c:v>23.649360319830645</c:v>
                </c:pt>
                <c:pt idx="1823">
                  <c:v>22.547911055909186</c:v>
                </c:pt>
                <c:pt idx="1824">
                  <c:v>21.053243926135089</c:v>
                </c:pt>
                <c:pt idx="1825">
                  <c:v>19.905314958564684</c:v>
                </c:pt>
                <c:pt idx="1826">
                  <c:v>19.344427925232509</c:v>
                </c:pt>
                <c:pt idx="1827">
                  <c:v>19.561673251450941</c:v>
                </c:pt>
                <c:pt idx="1828">
                  <c:v>20.284339484886825</c:v>
                </c:pt>
                <c:pt idx="1829">
                  <c:v>21.164945857513985</c:v>
                </c:pt>
                <c:pt idx="1830">
                  <c:v>21.43448448387759</c:v>
                </c:pt>
                <c:pt idx="1831">
                  <c:v>21.737976946618801</c:v>
                </c:pt>
                <c:pt idx="1832">
                  <c:v>23.469414383475645</c:v>
                </c:pt>
                <c:pt idx="1833">
                  <c:v>25.67000834682807</c:v>
                </c:pt>
                <c:pt idx="1834">
                  <c:v>28.29377416503317</c:v>
                </c:pt>
                <c:pt idx="1835">
                  <c:v>27.146087867403839</c:v>
                </c:pt>
                <c:pt idx="1836">
                  <c:v>27.093637913843764</c:v>
                </c:pt>
                <c:pt idx="1837">
                  <c:v>32.833684867947106</c:v>
                </c:pt>
                <c:pt idx="1838">
                  <c:v>43.423032180124636</c:v>
                </c:pt>
                <c:pt idx="1839">
                  <c:v>51.752932143843452</c:v>
                </c:pt>
                <c:pt idx="1840">
                  <c:v>50.321500228485739</c:v>
                </c:pt>
                <c:pt idx="1841">
                  <c:v>42.714750528298211</c:v>
                </c:pt>
                <c:pt idx="1842">
                  <c:v>36.222164809918041</c:v>
                </c:pt>
                <c:pt idx="1843">
                  <c:v>31.181985523805466</c:v>
                </c:pt>
                <c:pt idx="1844">
                  <c:v>30.360142184156384</c:v>
                </c:pt>
                <c:pt idx="1845">
                  <c:v>32.218011499627693</c:v>
                </c:pt>
                <c:pt idx="1846">
                  <c:v>34.356575793443334</c:v>
                </c:pt>
                <c:pt idx="1847">
                  <c:v>32.191289810475517</c:v>
                </c:pt>
                <c:pt idx="1848">
                  <c:v>26.812105204359757</c:v>
                </c:pt>
                <c:pt idx="1849">
                  <c:v>19.471728681753607</c:v>
                </c:pt>
                <c:pt idx="1850">
                  <c:v>14.3204119322998</c:v>
                </c:pt>
                <c:pt idx="1851">
                  <c:v>11.280065299668889</c:v>
                </c:pt>
                <c:pt idx="1852">
                  <c:v>10.078940237202833</c:v>
                </c:pt>
                <c:pt idx="1853">
                  <c:v>9.5353197352935606</c:v>
                </c:pt>
                <c:pt idx="1854">
                  <c:v>8.7347500329268009</c:v>
                </c:pt>
                <c:pt idx="1855">
                  <c:v>7.647423749268726</c:v>
                </c:pt>
                <c:pt idx="1856">
                  <c:v>6.2907294990887239</c:v>
                </c:pt>
                <c:pt idx="1857">
                  <c:v>4.8979517870255433</c:v>
                </c:pt>
                <c:pt idx="1858">
                  <c:v>3.6309469991026981</c:v>
                </c:pt>
                <c:pt idx="1859">
                  <c:v>2.3279228161174808</c:v>
                </c:pt>
                <c:pt idx="1860">
                  <c:v>1.4447568145986325</c:v>
                </c:pt>
                <c:pt idx="1861">
                  <c:v>0.4526609172893073</c:v>
                </c:pt>
                <c:pt idx="1862">
                  <c:v>-0.41607131988181467</c:v>
                </c:pt>
                <c:pt idx="1863">
                  <c:v>-0.615330516726456</c:v>
                </c:pt>
                <c:pt idx="1864">
                  <c:v>-1.1778174471255289</c:v>
                </c:pt>
                <c:pt idx="1865">
                  <c:v>-1.6507961755788141</c:v>
                </c:pt>
                <c:pt idx="1866">
                  <c:v>-2.8508893215401483</c:v>
                </c:pt>
                <c:pt idx="1867">
                  <c:v>-3.2863827576198186</c:v>
                </c:pt>
                <c:pt idx="1868">
                  <c:v>-2.4821658243497549</c:v>
                </c:pt>
                <c:pt idx="1869">
                  <c:v>-1.0276903043459569</c:v>
                </c:pt>
                <c:pt idx="1870">
                  <c:v>0.71299356682946491</c:v>
                </c:pt>
                <c:pt idx="1871">
                  <c:v>2.5918574288422787</c:v>
                </c:pt>
                <c:pt idx="1872">
                  <c:v>4.224420037805805</c:v>
                </c:pt>
                <c:pt idx="1873">
                  <c:v>5.1383282532052466</c:v>
                </c:pt>
                <c:pt idx="1874">
                  <c:v>5.7196008302637722</c:v>
                </c:pt>
                <c:pt idx="1875">
                  <c:v>7.214943078527349</c:v>
                </c:pt>
                <c:pt idx="1876">
                  <c:v>9.530682621341068</c:v>
                </c:pt>
                <c:pt idx="1877">
                  <c:v>13.673166219492577</c:v>
                </c:pt>
                <c:pt idx="1878">
                  <c:v>21.570056496035178</c:v>
                </c:pt>
                <c:pt idx="1879">
                  <c:v>28.805318275450517</c:v>
                </c:pt>
                <c:pt idx="1880">
                  <c:v>42.345906729482152</c:v>
                </c:pt>
                <c:pt idx="1881">
                  <c:v>57.918036178312292</c:v>
                </c:pt>
                <c:pt idx="1882">
                  <c:v>71.438633478725237</c:v>
                </c:pt>
                <c:pt idx="1883">
                  <c:v>70.193543728497346</c:v>
                </c:pt>
                <c:pt idx="1884">
                  <c:v>64.553706860150257</c:v>
                </c:pt>
                <c:pt idx="1885">
                  <c:v>63.591070939430281</c:v>
                </c:pt>
                <c:pt idx="1886">
                  <c:v>56.762624702434231</c:v>
                </c:pt>
                <c:pt idx="1887">
                  <c:v>52.884841668013649</c:v>
                </c:pt>
                <c:pt idx="1888">
                  <c:v>50.915092609611996</c:v>
                </c:pt>
                <c:pt idx="1889">
                  <c:v>47.17985193352888</c:v>
                </c:pt>
                <c:pt idx="1890">
                  <c:v>40.332212006600045</c:v>
                </c:pt>
                <c:pt idx="1891">
                  <c:v>33.069576480961288</c:v>
                </c:pt>
                <c:pt idx="1892">
                  <c:v>27.223680077089735</c:v>
                </c:pt>
                <c:pt idx="1893">
                  <c:v>22.029050149348052</c:v>
                </c:pt>
                <c:pt idx="1894">
                  <c:v>20.638944737465817</c:v>
                </c:pt>
                <c:pt idx="1895">
                  <c:v>20.267050630601549</c:v>
                </c:pt>
                <c:pt idx="1896">
                  <c:v>20.931218516457488</c:v>
                </c:pt>
                <c:pt idx="1897">
                  <c:v>22.493984726943069</c:v>
                </c:pt>
                <c:pt idx="1898">
                  <c:v>23.286997778815458</c:v>
                </c:pt>
                <c:pt idx="1899">
                  <c:v>23.245463210615025</c:v>
                </c:pt>
                <c:pt idx="1900">
                  <c:v>22.960872732581013</c:v>
                </c:pt>
                <c:pt idx="1901">
                  <c:v>23.464638216174194</c:v>
                </c:pt>
                <c:pt idx="1902">
                  <c:v>24.368319078131627</c:v>
                </c:pt>
                <c:pt idx="1903">
                  <c:v>25.472920691119864</c:v>
                </c:pt>
                <c:pt idx="1904">
                  <c:v>26.534612274751339</c:v>
                </c:pt>
                <c:pt idx="1905">
                  <c:v>26.746022784105669</c:v>
                </c:pt>
                <c:pt idx="1906">
                  <c:v>27.437955862102367</c:v>
                </c:pt>
                <c:pt idx="1907">
                  <c:v>28.2844714256461</c:v>
                </c:pt>
                <c:pt idx="1908">
                  <c:v>29.477541857201729</c:v>
                </c:pt>
                <c:pt idx="1909">
                  <c:v>30.248737520976025</c:v>
                </c:pt>
                <c:pt idx="1910">
                  <c:v>31.029068037753234</c:v>
                </c:pt>
                <c:pt idx="1911">
                  <c:v>31.204880666546536</c:v>
                </c:pt>
                <c:pt idx="1912">
                  <c:v>31.699250039017393</c:v>
                </c:pt>
                <c:pt idx="1913">
                  <c:v>32.005767853123757</c:v>
                </c:pt>
                <c:pt idx="1914">
                  <c:v>31.01996077820494</c:v>
                </c:pt>
                <c:pt idx="1915">
                  <c:v>29.599234540729757</c:v>
                </c:pt>
                <c:pt idx="1916">
                  <c:v>28.481549500221686</c:v>
                </c:pt>
                <c:pt idx="1917">
                  <c:v>26.888995759905008</c:v>
                </c:pt>
                <c:pt idx="1918">
                  <c:v>26.181568725125075</c:v>
                </c:pt>
                <c:pt idx="1919">
                  <c:v>25.567582216522034</c:v>
                </c:pt>
                <c:pt idx="1920">
                  <c:v>23.975843111458211</c:v>
                </c:pt>
                <c:pt idx="1921">
                  <c:v>22.699804284429156</c:v>
                </c:pt>
                <c:pt idx="1922">
                  <c:v>20.303188721479415</c:v>
                </c:pt>
                <c:pt idx="1923">
                  <c:v>18.558846654513129</c:v>
                </c:pt>
                <c:pt idx="1924">
                  <c:v>18.001211210177289</c:v>
                </c:pt>
                <c:pt idx="1925">
                  <c:v>18.908746746695044</c:v>
                </c:pt>
                <c:pt idx="1926">
                  <c:v>20.369561221442542</c:v>
                </c:pt>
                <c:pt idx="1927">
                  <c:v>23.706930631637412</c:v>
                </c:pt>
                <c:pt idx="1928">
                  <c:v>26.221391755415436</c:v>
                </c:pt>
                <c:pt idx="1929">
                  <c:v>28.913838652590762</c:v>
                </c:pt>
                <c:pt idx="1930">
                  <c:v>35.54622486541448</c:v>
                </c:pt>
                <c:pt idx="1931">
                  <c:v>45.290756186669412</c:v>
                </c:pt>
                <c:pt idx="1932">
                  <c:v>54.948001955561232</c:v>
                </c:pt>
                <c:pt idx="1933">
                  <c:v>58.632907814822573</c:v>
                </c:pt>
                <c:pt idx="1934">
                  <c:v>46.505453472318493</c:v>
                </c:pt>
                <c:pt idx="1935">
                  <c:v>34.105815132125819</c:v>
                </c:pt>
                <c:pt idx="1936">
                  <c:v>27.802105921140345</c:v>
                </c:pt>
                <c:pt idx="1937">
                  <c:v>26.905879966549143</c:v>
                </c:pt>
                <c:pt idx="1938">
                  <c:v>30.399617273503424</c:v>
                </c:pt>
                <c:pt idx="1939">
                  <c:v>39.623482503605096</c:v>
                </c:pt>
                <c:pt idx="1940">
                  <c:v>48.017758631998703</c:v>
                </c:pt>
                <c:pt idx="1941">
                  <c:v>39.620135670913676</c:v>
                </c:pt>
                <c:pt idx="1942">
                  <c:v>29.280917079325341</c:v>
                </c:pt>
                <c:pt idx="1943">
                  <c:v>18.731607020497151</c:v>
                </c:pt>
                <c:pt idx="1944">
                  <c:v>12.548569376401396</c:v>
                </c:pt>
                <c:pt idx="1945">
                  <c:v>11.05352540750534</c:v>
                </c:pt>
                <c:pt idx="1946">
                  <c:v>12.108484713291656</c:v>
                </c:pt>
                <c:pt idx="1947">
                  <c:v>12.654470743534844</c:v>
                </c:pt>
                <c:pt idx="1948">
                  <c:v>11.606272566411262</c:v>
                </c:pt>
                <c:pt idx="1949">
                  <c:v>10.592919906448801</c:v>
                </c:pt>
                <c:pt idx="1950">
                  <c:v>9.5002674844405046</c:v>
                </c:pt>
                <c:pt idx="1951">
                  <c:v>8.2436652562523456</c:v>
                </c:pt>
                <c:pt idx="1952">
                  <c:v>6.8550556425368301</c:v>
                </c:pt>
                <c:pt idx="1953">
                  <c:v>5.171201747978551</c:v>
                </c:pt>
                <c:pt idx="1954">
                  <c:v>4.6367135084422717</c:v>
                </c:pt>
                <c:pt idx="1955">
                  <c:v>5.2916257824819777</c:v>
                </c:pt>
                <c:pt idx="1956">
                  <c:v>5.210605870207873</c:v>
                </c:pt>
                <c:pt idx="1957">
                  <c:v>5.1741689718868198</c:v>
                </c:pt>
                <c:pt idx="1958">
                  <c:v>5.1996618445062088</c:v>
                </c:pt>
                <c:pt idx="1959">
                  <c:v>4.3766940832932706</c:v>
                </c:pt>
                <c:pt idx="1960">
                  <c:v>4.3367322965663604</c:v>
                </c:pt>
                <c:pt idx="1961">
                  <c:v>4.0470661985985936</c:v>
                </c:pt>
                <c:pt idx="1962">
                  <c:v>3.3248341936758208</c:v>
                </c:pt>
                <c:pt idx="1963">
                  <c:v>4.8215217524525009</c:v>
                </c:pt>
                <c:pt idx="1964">
                  <c:v>6.0319803690382665</c:v>
                </c:pt>
                <c:pt idx="1965">
                  <c:v>7.2216849228762641</c:v>
                </c:pt>
                <c:pt idx="1966">
                  <c:v>8.7439201163996714</c:v>
                </c:pt>
                <c:pt idx="1967">
                  <c:v>10.841712688070047</c:v>
                </c:pt>
                <c:pt idx="1968">
                  <c:v>10.945489808229645</c:v>
                </c:pt>
                <c:pt idx="1969">
                  <c:v>12.97364166546279</c:v>
                </c:pt>
                <c:pt idx="1970">
                  <c:v>14.465297836175671</c:v>
                </c:pt>
                <c:pt idx="1971">
                  <c:v>16.286636276503192</c:v>
                </c:pt>
                <c:pt idx="1972">
                  <c:v>20.436216033769604</c:v>
                </c:pt>
                <c:pt idx="1973">
                  <c:v>25.588907478057333</c:v>
                </c:pt>
                <c:pt idx="1974">
                  <c:v>32.320215617413282</c:v>
                </c:pt>
                <c:pt idx="1975">
                  <c:v>39.857796991810091</c:v>
                </c:pt>
                <c:pt idx="1976">
                  <c:v>43.572508737019476</c:v>
                </c:pt>
                <c:pt idx="1977">
                  <c:v>46.504952342675836</c:v>
                </c:pt>
                <c:pt idx="1978">
                  <c:v>46.246672060533093</c:v>
                </c:pt>
                <c:pt idx="1979">
                  <c:v>44.5466626431568</c:v>
                </c:pt>
                <c:pt idx="1980">
                  <c:v>41.188957702725759</c:v>
                </c:pt>
                <c:pt idx="1981">
                  <c:v>36.992702919492544</c:v>
                </c:pt>
                <c:pt idx="1982">
                  <c:v>28.651920241575809</c:v>
                </c:pt>
                <c:pt idx="1983">
                  <c:v>31.652401466752199</c:v>
                </c:pt>
                <c:pt idx="1984">
                  <c:v>28.045309342587817</c:v>
                </c:pt>
                <c:pt idx="1985">
                  <c:v>25.06710980033246</c:v>
                </c:pt>
                <c:pt idx="1986">
                  <c:v>25.818701589243137</c:v>
                </c:pt>
                <c:pt idx="1987">
                  <c:v>26.562485074475482</c:v>
                </c:pt>
                <c:pt idx="1988">
                  <c:v>26.724747380331291</c:v>
                </c:pt>
                <c:pt idx="1989">
                  <c:v>26.657907357636269</c:v>
                </c:pt>
                <c:pt idx="1990">
                  <c:v>26.104910799329204</c:v>
                </c:pt>
                <c:pt idx="1991">
                  <c:v>25.032650707284326</c:v>
                </c:pt>
                <c:pt idx="1992">
                  <c:v>23.471063953552829</c:v>
                </c:pt>
                <c:pt idx="1993">
                  <c:v>21.470339519865703</c:v>
                </c:pt>
                <c:pt idx="1994">
                  <c:v>18.728922922993597</c:v>
                </c:pt>
                <c:pt idx="1995">
                  <c:v>16.132617166239328</c:v>
                </c:pt>
                <c:pt idx="1996">
                  <c:v>13.815150628404988</c:v>
                </c:pt>
                <c:pt idx="1997">
                  <c:v>12.419208379097899</c:v>
                </c:pt>
                <c:pt idx="1998">
                  <c:v>11.733903979842442</c:v>
                </c:pt>
                <c:pt idx="1999">
                  <c:v>9.3990656275501188</c:v>
                </c:pt>
                <c:pt idx="2000">
                  <c:v>7.3076415275462683</c:v>
                </c:pt>
                <c:pt idx="2001">
                  <c:v>5.4257956476328015</c:v>
                </c:pt>
                <c:pt idx="2002">
                  <c:v>5.7944054801854668</c:v>
                </c:pt>
                <c:pt idx="2003">
                  <c:v>6.5088700783277504</c:v>
                </c:pt>
                <c:pt idx="2004">
                  <c:v>3.1983806168840423</c:v>
                </c:pt>
                <c:pt idx="2005">
                  <c:v>-1.2474124610105222</c:v>
                </c:pt>
                <c:pt idx="2006">
                  <c:v>-7.0287864041875627</c:v>
                </c:pt>
                <c:pt idx="2007">
                  <c:v>-12.512800122010701</c:v>
                </c:pt>
                <c:pt idx="2008">
                  <c:v>-16.041098689949166</c:v>
                </c:pt>
                <c:pt idx="2009">
                  <c:v>-15.504711327169801</c:v>
                </c:pt>
                <c:pt idx="2010">
                  <c:v>-20.264706488686343</c:v>
                </c:pt>
                <c:pt idx="2011">
                  <c:v>-4.0625008034839034</c:v>
                </c:pt>
                <c:pt idx="2012">
                  <c:v>-12.875453069062443</c:v>
                </c:pt>
                <c:pt idx="2013">
                  <c:v>-35.523134877425534</c:v>
                </c:pt>
                <c:pt idx="2014">
                  <c:v>-32.025722792600682</c:v>
                </c:pt>
                <c:pt idx="2015">
                  <c:v>-32.377198895314606</c:v>
                </c:pt>
                <c:pt idx="2016">
                  <c:v>-34.643947630250288</c:v>
                </c:pt>
                <c:pt idx="2017">
                  <c:v>-34.19154698989238</c:v>
                </c:pt>
                <c:pt idx="2018">
                  <c:v>-34.787413889378783</c:v>
                </c:pt>
                <c:pt idx="2019">
                  <c:v>-32.904512252114188</c:v>
                </c:pt>
                <c:pt idx="2020">
                  <c:v>-30.31617381837426</c:v>
                </c:pt>
                <c:pt idx="2021">
                  <c:v>-26.246930399189733</c:v>
                </c:pt>
                <c:pt idx="2022">
                  <c:v>-22.590775434283991</c:v>
                </c:pt>
                <c:pt idx="2023">
                  <c:v>-19.6884550166547</c:v>
                </c:pt>
                <c:pt idx="2024">
                  <c:v>-19.659228876636501</c:v>
                </c:pt>
                <c:pt idx="2025">
                  <c:v>-19.480009251031312</c:v>
                </c:pt>
                <c:pt idx="2026">
                  <c:v>-20.510937787683432</c:v>
                </c:pt>
                <c:pt idx="2027">
                  <c:v>-23.206459089193956</c:v>
                </c:pt>
                <c:pt idx="2028">
                  <c:v>-27.702248048368169</c:v>
                </c:pt>
                <c:pt idx="2029">
                  <c:v>-29.570494621537637</c:v>
                </c:pt>
                <c:pt idx="2030">
                  <c:v>-31.738303635532674</c:v>
                </c:pt>
                <c:pt idx="2031">
                  <c:v>-33.943579612067111</c:v>
                </c:pt>
                <c:pt idx="2032">
                  <c:v>-33.443218464459527</c:v>
                </c:pt>
                <c:pt idx="2033">
                  <c:v>-33.177398193594833</c:v>
                </c:pt>
                <c:pt idx="2034">
                  <c:v>-33.888910306093813</c:v>
                </c:pt>
                <c:pt idx="2035">
                  <c:v>-32.981165143861183</c:v>
                </c:pt>
                <c:pt idx="2036">
                  <c:v>-33.924485499569329</c:v>
                </c:pt>
                <c:pt idx="2037">
                  <c:v>-33.703171019763765</c:v>
                </c:pt>
                <c:pt idx="2038">
                  <c:v>-35.900794276613851</c:v>
                </c:pt>
                <c:pt idx="2039">
                  <c:v>-38.30172643040769</c:v>
                </c:pt>
                <c:pt idx="2040">
                  <c:v>-37.709859764907556</c:v>
                </c:pt>
                <c:pt idx="2041">
                  <c:v>-36.525556634861367</c:v>
                </c:pt>
                <c:pt idx="2042">
                  <c:v>-36.365978415883575</c:v>
                </c:pt>
                <c:pt idx="2043">
                  <c:v>-37.349254928632597</c:v>
                </c:pt>
                <c:pt idx="2044">
                  <c:v>-38.91344390164771</c:v>
                </c:pt>
                <c:pt idx="2045">
                  <c:v>-38.518359465398845</c:v>
                </c:pt>
                <c:pt idx="2046">
                  <c:v>-33.636468433446289</c:v>
                </c:pt>
                <c:pt idx="2047">
                  <c:v>-31.807187828159876</c:v>
                </c:pt>
                <c:pt idx="2048">
                  <c:v>-36.147927396883674</c:v>
                </c:pt>
                <c:pt idx="2049">
                  <c:v>-42.469427908725635</c:v>
                </c:pt>
                <c:pt idx="2050">
                  <c:v>-45.362623437847361</c:v>
                </c:pt>
                <c:pt idx="2051">
                  <c:v>-45.617143904375581</c:v>
                </c:pt>
                <c:pt idx="2052">
                  <c:v>-42.729046357223773</c:v>
                </c:pt>
                <c:pt idx="2053">
                  <c:v>-38.880518418059424</c:v>
                </c:pt>
                <c:pt idx="2054">
                  <c:v>-35.333164063241476</c:v>
                </c:pt>
                <c:pt idx="2055">
                  <c:v>-32.428208464567525</c:v>
                </c:pt>
                <c:pt idx="2056">
                  <c:v>-35.027359198452814</c:v>
                </c:pt>
                <c:pt idx="2057">
                  <c:v>-38.521449920306651</c:v>
                </c:pt>
                <c:pt idx="2058">
                  <c:v>-40.653879281746875</c:v>
                </c:pt>
                <c:pt idx="2059">
                  <c:v>-39.922401424695288</c:v>
                </c:pt>
                <c:pt idx="2060">
                  <c:v>-41.724333720555734</c:v>
                </c:pt>
                <c:pt idx="2061">
                  <c:v>-41.661421570714474</c:v>
                </c:pt>
                <c:pt idx="2062">
                  <c:v>-38.918287854690455</c:v>
                </c:pt>
                <c:pt idx="2063">
                  <c:v>-36.697668130950674</c:v>
                </c:pt>
                <c:pt idx="2064">
                  <c:v>-36.831441345951561</c:v>
                </c:pt>
                <c:pt idx="2065">
                  <c:v>-41.585041684655572</c:v>
                </c:pt>
                <c:pt idx="2066">
                  <c:v>-44.299513715950752</c:v>
                </c:pt>
                <c:pt idx="2067">
                  <c:v>-43.630618002796894</c:v>
                </c:pt>
                <c:pt idx="2068">
                  <c:v>-41.615897712937617</c:v>
                </c:pt>
                <c:pt idx="2069">
                  <c:v>-39.640497870754828</c:v>
                </c:pt>
                <c:pt idx="2070">
                  <c:v>-38.009985021658238</c:v>
                </c:pt>
                <c:pt idx="2071">
                  <c:v>-36.377717874464018</c:v>
                </c:pt>
                <c:pt idx="2072">
                  <c:v>-35.047857529898621</c:v>
                </c:pt>
                <c:pt idx="2073">
                  <c:v>-34.395093923240282</c:v>
                </c:pt>
                <c:pt idx="2074">
                  <c:v>-36.55519529664906</c:v>
                </c:pt>
                <c:pt idx="2075">
                  <c:v>-37.137731348915807</c:v>
                </c:pt>
                <c:pt idx="2076">
                  <c:v>-37.366654053370567</c:v>
                </c:pt>
                <c:pt idx="2077">
                  <c:v>-39.458575877967149</c:v>
                </c:pt>
                <c:pt idx="2078">
                  <c:v>-36.156828233765957</c:v>
                </c:pt>
                <c:pt idx="2079">
                  <c:v>-34.779912451212546</c:v>
                </c:pt>
                <c:pt idx="2080">
                  <c:v>-34.536747191268987</c:v>
                </c:pt>
                <c:pt idx="2081">
                  <c:v>-35.89169939853808</c:v>
                </c:pt>
                <c:pt idx="2082">
                  <c:v>-36.51453739077828</c:v>
                </c:pt>
                <c:pt idx="2083">
                  <c:v>-36.535868857891124</c:v>
                </c:pt>
                <c:pt idx="2084">
                  <c:v>-36.911320489664334</c:v>
                </c:pt>
                <c:pt idx="2085">
                  <c:v>-35.635973953019203</c:v>
                </c:pt>
                <c:pt idx="2086">
                  <c:v>-36.458822762273911</c:v>
                </c:pt>
                <c:pt idx="2087">
                  <c:v>-37.56114253914717</c:v>
                </c:pt>
                <c:pt idx="2088">
                  <c:v>-38.765428779011238</c:v>
                </c:pt>
                <c:pt idx="2089">
                  <c:v>-37.985575044903563</c:v>
                </c:pt>
                <c:pt idx="2090">
                  <c:v>-37.009003396175785</c:v>
                </c:pt>
                <c:pt idx="2091">
                  <c:v>-35.750027551775851</c:v>
                </c:pt>
                <c:pt idx="2092">
                  <c:v>-35.6383566951421</c:v>
                </c:pt>
                <c:pt idx="2093">
                  <c:v>-36.363726504747525</c:v>
                </c:pt>
                <c:pt idx="2094">
                  <c:v>-36.362428467937953</c:v>
                </c:pt>
                <c:pt idx="2095">
                  <c:v>-35.504302619436444</c:v>
                </c:pt>
                <c:pt idx="2096">
                  <c:v>-34.931981426916927</c:v>
                </c:pt>
                <c:pt idx="2097">
                  <c:v>-36.084456957913574</c:v>
                </c:pt>
                <c:pt idx="2098">
                  <c:v>-35.770612823258233</c:v>
                </c:pt>
                <c:pt idx="2099">
                  <c:v>-35.337363615504458</c:v>
                </c:pt>
                <c:pt idx="2100">
                  <c:v>-35.723273257590854</c:v>
                </c:pt>
                <c:pt idx="2101">
                  <c:v>-35.959791979655265</c:v>
                </c:pt>
                <c:pt idx="2102">
                  <c:v>-36.666768447024687</c:v>
                </c:pt>
                <c:pt idx="2103">
                  <c:v>-36.102755071349769</c:v>
                </c:pt>
                <c:pt idx="2104">
                  <c:v>-35.672374279374473</c:v>
                </c:pt>
                <c:pt idx="2105">
                  <c:v>-35.422864035986997</c:v>
                </c:pt>
                <c:pt idx="2106">
                  <c:v>-35.380268671344275</c:v>
                </c:pt>
                <c:pt idx="2107">
                  <c:v>-36.860564200396254</c:v>
                </c:pt>
                <c:pt idx="2108">
                  <c:v>-39.234509035154915</c:v>
                </c:pt>
                <c:pt idx="2109">
                  <c:v>-41.035934271503692</c:v>
                </c:pt>
                <c:pt idx="2110">
                  <c:v>-40.585825571504074</c:v>
                </c:pt>
                <c:pt idx="2111">
                  <c:v>-39.800176881633959</c:v>
                </c:pt>
                <c:pt idx="2112">
                  <c:v>-44.275994675594802</c:v>
                </c:pt>
                <c:pt idx="2113">
                  <c:v>-37.58211465294962</c:v>
                </c:pt>
                <c:pt idx="2114">
                  <c:v>-36.438350409618437</c:v>
                </c:pt>
                <c:pt idx="2115">
                  <c:v>-36.309322172841284</c:v>
                </c:pt>
                <c:pt idx="2116">
                  <c:v>-35.646885547016716</c:v>
                </c:pt>
                <c:pt idx="2117">
                  <c:v>-34.052041827493852</c:v>
                </c:pt>
                <c:pt idx="2118">
                  <c:v>-35.260560858293999</c:v>
                </c:pt>
                <c:pt idx="2119">
                  <c:v>-36.366535981941546</c:v>
                </c:pt>
                <c:pt idx="2120">
                  <c:v>-35.246244366883154</c:v>
                </c:pt>
              </c:numCache>
            </c:numRef>
          </c:val>
          <c:smooth val="0"/>
          <c:extLst>
            <c:ext xmlns:c16="http://schemas.microsoft.com/office/drawing/2014/chart" uri="{C3380CC4-5D6E-409C-BE32-E72D297353CC}">
              <c16:uniqueId val="{00000001-FD24-4672-956C-42A7F68991C7}"/>
            </c:ext>
          </c:extLst>
        </c:ser>
        <c:ser>
          <c:idx val="2"/>
          <c:order val="2"/>
          <c:tx>
            <c:strRef>
              <c:f>Sheet1!$H$1</c:f>
              <c:strCache>
                <c:ptCount val="1"/>
                <c:pt idx="0">
                  <c:v>Accel_Z</c:v>
                </c:pt>
              </c:strCache>
            </c:strRef>
          </c:tx>
          <c:spPr>
            <a:ln w="28575" cap="rnd">
              <a:solidFill>
                <a:schemeClr val="accent3"/>
              </a:solidFill>
              <a:round/>
            </a:ln>
            <a:effectLst/>
          </c:spPr>
          <c:marker>
            <c:symbol val="none"/>
          </c:marker>
          <c:val>
            <c:numRef>
              <c:f>Sheet1!$H$2:$H$2122</c:f>
              <c:numCache>
                <c:formatCode>General</c:formatCode>
                <c:ptCount val="2121"/>
                <c:pt idx="0">
                  <c:v>-76.809570960438606</c:v>
                </c:pt>
                <c:pt idx="1">
                  <c:v>-77.091523281267115</c:v>
                </c:pt>
                <c:pt idx="2">
                  <c:v>-77.484581886270135</c:v>
                </c:pt>
                <c:pt idx="3">
                  <c:v>-78.071833730123075</c:v>
                </c:pt>
                <c:pt idx="4">
                  <c:v>-78.128146767032376</c:v>
                </c:pt>
                <c:pt idx="5">
                  <c:v>-77.316795701895032</c:v>
                </c:pt>
                <c:pt idx="6">
                  <c:v>-77.973631931768267</c:v>
                </c:pt>
                <c:pt idx="7">
                  <c:v>-77.640732853427778</c:v>
                </c:pt>
                <c:pt idx="8">
                  <c:v>-77.83225253280402</c:v>
                </c:pt>
                <c:pt idx="9">
                  <c:v>-77.262019716990537</c:v>
                </c:pt>
                <c:pt idx="10">
                  <c:v>-77.100636968604277</c:v>
                </c:pt>
                <c:pt idx="11">
                  <c:v>-76.381655728734103</c:v>
                </c:pt>
                <c:pt idx="12">
                  <c:v>-76.382793911085997</c:v>
                </c:pt>
                <c:pt idx="13">
                  <c:v>-76.733099173674205</c:v>
                </c:pt>
                <c:pt idx="14">
                  <c:v>-76.514110274791648</c:v>
                </c:pt>
                <c:pt idx="15">
                  <c:v>-73.977322443820128</c:v>
                </c:pt>
                <c:pt idx="16">
                  <c:v>-80.777677517881685</c:v>
                </c:pt>
                <c:pt idx="17">
                  <c:v>-81.001874119600842</c:v>
                </c:pt>
                <c:pt idx="18">
                  <c:v>-82.586322678676382</c:v>
                </c:pt>
                <c:pt idx="19">
                  <c:v>-81.161767893182926</c:v>
                </c:pt>
                <c:pt idx="20">
                  <c:v>-79.693425041610354</c:v>
                </c:pt>
                <c:pt idx="21">
                  <c:v>-78.136493968768036</c:v>
                </c:pt>
                <c:pt idx="22">
                  <c:v>-76.118592304169454</c:v>
                </c:pt>
                <c:pt idx="23">
                  <c:v>-75.780414811121375</c:v>
                </c:pt>
                <c:pt idx="24">
                  <c:v>-76.153286346481977</c:v>
                </c:pt>
                <c:pt idx="25">
                  <c:v>-71.223394030302501</c:v>
                </c:pt>
                <c:pt idx="26">
                  <c:v>-75.901879804044825</c:v>
                </c:pt>
                <c:pt idx="27">
                  <c:v>-72.500443213960367</c:v>
                </c:pt>
                <c:pt idx="28">
                  <c:v>-74.163739127240504</c:v>
                </c:pt>
                <c:pt idx="29">
                  <c:v>-76.871055796710806</c:v>
                </c:pt>
                <c:pt idx="30">
                  <c:v>-77.049602883884461</c:v>
                </c:pt>
                <c:pt idx="31">
                  <c:v>-77.115257358947957</c:v>
                </c:pt>
                <c:pt idx="32">
                  <c:v>-78.322636900762745</c:v>
                </c:pt>
                <c:pt idx="33">
                  <c:v>-79.526984297401142</c:v>
                </c:pt>
                <c:pt idx="34">
                  <c:v>-79.715522497234588</c:v>
                </c:pt>
                <c:pt idx="35">
                  <c:v>-80.251458407405792</c:v>
                </c:pt>
                <c:pt idx="36">
                  <c:v>-78.845610899700134</c:v>
                </c:pt>
                <c:pt idx="37">
                  <c:v>-78.059915004509136</c:v>
                </c:pt>
                <c:pt idx="38">
                  <c:v>-76.39850419724948</c:v>
                </c:pt>
                <c:pt idx="39">
                  <c:v>-75.378952242949808</c:v>
                </c:pt>
                <c:pt idx="40">
                  <c:v>-75.986016862233441</c:v>
                </c:pt>
                <c:pt idx="41">
                  <c:v>-75.775814424918337</c:v>
                </c:pt>
                <c:pt idx="42">
                  <c:v>-74.472851543714739</c:v>
                </c:pt>
                <c:pt idx="43">
                  <c:v>-76.938915795870429</c:v>
                </c:pt>
                <c:pt idx="44">
                  <c:v>-74.896018583419547</c:v>
                </c:pt>
                <c:pt idx="45">
                  <c:v>-73.086426990492285</c:v>
                </c:pt>
                <c:pt idx="46">
                  <c:v>-72.923256616651329</c:v>
                </c:pt>
                <c:pt idx="47">
                  <c:v>-72.872373563898293</c:v>
                </c:pt>
                <c:pt idx="48">
                  <c:v>-72.98251897005575</c:v>
                </c:pt>
                <c:pt idx="49">
                  <c:v>-72.944905980663592</c:v>
                </c:pt>
                <c:pt idx="50">
                  <c:v>-72.448434073588487</c:v>
                </c:pt>
                <c:pt idx="51">
                  <c:v>-73.273386025884918</c:v>
                </c:pt>
                <c:pt idx="52">
                  <c:v>-74.787564796927768</c:v>
                </c:pt>
                <c:pt idx="53">
                  <c:v>-76.881663513067139</c:v>
                </c:pt>
                <c:pt idx="54">
                  <c:v>-78.158361586622561</c:v>
                </c:pt>
                <c:pt idx="55">
                  <c:v>-78.071612431387493</c:v>
                </c:pt>
                <c:pt idx="56">
                  <c:v>-77.079077933902084</c:v>
                </c:pt>
                <c:pt idx="57">
                  <c:v>-73.901345812224534</c:v>
                </c:pt>
                <c:pt idx="58">
                  <c:v>-67.837303588690247</c:v>
                </c:pt>
                <c:pt idx="59">
                  <c:v>-62.486881862771718</c:v>
                </c:pt>
                <c:pt idx="60">
                  <c:v>-57.132199673438095</c:v>
                </c:pt>
                <c:pt idx="61">
                  <c:v>-51.044584647523095</c:v>
                </c:pt>
                <c:pt idx="62">
                  <c:v>-52.818797230502248</c:v>
                </c:pt>
                <c:pt idx="63">
                  <c:v>-53.337791484225725</c:v>
                </c:pt>
                <c:pt idx="64">
                  <c:v>-55.811626049778077</c:v>
                </c:pt>
                <c:pt idx="65">
                  <c:v>-58.129358266436128</c:v>
                </c:pt>
                <c:pt idx="66">
                  <c:v>-58.6797341668914</c:v>
                </c:pt>
                <c:pt idx="67">
                  <c:v>-53.718426729438164</c:v>
                </c:pt>
                <c:pt idx="68">
                  <c:v>-50.500697400670404</c:v>
                </c:pt>
                <c:pt idx="69">
                  <c:v>-35.059860399477543</c:v>
                </c:pt>
                <c:pt idx="70">
                  <c:v>-30.593566775750428</c:v>
                </c:pt>
                <c:pt idx="71">
                  <c:v>-25.285310627428444</c:v>
                </c:pt>
                <c:pt idx="72">
                  <c:v>-21.187476671110854</c:v>
                </c:pt>
                <c:pt idx="73">
                  <c:v>-22.708018332995735</c:v>
                </c:pt>
                <c:pt idx="74">
                  <c:v>-25.438398288862317</c:v>
                </c:pt>
                <c:pt idx="75">
                  <c:v>-22.581726541167619</c:v>
                </c:pt>
                <c:pt idx="76">
                  <c:v>-17.848049353399684</c:v>
                </c:pt>
                <c:pt idx="77">
                  <c:v>-1.6813256123533187</c:v>
                </c:pt>
                <c:pt idx="78">
                  <c:v>12.446111995800583</c:v>
                </c:pt>
                <c:pt idx="79">
                  <c:v>20.734024633913702</c:v>
                </c:pt>
                <c:pt idx="80">
                  <c:v>26.784052114263144</c:v>
                </c:pt>
                <c:pt idx="81">
                  <c:v>29.409885916517933</c:v>
                </c:pt>
                <c:pt idx="82">
                  <c:v>30.510718605874466</c:v>
                </c:pt>
                <c:pt idx="83">
                  <c:v>28.640780052035446</c:v>
                </c:pt>
                <c:pt idx="84">
                  <c:v>27.8202298477533</c:v>
                </c:pt>
                <c:pt idx="85">
                  <c:v>29.152452918656728</c:v>
                </c:pt>
                <c:pt idx="86">
                  <c:v>32.048962457598037</c:v>
                </c:pt>
                <c:pt idx="87">
                  <c:v>38.984191805700192</c:v>
                </c:pt>
                <c:pt idx="88">
                  <c:v>47.057320336356121</c:v>
                </c:pt>
                <c:pt idx="89">
                  <c:v>50.570568848003532</c:v>
                </c:pt>
                <c:pt idx="90">
                  <c:v>55.431407332600578</c:v>
                </c:pt>
                <c:pt idx="91">
                  <c:v>54.664691340422742</c:v>
                </c:pt>
                <c:pt idx="92">
                  <c:v>52.257485297748381</c:v>
                </c:pt>
                <c:pt idx="93">
                  <c:v>47.734250645337575</c:v>
                </c:pt>
                <c:pt idx="94">
                  <c:v>39.083863902804033</c:v>
                </c:pt>
                <c:pt idx="95">
                  <c:v>31.851363459100213</c:v>
                </c:pt>
                <c:pt idx="96">
                  <c:v>29.042394444436724</c:v>
                </c:pt>
                <c:pt idx="97">
                  <c:v>27.362725884418825</c:v>
                </c:pt>
                <c:pt idx="98">
                  <c:v>26.336103523681388</c:v>
                </c:pt>
                <c:pt idx="99">
                  <c:v>24.656437189978458</c:v>
                </c:pt>
                <c:pt idx="100">
                  <c:v>22.669897916491454</c:v>
                </c:pt>
                <c:pt idx="101">
                  <c:v>21.239816627200192</c:v>
                </c:pt>
                <c:pt idx="102">
                  <c:v>19.596561974986002</c:v>
                </c:pt>
                <c:pt idx="103">
                  <c:v>21.255253671518446</c:v>
                </c:pt>
                <c:pt idx="104">
                  <c:v>22.072202045007501</c:v>
                </c:pt>
                <c:pt idx="105">
                  <c:v>20.338140237276871</c:v>
                </c:pt>
                <c:pt idx="106">
                  <c:v>15.926657149431851</c:v>
                </c:pt>
                <c:pt idx="107">
                  <c:v>9.5284834066743276</c:v>
                </c:pt>
                <c:pt idx="108">
                  <c:v>4.9684435817685397</c:v>
                </c:pt>
                <c:pt idx="109">
                  <c:v>2.0178756782313871</c:v>
                </c:pt>
                <c:pt idx="110">
                  <c:v>3.7365215913542449</c:v>
                </c:pt>
                <c:pt idx="111">
                  <c:v>9.0450746243218525</c:v>
                </c:pt>
                <c:pt idx="112">
                  <c:v>15.333323314306444</c:v>
                </c:pt>
                <c:pt idx="113">
                  <c:v>24.402347452089696</c:v>
                </c:pt>
                <c:pt idx="114">
                  <c:v>35.963718272660749</c:v>
                </c:pt>
                <c:pt idx="115">
                  <c:v>44.143879832368953</c:v>
                </c:pt>
                <c:pt idx="116">
                  <c:v>51.961649845788074</c:v>
                </c:pt>
                <c:pt idx="117">
                  <c:v>49.545051377777881</c:v>
                </c:pt>
                <c:pt idx="118">
                  <c:v>47.772553324975291</c:v>
                </c:pt>
                <c:pt idx="119">
                  <c:v>40.786245136145709</c:v>
                </c:pt>
                <c:pt idx="120">
                  <c:v>39.584481997900866</c:v>
                </c:pt>
                <c:pt idx="121">
                  <c:v>39.046599375094864</c:v>
                </c:pt>
                <c:pt idx="122">
                  <c:v>36.051918206123595</c:v>
                </c:pt>
                <c:pt idx="123">
                  <c:v>32.709746279412862</c:v>
                </c:pt>
                <c:pt idx="124">
                  <c:v>30.472075728953126</c:v>
                </c:pt>
                <c:pt idx="125">
                  <c:v>27.854021935585877</c:v>
                </c:pt>
                <c:pt idx="126">
                  <c:v>22.744700114618713</c:v>
                </c:pt>
                <c:pt idx="127">
                  <c:v>11.95468129309719</c:v>
                </c:pt>
                <c:pt idx="128">
                  <c:v>-4.8595645953241515</c:v>
                </c:pt>
                <c:pt idx="129">
                  <c:v>-16.897963439195816</c:v>
                </c:pt>
                <c:pt idx="130">
                  <c:v>-24.430969539963758</c:v>
                </c:pt>
                <c:pt idx="131">
                  <c:v>-26.146535424799289</c:v>
                </c:pt>
                <c:pt idx="132">
                  <c:v>-26.224111031987274</c:v>
                </c:pt>
                <c:pt idx="133">
                  <c:v>-24.094521909064568</c:v>
                </c:pt>
                <c:pt idx="134">
                  <c:v>-18.924343848242419</c:v>
                </c:pt>
                <c:pt idx="135">
                  <c:v>-15.536489207020283</c:v>
                </c:pt>
                <c:pt idx="136">
                  <c:v>-13.596358967857551</c:v>
                </c:pt>
                <c:pt idx="137">
                  <c:v>-13.620203227569492</c:v>
                </c:pt>
                <c:pt idx="138">
                  <c:v>-15.607219371173768</c:v>
                </c:pt>
                <c:pt idx="139">
                  <c:v>-17.087782020085314</c:v>
                </c:pt>
                <c:pt idx="140">
                  <c:v>-18.424088134164023</c:v>
                </c:pt>
                <c:pt idx="141">
                  <c:v>-20.778083115876136</c:v>
                </c:pt>
                <c:pt idx="142">
                  <c:v>-23.74003767465916</c:v>
                </c:pt>
                <c:pt idx="143">
                  <c:v>-27.818109427576925</c:v>
                </c:pt>
                <c:pt idx="144">
                  <c:v>-31.686644016371442</c:v>
                </c:pt>
                <c:pt idx="145">
                  <c:v>-35.175277607661698</c:v>
                </c:pt>
                <c:pt idx="146">
                  <c:v>-36.711538060574604</c:v>
                </c:pt>
                <c:pt idx="147">
                  <c:v>-36.657929641582577</c:v>
                </c:pt>
                <c:pt idx="148">
                  <c:v>-36.43669838650225</c:v>
                </c:pt>
                <c:pt idx="149">
                  <c:v>-35.798012370363708</c:v>
                </c:pt>
                <c:pt idx="150">
                  <c:v>-33.10208015055531</c:v>
                </c:pt>
                <c:pt idx="151">
                  <c:v>-29.924446669458003</c:v>
                </c:pt>
                <c:pt idx="152">
                  <c:v>-26.106282933772114</c:v>
                </c:pt>
                <c:pt idx="153">
                  <c:v>-22.444624400307248</c:v>
                </c:pt>
                <c:pt idx="154">
                  <c:v>-20.815204313884013</c:v>
                </c:pt>
                <c:pt idx="155">
                  <c:v>-19.556916473830029</c:v>
                </c:pt>
                <c:pt idx="156">
                  <c:v>-17.411063256831472</c:v>
                </c:pt>
                <c:pt idx="157">
                  <c:v>-14.533514006216379</c:v>
                </c:pt>
                <c:pt idx="158">
                  <c:v>-10.278101286626191</c:v>
                </c:pt>
                <c:pt idx="159">
                  <c:v>-8.3338198018768601</c:v>
                </c:pt>
                <c:pt idx="160">
                  <c:v>-7.678483402214634</c:v>
                </c:pt>
                <c:pt idx="161">
                  <c:v>-4.6693073180130096</c:v>
                </c:pt>
                <c:pt idx="162">
                  <c:v>-1.8053354671973658</c:v>
                </c:pt>
                <c:pt idx="163">
                  <c:v>4.0873967171593035</c:v>
                </c:pt>
                <c:pt idx="164">
                  <c:v>11.007208095630727</c:v>
                </c:pt>
                <c:pt idx="165">
                  <c:v>15.113091805167818</c:v>
                </c:pt>
                <c:pt idx="166">
                  <c:v>17.576824574084505</c:v>
                </c:pt>
                <c:pt idx="167">
                  <c:v>19.816294766684656</c:v>
                </c:pt>
                <c:pt idx="168">
                  <c:v>21.817577843169691</c:v>
                </c:pt>
                <c:pt idx="169">
                  <c:v>30.280766835906043</c:v>
                </c:pt>
                <c:pt idx="170">
                  <c:v>37.840242095153819</c:v>
                </c:pt>
                <c:pt idx="171">
                  <c:v>42.162767379190392</c:v>
                </c:pt>
                <c:pt idx="172">
                  <c:v>36.453905361707299</c:v>
                </c:pt>
                <c:pt idx="173">
                  <c:v>31.017379839895533</c:v>
                </c:pt>
                <c:pt idx="174">
                  <c:v>33.657975289150421</c:v>
                </c:pt>
                <c:pt idx="175">
                  <c:v>38.404792994711997</c:v>
                </c:pt>
                <c:pt idx="176">
                  <c:v>37.244490873460293</c:v>
                </c:pt>
                <c:pt idx="177">
                  <c:v>37.814046884837296</c:v>
                </c:pt>
                <c:pt idx="178">
                  <c:v>35.644706258354589</c:v>
                </c:pt>
                <c:pt idx="179">
                  <c:v>34.136571412121576</c:v>
                </c:pt>
                <c:pt idx="180">
                  <c:v>35.88249286557501</c:v>
                </c:pt>
                <c:pt idx="181">
                  <c:v>31.778014571145704</c:v>
                </c:pt>
                <c:pt idx="182">
                  <c:v>25.208019867529838</c:v>
                </c:pt>
                <c:pt idx="183">
                  <c:v>20.517135335053741</c:v>
                </c:pt>
                <c:pt idx="184">
                  <c:v>17.504447373745805</c:v>
                </c:pt>
                <c:pt idx="185">
                  <c:v>16.548737257734146</c:v>
                </c:pt>
                <c:pt idx="186">
                  <c:v>19.506520958294008</c:v>
                </c:pt>
                <c:pt idx="187">
                  <c:v>22.634026796287952</c:v>
                </c:pt>
                <c:pt idx="188">
                  <c:v>24.921922831541021</c:v>
                </c:pt>
                <c:pt idx="189">
                  <c:v>24.493589470110333</c:v>
                </c:pt>
                <c:pt idx="190">
                  <c:v>21.391056352596898</c:v>
                </c:pt>
                <c:pt idx="191">
                  <c:v>16.118693626872542</c:v>
                </c:pt>
                <c:pt idx="192">
                  <c:v>11.546822921324406</c:v>
                </c:pt>
                <c:pt idx="193">
                  <c:v>7.6774263764193513</c:v>
                </c:pt>
                <c:pt idx="194">
                  <c:v>5.9971678079631294</c:v>
                </c:pt>
                <c:pt idx="195">
                  <c:v>5.6892644451186305</c:v>
                </c:pt>
                <c:pt idx="196">
                  <c:v>5.5633303501583189</c:v>
                </c:pt>
                <c:pt idx="197">
                  <c:v>4.8567404198032911</c:v>
                </c:pt>
                <c:pt idx="198">
                  <c:v>3.6179331737986504</c:v>
                </c:pt>
                <c:pt idx="199">
                  <c:v>2.0499911317942079</c:v>
                </c:pt>
                <c:pt idx="200">
                  <c:v>-0.52600144912588709</c:v>
                </c:pt>
                <c:pt idx="201">
                  <c:v>-3.5472938652778487</c:v>
                </c:pt>
                <c:pt idx="202">
                  <c:v>-5.9183090629225132</c:v>
                </c:pt>
                <c:pt idx="203">
                  <c:v>-7.6570642597764085</c:v>
                </c:pt>
                <c:pt idx="204">
                  <c:v>-8.4699447523721698</c:v>
                </c:pt>
                <c:pt idx="205">
                  <c:v>-6.954624527792558</c:v>
                </c:pt>
                <c:pt idx="206">
                  <c:v>-4.6636457601417645</c:v>
                </c:pt>
                <c:pt idx="207">
                  <c:v>-2.0331403928010743</c:v>
                </c:pt>
                <c:pt idx="208">
                  <c:v>0.26033377673454045</c:v>
                </c:pt>
                <c:pt idx="209">
                  <c:v>1.948410219677376</c:v>
                </c:pt>
                <c:pt idx="210">
                  <c:v>2.7597174767244685</c:v>
                </c:pt>
                <c:pt idx="211">
                  <c:v>3.4242774173681978</c:v>
                </c:pt>
                <c:pt idx="212">
                  <c:v>4.0013356724033766</c:v>
                </c:pt>
                <c:pt idx="213">
                  <c:v>5.9510060064060522</c:v>
                </c:pt>
                <c:pt idx="214">
                  <c:v>11.060051825914035</c:v>
                </c:pt>
                <c:pt idx="215">
                  <c:v>16.856640614553825</c:v>
                </c:pt>
                <c:pt idx="216">
                  <c:v>22.626200117305903</c:v>
                </c:pt>
                <c:pt idx="217">
                  <c:v>27.516059782995924</c:v>
                </c:pt>
                <c:pt idx="218">
                  <c:v>29.86522575032668</c:v>
                </c:pt>
                <c:pt idx="219">
                  <c:v>31.388730181256719</c:v>
                </c:pt>
                <c:pt idx="220">
                  <c:v>31.887123885665591</c:v>
                </c:pt>
                <c:pt idx="221">
                  <c:v>34.218206894426366</c:v>
                </c:pt>
                <c:pt idx="222">
                  <c:v>40.285088698205612</c:v>
                </c:pt>
                <c:pt idx="223">
                  <c:v>51.222167660538034</c:v>
                </c:pt>
                <c:pt idx="224">
                  <c:v>60.649347240009043</c:v>
                </c:pt>
                <c:pt idx="225">
                  <c:v>69.683889317659819</c:v>
                </c:pt>
                <c:pt idx="226">
                  <c:v>75.329938470331726</c:v>
                </c:pt>
                <c:pt idx="227">
                  <c:v>52.401802148790118</c:v>
                </c:pt>
                <c:pt idx="228">
                  <c:v>31.063363009037015</c:v>
                </c:pt>
                <c:pt idx="229">
                  <c:v>29.789358025560606</c:v>
                </c:pt>
                <c:pt idx="230">
                  <c:v>34.344750124880399</c:v>
                </c:pt>
                <c:pt idx="231">
                  <c:v>41.408505117553382</c:v>
                </c:pt>
                <c:pt idx="232">
                  <c:v>45.073527205036882</c:v>
                </c:pt>
                <c:pt idx="233">
                  <c:v>44.655222761515105</c:v>
                </c:pt>
                <c:pt idx="234">
                  <c:v>26.169697448543388</c:v>
                </c:pt>
                <c:pt idx="235">
                  <c:v>5.8408918481764429</c:v>
                </c:pt>
                <c:pt idx="236">
                  <c:v>-5.9217199080791225</c:v>
                </c:pt>
                <c:pt idx="237">
                  <c:v>-11.19769590711303</c:v>
                </c:pt>
                <c:pt idx="238">
                  <c:v>-9.6421409455695866</c:v>
                </c:pt>
                <c:pt idx="239">
                  <c:v>-8.1551743080992534</c:v>
                </c:pt>
                <c:pt idx="240">
                  <c:v>-10.098651628452368</c:v>
                </c:pt>
                <c:pt idx="241">
                  <c:v>-17.321825430125465</c:v>
                </c:pt>
                <c:pt idx="242">
                  <c:v>-26.394057809464574</c:v>
                </c:pt>
                <c:pt idx="243">
                  <c:v>-34.121311833364999</c:v>
                </c:pt>
                <c:pt idx="244">
                  <c:v>-38.354448112369568</c:v>
                </c:pt>
                <c:pt idx="245">
                  <c:v>-39.98774433615251</c:v>
                </c:pt>
                <c:pt idx="246">
                  <c:v>-40.440530009313193</c:v>
                </c:pt>
                <c:pt idx="247">
                  <c:v>-40.736856853408874</c:v>
                </c:pt>
                <c:pt idx="248">
                  <c:v>-41.942602344483909</c:v>
                </c:pt>
                <c:pt idx="249">
                  <c:v>-42.802943715147663</c:v>
                </c:pt>
                <c:pt idx="250">
                  <c:v>-42.999364311337324</c:v>
                </c:pt>
                <c:pt idx="251">
                  <c:v>-42.168812227445343</c:v>
                </c:pt>
                <c:pt idx="252">
                  <c:v>-40.202146279244076</c:v>
                </c:pt>
                <c:pt idx="253">
                  <c:v>-38.660526694348512</c:v>
                </c:pt>
                <c:pt idx="254">
                  <c:v>-38.434099230865563</c:v>
                </c:pt>
                <c:pt idx="255">
                  <c:v>-37.633930877590629</c:v>
                </c:pt>
                <c:pt idx="256">
                  <c:v>-36.826013363373974</c:v>
                </c:pt>
                <c:pt idx="257">
                  <c:v>-35.893954213444367</c:v>
                </c:pt>
                <c:pt idx="258">
                  <c:v>-34.572916309113737</c:v>
                </c:pt>
                <c:pt idx="259">
                  <c:v>-32.554182816254048</c:v>
                </c:pt>
                <c:pt idx="260">
                  <c:v>-30.010038058742186</c:v>
                </c:pt>
                <c:pt idx="261">
                  <c:v>-26.928607064956996</c:v>
                </c:pt>
                <c:pt idx="262">
                  <c:v>-24.271580032959633</c:v>
                </c:pt>
                <c:pt idx="263">
                  <c:v>-23.012798812173518</c:v>
                </c:pt>
                <c:pt idx="264">
                  <c:v>-23.541567770649376</c:v>
                </c:pt>
                <c:pt idx="265">
                  <c:v>-25.399424784179651</c:v>
                </c:pt>
                <c:pt idx="266">
                  <c:v>-26.576400722159065</c:v>
                </c:pt>
                <c:pt idx="267">
                  <c:v>-26.332115736653943</c:v>
                </c:pt>
                <c:pt idx="268">
                  <c:v>-22.221692245166263</c:v>
                </c:pt>
                <c:pt idx="269">
                  <c:v>-15.023764994316881</c:v>
                </c:pt>
                <c:pt idx="270">
                  <c:v>-8.118150934881923</c:v>
                </c:pt>
                <c:pt idx="271">
                  <c:v>-1.0709128851636474</c:v>
                </c:pt>
                <c:pt idx="272">
                  <c:v>4.8592290919432335</c:v>
                </c:pt>
                <c:pt idx="273">
                  <c:v>12.01912967961662</c:v>
                </c:pt>
                <c:pt idx="274">
                  <c:v>19.914217290918153</c:v>
                </c:pt>
                <c:pt idx="275">
                  <c:v>28.171126749906229</c:v>
                </c:pt>
                <c:pt idx="276">
                  <c:v>43.817174250061463</c:v>
                </c:pt>
                <c:pt idx="277">
                  <c:v>60.230530295132489</c:v>
                </c:pt>
                <c:pt idx="278">
                  <c:v>48.548961197026017</c:v>
                </c:pt>
                <c:pt idx="279">
                  <c:v>44.821253170239629</c:v>
                </c:pt>
                <c:pt idx="280">
                  <c:v>50.370324313925096</c:v>
                </c:pt>
                <c:pt idx="281">
                  <c:v>54.891276209283198</c:v>
                </c:pt>
                <c:pt idx="282">
                  <c:v>54.759544254010173</c:v>
                </c:pt>
                <c:pt idx="283">
                  <c:v>50.446116804367747</c:v>
                </c:pt>
                <c:pt idx="284">
                  <c:v>42.071888530823394</c:v>
                </c:pt>
                <c:pt idx="285">
                  <c:v>35.111365356819483</c:v>
                </c:pt>
                <c:pt idx="286">
                  <c:v>36.72094276913915</c:v>
                </c:pt>
                <c:pt idx="287">
                  <c:v>39.209335843111688</c:v>
                </c:pt>
                <c:pt idx="288">
                  <c:v>42.335427950770665</c:v>
                </c:pt>
                <c:pt idx="289">
                  <c:v>45.900222903907093</c:v>
                </c:pt>
                <c:pt idx="290">
                  <c:v>42.861123692211358</c:v>
                </c:pt>
                <c:pt idx="291">
                  <c:v>40.307771917149772</c:v>
                </c:pt>
                <c:pt idx="292">
                  <c:v>36.602334490115616</c:v>
                </c:pt>
                <c:pt idx="293">
                  <c:v>30.767881979587401</c:v>
                </c:pt>
                <c:pt idx="294">
                  <c:v>25.643287260777534</c:v>
                </c:pt>
                <c:pt idx="295">
                  <c:v>21.836898771176497</c:v>
                </c:pt>
                <c:pt idx="296">
                  <c:v>19.584303301777737</c:v>
                </c:pt>
                <c:pt idx="297">
                  <c:v>17.631370986105292</c:v>
                </c:pt>
                <c:pt idx="298">
                  <c:v>17.129485531484089</c:v>
                </c:pt>
                <c:pt idx="299">
                  <c:v>15.719183909681959</c:v>
                </c:pt>
                <c:pt idx="300">
                  <c:v>13.62016022191208</c:v>
                </c:pt>
                <c:pt idx="301">
                  <c:v>12.167554325182897</c:v>
                </c:pt>
                <c:pt idx="302">
                  <c:v>11.070330990604994</c:v>
                </c:pt>
                <c:pt idx="303">
                  <c:v>9.6853049942679164</c:v>
                </c:pt>
                <c:pt idx="304">
                  <c:v>8.3806340058193687</c:v>
                </c:pt>
                <c:pt idx="305">
                  <c:v>6.4116546091455318</c:v>
                </c:pt>
                <c:pt idx="306">
                  <c:v>4.2921343112125081</c:v>
                </c:pt>
                <c:pt idx="307">
                  <c:v>3.2146877903769999</c:v>
                </c:pt>
                <c:pt idx="308">
                  <c:v>3.0759427213739796</c:v>
                </c:pt>
                <c:pt idx="309">
                  <c:v>5.0532433053822059</c:v>
                </c:pt>
                <c:pt idx="310">
                  <c:v>9.1832999774041095</c:v>
                </c:pt>
                <c:pt idx="311">
                  <c:v>13.595859117950189</c:v>
                </c:pt>
                <c:pt idx="312">
                  <c:v>17.789020463825594</c:v>
                </c:pt>
                <c:pt idx="313">
                  <c:v>23.059595127087444</c:v>
                </c:pt>
                <c:pt idx="314">
                  <c:v>27.553916450947561</c:v>
                </c:pt>
                <c:pt idx="315">
                  <c:v>31.748785876561445</c:v>
                </c:pt>
                <c:pt idx="316">
                  <c:v>34.255965953397435</c:v>
                </c:pt>
                <c:pt idx="317">
                  <c:v>36.123325100406426</c:v>
                </c:pt>
                <c:pt idx="318">
                  <c:v>39.478733015309132</c:v>
                </c:pt>
                <c:pt idx="319">
                  <c:v>44.319160249788844</c:v>
                </c:pt>
                <c:pt idx="320">
                  <c:v>48.615573828498491</c:v>
                </c:pt>
                <c:pt idx="321">
                  <c:v>55.137562058219871</c:v>
                </c:pt>
                <c:pt idx="322">
                  <c:v>63.235380889876133</c:v>
                </c:pt>
                <c:pt idx="323">
                  <c:v>70.755283374899093</c:v>
                </c:pt>
                <c:pt idx="324">
                  <c:v>73.160243930295522</c:v>
                </c:pt>
                <c:pt idx="325">
                  <c:v>68.329255922394097</c:v>
                </c:pt>
                <c:pt idx="326">
                  <c:v>57.590278693846685</c:v>
                </c:pt>
                <c:pt idx="327">
                  <c:v>44.044726067740605</c:v>
                </c:pt>
                <c:pt idx="328">
                  <c:v>21.862360257871597</c:v>
                </c:pt>
                <c:pt idx="329">
                  <c:v>7.1001807591412742</c:v>
                </c:pt>
                <c:pt idx="330">
                  <c:v>2.5031479626583439</c:v>
                </c:pt>
                <c:pt idx="331">
                  <c:v>1.5738706575078454</c:v>
                </c:pt>
                <c:pt idx="332">
                  <c:v>5.0591196291406888</c:v>
                </c:pt>
                <c:pt idx="333">
                  <c:v>12.089455956033337</c:v>
                </c:pt>
                <c:pt idx="334">
                  <c:v>14.553984432519476</c:v>
                </c:pt>
                <c:pt idx="335">
                  <c:v>11.100736281716316</c:v>
                </c:pt>
                <c:pt idx="336">
                  <c:v>-3.984307028966469</c:v>
                </c:pt>
                <c:pt idx="337">
                  <c:v>-25.034124080796449</c:v>
                </c:pt>
                <c:pt idx="338">
                  <c:v>-36.804853951197998</c:v>
                </c:pt>
                <c:pt idx="339">
                  <c:v>-39.467259372654873</c:v>
                </c:pt>
                <c:pt idx="340">
                  <c:v>-40.87503176043321</c:v>
                </c:pt>
                <c:pt idx="341">
                  <c:v>-44.693372624606447</c:v>
                </c:pt>
                <c:pt idx="342">
                  <c:v>-48.291332113500509</c:v>
                </c:pt>
                <c:pt idx="343">
                  <c:v>-47.812558725788755</c:v>
                </c:pt>
                <c:pt idx="344">
                  <c:v>-43.652813956801779</c:v>
                </c:pt>
                <c:pt idx="345">
                  <c:v>-39.810538731366364</c:v>
                </c:pt>
                <c:pt idx="346">
                  <c:v>-36.406284781070823</c:v>
                </c:pt>
                <c:pt idx="347">
                  <c:v>-33.08268196817064</c:v>
                </c:pt>
                <c:pt idx="348">
                  <c:v>-30.493899033552417</c:v>
                </c:pt>
                <c:pt idx="349">
                  <c:v>-29.086775895572231</c:v>
                </c:pt>
                <c:pt idx="350">
                  <c:v>-29.284850845743517</c:v>
                </c:pt>
                <c:pt idx="351">
                  <c:v>-31.041863973629624</c:v>
                </c:pt>
                <c:pt idx="352">
                  <c:v>-33.423697347992452</c:v>
                </c:pt>
                <c:pt idx="353">
                  <c:v>-35.525591958399829</c:v>
                </c:pt>
                <c:pt idx="354">
                  <c:v>-37.582069291380691</c:v>
                </c:pt>
                <c:pt idx="355">
                  <c:v>-39.323935641981151</c:v>
                </c:pt>
                <c:pt idx="356">
                  <c:v>-40.425927080421005</c:v>
                </c:pt>
                <c:pt idx="357">
                  <c:v>-40.915107195888211</c:v>
                </c:pt>
                <c:pt idx="358">
                  <c:v>-41.203187862313044</c:v>
                </c:pt>
                <c:pt idx="359">
                  <c:v>-41.022329125922205</c:v>
                </c:pt>
                <c:pt idx="360">
                  <c:v>-41.213331720520436</c:v>
                </c:pt>
                <c:pt idx="361">
                  <c:v>-40.280741607382183</c:v>
                </c:pt>
                <c:pt idx="362">
                  <c:v>-38.032587571402551</c:v>
                </c:pt>
                <c:pt idx="363">
                  <c:v>-35.142735172861748</c:v>
                </c:pt>
                <c:pt idx="364">
                  <c:v>-29.69943802922468</c:v>
                </c:pt>
                <c:pt idx="365">
                  <c:v>-25.62597950870882</c:v>
                </c:pt>
                <c:pt idx="366">
                  <c:v>-23.40649543877182</c:v>
                </c:pt>
                <c:pt idx="367">
                  <c:v>-22.763143425290103</c:v>
                </c:pt>
                <c:pt idx="368">
                  <c:v>-23.40783646890533</c:v>
                </c:pt>
                <c:pt idx="369">
                  <c:v>-24.991506329847805</c:v>
                </c:pt>
                <c:pt idx="370">
                  <c:v>-26.241287161521893</c:v>
                </c:pt>
                <c:pt idx="371">
                  <c:v>-27.145583137081555</c:v>
                </c:pt>
                <c:pt idx="372">
                  <c:v>-25.143845626015974</c:v>
                </c:pt>
                <c:pt idx="373">
                  <c:v>-22.372924387003348</c:v>
                </c:pt>
                <c:pt idx="374">
                  <c:v>-19.343773616706589</c:v>
                </c:pt>
                <c:pt idx="375">
                  <c:v>-16.578112609919756</c:v>
                </c:pt>
                <c:pt idx="376">
                  <c:v>-13.936460194993442</c:v>
                </c:pt>
                <c:pt idx="377">
                  <c:v>-9.4611100507876635</c:v>
                </c:pt>
                <c:pt idx="378">
                  <c:v>-6.9857234030870732</c:v>
                </c:pt>
                <c:pt idx="379">
                  <c:v>0.90583509341114166</c:v>
                </c:pt>
                <c:pt idx="380">
                  <c:v>5.9757593006538006</c:v>
                </c:pt>
                <c:pt idx="381">
                  <c:v>7.0987005274763693</c:v>
                </c:pt>
                <c:pt idx="382">
                  <c:v>9.3657795214522288</c:v>
                </c:pt>
                <c:pt idx="383">
                  <c:v>9.7564184613386526</c:v>
                </c:pt>
                <c:pt idx="384">
                  <c:v>12.772886288269339</c:v>
                </c:pt>
                <c:pt idx="385">
                  <c:v>21.18132913568137</c:v>
                </c:pt>
                <c:pt idx="386">
                  <c:v>30.997498608508568</c:v>
                </c:pt>
                <c:pt idx="387">
                  <c:v>38.066617910708729</c:v>
                </c:pt>
                <c:pt idx="388">
                  <c:v>39.381920524710637</c:v>
                </c:pt>
                <c:pt idx="389">
                  <c:v>36.814604573916121</c:v>
                </c:pt>
                <c:pt idx="390">
                  <c:v>33.45124374364633</c:v>
                </c:pt>
                <c:pt idx="391">
                  <c:v>33.049039723739433</c:v>
                </c:pt>
                <c:pt idx="392">
                  <c:v>31.75169540515282</c:v>
                </c:pt>
                <c:pt idx="393">
                  <c:v>29.57038052122007</c:v>
                </c:pt>
                <c:pt idx="394">
                  <c:v>28.232789843792819</c:v>
                </c:pt>
                <c:pt idx="395">
                  <c:v>26.321979057766647</c:v>
                </c:pt>
                <c:pt idx="396">
                  <c:v>26.036480450253841</c:v>
                </c:pt>
                <c:pt idx="397">
                  <c:v>28.19572054814742</c:v>
                </c:pt>
                <c:pt idx="398">
                  <c:v>30.125655211331928</c:v>
                </c:pt>
                <c:pt idx="399">
                  <c:v>31.787273831729447</c:v>
                </c:pt>
                <c:pt idx="400">
                  <c:v>31.991115941014741</c:v>
                </c:pt>
                <c:pt idx="401">
                  <c:v>29.534047890257128</c:v>
                </c:pt>
                <c:pt idx="402">
                  <c:v>24.983087806426372</c:v>
                </c:pt>
                <c:pt idx="403">
                  <c:v>19.947847093976097</c:v>
                </c:pt>
                <c:pt idx="404">
                  <c:v>15.686944929534269</c:v>
                </c:pt>
                <c:pt idx="405">
                  <c:v>12.725302472794482</c:v>
                </c:pt>
                <c:pt idx="406">
                  <c:v>11.368645365750492</c:v>
                </c:pt>
                <c:pt idx="407">
                  <c:v>10.585122841423482</c:v>
                </c:pt>
                <c:pt idx="408">
                  <c:v>10.793048130661287</c:v>
                </c:pt>
                <c:pt idx="409">
                  <c:v>12.038547049639879</c:v>
                </c:pt>
                <c:pt idx="410">
                  <c:v>13.541697323911851</c:v>
                </c:pt>
                <c:pt idx="411">
                  <c:v>14.763593844719662</c:v>
                </c:pt>
                <c:pt idx="412">
                  <c:v>15.795532677348573</c:v>
                </c:pt>
                <c:pt idx="413">
                  <c:v>17.551885813007786</c:v>
                </c:pt>
                <c:pt idx="414">
                  <c:v>20.268592907274847</c:v>
                </c:pt>
                <c:pt idx="415">
                  <c:v>23.909155348251907</c:v>
                </c:pt>
                <c:pt idx="416">
                  <c:v>28.127111015324534</c:v>
                </c:pt>
                <c:pt idx="417">
                  <c:v>32.113984244310437</c:v>
                </c:pt>
                <c:pt idx="418">
                  <c:v>36.567514948126558</c:v>
                </c:pt>
                <c:pt idx="419">
                  <c:v>40.940625145999391</c:v>
                </c:pt>
                <c:pt idx="420">
                  <c:v>47.020254958416722</c:v>
                </c:pt>
                <c:pt idx="421">
                  <c:v>53.581524022771397</c:v>
                </c:pt>
                <c:pt idx="422">
                  <c:v>58.735558527658341</c:v>
                </c:pt>
                <c:pt idx="423">
                  <c:v>63.094821595129481</c:v>
                </c:pt>
                <c:pt idx="424">
                  <c:v>68.175918490001365</c:v>
                </c:pt>
                <c:pt idx="425">
                  <c:v>70.581973612113259</c:v>
                </c:pt>
                <c:pt idx="426">
                  <c:v>70.727615203824342</c:v>
                </c:pt>
                <c:pt idx="427">
                  <c:v>66.640405543510894</c:v>
                </c:pt>
                <c:pt idx="428">
                  <c:v>60.28466352186021</c:v>
                </c:pt>
                <c:pt idx="429">
                  <c:v>49.352029792831367</c:v>
                </c:pt>
                <c:pt idx="430">
                  <c:v>28.185358544219813</c:v>
                </c:pt>
                <c:pt idx="431">
                  <c:v>9.3948539488663734</c:v>
                </c:pt>
                <c:pt idx="432">
                  <c:v>1.7504808410359105</c:v>
                </c:pt>
                <c:pt idx="433">
                  <c:v>-1.4015923908571197</c:v>
                </c:pt>
                <c:pt idx="434">
                  <c:v>-0.11200629019873309</c:v>
                </c:pt>
                <c:pt idx="435">
                  <c:v>2.8688465978605513</c:v>
                </c:pt>
                <c:pt idx="436">
                  <c:v>-0.9334146336037803</c:v>
                </c:pt>
                <c:pt idx="437">
                  <c:v>-11.090619150131293</c:v>
                </c:pt>
                <c:pt idx="438">
                  <c:v>-25.393467099660299</c:v>
                </c:pt>
                <c:pt idx="439">
                  <c:v>-32.143058325173911</c:v>
                </c:pt>
                <c:pt idx="440">
                  <c:v>-35.49304793378198</c:v>
                </c:pt>
                <c:pt idx="441">
                  <c:v>-37.48613416918456</c:v>
                </c:pt>
                <c:pt idx="442">
                  <c:v>-38.883506457970348</c:v>
                </c:pt>
                <c:pt idx="443">
                  <c:v>-40.833528072702883</c:v>
                </c:pt>
                <c:pt idx="444">
                  <c:v>-44.278749261450059</c:v>
                </c:pt>
                <c:pt idx="445">
                  <c:v>-48.311821825129016</c:v>
                </c:pt>
                <c:pt idx="446">
                  <c:v>-52.239231240633636</c:v>
                </c:pt>
                <c:pt idx="447">
                  <c:v>-55.153277402352394</c:v>
                </c:pt>
                <c:pt idx="448">
                  <c:v>-56.699008646561225</c:v>
                </c:pt>
                <c:pt idx="449">
                  <c:v>-57.386053395268057</c:v>
                </c:pt>
                <c:pt idx="450">
                  <c:v>-57.149071026670001</c:v>
                </c:pt>
                <c:pt idx="451">
                  <c:v>-55.533924898514464</c:v>
                </c:pt>
                <c:pt idx="452">
                  <c:v>-52.822046476182138</c:v>
                </c:pt>
                <c:pt idx="453">
                  <c:v>-49.75996639074696</c:v>
                </c:pt>
                <c:pt idx="454">
                  <c:v>-47.561460018872715</c:v>
                </c:pt>
                <c:pt idx="455">
                  <c:v>-44.987429549550576</c:v>
                </c:pt>
                <c:pt idx="456">
                  <c:v>-42.395492247945931</c:v>
                </c:pt>
                <c:pt idx="457">
                  <c:v>-39.95596156577249</c:v>
                </c:pt>
                <c:pt idx="458">
                  <c:v>-37.537550633692391</c:v>
                </c:pt>
                <c:pt idx="459">
                  <c:v>-36.318670758486014</c:v>
                </c:pt>
                <c:pt idx="460">
                  <c:v>-35.291732720708303</c:v>
                </c:pt>
                <c:pt idx="461">
                  <c:v>-32.112532521169065</c:v>
                </c:pt>
                <c:pt idx="462">
                  <c:v>-27.490788904099393</c:v>
                </c:pt>
                <c:pt idx="463">
                  <c:v>-21.960271267229885</c:v>
                </c:pt>
                <c:pt idx="464">
                  <c:v>-15.92172731610561</c:v>
                </c:pt>
                <c:pt idx="465">
                  <c:v>-11.250908656766917</c:v>
                </c:pt>
                <c:pt idx="466">
                  <c:v>-8.5190747589181282</c:v>
                </c:pt>
                <c:pt idx="467">
                  <c:v>-7.75813238054136</c:v>
                </c:pt>
                <c:pt idx="468">
                  <c:v>-8.1011263067678172</c:v>
                </c:pt>
                <c:pt idx="469">
                  <c:v>-7.501693426487658</c:v>
                </c:pt>
                <c:pt idx="470">
                  <c:v>-5.822027317879348</c:v>
                </c:pt>
                <c:pt idx="471">
                  <c:v>-0.79694372217138509</c:v>
                </c:pt>
                <c:pt idx="472">
                  <c:v>5.6098406360161199</c:v>
                </c:pt>
                <c:pt idx="473">
                  <c:v>13.916417392272917</c:v>
                </c:pt>
                <c:pt idx="474">
                  <c:v>27.38297456505428</c:v>
                </c:pt>
                <c:pt idx="475">
                  <c:v>34.421420689685384</c:v>
                </c:pt>
                <c:pt idx="476">
                  <c:v>43.619144929229414</c:v>
                </c:pt>
                <c:pt idx="477">
                  <c:v>46.669491560858518</c:v>
                </c:pt>
                <c:pt idx="478">
                  <c:v>43.758638784589543</c:v>
                </c:pt>
                <c:pt idx="479">
                  <c:v>38.243726473151433</c:v>
                </c:pt>
                <c:pt idx="480">
                  <c:v>36.482107043778683</c:v>
                </c:pt>
                <c:pt idx="481">
                  <c:v>43.251427885906139</c:v>
                </c:pt>
                <c:pt idx="482">
                  <c:v>45.46260408503796</c:v>
                </c:pt>
                <c:pt idx="483">
                  <c:v>46.886203504368765</c:v>
                </c:pt>
                <c:pt idx="484">
                  <c:v>45.133438016522852</c:v>
                </c:pt>
                <c:pt idx="485">
                  <c:v>38.540571003731721</c:v>
                </c:pt>
                <c:pt idx="486">
                  <c:v>34.917920353358177</c:v>
                </c:pt>
                <c:pt idx="487">
                  <c:v>32.549677621752394</c:v>
                </c:pt>
                <c:pt idx="488">
                  <c:v>29.467088381700737</c:v>
                </c:pt>
                <c:pt idx="489">
                  <c:v>29.300733230369083</c:v>
                </c:pt>
                <c:pt idx="490">
                  <c:v>30.616581275271606</c:v>
                </c:pt>
                <c:pt idx="491">
                  <c:v>32.298991983127834</c:v>
                </c:pt>
                <c:pt idx="492">
                  <c:v>32.965696449918369</c:v>
                </c:pt>
                <c:pt idx="493">
                  <c:v>31.550697483127657</c:v>
                </c:pt>
                <c:pt idx="494">
                  <c:v>28.440950983083102</c:v>
                </c:pt>
                <c:pt idx="495">
                  <c:v>26.424694409158054</c:v>
                </c:pt>
                <c:pt idx="496">
                  <c:v>24.291552544299147</c:v>
                </c:pt>
                <c:pt idx="497">
                  <c:v>21.266453245520182</c:v>
                </c:pt>
                <c:pt idx="498">
                  <c:v>19.401224914825193</c:v>
                </c:pt>
                <c:pt idx="499">
                  <c:v>18.760082754815848</c:v>
                </c:pt>
                <c:pt idx="500">
                  <c:v>18.654144270896403</c:v>
                </c:pt>
                <c:pt idx="501">
                  <c:v>18.22685236177934</c:v>
                </c:pt>
                <c:pt idx="502">
                  <c:v>16.950330134249246</c:v>
                </c:pt>
                <c:pt idx="503">
                  <c:v>14.979405307518082</c:v>
                </c:pt>
                <c:pt idx="504">
                  <c:v>13.487835795199924</c:v>
                </c:pt>
                <c:pt idx="505">
                  <c:v>12.897272701175286</c:v>
                </c:pt>
                <c:pt idx="506">
                  <c:v>13.046379284729969</c:v>
                </c:pt>
                <c:pt idx="507">
                  <c:v>14.307704114374758</c:v>
                </c:pt>
                <c:pt idx="508">
                  <c:v>16.562526345387909</c:v>
                </c:pt>
                <c:pt idx="509">
                  <c:v>20.28902954559118</c:v>
                </c:pt>
                <c:pt idx="510">
                  <c:v>24.435897496726859</c:v>
                </c:pt>
                <c:pt idx="511">
                  <c:v>27.77589891641319</c:v>
                </c:pt>
                <c:pt idx="512">
                  <c:v>32.177899076225849</c:v>
                </c:pt>
                <c:pt idx="513">
                  <c:v>36.82076198954433</c:v>
                </c:pt>
                <c:pt idx="514">
                  <c:v>40.460887927097495</c:v>
                </c:pt>
                <c:pt idx="515">
                  <c:v>43.662010907273306</c:v>
                </c:pt>
                <c:pt idx="516">
                  <c:v>45.808385636424696</c:v>
                </c:pt>
                <c:pt idx="517">
                  <c:v>46.791297733366576</c:v>
                </c:pt>
                <c:pt idx="518">
                  <c:v>49.95245514224171</c:v>
                </c:pt>
                <c:pt idx="519">
                  <c:v>56.136491213252491</c:v>
                </c:pt>
                <c:pt idx="520">
                  <c:v>62.54244365468606</c:v>
                </c:pt>
                <c:pt idx="521">
                  <c:v>68.166460341108433</c:v>
                </c:pt>
                <c:pt idx="522">
                  <c:v>71.72677887707782</c:v>
                </c:pt>
                <c:pt idx="523">
                  <c:v>72.539146465513909</c:v>
                </c:pt>
                <c:pt idx="524">
                  <c:v>68.960924297654174</c:v>
                </c:pt>
                <c:pt idx="525">
                  <c:v>64.820936963807554</c:v>
                </c:pt>
                <c:pt idx="526">
                  <c:v>60.067222858600658</c:v>
                </c:pt>
                <c:pt idx="527">
                  <c:v>49.316248295434782</c:v>
                </c:pt>
                <c:pt idx="528">
                  <c:v>31.856901236609609</c:v>
                </c:pt>
                <c:pt idx="529">
                  <c:v>13.296097279753964</c:v>
                </c:pt>
                <c:pt idx="530">
                  <c:v>0.41439619738643496</c:v>
                </c:pt>
                <c:pt idx="531">
                  <c:v>-6.1228296648030263</c:v>
                </c:pt>
                <c:pt idx="532">
                  <c:v>-11.632007622553106</c:v>
                </c:pt>
                <c:pt idx="533">
                  <c:v>-16.600136269379117</c:v>
                </c:pt>
                <c:pt idx="534">
                  <c:v>-19.769075646987126</c:v>
                </c:pt>
                <c:pt idx="535">
                  <c:v>-24.21594406570437</c:v>
                </c:pt>
                <c:pt idx="536">
                  <c:v>-30.968946674911948</c:v>
                </c:pt>
                <c:pt idx="537">
                  <c:v>-35.779689773875077</c:v>
                </c:pt>
                <c:pt idx="538">
                  <c:v>-39.560043163986528</c:v>
                </c:pt>
                <c:pt idx="539">
                  <c:v>-40.466489581038672</c:v>
                </c:pt>
                <c:pt idx="540">
                  <c:v>-40.564179810781944</c:v>
                </c:pt>
                <c:pt idx="541">
                  <c:v>-40.755970988215424</c:v>
                </c:pt>
                <c:pt idx="542">
                  <c:v>-42.483824739500783</c:v>
                </c:pt>
                <c:pt idx="543">
                  <c:v>-47.1245151246044</c:v>
                </c:pt>
                <c:pt idx="544">
                  <c:v>-51.534918160851518</c:v>
                </c:pt>
                <c:pt idx="545">
                  <c:v>-53.191064721621487</c:v>
                </c:pt>
                <c:pt idx="546">
                  <c:v>-52.717317461555496</c:v>
                </c:pt>
                <c:pt idx="547">
                  <c:v>-50.434047164503298</c:v>
                </c:pt>
                <c:pt idx="548">
                  <c:v>-47.240905344306867</c:v>
                </c:pt>
                <c:pt idx="549">
                  <c:v>-42.854674017317357</c:v>
                </c:pt>
                <c:pt idx="550">
                  <c:v>-39.650281268682434</c:v>
                </c:pt>
                <c:pt idx="551">
                  <c:v>-39.732224291920652</c:v>
                </c:pt>
                <c:pt idx="552">
                  <c:v>-41.383687035963412</c:v>
                </c:pt>
                <c:pt idx="553">
                  <c:v>-42.719746194579209</c:v>
                </c:pt>
                <c:pt idx="554">
                  <c:v>-42.860809174525137</c:v>
                </c:pt>
                <c:pt idx="555">
                  <c:v>-42.200520313452401</c:v>
                </c:pt>
                <c:pt idx="556">
                  <c:v>-42.219892801865207</c:v>
                </c:pt>
                <c:pt idx="557">
                  <c:v>-44.592789643805517</c:v>
                </c:pt>
                <c:pt idx="558">
                  <c:v>-46.309092812083733</c:v>
                </c:pt>
                <c:pt idx="559">
                  <c:v>-47.676629395644774</c:v>
                </c:pt>
                <c:pt idx="560">
                  <c:v>-48.210782897786437</c:v>
                </c:pt>
                <c:pt idx="561">
                  <c:v>-45.891588068862831</c:v>
                </c:pt>
                <c:pt idx="562">
                  <c:v>-41.683809533547738</c:v>
                </c:pt>
                <c:pt idx="563">
                  <c:v>-37.060841928738093</c:v>
                </c:pt>
                <c:pt idx="564">
                  <c:v>-34.364300142486194</c:v>
                </c:pt>
                <c:pt idx="565">
                  <c:v>-29.949054024080027</c:v>
                </c:pt>
                <c:pt idx="566">
                  <c:v>-27.177483171375645</c:v>
                </c:pt>
                <c:pt idx="567">
                  <c:v>-23.359411277964313</c:v>
                </c:pt>
                <c:pt idx="568">
                  <c:v>-16.60538895315424</c:v>
                </c:pt>
                <c:pt idx="569">
                  <c:v>-1.9413687292301798</c:v>
                </c:pt>
                <c:pt idx="570">
                  <c:v>16.249993852670908</c:v>
                </c:pt>
                <c:pt idx="571">
                  <c:v>28.88223823762177</c:v>
                </c:pt>
                <c:pt idx="572">
                  <c:v>33.321093917392538</c:v>
                </c:pt>
                <c:pt idx="573">
                  <c:v>35.176596805590393</c:v>
                </c:pt>
                <c:pt idx="574">
                  <c:v>34.592553144487738</c:v>
                </c:pt>
                <c:pt idx="575">
                  <c:v>35.497985863926843</c:v>
                </c:pt>
                <c:pt idx="576">
                  <c:v>36.660763139683887</c:v>
                </c:pt>
                <c:pt idx="577">
                  <c:v>40.451492188462296</c:v>
                </c:pt>
                <c:pt idx="578">
                  <c:v>44.601244326217731</c:v>
                </c:pt>
                <c:pt idx="579">
                  <c:v>48.514255981395948</c:v>
                </c:pt>
                <c:pt idx="580">
                  <c:v>50.6398534716106</c:v>
                </c:pt>
                <c:pt idx="581">
                  <c:v>52.662693263060596</c:v>
                </c:pt>
                <c:pt idx="582">
                  <c:v>53.572457878056127</c:v>
                </c:pt>
                <c:pt idx="583">
                  <c:v>50.847750062045684</c:v>
                </c:pt>
                <c:pt idx="584">
                  <c:v>45.11505342038091</c:v>
                </c:pt>
                <c:pt idx="585">
                  <c:v>36.75965565702284</c:v>
                </c:pt>
                <c:pt idx="586">
                  <c:v>27.458802210604496</c:v>
                </c:pt>
                <c:pt idx="587">
                  <c:v>24.011987817055541</c:v>
                </c:pt>
                <c:pt idx="588">
                  <c:v>25.654589705596546</c:v>
                </c:pt>
                <c:pt idx="589">
                  <c:v>27.572837288192826</c:v>
                </c:pt>
                <c:pt idx="590">
                  <c:v>28.040920896172846</c:v>
                </c:pt>
                <c:pt idx="591">
                  <c:v>27.182012082405407</c:v>
                </c:pt>
                <c:pt idx="592">
                  <c:v>24.364819725974229</c:v>
                </c:pt>
                <c:pt idx="593">
                  <c:v>21.380202684677339</c:v>
                </c:pt>
                <c:pt idx="594">
                  <c:v>19.510709200655608</c:v>
                </c:pt>
                <c:pt idx="595">
                  <c:v>17.769678819453656</c:v>
                </c:pt>
                <c:pt idx="596">
                  <c:v>16.915517982585573</c:v>
                </c:pt>
                <c:pt idx="597">
                  <c:v>16.088593009353623</c:v>
                </c:pt>
                <c:pt idx="598">
                  <c:v>15.349155816820961</c:v>
                </c:pt>
                <c:pt idx="599">
                  <c:v>16.88653182416304</c:v>
                </c:pt>
                <c:pt idx="600">
                  <c:v>19.555717299690812</c:v>
                </c:pt>
                <c:pt idx="601">
                  <c:v>22.216383661978206</c:v>
                </c:pt>
                <c:pt idx="602">
                  <c:v>23.122571778249338</c:v>
                </c:pt>
                <c:pt idx="603">
                  <c:v>22.551004528887699</c:v>
                </c:pt>
                <c:pt idx="604">
                  <c:v>22.447258870045893</c:v>
                </c:pt>
                <c:pt idx="605">
                  <c:v>21.643925246208131</c:v>
                </c:pt>
                <c:pt idx="606">
                  <c:v>21.072076354179941</c:v>
                </c:pt>
                <c:pt idx="607">
                  <c:v>21.394406931896928</c:v>
                </c:pt>
                <c:pt idx="608">
                  <c:v>22.897680400281402</c:v>
                </c:pt>
                <c:pt idx="609">
                  <c:v>26.226316775970268</c:v>
                </c:pt>
                <c:pt idx="610">
                  <c:v>30.757529842303043</c:v>
                </c:pt>
                <c:pt idx="611">
                  <c:v>33.970614788570657</c:v>
                </c:pt>
                <c:pt idx="612">
                  <c:v>35.822234370974634</c:v>
                </c:pt>
                <c:pt idx="613">
                  <c:v>36.611372157173356</c:v>
                </c:pt>
                <c:pt idx="614">
                  <c:v>37.974325191388971</c:v>
                </c:pt>
                <c:pt idx="615">
                  <c:v>40.966460764601564</c:v>
                </c:pt>
                <c:pt idx="616">
                  <c:v>44.393230497196171</c:v>
                </c:pt>
                <c:pt idx="617">
                  <c:v>46.665977182237626</c:v>
                </c:pt>
                <c:pt idx="618">
                  <c:v>46.382649339979373</c:v>
                </c:pt>
                <c:pt idx="619">
                  <c:v>43.026109297395173</c:v>
                </c:pt>
                <c:pt idx="620">
                  <c:v>42.963774486166493</c:v>
                </c:pt>
                <c:pt idx="621">
                  <c:v>46.985542024439461</c:v>
                </c:pt>
                <c:pt idx="622">
                  <c:v>46.827844642237565</c:v>
                </c:pt>
                <c:pt idx="623">
                  <c:v>41.969496861407492</c:v>
                </c:pt>
                <c:pt idx="624">
                  <c:v>26.931253127862249</c:v>
                </c:pt>
                <c:pt idx="625">
                  <c:v>8.2976968728814491</c:v>
                </c:pt>
                <c:pt idx="626">
                  <c:v>-6.6563810125103755</c:v>
                </c:pt>
                <c:pt idx="627">
                  <c:v>-10.56195747270872</c:v>
                </c:pt>
                <c:pt idx="628">
                  <c:v>-1.1468833051249128</c:v>
                </c:pt>
                <c:pt idx="629">
                  <c:v>7.915223138798849</c:v>
                </c:pt>
                <c:pt idx="630">
                  <c:v>9.6131454950337414</c:v>
                </c:pt>
                <c:pt idx="631">
                  <c:v>4.4451306201234999</c:v>
                </c:pt>
                <c:pt idx="632">
                  <c:v>-12.14364081177024</c:v>
                </c:pt>
                <c:pt idx="633">
                  <c:v>-27.690428639599347</c:v>
                </c:pt>
                <c:pt idx="634">
                  <c:v>-38.183740795418238</c:v>
                </c:pt>
                <c:pt idx="635">
                  <c:v>-41.849328661789372</c:v>
                </c:pt>
                <c:pt idx="636">
                  <c:v>-41.961366271090611</c:v>
                </c:pt>
                <c:pt idx="637">
                  <c:v>-42.28996193514844</c:v>
                </c:pt>
                <c:pt idx="638">
                  <c:v>-44.104824904157198</c:v>
                </c:pt>
                <c:pt idx="639">
                  <c:v>-47.1156812759099</c:v>
                </c:pt>
                <c:pt idx="640">
                  <c:v>-49.901876441208117</c:v>
                </c:pt>
                <c:pt idx="641">
                  <c:v>-50.330255857109158</c:v>
                </c:pt>
                <c:pt idx="642">
                  <c:v>-49.130145020455693</c:v>
                </c:pt>
                <c:pt idx="643">
                  <c:v>-46.848784092254789</c:v>
                </c:pt>
                <c:pt idx="644">
                  <c:v>-44.576278401780804</c:v>
                </c:pt>
                <c:pt idx="645">
                  <c:v>-43.850950261753177</c:v>
                </c:pt>
                <c:pt idx="646">
                  <c:v>-44.466354027677852</c:v>
                </c:pt>
                <c:pt idx="647">
                  <c:v>-46.055843598215041</c:v>
                </c:pt>
                <c:pt idx="648">
                  <c:v>-47.692328594439097</c:v>
                </c:pt>
                <c:pt idx="649">
                  <c:v>-47.913559827705676</c:v>
                </c:pt>
                <c:pt idx="650">
                  <c:v>-46.724113409880118</c:v>
                </c:pt>
                <c:pt idx="651">
                  <c:v>-43.876583445726219</c:v>
                </c:pt>
                <c:pt idx="652">
                  <c:v>-40.21050919040173</c:v>
                </c:pt>
                <c:pt idx="653">
                  <c:v>-36.728597354043728</c:v>
                </c:pt>
                <c:pt idx="654">
                  <c:v>-34.451997903137553</c:v>
                </c:pt>
                <c:pt idx="655">
                  <c:v>-33.063940196262834</c:v>
                </c:pt>
                <c:pt idx="656">
                  <c:v>-31.563141218082336</c:v>
                </c:pt>
                <c:pt idx="657">
                  <c:v>-31.343139123939604</c:v>
                </c:pt>
                <c:pt idx="658">
                  <c:v>-28.369026237535167</c:v>
                </c:pt>
                <c:pt idx="659">
                  <c:v>-24.171086637653559</c:v>
                </c:pt>
                <c:pt idx="660">
                  <c:v>-20.03979461435712</c:v>
                </c:pt>
                <c:pt idx="661">
                  <c:v>-14.988792685735381</c:v>
                </c:pt>
                <c:pt idx="662">
                  <c:v>-10.013984573529918</c:v>
                </c:pt>
                <c:pt idx="663">
                  <c:v>-4.2037959818248485</c:v>
                </c:pt>
                <c:pt idx="664">
                  <c:v>1.6445339052068191</c:v>
                </c:pt>
                <c:pt idx="665">
                  <c:v>3.5897423485839628</c:v>
                </c:pt>
                <c:pt idx="666">
                  <c:v>11.437207032250642</c:v>
                </c:pt>
                <c:pt idx="667">
                  <c:v>14.909227446875486</c:v>
                </c:pt>
                <c:pt idx="668">
                  <c:v>24.059926821215491</c:v>
                </c:pt>
                <c:pt idx="669">
                  <c:v>34.275434335510923</c:v>
                </c:pt>
                <c:pt idx="670">
                  <c:v>40.263296840619667</c:v>
                </c:pt>
                <c:pt idx="671">
                  <c:v>48.437388016266397</c:v>
                </c:pt>
                <c:pt idx="672">
                  <c:v>51.450061536449311</c:v>
                </c:pt>
                <c:pt idx="673">
                  <c:v>50.001020548926341</c:v>
                </c:pt>
                <c:pt idx="674">
                  <c:v>47.289831271528257</c:v>
                </c:pt>
                <c:pt idx="675">
                  <c:v>43.935583925893781</c:v>
                </c:pt>
                <c:pt idx="676">
                  <c:v>39.621343500019975</c:v>
                </c:pt>
                <c:pt idx="677">
                  <c:v>38.364283704234815</c:v>
                </c:pt>
                <c:pt idx="678">
                  <c:v>35.30172636449754</c:v>
                </c:pt>
                <c:pt idx="679">
                  <c:v>33.034186671578077</c:v>
                </c:pt>
                <c:pt idx="680">
                  <c:v>31.408589572375519</c:v>
                </c:pt>
                <c:pt idx="681">
                  <c:v>31.128332067070851</c:v>
                </c:pt>
                <c:pt idx="682">
                  <c:v>30.730611176982563</c:v>
                </c:pt>
                <c:pt idx="683">
                  <c:v>30.824388921716302</c:v>
                </c:pt>
                <c:pt idx="684">
                  <c:v>31.514540028401161</c:v>
                </c:pt>
                <c:pt idx="685">
                  <c:v>31.306249542960376</c:v>
                </c:pt>
                <c:pt idx="686">
                  <c:v>28.516028150379686</c:v>
                </c:pt>
                <c:pt idx="687">
                  <c:v>23.624895497345403</c:v>
                </c:pt>
                <c:pt idx="688">
                  <c:v>20.810048059558916</c:v>
                </c:pt>
                <c:pt idx="689">
                  <c:v>18.891785617771376</c:v>
                </c:pt>
                <c:pt idx="690">
                  <c:v>16.773182428571577</c:v>
                </c:pt>
                <c:pt idx="691">
                  <c:v>14.512202796852291</c:v>
                </c:pt>
                <c:pt idx="692">
                  <c:v>13.102295289434066</c:v>
                </c:pt>
                <c:pt idx="693">
                  <c:v>13.339350626434999</c:v>
                </c:pt>
                <c:pt idx="694">
                  <c:v>14.73064370318939</c:v>
                </c:pt>
                <c:pt idx="695">
                  <c:v>15.953611661604306</c:v>
                </c:pt>
                <c:pt idx="696">
                  <c:v>16.769879139916331</c:v>
                </c:pt>
                <c:pt idx="697">
                  <c:v>17.037822680421879</c:v>
                </c:pt>
                <c:pt idx="698">
                  <c:v>17.658291161841682</c:v>
                </c:pt>
                <c:pt idx="699">
                  <c:v>17.930754944328065</c:v>
                </c:pt>
                <c:pt idx="700">
                  <c:v>18.564035255312628</c:v>
                </c:pt>
                <c:pt idx="701">
                  <c:v>19.501037475647081</c:v>
                </c:pt>
                <c:pt idx="702">
                  <c:v>20.789118435496949</c:v>
                </c:pt>
                <c:pt idx="703">
                  <c:v>23.679776474258382</c:v>
                </c:pt>
                <c:pt idx="704">
                  <c:v>27.243674389285065</c:v>
                </c:pt>
                <c:pt idx="705">
                  <c:v>30.77932876512557</c:v>
                </c:pt>
                <c:pt idx="706">
                  <c:v>34.844884189800752</c:v>
                </c:pt>
                <c:pt idx="707">
                  <c:v>37.713729602119948</c:v>
                </c:pt>
                <c:pt idx="708">
                  <c:v>40.197961054607049</c:v>
                </c:pt>
                <c:pt idx="709">
                  <c:v>42.929583830801114</c:v>
                </c:pt>
                <c:pt idx="710">
                  <c:v>44.451810652152233</c:v>
                </c:pt>
                <c:pt idx="711">
                  <c:v>47.2272119557746</c:v>
                </c:pt>
                <c:pt idx="712">
                  <c:v>49.694227714015206</c:v>
                </c:pt>
                <c:pt idx="713">
                  <c:v>49.946634381663415</c:v>
                </c:pt>
                <c:pt idx="714">
                  <c:v>46.961433783335544</c:v>
                </c:pt>
                <c:pt idx="715">
                  <c:v>41.068817212293247</c:v>
                </c:pt>
                <c:pt idx="716">
                  <c:v>27.92149428947204</c:v>
                </c:pt>
                <c:pt idx="717">
                  <c:v>22.985496685359333</c:v>
                </c:pt>
                <c:pt idx="718">
                  <c:v>25.425453377293035</c:v>
                </c:pt>
                <c:pt idx="719">
                  <c:v>29.363656412952363</c:v>
                </c:pt>
                <c:pt idx="720">
                  <c:v>34.04137400130363</c:v>
                </c:pt>
                <c:pt idx="721">
                  <c:v>33.672547485831281</c:v>
                </c:pt>
                <c:pt idx="722">
                  <c:v>19.670072793183149</c:v>
                </c:pt>
                <c:pt idx="723">
                  <c:v>-4.7096976565125175</c:v>
                </c:pt>
                <c:pt idx="724">
                  <c:v>-18.834466596410717</c:v>
                </c:pt>
                <c:pt idx="725">
                  <c:v>-25.861198808579921</c:v>
                </c:pt>
                <c:pt idx="726">
                  <c:v>-26.260244726073509</c:v>
                </c:pt>
                <c:pt idx="727">
                  <c:v>-27.806730660523662</c:v>
                </c:pt>
                <c:pt idx="728">
                  <c:v>-31.238337564104793</c:v>
                </c:pt>
                <c:pt idx="729">
                  <c:v>-35.416928869873018</c:v>
                </c:pt>
                <c:pt idx="730">
                  <c:v>-42.891548863083521</c:v>
                </c:pt>
                <c:pt idx="731">
                  <c:v>-48.38197852323016</c:v>
                </c:pt>
                <c:pt idx="732">
                  <c:v>-49.618335734822878</c:v>
                </c:pt>
                <c:pt idx="733">
                  <c:v>-47.899642098291324</c:v>
                </c:pt>
                <c:pt idx="734">
                  <c:v>-44.568947637764765</c:v>
                </c:pt>
                <c:pt idx="735">
                  <c:v>-43.252396006601572</c:v>
                </c:pt>
                <c:pt idx="736">
                  <c:v>-42.470084428527478</c:v>
                </c:pt>
                <c:pt idx="737">
                  <c:v>-42.55356515121283</c:v>
                </c:pt>
                <c:pt idx="738">
                  <c:v>-43.824440783365603</c:v>
                </c:pt>
                <c:pt idx="739">
                  <c:v>-46.787047550558619</c:v>
                </c:pt>
                <c:pt idx="740">
                  <c:v>-49.104130734736657</c:v>
                </c:pt>
                <c:pt idx="741">
                  <c:v>-49.590076199069685</c:v>
                </c:pt>
                <c:pt idx="742">
                  <c:v>-47.697255952509551</c:v>
                </c:pt>
                <c:pt idx="743">
                  <c:v>-44.917461481413106</c:v>
                </c:pt>
                <c:pt idx="744">
                  <c:v>-41.976073570436903</c:v>
                </c:pt>
                <c:pt idx="745">
                  <c:v>-38.963505909125971</c:v>
                </c:pt>
                <c:pt idx="746">
                  <c:v>-35.360788786696325</c:v>
                </c:pt>
                <c:pt idx="747">
                  <c:v>-32.020348716043998</c:v>
                </c:pt>
                <c:pt idx="748">
                  <c:v>-29.548207029782869</c:v>
                </c:pt>
                <c:pt idx="749">
                  <c:v>-27.437215990996709</c:v>
                </c:pt>
                <c:pt idx="750">
                  <c:v>-23.507614730786589</c:v>
                </c:pt>
                <c:pt idx="751">
                  <c:v>-20.234160284866512</c:v>
                </c:pt>
                <c:pt idx="752">
                  <c:v>-14.965527063498261</c:v>
                </c:pt>
                <c:pt idx="753">
                  <c:v>-5.6788873707132836</c:v>
                </c:pt>
                <c:pt idx="754">
                  <c:v>3.313076121112458</c:v>
                </c:pt>
                <c:pt idx="755">
                  <c:v>11.597351482319251</c:v>
                </c:pt>
                <c:pt idx="756">
                  <c:v>15.395835748629555</c:v>
                </c:pt>
                <c:pt idx="757">
                  <c:v>16.082013204107866</c:v>
                </c:pt>
                <c:pt idx="758">
                  <c:v>20.244295415269974</c:v>
                </c:pt>
                <c:pt idx="759">
                  <c:v>28.514968945485819</c:v>
                </c:pt>
                <c:pt idx="760">
                  <c:v>41.231641741249433</c:v>
                </c:pt>
                <c:pt idx="761">
                  <c:v>58.949225046124276</c:v>
                </c:pt>
                <c:pt idx="762">
                  <c:v>66.628051147326687</c:v>
                </c:pt>
                <c:pt idx="763">
                  <c:v>66.661533263781919</c:v>
                </c:pt>
                <c:pt idx="764">
                  <c:v>66.435912186140072</c:v>
                </c:pt>
                <c:pt idx="765">
                  <c:v>61.622034287997266</c:v>
                </c:pt>
                <c:pt idx="766">
                  <c:v>53.986500869289678</c:v>
                </c:pt>
                <c:pt idx="767">
                  <c:v>45.013032599984854</c:v>
                </c:pt>
                <c:pt idx="768">
                  <c:v>37.817550361827095</c:v>
                </c:pt>
                <c:pt idx="769">
                  <c:v>34.37231511558852</c:v>
                </c:pt>
                <c:pt idx="770">
                  <c:v>33.427699098868793</c:v>
                </c:pt>
                <c:pt idx="771">
                  <c:v>35.073191458897249</c:v>
                </c:pt>
                <c:pt idx="772">
                  <c:v>37.859427653727053</c:v>
                </c:pt>
                <c:pt idx="773">
                  <c:v>37.146071792178795</c:v>
                </c:pt>
                <c:pt idx="774">
                  <c:v>36.940636210774194</c:v>
                </c:pt>
                <c:pt idx="775">
                  <c:v>34.178151038301181</c:v>
                </c:pt>
                <c:pt idx="776">
                  <c:v>28.29200392363677</c:v>
                </c:pt>
                <c:pt idx="777">
                  <c:v>22.308589610274019</c:v>
                </c:pt>
                <c:pt idx="778">
                  <c:v>16.661612372334023</c:v>
                </c:pt>
                <c:pt idx="779">
                  <c:v>12.496071765900821</c:v>
                </c:pt>
                <c:pt idx="780">
                  <c:v>10.49090252090315</c:v>
                </c:pt>
                <c:pt idx="781">
                  <c:v>10.803843870116902</c:v>
                </c:pt>
                <c:pt idx="782">
                  <c:v>13.404901410746968</c:v>
                </c:pt>
                <c:pt idx="783">
                  <c:v>17.167738345415618</c:v>
                </c:pt>
                <c:pt idx="784">
                  <c:v>21.043191648462187</c:v>
                </c:pt>
                <c:pt idx="785">
                  <c:v>22.887812124897433</c:v>
                </c:pt>
                <c:pt idx="786">
                  <c:v>23.167814492862966</c:v>
                </c:pt>
                <c:pt idx="787">
                  <c:v>22.751911765051865</c:v>
                </c:pt>
                <c:pt idx="788">
                  <c:v>22.583045798477407</c:v>
                </c:pt>
                <c:pt idx="789">
                  <c:v>22.960647042423336</c:v>
                </c:pt>
                <c:pt idx="790">
                  <c:v>24.252105484296909</c:v>
                </c:pt>
                <c:pt idx="791">
                  <c:v>24.834878309843024</c:v>
                </c:pt>
                <c:pt idx="792">
                  <c:v>26.911115623342987</c:v>
                </c:pt>
                <c:pt idx="793">
                  <c:v>29.96901331692159</c:v>
                </c:pt>
                <c:pt idx="794">
                  <c:v>32.942244059036781</c:v>
                </c:pt>
                <c:pt idx="795">
                  <c:v>36.172076821310633</c:v>
                </c:pt>
                <c:pt idx="796">
                  <c:v>39.008016276456182</c:v>
                </c:pt>
                <c:pt idx="797">
                  <c:v>40.757218039671152</c:v>
                </c:pt>
                <c:pt idx="798">
                  <c:v>43.069937627748942</c:v>
                </c:pt>
                <c:pt idx="799">
                  <c:v>45.032704704308038</c:v>
                </c:pt>
                <c:pt idx="800">
                  <c:v>46.010022674430516</c:v>
                </c:pt>
                <c:pt idx="801">
                  <c:v>47.666784399447998</c:v>
                </c:pt>
                <c:pt idx="802">
                  <c:v>50.072966687808432</c:v>
                </c:pt>
                <c:pt idx="803">
                  <c:v>54.973370886475493</c:v>
                </c:pt>
                <c:pt idx="804">
                  <c:v>62.432075882336903</c:v>
                </c:pt>
                <c:pt idx="805">
                  <c:v>70.560430633452199</c:v>
                </c:pt>
                <c:pt idx="806">
                  <c:v>74.756042620943148</c:v>
                </c:pt>
                <c:pt idx="807">
                  <c:v>74.387979775469674</c:v>
                </c:pt>
                <c:pt idx="808">
                  <c:v>68.986207615925125</c:v>
                </c:pt>
                <c:pt idx="809">
                  <c:v>60.49888173217257</c:v>
                </c:pt>
                <c:pt idx="810">
                  <c:v>41.181681743173613</c:v>
                </c:pt>
                <c:pt idx="811">
                  <c:v>6.7409873259367554</c:v>
                </c:pt>
                <c:pt idx="812">
                  <c:v>-19.42951400174357</c:v>
                </c:pt>
                <c:pt idx="813">
                  <c:v>-31.036171992019227</c:v>
                </c:pt>
                <c:pt idx="814">
                  <c:v>-29.554228420543254</c:v>
                </c:pt>
                <c:pt idx="815">
                  <c:v>-24.276034832326648</c:v>
                </c:pt>
                <c:pt idx="816">
                  <c:v>-19.258774195563849</c:v>
                </c:pt>
                <c:pt idx="817">
                  <c:v>-16.558819803066882</c:v>
                </c:pt>
                <c:pt idx="818">
                  <c:v>-18.724503946797281</c:v>
                </c:pt>
                <c:pt idx="819">
                  <c:v>-30.590154688823443</c:v>
                </c:pt>
                <c:pt idx="820">
                  <c:v>-36.602473463302822</c:v>
                </c:pt>
                <c:pt idx="821">
                  <c:v>-38.298292582933897</c:v>
                </c:pt>
                <c:pt idx="822">
                  <c:v>-35.499820914942482</c:v>
                </c:pt>
                <c:pt idx="823">
                  <c:v>-34.281927885110235</c:v>
                </c:pt>
                <c:pt idx="824">
                  <c:v>-36.530550698041182</c:v>
                </c:pt>
                <c:pt idx="825">
                  <c:v>-42.387645187353911</c:v>
                </c:pt>
                <c:pt idx="826">
                  <c:v>-49.793540630099095</c:v>
                </c:pt>
                <c:pt idx="827">
                  <c:v>-54.606612214777307</c:v>
                </c:pt>
                <c:pt idx="828">
                  <c:v>-56.532048868264262</c:v>
                </c:pt>
                <c:pt idx="829">
                  <c:v>-56.707307629977308</c:v>
                </c:pt>
                <c:pt idx="830">
                  <c:v>-55.710273937279901</c:v>
                </c:pt>
                <c:pt idx="831">
                  <c:v>-54.630869090697821</c:v>
                </c:pt>
                <c:pt idx="832">
                  <c:v>-53.674453638162667</c:v>
                </c:pt>
                <c:pt idx="833">
                  <c:v>-52.88055101664952</c:v>
                </c:pt>
                <c:pt idx="834">
                  <c:v>-52.006773071541829</c:v>
                </c:pt>
                <c:pt idx="835">
                  <c:v>-51.715829200604851</c:v>
                </c:pt>
                <c:pt idx="836">
                  <c:v>-50.885950321964351</c:v>
                </c:pt>
                <c:pt idx="837">
                  <c:v>-49.261706751785226</c:v>
                </c:pt>
                <c:pt idx="838">
                  <c:v>-46.342390750760877</c:v>
                </c:pt>
                <c:pt idx="839">
                  <c:v>-43.352195493105363</c:v>
                </c:pt>
                <c:pt idx="840">
                  <c:v>-40.994762240694484</c:v>
                </c:pt>
                <c:pt idx="841">
                  <c:v>-40.842108808467472</c:v>
                </c:pt>
                <c:pt idx="842">
                  <c:v>-41.533334297862467</c:v>
                </c:pt>
                <c:pt idx="843">
                  <c:v>-42.549941521754533</c:v>
                </c:pt>
                <c:pt idx="844">
                  <c:v>-43.978072376224141</c:v>
                </c:pt>
                <c:pt idx="845">
                  <c:v>-43.43649632912696</c:v>
                </c:pt>
                <c:pt idx="846">
                  <c:v>-38.524576295971151</c:v>
                </c:pt>
                <c:pt idx="847">
                  <c:v>-32.321191338191504</c:v>
                </c:pt>
                <c:pt idx="848">
                  <c:v>-21.792140093729639</c:v>
                </c:pt>
                <c:pt idx="849">
                  <c:v>-19.249257702439063</c:v>
                </c:pt>
                <c:pt idx="850">
                  <c:v>-17.346719636430841</c:v>
                </c:pt>
                <c:pt idx="851">
                  <c:v>-15.388377326799711</c:v>
                </c:pt>
                <c:pt idx="852">
                  <c:v>-16.892309311090877</c:v>
                </c:pt>
                <c:pt idx="853">
                  <c:v>-15.769247849863708</c:v>
                </c:pt>
                <c:pt idx="854">
                  <c:v>-1.4795935418364055</c:v>
                </c:pt>
                <c:pt idx="855">
                  <c:v>14.427176677886015</c:v>
                </c:pt>
                <c:pt idx="856">
                  <c:v>37.564939705234117</c:v>
                </c:pt>
                <c:pt idx="857">
                  <c:v>50.207971345329931</c:v>
                </c:pt>
                <c:pt idx="858">
                  <c:v>57.911573025432062</c:v>
                </c:pt>
                <c:pt idx="859">
                  <c:v>58.779201079775113</c:v>
                </c:pt>
                <c:pt idx="860">
                  <c:v>59.006832803874168</c:v>
                </c:pt>
                <c:pt idx="861">
                  <c:v>59.564977777685201</c:v>
                </c:pt>
                <c:pt idx="862">
                  <c:v>57.159174737601674</c:v>
                </c:pt>
                <c:pt idx="863">
                  <c:v>54.212931283130771</c:v>
                </c:pt>
                <c:pt idx="864">
                  <c:v>49.431055117942599</c:v>
                </c:pt>
                <c:pt idx="865">
                  <c:v>44.076671055214902</c:v>
                </c:pt>
                <c:pt idx="866">
                  <c:v>39.052790639743321</c:v>
                </c:pt>
                <c:pt idx="867">
                  <c:v>34.862674957546076</c:v>
                </c:pt>
                <c:pt idx="868">
                  <c:v>32.625518247651677</c:v>
                </c:pt>
                <c:pt idx="869">
                  <c:v>30.936120724662469</c:v>
                </c:pt>
                <c:pt idx="870">
                  <c:v>28.858003567467982</c:v>
                </c:pt>
                <c:pt idx="871">
                  <c:v>27.480945460926758</c:v>
                </c:pt>
                <c:pt idx="872">
                  <c:v>25.958927362473244</c:v>
                </c:pt>
                <c:pt idx="873">
                  <c:v>23.736381619766561</c:v>
                </c:pt>
                <c:pt idx="874">
                  <c:v>20.784007205242027</c:v>
                </c:pt>
                <c:pt idx="875">
                  <c:v>18.847879388841825</c:v>
                </c:pt>
                <c:pt idx="876">
                  <c:v>17.670776303899206</c:v>
                </c:pt>
                <c:pt idx="877">
                  <c:v>17.131602665722141</c:v>
                </c:pt>
                <c:pt idx="878">
                  <c:v>17.639358941696607</c:v>
                </c:pt>
                <c:pt idx="879">
                  <c:v>17.984099903354725</c:v>
                </c:pt>
                <c:pt idx="880">
                  <c:v>19.579455448584284</c:v>
                </c:pt>
                <c:pt idx="881">
                  <c:v>21.398362256145855</c:v>
                </c:pt>
                <c:pt idx="882">
                  <c:v>22.674426022993398</c:v>
                </c:pt>
                <c:pt idx="883">
                  <c:v>23.222702372580724</c:v>
                </c:pt>
                <c:pt idx="884">
                  <c:v>23.127891967117449</c:v>
                </c:pt>
                <c:pt idx="885">
                  <c:v>24.461059025142358</c:v>
                </c:pt>
                <c:pt idx="886">
                  <c:v>27.641574992128181</c:v>
                </c:pt>
                <c:pt idx="887">
                  <c:v>32.496676712156749</c:v>
                </c:pt>
                <c:pt idx="888">
                  <c:v>37.529696305351983</c:v>
                </c:pt>
                <c:pt idx="889">
                  <c:v>41.34305244222945</c:v>
                </c:pt>
                <c:pt idx="890">
                  <c:v>44.834977077462021</c:v>
                </c:pt>
                <c:pt idx="891">
                  <c:v>47.550164034782483</c:v>
                </c:pt>
                <c:pt idx="892">
                  <c:v>50.905094880013309</c:v>
                </c:pt>
                <c:pt idx="893">
                  <c:v>55.688479234546975</c:v>
                </c:pt>
                <c:pt idx="894">
                  <c:v>59.158056797816784</c:v>
                </c:pt>
                <c:pt idx="895">
                  <c:v>62.006247155515304</c:v>
                </c:pt>
                <c:pt idx="896">
                  <c:v>65.91157612680388</c:v>
                </c:pt>
                <c:pt idx="897">
                  <c:v>68.398539093639926</c:v>
                </c:pt>
                <c:pt idx="898">
                  <c:v>70.968498389402299</c:v>
                </c:pt>
                <c:pt idx="899">
                  <c:v>72.457477769113311</c:v>
                </c:pt>
                <c:pt idx="900">
                  <c:v>69.568015722396098</c:v>
                </c:pt>
                <c:pt idx="901">
                  <c:v>62.600865168820448</c:v>
                </c:pt>
                <c:pt idx="902">
                  <c:v>52.8560841411403</c:v>
                </c:pt>
                <c:pt idx="903">
                  <c:v>42.307622002180914</c:v>
                </c:pt>
                <c:pt idx="904">
                  <c:v>35.231739523381002</c:v>
                </c:pt>
                <c:pt idx="905">
                  <c:v>26.548899042154957</c:v>
                </c:pt>
                <c:pt idx="906">
                  <c:v>18.113309960012653</c:v>
                </c:pt>
                <c:pt idx="907">
                  <c:v>15.267579297194622</c:v>
                </c:pt>
                <c:pt idx="908">
                  <c:v>8.7399826900995041</c:v>
                </c:pt>
                <c:pt idx="909">
                  <c:v>3.6931993278879878</c:v>
                </c:pt>
                <c:pt idx="910">
                  <c:v>0.66171291925634257</c:v>
                </c:pt>
                <c:pt idx="911">
                  <c:v>-6.1414086044203264</c:v>
                </c:pt>
                <c:pt idx="912">
                  <c:v>-15.72280944937013</c:v>
                </c:pt>
                <c:pt idx="913">
                  <c:v>-26.001922794241821</c:v>
                </c:pt>
                <c:pt idx="914">
                  <c:v>-34.007491999895535</c:v>
                </c:pt>
                <c:pt idx="915">
                  <c:v>-36.692360607272697</c:v>
                </c:pt>
                <c:pt idx="916">
                  <c:v>-37.50030349578136</c:v>
                </c:pt>
                <c:pt idx="917">
                  <c:v>-37.87638905768803</c:v>
                </c:pt>
                <c:pt idx="918">
                  <c:v>-39.497431811237767</c:v>
                </c:pt>
                <c:pt idx="919">
                  <c:v>-41.641026664854266</c:v>
                </c:pt>
                <c:pt idx="920">
                  <c:v>-44.590224376544768</c:v>
                </c:pt>
                <c:pt idx="921">
                  <c:v>-48.016794473737953</c:v>
                </c:pt>
                <c:pt idx="922">
                  <c:v>-51.307263257824225</c:v>
                </c:pt>
                <c:pt idx="923">
                  <c:v>-53.164738283607527</c:v>
                </c:pt>
                <c:pt idx="924">
                  <c:v>-51.408526499855022</c:v>
                </c:pt>
                <c:pt idx="925">
                  <c:v>-47.22369801060956</c:v>
                </c:pt>
                <c:pt idx="926">
                  <c:v>-42.765894093761112</c:v>
                </c:pt>
                <c:pt idx="927">
                  <c:v>-39.24204590357985</c:v>
                </c:pt>
                <c:pt idx="928">
                  <c:v>-36.508194103233265</c:v>
                </c:pt>
                <c:pt idx="929">
                  <c:v>-34.16322909482507</c:v>
                </c:pt>
                <c:pt idx="930">
                  <c:v>-33.170962184378382</c:v>
                </c:pt>
                <c:pt idx="931">
                  <c:v>-33.500996369679484</c:v>
                </c:pt>
                <c:pt idx="932">
                  <c:v>-34.239358618632011</c:v>
                </c:pt>
                <c:pt idx="933">
                  <c:v>-35.178952588337459</c:v>
                </c:pt>
                <c:pt idx="934">
                  <c:v>-34.779324204443554</c:v>
                </c:pt>
                <c:pt idx="935">
                  <c:v>-32.569780096993121</c:v>
                </c:pt>
                <c:pt idx="936">
                  <c:v>-28.11538166986638</c:v>
                </c:pt>
                <c:pt idx="937">
                  <c:v>-21.259398583603069</c:v>
                </c:pt>
                <c:pt idx="938">
                  <c:v>-12.971650701512859</c:v>
                </c:pt>
                <c:pt idx="939">
                  <c:v>-6.1106695674478928</c:v>
                </c:pt>
                <c:pt idx="940">
                  <c:v>-3.1168229213303698</c:v>
                </c:pt>
                <c:pt idx="941">
                  <c:v>-1.4078301311200074</c:v>
                </c:pt>
                <c:pt idx="942">
                  <c:v>-1.9527133061964399</c:v>
                </c:pt>
                <c:pt idx="943">
                  <c:v>-0.32547658280432773</c:v>
                </c:pt>
                <c:pt idx="944">
                  <c:v>8.7374673094004898</c:v>
                </c:pt>
                <c:pt idx="945">
                  <c:v>28.176033386687589</c:v>
                </c:pt>
                <c:pt idx="946">
                  <c:v>39.298841758370983</c:v>
                </c:pt>
                <c:pt idx="947">
                  <c:v>49.822335397788109</c:v>
                </c:pt>
                <c:pt idx="948">
                  <c:v>57.821907760118215</c:v>
                </c:pt>
                <c:pt idx="949">
                  <c:v>61.317997700945227</c:v>
                </c:pt>
                <c:pt idx="950">
                  <c:v>61.293399305817921</c:v>
                </c:pt>
                <c:pt idx="951">
                  <c:v>56.970408302056207</c:v>
                </c:pt>
                <c:pt idx="952">
                  <c:v>52.404283341469316</c:v>
                </c:pt>
                <c:pt idx="953">
                  <c:v>53.345310869246731</c:v>
                </c:pt>
                <c:pt idx="954">
                  <c:v>54.266746052493026</c:v>
                </c:pt>
                <c:pt idx="955">
                  <c:v>52.466091914376101</c:v>
                </c:pt>
                <c:pt idx="956">
                  <c:v>49.485562507012659</c:v>
                </c:pt>
                <c:pt idx="957">
                  <c:v>44.333213629955942</c:v>
                </c:pt>
                <c:pt idx="958">
                  <c:v>40.482480462309326</c:v>
                </c:pt>
                <c:pt idx="959">
                  <c:v>36.773602404161139</c:v>
                </c:pt>
                <c:pt idx="960">
                  <c:v>31.804211343748428</c:v>
                </c:pt>
                <c:pt idx="961">
                  <c:v>29.653208271857299</c:v>
                </c:pt>
                <c:pt idx="962">
                  <c:v>29.317342249972207</c:v>
                </c:pt>
                <c:pt idx="963">
                  <c:v>28.53772029716912</c:v>
                </c:pt>
                <c:pt idx="964">
                  <c:v>26.623473997088436</c:v>
                </c:pt>
                <c:pt idx="965">
                  <c:v>23.629901224210869</c:v>
                </c:pt>
                <c:pt idx="966">
                  <c:v>20.270277605760867</c:v>
                </c:pt>
                <c:pt idx="967">
                  <c:v>17.929035347773819</c:v>
                </c:pt>
                <c:pt idx="968">
                  <c:v>14.817350341620108</c:v>
                </c:pt>
                <c:pt idx="969">
                  <c:v>13.355909233978652</c:v>
                </c:pt>
                <c:pt idx="970">
                  <c:v>12.510422836518824</c:v>
                </c:pt>
                <c:pt idx="971">
                  <c:v>11.595726460612131</c:v>
                </c:pt>
                <c:pt idx="972">
                  <c:v>10.283558602310226</c:v>
                </c:pt>
                <c:pt idx="973">
                  <c:v>9.215535179667004</c:v>
                </c:pt>
                <c:pt idx="974">
                  <c:v>8.8396297707239739</c:v>
                </c:pt>
                <c:pt idx="975">
                  <c:v>9.7260434278624679</c:v>
                </c:pt>
                <c:pt idx="976">
                  <c:v>11.448689650433488</c:v>
                </c:pt>
                <c:pt idx="977">
                  <c:v>14.770996559947816</c:v>
                </c:pt>
                <c:pt idx="978">
                  <c:v>19.001478156357294</c:v>
                </c:pt>
                <c:pt idx="979">
                  <c:v>23.741634892159158</c:v>
                </c:pt>
                <c:pt idx="980">
                  <c:v>29.706814429651885</c:v>
                </c:pt>
                <c:pt idx="981">
                  <c:v>35.396501108007577</c:v>
                </c:pt>
                <c:pt idx="982">
                  <c:v>38.935435403629342</c:v>
                </c:pt>
                <c:pt idx="983">
                  <c:v>40.011436703941804</c:v>
                </c:pt>
                <c:pt idx="984">
                  <c:v>39.067358681899194</c:v>
                </c:pt>
                <c:pt idx="985">
                  <c:v>37.472083952012838</c:v>
                </c:pt>
                <c:pt idx="986">
                  <c:v>36.039796875140979</c:v>
                </c:pt>
                <c:pt idx="987">
                  <c:v>37.245829810063789</c:v>
                </c:pt>
                <c:pt idx="988">
                  <c:v>39.991281611940117</c:v>
                </c:pt>
                <c:pt idx="989">
                  <c:v>42.577609766641523</c:v>
                </c:pt>
                <c:pt idx="990">
                  <c:v>49.185039671703713</c:v>
                </c:pt>
                <c:pt idx="991">
                  <c:v>61.277119439582727</c:v>
                </c:pt>
                <c:pt idx="992">
                  <c:v>65.27616448012202</c:v>
                </c:pt>
                <c:pt idx="993">
                  <c:v>62.926048489985106</c:v>
                </c:pt>
                <c:pt idx="994">
                  <c:v>57.223350649849735</c:v>
                </c:pt>
                <c:pt idx="995">
                  <c:v>49.519445528398002</c:v>
                </c:pt>
                <c:pt idx="996">
                  <c:v>36.331793648414248</c:v>
                </c:pt>
                <c:pt idx="997">
                  <c:v>19.984852506043044</c:v>
                </c:pt>
                <c:pt idx="998">
                  <c:v>4.4405483567455795</c:v>
                </c:pt>
                <c:pt idx="999">
                  <c:v>3.1800523151545428</c:v>
                </c:pt>
                <c:pt idx="1000">
                  <c:v>9.8706379207543247</c:v>
                </c:pt>
                <c:pt idx="1001">
                  <c:v>13.807613950209292</c:v>
                </c:pt>
                <c:pt idx="1002">
                  <c:v>6.2120819804807734</c:v>
                </c:pt>
                <c:pt idx="1003">
                  <c:v>-7.5061094229827834</c:v>
                </c:pt>
                <c:pt idx="1004">
                  <c:v>-22.981436776732266</c:v>
                </c:pt>
                <c:pt idx="1005">
                  <c:v>-33.578960028993841</c:v>
                </c:pt>
                <c:pt idx="1006">
                  <c:v>-39.158513048372114</c:v>
                </c:pt>
                <c:pt idx="1007">
                  <c:v>-40.726682705353376</c:v>
                </c:pt>
                <c:pt idx="1008">
                  <c:v>-42.181425052823087</c:v>
                </c:pt>
                <c:pt idx="1009">
                  <c:v>-44.830765476829562</c:v>
                </c:pt>
                <c:pt idx="1010">
                  <c:v>-46.883082637474907</c:v>
                </c:pt>
                <c:pt idx="1011">
                  <c:v>-48.021988424485919</c:v>
                </c:pt>
                <c:pt idx="1012">
                  <c:v>-48.388077044330885</c:v>
                </c:pt>
                <c:pt idx="1013">
                  <c:v>-48.323988840176696</c:v>
                </c:pt>
                <c:pt idx="1014">
                  <c:v>-47.666816841532224</c:v>
                </c:pt>
                <c:pt idx="1015">
                  <c:v>-47.197748163120913</c:v>
                </c:pt>
                <c:pt idx="1016">
                  <c:v>-47.565774456938968</c:v>
                </c:pt>
                <c:pt idx="1017">
                  <c:v>-49.779194853517566</c:v>
                </c:pt>
                <c:pt idx="1018">
                  <c:v>-51.299141439266052</c:v>
                </c:pt>
                <c:pt idx="1019">
                  <c:v>-52.607627727621498</c:v>
                </c:pt>
                <c:pt idx="1020">
                  <c:v>-53.567247134978864</c:v>
                </c:pt>
                <c:pt idx="1021">
                  <c:v>-53.172728650233019</c:v>
                </c:pt>
                <c:pt idx="1022">
                  <c:v>-50.836368265178507</c:v>
                </c:pt>
                <c:pt idx="1023">
                  <c:v>-47.680183147342156</c:v>
                </c:pt>
                <c:pt idx="1024">
                  <c:v>-44.539868250844513</c:v>
                </c:pt>
                <c:pt idx="1025">
                  <c:v>-42.229986497960162</c:v>
                </c:pt>
                <c:pt idx="1026">
                  <c:v>-41.074681735021059</c:v>
                </c:pt>
                <c:pt idx="1027">
                  <c:v>-42.352043330442612</c:v>
                </c:pt>
                <c:pt idx="1028">
                  <c:v>-45.995807822610224</c:v>
                </c:pt>
                <c:pt idx="1029">
                  <c:v>-46.127459513783428</c:v>
                </c:pt>
                <c:pt idx="1030">
                  <c:v>-44.234320356659367</c:v>
                </c:pt>
                <c:pt idx="1031">
                  <c:v>-42.37036826254095</c:v>
                </c:pt>
                <c:pt idx="1032">
                  <c:v>-40.267064318613784</c:v>
                </c:pt>
                <c:pt idx="1033">
                  <c:v>-39.307731063666608</c:v>
                </c:pt>
                <c:pt idx="1034">
                  <c:v>-37.25999802252727</c:v>
                </c:pt>
                <c:pt idx="1035">
                  <c:v>-34.064754849471363</c:v>
                </c:pt>
                <c:pt idx="1036">
                  <c:v>-29.896515420129148</c:v>
                </c:pt>
                <c:pt idx="1037">
                  <c:v>-27.763453622015675</c:v>
                </c:pt>
                <c:pt idx="1038">
                  <c:v>-25.598669690983535</c:v>
                </c:pt>
                <c:pt idx="1039">
                  <c:v>-22.601866964415642</c:v>
                </c:pt>
                <c:pt idx="1040">
                  <c:v>-15.845354739367549</c:v>
                </c:pt>
                <c:pt idx="1041">
                  <c:v>-12.972464654010455</c:v>
                </c:pt>
                <c:pt idx="1042">
                  <c:v>-9.981805786362381</c:v>
                </c:pt>
                <c:pt idx="1043">
                  <c:v>-7.9577569453200105</c:v>
                </c:pt>
                <c:pt idx="1044">
                  <c:v>-9.4210651849030462</c:v>
                </c:pt>
                <c:pt idx="1045">
                  <c:v>5.7234275962939121</c:v>
                </c:pt>
                <c:pt idx="1046">
                  <c:v>25.164555656458308</c:v>
                </c:pt>
                <c:pt idx="1047">
                  <c:v>35.647143590796652</c:v>
                </c:pt>
                <c:pt idx="1048">
                  <c:v>45.898385150923971</c:v>
                </c:pt>
                <c:pt idx="1049">
                  <c:v>50.228576589875424</c:v>
                </c:pt>
                <c:pt idx="1050">
                  <c:v>49.636383205796605</c:v>
                </c:pt>
                <c:pt idx="1051">
                  <c:v>50.768911713500252</c:v>
                </c:pt>
                <c:pt idx="1052">
                  <c:v>44.085976710331494</c:v>
                </c:pt>
                <c:pt idx="1053">
                  <c:v>41.621415336410948</c:v>
                </c:pt>
                <c:pt idx="1054">
                  <c:v>41.276395298788358</c:v>
                </c:pt>
                <c:pt idx="1055">
                  <c:v>39.035182829955886</c:v>
                </c:pt>
                <c:pt idx="1056">
                  <c:v>39.913028616901187</c:v>
                </c:pt>
                <c:pt idx="1057">
                  <c:v>41.628127768573172</c:v>
                </c:pt>
                <c:pt idx="1058">
                  <c:v>39.36833232645963</c:v>
                </c:pt>
                <c:pt idx="1059">
                  <c:v>34.881167455252701</c:v>
                </c:pt>
                <c:pt idx="1060">
                  <c:v>30.293589165120782</c:v>
                </c:pt>
                <c:pt idx="1061">
                  <c:v>25.308625114460106</c:v>
                </c:pt>
                <c:pt idx="1062">
                  <c:v>22.024753952904025</c:v>
                </c:pt>
                <c:pt idx="1063">
                  <c:v>20.359428139049072</c:v>
                </c:pt>
                <c:pt idx="1064">
                  <c:v>19.277169531653364</c:v>
                </c:pt>
                <c:pt idx="1065">
                  <c:v>19.318685956652889</c:v>
                </c:pt>
                <c:pt idx="1066">
                  <c:v>18.632336052054317</c:v>
                </c:pt>
                <c:pt idx="1067">
                  <c:v>16.242351929148828</c:v>
                </c:pt>
                <c:pt idx="1068">
                  <c:v>12.372625999592673</c:v>
                </c:pt>
                <c:pt idx="1069">
                  <c:v>9.09419853731006</c:v>
                </c:pt>
                <c:pt idx="1070">
                  <c:v>8.248521464500616</c:v>
                </c:pt>
                <c:pt idx="1071">
                  <c:v>9.3245217647805312</c:v>
                </c:pt>
                <c:pt idx="1072">
                  <c:v>11.630225495680492</c:v>
                </c:pt>
                <c:pt idx="1073">
                  <c:v>14.492347250442332</c:v>
                </c:pt>
                <c:pt idx="1074">
                  <c:v>16.239382853081793</c:v>
                </c:pt>
                <c:pt idx="1075">
                  <c:v>16.605931892480733</c:v>
                </c:pt>
                <c:pt idx="1076">
                  <c:v>16.453311071543851</c:v>
                </c:pt>
                <c:pt idx="1077">
                  <c:v>16.046457456377727</c:v>
                </c:pt>
                <c:pt idx="1078">
                  <c:v>15.817769385064471</c:v>
                </c:pt>
                <c:pt idx="1079">
                  <c:v>18.346975758234812</c:v>
                </c:pt>
                <c:pt idx="1080">
                  <c:v>23.013121285888495</c:v>
                </c:pt>
                <c:pt idx="1081">
                  <c:v>27.089337079979234</c:v>
                </c:pt>
                <c:pt idx="1082">
                  <c:v>29.750547417758877</c:v>
                </c:pt>
                <c:pt idx="1083">
                  <c:v>29.670077771686771</c:v>
                </c:pt>
                <c:pt idx="1084">
                  <c:v>29.200090706125962</c:v>
                </c:pt>
                <c:pt idx="1085">
                  <c:v>29.948631189466351</c:v>
                </c:pt>
                <c:pt idx="1086">
                  <c:v>32.66904660374724</c:v>
                </c:pt>
                <c:pt idx="1087">
                  <c:v>35.016427903693646</c:v>
                </c:pt>
                <c:pt idx="1088">
                  <c:v>39.713852545331932</c:v>
                </c:pt>
                <c:pt idx="1089">
                  <c:v>46.837257935074668</c:v>
                </c:pt>
                <c:pt idx="1090">
                  <c:v>52.631572484906307</c:v>
                </c:pt>
                <c:pt idx="1091">
                  <c:v>54.978840166206943</c:v>
                </c:pt>
                <c:pt idx="1092">
                  <c:v>53.96537325464864</c:v>
                </c:pt>
                <c:pt idx="1093">
                  <c:v>50.429844304985664</c:v>
                </c:pt>
                <c:pt idx="1094">
                  <c:v>46.206352471933101</c:v>
                </c:pt>
                <c:pt idx="1095">
                  <c:v>42.21593742804351</c:v>
                </c:pt>
                <c:pt idx="1096">
                  <c:v>40.640160739160159</c:v>
                </c:pt>
                <c:pt idx="1097">
                  <c:v>44.059184068208218</c:v>
                </c:pt>
                <c:pt idx="1098">
                  <c:v>46.966854435384121</c:v>
                </c:pt>
                <c:pt idx="1099">
                  <c:v>40.6053272777201</c:v>
                </c:pt>
                <c:pt idx="1100">
                  <c:v>24.496966266460984</c:v>
                </c:pt>
                <c:pt idx="1101">
                  <c:v>10.705146609378032</c:v>
                </c:pt>
                <c:pt idx="1102">
                  <c:v>4.3323896185510735</c:v>
                </c:pt>
                <c:pt idx="1103">
                  <c:v>4.680700972654896</c:v>
                </c:pt>
                <c:pt idx="1104">
                  <c:v>2.8347002640967554</c:v>
                </c:pt>
                <c:pt idx="1105">
                  <c:v>-1.8805793280737253</c:v>
                </c:pt>
                <c:pt idx="1106">
                  <c:v>-10.276161694877977</c:v>
                </c:pt>
                <c:pt idx="1107">
                  <c:v>-22.286543967153069</c:v>
                </c:pt>
                <c:pt idx="1108">
                  <c:v>-32.403354844892021</c:v>
                </c:pt>
                <c:pt idx="1109">
                  <c:v>-37.80246843846335</c:v>
                </c:pt>
                <c:pt idx="1110">
                  <c:v>-41.177213260032282</c:v>
                </c:pt>
                <c:pt idx="1111">
                  <c:v>-42.482886715579319</c:v>
                </c:pt>
                <c:pt idx="1112">
                  <c:v>-43.8808096769964</c:v>
                </c:pt>
                <c:pt idx="1113">
                  <c:v>-46.061921888690421</c:v>
                </c:pt>
                <c:pt idx="1114">
                  <c:v>-49.045207985867975</c:v>
                </c:pt>
                <c:pt idx="1115">
                  <c:v>-51.948429728580074</c:v>
                </c:pt>
                <c:pt idx="1116">
                  <c:v>-53.376256528540459</c:v>
                </c:pt>
                <c:pt idx="1117">
                  <c:v>-53.495473938056058</c:v>
                </c:pt>
                <c:pt idx="1118">
                  <c:v>-51.041882801617696</c:v>
                </c:pt>
                <c:pt idx="1119">
                  <c:v>-46.661757578746084</c:v>
                </c:pt>
                <c:pt idx="1120">
                  <c:v>-41.682071012194967</c:v>
                </c:pt>
                <c:pt idx="1121">
                  <c:v>-38.231089013789251</c:v>
                </c:pt>
                <c:pt idx="1122">
                  <c:v>-36.434750604390949</c:v>
                </c:pt>
                <c:pt idx="1123">
                  <c:v>-35.95913541461487</c:v>
                </c:pt>
                <c:pt idx="1124">
                  <c:v>-34.845192636128466</c:v>
                </c:pt>
                <c:pt idx="1125">
                  <c:v>-33.114751216190392</c:v>
                </c:pt>
                <c:pt idx="1126">
                  <c:v>-31.211059855610191</c:v>
                </c:pt>
                <c:pt idx="1127">
                  <c:v>-28.923939919770994</c:v>
                </c:pt>
                <c:pt idx="1128">
                  <c:v>-27.976434483164311</c:v>
                </c:pt>
                <c:pt idx="1129">
                  <c:v>-27.066683729576528</c:v>
                </c:pt>
                <c:pt idx="1130">
                  <c:v>-27.278667350456285</c:v>
                </c:pt>
                <c:pt idx="1131">
                  <c:v>-28.944132731813184</c:v>
                </c:pt>
                <c:pt idx="1132">
                  <c:v>-28.632127572132113</c:v>
                </c:pt>
                <c:pt idx="1133">
                  <c:v>-26.602308375261988</c:v>
                </c:pt>
                <c:pt idx="1134">
                  <c:v>-20.128172764479697</c:v>
                </c:pt>
                <c:pt idx="1135">
                  <c:v>-13.828145425728362</c:v>
                </c:pt>
                <c:pt idx="1136">
                  <c:v>-10.439637118754897</c:v>
                </c:pt>
                <c:pt idx="1137">
                  <c:v>-8.0459963338952019</c:v>
                </c:pt>
                <c:pt idx="1138">
                  <c:v>-10.272080125036684</c:v>
                </c:pt>
                <c:pt idx="1139">
                  <c:v>-16.347296486494852</c:v>
                </c:pt>
                <c:pt idx="1140">
                  <c:v>-19.221703876339294</c:v>
                </c:pt>
                <c:pt idx="1141">
                  <c:v>-16.820455697418279</c:v>
                </c:pt>
                <c:pt idx="1142">
                  <c:v>-0.89094280132825321</c:v>
                </c:pt>
                <c:pt idx="1143">
                  <c:v>16.254008556057393</c:v>
                </c:pt>
                <c:pt idx="1144">
                  <c:v>29.232767132818907</c:v>
                </c:pt>
                <c:pt idx="1145">
                  <c:v>37.356017821370422</c:v>
                </c:pt>
                <c:pt idx="1146">
                  <c:v>38.321432240519037</c:v>
                </c:pt>
                <c:pt idx="1147">
                  <c:v>37.371530039541604</c:v>
                </c:pt>
                <c:pt idx="1148">
                  <c:v>38.810680531639882</c:v>
                </c:pt>
                <c:pt idx="1149">
                  <c:v>35.328783490004888</c:v>
                </c:pt>
                <c:pt idx="1150">
                  <c:v>33.728788436719796</c:v>
                </c:pt>
                <c:pt idx="1151">
                  <c:v>32.113114915255295</c:v>
                </c:pt>
                <c:pt idx="1152">
                  <c:v>29.135958384597803</c:v>
                </c:pt>
                <c:pt idx="1153">
                  <c:v>26.870604831766567</c:v>
                </c:pt>
                <c:pt idx="1154">
                  <c:v>25.189537215027869</c:v>
                </c:pt>
                <c:pt idx="1155">
                  <c:v>24.289046086111988</c:v>
                </c:pt>
                <c:pt idx="1156">
                  <c:v>22.38929572465932</c:v>
                </c:pt>
                <c:pt idx="1157">
                  <c:v>19.516277122325715</c:v>
                </c:pt>
                <c:pt idx="1158">
                  <c:v>17.18802899919028</c:v>
                </c:pt>
                <c:pt idx="1159">
                  <c:v>16.533033105902927</c:v>
                </c:pt>
                <c:pt idx="1160">
                  <c:v>15.733488011919253</c:v>
                </c:pt>
                <c:pt idx="1161">
                  <c:v>13.812646893109552</c:v>
                </c:pt>
                <c:pt idx="1162">
                  <c:v>11.206365983719982</c:v>
                </c:pt>
                <c:pt idx="1163">
                  <c:v>9.8157141593537567</c:v>
                </c:pt>
                <c:pt idx="1164">
                  <c:v>9.3501261050440245</c:v>
                </c:pt>
                <c:pt idx="1165">
                  <c:v>9.9666823474947623</c:v>
                </c:pt>
                <c:pt idx="1166">
                  <c:v>11.104230040262967</c:v>
                </c:pt>
                <c:pt idx="1167">
                  <c:v>11.913717570941188</c:v>
                </c:pt>
                <c:pt idx="1168">
                  <c:v>12.815037218934659</c:v>
                </c:pt>
                <c:pt idx="1169">
                  <c:v>14.077133662023746</c:v>
                </c:pt>
                <c:pt idx="1170">
                  <c:v>15.627851464125619</c:v>
                </c:pt>
                <c:pt idx="1171">
                  <c:v>17.783691390693505</c:v>
                </c:pt>
                <c:pt idx="1172">
                  <c:v>20.341987556929485</c:v>
                </c:pt>
                <c:pt idx="1173">
                  <c:v>23.693708715080305</c:v>
                </c:pt>
                <c:pt idx="1174">
                  <c:v>27.664660549531987</c:v>
                </c:pt>
                <c:pt idx="1175">
                  <c:v>31.482271440066835</c:v>
                </c:pt>
                <c:pt idx="1176">
                  <c:v>34.786473841396976</c:v>
                </c:pt>
                <c:pt idx="1177">
                  <c:v>37.47962121227016</c:v>
                </c:pt>
                <c:pt idx="1178">
                  <c:v>39.199349648810035</c:v>
                </c:pt>
                <c:pt idx="1179">
                  <c:v>41.148137993876709</c:v>
                </c:pt>
                <c:pt idx="1180">
                  <c:v>42.764052917090744</c:v>
                </c:pt>
                <c:pt idx="1181">
                  <c:v>46.623336386010266</c:v>
                </c:pt>
                <c:pt idx="1182">
                  <c:v>51.896346298730322</c:v>
                </c:pt>
                <c:pt idx="1183">
                  <c:v>56.57280863230136</c:v>
                </c:pt>
                <c:pt idx="1184">
                  <c:v>58.2176624895868</c:v>
                </c:pt>
                <c:pt idx="1185">
                  <c:v>57.043087872196523</c:v>
                </c:pt>
                <c:pt idx="1186">
                  <c:v>52.135382424011887</c:v>
                </c:pt>
                <c:pt idx="1187">
                  <c:v>41.395515886023475</c:v>
                </c:pt>
                <c:pt idx="1188">
                  <c:v>28.294155931022832</c:v>
                </c:pt>
                <c:pt idx="1189">
                  <c:v>18.577780812304194</c:v>
                </c:pt>
                <c:pt idx="1190">
                  <c:v>15.505091563654565</c:v>
                </c:pt>
                <c:pt idx="1191">
                  <c:v>24.10457327201199</c:v>
                </c:pt>
                <c:pt idx="1192">
                  <c:v>25.532714381627446</c:v>
                </c:pt>
                <c:pt idx="1193">
                  <c:v>21.252673713978897</c:v>
                </c:pt>
                <c:pt idx="1194">
                  <c:v>10.674701168942676</c:v>
                </c:pt>
                <c:pt idx="1195">
                  <c:v>-0.1953064390712192</c:v>
                </c:pt>
                <c:pt idx="1196">
                  <c:v>-7.7760902942241339</c:v>
                </c:pt>
                <c:pt idx="1197">
                  <c:v>-9.6238197171120436</c:v>
                </c:pt>
                <c:pt idx="1198">
                  <c:v>-10.352396485437161</c:v>
                </c:pt>
                <c:pt idx="1199">
                  <c:v>-12.793625102271045</c:v>
                </c:pt>
                <c:pt idx="1200">
                  <c:v>-19.040721534533077</c:v>
                </c:pt>
                <c:pt idx="1201">
                  <c:v>-25.744257425187794</c:v>
                </c:pt>
                <c:pt idx="1202">
                  <c:v>-31.261302751725971</c:v>
                </c:pt>
                <c:pt idx="1203">
                  <c:v>-34.61131974239175</c:v>
                </c:pt>
                <c:pt idx="1204">
                  <c:v>-36.716015364697583</c:v>
                </c:pt>
                <c:pt idx="1205">
                  <c:v>-37.701969237647624</c:v>
                </c:pt>
                <c:pt idx="1206">
                  <c:v>-37.463547956020037</c:v>
                </c:pt>
                <c:pt idx="1207">
                  <c:v>-36.848455362861436</c:v>
                </c:pt>
                <c:pt idx="1208">
                  <c:v>-37.45699112002594</c:v>
                </c:pt>
                <c:pt idx="1209">
                  <c:v>-38.358215134379449</c:v>
                </c:pt>
                <c:pt idx="1210">
                  <c:v>-38.424183778439257</c:v>
                </c:pt>
                <c:pt idx="1211">
                  <c:v>-36.321949354426323</c:v>
                </c:pt>
                <c:pt idx="1212">
                  <c:v>-33.076851451061309</c:v>
                </c:pt>
                <c:pt idx="1213">
                  <c:v>-29.104417247398775</c:v>
                </c:pt>
                <c:pt idx="1214">
                  <c:v>-25.961900662845171</c:v>
                </c:pt>
                <c:pt idx="1215">
                  <c:v>-24.149410207526582</c:v>
                </c:pt>
                <c:pt idx="1216">
                  <c:v>-23.620022134206291</c:v>
                </c:pt>
                <c:pt idx="1217">
                  <c:v>-24.008568534639398</c:v>
                </c:pt>
                <c:pt idx="1218">
                  <c:v>-23.450988514642052</c:v>
                </c:pt>
                <c:pt idx="1219">
                  <c:v>-22.23098931505104</c:v>
                </c:pt>
                <c:pt idx="1220">
                  <c:v>-19.059569743680324</c:v>
                </c:pt>
                <c:pt idx="1221">
                  <c:v>-15.043787590250613</c:v>
                </c:pt>
                <c:pt idx="1222">
                  <c:v>-10.233435498287667</c:v>
                </c:pt>
                <c:pt idx="1223">
                  <c:v>-3.8909618044982643</c:v>
                </c:pt>
                <c:pt idx="1224">
                  <c:v>2.3066466181212819</c:v>
                </c:pt>
                <c:pt idx="1225">
                  <c:v>5.5513848655308742</c:v>
                </c:pt>
                <c:pt idx="1226">
                  <c:v>7.0432935221273452</c:v>
                </c:pt>
                <c:pt idx="1227">
                  <c:v>5.5463510542945871</c:v>
                </c:pt>
                <c:pt idx="1228">
                  <c:v>3.3359674209891672</c:v>
                </c:pt>
                <c:pt idx="1229">
                  <c:v>-0.53371399292206212</c:v>
                </c:pt>
                <c:pt idx="1230">
                  <c:v>-2.7305195512479736</c:v>
                </c:pt>
                <c:pt idx="1231">
                  <c:v>0</c:v>
                </c:pt>
                <c:pt idx="1232">
                  <c:v>14.665089291921038</c:v>
                </c:pt>
                <c:pt idx="1233">
                  <c:v>22.713389995068585</c:v>
                </c:pt>
                <c:pt idx="1234">
                  <c:v>25.672754689695584</c:v>
                </c:pt>
                <c:pt idx="1235">
                  <c:v>24.464391108877145</c:v>
                </c:pt>
                <c:pt idx="1236">
                  <c:v>19.915281382445393</c:v>
                </c:pt>
                <c:pt idx="1237">
                  <c:v>14.158046906500799</c:v>
                </c:pt>
                <c:pt idx="1238">
                  <c:v>12.587398560690874</c:v>
                </c:pt>
                <c:pt idx="1239">
                  <c:v>17.09277303078645</c:v>
                </c:pt>
                <c:pt idx="1240">
                  <c:v>22.771856989205553</c:v>
                </c:pt>
                <c:pt idx="1241">
                  <c:v>26.999578365378117</c:v>
                </c:pt>
                <c:pt idx="1242">
                  <c:v>27.856484306572376</c:v>
                </c:pt>
                <c:pt idx="1243">
                  <c:v>27.214733152280374</c:v>
                </c:pt>
                <c:pt idx="1244">
                  <c:v>25.379195411010492</c:v>
                </c:pt>
                <c:pt idx="1245">
                  <c:v>21.095605292647832</c:v>
                </c:pt>
                <c:pt idx="1246">
                  <c:v>17.046752940069037</c:v>
                </c:pt>
                <c:pt idx="1247">
                  <c:v>15.76386477202959</c:v>
                </c:pt>
                <c:pt idx="1248">
                  <c:v>15.157620833943165</c:v>
                </c:pt>
                <c:pt idx="1249">
                  <c:v>15.779394119290837</c:v>
                </c:pt>
                <c:pt idx="1250">
                  <c:v>14.915934641331907</c:v>
                </c:pt>
                <c:pt idx="1251">
                  <c:v>13.027196952045495</c:v>
                </c:pt>
                <c:pt idx="1252">
                  <c:v>10.590605882631579</c:v>
                </c:pt>
                <c:pt idx="1253">
                  <c:v>8.6016513451079497</c:v>
                </c:pt>
                <c:pt idx="1254">
                  <c:v>8.0341840728870455</c:v>
                </c:pt>
                <c:pt idx="1255">
                  <c:v>9.1564883454002786</c:v>
                </c:pt>
                <c:pt idx="1256">
                  <c:v>11.507943358404845</c:v>
                </c:pt>
                <c:pt idx="1257">
                  <c:v>14.725871795130745</c:v>
                </c:pt>
                <c:pt idx="1258">
                  <c:v>18.40626703483689</c:v>
                </c:pt>
                <c:pt idx="1259">
                  <c:v>20.547652835527124</c:v>
                </c:pt>
                <c:pt idx="1260">
                  <c:v>21.008875622114406</c:v>
                </c:pt>
                <c:pt idx="1261">
                  <c:v>19.853200343590068</c:v>
                </c:pt>
                <c:pt idx="1262">
                  <c:v>18.44673644515531</c:v>
                </c:pt>
                <c:pt idx="1263">
                  <c:v>17.208146921025516</c:v>
                </c:pt>
                <c:pt idx="1264">
                  <c:v>17.145431473557622</c:v>
                </c:pt>
                <c:pt idx="1265">
                  <c:v>19.191843283413299</c:v>
                </c:pt>
                <c:pt idx="1266">
                  <c:v>22.230470177483479</c:v>
                </c:pt>
                <c:pt idx="1267">
                  <c:v>26.443433307290579</c:v>
                </c:pt>
                <c:pt idx="1268">
                  <c:v>30.931014783080524</c:v>
                </c:pt>
                <c:pt idx="1269">
                  <c:v>34.795255977336907</c:v>
                </c:pt>
                <c:pt idx="1270">
                  <c:v>38.33798781956768</c:v>
                </c:pt>
                <c:pt idx="1271">
                  <c:v>41.112095236442563</c:v>
                </c:pt>
                <c:pt idx="1272">
                  <c:v>44.310755926046106</c:v>
                </c:pt>
                <c:pt idx="1273">
                  <c:v>48.907238586128024</c:v>
                </c:pt>
                <c:pt idx="1274">
                  <c:v>53.088977020152292</c:v>
                </c:pt>
                <c:pt idx="1275">
                  <c:v>57.261652341313749</c:v>
                </c:pt>
                <c:pt idx="1276">
                  <c:v>61.500624922414801</c:v>
                </c:pt>
                <c:pt idx="1277">
                  <c:v>63.755776170642392</c:v>
                </c:pt>
                <c:pt idx="1278">
                  <c:v>65.547744237253795</c:v>
                </c:pt>
                <c:pt idx="1279">
                  <c:v>66.676521277996827</c:v>
                </c:pt>
                <c:pt idx="1280">
                  <c:v>66.761041997145981</c:v>
                </c:pt>
                <c:pt idx="1281">
                  <c:v>63.288883127081931</c:v>
                </c:pt>
                <c:pt idx="1282">
                  <c:v>56.049250749209079</c:v>
                </c:pt>
                <c:pt idx="1283">
                  <c:v>42.877687562320659</c:v>
                </c:pt>
                <c:pt idx="1284">
                  <c:v>27.277419140189949</c:v>
                </c:pt>
                <c:pt idx="1285">
                  <c:v>15.876995377658341</c:v>
                </c:pt>
                <c:pt idx="1286">
                  <c:v>5.9202675273882051</c:v>
                </c:pt>
                <c:pt idx="1287">
                  <c:v>2.706906629404322</c:v>
                </c:pt>
                <c:pt idx="1288">
                  <c:v>1.1243270206022713</c:v>
                </c:pt>
                <c:pt idx="1289">
                  <c:v>-4.1911041939902107</c:v>
                </c:pt>
                <c:pt idx="1290">
                  <c:v>-13.290346619594644</c:v>
                </c:pt>
                <c:pt idx="1291">
                  <c:v>-23.581628809225521</c:v>
                </c:pt>
                <c:pt idx="1292">
                  <c:v>-30.245488025667854</c:v>
                </c:pt>
                <c:pt idx="1293">
                  <c:v>-33.305486771897755</c:v>
                </c:pt>
                <c:pt idx="1294">
                  <c:v>-35.138818168724292</c:v>
                </c:pt>
                <c:pt idx="1295">
                  <c:v>-37.661948866835424</c:v>
                </c:pt>
                <c:pt idx="1296">
                  <c:v>-40.502148012228893</c:v>
                </c:pt>
                <c:pt idx="1297">
                  <c:v>-43.241328924250766</c:v>
                </c:pt>
                <c:pt idx="1298">
                  <c:v>-45.215710198804928</c:v>
                </c:pt>
                <c:pt idx="1299">
                  <c:v>-45.748490010812525</c:v>
                </c:pt>
                <c:pt idx="1300">
                  <c:v>-46.135988869356375</c:v>
                </c:pt>
                <c:pt idx="1301">
                  <c:v>-47.336220610398271</c:v>
                </c:pt>
                <c:pt idx="1302">
                  <c:v>-48.33194546229835</c:v>
                </c:pt>
                <c:pt idx="1303">
                  <c:v>-48.486539918743873</c:v>
                </c:pt>
                <c:pt idx="1304">
                  <c:v>-47.459094808409553</c:v>
                </c:pt>
                <c:pt idx="1305">
                  <c:v>-44.473880932883404</c:v>
                </c:pt>
                <c:pt idx="1306">
                  <c:v>-40.478941372589702</c:v>
                </c:pt>
                <c:pt idx="1307">
                  <c:v>-36.978735420912386</c:v>
                </c:pt>
                <c:pt idx="1308">
                  <c:v>-33.850752406877845</c:v>
                </c:pt>
                <c:pt idx="1309">
                  <c:v>-31.376712122006101</c:v>
                </c:pt>
                <c:pt idx="1310">
                  <c:v>-30.999810632096903</c:v>
                </c:pt>
                <c:pt idx="1311">
                  <c:v>-31.171653062328019</c:v>
                </c:pt>
                <c:pt idx="1312">
                  <c:v>-30.549364585908702</c:v>
                </c:pt>
                <c:pt idx="1313">
                  <c:v>-32.061914748778769</c:v>
                </c:pt>
                <c:pt idx="1314">
                  <c:v>-31.622234553712861</c:v>
                </c:pt>
                <c:pt idx="1315">
                  <c:v>-28.065459624076585</c:v>
                </c:pt>
                <c:pt idx="1316">
                  <c:v>-21.209293273162082</c:v>
                </c:pt>
                <c:pt idx="1317">
                  <c:v>-15.703711346740542</c:v>
                </c:pt>
                <c:pt idx="1318">
                  <c:v>-10.770363921080978</c:v>
                </c:pt>
                <c:pt idx="1319">
                  <c:v>-7.8712757394765118</c:v>
                </c:pt>
                <c:pt idx="1320">
                  <c:v>-5.5977641195793391</c:v>
                </c:pt>
                <c:pt idx="1321">
                  <c:v>-3.1555759588700663</c:v>
                </c:pt>
                <c:pt idx="1322">
                  <c:v>2.5368909464423095</c:v>
                </c:pt>
                <c:pt idx="1323">
                  <c:v>11.950417485351368</c:v>
                </c:pt>
                <c:pt idx="1324">
                  <c:v>21.050579389758528</c:v>
                </c:pt>
                <c:pt idx="1325">
                  <c:v>33.066693786585176</c:v>
                </c:pt>
                <c:pt idx="1326">
                  <c:v>44.042763432289981</c:v>
                </c:pt>
                <c:pt idx="1327">
                  <c:v>50.054356088189827</c:v>
                </c:pt>
                <c:pt idx="1328">
                  <c:v>53.462391179141314</c:v>
                </c:pt>
                <c:pt idx="1329">
                  <c:v>52.948483195229095</c:v>
                </c:pt>
                <c:pt idx="1330">
                  <c:v>50.336192357189795</c:v>
                </c:pt>
                <c:pt idx="1331">
                  <c:v>44.017605433248626</c:v>
                </c:pt>
                <c:pt idx="1332">
                  <c:v>44.058182478321605</c:v>
                </c:pt>
                <c:pt idx="1333">
                  <c:v>45.166036380064689</c:v>
                </c:pt>
                <c:pt idx="1334">
                  <c:v>43.685058478771538</c:v>
                </c:pt>
                <c:pt idx="1335">
                  <c:v>43.190931494136379</c:v>
                </c:pt>
                <c:pt idx="1336">
                  <c:v>41.717326129405784</c:v>
                </c:pt>
                <c:pt idx="1337">
                  <c:v>40.637838943702597</c:v>
                </c:pt>
                <c:pt idx="1338">
                  <c:v>39.402193121238142</c:v>
                </c:pt>
                <c:pt idx="1339">
                  <c:v>37.980104106195462</c:v>
                </c:pt>
                <c:pt idx="1340">
                  <c:v>36.987034418412939</c:v>
                </c:pt>
                <c:pt idx="1341">
                  <c:v>34.130472567187233</c:v>
                </c:pt>
                <c:pt idx="1342">
                  <c:v>30.374124994822182</c:v>
                </c:pt>
                <c:pt idx="1343">
                  <c:v>27.441979000758955</c:v>
                </c:pt>
                <c:pt idx="1344">
                  <c:v>24.968181899773963</c:v>
                </c:pt>
                <c:pt idx="1345">
                  <c:v>23.308999193050784</c:v>
                </c:pt>
                <c:pt idx="1346">
                  <c:v>21.758521667559577</c:v>
                </c:pt>
                <c:pt idx="1347">
                  <c:v>19.775490915787351</c:v>
                </c:pt>
                <c:pt idx="1348">
                  <c:v>17.341274020127795</c:v>
                </c:pt>
                <c:pt idx="1349">
                  <c:v>14.980002677144933</c:v>
                </c:pt>
                <c:pt idx="1350">
                  <c:v>13.14073030111002</c:v>
                </c:pt>
                <c:pt idx="1351">
                  <c:v>11.5234403418445</c:v>
                </c:pt>
                <c:pt idx="1352">
                  <c:v>10.498598428289847</c:v>
                </c:pt>
                <c:pt idx="1353">
                  <c:v>10.562127484119959</c:v>
                </c:pt>
                <c:pt idx="1354">
                  <c:v>12.047402626627935</c:v>
                </c:pt>
                <c:pt idx="1355">
                  <c:v>14.576584200700147</c:v>
                </c:pt>
                <c:pt idx="1356">
                  <c:v>17.461244464411468</c:v>
                </c:pt>
                <c:pt idx="1357">
                  <c:v>20.558768420591601</c:v>
                </c:pt>
                <c:pt idx="1358">
                  <c:v>23.476588175410107</c:v>
                </c:pt>
                <c:pt idx="1359">
                  <c:v>25.747105558425183</c:v>
                </c:pt>
                <c:pt idx="1360">
                  <c:v>27.832049787457208</c:v>
                </c:pt>
                <c:pt idx="1361">
                  <c:v>29.671343937895301</c:v>
                </c:pt>
                <c:pt idx="1362">
                  <c:v>31.649503562674774</c:v>
                </c:pt>
                <c:pt idx="1363">
                  <c:v>34.938179951163072</c:v>
                </c:pt>
                <c:pt idx="1364">
                  <c:v>38.679068693964247</c:v>
                </c:pt>
                <c:pt idx="1365">
                  <c:v>42.16364395977515</c:v>
                </c:pt>
                <c:pt idx="1366">
                  <c:v>45.502165424628487</c:v>
                </c:pt>
                <c:pt idx="1367">
                  <c:v>46.565335484321253</c:v>
                </c:pt>
                <c:pt idx="1368">
                  <c:v>43.928207722066986</c:v>
                </c:pt>
                <c:pt idx="1369">
                  <c:v>37.500028369625269</c:v>
                </c:pt>
                <c:pt idx="1370">
                  <c:v>35.902830151686302</c:v>
                </c:pt>
                <c:pt idx="1371">
                  <c:v>43.297514406967537</c:v>
                </c:pt>
                <c:pt idx="1372">
                  <c:v>53.771709091774923</c:v>
                </c:pt>
                <c:pt idx="1373">
                  <c:v>60.42909585839093</c:v>
                </c:pt>
                <c:pt idx="1374">
                  <c:v>59.822682621711166</c:v>
                </c:pt>
                <c:pt idx="1375">
                  <c:v>54.984172919740487</c:v>
                </c:pt>
                <c:pt idx="1376">
                  <c:v>43.486553931882668</c:v>
                </c:pt>
                <c:pt idx="1377">
                  <c:v>26.106545300249532</c:v>
                </c:pt>
                <c:pt idx="1378">
                  <c:v>6.7606128333427691</c:v>
                </c:pt>
                <c:pt idx="1379">
                  <c:v>-3.7543000975618175</c:v>
                </c:pt>
                <c:pt idx="1380">
                  <c:v>-5.6886203393856487</c:v>
                </c:pt>
                <c:pt idx="1381">
                  <c:v>-3.9042273823158746</c:v>
                </c:pt>
                <c:pt idx="1382">
                  <c:v>-0.21533002988298527</c:v>
                </c:pt>
                <c:pt idx="1383">
                  <c:v>-0.12552098148364341</c:v>
                </c:pt>
                <c:pt idx="1384">
                  <c:v>-5.8728732979994147</c:v>
                </c:pt>
                <c:pt idx="1385">
                  <c:v>-13.584484222240958</c:v>
                </c:pt>
                <c:pt idx="1386">
                  <c:v>-20.661210310020799</c:v>
                </c:pt>
                <c:pt idx="1387">
                  <c:v>-26.680731304306086</c:v>
                </c:pt>
                <c:pt idx="1388">
                  <c:v>-30.733202009240141</c:v>
                </c:pt>
                <c:pt idx="1389">
                  <c:v>-33.920758846006301</c:v>
                </c:pt>
                <c:pt idx="1390">
                  <c:v>-36.350907819730367</c:v>
                </c:pt>
                <c:pt idx="1391">
                  <c:v>-37.353260204175918</c:v>
                </c:pt>
                <c:pt idx="1392">
                  <c:v>-38.937089603425918</c:v>
                </c:pt>
                <c:pt idx="1393">
                  <c:v>-39.819885937158141</c:v>
                </c:pt>
                <c:pt idx="1394">
                  <c:v>-41.088349929327251</c:v>
                </c:pt>
                <c:pt idx="1395">
                  <c:v>-42.049480569397254</c:v>
                </c:pt>
                <c:pt idx="1396">
                  <c:v>-41.610531827891776</c:v>
                </c:pt>
                <c:pt idx="1397">
                  <c:v>-40.16999712127496</c:v>
                </c:pt>
                <c:pt idx="1398">
                  <c:v>-38.200234507975161</c:v>
                </c:pt>
                <c:pt idx="1399">
                  <c:v>-36.623987921709841</c:v>
                </c:pt>
                <c:pt idx="1400">
                  <c:v>-35.73460911933136</c:v>
                </c:pt>
                <c:pt idx="1401">
                  <c:v>-33.886137129223073</c:v>
                </c:pt>
                <c:pt idx="1402">
                  <c:v>-30.745429316887943</c:v>
                </c:pt>
                <c:pt idx="1403">
                  <c:v>-27.319950501864337</c:v>
                </c:pt>
                <c:pt idx="1404">
                  <c:v>-23.881436255866028</c:v>
                </c:pt>
                <c:pt idx="1405">
                  <c:v>-20.674427002996577</c:v>
                </c:pt>
                <c:pt idx="1406">
                  <c:v>-21.125418164896782</c:v>
                </c:pt>
                <c:pt idx="1407">
                  <c:v>-23.977655400399691</c:v>
                </c:pt>
                <c:pt idx="1408">
                  <c:v>-25.73797033591433</c:v>
                </c:pt>
                <c:pt idx="1409">
                  <c:v>-25.98164286533456</c:v>
                </c:pt>
                <c:pt idx="1410">
                  <c:v>-26.014122995913283</c:v>
                </c:pt>
                <c:pt idx="1411">
                  <c:v>-19.451166850055206</c:v>
                </c:pt>
                <c:pt idx="1412">
                  <c:v>-6.0252655168664138</c:v>
                </c:pt>
                <c:pt idx="1413">
                  <c:v>7.4912107942063049</c:v>
                </c:pt>
                <c:pt idx="1414">
                  <c:v>22.211095184005003</c:v>
                </c:pt>
                <c:pt idx="1415">
                  <c:v>37.040342082713373</c:v>
                </c:pt>
                <c:pt idx="1416">
                  <c:v>48.92723577187823</c:v>
                </c:pt>
                <c:pt idx="1417">
                  <c:v>54.75990003548857</c:v>
                </c:pt>
                <c:pt idx="1418">
                  <c:v>48.951016718377872</c:v>
                </c:pt>
                <c:pt idx="1419">
                  <c:v>47.023763214160006</c:v>
                </c:pt>
                <c:pt idx="1420">
                  <c:v>49.565784334030013</c:v>
                </c:pt>
                <c:pt idx="1421">
                  <c:v>49.529458603563334</c:v>
                </c:pt>
                <c:pt idx="1422">
                  <c:v>46.581345729015695</c:v>
                </c:pt>
                <c:pt idx="1423">
                  <c:v>41.367771538906879</c:v>
                </c:pt>
                <c:pt idx="1424">
                  <c:v>37.617851331410208</c:v>
                </c:pt>
                <c:pt idx="1425">
                  <c:v>33.060990574581545</c:v>
                </c:pt>
                <c:pt idx="1426">
                  <c:v>35.176205612118984</c:v>
                </c:pt>
                <c:pt idx="1427">
                  <c:v>36.440383231635522</c:v>
                </c:pt>
                <c:pt idx="1428">
                  <c:v>34.668708181373432</c:v>
                </c:pt>
                <c:pt idx="1429">
                  <c:v>28.224125344804111</c:v>
                </c:pt>
                <c:pt idx="1430">
                  <c:v>24.141025613322576</c:v>
                </c:pt>
                <c:pt idx="1431">
                  <c:v>22.231668934740242</c:v>
                </c:pt>
                <c:pt idx="1432">
                  <c:v>21.271734881148909</c:v>
                </c:pt>
                <c:pt idx="1433">
                  <c:v>21.885795876321176</c:v>
                </c:pt>
                <c:pt idx="1434">
                  <c:v>23.815566579455687</c:v>
                </c:pt>
                <c:pt idx="1435">
                  <c:v>25.050244743013142</c:v>
                </c:pt>
                <c:pt idx="1436">
                  <c:v>25.418487542622067</c:v>
                </c:pt>
                <c:pt idx="1437">
                  <c:v>23.225757247378517</c:v>
                </c:pt>
                <c:pt idx="1438">
                  <c:v>18.347997606187299</c:v>
                </c:pt>
                <c:pt idx="1439">
                  <c:v>14.193425198737865</c:v>
                </c:pt>
                <c:pt idx="1440">
                  <c:v>11.298016286022357</c:v>
                </c:pt>
                <c:pt idx="1441">
                  <c:v>9.9290775252355683</c:v>
                </c:pt>
                <c:pt idx="1442">
                  <c:v>10.197908552233246</c:v>
                </c:pt>
                <c:pt idx="1443">
                  <c:v>12.02254936365278</c:v>
                </c:pt>
                <c:pt idx="1444">
                  <c:v>14.394013948549112</c:v>
                </c:pt>
                <c:pt idx="1445">
                  <c:v>16.749656418295277</c:v>
                </c:pt>
                <c:pt idx="1446">
                  <c:v>18.498899060180996</c:v>
                </c:pt>
                <c:pt idx="1447">
                  <c:v>19.816238575423871</c:v>
                </c:pt>
                <c:pt idx="1448">
                  <c:v>20.410047307042657</c:v>
                </c:pt>
                <c:pt idx="1449">
                  <c:v>20.717997229190438</c:v>
                </c:pt>
                <c:pt idx="1450">
                  <c:v>20.63576529197206</c:v>
                </c:pt>
                <c:pt idx="1451">
                  <c:v>21.358896390019005</c:v>
                </c:pt>
                <c:pt idx="1452">
                  <c:v>21.583525885864823</c:v>
                </c:pt>
                <c:pt idx="1453">
                  <c:v>23.098359502105186</c:v>
                </c:pt>
                <c:pt idx="1454">
                  <c:v>26.14027260977026</c:v>
                </c:pt>
                <c:pt idx="1455">
                  <c:v>29.697605814491205</c:v>
                </c:pt>
                <c:pt idx="1456">
                  <c:v>33.592075675064748</c:v>
                </c:pt>
                <c:pt idx="1457">
                  <c:v>38.257915879276766</c:v>
                </c:pt>
                <c:pt idx="1458">
                  <c:v>41.641137175300621</c:v>
                </c:pt>
                <c:pt idx="1459">
                  <c:v>45.979879290012029</c:v>
                </c:pt>
                <c:pt idx="1460">
                  <c:v>51.685424871936647</c:v>
                </c:pt>
                <c:pt idx="1461">
                  <c:v>58.108176955120229</c:v>
                </c:pt>
                <c:pt idx="1462">
                  <c:v>63.665343371180541</c:v>
                </c:pt>
                <c:pt idx="1463">
                  <c:v>66.837764114933989</c:v>
                </c:pt>
                <c:pt idx="1464">
                  <c:v>67.091326793526477</c:v>
                </c:pt>
                <c:pt idx="1465">
                  <c:v>60.497875062042972</c:v>
                </c:pt>
                <c:pt idx="1466">
                  <c:v>46.964623950290637</c:v>
                </c:pt>
                <c:pt idx="1467">
                  <c:v>28.731631546776498</c:v>
                </c:pt>
                <c:pt idx="1468">
                  <c:v>15.554932619001809</c:v>
                </c:pt>
                <c:pt idx="1469">
                  <c:v>13.303492549667828</c:v>
                </c:pt>
                <c:pt idx="1470">
                  <c:v>15.457889748571725</c:v>
                </c:pt>
                <c:pt idx="1471">
                  <c:v>14.667497911414044</c:v>
                </c:pt>
                <c:pt idx="1472">
                  <c:v>9.004535793930124</c:v>
                </c:pt>
                <c:pt idx="1473">
                  <c:v>-0.18550478061149545</c:v>
                </c:pt>
                <c:pt idx="1474">
                  <c:v>-9.1491251274704855</c:v>
                </c:pt>
                <c:pt idx="1475">
                  <c:v>-17.350505447417479</c:v>
                </c:pt>
                <c:pt idx="1476">
                  <c:v>-23.895880836768598</c:v>
                </c:pt>
                <c:pt idx="1477">
                  <c:v>-29.45474643286375</c:v>
                </c:pt>
                <c:pt idx="1478">
                  <c:v>-33.68776704652818</c:v>
                </c:pt>
                <c:pt idx="1479">
                  <c:v>-36.460571981161998</c:v>
                </c:pt>
                <c:pt idx="1480">
                  <c:v>-38.46321845753728</c:v>
                </c:pt>
                <c:pt idx="1481">
                  <c:v>-39.757487209690808</c:v>
                </c:pt>
                <c:pt idx="1482">
                  <c:v>-39.901607583276586</c:v>
                </c:pt>
                <c:pt idx="1483">
                  <c:v>-40.436238046841567</c:v>
                </c:pt>
                <c:pt idx="1484">
                  <c:v>-42.648540294211735</c:v>
                </c:pt>
                <c:pt idx="1485">
                  <c:v>-45.469456059832631</c:v>
                </c:pt>
                <c:pt idx="1486">
                  <c:v>-49.049654831816923</c:v>
                </c:pt>
                <c:pt idx="1487">
                  <c:v>-52.252447187008109</c:v>
                </c:pt>
                <c:pt idx="1488">
                  <c:v>-53.40397931834049</c:v>
                </c:pt>
                <c:pt idx="1489">
                  <c:v>-52.640506878667416</c:v>
                </c:pt>
                <c:pt idx="1490">
                  <c:v>-50.68578995609618</c:v>
                </c:pt>
                <c:pt idx="1491">
                  <c:v>-46.865132872967784</c:v>
                </c:pt>
                <c:pt idx="1492">
                  <c:v>-41.543807381035101</c:v>
                </c:pt>
                <c:pt idx="1493">
                  <c:v>-36.49423648063064</c:v>
                </c:pt>
                <c:pt idx="1494">
                  <c:v>-33.140725264198984</c:v>
                </c:pt>
                <c:pt idx="1495">
                  <c:v>-32.898466277895579</c:v>
                </c:pt>
                <c:pt idx="1496">
                  <c:v>-35.445550197078141</c:v>
                </c:pt>
                <c:pt idx="1497">
                  <c:v>-38.109538816574087</c:v>
                </c:pt>
                <c:pt idx="1498">
                  <c:v>-39.177959105133731</c:v>
                </c:pt>
                <c:pt idx="1499">
                  <c:v>-38.281393088419179</c:v>
                </c:pt>
                <c:pt idx="1500">
                  <c:v>-36.697061214594825</c:v>
                </c:pt>
                <c:pt idx="1501">
                  <c:v>-33.015096932442596</c:v>
                </c:pt>
                <c:pt idx="1502">
                  <c:v>-27.529035419729741</c:v>
                </c:pt>
                <c:pt idx="1503">
                  <c:v>-23.49836470037171</c:v>
                </c:pt>
                <c:pt idx="1504">
                  <c:v>-21.880137974158313</c:v>
                </c:pt>
                <c:pt idx="1505">
                  <c:v>-22.454345038339834</c:v>
                </c:pt>
                <c:pt idx="1506">
                  <c:v>-22.248949610930364</c:v>
                </c:pt>
                <c:pt idx="1507">
                  <c:v>-23.31927557388348</c:v>
                </c:pt>
                <c:pt idx="1508">
                  <c:v>-23.928603821973926</c:v>
                </c:pt>
                <c:pt idx="1509">
                  <c:v>-21.562426501500958</c:v>
                </c:pt>
                <c:pt idx="1510">
                  <c:v>-17.40923372811605</c:v>
                </c:pt>
                <c:pt idx="1511">
                  <c:v>-5.6378714807197623</c:v>
                </c:pt>
                <c:pt idx="1512">
                  <c:v>14.32478362884175</c:v>
                </c:pt>
                <c:pt idx="1513">
                  <c:v>42.137747596851455</c:v>
                </c:pt>
                <c:pt idx="1514">
                  <c:v>63.956726376639125</c:v>
                </c:pt>
                <c:pt idx="1515">
                  <c:v>67.015737694213556</c:v>
                </c:pt>
                <c:pt idx="1516">
                  <c:v>62.55598387281902</c:v>
                </c:pt>
                <c:pt idx="1517">
                  <c:v>58.949630898662065</c:v>
                </c:pt>
                <c:pt idx="1518">
                  <c:v>52.873942598764202</c:v>
                </c:pt>
                <c:pt idx="1519">
                  <c:v>44.912990833178597</c:v>
                </c:pt>
                <c:pt idx="1520">
                  <c:v>34.964989030863613</c:v>
                </c:pt>
                <c:pt idx="1521">
                  <c:v>35.51140923302404</c:v>
                </c:pt>
                <c:pt idx="1522">
                  <c:v>39.798134315519043</c:v>
                </c:pt>
                <c:pt idx="1523">
                  <c:v>42.940245872832989</c:v>
                </c:pt>
                <c:pt idx="1524">
                  <c:v>46.908461495536422</c:v>
                </c:pt>
                <c:pt idx="1525">
                  <c:v>45.837939538630778</c:v>
                </c:pt>
                <c:pt idx="1526">
                  <c:v>39.895320267292199</c:v>
                </c:pt>
                <c:pt idx="1527">
                  <c:v>33.088030540197273</c:v>
                </c:pt>
                <c:pt idx="1528">
                  <c:v>28.823773456061584</c:v>
                </c:pt>
                <c:pt idx="1529">
                  <c:v>26.118922716513506</c:v>
                </c:pt>
                <c:pt idx="1530">
                  <c:v>24.913791834938287</c:v>
                </c:pt>
                <c:pt idx="1531">
                  <c:v>23.799307883564186</c:v>
                </c:pt>
                <c:pt idx="1532">
                  <c:v>23.660072517788834</c:v>
                </c:pt>
                <c:pt idx="1533">
                  <c:v>23.239971274300512</c:v>
                </c:pt>
                <c:pt idx="1534">
                  <c:v>21.502644322324095</c:v>
                </c:pt>
                <c:pt idx="1535">
                  <c:v>19.213300619812721</c:v>
                </c:pt>
                <c:pt idx="1536">
                  <c:v>17.538518545314709</c:v>
                </c:pt>
                <c:pt idx="1537">
                  <c:v>16.226496929759175</c:v>
                </c:pt>
                <c:pt idx="1538">
                  <c:v>14.975788964470928</c:v>
                </c:pt>
                <c:pt idx="1539">
                  <c:v>13.718065991090629</c:v>
                </c:pt>
                <c:pt idx="1540">
                  <c:v>13.250548520686049</c:v>
                </c:pt>
                <c:pt idx="1541">
                  <c:v>13.095009812546628</c:v>
                </c:pt>
                <c:pt idx="1542">
                  <c:v>13.792132944191588</c:v>
                </c:pt>
                <c:pt idx="1543">
                  <c:v>15.024155797797052</c:v>
                </c:pt>
                <c:pt idx="1544">
                  <c:v>15.902042097429682</c:v>
                </c:pt>
                <c:pt idx="1545">
                  <c:v>16.8841417282432</c:v>
                </c:pt>
                <c:pt idx="1546">
                  <c:v>18.656414210788846</c:v>
                </c:pt>
                <c:pt idx="1547">
                  <c:v>21.649768818536071</c:v>
                </c:pt>
                <c:pt idx="1548">
                  <c:v>25.655610478116845</c:v>
                </c:pt>
                <c:pt idx="1549">
                  <c:v>29.3030560044757</c:v>
                </c:pt>
                <c:pt idx="1550">
                  <c:v>32.75625681282537</c:v>
                </c:pt>
                <c:pt idx="1551">
                  <c:v>35.170790882355895</c:v>
                </c:pt>
                <c:pt idx="1552">
                  <c:v>37.929006836397654</c:v>
                </c:pt>
                <c:pt idx="1553">
                  <c:v>41.557683434825869</c:v>
                </c:pt>
                <c:pt idx="1554">
                  <c:v>44.263079593190888</c:v>
                </c:pt>
                <c:pt idx="1555">
                  <c:v>45.321029308693149</c:v>
                </c:pt>
                <c:pt idx="1556">
                  <c:v>47.605665289759443</c:v>
                </c:pt>
                <c:pt idx="1557">
                  <c:v>53.449225416844385</c:v>
                </c:pt>
                <c:pt idx="1558">
                  <c:v>60.296980613761981</c:v>
                </c:pt>
                <c:pt idx="1559">
                  <c:v>65.866468426109122</c:v>
                </c:pt>
                <c:pt idx="1560">
                  <c:v>67.060796128338822</c:v>
                </c:pt>
                <c:pt idx="1561">
                  <c:v>59.878612788093307</c:v>
                </c:pt>
                <c:pt idx="1562">
                  <c:v>46.518532628124355</c:v>
                </c:pt>
                <c:pt idx="1563">
                  <c:v>28.448246514156189</c:v>
                </c:pt>
                <c:pt idx="1564">
                  <c:v>18.009713253249213</c:v>
                </c:pt>
                <c:pt idx="1565">
                  <c:v>14.817883804924055</c:v>
                </c:pt>
                <c:pt idx="1566">
                  <c:v>8.9140446420903814</c:v>
                </c:pt>
                <c:pt idx="1567">
                  <c:v>1.4235492528512286</c:v>
                </c:pt>
                <c:pt idx="1568">
                  <c:v>-11.948277982709753</c:v>
                </c:pt>
                <c:pt idx="1569">
                  <c:v>-22.040817544682664</c:v>
                </c:pt>
                <c:pt idx="1570">
                  <c:v>-26.022849468959279</c:v>
                </c:pt>
                <c:pt idx="1571">
                  <c:v>-27.259271998120607</c:v>
                </c:pt>
                <c:pt idx="1572">
                  <c:v>-30.239759152147087</c:v>
                </c:pt>
                <c:pt idx="1573">
                  <c:v>-34.850234745815705</c:v>
                </c:pt>
                <c:pt idx="1574">
                  <c:v>-42.103024220847026</c:v>
                </c:pt>
                <c:pt idx="1575">
                  <c:v>-50.619314151379307</c:v>
                </c:pt>
                <c:pt idx="1576">
                  <c:v>-55.692947929242386</c:v>
                </c:pt>
                <c:pt idx="1577">
                  <c:v>-55.780292540801142</c:v>
                </c:pt>
                <c:pt idx="1578">
                  <c:v>-53.513342979995457</c:v>
                </c:pt>
                <c:pt idx="1579">
                  <c:v>-50.474299028782809</c:v>
                </c:pt>
                <c:pt idx="1580">
                  <c:v>-47.07706725072714</c:v>
                </c:pt>
                <c:pt idx="1581">
                  <c:v>-44.879702076516494</c:v>
                </c:pt>
                <c:pt idx="1582">
                  <c:v>-44.205819574746506</c:v>
                </c:pt>
                <c:pt idx="1583">
                  <c:v>-43.979993142958769</c:v>
                </c:pt>
                <c:pt idx="1584">
                  <c:v>-43.68262764296631</c:v>
                </c:pt>
                <c:pt idx="1585">
                  <c:v>-43.253289383935638</c:v>
                </c:pt>
                <c:pt idx="1586">
                  <c:v>-43.607980950577378</c:v>
                </c:pt>
                <c:pt idx="1587">
                  <c:v>-43.642681593153888</c:v>
                </c:pt>
                <c:pt idx="1588">
                  <c:v>-43.741496065669665</c:v>
                </c:pt>
                <c:pt idx="1589">
                  <c:v>-42.684126737339284</c:v>
                </c:pt>
                <c:pt idx="1590">
                  <c:v>-40.791386468629007</c:v>
                </c:pt>
                <c:pt idx="1591">
                  <c:v>-39.094163591723785</c:v>
                </c:pt>
                <c:pt idx="1592">
                  <c:v>-37.616688427310486</c:v>
                </c:pt>
                <c:pt idx="1593">
                  <c:v>-36.065425456523471</c:v>
                </c:pt>
                <c:pt idx="1594">
                  <c:v>-34.063527896887202</c:v>
                </c:pt>
                <c:pt idx="1595">
                  <c:v>-31.496943916999065</c:v>
                </c:pt>
                <c:pt idx="1596">
                  <c:v>-28.991032095708402</c:v>
                </c:pt>
                <c:pt idx="1597">
                  <c:v>-28.105797388667781</c:v>
                </c:pt>
                <c:pt idx="1598">
                  <c:v>-27.390443389938163</c:v>
                </c:pt>
                <c:pt idx="1599">
                  <c:v>-26.060417074984187</c:v>
                </c:pt>
                <c:pt idx="1600">
                  <c:v>-21.630684275510145</c:v>
                </c:pt>
                <c:pt idx="1601">
                  <c:v>-15.8726862252253</c:v>
                </c:pt>
                <c:pt idx="1602">
                  <c:v>-12.58342865805405</c:v>
                </c:pt>
                <c:pt idx="1603">
                  <c:v>-7.946702796243482</c:v>
                </c:pt>
                <c:pt idx="1604">
                  <c:v>-5.8286269947640443</c:v>
                </c:pt>
                <c:pt idx="1605">
                  <c:v>-3.2945686857907797</c:v>
                </c:pt>
                <c:pt idx="1606">
                  <c:v>3.15350651788152</c:v>
                </c:pt>
                <c:pt idx="1607">
                  <c:v>7.1507576112241198</c:v>
                </c:pt>
                <c:pt idx="1608">
                  <c:v>15.740538162409843</c:v>
                </c:pt>
                <c:pt idx="1609">
                  <c:v>29.611575609683086</c:v>
                </c:pt>
                <c:pt idx="1610">
                  <c:v>39.810398833770897</c:v>
                </c:pt>
                <c:pt idx="1611">
                  <c:v>48.288230947146829</c:v>
                </c:pt>
                <c:pt idx="1612">
                  <c:v>50.923755659336074</c:v>
                </c:pt>
                <c:pt idx="1613">
                  <c:v>50.53123374500872</c:v>
                </c:pt>
                <c:pt idx="1614">
                  <c:v>45.212311925236342</c:v>
                </c:pt>
                <c:pt idx="1615">
                  <c:v>40.987137374797122</c:v>
                </c:pt>
                <c:pt idx="1616">
                  <c:v>36.767405139703733</c:v>
                </c:pt>
                <c:pt idx="1617">
                  <c:v>35.154459747501242</c:v>
                </c:pt>
                <c:pt idx="1618">
                  <c:v>34.635102620926311</c:v>
                </c:pt>
                <c:pt idx="1619">
                  <c:v>35.288174550920424</c:v>
                </c:pt>
                <c:pt idx="1620">
                  <c:v>39.177167612657954</c:v>
                </c:pt>
                <c:pt idx="1621">
                  <c:v>41.167721741523664</c:v>
                </c:pt>
                <c:pt idx="1622">
                  <c:v>42.165841392363525</c:v>
                </c:pt>
                <c:pt idx="1623">
                  <c:v>39.349322775404154</c:v>
                </c:pt>
                <c:pt idx="1624">
                  <c:v>32.40968780652436</c:v>
                </c:pt>
                <c:pt idx="1625">
                  <c:v>25.591511097059414</c:v>
                </c:pt>
                <c:pt idx="1626">
                  <c:v>20.20550925945323</c:v>
                </c:pt>
                <c:pt idx="1627">
                  <c:v>17.748493334390716</c:v>
                </c:pt>
                <c:pt idx="1628">
                  <c:v>18.183333775666497</c:v>
                </c:pt>
                <c:pt idx="1629">
                  <c:v>19.429301338885971</c:v>
                </c:pt>
                <c:pt idx="1630">
                  <c:v>19.551404459905964</c:v>
                </c:pt>
                <c:pt idx="1631">
                  <c:v>18.438337579545376</c:v>
                </c:pt>
                <c:pt idx="1632">
                  <c:v>16.351638140122173</c:v>
                </c:pt>
                <c:pt idx="1633">
                  <c:v>13.987815524491875</c:v>
                </c:pt>
                <c:pt idx="1634">
                  <c:v>12.544621986518868</c:v>
                </c:pt>
                <c:pt idx="1635">
                  <c:v>12.665900989468813</c:v>
                </c:pt>
                <c:pt idx="1636">
                  <c:v>13.761704420685831</c:v>
                </c:pt>
                <c:pt idx="1637">
                  <c:v>15.18279577265487</c:v>
                </c:pt>
                <c:pt idx="1638">
                  <c:v>17.782315261221083</c:v>
                </c:pt>
                <c:pt idx="1639">
                  <c:v>20.238958679841936</c:v>
                </c:pt>
                <c:pt idx="1640">
                  <c:v>21.991452714358044</c:v>
                </c:pt>
                <c:pt idx="1641">
                  <c:v>23.836355186637061</c:v>
                </c:pt>
                <c:pt idx="1642">
                  <c:v>25.038151791526069</c:v>
                </c:pt>
                <c:pt idx="1643">
                  <c:v>25.721806025644533</c:v>
                </c:pt>
                <c:pt idx="1644">
                  <c:v>27.166639276932276</c:v>
                </c:pt>
                <c:pt idx="1645">
                  <c:v>29.297594629058004</c:v>
                </c:pt>
                <c:pt idx="1646">
                  <c:v>32.300948335136219</c:v>
                </c:pt>
                <c:pt idx="1647">
                  <c:v>36.040972986536936</c:v>
                </c:pt>
                <c:pt idx="1648">
                  <c:v>39.207927210865527</c:v>
                </c:pt>
                <c:pt idx="1649">
                  <c:v>43.757316658691678</c:v>
                </c:pt>
                <c:pt idx="1650">
                  <c:v>47.261536469455365</c:v>
                </c:pt>
                <c:pt idx="1651">
                  <c:v>49.579758709698581</c:v>
                </c:pt>
                <c:pt idx="1652">
                  <c:v>50.745402027864387</c:v>
                </c:pt>
                <c:pt idx="1653">
                  <c:v>53.305636831162104</c:v>
                </c:pt>
                <c:pt idx="1654">
                  <c:v>58.991185279522924</c:v>
                </c:pt>
                <c:pt idx="1655">
                  <c:v>60.737871436026069</c:v>
                </c:pt>
                <c:pt idx="1656">
                  <c:v>52.710199194684442</c:v>
                </c:pt>
                <c:pt idx="1657">
                  <c:v>30.055462361238384</c:v>
                </c:pt>
                <c:pt idx="1658">
                  <c:v>7.997175377354071</c:v>
                </c:pt>
                <c:pt idx="1659">
                  <c:v>-0.78325118147499884</c:v>
                </c:pt>
                <c:pt idx="1660">
                  <c:v>0.20517641840254694</c:v>
                </c:pt>
                <c:pt idx="1661">
                  <c:v>2.3182755497421788</c:v>
                </c:pt>
                <c:pt idx="1662">
                  <c:v>3.3711993420931701</c:v>
                </c:pt>
                <c:pt idx="1663">
                  <c:v>-1.0515154537328846</c:v>
                </c:pt>
                <c:pt idx="1664">
                  <c:v>-12.156525534665072</c:v>
                </c:pt>
                <c:pt idx="1665">
                  <c:v>-26.271469932587614</c:v>
                </c:pt>
                <c:pt idx="1666">
                  <c:v>-34.302843135548791</c:v>
                </c:pt>
                <c:pt idx="1667">
                  <c:v>-37.613316522495573</c:v>
                </c:pt>
                <c:pt idx="1668">
                  <c:v>-38.45372942214955</c:v>
                </c:pt>
                <c:pt idx="1669">
                  <c:v>-38.685380637929782</c:v>
                </c:pt>
                <c:pt idx="1670">
                  <c:v>-40.982897203577039</c:v>
                </c:pt>
                <c:pt idx="1671">
                  <c:v>-46.389465252063964</c:v>
                </c:pt>
                <c:pt idx="1672">
                  <c:v>-51.086519844529001</c:v>
                </c:pt>
                <c:pt idx="1673">
                  <c:v>-52.717611390469337</c:v>
                </c:pt>
                <c:pt idx="1674">
                  <c:v>-51.923522039420071</c:v>
                </c:pt>
                <c:pt idx="1675">
                  <c:v>-50.527946771301018</c:v>
                </c:pt>
                <c:pt idx="1676">
                  <c:v>-48.293678494745862</c:v>
                </c:pt>
                <c:pt idx="1677">
                  <c:v>-45.763599309040579</c:v>
                </c:pt>
                <c:pt idx="1678">
                  <c:v>-42.394939204323649</c:v>
                </c:pt>
                <c:pt idx="1679">
                  <c:v>-40.825779075879609</c:v>
                </c:pt>
                <c:pt idx="1680">
                  <c:v>-41.321690677817891</c:v>
                </c:pt>
                <c:pt idx="1681">
                  <c:v>-41.771524057147303</c:v>
                </c:pt>
                <c:pt idx="1682">
                  <c:v>-41.127344088995038</c:v>
                </c:pt>
                <c:pt idx="1683">
                  <c:v>-39.100585060914021</c:v>
                </c:pt>
                <c:pt idx="1684">
                  <c:v>-35.81473595902132</c:v>
                </c:pt>
                <c:pt idx="1685">
                  <c:v>-31.160746988970107</c:v>
                </c:pt>
                <c:pt idx="1686">
                  <c:v>-26.766174170893507</c:v>
                </c:pt>
                <c:pt idx="1687">
                  <c:v>-24.168708871946933</c:v>
                </c:pt>
                <c:pt idx="1688">
                  <c:v>-22.849038861472476</c:v>
                </c:pt>
                <c:pt idx="1689">
                  <c:v>-23.092971914505835</c:v>
                </c:pt>
                <c:pt idx="1690">
                  <c:v>-23.617566059865471</c:v>
                </c:pt>
                <c:pt idx="1691">
                  <c:v>-23.514720223134759</c:v>
                </c:pt>
                <c:pt idx="1692">
                  <c:v>-21.78206835424626</c:v>
                </c:pt>
                <c:pt idx="1693">
                  <c:v>-12.35832196248094</c:v>
                </c:pt>
                <c:pt idx="1694">
                  <c:v>-1.5292012366246242E-2</c:v>
                </c:pt>
                <c:pt idx="1695">
                  <c:v>14.209729661136373</c:v>
                </c:pt>
                <c:pt idx="1696">
                  <c:v>25.081400560817478</c:v>
                </c:pt>
                <c:pt idx="1697">
                  <c:v>37.417194563490881</c:v>
                </c:pt>
                <c:pt idx="1698">
                  <c:v>46.904118014697282</c:v>
                </c:pt>
                <c:pt idx="1699">
                  <c:v>50.125410536794796</c:v>
                </c:pt>
                <c:pt idx="1700">
                  <c:v>45.486178383957856</c:v>
                </c:pt>
                <c:pt idx="1701">
                  <c:v>41.958773699014607</c:v>
                </c:pt>
                <c:pt idx="1702">
                  <c:v>46.579319565354801</c:v>
                </c:pt>
                <c:pt idx="1703">
                  <c:v>49.298787591685382</c:v>
                </c:pt>
                <c:pt idx="1704">
                  <c:v>52.690260789295245</c:v>
                </c:pt>
                <c:pt idx="1705">
                  <c:v>51.402731868142112</c:v>
                </c:pt>
                <c:pt idx="1706">
                  <c:v>50.226742080288687</c:v>
                </c:pt>
                <c:pt idx="1707">
                  <c:v>46.648405059819588</c:v>
                </c:pt>
                <c:pt idx="1708">
                  <c:v>42.29385992815476</c:v>
                </c:pt>
                <c:pt idx="1709">
                  <c:v>39.46582884003525</c:v>
                </c:pt>
                <c:pt idx="1710">
                  <c:v>33.023832791484729</c:v>
                </c:pt>
                <c:pt idx="1711">
                  <c:v>26.971828669054023</c:v>
                </c:pt>
                <c:pt idx="1712">
                  <c:v>24.164895224739794</c:v>
                </c:pt>
                <c:pt idx="1713">
                  <c:v>22.461519409039727</c:v>
                </c:pt>
                <c:pt idx="1714">
                  <c:v>20.652225599630821</c:v>
                </c:pt>
                <c:pt idx="1715">
                  <c:v>18.310383730175239</c:v>
                </c:pt>
                <c:pt idx="1716">
                  <c:v>15.945326768807361</c:v>
                </c:pt>
                <c:pt idx="1717">
                  <c:v>14.254109664245782</c:v>
                </c:pt>
                <c:pt idx="1718">
                  <c:v>13.855898606450706</c:v>
                </c:pt>
                <c:pt idx="1719">
                  <c:v>14.483373818591261</c:v>
                </c:pt>
                <c:pt idx="1720">
                  <c:v>15.072565017698816</c:v>
                </c:pt>
                <c:pt idx="1721">
                  <c:v>14.92250149984754</c:v>
                </c:pt>
                <c:pt idx="1722">
                  <c:v>14.280637149757679</c:v>
                </c:pt>
                <c:pt idx="1723">
                  <c:v>13.326024594343817</c:v>
                </c:pt>
                <c:pt idx="1724">
                  <c:v>12.263080864109275</c:v>
                </c:pt>
                <c:pt idx="1725">
                  <c:v>12.39957293712907</c:v>
                </c:pt>
                <c:pt idx="1726">
                  <c:v>14.674734013247338</c:v>
                </c:pt>
                <c:pt idx="1727">
                  <c:v>16.917870562341257</c:v>
                </c:pt>
                <c:pt idx="1728">
                  <c:v>19.969248054772681</c:v>
                </c:pt>
                <c:pt idx="1729">
                  <c:v>22.960568670218333</c:v>
                </c:pt>
                <c:pt idx="1730">
                  <c:v>26.000500178628474</c:v>
                </c:pt>
                <c:pt idx="1731">
                  <c:v>29.8130217956571</c:v>
                </c:pt>
                <c:pt idx="1732">
                  <c:v>33.892614464574635</c:v>
                </c:pt>
                <c:pt idx="1733">
                  <c:v>37.825572862172386</c:v>
                </c:pt>
                <c:pt idx="1734">
                  <c:v>39.978728086360412</c:v>
                </c:pt>
                <c:pt idx="1735">
                  <c:v>41.600014853338493</c:v>
                </c:pt>
                <c:pt idx="1736">
                  <c:v>42.800383212053077</c:v>
                </c:pt>
                <c:pt idx="1737">
                  <c:v>44.292073013440003</c:v>
                </c:pt>
                <c:pt idx="1738">
                  <c:v>46.614686798556022</c:v>
                </c:pt>
                <c:pt idx="1739">
                  <c:v>48.565143081561317</c:v>
                </c:pt>
                <c:pt idx="1740">
                  <c:v>50.99399497743601</c:v>
                </c:pt>
                <c:pt idx="1741">
                  <c:v>51.642017759870122</c:v>
                </c:pt>
                <c:pt idx="1742">
                  <c:v>50.867167888650755</c:v>
                </c:pt>
                <c:pt idx="1743">
                  <c:v>48.791696509070263</c:v>
                </c:pt>
                <c:pt idx="1744">
                  <c:v>46.727766897277945</c:v>
                </c:pt>
                <c:pt idx="1745">
                  <c:v>41.614213707373288</c:v>
                </c:pt>
                <c:pt idx="1746">
                  <c:v>26.604280071217254</c:v>
                </c:pt>
                <c:pt idx="1747">
                  <c:v>12.85547104785684</c:v>
                </c:pt>
                <c:pt idx="1748">
                  <c:v>2.7867006441326057</c:v>
                </c:pt>
                <c:pt idx="1749">
                  <c:v>1.790982643702637</c:v>
                </c:pt>
                <c:pt idx="1750">
                  <c:v>3.1420186541956285</c:v>
                </c:pt>
                <c:pt idx="1751">
                  <c:v>3.258253003655299</c:v>
                </c:pt>
                <c:pt idx="1752">
                  <c:v>2.354631073330546</c:v>
                </c:pt>
                <c:pt idx="1753">
                  <c:v>-0.89115823076217593</c:v>
                </c:pt>
                <c:pt idx="1754">
                  <c:v>-12.867679245549516</c:v>
                </c:pt>
                <c:pt idx="1755">
                  <c:v>-25.088214094578756</c:v>
                </c:pt>
                <c:pt idx="1756">
                  <c:v>-30.643662319255085</c:v>
                </c:pt>
                <c:pt idx="1757">
                  <c:v>-33.21321416613965</c:v>
                </c:pt>
                <c:pt idx="1758">
                  <c:v>-33.250422461827881</c:v>
                </c:pt>
                <c:pt idx="1759">
                  <c:v>-34.495895291734811</c:v>
                </c:pt>
                <c:pt idx="1760">
                  <c:v>-37.619348477738306</c:v>
                </c:pt>
                <c:pt idx="1761">
                  <c:v>-42.23073450281543</c:v>
                </c:pt>
                <c:pt idx="1762">
                  <c:v>-45.681985720587221</c:v>
                </c:pt>
                <c:pt idx="1763">
                  <c:v>-47.647518028550479</c:v>
                </c:pt>
                <c:pt idx="1764">
                  <c:v>-48.984286965972629</c:v>
                </c:pt>
                <c:pt idx="1765">
                  <c:v>-48.880303585662965</c:v>
                </c:pt>
                <c:pt idx="1766">
                  <c:v>-47.913258151959624</c:v>
                </c:pt>
                <c:pt idx="1767">
                  <c:v>-46.656353627429951</c:v>
                </c:pt>
                <c:pt idx="1768">
                  <c:v>-45.229562317302488</c:v>
                </c:pt>
                <c:pt idx="1769">
                  <c:v>-43.177928560403963</c:v>
                </c:pt>
                <c:pt idx="1770">
                  <c:v>-41.542957788362052</c:v>
                </c:pt>
                <c:pt idx="1771">
                  <c:v>-40.791275139647134</c:v>
                </c:pt>
                <c:pt idx="1772">
                  <c:v>-39.334703039714121</c:v>
                </c:pt>
                <c:pt idx="1773">
                  <c:v>-37.857776943090386</c:v>
                </c:pt>
                <c:pt idx="1774">
                  <c:v>-36.154173137498454</c:v>
                </c:pt>
                <c:pt idx="1775">
                  <c:v>-32.390686259683392</c:v>
                </c:pt>
                <c:pt idx="1776">
                  <c:v>-29.151548267089336</c:v>
                </c:pt>
                <c:pt idx="1777">
                  <c:v>-27.176173212645629</c:v>
                </c:pt>
                <c:pt idx="1778">
                  <c:v>-27.060067929407378</c:v>
                </c:pt>
                <c:pt idx="1779">
                  <c:v>-27.542442530633387</c:v>
                </c:pt>
                <c:pt idx="1780">
                  <c:v>-26.371211170858235</c:v>
                </c:pt>
                <c:pt idx="1781">
                  <c:v>-23.760644884513489</c:v>
                </c:pt>
                <c:pt idx="1782">
                  <c:v>-17.180795104113962</c:v>
                </c:pt>
                <c:pt idx="1783">
                  <c:v>-6.4454817601374383</c:v>
                </c:pt>
                <c:pt idx="1784">
                  <c:v>0.9576521405932189</c:v>
                </c:pt>
                <c:pt idx="1785">
                  <c:v>5.6263895874427003</c:v>
                </c:pt>
                <c:pt idx="1786">
                  <c:v>11.755260954110689</c:v>
                </c:pt>
                <c:pt idx="1787">
                  <c:v>15.742501421352951</c:v>
                </c:pt>
                <c:pt idx="1788">
                  <c:v>19.778394235359187</c:v>
                </c:pt>
                <c:pt idx="1789">
                  <c:v>23.666327978145763</c:v>
                </c:pt>
                <c:pt idx="1790">
                  <c:v>25.722102912116966</c:v>
                </c:pt>
                <c:pt idx="1791">
                  <c:v>36.485914469390792</c:v>
                </c:pt>
                <c:pt idx="1792">
                  <c:v>44.20880558300945</c:v>
                </c:pt>
                <c:pt idx="1793">
                  <c:v>50.058627598277297</c:v>
                </c:pt>
                <c:pt idx="1794">
                  <c:v>51.777389082866577</c:v>
                </c:pt>
                <c:pt idx="1795">
                  <c:v>50.656540041159943</c:v>
                </c:pt>
                <c:pt idx="1796">
                  <c:v>48.963462520059565</c:v>
                </c:pt>
                <c:pt idx="1797">
                  <c:v>46.981236971799284</c:v>
                </c:pt>
                <c:pt idx="1798">
                  <c:v>43.19216453949614</c:v>
                </c:pt>
                <c:pt idx="1799">
                  <c:v>38.107088040332471</c:v>
                </c:pt>
                <c:pt idx="1800">
                  <c:v>33.72166448236392</c:v>
                </c:pt>
                <c:pt idx="1801">
                  <c:v>29.217443764568301</c:v>
                </c:pt>
                <c:pt idx="1802">
                  <c:v>24.954329183338356</c:v>
                </c:pt>
                <c:pt idx="1803">
                  <c:v>21.725132493930456</c:v>
                </c:pt>
                <c:pt idx="1804">
                  <c:v>18.962326719540812</c:v>
                </c:pt>
                <c:pt idx="1805">
                  <c:v>16.36143788232804</c:v>
                </c:pt>
                <c:pt idx="1806">
                  <c:v>15.341945604298553</c:v>
                </c:pt>
                <c:pt idx="1807">
                  <c:v>15.057496062828509</c:v>
                </c:pt>
                <c:pt idx="1808">
                  <c:v>14.482369447006414</c:v>
                </c:pt>
                <c:pt idx="1809">
                  <c:v>14.41875727742878</c:v>
                </c:pt>
                <c:pt idx="1810">
                  <c:v>15.285086492525611</c:v>
                </c:pt>
                <c:pt idx="1811">
                  <c:v>16.927411445771604</c:v>
                </c:pt>
                <c:pt idx="1812">
                  <c:v>18.974067608412081</c:v>
                </c:pt>
                <c:pt idx="1813">
                  <c:v>20.751079294875741</c:v>
                </c:pt>
                <c:pt idx="1814">
                  <c:v>21.896021911412067</c:v>
                </c:pt>
                <c:pt idx="1815">
                  <c:v>22.823828307483794</c:v>
                </c:pt>
                <c:pt idx="1816">
                  <c:v>23.721815504105212</c:v>
                </c:pt>
                <c:pt idx="1817">
                  <c:v>23.646077941762925</c:v>
                </c:pt>
                <c:pt idx="1818">
                  <c:v>23.594191592650727</c:v>
                </c:pt>
                <c:pt idx="1819">
                  <c:v>23.676133326321242</c:v>
                </c:pt>
                <c:pt idx="1820">
                  <c:v>24.311035650649877</c:v>
                </c:pt>
                <c:pt idx="1821">
                  <c:v>26.352035867240186</c:v>
                </c:pt>
                <c:pt idx="1822">
                  <c:v>30.984417873706672</c:v>
                </c:pt>
                <c:pt idx="1823">
                  <c:v>37.428411612683689</c:v>
                </c:pt>
                <c:pt idx="1824">
                  <c:v>42.673304039861414</c:v>
                </c:pt>
                <c:pt idx="1825">
                  <c:v>45.488911605099972</c:v>
                </c:pt>
                <c:pt idx="1826">
                  <c:v>46.057776788469404</c:v>
                </c:pt>
                <c:pt idx="1827">
                  <c:v>45.690127174527674</c:v>
                </c:pt>
                <c:pt idx="1828">
                  <c:v>45.486160897124037</c:v>
                </c:pt>
                <c:pt idx="1829">
                  <c:v>46.048152476724184</c:v>
                </c:pt>
                <c:pt idx="1830">
                  <c:v>46.947435132505547</c:v>
                </c:pt>
                <c:pt idx="1831">
                  <c:v>46.81858616673739</c:v>
                </c:pt>
                <c:pt idx="1832">
                  <c:v>45.121925048457932</c:v>
                </c:pt>
                <c:pt idx="1833">
                  <c:v>45.72114757397717</c:v>
                </c:pt>
                <c:pt idx="1834">
                  <c:v>52.888199073657347</c:v>
                </c:pt>
                <c:pt idx="1835">
                  <c:v>61.824745075437249</c:v>
                </c:pt>
                <c:pt idx="1836">
                  <c:v>62.322832836166683</c:v>
                </c:pt>
                <c:pt idx="1837">
                  <c:v>52.661666869582646</c:v>
                </c:pt>
                <c:pt idx="1838">
                  <c:v>34.414403537391173</c:v>
                </c:pt>
                <c:pt idx="1839">
                  <c:v>13.513182484577603</c:v>
                </c:pt>
                <c:pt idx="1840">
                  <c:v>-3.0704904150036105</c:v>
                </c:pt>
                <c:pt idx="1841">
                  <c:v>-10.326392104107432</c:v>
                </c:pt>
                <c:pt idx="1842">
                  <c:v>-7.9538321792967865</c:v>
                </c:pt>
                <c:pt idx="1843">
                  <c:v>-5.4012533659138287</c:v>
                </c:pt>
                <c:pt idx="1844">
                  <c:v>-3.246182985584162</c:v>
                </c:pt>
                <c:pt idx="1845">
                  <c:v>-3.0718095782534816</c:v>
                </c:pt>
                <c:pt idx="1846">
                  <c:v>-5.5306420076845324</c:v>
                </c:pt>
                <c:pt idx="1847">
                  <c:v>-12.613021160523513</c:v>
                </c:pt>
                <c:pt idx="1848">
                  <c:v>-19.66683175660194</c:v>
                </c:pt>
                <c:pt idx="1849">
                  <c:v>-26.826158567494421</c:v>
                </c:pt>
                <c:pt idx="1850">
                  <c:v>-31.306147408137736</c:v>
                </c:pt>
                <c:pt idx="1851">
                  <c:v>-34.971196134856235</c:v>
                </c:pt>
                <c:pt idx="1852">
                  <c:v>-38.265662447897739</c:v>
                </c:pt>
                <c:pt idx="1853">
                  <c:v>-41.200655729852159</c:v>
                </c:pt>
                <c:pt idx="1854">
                  <c:v>-44.288320809249662</c:v>
                </c:pt>
                <c:pt idx="1855">
                  <c:v>-46.849041346396945</c:v>
                </c:pt>
                <c:pt idx="1856">
                  <c:v>-49.289598655772544</c:v>
                </c:pt>
                <c:pt idx="1857">
                  <c:v>-50.948020176430639</c:v>
                </c:pt>
                <c:pt idx="1858">
                  <c:v>-51.574460086215794</c:v>
                </c:pt>
                <c:pt idx="1859">
                  <c:v>-52.020911450080632</c:v>
                </c:pt>
                <c:pt idx="1860">
                  <c:v>-51.570193981040454</c:v>
                </c:pt>
                <c:pt idx="1861">
                  <c:v>-50.590555510892017</c:v>
                </c:pt>
                <c:pt idx="1862">
                  <c:v>-48.489314539215108</c:v>
                </c:pt>
                <c:pt idx="1863">
                  <c:v>-44.723430509709075</c:v>
                </c:pt>
                <c:pt idx="1864">
                  <c:v>-41.026470160595416</c:v>
                </c:pt>
                <c:pt idx="1865">
                  <c:v>-37.872584439184067</c:v>
                </c:pt>
                <c:pt idx="1866">
                  <c:v>-35.781761005415639</c:v>
                </c:pt>
                <c:pt idx="1867">
                  <c:v>-34.655950426940976</c:v>
                </c:pt>
                <c:pt idx="1868">
                  <c:v>-33.655927265481004</c:v>
                </c:pt>
                <c:pt idx="1869">
                  <c:v>-31.438271314604105</c:v>
                </c:pt>
                <c:pt idx="1870">
                  <c:v>-28.712291140077536</c:v>
                </c:pt>
                <c:pt idx="1871">
                  <c:v>-24.391110111787309</c:v>
                </c:pt>
                <c:pt idx="1872">
                  <c:v>-17.115795116743175</c:v>
                </c:pt>
                <c:pt idx="1873">
                  <c:v>-12.139433068478196</c:v>
                </c:pt>
                <c:pt idx="1874">
                  <c:v>-9.5619117322779612</c:v>
                </c:pt>
                <c:pt idx="1875">
                  <c:v>-6.8331246271274795</c:v>
                </c:pt>
                <c:pt idx="1876">
                  <c:v>-2.9398945949268382</c:v>
                </c:pt>
                <c:pt idx="1877">
                  <c:v>-1.0008676507812575</c:v>
                </c:pt>
                <c:pt idx="1878">
                  <c:v>5.1481180085575389</c:v>
                </c:pt>
                <c:pt idx="1879">
                  <c:v>10.252518460598802</c:v>
                </c:pt>
                <c:pt idx="1880">
                  <c:v>9.4062225707968032</c:v>
                </c:pt>
                <c:pt idx="1881">
                  <c:v>9.0800855695958891</c:v>
                </c:pt>
                <c:pt idx="1882">
                  <c:v>8.162592125369482</c:v>
                </c:pt>
                <c:pt idx="1883">
                  <c:v>13.105664863906703</c:v>
                </c:pt>
                <c:pt idx="1884">
                  <c:v>23.586002631948411</c:v>
                </c:pt>
                <c:pt idx="1885">
                  <c:v>26.348095081048609</c:v>
                </c:pt>
                <c:pt idx="1886">
                  <c:v>33.215218479764737</c:v>
                </c:pt>
                <c:pt idx="1887">
                  <c:v>36.360443997692741</c:v>
                </c:pt>
                <c:pt idx="1888">
                  <c:v>36.617763870757386</c:v>
                </c:pt>
                <c:pt idx="1889">
                  <c:v>36.949186913559664</c:v>
                </c:pt>
                <c:pt idx="1890">
                  <c:v>38.170903329764315</c:v>
                </c:pt>
                <c:pt idx="1891">
                  <c:v>42.141583688931235</c:v>
                </c:pt>
                <c:pt idx="1892">
                  <c:v>44.610592774267062</c:v>
                </c:pt>
                <c:pt idx="1893">
                  <c:v>45.352404093053821</c:v>
                </c:pt>
                <c:pt idx="1894">
                  <c:v>44.621903979079207</c:v>
                </c:pt>
                <c:pt idx="1895">
                  <c:v>40.124342984788946</c:v>
                </c:pt>
                <c:pt idx="1896">
                  <c:v>32.797372295357683</c:v>
                </c:pt>
                <c:pt idx="1897">
                  <c:v>24.689606443997363</c:v>
                </c:pt>
                <c:pt idx="1898">
                  <c:v>17.3020748409884</c:v>
                </c:pt>
                <c:pt idx="1899">
                  <c:v>11.781261947055842</c:v>
                </c:pt>
                <c:pt idx="1900">
                  <c:v>9.2073036874147611</c:v>
                </c:pt>
                <c:pt idx="1901">
                  <c:v>9.7661519178976288</c:v>
                </c:pt>
                <c:pt idx="1902">
                  <c:v>12.126925463617319</c:v>
                </c:pt>
                <c:pt idx="1903">
                  <c:v>15.98164744461131</c:v>
                </c:pt>
                <c:pt idx="1904">
                  <c:v>18.647884977971756</c:v>
                </c:pt>
                <c:pt idx="1905">
                  <c:v>18.815533290599028</c:v>
                </c:pt>
                <c:pt idx="1906">
                  <c:v>17.460909072894118</c:v>
                </c:pt>
                <c:pt idx="1907">
                  <c:v>15.230797147334599</c:v>
                </c:pt>
                <c:pt idx="1908">
                  <c:v>13.057238111392682</c:v>
                </c:pt>
                <c:pt idx="1909">
                  <c:v>11.999481699282621</c:v>
                </c:pt>
                <c:pt idx="1910">
                  <c:v>12.648540614149884</c:v>
                </c:pt>
                <c:pt idx="1911">
                  <c:v>13.833117490029265</c:v>
                </c:pt>
                <c:pt idx="1912">
                  <c:v>17.494221557790851</c:v>
                </c:pt>
                <c:pt idx="1913">
                  <c:v>22.849560103800087</c:v>
                </c:pt>
                <c:pt idx="1914">
                  <c:v>28.259391000971345</c:v>
                </c:pt>
                <c:pt idx="1915">
                  <c:v>32.535737716291735</c:v>
                </c:pt>
                <c:pt idx="1916">
                  <c:v>36.519159480501017</c:v>
                </c:pt>
                <c:pt idx="1917">
                  <c:v>38.942269136068319</c:v>
                </c:pt>
                <c:pt idx="1918">
                  <c:v>38.994880468179304</c:v>
                </c:pt>
                <c:pt idx="1919">
                  <c:v>38.672166824682812</c:v>
                </c:pt>
                <c:pt idx="1920">
                  <c:v>38.3849114144734</c:v>
                </c:pt>
                <c:pt idx="1921">
                  <c:v>40.126164898062825</c:v>
                </c:pt>
                <c:pt idx="1922">
                  <c:v>43.992953966345908</c:v>
                </c:pt>
                <c:pt idx="1923">
                  <c:v>47.434785122716612</c:v>
                </c:pt>
                <c:pt idx="1924">
                  <c:v>49.717203768141253</c:v>
                </c:pt>
                <c:pt idx="1925">
                  <c:v>52.479375929351292</c:v>
                </c:pt>
                <c:pt idx="1926">
                  <c:v>55.999966538926074</c:v>
                </c:pt>
                <c:pt idx="1927">
                  <c:v>59.509632587084027</c:v>
                </c:pt>
                <c:pt idx="1928">
                  <c:v>62.109823165970411</c:v>
                </c:pt>
                <c:pt idx="1929">
                  <c:v>61.080661462148122</c:v>
                </c:pt>
                <c:pt idx="1930">
                  <c:v>53.429352369436749</c:v>
                </c:pt>
                <c:pt idx="1931">
                  <c:v>41.668957607585405</c:v>
                </c:pt>
                <c:pt idx="1932">
                  <c:v>27.627779787459939</c:v>
                </c:pt>
                <c:pt idx="1933">
                  <c:v>8.5781391074312179</c:v>
                </c:pt>
                <c:pt idx="1934">
                  <c:v>-5.7310978625382507</c:v>
                </c:pt>
                <c:pt idx="1935">
                  <c:v>-12.097686659282202</c:v>
                </c:pt>
                <c:pt idx="1936">
                  <c:v>-13.043497598886864</c:v>
                </c:pt>
                <c:pt idx="1937">
                  <c:v>-11.172358841092041</c:v>
                </c:pt>
                <c:pt idx="1938">
                  <c:v>-9.4759757844836709</c:v>
                </c:pt>
                <c:pt idx="1939">
                  <c:v>-10.251465408570214</c:v>
                </c:pt>
                <c:pt idx="1940">
                  <c:v>-16.652032115521198</c:v>
                </c:pt>
                <c:pt idx="1941">
                  <c:v>-31.280763450199359</c:v>
                </c:pt>
                <c:pt idx="1942">
                  <c:v>-39.937227277930525</c:v>
                </c:pt>
                <c:pt idx="1943">
                  <c:v>-44.875417036543482</c:v>
                </c:pt>
                <c:pt idx="1944">
                  <c:v>-44.627166944322688</c:v>
                </c:pt>
                <c:pt idx="1945">
                  <c:v>-43.79102176473414</c:v>
                </c:pt>
                <c:pt idx="1946">
                  <c:v>-44.179584540087397</c:v>
                </c:pt>
                <c:pt idx="1947">
                  <c:v>-46.080669268864057</c:v>
                </c:pt>
                <c:pt idx="1948">
                  <c:v>-48.092800376514141</c:v>
                </c:pt>
                <c:pt idx="1949">
                  <c:v>-49.871133816416787</c:v>
                </c:pt>
                <c:pt idx="1950">
                  <c:v>-51.714369400482482</c:v>
                </c:pt>
                <c:pt idx="1951">
                  <c:v>-53.115872693732513</c:v>
                </c:pt>
                <c:pt idx="1952">
                  <c:v>-53.581893876630524</c:v>
                </c:pt>
                <c:pt idx="1953">
                  <c:v>-53.493262282389566</c:v>
                </c:pt>
                <c:pt idx="1954">
                  <c:v>-52.752655034934634</c:v>
                </c:pt>
                <c:pt idx="1955">
                  <c:v>-50.178197778891914</c:v>
                </c:pt>
                <c:pt idx="1956">
                  <c:v>-47.064896204416073</c:v>
                </c:pt>
                <c:pt idx="1957">
                  <c:v>-43.646541331171981</c:v>
                </c:pt>
                <c:pt idx="1958">
                  <c:v>-39.36816432992044</c:v>
                </c:pt>
                <c:pt idx="1959">
                  <c:v>-35.603421978869669</c:v>
                </c:pt>
                <c:pt idx="1960">
                  <c:v>-31.644033890308396</c:v>
                </c:pt>
                <c:pt idx="1961">
                  <c:v>-27.789833731186317</c:v>
                </c:pt>
                <c:pt idx="1962">
                  <c:v>-25.547565726455595</c:v>
                </c:pt>
                <c:pt idx="1963">
                  <c:v>-23.588314413970664</c:v>
                </c:pt>
                <c:pt idx="1964">
                  <c:v>-23.057596565617182</c:v>
                </c:pt>
                <c:pt idx="1965">
                  <c:v>-22.16983248453904</c:v>
                </c:pt>
                <c:pt idx="1966">
                  <c:v>-20.178675340423869</c:v>
                </c:pt>
                <c:pt idx="1967">
                  <c:v>-16.07016301302221</c:v>
                </c:pt>
                <c:pt idx="1968">
                  <c:v>-10.330260277525952</c:v>
                </c:pt>
                <c:pt idx="1969">
                  <c:v>-1.8382383262171185</c:v>
                </c:pt>
                <c:pt idx="1970">
                  <c:v>6.0649450519299153</c:v>
                </c:pt>
                <c:pt idx="1971">
                  <c:v>15.051930877153925</c:v>
                </c:pt>
                <c:pt idx="1972">
                  <c:v>22.630701741167272</c:v>
                </c:pt>
                <c:pt idx="1973">
                  <c:v>29.527920367411141</c:v>
                </c:pt>
                <c:pt idx="1974">
                  <c:v>31.263747997891965</c:v>
                </c:pt>
                <c:pt idx="1975">
                  <c:v>29.183278383324136</c:v>
                </c:pt>
                <c:pt idx="1976">
                  <c:v>32.588535460388279</c:v>
                </c:pt>
                <c:pt idx="1977">
                  <c:v>37.33124685823914</c:v>
                </c:pt>
                <c:pt idx="1978">
                  <c:v>42.571003403643893</c:v>
                </c:pt>
                <c:pt idx="1979">
                  <c:v>45.217785405836231</c:v>
                </c:pt>
                <c:pt idx="1980">
                  <c:v>45.765957181584653</c:v>
                </c:pt>
                <c:pt idx="1981">
                  <c:v>47.300748351313629</c:v>
                </c:pt>
                <c:pt idx="1982">
                  <c:v>50.028678149234267</c:v>
                </c:pt>
                <c:pt idx="1983">
                  <c:v>45.868884914450703</c:v>
                </c:pt>
                <c:pt idx="1984">
                  <c:v>43.829167176493534</c:v>
                </c:pt>
                <c:pt idx="1985">
                  <c:v>40.501226760111976</c:v>
                </c:pt>
                <c:pt idx="1986">
                  <c:v>34.505409526448538</c:v>
                </c:pt>
                <c:pt idx="1987">
                  <c:v>27.344875833532619</c:v>
                </c:pt>
                <c:pt idx="1988">
                  <c:v>20.391051758494534</c:v>
                </c:pt>
                <c:pt idx="1989">
                  <c:v>14.622995036077667</c:v>
                </c:pt>
                <c:pt idx="1990">
                  <c:v>10.605823171030801</c:v>
                </c:pt>
                <c:pt idx="1991">
                  <c:v>8.071997482010838</c:v>
                </c:pt>
                <c:pt idx="1992">
                  <c:v>8.0207157378715266</c:v>
                </c:pt>
                <c:pt idx="1993">
                  <c:v>11.067443121029235</c:v>
                </c:pt>
                <c:pt idx="1994">
                  <c:v>14.234806409906671</c:v>
                </c:pt>
                <c:pt idx="1995">
                  <c:v>16.569148698897934</c:v>
                </c:pt>
                <c:pt idx="1996">
                  <c:v>19.332980616351346</c:v>
                </c:pt>
                <c:pt idx="1997">
                  <c:v>21.788268018857064</c:v>
                </c:pt>
                <c:pt idx="1998">
                  <c:v>25.936218945461828</c:v>
                </c:pt>
                <c:pt idx="1999">
                  <c:v>30.547923486774756</c:v>
                </c:pt>
                <c:pt idx="2000">
                  <c:v>34.690100795831462</c:v>
                </c:pt>
                <c:pt idx="2001">
                  <c:v>37.687986382599277</c:v>
                </c:pt>
                <c:pt idx="2002">
                  <c:v>37.797599603094774</c:v>
                </c:pt>
                <c:pt idx="2003">
                  <c:v>38.771330154239955</c:v>
                </c:pt>
                <c:pt idx="2004">
                  <c:v>39.361961642353677</c:v>
                </c:pt>
                <c:pt idx="2005">
                  <c:v>43.998346156587175</c:v>
                </c:pt>
                <c:pt idx="2006">
                  <c:v>53.27000820041345</c:v>
                </c:pt>
                <c:pt idx="2007">
                  <c:v>59.424281975016321</c:v>
                </c:pt>
                <c:pt idx="2008">
                  <c:v>63.075079265725336</c:v>
                </c:pt>
                <c:pt idx="2009">
                  <c:v>66.118548242170121</c:v>
                </c:pt>
                <c:pt idx="2010">
                  <c:v>60.655832581861674</c:v>
                </c:pt>
                <c:pt idx="2011">
                  <c:v>59.93618127331326</c:v>
                </c:pt>
                <c:pt idx="2012">
                  <c:v>17.891256149966683</c:v>
                </c:pt>
                <c:pt idx="2013">
                  <c:v>-25.217633760169328</c:v>
                </c:pt>
                <c:pt idx="2014">
                  <c:v>-45.426663694032996</c:v>
                </c:pt>
                <c:pt idx="2015">
                  <c:v>-53.800498185166589</c:v>
                </c:pt>
                <c:pt idx="2016">
                  <c:v>-55.083842679946628</c:v>
                </c:pt>
                <c:pt idx="2017">
                  <c:v>-53.803963427545462</c:v>
                </c:pt>
                <c:pt idx="2018">
                  <c:v>-48.050299576778151</c:v>
                </c:pt>
                <c:pt idx="2019">
                  <c:v>-46.757969298394087</c:v>
                </c:pt>
                <c:pt idx="2020">
                  <c:v>-48.647903841355451</c:v>
                </c:pt>
                <c:pt idx="2021">
                  <c:v>-59.666413720189404</c:v>
                </c:pt>
                <c:pt idx="2022">
                  <c:v>-67.349597343788332</c:v>
                </c:pt>
                <c:pt idx="2023">
                  <c:v>-67.447380302699798</c:v>
                </c:pt>
                <c:pt idx="2024">
                  <c:v>-68.431882141196226</c:v>
                </c:pt>
                <c:pt idx="2025">
                  <c:v>-68.92164697824721</c:v>
                </c:pt>
                <c:pt idx="2026">
                  <c:v>-68.954942358252381</c:v>
                </c:pt>
                <c:pt idx="2027">
                  <c:v>-62.721958982294943</c:v>
                </c:pt>
                <c:pt idx="2028">
                  <c:v>-56.781137019764437</c:v>
                </c:pt>
                <c:pt idx="2029">
                  <c:v>-56.154366359714828</c:v>
                </c:pt>
                <c:pt idx="2030">
                  <c:v>-56.771533751930654</c:v>
                </c:pt>
                <c:pt idx="2031">
                  <c:v>-55.817560061120034</c:v>
                </c:pt>
                <c:pt idx="2032">
                  <c:v>-56.41072483488265</c:v>
                </c:pt>
                <c:pt idx="2033">
                  <c:v>-55.115231680192444</c:v>
                </c:pt>
                <c:pt idx="2034">
                  <c:v>-52.790056114105653</c:v>
                </c:pt>
                <c:pt idx="2035">
                  <c:v>-52.35066480480701</c:v>
                </c:pt>
                <c:pt idx="2036">
                  <c:v>-53.282637198004693</c:v>
                </c:pt>
                <c:pt idx="2037">
                  <c:v>-56.041584126680753</c:v>
                </c:pt>
                <c:pt idx="2038">
                  <c:v>-54.059314286878553</c:v>
                </c:pt>
                <c:pt idx="2039">
                  <c:v>-51.009222180417346</c:v>
                </c:pt>
                <c:pt idx="2040">
                  <c:v>-50.174425906514529</c:v>
                </c:pt>
                <c:pt idx="2041">
                  <c:v>-50.141851714840698</c:v>
                </c:pt>
                <c:pt idx="2042">
                  <c:v>-50.977821060893334</c:v>
                </c:pt>
                <c:pt idx="2043">
                  <c:v>-50.523219702597729</c:v>
                </c:pt>
                <c:pt idx="2044">
                  <c:v>-49.372356100558598</c:v>
                </c:pt>
                <c:pt idx="2045">
                  <c:v>-49.998347018598849</c:v>
                </c:pt>
                <c:pt idx="2046">
                  <c:v>-54.662202328232524</c:v>
                </c:pt>
                <c:pt idx="2047">
                  <c:v>-56.915209269180302</c:v>
                </c:pt>
                <c:pt idx="2048">
                  <c:v>-53.209588246913903</c:v>
                </c:pt>
                <c:pt idx="2049">
                  <c:v>-47.461688506965274</c:v>
                </c:pt>
                <c:pt idx="2050">
                  <c:v>-44.631016230907029</c:v>
                </c:pt>
                <c:pt idx="2051">
                  <c:v>-44.371802725764994</c:v>
                </c:pt>
                <c:pt idx="2052">
                  <c:v>-47.145895446868472</c:v>
                </c:pt>
                <c:pt idx="2053">
                  <c:v>-50.32850542176417</c:v>
                </c:pt>
                <c:pt idx="2054">
                  <c:v>-51.957013829126851</c:v>
                </c:pt>
                <c:pt idx="2055">
                  <c:v>-53.646844431912662</c:v>
                </c:pt>
                <c:pt idx="2056">
                  <c:v>-52.185266801894535</c:v>
                </c:pt>
                <c:pt idx="2057">
                  <c:v>-49.454407588524063</c:v>
                </c:pt>
                <c:pt idx="2058">
                  <c:v>-47.717517497475448</c:v>
                </c:pt>
                <c:pt idx="2059">
                  <c:v>-49.606810040188684</c:v>
                </c:pt>
                <c:pt idx="2060">
                  <c:v>-48.273153134251515</c:v>
                </c:pt>
                <c:pt idx="2061">
                  <c:v>-48.259253807246921</c:v>
                </c:pt>
                <c:pt idx="2062">
                  <c:v>-51.02550196362666</c:v>
                </c:pt>
                <c:pt idx="2063">
                  <c:v>-53.265524807133772</c:v>
                </c:pt>
                <c:pt idx="2064">
                  <c:v>-53.149443089346555</c:v>
                </c:pt>
                <c:pt idx="2065">
                  <c:v>-48.40190807670691</c:v>
                </c:pt>
                <c:pt idx="2066">
                  <c:v>-45.699635873321498</c:v>
                </c:pt>
                <c:pt idx="2067">
                  <c:v>-46.369353850217983</c:v>
                </c:pt>
                <c:pt idx="2068">
                  <c:v>-48.379521271333026</c:v>
                </c:pt>
                <c:pt idx="2069">
                  <c:v>-50.356453895917042</c:v>
                </c:pt>
                <c:pt idx="2070">
                  <c:v>-51.985475747032169</c:v>
                </c:pt>
                <c:pt idx="2071">
                  <c:v>-53.544020185534848</c:v>
                </c:pt>
                <c:pt idx="2072">
                  <c:v>-54.669444168170514</c:v>
                </c:pt>
                <c:pt idx="2073">
                  <c:v>-55.028464074211023</c:v>
                </c:pt>
                <c:pt idx="2074">
                  <c:v>-52.719820737610306</c:v>
                </c:pt>
                <c:pt idx="2075">
                  <c:v>-51.491215485389908</c:v>
                </c:pt>
                <c:pt idx="2076">
                  <c:v>-50.587610229457241</c:v>
                </c:pt>
                <c:pt idx="2077">
                  <c:v>-47.917642809231999</c:v>
                </c:pt>
                <c:pt idx="2078">
                  <c:v>-50.494352558813148</c:v>
                </c:pt>
                <c:pt idx="2079">
                  <c:v>-53.214476547654435</c:v>
                </c:pt>
                <c:pt idx="2080">
                  <c:v>-54.170613316849419</c:v>
                </c:pt>
                <c:pt idx="2081">
                  <c:v>-53.258358149823721</c:v>
                </c:pt>
                <c:pt idx="2082">
                  <c:v>-52.758718324911804</c:v>
                </c:pt>
                <c:pt idx="2083">
                  <c:v>-52.74004823135305</c:v>
                </c:pt>
                <c:pt idx="2084">
                  <c:v>-52.336929686488325</c:v>
                </c:pt>
                <c:pt idx="2085">
                  <c:v>-53.562231861574439</c:v>
                </c:pt>
                <c:pt idx="2086">
                  <c:v>-52.620754397684117</c:v>
                </c:pt>
                <c:pt idx="2087">
                  <c:v>-51.15203858608848</c:v>
                </c:pt>
                <c:pt idx="2088">
                  <c:v>-49.951964256517449</c:v>
                </c:pt>
                <c:pt idx="2089">
                  <c:v>-50.803868902284606</c:v>
                </c:pt>
                <c:pt idx="2090">
                  <c:v>-51.988698602673807</c:v>
                </c:pt>
                <c:pt idx="2091">
                  <c:v>-53.520745527294999</c:v>
                </c:pt>
                <c:pt idx="2092">
                  <c:v>-53.61093951767765</c:v>
                </c:pt>
                <c:pt idx="2093">
                  <c:v>-52.545464590068775</c:v>
                </c:pt>
                <c:pt idx="2094">
                  <c:v>-51.889319828799586</c:v>
                </c:pt>
                <c:pt idx="2095">
                  <c:v>-52.388280712267182</c:v>
                </c:pt>
                <c:pt idx="2096">
                  <c:v>-52.748707014277521</c:v>
                </c:pt>
                <c:pt idx="2097">
                  <c:v>-51.838649866723436</c:v>
                </c:pt>
                <c:pt idx="2098">
                  <c:v>-52.381583346509871</c:v>
                </c:pt>
                <c:pt idx="2099">
                  <c:v>-53.033877129611284</c:v>
                </c:pt>
                <c:pt idx="2100">
                  <c:v>-52.847178611505512</c:v>
                </c:pt>
                <c:pt idx="2101">
                  <c:v>-52.654682480725292</c:v>
                </c:pt>
                <c:pt idx="2102">
                  <c:v>-51.904576367805959</c:v>
                </c:pt>
                <c:pt idx="2103">
                  <c:v>-52.021106702962932</c:v>
                </c:pt>
                <c:pt idx="2104">
                  <c:v>-52.395337127005028</c:v>
                </c:pt>
                <c:pt idx="2105">
                  <c:v>-52.734950522281977</c:v>
                </c:pt>
                <c:pt idx="2106">
                  <c:v>-52.84740274784567</c:v>
                </c:pt>
                <c:pt idx="2107">
                  <c:v>-51.077047608394899</c:v>
                </c:pt>
                <c:pt idx="2108">
                  <c:v>-48.186028140425883</c:v>
                </c:pt>
                <c:pt idx="2109">
                  <c:v>-46.203325120743237</c:v>
                </c:pt>
                <c:pt idx="2110">
                  <c:v>-46.698237832081659</c:v>
                </c:pt>
                <c:pt idx="2111">
                  <c:v>-47.436789412998507</c:v>
                </c:pt>
                <c:pt idx="2112">
                  <c:v>-41.563067834409253</c:v>
                </c:pt>
                <c:pt idx="2113">
                  <c:v>-49.451364831358362</c:v>
                </c:pt>
                <c:pt idx="2114">
                  <c:v>-50.916702492549319</c:v>
                </c:pt>
                <c:pt idx="2115">
                  <c:v>-50.905303954574215</c:v>
                </c:pt>
                <c:pt idx="2116">
                  <c:v>-51.346485711868716</c:v>
                </c:pt>
                <c:pt idx="2117">
                  <c:v>-52.702135864550193</c:v>
                </c:pt>
                <c:pt idx="2118">
                  <c:v>-51.609978881947548</c:v>
                </c:pt>
                <c:pt idx="2119">
                  <c:v>-50.383019302788909</c:v>
                </c:pt>
                <c:pt idx="2120">
                  <c:v>-51.580875938799842</c:v>
                </c:pt>
              </c:numCache>
            </c:numRef>
          </c:val>
          <c:smooth val="0"/>
          <c:extLst>
            <c:ext xmlns:c16="http://schemas.microsoft.com/office/drawing/2014/chart" uri="{C3380CC4-5D6E-409C-BE32-E72D297353CC}">
              <c16:uniqueId val="{00000002-FD24-4672-956C-42A7F68991C7}"/>
            </c:ext>
          </c:extLst>
        </c:ser>
        <c:dLbls>
          <c:showLegendKey val="0"/>
          <c:showVal val="0"/>
          <c:showCatName val="0"/>
          <c:showSerName val="0"/>
          <c:showPercent val="0"/>
          <c:showBubbleSize val="0"/>
        </c:dLbls>
        <c:smooth val="0"/>
        <c:axId val="694813160"/>
        <c:axId val="694814144"/>
      </c:lineChart>
      <c:catAx>
        <c:axId val="694813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4144"/>
        <c:crosses val="autoZero"/>
        <c:auto val="1"/>
        <c:lblAlgn val="ctr"/>
        <c:lblOffset val="100"/>
        <c:noMultiLvlLbl val="0"/>
      </c:catAx>
      <c:valAx>
        <c:axId val="69481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31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01E-2"/>
          <c:y val="0.153676409637337"/>
          <c:w val="0.89699536774563804"/>
          <c:h val="0.7657342290882790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C0ED-4FC7-B6B1-DA0FDB3D8965}"/>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C0ED-4FC7-B6B1-DA0FDB3D8965}"/>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C0ED-4FC7-B6B1-DA0FDB3D8965}"/>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C0ED-4FC7-B6B1-DA0FDB3D8965}"/>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1DFB-48F0-89E5-719C1EF64B16}"/>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1DFB-48F0-89E5-719C1EF64B16}"/>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1DFB-48F0-89E5-719C1EF64B16}"/>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4FDE-4D60-B54F-AAB300E17838}"/>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4FDE-4D60-B54F-AAB300E17838}"/>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4FDE-4D60-B54F-AAB300E17838}"/>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189E-4C02-9294-25EC2F9BFCD3}"/>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189E-4C02-9294-25EC2F9BFCD3}"/>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val>
            <c:numRef>
              <c:f>[Simulate_raci_31_01_2018.csv]Simulate_raci_31_01_2018!$A$2:$A$2000</c:f>
              <c:numCache>
                <c:formatCode>General</c:formatCode>
                <c:ptCount val="19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pt idx="1499">
                  <c:v>-0.85932200000000003</c:v>
                </c:pt>
                <c:pt idx="1500">
                  <c:v>-0.887405</c:v>
                </c:pt>
                <c:pt idx="1501">
                  <c:v>-0.88448300000000002</c:v>
                </c:pt>
                <c:pt idx="1502">
                  <c:v>-0.88568599999999997</c:v>
                </c:pt>
                <c:pt idx="1503">
                  <c:v>-0.91356099999999996</c:v>
                </c:pt>
                <c:pt idx="1504">
                  <c:v>-0.95199199999999995</c:v>
                </c:pt>
                <c:pt idx="1505">
                  <c:v>-1.006151</c:v>
                </c:pt>
                <c:pt idx="1506">
                  <c:v>-1.061231</c:v>
                </c:pt>
                <c:pt idx="1507">
                  <c:v>-1.1004350000000001</c:v>
                </c:pt>
                <c:pt idx="1508">
                  <c:v>-1.13887</c:v>
                </c:pt>
                <c:pt idx="1509">
                  <c:v>-1.1817530000000001</c:v>
                </c:pt>
                <c:pt idx="1510">
                  <c:v>-1.214933</c:v>
                </c:pt>
                <c:pt idx="1511">
                  <c:v>-1.235223</c:v>
                </c:pt>
                <c:pt idx="1512">
                  <c:v>-1.2340329999999999</c:v>
                </c:pt>
                <c:pt idx="1513">
                  <c:v>-1.211479</c:v>
                </c:pt>
                <c:pt idx="1514">
                  <c:v>-1.198582</c:v>
                </c:pt>
                <c:pt idx="1515">
                  <c:v>-1.197465</c:v>
                </c:pt>
                <c:pt idx="1516">
                  <c:v>-1.213522</c:v>
                </c:pt>
                <c:pt idx="1517">
                  <c:v>-1.246623</c:v>
                </c:pt>
                <c:pt idx="1518">
                  <c:v>-1.26359</c:v>
                </c:pt>
                <c:pt idx="1519">
                  <c:v>-1.2635989999999999</c:v>
                </c:pt>
                <c:pt idx="1520">
                  <c:v>-1.2679339999999999</c:v>
                </c:pt>
                <c:pt idx="1521">
                  <c:v>-1.28285</c:v>
                </c:pt>
                <c:pt idx="1522">
                  <c:v>-1.2617</c:v>
                </c:pt>
                <c:pt idx="1523">
                  <c:v>-1.219322</c:v>
                </c:pt>
                <c:pt idx="1524">
                  <c:v>-1.1791450000000001</c:v>
                </c:pt>
                <c:pt idx="1525">
                  <c:v>-1.1405959999999999</c:v>
                </c:pt>
                <c:pt idx="1526">
                  <c:v>-1.108975</c:v>
                </c:pt>
                <c:pt idx="1527">
                  <c:v>-1.0753600000000001</c:v>
                </c:pt>
                <c:pt idx="1528">
                  <c:v>-1.050152</c:v>
                </c:pt>
                <c:pt idx="1529">
                  <c:v>-1.0329699999999999</c:v>
                </c:pt>
                <c:pt idx="1530">
                  <c:v>-1.011225</c:v>
                </c:pt>
                <c:pt idx="1531">
                  <c:v>-1.014367</c:v>
                </c:pt>
                <c:pt idx="1532">
                  <c:v>-1.0809470000000001</c:v>
                </c:pt>
                <c:pt idx="1533">
                  <c:v>-1.1828780000000001</c:v>
                </c:pt>
                <c:pt idx="1534">
                  <c:v>-1.2960259999999999</c:v>
                </c:pt>
                <c:pt idx="1535">
                  <c:v>-1.427656</c:v>
                </c:pt>
                <c:pt idx="1536">
                  <c:v>-1.541059</c:v>
                </c:pt>
                <c:pt idx="1537">
                  <c:v>-1.6072010000000001</c:v>
                </c:pt>
                <c:pt idx="1538">
                  <c:v>-1.635964</c:v>
                </c:pt>
                <c:pt idx="1539">
                  <c:v>-1.6540619999999999</c:v>
                </c:pt>
                <c:pt idx="1540">
                  <c:v>-1.680617</c:v>
                </c:pt>
                <c:pt idx="1541">
                  <c:v>-1.7388330000000001</c:v>
                </c:pt>
                <c:pt idx="1542">
                  <c:v>-1.8212060000000001</c:v>
                </c:pt>
                <c:pt idx="1543">
                  <c:v>-1.912309</c:v>
                </c:pt>
                <c:pt idx="1544">
                  <c:v>-2.006875</c:v>
                </c:pt>
                <c:pt idx="1545">
                  <c:v>-2.0972810000000002</c:v>
                </c:pt>
                <c:pt idx="1546">
                  <c:v>-2.1404740000000002</c:v>
                </c:pt>
                <c:pt idx="1547">
                  <c:v>-2.1411560000000001</c:v>
                </c:pt>
                <c:pt idx="1548">
                  <c:v>-2.112444</c:v>
                </c:pt>
                <c:pt idx="1549">
                  <c:v>-2.0596670000000001</c:v>
                </c:pt>
                <c:pt idx="1550">
                  <c:v>-2.0420289999999999</c:v>
                </c:pt>
                <c:pt idx="1551">
                  <c:v>-2.0676549999999998</c:v>
                </c:pt>
                <c:pt idx="1552">
                  <c:v>-2.0983489999999998</c:v>
                </c:pt>
                <c:pt idx="1553">
                  <c:v>-2.140215</c:v>
                </c:pt>
                <c:pt idx="1554">
                  <c:v>-2.176485</c:v>
                </c:pt>
                <c:pt idx="1555">
                  <c:v>-2.2070560000000001</c:v>
                </c:pt>
                <c:pt idx="1556">
                  <c:v>-2.2217669999999998</c:v>
                </c:pt>
                <c:pt idx="1557">
                  <c:v>-2.236888</c:v>
                </c:pt>
                <c:pt idx="1558">
                  <c:v>-2.2458260000000001</c:v>
                </c:pt>
                <c:pt idx="1559">
                  <c:v>-2.2686959999999998</c:v>
                </c:pt>
                <c:pt idx="1560">
                  <c:v>-2.3071030000000001</c:v>
                </c:pt>
                <c:pt idx="1561">
                  <c:v>-2.322946</c:v>
                </c:pt>
                <c:pt idx="1562">
                  <c:v>-2.3006139999999999</c:v>
                </c:pt>
                <c:pt idx="1563">
                  <c:v>-2.2515049999999999</c:v>
                </c:pt>
                <c:pt idx="1564">
                  <c:v>-2.1939980000000001</c:v>
                </c:pt>
                <c:pt idx="1565">
                  <c:v>-2.162077</c:v>
                </c:pt>
                <c:pt idx="1566">
                  <c:v>-2.1299730000000001</c:v>
                </c:pt>
                <c:pt idx="1567">
                  <c:v>-2.069223</c:v>
                </c:pt>
                <c:pt idx="1568">
                  <c:v>-1.9766710000000001</c:v>
                </c:pt>
                <c:pt idx="1569">
                  <c:v>-1.8520749999999999</c:v>
                </c:pt>
                <c:pt idx="1570">
                  <c:v>-1.7071480000000001</c:v>
                </c:pt>
                <c:pt idx="1571">
                  <c:v>-1.550548</c:v>
                </c:pt>
                <c:pt idx="1572">
                  <c:v>-1.3919459999999999</c:v>
                </c:pt>
                <c:pt idx="1573">
                  <c:v>-1.238567</c:v>
                </c:pt>
                <c:pt idx="1574">
                  <c:v>-1.0902369999999999</c:v>
                </c:pt>
                <c:pt idx="1575">
                  <c:v>-0.94533500000000004</c:v>
                </c:pt>
                <c:pt idx="1576">
                  <c:v>-0.80696800000000002</c:v>
                </c:pt>
                <c:pt idx="1577">
                  <c:v>-0.67066599999999998</c:v>
                </c:pt>
                <c:pt idx="1578">
                  <c:v>-0.54717000000000005</c:v>
                </c:pt>
                <c:pt idx="1579">
                  <c:v>-0.44809300000000002</c:v>
                </c:pt>
                <c:pt idx="1580">
                  <c:v>-0.375608</c:v>
                </c:pt>
                <c:pt idx="1581">
                  <c:v>-0.30316300000000002</c:v>
                </c:pt>
                <c:pt idx="1582">
                  <c:v>-0.22214500000000001</c:v>
                </c:pt>
                <c:pt idx="1583">
                  <c:v>-0.13898199999999999</c:v>
                </c:pt>
                <c:pt idx="1584">
                  <c:v>-7.0862999999999995E-2</c:v>
                </c:pt>
                <c:pt idx="1585">
                  <c:v>-2.2015E-2</c:v>
                </c:pt>
                <c:pt idx="1586">
                  <c:v>1.6182999999999999E-2</c:v>
                </c:pt>
                <c:pt idx="1587">
                  <c:v>3.9498999999999999E-2</c:v>
                </c:pt>
                <c:pt idx="1588">
                  <c:v>4.4803000000000003E-2</c:v>
                </c:pt>
                <c:pt idx="1589">
                  <c:v>3.9489999999999997E-2</c:v>
                </c:pt>
                <c:pt idx="1590">
                  <c:v>3.4188999999999997E-2</c:v>
                </c:pt>
                <c:pt idx="1591">
                  <c:v>3.3294999999999998E-2</c:v>
                </c:pt>
                <c:pt idx="1592">
                  <c:v>4.7324999999999999E-2</c:v>
                </c:pt>
                <c:pt idx="1593">
                  <c:v>7.7093999999999996E-2</c:v>
                </c:pt>
                <c:pt idx="1594">
                  <c:v>0.119558</c:v>
                </c:pt>
                <c:pt idx="1595">
                  <c:v>0.152507</c:v>
                </c:pt>
                <c:pt idx="1596">
                  <c:v>0.15041499999999999</c:v>
                </c:pt>
                <c:pt idx="1597">
                  <c:v>0.14152100000000001</c:v>
                </c:pt>
                <c:pt idx="1598">
                  <c:v>0.158443</c:v>
                </c:pt>
                <c:pt idx="1599">
                  <c:v>0.19384599999999999</c:v>
                </c:pt>
                <c:pt idx="1600">
                  <c:v>0.23980199999999999</c:v>
                </c:pt>
                <c:pt idx="1601">
                  <c:v>0.28234300000000001</c:v>
                </c:pt>
                <c:pt idx="1602">
                  <c:v>0.31319399999999997</c:v>
                </c:pt>
                <c:pt idx="1603">
                  <c:v>0.33669199999999999</c:v>
                </c:pt>
                <c:pt idx="1604">
                  <c:v>0.361263</c:v>
                </c:pt>
                <c:pt idx="1605">
                  <c:v>0.39434900000000001</c:v>
                </c:pt>
                <c:pt idx="1606">
                  <c:v>0.44549299999999997</c:v>
                </c:pt>
                <c:pt idx="1607">
                  <c:v>0.46562500000000001</c:v>
                </c:pt>
                <c:pt idx="1608">
                  <c:v>0.44305899999999998</c:v>
                </c:pt>
                <c:pt idx="1609">
                  <c:v>0.411022</c:v>
                </c:pt>
                <c:pt idx="1610">
                  <c:v>0.40036699999999997</c:v>
                </c:pt>
                <c:pt idx="1611">
                  <c:v>0.43142200000000003</c:v>
                </c:pt>
                <c:pt idx="1612">
                  <c:v>0.49804799999999999</c:v>
                </c:pt>
                <c:pt idx="1613">
                  <c:v>0.58274899999999996</c:v>
                </c:pt>
                <c:pt idx="1614">
                  <c:v>0.66273800000000005</c:v>
                </c:pt>
                <c:pt idx="1615">
                  <c:v>0.73408799999999996</c:v>
                </c:pt>
                <c:pt idx="1616">
                  <c:v>0.79904600000000003</c:v>
                </c:pt>
                <c:pt idx="1617">
                  <c:v>0.83615200000000001</c:v>
                </c:pt>
                <c:pt idx="1618">
                  <c:v>0.85085500000000003</c:v>
                </c:pt>
                <c:pt idx="1619">
                  <c:v>0.85836599999999996</c:v>
                </c:pt>
                <c:pt idx="1620">
                  <c:v>0.87448000000000004</c:v>
                </c:pt>
                <c:pt idx="1621">
                  <c:v>0.91082600000000002</c:v>
                </c:pt>
                <c:pt idx="1622">
                  <c:v>0.96538500000000005</c:v>
                </c:pt>
                <c:pt idx="1623">
                  <c:v>1.0125580000000001</c:v>
                </c:pt>
                <c:pt idx="1624">
                  <c:v>1.0433870000000001</c:v>
                </c:pt>
                <c:pt idx="1625">
                  <c:v>1.0590390000000001</c:v>
                </c:pt>
                <c:pt idx="1626">
                  <c:v>1.035148</c:v>
                </c:pt>
                <c:pt idx="1627">
                  <c:v>0.96449200000000002</c:v>
                </c:pt>
                <c:pt idx="1628">
                  <c:v>0.88213900000000001</c:v>
                </c:pt>
                <c:pt idx="1629">
                  <c:v>0.82135599999999998</c:v>
                </c:pt>
                <c:pt idx="1630">
                  <c:v>0.79605099999999995</c:v>
                </c:pt>
                <c:pt idx="1631">
                  <c:v>0.81223800000000002</c:v>
                </c:pt>
                <c:pt idx="1632">
                  <c:v>0.83671799999999996</c:v>
                </c:pt>
                <c:pt idx="1633">
                  <c:v>0.84418899999999997</c:v>
                </c:pt>
                <c:pt idx="1634">
                  <c:v>0.85589700000000002</c:v>
                </c:pt>
                <c:pt idx="1635">
                  <c:v>0.85808399999999996</c:v>
                </c:pt>
                <c:pt idx="1636">
                  <c:v>0.85412100000000002</c:v>
                </c:pt>
                <c:pt idx="1637">
                  <c:v>0.86602599999999996</c:v>
                </c:pt>
                <c:pt idx="1638">
                  <c:v>0.91623399999999999</c:v>
                </c:pt>
                <c:pt idx="1639">
                  <c:v>0.99419199999999996</c:v>
                </c:pt>
                <c:pt idx="1640">
                  <c:v>1.1049329999999999</c:v>
                </c:pt>
                <c:pt idx="1641">
                  <c:v>1.201516</c:v>
                </c:pt>
                <c:pt idx="1642">
                  <c:v>1.263981</c:v>
                </c:pt>
                <c:pt idx="1643">
                  <c:v>1.278759</c:v>
                </c:pt>
                <c:pt idx="1644">
                  <c:v>1.246939</c:v>
                </c:pt>
                <c:pt idx="1645">
                  <c:v>1.1925790000000001</c:v>
                </c:pt>
                <c:pt idx="1646">
                  <c:v>1.123167</c:v>
                </c:pt>
                <c:pt idx="1647">
                  <c:v>1.0759719999999999</c:v>
                </c:pt>
                <c:pt idx="1648">
                  <c:v>1.058846</c:v>
                </c:pt>
                <c:pt idx="1649">
                  <c:v>1.0655840000000001</c:v>
                </c:pt>
                <c:pt idx="1650">
                  <c:v>1.075388</c:v>
                </c:pt>
                <c:pt idx="1651">
                  <c:v>1.06904</c:v>
                </c:pt>
                <c:pt idx="1652">
                  <c:v>1.0434030000000001</c:v>
                </c:pt>
                <c:pt idx="1653">
                  <c:v>1.019585</c:v>
                </c:pt>
                <c:pt idx="1654">
                  <c:v>0.98701399999999995</c:v>
                </c:pt>
                <c:pt idx="1655">
                  <c:v>0.94182500000000002</c:v>
                </c:pt>
                <c:pt idx="1656">
                  <c:v>0.89588599999999996</c:v>
                </c:pt>
                <c:pt idx="1657">
                  <c:v>0.86943099999999995</c:v>
                </c:pt>
                <c:pt idx="1658">
                  <c:v>0.84020799999999995</c:v>
                </c:pt>
                <c:pt idx="1659">
                  <c:v>0.84411499999999995</c:v>
                </c:pt>
                <c:pt idx="1660">
                  <c:v>0.87523499999999999</c:v>
                </c:pt>
                <c:pt idx="1661">
                  <c:v>0.905366</c:v>
                </c:pt>
                <c:pt idx="1662">
                  <c:v>0.949102</c:v>
                </c:pt>
                <c:pt idx="1663">
                  <c:v>0.99233700000000002</c:v>
                </c:pt>
                <c:pt idx="1664">
                  <c:v>1.0256670000000001</c:v>
                </c:pt>
                <c:pt idx="1665">
                  <c:v>1.049509</c:v>
                </c:pt>
                <c:pt idx="1666">
                  <c:v>1.072832</c:v>
                </c:pt>
                <c:pt idx="1667">
                  <c:v>1.079431</c:v>
                </c:pt>
                <c:pt idx="1668">
                  <c:v>1.0847770000000001</c:v>
                </c:pt>
                <c:pt idx="1669">
                  <c:v>1.084776</c:v>
                </c:pt>
                <c:pt idx="1670">
                  <c:v>1.0754760000000001</c:v>
                </c:pt>
                <c:pt idx="1671">
                  <c:v>1.085699</c:v>
                </c:pt>
                <c:pt idx="1672">
                  <c:v>1.1161559999999999</c:v>
                </c:pt>
                <c:pt idx="1673">
                  <c:v>1.1387989999999999</c:v>
                </c:pt>
                <c:pt idx="1674">
                  <c:v>1.169314</c:v>
                </c:pt>
                <c:pt idx="1675">
                  <c:v>1.230661</c:v>
                </c:pt>
                <c:pt idx="1676">
                  <c:v>1.32403</c:v>
                </c:pt>
                <c:pt idx="1677">
                  <c:v>1.416561</c:v>
                </c:pt>
                <c:pt idx="1678">
                  <c:v>1.4777450000000001</c:v>
                </c:pt>
                <c:pt idx="1679">
                  <c:v>1.492335</c:v>
                </c:pt>
                <c:pt idx="1680">
                  <c:v>1.458545</c:v>
                </c:pt>
                <c:pt idx="1681">
                  <c:v>1.4255640000000001</c:v>
                </c:pt>
                <c:pt idx="1682">
                  <c:v>1.4179459999999999</c:v>
                </c:pt>
                <c:pt idx="1683">
                  <c:v>1.447611</c:v>
                </c:pt>
                <c:pt idx="1684">
                  <c:v>1.489263</c:v>
                </c:pt>
                <c:pt idx="1685">
                  <c:v>1.516213</c:v>
                </c:pt>
                <c:pt idx="1686">
                  <c:v>1.5343910000000001</c:v>
                </c:pt>
                <c:pt idx="1687">
                  <c:v>1.5362169999999999</c:v>
                </c:pt>
                <c:pt idx="1688">
                  <c:v>1.529193</c:v>
                </c:pt>
                <c:pt idx="1689">
                  <c:v>1.547987</c:v>
                </c:pt>
                <c:pt idx="1690">
                  <c:v>1.570697</c:v>
                </c:pt>
                <c:pt idx="1691">
                  <c:v>1.6035410000000001</c:v>
                </c:pt>
                <c:pt idx="1692">
                  <c:v>1.6156429999999999</c:v>
                </c:pt>
                <c:pt idx="1693">
                  <c:v>1.6149990000000001</c:v>
                </c:pt>
                <c:pt idx="1694">
                  <c:v>1.5974630000000001</c:v>
                </c:pt>
                <c:pt idx="1695">
                  <c:v>1.5825210000000001</c:v>
                </c:pt>
                <c:pt idx="1696">
                  <c:v>1.5538080000000001</c:v>
                </c:pt>
                <c:pt idx="1697">
                  <c:v>1.493941</c:v>
                </c:pt>
                <c:pt idx="1698">
                  <c:v>1.4124719999999999</c:v>
                </c:pt>
                <c:pt idx="1699">
                  <c:v>1.323534</c:v>
                </c:pt>
                <c:pt idx="1700">
                  <c:v>1.2635730000000001</c:v>
                </c:pt>
                <c:pt idx="1701">
                  <c:v>1.2537640000000001</c:v>
                </c:pt>
                <c:pt idx="1702">
                  <c:v>1.2760119999999999</c:v>
                </c:pt>
                <c:pt idx="1703">
                  <c:v>1.307857</c:v>
                </c:pt>
                <c:pt idx="1704">
                  <c:v>1.3208679999999999</c:v>
                </c:pt>
                <c:pt idx="1705">
                  <c:v>1.2968059999999999</c:v>
                </c:pt>
                <c:pt idx="1706">
                  <c:v>1.2171609999999999</c:v>
                </c:pt>
                <c:pt idx="1707">
                  <c:v>1.078611</c:v>
                </c:pt>
                <c:pt idx="1708">
                  <c:v>0.90388999999999997</c:v>
                </c:pt>
                <c:pt idx="1709">
                  <c:v>0.73249600000000004</c:v>
                </c:pt>
                <c:pt idx="1710">
                  <c:v>0.58249499999999999</c:v>
                </c:pt>
                <c:pt idx="1711">
                  <c:v>0.45494299999999999</c:v>
                </c:pt>
                <c:pt idx="1712">
                  <c:v>0.34870299999999999</c:v>
                </c:pt>
                <c:pt idx="1713">
                  <c:v>0.25419900000000001</c:v>
                </c:pt>
                <c:pt idx="1714">
                  <c:v>0.16400000000000001</c:v>
                </c:pt>
                <c:pt idx="1715">
                  <c:v>5.9809000000000001E-2</c:v>
                </c:pt>
                <c:pt idx="1716">
                  <c:v>-7.1310999999999999E-2</c:v>
                </c:pt>
                <c:pt idx="1717">
                  <c:v>-0.20799899999999999</c:v>
                </c:pt>
                <c:pt idx="1718">
                  <c:v>-0.33842100000000003</c:v>
                </c:pt>
                <c:pt idx="1719">
                  <c:v>-0.43682799999999999</c:v>
                </c:pt>
                <c:pt idx="1720">
                  <c:v>-0.51792300000000002</c:v>
                </c:pt>
                <c:pt idx="1721">
                  <c:v>-0.51346400000000003</c:v>
                </c:pt>
                <c:pt idx="1722">
                  <c:v>-0.47509699999999999</c:v>
                </c:pt>
                <c:pt idx="1723">
                  <c:v>-0.42078900000000002</c:v>
                </c:pt>
                <c:pt idx="1724">
                  <c:v>-0.36441499999999999</c:v>
                </c:pt>
                <c:pt idx="1725">
                  <c:v>-0.32618799999999998</c:v>
                </c:pt>
                <c:pt idx="1726">
                  <c:v>-0.32308100000000001</c:v>
                </c:pt>
                <c:pt idx="1727">
                  <c:v>-0.35712699999999997</c:v>
                </c:pt>
                <c:pt idx="1728">
                  <c:v>-0.39746300000000001</c:v>
                </c:pt>
                <c:pt idx="1729">
                  <c:v>-0.41236600000000001</c:v>
                </c:pt>
                <c:pt idx="1730">
                  <c:v>-0.39541199999999999</c:v>
                </c:pt>
                <c:pt idx="1731">
                  <c:v>-0.36129899999999998</c:v>
                </c:pt>
                <c:pt idx="1732">
                  <c:v>-0.33242100000000002</c:v>
                </c:pt>
                <c:pt idx="1733">
                  <c:v>-0.31741399999999997</c:v>
                </c:pt>
                <c:pt idx="1734">
                  <c:v>-0.32058399999999998</c:v>
                </c:pt>
                <c:pt idx="1735">
                  <c:v>-0.339756</c:v>
                </c:pt>
                <c:pt idx="1736">
                  <c:v>-0.35780899999999999</c:v>
                </c:pt>
                <c:pt idx="1737">
                  <c:v>-0.370448</c:v>
                </c:pt>
                <c:pt idx="1738">
                  <c:v>-0.37670500000000001</c:v>
                </c:pt>
                <c:pt idx="1739">
                  <c:v>-0.37992300000000001</c:v>
                </c:pt>
                <c:pt idx="1740">
                  <c:v>-0.38965100000000003</c:v>
                </c:pt>
                <c:pt idx="1741">
                  <c:v>-0.41651700000000003</c:v>
                </c:pt>
                <c:pt idx="1742">
                  <c:v>-0.46370499999999998</c:v>
                </c:pt>
                <c:pt idx="1743">
                  <c:v>-0.50569200000000003</c:v>
                </c:pt>
                <c:pt idx="1744">
                  <c:v>-0.54990000000000006</c:v>
                </c:pt>
                <c:pt idx="1745">
                  <c:v>-0.60643899999999995</c:v>
                </c:pt>
                <c:pt idx="1746">
                  <c:v>-0.64098500000000003</c:v>
                </c:pt>
                <c:pt idx="1747">
                  <c:v>-0.67112400000000005</c:v>
                </c:pt>
                <c:pt idx="1748">
                  <c:v>-0.66851400000000005</c:v>
                </c:pt>
                <c:pt idx="1749">
                  <c:v>-0.63143899999999997</c:v>
                </c:pt>
                <c:pt idx="1750">
                  <c:v>-0.62065400000000004</c:v>
                </c:pt>
                <c:pt idx="1751">
                  <c:v>-0.61177300000000001</c:v>
                </c:pt>
                <c:pt idx="1752">
                  <c:v>-0.58887299999999998</c:v>
                </c:pt>
                <c:pt idx="1753">
                  <c:v>-0.59225700000000003</c:v>
                </c:pt>
                <c:pt idx="1754">
                  <c:v>-0.57052000000000003</c:v>
                </c:pt>
                <c:pt idx="1755">
                  <c:v>-0.51393599999999995</c:v>
                </c:pt>
                <c:pt idx="1756">
                  <c:v>-0.53521399999999997</c:v>
                </c:pt>
                <c:pt idx="1757">
                  <c:v>-0.61311899999999997</c:v>
                </c:pt>
                <c:pt idx="1758">
                  <c:v>-0.67066000000000003</c:v>
                </c:pt>
                <c:pt idx="1759">
                  <c:v>-0.71541699999999997</c:v>
                </c:pt>
                <c:pt idx="1760">
                  <c:v>-0.74314800000000003</c:v>
                </c:pt>
                <c:pt idx="1761">
                  <c:v>-0.75918399999999997</c:v>
                </c:pt>
                <c:pt idx="1762">
                  <c:v>-0.74229199999999995</c:v>
                </c:pt>
                <c:pt idx="1763">
                  <c:v>-0.73403700000000005</c:v>
                </c:pt>
                <c:pt idx="1764">
                  <c:v>-0.73320300000000005</c:v>
                </c:pt>
                <c:pt idx="1765">
                  <c:v>-0.73545099999999997</c:v>
                </c:pt>
                <c:pt idx="1766">
                  <c:v>-0.75021400000000005</c:v>
                </c:pt>
                <c:pt idx="1767">
                  <c:v>-0.74671900000000002</c:v>
                </c:pt>
                <c:pt idx="1768">
                  <c:v>-0.72293099999999999</c:v>
                </c:pt>
                <c:pt idx="1769">
                  <c:v>-0.71632499999999999</c:v>
                </c:pt>
                <c:pt idx="1770">
                  <c:v>-0.71092500000000003</c:v>
                </c:pt>
                <c:pt idx="1771">
                  <c:v>-0.69289500000000004</c:v>
                </c:pt>
                <c:pt idx="1772">
                  <c:v>-0.68667699999999998</c:v>
                </c:pt>
                <c:pt idx="1773">
                  <c:v>-0.67415099999999994</c:v>
                </c:pt>
                <c:pt idx="1774">
                  <c:v>-0.67525199999999996</c:v>
                </c:pt>
                <c:pt idx="1775">
                  <c:v>-0.68463600000000002</c:v>
                </c:pt>
                <c:pt idx="1776">
                  <c:v>-0.67816200000000004</c:v>
                </c:pt>
                <c:pt idx="1777">
                  <c:v>-0.66455699999999995</c:v>
                </c:pt>
                <c:pt idx="1778">
                  <c:v>-0.66383000000000003</c:v>
                </c:pt>
                <c:pt idx="1779">
                  <c:v>-0.67661099999999996</c:v>
                </c:pt>
                <c:pt idx="1780">
                  <c:v>-0.70937300000000003</c:v>
                </c:pt>
                <c:pt idx="1781">
                  <c:v>-0.73266900000000001</c:v>
                </c:pt>
                <c:pt idx="1782">
                  <c:v>-0.75612599999999996</c:v>
                </c:pt>
                <c:pt idx="1783">
                  <c:v>-0.77740699999999996</c:v>
                </c:pt>
                <c:pt idx="1784">
                  <c:v>-0.79321699999999995</c:v>
                </c:pt>
                <c:pt idx="1785">
                  <c:v>-0.80066400000000004</c:v>
                </c:pt>
                <c:pt idx="1786">
                  <c:v>-0.79999100000000001</c:v>
                </c:pt>
                <c:pt idx="1787">
                  <c:v>-0.81726299999999996</c:v>
                </c:pt>
                <c:pt idx="1788">
                  <c:v>-0.82799199999999995</c:v>
                </c:pt>
                <c:pt idx="1789">
                  <c:v>-0.83666600000000002</c:v>
                </c:pt>
                <c:pt idx="1790">
                  <c:v>-0.83788600000000002</c:v>
                </c:pt>
                <c:pt idx="1791">
                  <c:v>-0.82956700000000005</c:v>
                </c:pt>
                <c:pt idx="1792">
                  <c:v>-0.82448399999999999</c:v>
                </c:pt>
                <c:pt idx="1793">
                  <c:v>-0.82253200000000004</c:v>
                </c:pt>
                <c:pt idx="1794">
                  <c:v>-0.82386000000000004</c:v>
                </c:pt>
                <c:pt idx="1795">
                  <c:v>-0.79836099999999999</c:v>
                </c:pt>
                <c:pt idx="1796">
                  <c:v>-0.75248300000000001</c:v>
                </c:pt>
                <c:pt idx="1797">
                  <c:v>-0.67669599999999996</c:v>
                </c:pt>
                <c:pt idx="1798">
                  <c:v>-0.572963</c:v>
                </c:pt>
                <c:pt idx="1799">
                  <c:v>-0.47767300000000001</c:v>
                </c:pt>
                <c:pt idx="1800">
                  <c:v>-0.38360100000000003</c:v>
                </c:pt>
                <c:pt idx="1801">
                  <c:v>-0.30371999999999999</c:v>
                </c:pt>
                <c:pt idx="1802">
                  <c:v>-0.240923</c:v>
                </c:pt>
                <c:pt idx="1803">
                  <c:v>-0.19825499999999999</c:v>
                </c:pt>
                <c:pt idx="1804">
                  <c:v>-0.171574</c:v>
                </c:pt>
                <c:pt idx="1805">
                  <c:v>-0.14706</c:v>
                </c:pt>
                <c:pt idx="1806">
                  <c:v>-0.11937</c:v>
                </c:pt>
                <c:pt idx="1807">
                  <c:v>-9.0587000000000001E-2</c:v>
                </c:pt>
                <c:pt idx="1808">
                  <c:v>-6.2861E-2</c:v>
                </c:pt>
                <c:pt idx="1809">
                  <c:v>-4.4775000000000002E-2</c:v>
                </c:pt>
                <c:pt idx="1810">
                  <c:v>-4.4777999999999998E-2</c:v>
                </c:pt>
                <c:pt idx="1811">
                  <c:v>-6.0699000000000003E-2</c:v>
                </c:pt>
                <c:pt idx="1812">
                  <c:v>-9.4801999999999997E-2</c:v>
                </c:pt>
                <c:pt idx="1813">
                  <c:v>-0.13639000000000001</c:v>
                </c:pt>
                <c:pt idx="1814">
                  <c:v>-0.16418099999999999</c:v>
                </c:pt>
                <c:pt idx="1815">
                  <c:v>-0.168548</c:v>
                </c:pt>
                <c:pt idx="1816">
                  <c:v>-0.15678500000000001</c:v>
                </c:pt>
                <c:pt idx="1817">
                  <c:v>-0.14058200000000001</c:v>
                </c:pt>
                <c:pt idx="1818">
                  <c:v>-0.108388</c:v>
                </c:pt>
                <c:pt idx="1819">
                  <c:v>-7.9575999999999994E-2</c:v>
                </c:pt>
                <c:pt idx="1820">
                  <c:v>-5.5181000000000001E-2</c:v>
                </c:pt>
                <c:pt idx="1821">
                  <c:v>-4.2571999999999999E-2</c:v>
                </c:pt>
                <c:pt idx="1822">
                  <c:v>-3.3027000000000001E-2</c:v>
                </c:pt>
                <c:pt idx="1823">
                  <c:v>-2.7722E-2</c:v>
                </c:pt>
                <c:pt idx="1824">
                  <c:v>-3.6256999999999998E-2</c:v>
                </c:pt>
                <c:pt idx="1825">
                  <c:v>-2.9721999999999998E-2</c:v>
                </c:pt>
                <c:pt idx="1826">
                  <c:v>-1.4704E-2</c:v>
                </c:pt>
                <c:pt idx="1827">
                  <c:v>-4.0749999999999996E-3</c:v>
                </c:pt>
                <c:pt idx="1828">
                  <c:v>-1.9430000000000001E-3</c:v>
                </c:pt>
                <c:pt idx="1829">
                  <c:v>-6.058E-3</c:v>
                </c:pt>
                <c:pt idx="1830">
                  <c:v>-8.0940000000000005E-3</c:v>
                </c:pt>
                <c:pt idx="1831">
                  <c:v>-9.2309999999999996E-3</c:v>
                </c:pt>
                <c:pt idx="1832">
                  <c:v>-5.0200000000000002E-3</c:v>
                </c:pt>
                <c:pt idx="1833">
                  <c:v>3.5040000000000002E-3</c:v>
                </c:pt>
                <c:pt idx="1834">
                  <c:v>6.6449999999999999E-3</c:v>
                </c:pt>
                <c:pt idx="1835">
                  <c:v>1.0874999999999999E-2</c:v>
                </c:pt>
                <c:pt idx="1836">
                  <c:v>1.5173000000000001E-2</c:v>
                </c:pt>
                <c:pt idx="1837">
                  <c:v>8.881E-3</c:v>
                </c:pt>
                <c:pt idx="1838">
                  <c:v>-6.8599999999999998E-4</c:v>
                </c:pt>
                <c:pt idx="1839">
                  <c:v>-1.6705999999999999E-2</c:v>
                </c:pt>
                <c:pt idx="1840">
                  <c:v>-3.1691999999999998E-2</c:v>
                </c:pt>
                <c:pt idx="1841">
                  <c:v>-4.5649000000000002E-2</c:v>
                </c:pt>
                <c:pt idx="1842">
                  <c:v>-5.2102999999999997E-2</c:v>
                </c:pt>
                <c:pt idx="1843">
                  <c:v>-4.4635000000000001E-2</c:v>
                </c:pt>
                <c:pt idx="1844">
                  <c:v>-3.1876000000000002E-2</c:v>
                </c:pt>
                <c:pt idx="1845">
                  <c:v>-2.0147999999999999E-2</c:v>
                </c:pt>
                <c:pt idx="1846">
                  <c:v>-1.6910999999999999E-2</c:v>
                </c:pt>
                <c:pt idx="1847">
                  <c:v>-2.3272999999999999E-2</c:v>
                </c:pt>
                <c:pt idx="1848">
                  <c:v>-2.9675E-2</c:v>
                </c:pt>
                <c:pt idx="1849">
                  <c:v>-2.8611999999999999E-2</c:v>
                </c:pt>
                <c:pt idx="1850">
                  <c:v>-2.4367E-2</c:v>
                </c:pt>
                <c:pt idx="1851">
                  <c:v>-1.6920000000000001E-2</c:v>
                </c:pt>
                <c:pt idx="1852">
                  <c:v>-1.162E-2</c:v>
                </c:pt>
                <c:pt idx="1853">
                  <c:v>-1.1596E-2</c:v>
                </c:pt>
                <c:pt idx="1854">
                  <c:v>-2.0077999999999999E-2</c:v>
                </c:pt>
                <c:pt idx="1855">
                  <c:v>-2.8566999999999999E-2</c:v>
                </c:pt>
                <c:pt idx="1856">
                  <c:v>-2.9633E-2</c:v>
                </c:pt>
                <c:pt idx="1857">
                  <c:v>-2.2297000000000001E-2</c:v>
                </c:pt>
                <c:pt idx="1858">
                  <c:v>-1.8161E-2</c:v>
                </c:pt>
                <c:pt idx="1859">
                  <c:v>-2.2411E-2</c:v>
                </c:pt>
                <c:pt idx="1860">
                  <c:v>-2.4382000000000001E-2</c:v>
                </c:pt>
                <c:pt idx="1861">
                  <c:v>-2.6398999999999999E-2</c:v>
                </c:pt>
                <c:pt idx="1862">
                  <c:v>-2.8458000000000001E-2</c:v>
                </c:pt>
                <c:pt idx="1863">
                  <c:v>-2.5253999999999999E-2</c:v>
                </c:pt>
                <c:pt idx="1864">
                  <c:v>-1.5727999999999999E-2</c:v>
                </c:pt>
                <c:pt idx="1865">
                  <c:v>-4.0460000000000001E-3</c:v>
                </c:pt>
                <c:pt idx="1866">
                  <c:v>1.197E-2</c:v>
                </c:pt>
                <c:pt idx="1867">
                  <c:v>2.4757999999999999E-2</c:v>
                </c:pt>
                <c:pt idx="1868">
                  <c:v>3.5424999999999998E-2</c:v>
                </c:pt>
                <c:pt idx="1869">
                  <c:v>4.7153E-2</c:v>
                </c:pt>
                <c:pt idx="1870">
                  <c:v>4.9195000000000003E-2</c:v>
                </c:pt>
                <c:pt idx="1871">
                  <c:v>3.9461000000000003E-2</c:v>
                </c:pt>
                <c:pt idx="1872">
                  <c:v>2.3341000000000001E-2</c:v>
                </c:pt>
                <c:pt idx="1873">
                  <c:v>6.3150000000000003E-3</c:v>
                </c:pt>
                <c:pt idx="1874">
                  <c:v>-1.1657000000000001E-2</c:v>
                </c:pt>
                <c:pt idx="1875">
                  <c:v>-2.4309000000000001E-2</c:v>
                </c:pt>
                <c:pt idx="1876">
                  <c:v>-2.6334E-2</c:v>
                </c:pt>
                <c:pt idx="1877">
                  <c:v>-1.4560999999999999E-2</c:v>
                </c:pt>
                <c:pt idx="1878">
                  <c:v>4.5469999999999998E-3</c:v>
                </c:pt>
                <c:pt idx="1879">
                  <c:v>1.8221000000000001E-2</c:v>
                </c:pt>
                <c:pt idx="1880">
                  <c:v>2.9891999999999998E-2</c:v>
                </c:pt>
                <c:pt idx="1881">
                  <c:v>2.6752999999999999E-2</c:v>
                </c:pt>
                <c:pt idx="1882">
                  <c:v>1.1922E-2</c:v>
                </c:pt>
                <c:pt idx="1883">
                  <c:v>-7.2360000000000002E-3</c:v>
                </c:pt>
                <c:pt idx="1884">
                  <c:v>-1.4645999999999999E-2</c:v>
                </c:pt>
                <c:pt idx="1885">
                  <c:v>-1.7822000000000001E-2</c:v>
                </c:pt>
                <c:pt idx="1886">
                  <c:v>-1.6861999999999999E-2</c:v>
                </c:pt>
                <c:pt idx="1887">
                  <c:v>-1.5894999999999999E-2</c:v>
                </c:pt>
                <c:pt idx="1888">
                  <c:v>-4.1570000000000001E-3</c:v>
                </c:pt>
                <c:pt idx="1889">
                  <c:v>3.3240000000000001E-3</c:v>
                </c:pt>
                <c:pt idx="1890">
                  <c:v>7.5519999999999997E-3</c:v>
                </c:pt>
                <c:pt idx="1891">
                  <c:v>3.277E-3</c:v>
                </c:pt>
                <c:pt idx="1892">
                  <c:v>-5.1659999999999996E-3</c:v>
                </c:pt>
                <c:pt idx="1893">
                  <c:v>-2.1068E-2</c:v>
                </c:pt>
                <c:pt idx="1894">
                  <c:v>-2.9534000000000001E-2</c:v>
                </c:pt>
                <c:pt idx="1895">
                  <c:v>-3.1636999999999998E-2</c:v>
                </c:pt>
                <c:pt idx="1896">
                  <c:v>-2.9564E-2</c:v>
                </c:pt>
                <c:pt idx="1897">
                  <c:v>-2.9645000000000001E-2</c:v>
                </c:pt>
                <c:pt idx="1898">
                  <c:v>-2.7559E-2</c:v>
                </c:pt>
                <c:pt idx="1899">
                  <c:v>-2.0029999999999999E-2</c:v>
                </c:pt>
                <c:pt idx="1900">
                  <c:v>-1.3646999999999999E-2</c:v>
                </c:pt>
                <c:pt idx="1901">
                  <c:v>-1.2673E-2</c:v>
                </c:pt>
                <c:pt idx="1902">
                  <c:v>-1.0618000000000001E-2</c:v>
                </c:pt>
                <c:pt idx="1903">
                  <c:v>-1.3823E-2</c:v>
                </c:pt>
                <c:pt idx="1904">
                  <c:v>-1.4775E-2</c:v>
                </c:pt>
                <c:pt idx="1905">
                  <c:v>-1.5720000000000001E-2</c:v>
                </c:pt>
                <c:pt idx="1906">
                  <c:v>-1.6806999999999999E-2</c:v>
                </c:pt>
                <c:pt idx="1907">
                  <c:v>-1.8981000000000001E-2</c:v>
                </c:pt>
                <c:pt idx="1908">
                  <c:v>-1.6892999999999998E-2</c:v>
                </c:pt>
                <c:pt idx="1909">
                  <c:v>-1.7042000000000002E-2</c:v>
                </c:pt>
                <c:pt idx="1910">
                  <c:v>-2.2499999999999999E-2</c:v>
                </c:pt>
                <c:pt idx="1911">
                  <c:v>-3.2016999999999997E-2</c:v>
                </c:pt>
                <c:pt idx="1912">
                  <c:v>-3.6125999999999998E-2</c:v>
                </c:pt>
                <c:pt idx="1913">
                  <c:v>-3.3938999999999997E-2</c:v>
                </c:pt>
                <c:pt idx="1914">
                  <c:v>-3.2904999999999997E-2</c:v>
                </c:pt>
                <c:pt idx="1915">
                  <c:v>-2.5436E-2</c:v>
                </c:pt>
                <c:pt idx="1916">
                  <c:v>-1.3691E-2</c:v>
                </c:pt>
                <c:pt idx="1917">
                  <c:v>3.3779999999999999E-3</c:v>
                </c:pt>
                <c:pt idx="1918">
                  <c:v>1.5092E-2</c:v>
                </c:pt>
                <c:pt idx="1919">
                  <c:v>1.2891E-2</c:v>
                </c:pt>
                <c:pt idx="1920">
                  <c:v>2.1779999999999998E-3</c:v>
                </c:pt>
                <c:pt idx="1921">
                  <c:v>-3.0829999999999998E-3</c:v>
                </c:pt>
                <c:pt idx="1922">
                  <c:v>-7.2579999999999997E-3</c:v>
                </c:pt>
                <c:pt idx="1923">
                  <c:v>-1.1577E-2</c:v>
                </c:pt>
                <c:pt idx="1924">
                  <c:v>-1.7062999999999998E-2</c:v>
                </c:pt>
                <c:pt idx="1925">
                  <c:v>-3.7274000000000002E-2</c:v>
                </c:pt>
                <c:pt idx="1926">
                  <c:v>-6.1445E-2</c:v>
                </c:pt>
                <c:pt idx="1927">
                  <c:v>-7.8230999999999995E-2</c:v>
                </c:pt>
                <c:pt idx="1928">
                  <c:v>-7.6153999999999999E-2</c:v>
                </c:pt>
                <c:pt idx="1929">
                  <c:v>-3.7157000000000003E-2</c:v>
                </c:pt>
                <c:pt idx="1930">
                  <c:v>-2.382E-3</c:v>
                </c:pt>
                <c:pt idx="1931">
                  <c:v>-2.2070000000000002E-3</c:v>
                </c:pt>
                <c:pt idx="1932">
                  <c:v>-9.0399999999999996E-4</c:v>
                </c:pt>
                <c:pt idx="1933">
                  <c:v>-2.9169999999999999E-3</c:v>
                </c:pt>
                <c:pt idx="1934">
                  <c:v>-7.1679999999999999E-3</c:v>
                </c:pt>
                <c:pt idx="1935">
                  <c:v>-1.8948E-2</c:v>
                </c:pt>
                <c:pt idx="1936">
                  <c:v>-2.8650999999999999E-2</c:v>
                </c:pt>
                <c:pt idx="1937">
                  <c:v>-3.9385000000000003E-2</c:v>
                </c:pt>
                <c:pt idx="1938">
                  <c:v>-4.2554000000000002E-2</c:v>
                </c:pt>
                <c:pt idx="1939">
                  <c:v>-4.1374000000000001E-2</c:v>
                </c:pt>
                <c:pt idx="1940">
                  <c:v>-3.8057000000000001E-2</c:v>
                </c:pt>
                <c:pt idx="1941">
                  <c:v>-3.2675999999999997E-2</c:v>
                </c:pt>
                <c:pt idx="1942">
                  <c:v>-2.0999E-2</c:v>
                </c:pt>
                <c:pt idx="1943">
                  <c:v>-7.26E-3</c:v>
                </c:pt>
                <c:pt idx="1944">
                  <c:v>2.212E-3</c:v>
                </c:pt>
                <c:pt idx="1945">
                  <c:v>3.2209999999999999E-3</c:v>
                </c:pt>
                <c:pt idx="1946">
                  <c:v>-1.052E-3</c:v>
                </c:pt>
                <c:pt idx="1947">
                  <c:v>-6.3629999999999997E-3</c:v>
                </c:pt>
                <c:pt idx="1948">
                  <c:v>-1.1649E-2</c:v>
                </c:pt>
                <c:pt idx="1949">
                  <c:v>-1.9082999999999999E-2</c:v>
                </c:pt>
                <c:pt idx="1950">
                  <c:v>-2.2273999999999999E-2</c:v>
                </c:pt>
                <c:pt idx="1951">
                  <c:v>-2.1166999999999998E-2</c:v>
                </c:pt>
                <c:pt idx="1952">
                  <c:v>-2.2159000000000002E-2</c:v>
                </c:pt>
                <c:pt idx="1953">
                  <c:v>-2.3185000000000001E-2</c:v>
                </c:pt>
                <c:pt idx="1954">
                  <c:v>-2.2081E-2</c:v>
                </c:pt>
                <c:pt idx="1955">
                  <c:v>-1.0378999999999999E-2</c:v>
                </c:pt>
                <c:pt idx="1956">
                  <c:v>4.4260000000000002E-3</c:v>
                </c:pt>
                <c:pt idx="1957">
                  <c:v>1.4962E-2</c:v>
                </c:pt>
                <c:pt idx="1958">
                  <c:v>1.489E-2</c:v>
                </c:pt>
                <c:pt idx="1959">
                  <c:v>5.3280000000000003E-3</c:v>
                </c:pt>
                <c:pt idx="1960">
                  <c:v>-9.5100000000000002E-4</c:v>
                </c:pt>
                <c:pt idx="1961">
                  <c:v>-7.2849999999999998E-3</c:v>
                </c:pt>
                <c:pt idx="1962">
                  <c:v>-1.2621E-2</c:v>
                </c:pt>
                <c:pt idx="1963">
                  <c:v>-1.3681E-2</c:v>
                </c:pt>
                <c:pt idx="1964">
                  <c:v>-8.3020000000000004E-3</c:v>
                </c:pt>
                <c:pt idx="1965">
                  <c:v>-8.2700000000000004E-4</c:v>
                </c:pt>
                <c:pt idx="1966">
                  <c:v>5.4869999999999997E-3</c:v>
                </c:pt>
                <c:pt idx="1967">
                  <c:v>5.45E-3</c:v>
                </c:pt>
                <c:pt idx="1968">
                  <c:v>-1.9940000000000001E-3</c:v>
                </c:pt>
                <c:pt idx="1969">
                  <c:v>-1.6832E-2</c:v>
                </c:pt>
                <c:pt idx="1970">
                  <c:v>-3.0571999999999998E-2</c:v>
                </c:pt>
                <c:pt idx="1971">
                  <c:v>-3.4859000000000001E-2</c:v>
                </c:pt>
                <c:pt idx="1972">
                  <c:v>-4.0267999999999998E-2</c:v>
                </c:pt>
                <c:pt idx="1973">
                  <c:v>-4.7843999999999998E-2</c:v>
                </c:pt>
                <c:pt idx="1974">
                  <c:v>-2.9902999999999999E-2</c:v>
                </c:pt>
                <c:pt idx="1975">
                  <c:v>-1.5004E-2</c:v>
                </c:pt>
                <c:pt idx="1976">
                  <c:v>-1.2815999999999999E-2</c:v>
                </c:pt>
                <c:pt idx="1977">
                  <c:v>-4.215E-3</c:v>
                </c:pt>
                <c:pt idx="1978">
                  <c:v>7.5389999999999997E-3</c:v>
                </c:pt>
                <c:pt idx="1979">
                  <c:v>9.6939999999999995E-3</c:v>
                </c:pt>
                <c:pt idx="1980">
                  <c:v>3.3700000000000002E-3</c:v>
                </c:pt>
                <c:pt idx="1981">
                  <c:v>-8.319E-3</c:v>
                </c:pt>
                <c:pt idx="1982">
                  <c:v>-1.5758999999999999E-2</c:v>
                </c:pt>
                <c:pt idx="1983">
                  <c:v>-2.1051E-2</c:v>
                </c:pt>
                <c:pt idx="1984">
                  <c:v>-1.8939000000000001E-2</c:v>
                </c:pt>
                <c:pt idx="1985">
                  <c:v>-1.2638999999999999E-2</c:v>
                </c:pt>
                <c:pt idx="1986">
                  <c:v>-9.9500000000000001E-4</c:v>
                </c:pt>
                <c:pt idx="1987">
                  <c:v>1.1769E-2</c:v>
                </c:pt>
                <c:pt idx="1988">
                  <c:v>2.0257000000000001E-2</c:v>
                </c:pt>
                <c:pt idx="1989">
                  <c:v>1.9231000000000002E-2</c:v>
                </c:pt>
                <c:pt idx="1990">
                  <c:v>1.2916E-2</c:v>
                </c:pt>
                <c:pt idx="1991">
                  <c:v>3.3960000000000001E-3</c:v>
                </c:pt>
                <c:pt idx="1992">
                  <c:v>-7.2680000000000002E-3</c:v>
                </c:pt>
                <c:pt idx="1993">
                  <c:v>-1.2734000000000001E-2</c:v>
                </c:pt>
                <c:pt idx="1994">
                  <c:v>-2.1298999999999998E-2</c:v>
                </c:pt>
                <c:pt idx="1995">
                  <c:v>-3.1851999999999998E-2</c:v>
                </c:pt>
                <c:pt idx="1996">
                  <c:v>-4.2424999999999997E-2</c:v>
                </c:pt>
                <c:pt idx="1997">
                  <c:v>-4.5755999999999998E-2</c:v>
                </c:pt>
                <c:pt idx="1998">
                  <c:v>-3.848E-2</c:v>
                </c:pt>
              </c:numCache>
            </c:numRef>
          </c:val>
          <c:smooth val="0"/>
          <c:extLst>
            <c:ext xmlns:c16="http://schemas.microsoft.com/office/drawing/2014/chart" uri="{C3380CC4-5D6E-409C-BE32-E72D297353CC}">
              <c16:uniqueId val="{00000000-2BF3-4F7B-824B-73CE81FF7C38}"/>
            </c:ext>
          </c:extLst>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val>
            <c:numRef>
              <c:f>[Simulate_raci_31_01_2018.csv]Simulate_raci_31_01_2018!$B$2:$B$2000</c:f>
              <c:numCache>
                <c:formatCode>General</c:formatCode>
                <c:ptCount val="19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pt idx="1499">
                  <c:v>6.9644999999999999E-2</c:v>
                </c:pt>
                <c:pt idx="1500">
                  <c:v>0.13994799999999999</c:v>
                </c:pt>
                <c:pt idx="1501">
                  <c:v>0.16983300000000001</c:v>
                </c:pt>
                <c:pt idx="1502">
                  <c:v>0.17307900000000001</c:v>
                </c:pt>
                <c:pt idx="1503">
                  <c:v>0.179506</c:v>
                </c:pt>
                <c:pt idx="1504">
                  <c:v>0.17524999999999999</c:v>
                </c:pt>
                <c:pt idx="1505">
                  <c:v>0.153864</c:v>
                </c:pt>
                <c:pt idx="1506">
                  <c:v>0.13560700000000001</c:v>
                </c:pt>
                <c:pt idx="1507">
                  <c:v>0.130166</c:v>
                </c:pt>
                <c:pt idx="1508">
                  <c:v>0.143985</c:v>
                </c:pt>
                <c:pt idx="1509">
                  <c:v>0.172764</c:v>
                </c:pt>
                <c:pt idx="1510">
                  <c:v>0.18342900000000001</c:v>
                </c:pt>
                <c:pt idx="1511">
                  <c:v>0.17705099999999999</c:v>
                </c:pt>
                <c:pt idx="1512">
                  <c:v>0.153611</c:v>
                </c:pt>
                <c:pt idx="1513">
                  <c:v>0.133356</c:v>
                </c:pt>
                <c:pt idx="1514">
                  <c:v>0.13225700000000001</c:v>
                </c:pt>
                <c:pt idx="1515">
                  <c:v>0.14286799999999999</c:v>
                </c:pt>
                <c:pt idx="1516">
                  <c:v>0.15776999999999999</c:v>
                </c:pt>
                <c:pt idx="1517">
                  <c:v>0.17052800000000001</c:v>
                </c:pt>
                <c:pt idx="1518">
                  <c:v>0.15240600000000001</c:v>
                </c:pt>
                <c:pt idx="1519">
                  <c:v>0.124768</c:v>
                </c:pt>
                <c:pt idx="1520">
                  <c:v>0.102469</c:v>
                </c:pt>
                <c:pt idx="1521">
                  <c:v>8.1192E-2</c:v>
                </c:pt>
                <c:pt idx="1522">
                  <c:v>8.6593000000000003E-2</c:v>
                </c:pt>
                <c:pt idx="1523">
                  <c:v>0.123941</c:v>
                </c:pt>
                <c:pt idx="1524">
                  <c:v>0.18257999999999999</c:v>
                </c:pt>
                <c:pt idx="1525">
                  <c:v>0.15276500000000001</c:v>
                </c:pt>
                <c:pt idx="1526">
                  <c:v>1.2154999999999999E-2</c:v>
                </c:pt>
                <c:pt idx="1527">
                  <c:v>-0.110323</c:v>
                </c:pt>
                <c:pt idx="1528">
                  <c:v>-4.4234000000000002E-2</c:v>
                </c:pt>
                <c:pt idx="1529">
                  <c:v>0.17305400000000001</c:v>
                </c:pt>
                <c:pt idx="1530">
                  <c:v>0.343441</c:v>
                </c:pt>
                <c:pt idx="1531">
                  <c:v>0.36255199999999999</c:v>
                </c:pt>
                <c:pt idx="1532">
                  <c:v>0.26764500000000002</c:v>
                </c:pt>
                <c:pt idx="1533">
                  <c:v>0.17172399999999999</c:v>
                </c:pt>
                <c:pt idx="1534">
                  <c:v>0.15576400000000001</c:v>
                </c:pt>
                <c:pt idx="1535">
                  <c:v>0.22712099999999999</c:v>
                </c:pt>
                <c:pt idx="1536">
                  <c:v>0.26761499999999999</c:v>
                </c:pt>
                <c:pt idx="1537">
                  <c:v>0.21762300000000001</c:v>
                </c:pt>
                <c:pt idx="1538">
                  <c:v>0.18782799999999999</c:v>
                </c:pt>
                <c:pt idx="1539">
                  <c:v>0.16866900000000001</c:v>
                </c:pt>
                <c:pt idx="1540">
                  <c:v>0.13352700000000001</c:v>
                </c:pt>
                <c:pt idx="1541">
                  <c:v>5.1451999999999998E-2</c:v>
                </c:pt>
                <c:pt idx="1542">
                  <c:v>-0.103084</c:v>
                </c:pt>
                <c:pt idx="1543">
                  <c:v>-0.241595</c:v>
                </c:pt>
                <c:pt idx="1544">
                  <c:v>-0.31620799999999999</c:v>
                </c:pt>
                <c:pt idx="1545">
                  <c:v>-0.351437</c:v>
                </c:pt>
                <c:pt idx="1546">
                  <c:v>-0.42291200000000001</c:v>
                </c:pt>
                <c:pt idx="1547">
                  <c:v>-0.47942000000000001</c:v>
                </c:pt>
                <c:pt idx="1548">
                  <c:v>-0.459171</c:v>
                </c:pt>
                <c:pt idx="1549">
                  <c:v>-0.35791800000000001</c:v>
                </c:pt>
                <c:pt idx="1550">
                  <c:v>-0.25138899999999997</c:v>
                </c:pt>
                <c:pt idx="1551">
                  <c:v>-0.19716700000000001</c:v>
                </c:pt>
                <c:pt idx="1552">
                  <c:v>-0.23555300000000001</c:v>
                </c:pt>
                <c:pt idx="1553">
                  <c:v>-0.40494599999999997</c:v>
                </c:pt>
                <c:pt idx="1554">
                  <c:v>-0.57657199999999997</c:v>
                </c:pt>
                <c:pt idx="1555">
                  <c:v>-0.63414599999999999</c:v>
                </c:pt>
                <c:pt idx="1556">
                  <c:v>-0.65019199999999999</c:v>
                </c:pt>
                <c:pt idx="1557">
                  <c:v>-0.61503699999999994</c:v>
                </c:pt>
                <c:pt idx="1558">
                  <c:v>-0.55108199999999996</c:v>
                </c:pt>
                <c:pt idx="1559">
                  <c:v>-0.47647400000000001</c:v>
                </c:pt>
                <c:pt idx="1560">
                  <c:v>-0.445656</c:v>
                </c:pt>
                <c:pt idx="1561">
                  <c:v>-0.42233799999999999</c:v>
                </c:pt>
                <c:pt idx="1562">
                  <c:v>-0.37552200000000002</c:v>
                </c:pt>
                <c:pt idx="1563">
                  <c:v>-0.36595100000000003</c:v>
                </c:pt>
                <c:pt idx="1564">
                  <c:v>-0.346752</c:v>
                </c:pt>
                <c:pt idx="1565">
                  <c:v>-0.327569</c:v>
                </c:pt>
                <c:pt idx="1566">
                  <c:v>-0.32015700000000002</c:v>
                </c:pt>
                <c:pt idx="1567">
                  <c:v>-0.27971200000000002</c:v>
                </c:pt>
                <c:pt idx="1568">
                  <c:v>-0.21365400000000001</c:v>
                </c:pt>
                <c:pt idx="1569">
                  <c:v>-0.18268699999999999</c:v>
                </c:pt>
                <c:pt idx="1570">
                  <c:v>-0.188948</c:v>
                </c:pt>
                <c:pt idx="1571">
                  <c:v>-0.17498</c:v>
                </c:pt>
                <c:pt idx="1572">
                  <c:v>-0.13756599999999999</c:v>
                </c:pt>
                <c:pt idx="1573">
                  <c:v>-0.13209499999999999</c:v>
                </c:pt>
                <c:pt idx="1574">
                  <c:v>-0.18415500000000001</c:v>
                </c:pt>
                <c:pt idx="1575">
                  <c:v>-0.174459</c:v>
                </c:pt>
                <c:pt idx="1576">
                  <c:v>-0.12962499999999999</c:v>
                </c:pt>
                <c:pt idx="1577">
                  <c:v>-0.10821</c:v>
                </c:pt>
                <c:pt idx="1578">
                  <c:v>-9.9555000000000005E-2</c:v>
                </c:pt>
                <c:pt idx="1579">
                  <c:v>-9.2021000000000006E-2</c:v>
                </c:pt>
                <c:pt idx="1580">
                  <c:v>-7.8149999999999997E-2</c:v>
                </c:pt>
                <c:pt idx="1581">
                  <c:v>-5.5757000000000001E-2</c:v>
                </c:pt>
                <c:pt idx="1582">
                  <c:v>-4.7197999999999997E-2</c:v>
                </c:pt>
                <c:pt idx="1583">
                  <c:v>-5.2464999999999998E-2</c:v>
                </c:pt>
                <c:pt idx="1584">
                  <c:v>-3.4301999999999999E-2</c:v>
                </c:pt>
                <c:pt idx="1585">
                  <c:v>-8.6750000000000004E-3</c:v>
                </c:pt>
                <c:pt idx="1586">
                  <c:v>3.1199999999999999E-3</c:v>
                </c:pt>
                <c:pt idx="1587">
                  <c:v>5.3189999999999999E-3</c:v>
                </c:pt>
                <c:pt idx="1588">
                  <c:v>-9.5510000000000005E-3</c:v>
                </c:pt>
                <c:pt idx="1589">
                  <c:v>-2.232E-2</c:v>
                </c:pt>
                <c:pt idx="1590">
                  <c:v>-3.5094E-2</c:v>
                </c:pt>
                <c:pt idx="1591">
                  <c:v>-8.1945000000000004E-2</c:v>
                </c:pt>
                <c:pt idx="1592">
                  <c:v>-0.101144</c:v>
                </c:pt>
                <c:pt idx="1593">
                  <c:v>-4.6870000000000002E-2</c:v>
                </c:pt>
                <c:pt idx="1594">
                  <c:v>1.2769000000000001E-2</c:v>
                </c:pt>
                <c:pt idx="1595">
                  <c:v>4.2599999999999999E-2</c:v>
                </c:pt>
                <c:pt idx="1596">
                  <c:v>3.3013000000000001E-2</c:v>
                </c:pt>
                <c:pt idx="1597">
                  <c:v>7.1433999999999997E-2</c:v>
                </c:pt>
                <c:pt idx="1598">
                  <c:v>8.9575000000000002E-2</c:v>
                </c:pt>
                <c:pt idx="1599">
                  <c:v>5.0167999999999997E-2</c:v>
                </c:pt>
                <c:pt idx="1600">
                  <c:v>3.4202000000000003E-2</c:v>
                </c:pt>
                <c:pt idx="1601">
                  <c:v>5.3407999999999997E-2</c:v>
                </c:pt>
                <c:pt idx="1602">
                  <c:v>4.3887000000000002E-2</c:v>
                </c:pt>
                <c:pt idx="1603">
                  <c:v>-2.895E-3</c:v>
                </c:pt>
                <c:pt idx="1604">
                  <c:v>-5.9248000000000002E-2</c:v>
                </c:pt>
                <c:pt idx="1605">
                  <c:v>-0.103895</c:v>
                </c:pt>
                <c:pt idx="1606">
                  <c:v>-0.11022999999999999</c:v>
                </c:pt>
                <c:pt idx="1607">
                  <c:v>-6.1260000000000002E-2</c:v>
                </c:pt>
                <c:pt idx="1608">
                  <c:v>2.1725999999999999E-2</c:v>
                </c:pt>
                <c:pt idx="1609">
                  <c:v>8.8706999999999994E-2</c:v>
                </c:pt>
                <c:pt idx="1610">
                  <c:v>0.13122400000000001</c:v>
                </c:pt>
                <c:pt idx="1611">
                  <c:v>0.116302</c:v>
                </c:pt>
                <c:pt idx="1612">
                  <c:v>1.3029999999999999E-3</c:v>
                </c:pt>
                <c:pt idx="1613">
                  <c:v>-9.7716999999999998E-2</c:v>
                </c:pt>
                <c:pt idx="1614">
                  <c:v>-0.10512199999999999</c:v>
                </c:pt>
                <c:pt idx="1615">
                  <c:v>-9.0160000000000004E-2</c:v>
                </c:pt>
                <c:pt idx="1616">
                  <c:v>-8.3709000000000006E-2</c:v>
                </c:pt>
                <c:pt idx="1617">
                  <c:v>-4.2136E-2</c:v>
                </c:pt>
                <c:pt idx="1618">
                  <c:v>8.9969999999999998E-3</c:v>
                </c:pt>
                <c:pt idx="1619">
                  <c:v>1.8550000000000001E-2</c:v>
                </c:pt>
                <c:pt idx="1620">
                  <c:v>-2.7539999999999999E-3</c:v>
                </c:pt>
                <c:pt idx="1621">
                  <c:v>-3.3603000000000001E-2</c:v>
                </c:pt>
                <c:pt idx="1622">
                  <c:v>-6.9794999999999996E-2</c:v>
                </c:pt>
                <c:pt idx="1623">
                  <c:v>-0.11878</c:v>
                </c:pt>
                <c:pt idx="1624">
                  <c:v>-0.115535</c:v>
                </c:pt>
                <c:pt idx="1625">
                  <c:v>-5.5847000000000001E-2</c:v>
                </c:pt>
                <c:pt idx="1626">
                  <c:v>2.4056999999999999E-2</c:v>
                </c:pt>
                <c:pt idx="1627">
                  <c:v>6.4534999999999995E-2</c:v>
                </c:pt>
                <c:pt idx="1628">
                  <c:v>7.5225E-2</c:v>
                </c:pt>
                <c:pt idx="1629">
                  <c:v>1.8845000000000001E-2</c:v>
                </c:pt>
                <c:pt idx="1630">
                  <c:v>-7.3783000000000001E-2</c:v>
                </c:pt>
                <c:pt idx="1631">
                  <c:v>-0.102559</c:v>
                </c:pt>
                <c:pt idx="1632">
                  <c:v>-3.2358999999999999E-2</c:v>
                </c:pt>
                <c:pt idx="1633">
                  <c:v>3.6748000000000003E-2</c:v>
                </c:pt>
                <c:pt idx="1634">
                  <c:v>9.6299999999999997E-2</c:v>
                </c:pt>
                <c:pt idx="1635">
                  <c:v>0.114352</c:v>
                </c:pt>
                <c:pt idx="1636">
                  <c:v>4.8307999999999997E-2</c:v>
                </c:pt>
                <c:pt idx="1637">
                  <c:v>3.5890000000000002E-3</c:v>
                </c:pt>
                <c:pt idx="1638">
                  <c:v>-3.6822000000000001E-2</c:v>
                </c:pt>
                <c:pt idx="1639">
                  <c:v>-7.0848999999999995E-2</c:v>
                </c:pt>
                <c:pt idx="1640">
                  <c:v>-1.4376E-2</c:v>
                </c:pt>
                <c:pt idx="1641">
                  <c:v>0.12726499999999999</c:v>
                </c:pt>
                <c:pt idx="1642">
                  <c:v>0.24868499999999999</c:v>
                </c:pt>
                <c:pt idx="1643">
                  <c:v>0.28703000000000001</c:v>
                </c:pt>
                <c:pt idx="1644">
                  <c:v>0.25185800000000003</c:v>
                </c:pt>
                <c:pt idx="1645">
                  <c:v>0.22311400000000001</c:v>
                </c:pt>
                <c:pt idx="1646">
                  <c:v>0.222055</c:v>
                </c:pt>
                <c:pt idx="1647">
                  <c:v>0.24340800000000001</c:v>
                </c:pt>
                <c:pt idx="1648">
                  <c:v>0.19983600000000001</c:v>
                </c:pt>
                <c:pt idx="1649">
                  <c:v>6.0423999999999999E-2</c:v>
                </c:pt>
                <c:pt idx="1650">
                  <c:v>-3.1088000000000001E-2</c:v>
                </c:pt>
                <c:pt idx="1651">
                  <c:v>-6.5132999999999996E-2</c:v>
                </c:pt>
                <c:pt idx="1652">
                  <c:v>-6.5128000000000005E-2</c:v>
                </c:pt>
                <c:pt idx="1653">
                  <c:v>-3.3289999999999999E-3</c:v>
                </c:pt>
                <c:pt idx="1654">
                  <c:v>9.6833000000000002E-2</c:v>
                </c:pt>
                <c:pt idx="1655">
                  <c:v>0.17565</c:v>
                </c:pt>
                <c:pt idx="1656">
                  <c:v>0.20011399999999999</c:v>
                </c:pt>
                <c:pt idx="1657">
                  <c:v>0.15748899999999999</c:v>
                </c:pt>
                <c:pt idx="1658">
                  <c:v>4.9829999999999999E-2</c:v>
                </c:pt>
                <c:pt idx="1659">
                  <c:v>-5.2526999999999997E-2</c:v>
                </c:pt>
                <c:pt idx="1660">
                  <c:v>-4.1959999999999997E-2</c:v>
                </c:pt>
                <c:pt idx="1661">
                  <c:v>-3.5679000000000002E-2</c:v>
                </c:pt>
                <c:pt idx="1662">
                  <c:v>-4.6294000000000002E-2</c:v>
                </c:pt>
                <c:pt idx="1663">
                  <c:v>3.8983999999999998E-2</c:v>
                </c:pt>
                <c:pt idx="1664">
                  <c:v>0.200933</c:v>
                </c:pt>
                <c:pt idx="1665">
                  <c:v>0.32880900000000002</c:v>
                </c:pt>
                <c:pt idx="1666">
                  <c:v>0.36183700000000002</c:v>
                </c:pt>
                <c:pt idx="1667">
                  <c:v>0.35644100000000001</c:v>
                </c:pt>
                <c:pt idx="1668">
                  <c:v>0.38514300000000001</c:v>
                </c:pt>
                <c:pt idx="1669">
                  <c:v>0.37451200000000001</c:v>
                </c:pt>
                <c:pt idx="1670">
                  <c:v>0.275509</c:v>
                </c:pt>
                <c:pt idx="1671">
                  <c:v>0.121096</c:v>
                </c:pt>
                <c:pt idx="1672">
                  <c:v>-3.6484999999999997E-2</c:v>
                </c:pt>
                <c:pt idx="1673">
                  <c:v>-0.114187</c:v>
                </c:pt>
                <c:pt idx="1674">
                  <c:v>-4.4894999999999997E-2</c:v>
                </c:pt>
                <c:pt idx="1675">
                  <c:v>8.0798999999999996E-2</c:v>
                </c:pt>
                <c:pt idx="1676">
                  <c:v>0.22988600000000001</c:v>
                </c:pt>
                <c:pt idx="1677">
                  <c:v>0.320405</c:v>
                </c:pt>
                <c:pt idx="1678">
                  <c:v>0.25860699999999998</c:v>
                </c:pt>
                <c:pt idx="1679">
                  <c:v>0.120101</c:v>
                </c:pt>
                <c:pt idx="1680">
                  <c:v>4.0207E-2</c:v>
                </c:pt>
                <c:pt idx="1681">
                  <c:v>5.0740000000000004E-3</c:v>
                </c:pt>
                <c:pt idx="1682">
                  <c:v>1.6829E-2</c:v>
                </c:pt>
                <c:pt idx="1683">
                  <c:v>5.9450999999999997E-2</c:v>
                </c:pt>
                <c:pt idx="1684">
                  <c:v>6.1573000000000003E-2</c:v>
                </c:pt>
                <c:pt idx="1685">
                  <c:v>2.4254999999999999E-2</c:v>
                </c:pt>
                <c:pt idx="1686">
                  <c:v>2.6370000000000001E-2</c:v>
                </c:pt>
                <c:pt idx="1687">
                  <c:v>7.3277999999999996E-2</c:v>
                </c:pt>
                <c:pt idx="1688">
                  <c:v>0.11712400000000001</c:v>
                </c:pt>
                <c:pt idx="1689">
                  <c:v>0.10667</c:v>
                </c:pt>
                <c:pt idx="1690">
                  <c:v>1.6181999999999998E-2</c:v>
                </c:pt>
                <c:pt idx="1691">
                  <c:v>-0.17233499999999999</c:v>
                </c:pt>
                <c:pt idx="1692">
                  <c:v>-0.27879999999999999</c:v>
                </c:pt>
                <c:pt idx="1693">
                  <c:v>-0.17008899999999999</c:v>
                </c:pt>
                <c:pt idx="1694">
                  <c:v>-8.0596000000000001E-2</c:v>
                </c:pt>
                <c:pt idx="1695">
                  <c:v>-8.6978E-2</c:v>
                </c:pt>
                <c:pt idx="1696">
                  <c:v>-7.7456999999999998E-2</c:v>
                </c:pt>
                <c:pt idx="1697">
                  <c:v>-1.8952E-2</c:v>
                </c:pt>
                <c:pt idx="1698">
                  <c:v>4.6035E-2</c:v>
                </c:pt>
                <c:pt idx="1699">
                  <c:v>0.12484099999999999</c:v>
                </c:pt>
                <c:pt idx="1700">
                  <c:v>0.16956399999999999</c:v>
                </c:pt>
                <c:pt idx="1701">
                  <c:v>0.205794</c:v>
                </c:pt>
                <c:pt idx="1702">
                  <c:v>0.216498</c:v>
                </c:pt>
                <c:pt idx="1703">
                  <c:v>0.21019699999999999</c:v>
                </c:pt>
                <c:pt idx="1704">
                  <c:v>0.15270400000000001</c:v>
                </c:pt>
                <c:pt idx="1705">
                  <c:v>6.3192999999999999E-2</c:v>
                </c:pt>
                <c:pt idx="1706">
                  <c:v>1.9421999999999998E-2</c:v>
                </c:pt>
                <c:pt idx="1707">
                  <c:v>2.6759000000000002E-2</c:v>
                </c:pt>
                <c:pt idx="1708">
                  <c:v>1.5968E-2</c:v>
                </c:pt>
                <c:pt idx="1709">
                  <c:v>1.9350000000000001E-3</c:v>
                </c:pt>
                <c:pt idx="1710">
                  <c:v>2.7699999999999999E-3</c:v>
                </c:pt>
                <c:pt idx="1711">
                  <c:v>1.4679999999999999E-3</c:v>
                </c:pt>
                <c:pt idx="1712">
                  <c:v>1.1878E-2</c:v>
                </c:pt>
                <c:pt idx="1713">
                  <c:v>2.0920000000000001E-3</c:v>
                </c:pt>
                <c:pt idx="1714">
                  <c:v>-2.5781999999999999E-2</c:v>
                </c:pt>
                <c:pt idx="1715">
                  <c:v>-4.5104999999999999E-2</c:v>
                </c:pt>
                <c:pt idx="1716">
                  <c:v>-3.1370000000000002E-2</c:v>
                </c:pt>
                <c:pt idx="1717">
                  <c:v>1.6480000000000002E-2</c:v>
                </c:pt>
                <c:pt idx="1718">
                  <c:v>7.3957999999999996E-2</c:v>
                </c:pt>
                <c:pt idx="1719">
                  <c:v>0.12825300000000001</c:v>
                </c:pt>
                <c:pt idx="1720">
                  <c:v>0.14524100000000001</c:v>
                </c:pt>
                <c:pt idx="1721">
                  <c:v>9.7321000000000005E-2</c:v>
                </c:pt>
                <c:pt idx="1722">
                  <c:v>9.0970999999999996E-2</c:v>
                </c:pt>
                <c:pt idx="1723">
                  <c:v>8.8905999999999999E-2</c:v>
                </c:pt>
                <c:pt idx="1724">
                  <c:v>9.5374E-2</c:v>
                </c:pt>
                <c:pt idx="1725">
                  <c:v>0.11459900000000001</c:v>
                </c:pt>
                <c:pt idx="1726">
                  <c:v>0.118892</c:v>
                </c:pt>
                <c:pt idx="1727">
                  <c:v>9.5451999999999995E-2</c:v>
                </c:pt>
                <c:pt idx="1728">
                  <c:v>5.8141999999999999E-2</c:v>
                </c:pt>
                <c:pt idx="1729">
                  <c:v>5.7061000000000001E-2</c:v>
                </c:pt>
                <c:pt idx="1730">
                  <c:v>8.5819999999999994E-2</c:v>
                </c:pt>
                <c:pt idx="1731">
                  <c:v>9.6474000000000004E-2</c:v>
                </c:pt>
                <c:pt idx="1732">
                  <c:v>8.5820999999999995E-2</c:v>
                </c:pt>
                <c:pt idx="1733">
                  <c:v>7.7292E-2</c:v>
                </c:pt>
                <c:pt idx="1734">
                  <c:v>6.8773000000000001E-2</c:v>
                </c:pt>
                <c:pt idx="1735">
                  <c:v>6.3436999999999993E-2</c:v>
                </c:pt>
                <c:pt idx="1736">
                  <c:v>4.9575000000000001E-2</c:v>
                </c:pt>
                <c:pt idx="1737">
                  <c:v>2.1860999999999998E-2</c:v>
                </c:pt>
                <c:pt idx="1738">
                  <c:v>3.725E-3</c:v>
                </c:pt>
                <c:pt idx="1739">
                  <c:v>7.9839999999999998E-3</c:v>
                </c:pt>
                <c:pt idx="1740">
                  <c:v>2.1853999999999998E-2</c:v>
                </c:pt>
                <c:pt idx="1741">
                  <c:v>4.4253000000000001E-2</c:v>
                </c:pt>
                <c:pt idx="1742">
                  <c:v>9.1119000000000006E-2</c:v>
                </c:pt>
                <c:pt idx="1743">
                  <c:v>0.168873</c:v>
                </c:pt>
                <c:pt idx="1744">
                  <c:v>0.272179</c:v>
                </c:pt>
                <c:pt idx="1745">
                  <c:v>0.27641100000000002</c:v>
                </c:pt>
                <c:pt idx="1746">
                  <c:v>0.12196700000000001</c:v>
                </c:pt>
                <c:pt idx="1747">
                  <c:v>-3.9976999999999999E-2</c:v>
                </c:pt>
                <c:pt idx="1748">
                  <c:v>-0.107153</c:v>
                </c:pt>
                <c:pt idx="1749">
                  <c:v>-8.1569999999999993E-3</c:v>
                </c:pt>
                <c:pt idx="1750">
                  <c:v>0.1666</c:v>
                </c:pt>
                <c:pt idx="1751">
                  <c:v>0.25195699999999999</c:v>
                </c:pt>
                <c:pt idx="1752">
                  <c:v>0.11461</c:v>
                </c:pt>
                <c:pt idx="1753">
                  <c:v>-4.6295999999999997E-2</c:v>
                </c:pt>
                <c:pt idx="1754">
                  <c:v>-0.11874999999999999</c:v>
                </c:pt>
                <c:pt idx="1755">
                  <c:v>-0.117685</c:v>
                </c:pt>
                <c:pt idx="1756">
                  <c:v>-0.123032</c:v>
                </c:pt>
                <c:pt idx="1757">
                  <c:v>-0.117732</c:v>
                </c:pt>
                <c:pt idx="1758">
                  <c:v>-0.128412</c:v>
                </c:pt>
                <c:pt idx="1759">
                  <c:v>-0.13908000000000001</c:v>
                </c:pt>
                <c:pt idx="1760">
                  <c:v>-0.13483999999999999</c:v>
                </c:pt>
                <c:pt idx="1761">
                  <c:v>-0.123136</c:v>
                </c:pt>
                <c:pt idx="1762">
                  <c:v>-8.2656999999999994E-2</c:v>
                </c:pt>
                <c:pt idx="1763">
                  <c:v>-3.8948000000000003E-2</c:v>
                </c:pt>
                <c:pt idx="1764">
                  <c:v>5.8019999999999999E-3</c:v>
                </c:pt>
                <c:pt idx="1765">
                  <c:v>1.967E-2</c:v>
                </c:pt>
                <c:pt idx="1766">
                  <c:v>-2.7185999999999998E-2</c:v>
                </c:pt>
                <c:pt idx="1767">
                  <c:v>-8.5780999999999996E-2</c:v>
                </c:pt>
                <c:pt idx="1768">
                  <c:v>-0.150758</c:v>
                </c:pt>
                <c:pt idx="1769">
                  <c:v>-0.17635700000000001</c:v>
                </c:pt>
                <c:pt idx="1770">
                  <c:v>-0.16575100000000001</c:v>
                </c:pt>
                <c:pt idx="1771">
                  <c:v>-0.14443700000000001</c:v>
                </c:pt>
                <c:pt idx="1772">
                  <c:v>-0.10714799999999999</c:v>
                </c:pt>
                <c:pt idx="1773">
                  <c:v>-5.1744999999999999E-2</c:v>
                </c:pt>
                <c:pt idx="1774">
                  <c:v>-3.3658E-2</c:v>
                </c:pt>
                <c:pt idx="1775">
                  <c:v>-4.1194000000000001E-2</c:v>
                </c:pt>
                <c:pt idx="1776">
                  <c:v>-2.4211E-2</c:v>
                </c:pt>
                <c:pt idx="1777">
                  <c:v>5.1388000000000003E-2</c:v>
                </c:pt>
                <c:pt idx="1778">
                  <c:v>0.128077</c:v>
                </c:pt>
                <c:pt idx="1779">
                  <c:v>8.4473999999999994E-2</c:v>
                </c:pt>
                <c:pt idx="1780">
                  <c:v>-1.0286999999999999E-2</c:v>
                </c:pt>
                <c:pt idx="1781">
                  <c:v>-6.3524999999999998E-2</c:v>
                </c:pt>
                <c:pt idx="1782">
                  <c:v>-6.5666000000000002E-2</c:v>
                </c:pt>
                <c:pt idx="1783">
                  <c:v>-8.3769999999999997E-2</c:v>
                </c:pt>
                <c:pt idx="1784">
                  <c:v>-0.11575000000000001</c:v>
                </c:pt>
                <c:pt idx="1785">
                  <c:v>-0.110446</c:v>
                </c:pt>
                <c:pt idx="1786">
                  <c:v>-3.0544999999999999E-2</c:v>
                </c:pt>
                <c:pt idx="1787">
                  <c:v>1.8439000000000001E-2</c:v>
                </c:pt>
                <c:pt idx="1788">
                  <c:v>3.3345E-2</c:v>
                </c:pt>
                <c:pt idx="1789">
                  <c:v>4.8284000000000001E-2</c:v>
                </c:pt>
                <c:pt idx="1790">
                  <c:v>6.3231999999999997E-2</c:v>
                </c:pt>
                <c:pt idx="1791">
                  <c:v>8.1397999999999998E-2</c:v>
                </c:pt>
                <c:pt idx="1792">
                  <c:v>0.114463</c:v>
                </c:pt>
                <c:pt idx="1793">
                  <c:v>0.12942400000000001</c:v>
                </c:pt>
                <c:pt idx="1794">
                  <c:v>0.149732</c:v>
                </c:pt>
                <c:pt idx="1795">
                  <c:v>0.142342</c:v>
                </c:pt>
                <c:pt idx="1796">
                  <c:v>0.13491400000000001</c:v>
                </c:pt>
                <c:pt idx="1797">
                  <c:v>0.12535399999999999</c:v>
                </c:pt>
                <c:pt idx="1798">
                  <c:v>7.8506999999999993E-2</c:v>
                </c:pt>
                <c:pt idx="1799">
                  <c:v>2.7366000000000001E-2</c:v>
                </c:pt>
                <c:pt idx="1800">
                  <c:v>7.1190000000000003E-3</c:v>
                </c:pt>
                <c:pt idx="1801">
                  <c:v>1.9959000000000001E-2</c:v>
                </c:pt>
                <c:pt idx="1802">
                  <c:v>3.9177999999999998E-2</c:v>
                </c:pt>
                <c:pt idx="1803">
                  <c:v>4.2384999999999999E-2</c:v>
                </c:pt>
                <c:pt idx="1804">
                  <c:v>2.5378999999999999E-2</c:v>
                </c:pt>
                <c:pt idx="1805">
                  <c:v>1.0513E-2</c:v>
                </c:pt>
                <c:pt idx="1806">
                  <c:v>1.4795000000000001E-2</c:v>
                </c:pt>
                <c:pt idx="1807">
                  <c:v>1.4814000000000001E-2</c:v>
                </c:pt>
                <c:pt idx="1808">
                  <c:v>1.1639E-2</c:v>
                </c:pt>
                <c:pt idx="1809">
                  <c:v>1.5918999999999999E-2</c:v>
                </c:pt>
                <c:pt idx="1810">
                  <c:v>1.9109000000000001E-2</c:v>
                </c:pt>
                <c:pt idx="1811">
                  <c:v>5.2490000000000002E-3</c:v>
                </c:pt>
                <c:pt idx="1812">
                  <c:v>2.0330000000000001E-3</c:v>
                </c:pt>
                <c:pt idx="1813">
                  <c:v>5.1999999999999998E-3</c:v>
                </c:pt>
                <c:pt idx="1814">
                  <c:v>1.2655E-2</c:v>
                </c:pt>
                <c:pt idx="1815">
                  <c:v>2.6516000000000001E-2</c:v>
                </c:pt>
                <c:pt idx="1816">
                  <c:v>2.2256000000000001E-2</c:v>
                </c:pt>
                <c:pt idx="1817">
                  <c:v>-1.5032E-2</c:v>
                </c:pt>
                <c:pt idx="1818">
                  <c:v>-5.8689999999999999E-2</c:v>
                </c:pt>
                <c:pt idx="1819">
                  <c:v>-6.6125000000000003E-2</c:v>
                </c:pt>
                <c:pt idx="1820">
                  <c:v>-4.2667999999999998E-2</c:v>
                </c:pt>
                <c:pt idx="1821">
                  <c:v>-1.3878E-2</c:v>
                </c:pt>
                <c:pt idx="1822">
                  <c:v>-5.3460000000000001E-3</c:v>
                </c:pt>
                <c:pt idx="1823">
                  <c:v>1.047E-3</c:v>
                </c:pt>
                <c:pt idx="1824">
                  <c:v>4.2339999999999999E-3</c:v>
                </c:pt>
                <c:pt idx="1825">
                  <c:v>-1.602E-2</c:v>
                </c:pt>
                <c:pt idx="1826">
                  <c:v>-2.5617000000000001E-2</c:v>
                </c:pt>
                <c:pt idx="1827">
                  <c:v>-1.2840000000000001E-2</c:v>
                </c:pt>
                <c:pt idx="1828">
                  <c:v>-1.2838E-2</c:v>
                </c:pt>
                <c:pt idx="1829">
                  <c:v>-4.2671000000000001E-2</c:v>
                </c:pt>
                <c:pt idx="1830">
                  <c:v>-6.8228999999999998E-2</c:v>
                </c:pt>
                <c:pt idx="1831">
                  <c:v>-6.3947000000000004E-2</c:v>
                </c:pt>
                <c:pt idx="1832">
                  <c:v>-5.4354E-2</c:v>
                </c:pt>
                <c:pt idx="1833">
                  <c:v>-5.1157000000000001E-2</c:v>
                </c:pt>
                <c:pt idx="1834">
                  <c:v>-3.5184E-2</c:v>
                </c:pt>
                <c:pt idx="1835">
                  <c:v>-2.5597999999999999E-2</c:v>
                </c:pt>
                <c:pt idx="1836">
                  <c:v>-2.8799000000000002E-2</c:v>
                </c:pt>
                <c:pt idx="1837">
                  <c:v>-4.3730999999999999E-2</c:v>
                </c:pt>
                <c:pt idx="1838">
                  <c:v>-4.9064000000000003E-2</c:v>
                </c:pt>
                <c:pt idx="1839">
                  <c:v>-4.4810000000000003E-2</c:v>
                </c:pt>
                <c:pt idx="1840">
                  <c:v>-3.5226E-2</c:v>
                </c:pt>
                <c:pt idx="1841">
                  <c:v>-1.9245999999999999E-2</c:v>
                </c:pt>
                <c:pt idx="1842">
                  <c:v>-1.0721E-2</c:v>
                </c:pt>
                <c:pt idx="1843">
                  <c:v>-9.6559999999999997E-3</c:v>
                </c:pt>
                <c:pt idx="1844">
                  <c:v>-3.2539999999999999E-3</c:v>
                </c:pt>
                <c:pt idx="1845">
                  <c:v>-5.8E-5</c:v>
                </c:pt>
                <c:pt idx="1846">
                  <c:v>-9.6399999999999993E-3</c:v>
                </c:pt>
                <c:pt idx="1847">
                  <c:v>-1.9227000000000001E-2</c:v>
                </c:pt>
                <c:pt idx="1848">
                  <c:v>-1.9229E-2</c:v>
                </c:pt>
                <c:pt idx="1849">
                  <c:v>-1.7100000000000001E-2</c:v>
                </c:pt>
                <c:pt idx="1850">
                  <c:v>-1.6027E-2</c:v>
                </c:pt>
                <c:pt idx="1851">
                  <c:v>-1.1762999999999999E-2</c:v>
                </c:pt>
                <c:pt idx="1852">
                  <c:v>-4.3039999999999997E-3</c:v>
                </c:pt>
                <c:pt idx="1853">
                  <c:v>-5.378E-3</c:v>
                </c:pt>
                <c:pt idx="1854">
                  <c:v>-1.6034E-2</c:v>
                </c:pt>
                <c:pt idx="1855">
                  <c:v>-3.2002999999999997E-2</c:v>
                </c:pt>
                <c:pt idx="1856">
                  <c:v>-3.7319999999999999E-2</c:v>
                </c:pt>
                <c:pt idx="1857">
                  <c:v>-1.3873E-2</c:v>
                </c:pt>
                <c:pt idx="1858">
                  <c:v>1.7014999999999999E-2</c:v>
                </c:pt>
                <c:pt idx="1859">
                  <c:v>2.2322000000000002E-2</c:v>
                </c:pt>
                <c:pt idx="1860">
                  <c:v>-7.515E-3</c:v>
                </c:pt>
                <c:pt idx="1861">
                  <c:v>-3.3079999999999998E-2</c:v>
                </c:pt>
                <c:pt idx="1862">
                  <c:v>-4.6933000000000002E-2</c:v>
                </c:pt>
                <c:pt idx="1863">
                  <c:v>-4.6933000000000002E-2</c:v>
                </c:pt>
                <c:pt idx="1864">
                  <c:v>-3.3078000000000003E-2</c:v>
                </c:pt>
                <c:pt idx="1865">
                  <c:v>-2.0294E-2</c:v>
                </c:pt>
                <c:pt idx="1866">
                  <c:v>-1.8166999999999999E-2</c:v>
                </c:pt>
                <c:pt idx="1867">
                  <c:v>-1.9220000000000001E-2</c:v>
                </c:pt>
                <c:pt idx="1868">
                  <c:v>-2.2405000000000001E-2</c:v>
                </c:pt>
                <c:pt idx="1869">
                  <c:v>-2.3462E-2</c:v>
                </c:pt>
                <c:pt idx="1870">
                  <c:v>-8.5389999999999997E-3</c:v>
                </c:pt>
                <c:pt idx="1871">
                  <c:v>2.1281999999999999E-2</c:v>
                </c:pt>
                <c:pt idx="1872">
                  <c:v>4.7904000000000002E-2</c:v>
                </c:pt>
                <c:pt idx="1873">
                  <c:v>3.8311999999999999E-2</c:v>
                </c:pt>
                <c:pt idx="1874">
                  <c:v>-3.2260000000000001E-3</c:v>
                </c:pt>
                <c:pt idx="1875">
                  <c:v>-4.5818999999999999E-2</c:v>
                </c:pt>
                <c:pt idx="1876">
                  <c:v>-7.3507000000000003E-2</c:v>
                </c:pt>
                <c:pt idx="1877">
                  <c:v>-7.9897999999999997E-2</c:v>
                </c:pt>
                <c:pt idx="1878">
                  <c:v>-5.4336000000000002E-2</c:v>
                </c:pt>
                <c:pt idx="1879">
                  <c:v>-5.3449999999999999E-3</c:v>
                </c:pt>
                <c:pt idx="1880">
                  <c:v>1.9139E-2</c:v>
                </c:pt>
                <c:pt idx="1881">
                  <c:v>1.4859000000000001E-2</c:v>
                </c:pt>
                <c:pt idx="1882">
                  <c:v>-7.3999999999999996E-5</c:v>
                </c:pt>
                <c:pt idx="1883">
                  <c:v>-9.6679999999999995E-3</c:v>
                </c:pt>
                <c:pt idx="1884">
                  <c:v>-2.5641000000000001E-2</c:v>
                </c:pt>
                <c:pt idx="1885">
                  <c:v>-3.4158000000000001E-2</c:v>
                </c:pt>
                <c:pt idx="1886">
                  <c:v>-2.1354999999999999E-2</c:v>
                </c:pt>
                <c:pt idx="1887">
                  <c:v>-8.5550000000000001E-3</c:v>
                </c:pt>
                <c:pt idx="1888">
                  <c:v>-1.7058E-2</c:v>
                </c:pt>
                <c:pt idx="1889">
                  <c:v>-2.6629E-2</c:v>
                </c:pt>
                <c:pt idx="1890">
                  <c:v>-1.9168999999999999E-2</c:v>
                </c:pt>
                <c:pt idx="1891">
                  <c:v>-1.2789E-2</c:v>
                </c:pt>
                <c:pt idx="1892">
                  <c:v>-1.8145000000000001E-2</c:v>
                </c:pt>
                <c:pt idx="1893">
                  <c:v>-2.6698E-2</c:v>
                </c:pt>
                <c:pt idx="1894">
                  <c:v>-3.9488000000000002E-2</c:v>
                </c:pt>
                <c:pt idx="1895">
                  <c:v>-4.2689999999999999E-2</c:v>
                </c:pt>
                <c:pt idx="1896">
                  <c:v>-2.7779999999999999E-2</c:v>
                </c:pt>
                <c:pt idx="1897">
                  <c:v>-1.0736000000000001E-2</c:v>
                </c:pt>
                <c:pt idx="1898">
                  <c:v>-6.463E-3</c:v>
                </c:pt>
                <c:pt idx="1899">
                  <c:v>-2.3496E-2</c:v>
                </c:pt>
                <c:pt idx="1900">
                  <c:v>-2.7739E-2</c:v>
                </c:pt>
                <c:pt idx="1901">
                  <c:v>-1.3879000000000001E-2</c:v>
                </c:pt>
                <c:pt idx="1902">
                  <c:v>1.039E-3</c:v>
                </c:pt>
                <c:pt idx="1903">
                  <c:v>-2.4000000000000001E-5</c:v>
                </c:pt>
                <c:pt idx="1904">
                  <c:v>-2.1335E-2</c:v>
                </c:pt>
                <c:pt idx="1905">
                  <c:v>-3.7333999999999999E-2</c:v>
                </c:pt>
                <c:pt idx="1906">
                  <c:v>-2.8819999999999998E-2</c:v>
                </c:pt>
                <c:pt idx="1907">
                  <c:v>-1.6046999999999999E-2</c:v>
                </c:pt>
                <c:pt idx="1908">
                  <c:v>-5.3949999999999996E-3</c:v>
                </c:pt>
                <c:pt idx="1909">
                  <c:v>1.9119000000000001E-2</c:v>
                </c:pt>
                <c:pt idx="1910">
                  <c:v>3.2989999999999998E-2</c:v>
                </c:pt>
                <c:pt idx="1911">
                  <c:v>1.1689E-2</c:v>
                </c:pt>
                <c:pt idx="1912">
                  <c:v>-2.3463000000000001E-2</c:v>
                </c:pt>
                <c:pt idx="1913">
                  <c:v>-3.5179000000000002E-2</c:v>
                </c:pt>
                <c:pt idx="1914">
                  <c:v>-2.5596000000000001E-2</c:v>
                </c:pt>
                <c:pt idx="1915">
                  <c:v>-1.8152999999999999E-2</c:v>
                </c:pt>
                <c:pt idx="1916">
                  <c:v>-1.7089E-2</c:v>
                </c:pt>
                <c:pt idx="1917">
                  <c:v>-2.4525000000000002E-2</c:v>
                </c:pt>
                <c:pt idx="1918">
                  <c:v>-2.6638999999999999E-2</c:v>
                </c:pt>
                <c:pt idx="1919">
                  <c:v>-1.0664E-2</c:v>
                </c:pt>
                <c:pt idx="1920">
                  <c:v>1.0460000000000001E-3</c:v>
                </c:pt>
                <c:pt idx="1921">
                  <c:v>-1.0682000000000001E-2</c:v>
                </c:pt>
                <c:pt idx="1922">
                  <c:v>-2.2415999999999998E-2</c:v>
                </c:pt>
                <c:pt idx="1923">
                  <c:v>-6.9999999999999994E-5</c:v>
                </c:pt>
                <c:pt idx="1924">
                  <c:v>3.2948999999999999E-2</c:v>
                </c:pt>
                <c:pt idx="1925">
                  <c:v>2.3349000000000002E-2</c:v>
                </c:pt>
                <c:pt idx="1926">
                  <c:v>-4.5916999999999999E-2</c:v>
                </c:pt>
                <c:pt idx="1927">
                  <c:v>-0.108767</c:v>
                </c:pt>
                <c:pt idx="1928">
                  <c:v>-0.1013</c:v>
                </c:pt>
                <c:pt idx="1929">
                  <c:v>-6.4669999999999997E-3</c:v>
                </c:pt>
                <c:pt idx="1930">
                  <c:v>7.0271E-2</c:v>
                </c:pt>
                <c:pt idx="1931">
                  <c:v>2.6609000000000001E-2</c:v>
                </c:pt>
                <c:pt idx="1932">
                  <c:v>-1.9205E-2</c:v>
                </c:pt>
                <c:pt idx="1933">
                  <c:v>-4.1582000000000001E-2</c:v>
                </c:pt>
                <c:pt idx="1934">
                  <c:v>-4.6906999999999997E-2</c:v>
                </c:pt>
                <c:pt idx="1935">
                  <c:v>-3.6260000000000001E-2</c:v>
                </c:pt>
                <c:pt idx="1936">
                  <c:v>-1.1769E-2</c:v>
                </c:pt>
                <c:pt idx="1937">
                  <c:v>8.4550000000000007E-3</c:v>
                </c:pt>
                <c:pt idx="1938">
                  <c:v>6.3140000000000002E-3</c:v>
                </c:pt>
                <c:pt idx="1939">
                  <c:v>-1.4995E-2</c:v>
                </c:pt>
                <c:pt idx="1940">
                  <c:v>-3.7368999999999999E-2</c:v>
                </c:pt>
                <c:pt idx="1941">
                  <c:v>-4.1639000000000002E-2</c:v>
                </c:pt>
                <c:pt idx="1942">
                  <c:v>-2.7789999999999999E-2</c:v>
                </c:pt>
                <c:pt idx="1943">
                  <c:v>-8.5939999999999992E-3</c:v>
                </c:pt>
                <c:pt idx="1944">
                  <c:v>3.1570000000000001E-3</c:v>
                </c:pt>
                <c:pt idx="1945">
                  <c:v>3.1819999999999999E-3</c:v>
                </c:pt>
                <c:pt idx="1946">
                  <c:v>-4.2589999999999998E-3</c:v>
                </c:pt>
                <c:pt idx="1947">
                  <c:v>-1.0649E-2</c:v>
                </c:pt>
                <c:pt idx="1948">
                  <c:v>-1.7049999999999999E-2</c:v>
                </c:pt>
                <c:pt idx="1949">
                  <c:v>-1.6004000000000001E-2</c:v>
                </c:pt>
                <c:pt idx="1950">
                  <c:v>-1.0692999999999999E-2</c:v>
                </c:pt>
                <c:pt idx="1951">
                  <c:v>-1.3899E-2</c:v>
                </c:pt>
                <c:pt idx="1952">
                  <c:v>-2.6688E-2</c:v>
                </c:pt>
                <c:pt idx="1953">
                  <c:v>-3.5210999999999999E-2</c:v>
                </c:pt>
                <c:pt idx="1954">
                  <c:v>-4.0542000000000002E-2</c:v>
                </c:pt>
                <c:pt idx="1955">
                  <c:v>-3.7335E-2</c:v>
                </c:pt>
                <c:pt idx="1956">
                  <c:v>-1.8138000000000001E-2</c:v>
                </c:pt>
                <c:pt idx="1957">
                  <c:v>2.1199999999999999E-3</c:v>
                </c:pt>
                <c:pt idx="1958">
                  <c:v>1.0656000000000001E-2</c:v>
                </c:pt>
                <c:pt idx="1959">
                  <c:v>-1.059E-3</c:v>
                </c:pt>
                <c:pt idx="1960">
                  <c:v>-2.5564E-2</c:v>
                </c:pt>
                <c:pt idx="1961">
                  <c:v>-3.3036999999999997E-2</c:v>
                </c:pt>
                <c:pt idx="1962">
                  <c:v>-2.8785000000000002E-2</c:v>
                </c:pt>
                <c:pt idx="1963">
                  <c:v>-2.4535000000000001E-2</c:v>
                </c:pt>
                <c:pt idx="1964">
                  <c:v>-2.9867999999999999E-2</c:v>
                </c:pt>
                <c:pt idx="1965">
                  <c:v>-2.8805999999999998E-2</c:v>
                </c:pt>
                <c:pt idx="1966">
                  <c:v>-1.1757E-2</c:v>
                </c:pt>
                <c:pt idx="1967">
                  <c:v>-4.6999999999999997E-5</c:v>
                </c:pt>
                <c:pt idx="1968">
                  <c:v>-7.5009999999999999E-3</c:v>
                </c:pt>
                <c:pt idx="1969">
                  <c:v>-3.3063000000000002E-2</c:v>
                </c:pt>
                <c:pt idx="1970">
                  <c:v>-5.8637000000000002E-2</c:v>
                </c:pt>
                <c:pt idx="1971">
                  <c:v>-5.2250999999999999E-2</c:v>
                </c:pt>
                <c:pt idx="1972">
                  <c:v>-2.3517E-2</c:v>
                </c:pt>
                <c:pt idx="1973">
                  <c:v>1.6926E-2</c:v>
                </c:pt>
                <c:pt idx="1974">
                  <c:v>4.8908E-2</c:v>
                </c:pt>
                <c:pt idx="1975">
                  <c:v>3.6171000000000002E-2</c:v>
                </c:pt>
                <c:pt idx="1976">
                  <c:v>4.254E-3</c:v>
                </c:pt>
                <c:pt idx="1977">
                  <c:v>-1.2781000000000001E-2</c:v>
                </c:pt>
                <c:pt idx="1978">
                  <c:v>-1.3847999999999999E-2</c:v>
                </c:pt>
                <c:pt idx="1979">
                  <c:v>-1.0666999999999999E-2</c:v>
                </c:pt>
                <c:pt idx="1980">
                  <c:v>-1.4954E-2</c:v>
                </c:pt>
                <c:pt idx="1981">
                  <c:v>-1.2851E-2</c:v>
                </c:pt>
                <c:pt idx="1982">
                  <c:v>-1.1802E-2</c:v>
                </c:pt>
                <c:pt idx="1983">
                  <c:v>-1.8200000000000001E-2</c:v>
                </c:pt>
                <c:pt idx="1984">
                  <c:v>-1.8190000000000001E-2</c:v>
                </c:pt>
                <c:pt idx="1985">
                  <c:v>-7.5139999999999998E-3</c:v>
                </c:pt>
                <c:pt idx="1986">
                  <c:v>-3.0000000000000001E-5</c:v>
                </c:pt>
                <c:pt idx="1987">
                  <c:v>-1.0000000000000001E-5</c:v>
                </c:pt>
                <c:pt idx="1988">
                  <c:v>1.2999999999999999E-5</c:v>
                </c:pt>
                <c:pt idx="1989">
                  <c:v>-1.3826E-2</c:v>
                </c:pt>
                <c:pt idx="1990">
                  <c:v>-3.7253000000000001E-2</c:v>
                </c:pt>
                <c:pt idx="1991">
                  <c:v>-4.5796000000000003E-2</c:v>
                </c:pt>
                <c:pt idx="1992">
                  <c:v>-3.517E-2</c:v>
                </c:pt>
                <c:pt idx="1993">
                  <c:v>3.1570000000000001E-3</c:v>
                </c:pt>
                <c:pt idx="1994">
                  <c:v>2.3366999999999999E-2</c:v>
                </c:pt>
                <c:pt idx="1995">
                  <c:v>5.241E-3</c:v>
                </c:pt>
                <c:pt idx="1996">
                  <c:v>-3.3080000000000002E-3</c:v>
                </c:pt>
                <c:pt idx="1997">
                  <c:v>3.2892999999999999E-2</c:v>
                </c:pt>
                <c:pt idx="1998">
                  <c:v>7.9754000000000005E-2</c:v>
                </c:pt>
              </c:numCache>
            </c:numRef>
          </c:val>
          <c:smooth val="0"/>
          <c:extLst>
            <c:ext xmlns:c16="http://schemas.microsoft.com/office/drawing/2014/chart" uri="{C3380CC4-5D6E-409C-BE32-E72D297353CC}">
              <c16:uniqueId val="{00000001-2BF3-4F7B-824B-73CE81FF7C38}"/>
            </c:ext>
          </c:extLst>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val>
            <c:numRef>
              <c:f>[Simulate_raci_31_01_2018.csv]Simulate_raci_31_01_2018!$C$2:$C$2000</c:f>
              <c:numCache>
                <c:formatCode>General</c:formatCode>
                <c:ptCount val="19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pt idx="1499">
                  <c:v>-1.3468000000000001E-2</c:v>
                </c:pt>
                <c:pt idx="1500">
                  <c:v>-7.4380000000000002E-3</c:v>
                </c:pt>
                <c:pt idx="1501">
                  <c:v>1.494E-2</c:v>
                </c:pt>
                <c:pt idx="1502">
                  <c:v>3.5223999999999998E-2</c:v>
                </c:pt>
                <c:pt idx="1503">
                  <c:v>5.7457000000000001E-2</c:v>
                </c:pt>
                <c:pt idx="1504">
                  <c:v>7.1099999999999997E-2</c:v>
                </c:pt>
                <c:pt idx="1505">
                  <c:v>5.4765000000000001E-2</c:v>
                </c:pt>
                <c:pt idx="1506">
                  <c:v>1.1703E-2</c:v>
                </c:pt>
                <c:pt idx="1507">
                  <c:v>-2.2738999999999999E-2</c:v>
                </c:pt>
                <c:pt idx="1508">
                  <c:v>-2.3036000000000001E-2</c:v>
                </c:pt>
                <c:pt idx="1509">
                  <c:v>-4.1710000000000002E-3</c:v>
                </c:pt>
                <c:pt idx="1510">
                  <c:v>1.0534999999999999E-2</c:v>
                </c:pt>
                <c:pt idx="1511">
                  <c:v>2.2169000000000001E-2</c:v>
                </c:pt>
                <c:pt idx="1512">
                  <c:v>2.0104E-2</c:v>
                </c:pt>
                <c:pt idx="1513">
                  <c:v>7.489E-3</c:v>
                </c:pt>
                <c:pt idx="1514">
                  <c:v>-9.5169999999999994E-3</c:v>
                </c:pt>
                <c:pt idx="1515">
                  <c:v>-2.6634000000000001E-2</c:v>
                </c:pt>
                <c:pt idx="1516">
                  <c:v>-2.6783000000000001E-2</c:v>
                </c:pt>
                <c:pt idx="1517">
                  <c:v>-2.7040999999999999E-2</c:v>
                </c:pt>
                <c:pt idx="1518">
                  <c:v>-2.7106000000000002E-2</c:v>
                </c:pt>
                <c:pt idx="1519">
                  <c:v>-3.5239999999999998E-3</c:v>
                </c:pt>
                <c:pt idx="1520">
                  <c:v>2.6425000000000001E-2</c:v>
                </c:pt>
                <c:pt idx="1521">
                  <c:v>4.2410000000000003E-2</c:v>
                </c:pt>
                <c:pt idx="1522">
                  <c:v>6.6045999999999994E-2</c:v>
                </c:pt>
                <c:pt idx="1523">
                  <c:v>7.9051999999999997E-2</c:v>
                </c:pt>
                <c:pt idx="1524">
                  <c:v>8.6643999999999999E-2</c:v>
                </c:pt>
                <c:pt idx="1525">
                  <c:v>8.0574000000000007E-2</c:v>
                </c:pt>
                <c:pt idx="1526">
                  <c:v>7.3690000000000005E-2</c:v>
                </c:pt>
                <c:pt idx="1527">
                  <c:v>7.5317999999999996E-2</c:v>
                </c:pt>
                <c:pt idx="1528">
                  <c:v>8.4925E-2</c:v>
                </c:pt>
                <c:pt idx="1529">
                  <c:v>6.8422999999999998E-2</c:v>
                </c:pt>
                <c:pt idx="1530">
                  <c:v>3.9257E-2</c:v>
                </c:pt>
                <c:pt idx="1531">
                  <c:v>1.4607999999999999E-2</c:v>
                </c:pt>
                <c:pt idx="1532">
                  <c:v>-4.8170000000000001E-3</c:v>
                </c:pt>
                <c:pt idx="1533">
                  <c:v>6.5100000000000002E-3</c:v>
                </c:pt>
                <c:pt idx="1534">
                  <c:v>4.7461000000000003E-2</c:v>
                </c:pt>
                <c:pt idx="1535">
                  <c:v>7.9503000000000004E-2</c:v>
                </c:pt>
                <c:pt idx="1536">
                  <c:v>0.118162</c:v>
                </c:pt>
                <c:pt idx="1537">
                  <c:v>0.168072</c:v>
                </c:pt>
                <c:pt idx="1538">
                  <c:v>0.189329</c:v>
                </c:pt>
                <c:pt idx="1539">
                  <c:v>0.201012</c:v>
                </c:pt>
                <c:pt idx="1540">
                  <c:v>0.213751</c:v>
                </c:pt>
                <c:pt idx="1541">
                  <c:v>0.21144399999999999</c:v>
                </c:pt>
                <c:pt idx="1542">
                  <c:v>0.207034</c:v>
                </c:pt>
                <c:pt idx="1543">
                  <c:v>0.22389200000000001</c:v>
                </c:pt>
                <c:pt idx="1544">
                  <c:v>0.23414199999999999</c:v>
                </c:pt>
                <c:pt idx="1545">
                  <c:v>0.23042199999999999</c:v>
                </c:pt>
                <c:pt idx="1546">
                  <c:v>0.202543</c:v>
                </c:pt>
                <c:pt idx="1547">
                  <c:v>0.18345900000000001</c:v>
                </c:pt>
                <c:pt idx="1548">
                  <c:v>0.178255</c:v>
                </c:pt>
                <c:pt idx="1549">
                  <c:v>0.18367900000000001</c:v>
                </c:pt>
                <c:pt idx="1550">
                  <c:v>0.179234</c:v>
                </c:pt>
                <c:pt idx="1551">
                  <c:v>0.143653</c:v>
                </c:pt>
                <c:pt idx="1552">
                  <c:v>0.138208</c:v>
                </c:pt>
                <c:pt idx="1553">
                  <c:v>0.14479700000000001</c:v>
                </c:pt>
                <c:pt idx="1554">
                  <c:v>0.10868899999999999</c:v>
                </c:pt>
                <c:pt idx="1555">
                  <c:v>9.7953999999999999E-2</c:v>
                </c:pt>
                <c:pt idx="1556">
                  <c:v>7.5459999999999999E-2</c:v>
                </c:pt>
                <c:pt idx="1557">
                  <c:v>8.0604999999999996E-2</c:v>
                </c:pt>
                <c:pt idx="1558">
                  <c:v>9.8534999999999998E-2</c:v>
                </c:pt>
                <c:pt idx="1559">
                  <c:v>0.120617</c:v>
                </c:pt>
                <c:pt idx="1560">
                  <c:v>0.10210900000000001</c:v>
                </c:pt>
                <c:pt idx="1561">
                  <c:v>5.9198000000000001E-2</c:v>
                </c:pt>
                <c:pt idx="1562">
                  <c:v>3.0372E-2</c:v>
                </c:pt>
                <c:pt idx="1563">
                  <c:v>9.3069999999999993E-3</c:v>
                </c:pt>
                <c:pt idx="1564">
                  <c:v>2.1640000000000001E-3</c:v>
                </c:pt>
                <c:pt idx="1565">
                  <c:v>-4.084E-3</c:v>
                </c:pt>
                <c:pt idx="1566">
                  <c:v>-3.1669000000000003E-2</c:v>
                </c:pt>
                <c:pt idx="1567">
                  <c:v>-6.3423999999999994E-2</c:v>
                </c:pt>
                <c:pt idx="1568">
                  <c:v>-8.6485999999999993E-2</c:v>
                </c:pt>
                <c:pt idx="1569">
                  <c:v>-9.3209E-2</c:v>
                </c:pt>
                <c:pt idx="1570">
                  <c:v>-8.3666000000000004E-2</c:v>
                </c:pt>
                <c:pt idx="1571">
                  <c:v>-8.1578999999999999E-2</c:v>
                </c:pt>
                <c:pt idx="1572">
                  <c:v>-7.6336000000000001E-2</c:v>
                </c:pt>
                <c:pt idx="1573">
                  <c:v>-6.3561999999999994E-2</c:v>
                </c:pt>
                <c:pt idx="1574">
                  <c:v>-5.1735000000000003E-2</c:v>
                </c:pt>
                <c:pt idx="1575">
                  <c:v>-5.0783000000000002E-2</c:v>
                </c:pt>
                <c:pt idx="1576">
                  <c:v>-5.4245000000000002E-2</c:v>
                </c:pt>
                <c:pt idx="1577">
                  <c:v>-5.0178E-2</c:v>
                </c:pt>
                <c:pt idx="1578">
                  <c:v>-3.3340000000000002E-2</c:v>
                </c:pt>
                <c:pt idx="1579">
                  <c:v>-3.1623999999999999E-2</c:v>
                </c:pt>
                <c:pt idx="1580">
                  <c:v>-4.3993999999999998E-2</c:v>
                </c:pt>
                <c:pt idx="1581">
                  <c:v>-5.6388000000000001E-2</c:v>
                </c:pt>
                <c:pt idx="1582">
                  <c:v>-6.5481999999999999E-2</c:v>
                </c:pt>
                <c:pt idx="1583">
                  <c:v>-6.5974000000000005E-2</c:v>
                </c:pt>
                <c:pt idx="1584">
                  <c:v>-6.4495999999999998E-2</c:v>
                </c:pt>
                <c:pt idx="1585">
                  <c:v>-5.4619000000000001E-2</c:v>
                </c:pt>
                <c:pt idx="1586">
                  <c:v>-3.5159999999999997E-2</c:v>
                </c:pt>
                <c:pt idx="1587">
                  <c:v>-1.4707E-2</c:v>
                </c:pt>
                <c:pt idx="1588">
                  <c:v>1.397E-3</c:v>
                </c:pt>
                <c:pt idx="1589">
                  <c:v>8.8749999999999992E-3</c:v>
                </c:pt>
                <c:pt idx="1590">
                  <c:v>1.4217E-2</c:v>
                </c:pt>
                <c:pt idx="1591">
                  <c:v>2.2886E-2</c:v>
                </c:pt>
                <c:pt idx="1592">
                  <c:v>9.1420000000000008E-3</c:v>
                </c:pt>
                <c:pt idx="1593">
                  <c:v>-2.1791000000000001E-2</c:v>
                </c:pt>
                <c:pt idx="1594">
                  <c:v>-4.0899999999999999E-2</c:v>
                </c:pt>
                <c:pt idx="1595">
                  <c:v>-4.9306999999999997E-2</c:v>
                </c:pt>
                <c:pt idx="1596">
                  <c:v>-4.8225999999999998E-2</c:v>
                </c:pt>
                <c:pt idx="1597">
                  <c:v>-1.7403999999999999E-2</c:v>
                </c:pt>
                <c:pt idx="1598">
                  <c:v>-9.8589999999999997E-3</c:v>
                </c:pt>
                <c:pt idx="1599">
                  <c:v>-1.6993000000000001E-2</c:v>
                </c:pt>
                <c:pt idx="1600">
                  <c:v>-2.5187000000000001E-2</c:v>
                </c:pt>
                <c:pt idx="1601">
                  <c:v>-2.4951999999999998E-2</c:v>
                </c:pt>
                <c:pt idx="1602">
                  <c:v>-7.6220000000000003E-3</c:v>
                </c:pt>
                <c:pt idx="1603">
                  <c:v>2.1513000000000001E-2</c:v>
                </c:pt>
                <c:pt idx="1604">
                  <c:v>5.7092999999999998E-2</c:v>
                </c:pt>
                <c:pt idx="1605">
                  <c:v>8.5219000000000003E-2</c:v>
                </c:pt>
                <c:pt idx="1606">
                  <c:v>9.3061000000000005E-2</c:v>
                </c:pt>
                <c:pt idx="1607">
                  <c:v>7.3830999999999994E-2</c:v>
                </c:pt>
                <c:pt idx="1608">
                  <c:v>3.8191999999999997E-2</c:v>
                </c:pt>
                <c:pt idx="1609">
                  <c:v>-4.947E-3</c:v>
                </c:pt>
                <c:pt idx="1610">
                  <c:v>-3.9327000000000001E-2</c:v>
                </c:pt>
                <c:pt idx="1611">
                  <c:v>-5.1899000000000001E-2</c:v>
                </c:pt>
                <c:pt idx="1612">
                  <c:v>-5.1136000000000001E-2</c:v>
                </c:pt>
                <c:pt idx="1613">
                  <c:v>-5.5638E-2</c:v>
                </c:pt>
                <c:pt idx="1614">
                  <c:v>-5.8284000000000002E-2</c:v>
                </c:pt>
                <c:pt idx="1615">
                  <c:v>-5.9979999999999999E-2</c:v>
                </c:pt>
                <c:pt idx="1616">
                  <c:v>-5.5285000000000001E-2</c:v>
                </c:pt>
                <c:pt idx="1617">
                  <c:v>-5.5148000000000003E-2</c:v>
                </c:pt>
                <c:pt idx="1618">
                  <c:v>-5.9461E-2</c:v>
                </c:pt>
                <c:pt idx="1619">
                  <c:v>-7.5464000000000003E-2</c:v>
                </c:pt>
                <c:pt idx="1620">
                  <c:v>-7.9572000000000004E-2</c:v>
                </c:pt>
                <c:pt idx="1621">
                  <c:v>-7.2831999999999994E-2</c:v>
                </c:pt>
                <c:pt idx="1622">
                  <c:v>-7.7707999999999999E-2</c:v>
                </c:pt>
                <c:pt idx="1623">
                  <c:v>-8.4736000000000006E-2</c:v>
                </c:pt>
                <c:pt idx="1624">
                  <c:v>-7.3851E-2</c:v>
                </c:pt>
                <c:pt idx="1625">
                  <c:v>-6.5360000000000001E-2</c:v>
                </c:pt>
                <c:pt idx="1626">
                  <c:v>-5.5052999999999998E-2</c:v>
                </c:pt>
                <c:pt idx="1627">
                  <c:v>-3.5338000000000001E-2</c:v>
                </c:pt>
                <c:pt idx="1628">
                  <c:v>3.6120000000000002E-3</c:v>
                </c:pt>
                <c:pt idx="1629">
                  <c:v>5.3574999999999998E-2</c:v>
                </c:pt>
                <c:pt idx="1630">
                  <c:v>8.1436999999999996E-2</c:v>
                </c:pt>
                <c:pt idx="1631">
                  <c:v>7.0939000000000002E-2</c:v>
                </c:pt>
                <c:pt idx="1632">
                  <c:v>2.0694000000000001E-2</c:v>
                </c:pt>
                <c:pt idx="1633">
                  <c:v>-3.6075000000000003E-2</c:v>
                </c:pt>
                <c:pt idx="1634">
                  <c:v>-8.1034999999999996E-2</c:v>
                </c:pt>
                <c:pt idx="1635">
                  <c:v>-0.104576</c:v>
                </c:pt>
                <c:pt idx="1636">
                  <c:v>-0.102287</c:v>
                </c:pt>
                <c:pt idx="1637">
                  <c:v>-9.6741999999999995E-2</c:v>
                </c:pt>
                <c:pt idx="1638">
                  <c:v>-8.3471000000000004E-2</c:v>
                </c:pt>
                <c:pt idx="1639">
                  <c:v>-8.1783999999999996E-2</c:v>
                </c:pt>
                <c:pt idx="1640">
                  <c:v>-0.108972</c:v>
                </c:pt>
                <c:pt idx="1641">
                  <c:v>-0.153582</c:v>
                </c:pt>
                <c:pt idx="1642">
                  <c:v>-0.180204</c:v>
                </c:pt>
                <c:pt idx="1643">
                  <c:v>-0.18661900000000001</c:v>
                </c:pt>
                <c:pt idx="1644">
                  <c:v>-0.18460099999999999</c:v>
                </c:pt>
                <c:pt idx="1645">
                  <c:v>-0.161383</c:v>
                </c:pt>
                <c:pt idx="1646">
                  <c:v>-0.13834099999999999</c:v>
                </c:pt>
                <c:pt idx="1647">
                  <c:v>-0.10559399999999999</c:v>
                </c:pt>
                <c:pt idx="1648">
                  <c:v>-5.8576000000000003E-2</c:v>
                </c:pt>
                <c:pt idx="1649">
                  <c:v>-4.7270000000000003E-3</c:v>
                </c:pt>
                <c:pt idx="1650">
                  <c:v>3.2986000000000001E-2</c:v>
                </c:pt>
                <c:pt idx="1651">
                  <c:v>5.2269000000000003E-2</c:v>
                </c:pt>
                <c:pt idx="1652">
                  <c:v>6.1712999999999997E-2</c:v>
                </c:pt>
                <c:pt idx="1653">
                  <c:v>7.4205999999999994E-2</c:v>
                </c:pt>
                <c:pt idx="1654">
                  <c:v>9.4016000000000002E-2</c:v>
                </c:pt>
                <c:pt idx="1655">
                  <c:v>0.102045</c:v>
                </c:pt>
                <c:pt idx="1656">
                  <c:v>0.10059999999999999</c:v>
                </c:pt>
                <c:pt idx="1657">
                  <c:v>0.102674</c:v>
                </c:pt>
                <c:pt idx="1658">
                  <c:v>8.4605E-2</c:v>
                </c:pt>
                <c:pt idx="1659">
                  <c:v>4.7510999999999998E-2</c:v>
                </c:pt>
                <c:pt idx="1660">
                  <c:v>3.8839999999999999E-3</c:v>
                </c:pt>
                <c:pt idx="1661">
                  <c:v>-4.9355999999999997E-2</c:v>
                </c:pt>
                <c:pt idx="1662">
                  <c:v>-4.6894999999999999E-2</c:v>
                </c:pt>
                <c:pt idx="1663">
                  <c:v>-3.7218000000000001E-2</c:v>
                </c:pt>
                <c:pt idx="1664">
                  <c:v>-3.6365000000000001E-2</c:v>
                </c:pt>
                <c:pt idx="1665">
                  <c:v>-2.5866E-2</c:v>
                </c:pt>
                <c:pt idx="1666">
                  <c:v>-3.1140999999999999E-2</c:v>
                </c:pt>
                <c:pt idx="1667">
                  <c:v>-6.0999999999999999E-2</c:v>
                </c:pt>
                <c:pt idx="1668">
                  <c:v>-8.6685999999999999E-2</c:v>
                </c:pt>
                <c:pt idx="1669">
                  <c:v>-7.8108999999999998E-2</c:v>
                </c:pt>
                <c:pt idx="1670">
                  <c:v>-4.7985E-2</c:v>
                </c:pt>
                <c:pt idx="1671">
                  <c:v>-3.04E-2</c:v>
                </c:pt>
                <c:pt idx="1672">
                  <c:v>-7.3270000000000002E-3</c:v>
                </c:pt>
                <c:pt idx="1673">
                  <c:v>1.1200999999999999E-2</c:v>
                </c:pt>
                <c:pt idx="1674">
                  <c:v>2.1904E-2</c:v>
                </c:pt>
                <c:pt idx="1675">
                  <c:v>6.0599999999999998E-4</c:v>
                </c:pt>
                <c:pt idx="1676">
                  <c:v>-4.7252000000000002E-2</c:v>
                </c:pt>
                <c:pt idx="1677">
                  <c:v>-8.6407999999999999E-2</c:v>
                </c:pt>
                <c:pt idx="1678">
                  <c:v>-0.109335</c:v>
                </c:pt>
                <c:pt idx="1679">
                  <c:v>-0.121682</c:v>
                </c:pt>
                <c:pt idx="1680">
                  <c:v>-0.111008</c:v>
                </c:pt>
                <c:pt idx="1681">
                  <c:v>-9.2969999999999997E-2</c:v>
                </c:pt>
                <c:pt idx="1682">
                  <c:v>-7.5956999999999997E-2</c:v>
                </c:pt>
                <c:pt idx="1683">
                  <c:v>-8.0146999999999996E-2</c:v>
                </c:pt>
                <c:pt idx="1684">
                  <c:v>-9.5898999999999998E-2</c:v>
                </c:pt>
                <c:pt idx="1685">
                  <c:v>-0.11698600000000001</c:v>
                </c:pt>
                <c:pt idx="1686">
                  <c:v>-0.12862299999999999</c:v>
                </c:pt>
                <c:pt idx="1687">
                  <c:v>-0.114847</c:v>
                </c:pt>
                <c:pt idx="1688">
                  <c:v>-4.4491999999999997E-2</c:v>
                </c:pt>
                <c:pt idx="1689">
                  <c:v>2.9389999999999999E-2</c:v>
                </c:pt>
                <c:pt idx="1690">
                  <c:v>4.6885000000000003E-2</c:v>
                </c:pt>
                <c:pt idx="1691">
                  <c:v>5.1894000000000003E-2</c:v>
                </c:pt>
                <c:pt idx="1692">
                  <c:v>7.3635000000000006E-2</c:v>
                </c:pt>
                <c:pt idx="1693">
                  <c:v>9.4704999999999998E-2</c:v>
                </c:pt>
                <c:pt idx="1694">
                  <c:v>0.10396</c:v>
                </c:pt>
                <c:pt idx="1695">
                  <c:v>0.112425</c:v>
                </c:pt>
                <c:pt idx="1696">
                  <c:v>9.4039999999999999E-2</c:v>
                </c:pt>
                <c:pt idx="1697">
                  <c:v>7.7450000000000005E-2</c:v>
                </c:pt>
                <c:pt idx="1698">
                  <c:v>0.103436</c:v>
                </c:pt>
                <c:pt idx="1699">
                  <c:v>0.119718</c:v>
                </c:pt>
                <c:pt idx="1700">
                  <c:v>0.12987699999999999</c:v>
                </c:pt>
                <c:pt idx="1701">
                  <c:v>0.13719200000000001</c:v>
                </c:pt>
                <c:pt idx="1702">
                  <c:v>0.151203</c:v>
                </c:pt>
                <c:pt idx="1703">
                  <c:v>0.178148</c:v>
                </c:pt>
                <c:pt idx="1704">
                  <c:v>0.18694</c:v>
                </c:pt>
                <c:pt idx="1705">
                  <c:v>0.18274699999999999</c:v>
                </c:pt>
                <c:pt idx="1706">
                  <c:v>0.168438</c:v>
                </c:pt>
                <c:pt idx="1707">
                  <c:v>0.16107199999999999</c:v>
                </c:pt>
                <c:pt idx="1708">
                  <c:v>0.156717</c:v>
                </c:pt>
                <c:pt idx="1709">
                  <c:v>0.133159</c:v>
                </c:pt>
                <c:pt idx="1710">
                  <c:v>8.5129999999999997E-2</c:v>
                </c:pt>
                <c:pt idx="1711">
                  <c:v>2.7642E-2</c:v>
                </c:pt>
                <c:pt idx="1712">
                  <c:v>-3.8281999999999997E-2</c:v>
                </c:pt>
                <c:pt idx="1713">
                  <c:v>-9.0181999999999998E-2</c:v>
                </c:pt>
                <c:pt idx="1714">
                  <c:v>-0.134524</c:v>
                </c:pt>
                <c:pt idx="1715">
                  <c:v>-0.16295599999999999</c:v>
                </c:pt>
                <c:pt idx="1716">
                  <c:v>-0.170289</c:v>
                </c:pt>
                <c:pt idx="1717">
                  <c:v>-0.16493099999999999</c:v>
                </c:pt>
                <c:pt idx="1718">
                  <c:v>-0.14566499999999999</c:v>
                </c:pt>
                <c:pt idx="1719">
                  <c:v>-0.13044900000000001</c:v>
                </c:pt>
                <c:pt idx="1720">
                  <c:v>-0.12890599999999999</c:v>
                </c:pt>
                <c:pt idx="1721">
                  <c:v>-0.123403</c:v>
                </c:pt>
                <c:pt idx="1722">
                  <c:v>-0.117784</c:v>
                </c:pt>
                <c:pt idx="1723">
                  <c:v>-0.107795</c:v>
                </c:pt>
                <c:pt idx="1724">
                  <c:v>-9.3542E-2</c:v>
                </c:pt>
                <c:pt idx="1725">
                  <c:v>-8.4788000000000002E-2</c:v>
                </c:pt>
                <c:pt idx="1726">
                  <c:v>-7.3025000000000007E-2</c:v>
                </c:pt>
                <c:pt idx="1727">
                  <c:v>-6.4643000000000006E-2</c:v>
                </c:pt>
                <c:pt idx="1728">
                  <c:v>-6.2676999999999997E-2</c:v>
                </c:pt>
                <c:pt idx="1729">
                  <c:v>-6.4911999999999997E-2</c:v>
                </c:pt>
                <c:pt idx="1730">
                  <c:v>-7.1286000000000002E-2</c:v>
                </c:pt>
                <c:pt idx="1731">
                  <c:v>-8.0701999999999996E-2</c:v>
                </c:pt>
                <c:pt idx="1732">
                  <c:v>-8.9025999999999994E-2</c:v>
                </c:pt>
                <c:pt idx="1733">
                  <c:v>-9.6380999999999994E-2</c:v>
                </c:pt>
                <c:pt idx="1734">
                  <c:v>-9.4242000000000006E-2</c:v>
                </c:pt>
                <c:pt idx="1735">
                  <c:v>-9.2219999999999996E-2</c:v>
                </c:pt>
                <c:pt idx="1736">
                  <c:v>-9.2303999999999997E-2</c:v>
                </c:pt>
                <c:pt idx="1737">
                  <c:v>-9.5519999999999994E-2</c:v>
                </c:pt>
                <c:pt idx="1738">
                  <c:v>-0.104061</c:v>
                </c:pt>
                <c:pt idx="1739">
                  <c:v>-0.10409400000000001</c:v>
                </c:pt>
                <c:pt idx="1740">
                  <c:v>-9.2443999999999998E-2</c:v>
                </c:pt>
                <c:pt idx="1741">
                  <c:v>-7.3453000000000004E-2</c:v>
                </c:pt>
                <c:pt idx="1742">
                  <c:v>-6.2144999999999999E-2</c:v>
                </c:pt>
                <c:pt idx="1743">
                  <c:v>-5.4092000000000001E-2</c:v>
                </c:pt>
                <c:pt idx="1744">
                  <c:v>-5.1464999999999997E-2</c:v>
                </c:pt>
                <c:pt idx="1745">
                  <c:v>-4.6516000000000002E-2</c:v>
                </c:pt>
                <c:pt idx="1746">
                  <c:v>-2.8164999999999999E-2</c:v>
                </c:pt>
                <c:pt idx="1747">
                  <c:v>-2.7928000000000001E-2</c:v>
                </c:pt>
                <c:pt idx="1748">
                  <c:v>-5.4440000000000002E-2</c:v>
                </c:pt>
                <c:pt idx="1749">
                  <c:v>-9.5062999999999995E-2</c:v>
                </c:pt>
                <c:pt idx="1750">
                  <c:v>-7.7299999999999994E-2</c:v>
                </c:pt>
                <c:pt idx="1751">
                  <c:v>-2.6183999999999999E-2</c:v>
                </c:pt>
                <c:pt idx="1752">
                  <c:v>-3.2169999999999998E-3</c:v>
                </c:pt>
                <c:pt idx="1753">
                  <c:v>-2.2036E-2</c:v>
                </c:pt>
                <c:pt idx="1754">
                  <c:v>-3.4514000000000003E-2</c:v>
                </c:pt>
                <c:pt idx="1755">
                  <c:v>-5.1230999999999999E-2</c:v>
                </c:pt>
                <c:pt idx="1756">
                  <c:v>-5.3497999999999997E-2</c:v>
                </c:pt>
                <c:pt idx="1757">
                  <c:v>-4.1216000000000003E-2</c:v>
                </c:pt>
                <c:pt idx="1758">
                  <c:v>-3.5164000000000001E-2</c:v>
                </c:pt>
                <c:pt idx="1759">
                  <c:v>-2.7956999999999999E-2</c:v>
                </c:pt>
                <c:pt idx="1760">
                  <c:v>-2.8156E-2</c:v>
                </c:pt>
                <c:pt idx="1761">
                  <c:v>-2.9364999999999999E-2</c:v>
                </c:pt>
                <c:pt idx="1762">
                  <c:v>-3.4702999999999998E-2</c:v>
                </c:pt>
                <c:pt idx="1763">
                  <c:v>-2.4081000000000002E-2</c:v>
                </c:pt>
                <c:pt idx="1764">
                  <c:v>-2.0992E-2</c:v>
                </c:pt>
                <c:pt idx="1765">
                  <c:v>-1.2496E-2</c:v>
                </c:pt>
                <c:pt idx="1766">
                  <c:v>-1.784E-3</c:v>
                </c:pt>
                <c:pt idx="1767">
                  <c:v>-4.8060000000000004E-3</c:v>
                </c:pt>
                <c:pt idx="1768">
                  <c:v>-9.8119999999999995E-3</c:v>
                </c:pt>
                <c:pt idx="1769">
                  <c:v>-2.4656999999999998E-2</c:v>
                </c:pt>
                <c:pt idx="1770">
                  <c:v>-4.4950999999999998E-2</c:v>
                </c:pt>
                <c:pt idx="1771">
                  <c:v>-4.7024000000000003E-2</c:v>
                </c:pt>
                <c:pt idx="1772">
                  <c:v>-4.7083E-2</c:v>
                </c:pt>
                <c:pt idx="1773">
                  <c:v>-4.7149000000000003E-2</c:v>
                </c:pt>
                <c:pt idx="1774">
                  <c:v>-5.5753999999999998E-2</c:v>
                </c:pt>
                <c:pt idx="1775">
                  <c:v>-8.4647E-2</c:v>
                </c:pt>
                <c:pt idx="1776">
                  <c:v>-0.111362</c:v>
                </c:pt>
                <c:pt idx="1777">
                  <c:v>-0.12964000000000001</c:v>
                </c:pt>
                <c:pt idx="1778">
                  <c:v>-0.13411799999999999</c:v>
                </c:pt>
                <c:pt idx="1779">
                  <c:v>-0.100962</c:v>
                </c:pt>
                <c:pt idx="1780">
                  <c:v>-7.2076000000000001E-2</c:v>
                </c:pt>
                <c:pt idx="1781">
                  <c:v>-5.4991999999999999E-2</c:v>
                </c:pt>
                <c:pt idx="1782">
                  <c:v>-5.1938999999999999E-2</c:v>
                </c:pt>
                <c:pt idx="1783">
                  <c:v>-4.3485000000000003E-2</c:v>
                </c:pt>
                <c:pt idx="1784">
                  <c:v>-4.7779000000000002E-2</c:v>
                </c:pt>
                <c:pt idx="1785">
                  <c:v>-5.4254999999999998E-2</c:v>
                </c:pt>
                <c:pt idx="1786">
                  <c:v>-5.2330000000000002E-2</c:v>
                </c:pt>
                <c:pt idx="1787">
                  <c:v>-5.4717000000000002E-2</c:v>
                </c:pt>
                <c:pt idx="1788">
                  <c:v>-5.4829999999999997E-2</c:v>
                </c:pt>
                <c:pt idx="1789">
                  <c:v>-4.2106999999999999E-2</c:v>
                </c:pt>
                <c:pt idx="1790">
                  <c:v>-2.8264999999999998E-2</c:v>
                </c:pt>
                <c:pt idx="1791">
                  <c:v>-7.9570000000000005E-3</c:v>
                </c:pt>
                <c:pt idx="1792">
                  <c:v>6.9470000000000001E-3</c:v>
                </c:pt>
                <c:pt idx="1793">
                  <c:v>2.5083999999999999E-2</c:v>
                </c:pt>
                <c:pt idx="1794">
                  <c:v>5.2801000000000001E-2</c:v>
                </c:pt>
                <c:pt idx="1795">
                  <c:v>7.2227E-2</c:v>
                </c:pt>
                <c:pt idx="1796">
                  <c:v>7.0418999999999995E-2</c:v>
                </c:pt>
                <c:pt idx="1797">
                  <c:v>5.9202999999999999E-2</c:v>
                </c:pt>
                <c:pt idx="1798">
                  <c:v>3.866E-2</c:v>
                </c:pt>
                <c:pt idx="1799">
                  <c:v>7.3870000000000003E-3</c:v>
                </c:pt>
                <c:pt idx="1800">
                  <c:v>-2.291E-2</c:v>
                </c:pt>
                <c:pt idx="1801">
                  <c:v>-2.3473999999999998E-2</c:v>
                </c:pt>
                <c:pt idx="1802">
                  <c:v>-2.4171000000000002E-2</c:v>
                </c:pt>
                <c:pt idx="1803">
                  <c:v>-3.2439999999999997E-2</c:v>
                </c:pt>
                <c:pt idx="1804">
                  <c:v>-2.4733999999999999E-2</c:v>
                </c:pt>
                <c:pt idx="1805">
                  <c:v>-1.2775E-2</c:v>
                </c:pt>
                <c:pt idx="1806">
                  <c:v>-1.2599000000000001E-2</c:v>
                </c:pt>
                <c:pt idx="1807">
                  <c:v>-1.3474E-2</c:v>
                </c:pt>
                <c:pt idx="1808">
                  <c:v>-1.3278E-2</c:v>
                </c:pt>
                <c:pt idx="1809">
                  <c:v>-1.1030999999999999E-2</c:v>
                </c:pt>
                <c:pt idx="1810">
                  <c:v>-1.3176E-2</c:v>
                </c:pt>
                <c:pt idx="1811">
                  <c:v>-1.3246000000000001E-2</c:v>
                </c:pt>
                <c:pt idx="1812">
                  <c:v>-1.133E-2</c:v>
                </c:pt>
                <c:pt idx="1813">
                  <c:v>-1.0551E-2</c:v>
                </c:pt>
                <c:pt idx="1814">
                  <c:v>-3.2789999999999998E-3</c:v>
                </c:pt>
                <c:pt idx="1815">
                  <c:v>3.0639999999999999E-3</c:v>
                </c:pt>
                <c:pt idx="1816">
                  <c:v>-5.0000000000000002E-5</c:v>
                </c:pt>
                <c:pt idx="1817">
                  <c:v>-6.2500000000000003E-3</c:v>
                </c:pt>
                <c:pt idx="1818">
                  <c:v>-8.0520000000000001E-3</c:v>
                </c:pt>
                <c:pt idx="1819">
                  <c:v>-7.8370000000000002E-3</c:v>
                </c:pt>
                <c:pt idx="1820">
                  <c:v>-6.6670000000000002E-3</c:v>
                </c:pt>
                <c:pt idx="1821">
                  <c:v>8.1899999999999996E-4</c:v>
                </c:pt>
                <c:pt idx="1822">
                  <c:v>1.9289999999999999E-3</c:v>
                </c:pt>
                <c:pt idx="1823">
                  <c:v>8.7900000000000001E-4</c:v>
                </c:pt>
                <c:pt idx="1824">
                  <c:v>-2.5599999999999999E-4</c:v>
                </c:pt>
                <c:pt idx="1825">
                  <c:v>-7.6369999999999997E-3</c:v>
                </c:pt>
                <c:pt idx="1826">
                  <c:v>-1.6056999999999998E-2</c:v>
                </c:pt>
                <c:pt idx="1827">
                  <c:v>-2.1363E-2</c:v>
                </c:pt>
                <c:pt idx="1828">
                  <c:v>-2.1347999999999999E-2</c:v>
                </c:pt>
                <c:pt idx="1829">
                  <c:v>-2.2363999999999998E-2</c:v>
                </c:pt>
                <c:pt idx="1830">
                  <c:v>-1.8034000000000001E-2</c:v>
                </c:pt>
                <c:pt idx="1831">
                  <c:v>-9.5049999999999996E-3</c:v>
                </c:pt>
                <c:pt idx="1832">
                  <c:v>-8.4340000000000005E-3</c:v>
                </c:pt>
                <c:pt idx="1833">
                  <c:v>-1.0522E-2</c:v>
                </c:pt>
                <c:pt idx="1834">
                  <c:v>-1.375E-2</c:v>
                </c:pt>
                <c:pt idx="1835">
                  <c:v>-1.5885E-2</c:v>
                </c:pt>
                <c:pt idx="1836">
                  <c:v>-1.9053E-2</c:v>
                </c:pt>
                <c:pt idx="1837">
                  <c:v>-2.4396999999999999E-2</c:v>
                </c:pt>
                <c:pt idx="1838">
                  <c:v>-2.4447E-2</c:v>
                </c:pt>
                <c:pt idx="1839">
                  <c:v>-2.2429999999999999E-2</c:v>
                </c:pt>
                <c:pt idx="1840">
                  <c:v>-1.9351E-2</c:v>
                </c:pt>
                <c:pt idx="1841">
                  <c:v>-1.5214999999999999E-2</c:v>
                </c:pt>
                <c:pt idx="1842">
                  <c:v>-1.2076E-2</c:v>
                </c:pt>
                <c:pt idx="1843">
                  <c:v>-1.4166E-2</c:v>
                </c:pt>
                <c:pt idx="1844">
                  <c:v>-1.4097E-2</c:v>
                </c:pt>
                <c:pt idx="1845">
                  <c:v>-1.7232000000000001E-2</c:v>
                </c:pt>
                <c:pt idx="1846">
                  <c:v>-1.6115999999999998E-2</c:v>
                </c:pt>
                <c:pt idx="1847">
                  <c:v>-1.3995E-2</c:v>
                </c:pt>
                <c:pt idx="1848">
                  <c:v>-1.2970000000000001E-2</c:v>
                </c:pt>
                <c:pt idx="1849">
                  <c:v>-1.4037000000000001E-2</c:v>
                </c:pt>
                <c:pt idx="1850">
                  <c:v>-1.1875E-2</c:v>
                </c:pt>
                <c:pt idx="1851">
                  <c:v>-1.2904000000000001E-2</c:v>
                </c:pt>
                <c:pt idx="1852">
                  <c:v>-1.3957000000000001E-2</c:v>
                </c:pt>
                <c:pt idx="1853">
                  <c:v>-1.7160000000000002E-2</c:v>
                </c:pt>
                <c:pt idx="1854">
                  <c:v>-1.6119999999999999E-2</c:v>
                </c:pt>
                <c:pt idx="1855">
                  <c:v>-9.7219999999999997E-3</c:v>
                </c:pt>
                <c:pt idx="1856">
                  <c:v>-5.4409999999999997E-3</c:v>
                </c:pt>
                <c:pt idx="1857">
                  <c:v>-3.3180000000000002E-3</c:v>
                </c:pt>
                <c:pt idx="1858">
                  <c:v>-6.5799999999999999E-3</c:v>
                </c:pt>
                <c:pt idx="1859">
                  <c:v>-1.3034E-2</c:v>
                </c:pt>
                <c:pt idx="1860">
                  <c:v>-1.6171999999999999E-2</c:v>
                </c:pt>
                <c:pt idx="1861">
                  <c:v>-1.5047E-2</c:v>
                </c:pt>
                <c:pt idx="1862">
                  <c:v>-1.6091999999999999E-2</c:v>
                </c:pt>
                <c:pt idx="1863">
                  <c:v>-1.7139000000000001E-2</c:v>
                </c:pt>
                <c:pt idx="1864">
                  <c:v>-1.7111999999999999E-2</c:v>
                </c:pt>
                <c:pt idx="1865">
                  <c:v>-2.0274E-2</c:v>
                </c:pt>
                <c:pt idx="1866">
                  <c:v>-2.6582999999999999E-2</c:v>
                </c:pt>
                <c:pt idx="1867">
                  <c:v>-2.5425E-2</c:v>
                </c:pt>
                <c:pt idx="1868">
                  <c:v>-2.4275999999999999E-2</c:v>
                </c:pt>
                <c:pt idx="1869">
                  <c:v>-2.4194E-2</c:v>
                </c:pt>
                <c:pt idx="1870">
                  <c:v>-2.1014999999999999E-2</c:v>
                </c:pt>
                <c:pt idx="1871">
                  <c:v>-2.1162E-2</c:v>
                </c:pt>
                <c:pt idx="1872">
                  <c:v>-2.0274E-2</c:v>
                </c:pt>
                <c:pt idx="1873">
                  <c:v>-1.7158E-2</c:v>
                </c:pt>
                <c:pt idx="1874">
                  <c:v>-8.6180000000000007E-3</c:v>
                </c:pt>
                <c:pt idx="1875">
                  <c:v>2.098E-3</c:v>
                </c:pt>
                <c:pt idx="1876">
                  <c:v>6.4330000000000003E-3</c:v>
                </c:pt>
                <c:pt idx="1877">
                  <c:v>3.3240000000000001E-3</c:v>
                </c:pt>
                <c:pt idx="1878">
                  <c:v>-4.0959999999999998E-3</c:v>
                </c:pt>
                <c:pt idx="1879">
                  <c:v>-1.2685E-2</c:v>
                </c:pt>
                <c:pt idx="1880">
                  <c:v>-2.3358E-2</c:v>
                </c:pt>
                <c:pt idx="1881">
                  <c:v>-2.9777999999999999E-2</c:v>
                </c:pt>
                <c:pt idx="1882">
                  <c:v>-3.3043000000000003E-2</c:v>
                </c:pt>
                <c:pt idx="1883">
                  <c:v>-2.9940999999999999E-2</c:v>
                </c:pt>
                <c:pt idx="1884">
                  <c:v>-2.5673000000000001E-2</c:v>
                </c:pt>
                <c:pt idx="1885">
                  <c:v>-2.2466E-2</c:v>
                </c:pt>
                <c:pt idx="1886">
                  <c:v>-1.5015000000000001E-2</c:v>
                </c:pt>
                <c:pt idx="1887">
                  <c:v>-8.6320000000000008E-3</c:v>
                </c:pt>
                <c:pt idx="1888">
                  <c:v>-4.2560000000000002E-3</c:v>
                </c:pt>
                <c:pt idx="1889">
                  <c:v>9.5000000000000005E-5</c:v>
                </c:pt>
                <c:pt idx="1890">
                  <c:v>1.03E-4</c:v>
                </c:pt>
                <c:pt idx="1891">
                  <c:v>-3.1489999999999999E-3</c:v>
                </c:pt>
                <c:pt idx="1892">
                  <c:v>-1.2808E-2</c:v>
                </c:pt>
                <c:pt idx="1893">
                  <c:v>-2.0371E-2</c:v>
                </c:pt>
                <c:pt idx="1894">
                  <c:v>-2.0393999999999999E-2</c:v>
                </c:pt>
                <c:pt idx="1895">
                  <c:v>-2.2536E-2</c:v>
                </c:pt>
                <c:pt idx="1896">
                  <c:v>-2.47E-2</c:v>
                </c:pt>
                <c:pt idx="1897">
                  <c:v>-2.4747000000000002E-2</c:v>
                </c:pt>
                <c:pt idx="1898">
                  <c:v>-2.0469999999999999E-2</c:v>
                </c:pt>
                <c:pt idx="1899">
                  <c:v>-1.8235999999999999E-2</c:v>
                </c:pt>
                <c:pt idx="1900">
                  <c:v>-1.2839E-2</c:v>
                </c:pt>
                <c:pt idx="1901">
                  <c:v>-8.5959999999999995E-3</c:v>
                </c:pt>
                <c:pt idx="1902">
                  <c:v>-7.554E-3</c:v>
                </c:pt>
                <c:pt idx="1903">
                  <c:v>-5.4359999999999999E-3</c:v>
                </c:pt>
                <c:pt idx="1904">
                  <c:v>-7.5209999999999999E-3</c:v>
                </c:pt>
                <c:pt idx="1905">
                  <c:v>-1.4964E-2</c:v>
                </c:pt>
                <c:pt idx="1906">
                  <c:v>-1.8200000000000001E-2</c:v>
                </c:pt>
                <c:pt idx="1907">
                  <c:v>-2.1454999999999998E-2</c:v>
                </c:pt>
                <c:pt idx="1908">
                  <c:v>-2.2537999999999999E-2</c:v>
                </c:pt>
                <c:pt idx="1909">
                  <c:v>-1.7263000000000001E-2</c:v>
                </c:pt>
                <c:pt idx="1910">
                  <c:v>-6.6530000000000001E-3</c:v>
                </c:pt>
                <c:pt idx="1911">
                  <c:v>-2.385E-3</c:v>
                </c:pt>
                <c:pt idx="1912">
                  <c:v>-1.8000000000000001E-4</c:v>
                </c:pt>
                <c:pt idx="1913">
                  <c:v>-1.3300000000000001E-4</c:v>
                </c:pt>
                <c:pt idx="1914">
                  <c:v>-2.2899999999999999E-3</c:v>
                </c:pt>
                <c:pt idx="1915">
                  <c:v>-9.7389999999999994E-3</c:v>
                </c:pt>
                <c:pt idx="1916">
                  <c:v>-1.3937E-2</c:v>
                </c:pt>
                <c:pt idx="1917">
                  <c:v>-1.0596E-2</c:v>
                </c:pt>
                <c:pt idx="1918">
                  <c:v>-7.3049999999999999E-3</c:v>
                </c:pt>
                <c:pt idx="1919">
                  <c:v>-8.4320000000000003E-3</c:v>
                </c:pt>
                <c:pt idx="1920">
                  <c:v>-8.5360000000000002E-3</c:v>
                </c:pt>
                <c:pt idx="1921">
                  <c:v>-1.0677000000000001E-2</c:v>
                </c:pt>
                <c:pt idx="1922">
                  <c:v>-1.6015999999999999E-2</c:v>
                </c:pt>
                <c:pt idx="1923">
                  <c:v>-2.4653999999999999E-2</c:v>
                </c:pt>
                <c:pt idx="1924">
                  <c:v>-2.478E-2</c:v>
                </c:pt>
                <c:pt idx="1925">
                  <c:v>-2.3821999999999999E-2</c:v>
                </c:pt>
                <c:pt idx="1926">
                  <c:v>-2.5933999999999999E-2</c:v>
                </c:pt>
                <c:pt idx="1927">
                  <c:v>-2.0534E-2</c:v>
                </c:pt>
                <c:pt idx="1928">
                  <c:v>-1.7335E-2</c:v>
                </c:pt>
                <c:pt idx="1929">
                  <c:v>-1.9466000000000001E-2</c:v>
                </c:pt>
                <c:pt idx="1930">
                  <c:v>-1.4097999999999999E-2</c:v>
                </c:pt>
                <c:pt idx="1931">
                  <c:v>-8.6350000000000003E-3</c:v>
                </c:pt>
                <c:pt idx="1932">
                  <c:v>-1.1708E-2</c:v>
                </c:pt>
                <c:pt idx="1933">
                  <c:v>-1.3797E-2</c:v>
                </c:pt>
                <c:pt idx="1934">
                  <c:v>-1.1674E-2</c:v>
                </c:pt>
                <c:pt idx="1935">
                  <c:v>-1.0714E-2</c:v>
                </c:pt>
                <c:pt idx="1936">
                  <c:v>-1.1915E-2</c:v>
                </c:pt>
                <c:pt idx="1937">
                  <c:v>-1.5247999999999999E-2</c:v>
                </c:pt>
                <c:pt idx="1938">
                  <c:v>-1.8468999999999999E-2</c:v>
                </c:pt>
                <c:pt idx="1939">
                  <c:v>-2.0539999999999999E-2</c:v>
                </c:pt>
                <c:pt idx="1940">
                  <c:v>-2.2594E-2</c:v>
                </c:pt>
                <c:pt idx="1941">
                  <c:v>-2.7889000000000001E-2</c:v>
                </c:pt>
                <c:pt idx="1942">
                  <c:v>-3.1053000000000001E-2</c:v>
                </c:pt>
                <c:pt idx="1943">
                  <c:v>-2.6738000000000001E-2</c:v>
                </c:pt>
                <c:pt idx="1944">
                  <c:v>-1.6021000000000001E-2</c:v>
                </c:pt>
                <c:pt idx="1945">
                  <c:v>-6.398E-3</c:v>
                </c:pt>
                <c:pt idx="1946">
                  <c:v>1.073E-3</c:v>
                </c:pt>
                <c:pt idx="1947">
                  <c:v>3.192E-3</c:v>
                </c:pt>
                <c:pt idx="1948">
                  <c:v>1.036E-3</c:v>
                </c:pt>
                <c:pt idx="1949">
                  <c:v>-4.359E-3</c:v>
                </c:pt>
                <c:pt idx="1950">
                  <c:v>-9.7380000000000001E-3</c:v>
                </c:pt>
                <c:pt idx="1951">
                  <c:v>-1.3996E-2</c:v>
                </c:pt>
                <c:pt idx="1952">
                  <c:v>-1.6105000000000001E-2</c:v>
                </c:pt>
                <c:pt idx="1953">
                  <c:v>-1.6088000000000002E-2</c:v>
                </c:pt>
                <c:pt idx="1954">
                  <c:v>-1.8204000000000001E-2</c:v>
                </c:pt>
                <c:pt idx="1955">
                  <c:v>-1.7065E-2</c:v>
                </c:pt>
                <c:pt idx="1956">
                  <c:v>-1.2743000000000001E-2</c:v>
                </c:pt>
                <c:pt idx="1957">
                  <c:v>-8.4530000000000004E-3</c:v>
                </c:pt>
                <c:pt idx="1958">
                  <c:v>-3.1340000000000001E-3</c:v>
                </c:pt>
                <c:pt idx="1959">
                  <c:v>1.1069999999999999E-3</c:v>
                </c:pt>
                <c:pt idx="1960">
                  <c:v>1.132E-3</c:v>
                </c:pt>
                <c:pt idx="1961">
                  <c:v>-3.1649999999999998E-3</c:v>
                </c:pt>
                <c:pt idx="1962">
                  <c:v>-5.3489999999999996E-3</c:v>
                </c:pt>
                <c:pt idx="1963">
                  <c:v>-9.6419999999999995E-3</c:v>
                </c:pt>
                <c:pt idx="1964">
                  <c:v>-1.3865000000000001E-2</c:v>
                </c:pt>
                <c:pt idx="1965">
                  <c:v>-1.7023E-2</c:v>
                </c:pt>
                <c:pt idx="1966">
                  <c:v>-1.7027E-2</c:v>
                </c:pt>
                <c:pt idx="1967">
                  <c:v>-2.0264999999999998E-2</c:v>
                </c:pt>
                <c:pt idx="1968">
                  <c:v>-1.7089E-2</c:v>
                </c:pt>
                <c:pt idx="1969">
                  <c:v>-1.0709E-2</c:v>
                </c:pt>
                <c:pt idx="1970">
                  <c:v>-9.6640000000000007E-3</c:v>
                </c:pt>
                <c:pt idx="1971">
                  <c:v>-1.0777999999999999E-2</c:v>
                </c:pt>
                <c:pt idx="1972">
                  <c:v>-2.051E-2</c:v>
                </c:pt>
                <c:pt idx="1973">
                  <c:v>-3.3493000000000002E-2</c:v>
                </c:pt>
                <c:pt idx="1974">
                  <c:v>-2.9184999999999999E-2</c:v>
                </c:pt>
                <c:pt idx="1975">
                  <c:v>-1.5159000000000001E-2</c:v>
                </c:pt>
                <c:pt idx="1976">
                  <c:v>9.7000000000000005E-4</c:v>
                </c:pt>
                <c:pt idx="1977">
                  <c:v>2.1429999999999999E-3</c:v>
                </c:pt>
                <c:pt idx="1978">
                  <c:v>-2.049E-3</c:v>
                </c:pt>
                <c:pt idx="1979">
                  <c:v>-8.4539999999999997E-3</c:v>
                </c:pt>
                <c:pt idx="1980">
                  <c:v>-1.7033E-2</c:v>
                </c:pt>
                <c:pt idx="1981">
                  <c:v>-2.4597000000000001E-2</c:v>
                </c:pt>
                <c:pt idx="1982">
                  <c:v>-2.8923999999999998E-2</c:v>
                </c:pt>
                <c:pt idx="1983">
                  <c:v>-3.0010999999999999E-2</c:v>
                </c:pt>
                <c:pt idx="1984">
                  <c:v>-2.6790999999999999E-2</c:v>
                </c:pt>
                <c:pt idx="1985">
                  <c:v>-1.9297999999999999E-2</c:v>
                </c:pt>
                <c:pt idx="1986">
                  <c:v>-1.176E-2</c:v>
                </c:pt>
                <c:pt idx="1987">
                  <c:v>-7.4000000000000003E-3</c:v>
                </c:pt>
                <c:pt idx="1988">
                  <c:v>-9.3199999999999999E-4</c:v>
                </c:pt>
                <c:pt idx="1989">
                  <c:v>3.3730000000000001E-3</c:v>
                </c:pt>
                <c:pt idx="1990">
                  <c:v>8.7360000000000007E-3</c:v>
                </c:pt>
                <c:pt idx="1991">
                  <c:v>3.3530000000000001E-3</c:v>
                </c:pt>
                <c:pt idx="1992">
                  <c:v>-4.228E-3</c:v>
                </c:pt>
                <c:pt idx="1993">
                  <c:v>-1.1847999999999999E-2</c:v>
                </c:pt>
                <c:pt idx="1994">
                  <c:v>-2.1576999999999999E-2</c:v>
                </c:pt>
                <c:pt idx="1995">
                  <c:v>-2.4805000000000001E-2</c:v>
                </c:pt>
                <c:pt idx="1996">
                  <c:v>-3.2333000000000001E-2</c:v>
                </c:pt>
                <c:pt idx="1997">
                  <c:v>-3.8864999999999997E-2</c:v>
                </c:pt>
                <c:pt idx="1998">
                  <c:v>-4.5353999999999998E-2</c:v>
                </c:pt>
              </c:numCache>
            </c:numRef>
          </c:val>
          <c:smooth val="0"/>
          <c:extLst>
            <c:ext xmlns:c16="http://schemas.microsoft.com/office/drawing/2014/chart" uri="{C3380CC4-5D6E-409C-BE32-E72D297353CC}">
              <c16:uniqueId val="{00000002-2BF3-4F7B-824B-73CE81FF7C38}"/>
            </c:ext>
          </c:extLst>
        </c:ser>
        <c:dLbls>
          <c:showLegendKey val="0"/>
          <c:showVal val="0"/>
          <c:showCatName val="0"/>
          <c:showSerName val="0"/>
          <c:showPercent val="0"/>
          <c:showBubbleSize val="0"/>
        </c:dLbls>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9515-4ED4-92ED-8510D8D3433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9515-4ED4-92ED-8510D8D3433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9515-4ED4-92ED-8510D8D3433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{BB7A8FE0-AC58-429F-AAC5-99CE3F95EAA8}</b:Guid>
    <b:Title>3D Gyroscope.png</b:Title>
    <b:InternetSiteTitle>Wilimedia</b:InternetSiteTitle>
    <b:URL>https://commons.wikimedia.org/wiki/File:3D_Gyroscope.png</b:URL>
    <b:Author>
      <b:Author>
        <b:Corporate>Wilimedia</b:Corporate>
      </b:Author>
    </b:Author>
    <b:Year>2006</b:Year>
    <b:Month>Oct</b:Month>
    <b:Day>4</b:Day>
    <b:LCID>en-US</b:LCID>
    <b:RefOrder>5</b:RefOrder>
  </b:Source>
  <b:Source>
    <b:Tag>Zha08</b:Tag>
    <b:SourceType>DocumentFromInternetSite</b:SourceType>
    <b:Guid>{3D00F494-9407-446B-8084-463CD36671AF}</b:Guid>
    <b:Title>Understanding the Model</b:Title>
    <b:InternetSiteTitle>Analog dialogue</b:InternetSiteTitle>
    <b:Year>2008</b:Year>
    <b:URL>http://www.analog.com/en/analog-dialogue/articles/pedometer-design-3-axis-digital-acceler.html</b:URL>
    <b:Author>
      <b:Author>
        <b:NameList>
          <b:Person>
            <b:Last>Zhao</b:Last>
            <b:First>Neil</b:First>
          </b:Person>
        </b:NameList>
      </b:Author>
    </b:Author>
    <b:LCID>en-US</b:LCID>
    <b:RefOrder>3</b:RefOrder>
  </b:Source>
  <b:Source>
    <b:Tag>And</b:Tag>
    <b:SourceType>DocumentFromInternetSite</b:SourceType>
    <b:Guid>{B654CAE2-1A3B-4F23-845C-E02AAA0D797E}</b:Guid>
    <b:Author>
      <b:Author>
        <b:NameList>
          <b:Person>
            <b:Last>Nisticò</b:Last>
            <b:First>Andrea</b:First>
          </b:Person>
        </b:NameList>
      </b:Author>
    </b:Author>
    <b:Title>Working principle of a capacitive accelerometer</b:Title>
    <b:InternetSiteTitle>Working principle of a capacitive accelerometer</b:InternetSiteTitle>
    <b:URL>http://engineering-sciences.uniroma2.it/MENU/DOC/TESI/2013/2013_tesi%20NISTICO%20Andrea.pdf</b:URL>
    <b:Year>2013</b:Year>
    <b:LCID>en-US</b:LCID>
    <b:RefOrder>1</b:RefOrder>
  </b:Source>
  <b:Source>
    <b:Tag>Yin14</b:Tag>
    <b:SourceType>DocumentFromInternetSite</b:SourceType>
    <b:Guid>{5AEF69AA-59D9-4AFC-8CA4-DAA2839DD2B5}</b:Guid>
    <b:Author>
      <b:Author>
        <b:NameList>
          <b:Person>
            <b:Last>YingWen</b:Last>
            <b:First>Bai</b:First>
          </b:Person>
        </b:NameList>
      </b:Author>
    </b:Author>
    <b:Title>http://ieeexplore.ieee.org/document/6901041/</b:Title>
    <b:InternetSiteTitle>ieeexplore.ieee.org</b:InternetSiteTitle>
    <b:Year>2014</b:Year>
    <b:URL>http://ieeexplore.ieee.org/document/6901041/</b:URL>
    <b:LCID>en-US</b:LCID>
    <b:RefOrder>2</b:RefOrder>
  </b:Source>
  <b:Source>
    <b:Tag>oxf</b:Tag>
    <b:SourceType>InternetSite</b:SourceType>
    <b:Guid>{712805DA-5B11-433D-8FD3-9B8F2F8737DA}</b:Guid>
    <b:Author>
      <b:Author>
        <b:Corporate>Oxforddictionaries</b:Corporate>
      </b:Author>
    </b:Author>
    <b:Title>gyroscope definition</b:Title>
    <b:InternetSiteTitle>oxforddictionaries</b:InternetSiteTitle>
    <b:URL>https://en.oxforddictionaries.com/definition/gyroscope</b:URL>
    <b:Year>Mid 19th century</b:Year>
    <b:LCID>en-US</b:LCID>
    <b:RefOrder>4</b:RefOrder>
  </b:Source>
  <b:Source>
    <b:Tag>ukm18</b:Tag>
    <b:SourceType>InternetSite</b:SourceType>
    <b:Guid>{FA67C0F2-BA06-4FD6-B272-174068F88096}</b:Guid>
    <b:LCID>en-US</b:LCID>
    <b:RefOrder>11</b:RefOrder>
  </b:Source>
  <b:Source>
    <b:Tag>Pig</b:Tag>
    <b:SourceType>InternetSite</b:SourceType>
    <b:Guid>{E1D95D18-85B4-4421-8E24-1EBCB1D3FDBF}</b:Guid>
    <b:LCID>en-US</b:LCID>
    <b:Author>
      <b:Author>
        <b:Corporate>Pigeon's nest</b:Corporate>
      </b:Author>
    </b:Author>
    <b:Title>Gyroscope</b:Title>
    <b:InternetSiteTitle>Pigeonsnest</b:InternetSiteTitle>
    <b:URL>http://pigeonsnest.co.uk/stuff/howards-stuff/gyro/gyro.html</b:URL>
    <b:RefOrder>6</b:RefOrder>
  </b:Source>
  <b:Source>
    <b:Tag>Pie16</b:Tag>
    <b:SourceType>InternetSite</b:SourceType>
    <b:Guid>{38C167AA-E85D-46D7-B76D-42A4C1BD8B15}</b:Guid>
    <b:Author>
      <b:Author>
        <b:NameList>
          <b:Person>
            <b:Last>Pieter-Jan</b:Last>
          </b:Person>
        </b:NameList>
      </b:Author>
    </b:Author>
    <b:Title>Getting the angular position from gyroscope data</b:Title>
    <b:InternetSiteTitle>http://www.pieter-jan.com/node/7</b:InternetSiteTitle>
    <b:Year>2016</b:Year>
    <b:Month>9</b:Month>
    <b:Day>6</b:Day>
    <b:URL>http://www.pieter-jan.com/node/7</b:URL>
    <b:LCID>en-US</b:LCID>
    <b:RefOrder>9</b:RefOrder>
  </b:Source>
  <b:Source>
    <b:Tag>Prz14</b:Tag>
    <b:SourceType>InternetSite</b:SourceType>
    <b:Guid>{BB872D76-ACDC-41D8-9475-69B4523ACA52}</b:Guid>
    <b:Author>
      <b:Author>
        <b:NameList>
          <b:Person>
            <b:Last>Przemek</b:Last>
          </b:Person>
        </b:NameList>
      </b:Author>
    </b:Author>
    <b:Title>Scanning rooms with an iPhone</b:Title>
    <b:InternetSiteTitle>nomtek</b:InternetSiteTitle>
    <b:Year>2014</b:Year>
    <b:Month>11</b:Month>
    <b:Day>27</b:Day>
    <b:URL>https://www.nomtek.com/scanning-rooms-with-an-iphone/</b:URL>
    <b:LCID>en-US</b:LCID>
    <b:RefOrder>12</b:RefOrder>
  </b:Source>
  <b:Source>
    <b:Tag>CSD14</b:Tag>
    <b:SourceType>InternetSite</b:SourceType>
    <b:Guid>{4E891D0C-CEFE-4519-8569-FECA9F7FF44F}</b:Guid>
    <b:Author>
      <b:Author>
        <b:Corporate>CSDN Blogs</b:Corporate>
      </b:Author>
    </b:Author>
    <b:Title>Accelerometer calculting the angles</b:Title>
    <b:InternetSiteTitle>CSDN</b:InternetSiteTitle>
    <b:Year>2014</b:Year>
    <b:Month>08</b:Month>
    <b:Day>13</b:Day>
    <b:URL>https://blog.csdn.net/u010389437/article/details/38541561</b:URL>
    <b:RefOrder>13</b:RefOrder>
  </b:Source>
  <b:Source>
    <b:Tag>Ste14</b:Tag>
    <b:SourceType>InternetSite</b:SourceType>
    <b:Guid>{C29B3241-15E8-4BA2-9CE0-397F596E4B4D}</b:Guid>
    <b:Author>
      <b:Author>
        <b:NameList>
          <b:Person>
            <b:Last>Mraz</b:Last>
            <b:First>Stephen</b:First>
          </b:Person>
        </b:NameList>
      </b:Author>
    </b:Author>
    <b:Title>What’s the Difference Between Pitch, Roll, and Yaw?</b:Title>
    <b:InternetSiteTitle>MachineDesign</b:InternetSiteTitle>
    <b:Year>2014</b:Year>
    <b:Month>06</b:Month>
    <b:Day>12</b:Day>
    <b:URL>http://www.machinedesign.com/engineering-essentials/what-s-difference-between-pitch-roll-and-yaw</b:URL>
    <b:RefOrder>7</b:RefOrder>
  </b:Source>
  <b:Source>
    <b:Tag>Vic10</b:Tag>
    <b:SourceType>InternetSite</b:SourceType>
    <b:Guid>{D1F43034-F54F-4EA5-B24E-520C67087ADE}</b:Guid>
    <b:Author>
      <b:Author>
        <b:NameList>
          <b:Person>
            <b:Last>H</b:Last>
            <b:First>Victor</b:First>
          </b:Person>
        </b:NameList>
      </b:Author>
    </b:Author>
    <b:Title>Gyroscope apps and games</b:Title>
    <b:InternetSiteTitle>Phonearena</b:InternetSiteTitle>
    <b:Year>2010</b:Year>
    <b:Month>12</b:Month>
    <b:Day>14</b:Day>
    <b:URL>https://www.phonearena.com/news/Gyroscope-apps-and-games_id15299</b:URL>
    <b:RefOrder>10</b:RefOrder>
  </b:Source>
  <b:Source>
    <b:Tag>All17</b:Tag>
    <b:SourceType>InternetSite</b:SourceType>
    <b:Guid>{472FDDB6-A351-414D-A187-D80644F75DF0}</b:Guid>
    <b:Author>
      <b:Author>
        <b:NameList>
          <b:Person>
            <b:Last>Kealy</b:Last>
            <b:First>Allison</b:First>
          </b:Person>
        </b:NameList>
      </b:Author>
    </b:Author>
    <b:Title>MEMS and wireless options: User localization in cellular phones</b:Title>
    <b:InternetSiteTitle>GPSworld</b:InternetSiteTitle>
    <b:Year>2017</b:Year>
    <b:Month>7</b:Month>
    <b:Day>28</b:Day>
    <b:URL>http://gpsworld.com/mems-and-wireless-options-user-localization-in-cellular-phones/</b:URL>
    <b:RefOrder>8</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7B718B-77B7-4C18-A498-C8C1F8199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561D0A28.dotm</Template>
  <TotalTime>5189</TotalTime>
  <Pages>55</Pages>
  <Words>12486</Words>
  <Characters>71174</Characters>
  <Application>Microsoft Office Word</Application>
  <DocSecurity>0</DocSecurity>
  <Lines>593</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anecto Galway</dc:creator>
  <cp:lastModifiedBy>JIE  SUN</cp:lastModifiedBy>
  <cp:revision>279</cp:revision>
  <dcterms:created xsi:type="dcterms:W3CDTF">2018-04-18T15:36:00Z</dcterms:created>
  <dcterms:modified xsi:type="dcterms:W3CDTF">2018-06-26T21:00:00Z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